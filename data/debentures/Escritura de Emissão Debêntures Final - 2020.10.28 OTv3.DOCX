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elacomgrade"/>
        <w:tblW w:w="10207"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962"/>
      </w:tblGrid>
      <w:tr w:rsidR="00186643" w:rsidRPr="00675412" w14:paraId="6A694BE7" w14:textId="77777777" w:rsidTr="00BB34AB">
        <w:tc>
          <w:tcPr>
            <w:tcW w:w="5245" w:type="dxa"/>
          </w:tcPr>
          <w:p w14:paraId="6DAF51DD"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r w:rsidRPr="00675412">
              <w:rPr>
                <w:rFonts w:ascii="Trebuchet MS" w:hAnsi="Trebuchet MS" w:cs="Times New Roman"/>
                <w:b/>
                <w:smallCaps/>
                <w:sz w:val="22"/>
                <w:szCs w:val="22"/>
              </w:rPr>
              <w:t xml:space="preserve">Escritura Particular da </w:t>
            </w:r>
            <w:r w:rsidR="00410CBB" w:rsidRPr="00675412">
              <w:rPr>
                <w:rFonts w:ascii="Trebuchet MS" w:hAnsi="Trebuchet MS" w:cs="Times New Roman"/>
                <w:b/>
                <w:smallCaps/>
                <w:sz w:val="22"/>
                <w:szCs w:val="22"/>
              </w:rPr>
              <w:t xml:space="preserve">7ª </w:t>
            </w:r>
            <w:r w:rsidRPr="00675412">
              <w:rPr>
                <w:rFonts w:ascii="Trebuchet MS" w:hAnsi="Trebuchet MS" w:cs="Times New Roman"/>
                <w:b/>
                <w:smallCaps/>
                <w:sz w:val="22"/>
                <w:szCs w:val="22"/>
              </w:rPr>
              <w:t xml:space="preserve">Emissão de Debêntures Simples, Não Conversíveis em Ações, em </w:t>
            </w:r>
            <w:r w:rsidR="002F5724" w:rsidRPr="00675412">
              <w:rPr>
                <w:rFonts w:ascii="Trebuchet MS" w:hAnsi="Trebuchet MS" w:cs="Times New Roman"/>
                <w:b/>
                <w:smallCaps/>
                <w:sz w:val="22"/>
                <w:szCs w:val="22"/>
              </w:rPr>
              <w:t>Duas Séries</w:t>
            </w:r>
            <w:r w:rsidRPr="00675412">
              <w:rPr>
                <w:rFonts w:ascii="Trebuchet MS" w:hAnsi="Trebuchet MS" w:cs="Times New Roman"/>
                <w:b/>
                <w:smallCaps/>
                <w:sz w:val="22"/>
                <w:szCs w:val="22"/>
              </w:rPr>
              <w:t xml:space="preserve">, </w:t>
            </w:r>
            <w:r w:rsidR="0005003B" w:rsidRPr="00675412">
              <w:rPr>
                <w:rFonts w:ascii="Trebuchet MS" w:hAnsi="Trebuchet MS" w:cs="Times New Roman"/>
                <w:b/>
                <w:smallCaps/>
                <w:sz w:val="22"/>
                <w:szCs w:val="22"/>
              </w:rPr>
              <w:t xml:space="preserve">da Espécie Quirografária, </w:t>
            </w:r>
            <w:r w:rsidRPr="00675412">
              <w:rPr>
                <w:rFonts w:ascii="Trebuchet MS" w:hAnsi="Trebuchet MS" w:cs="Times New Roman"/>
                <w:b/>
                <w:smallCaps/>
                <w:sz w:val="22"/>
                <w:szCs w:val="22"/>
              </w:rPr>
              <w:t xml:space="preserve">a ser convolada em Espécie com Garantia Real, para Colocação Privada, da BM Empreendimentos e </w:t>
            </w:r>
            <w:r w:rsidR="00981CF9" w:rsidRPr="00675412">
              <w:rPr>
                <w:rFonts w:ascii="Trebuchet MS" w:hAnsi="Trebuchet MS" w:cs="Times New Roman"/>
                <w:b/>
                <w:smallCaps/>
                <w:sz w:val="22"/>
                <w:szCs w:val="22"/>
              </w:rPr>
              <w:t xml:space="preserve">Participações SPE </w:t>
            </w:r>
            <w:r w:rsidRPr="00675412">
              <w:rPr>
                <w:rFonts w:ascii="Trebuchet MS" w:hAnsi="Trebuchet MS" w:cs="Times New Roman"/>
                <w:b/>
                <w:smallCaps/>
                <w:sz w:val="22"/>
                <w:szCs w:val="22"/>
              </w:rPr>
              <w:t>S.A</w:t>
            </w:r>
            <w:r w:rsidR="00981CF9" w:rsidRPr="00675412">
              <w:rPr>
                <w:rFonts w:ascii="Trebuchet MS" w:hAnsi="Trebuchet MS" w:cs="Times New Roman"/>
                <w:b/>
                <w:smallCaps/>
                <w:sz w:val="22"/>
                <w:szCs w:val="22"/>
              </w:rPr>
              <w:t>.</w:t>
            </w:r>
          </w:p>
          <w:p w14:paraId="79E48F28" w14:textId="77777777" w:rsidR="00186643" w:rsidRPr="00675412" w:rsidRDefault="00186643" w:rsidP="006A2E3D">
            <w:pPr>
              <w:spacing w:line="280" w:lineRule="exact"/>
              <w:rPr>
                <w:rFonts w:ascii="Trebuchet MS" w:hAnsi="Trebuchet MS"/>
                <w:sz w:val="22"/>
                <w:szCs w:val="22"/>
              </w:rPr>
            </w:pPr>
          </w:p>
          <w:p w14:paraId="5054E5BF" w14:textId="77777777" w:rsidR="00186643" w:rsidRPr="00675412" w:rsidRDefault="00186643" w:rsidP="006A2E3D">
            <w:pPr>
              <w:spacing w:line="280" w:lineRule="exact"/>
              <w:rPr>
                <w:rFonts w:ascii="Trebuchet MS" w:hAnsi="Trebuchet MS"/>
                <w:sz w:val="22"/>
                <w:szCs w:val="22"/>
              </w:rPr>
            </w:pPr>
          </w:p>
          <w:p w14:paraId="63FE9FBC"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3A42D6D9"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31391DB9"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77360258"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6E04D663"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4AA18DDF"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32CC923B" w14:textId="77777777" w:rsidR="00186643" w:rsidRPr="00675412" w:rsidRDefault="00186643" w:rsidP="006A2E3D">
            <w:pPr>
              <w:spacing w:line="280" w:lineRule="exact"/>
              <w:rPr>
                <w:rFonts w:ascii="Trebuchet MS" w:hAnsi="Trebuchet MS"/>
                <w:b/>
                <w:sz w:val="22"/>
                <w:szCs w:val="22"/>
              </w:rPr>
            </w:pPr>
          </w:p>
          <w:p w14:paraId="6D12C2B0" w14:textId="77777777" w:rsidR="00186643" w:rsidRPr="00675412" w:rsidRDefault="00186643" w:rsidP="006A2E3D">
            <w:pPr>
              <w:spacing w:line="280" w:lineRule="exact"/>
              <w:jc w:val="center"/>
              <w:rPr>
                <w:rFonts w:ascii="Trebuchet MS" w:hAnsi="Trebuchet MS"/>
                <w:b/>
                <w:smallCaps/>
                <w:sz w:val="22"/>
                <w:szCs w:val="22"/>
              </w:rPr>
            </w:pPr>
            <w:proofErr w:type="gramStart"/>
            <w:r w:rsidRPr="00675412">
              <w:rPr>
                <w:rFonts w:ascii="Trebuchet MS" w:hAnsi="Trebuchet MS"/>
                <w:i/>
                <w:sz w:val="22"/>
                <w:szCs w:val="22"/>
              </w:rPr>
              <w:t>celebrada</w:t>
            </w:r>
            <w:proofErr w:type="gramEnd"/>
            <w:r w:rsidRPr="00675412">
              <w:rPr>
                <w:rFonts w:ascii="Trebuchet MS" w:hAnsi="Trebuchet MS"/>
                <w:i/>
                <w:sz w:val="22"/>
                <w:szCs w:val="22"/>
              </w:rPr>
              <w:t xml:space="preserve"> por</w:t>
            </w:r>
          </w:p>
          <w:p w14:paraId="03C3D14D" w14:textId="77777777" w:rsidR="00186643" w:rsidRPr="00675412" w:rsidRDefault="00186643" w:rsidP="006A2E3D">
            <w:pPr>
              <w:spacing w:line="280" w:lineRule="exact"/>
              <w:jc w:val="center"/>
              <w:rPr>
                <w:rFonts w:ascii="Trebuchet MS" w:hAnsi="Trebuchet MS"/>
                <w:b/>
                <w:smallCaps/>
                <w:sz w:val="22"/>
                <w:szCs w:val="22"/>
              </w:rPr>
            </w:pPr>
          </w:p>
          <w:p w14:paraId="0A413817" w14:textId="77777777" w:rsidR="00186643" w:rsidRPr="00675412" w:rsidRDefault="00186643" w:rsidP="006A2E3D">
            <w:pPr>
              <w:spacing w:line="280" w:lineRule="exact"/>
              <w:jc w:val="center"/>
              <w:rPr>
                <w:rFonts w:ascii="Trebuchet MS" w:hAnsi="Trebuchet MS"/>
                <w:b/>
                <w:smallCaps/>
                <w:sz w:val="22"/>
                <w:szCs w:val="22"/>
              </w:rPr>
            </w:pPr>
          </w:p>
          <w:p w14:paraId="031177EA" w14:textId="77777777" w:rsidR="00186643" w:rsidRPr="00675412" w:rsidRDefault="00186643" w:rsidP="006A2E3D">
            <w:pPr>
              <w:spacing w:line="280" w:lineRule="exact"/>
              <w:jc w:val="center"/>
              <w:rPr>
                <w:rFonts w:ascii="Trebuchet MS" w:hAnsi="Trebuchet MS"/>
                <w:b/>
                <w:smallCaps/>
                <w:sz w:val="22"/>
                <w:szCs w:val="22"/>
              </w:rPr>
            </w:pPr>
            <w:r w:rsidRPr="00675412">
              <w:rPr>
                <w:rFonts w:ascii="Trebuchet MS" w:hAnsi="Trebuchet MS"/>
                <w:b/>
                <w:smallCaps/>
                <w:sz w:val="22"/>
                <w:szCs w:val="22"/>
              </w:rPr>
              <w:t xml:space="preserve">BM Empreendimentos e </w:t>
            </w:r>
            <w:r w:rsidR="00981CF9" w:rsidRPr="00675412">
              <w:rPr>
                <w:rFonts w:ascii="Trebuchet MS" w:hAnsi="Trebuchet MS"/>
                <w:b/>
                <w:smallCaps/>
                <w:sz w:val="22"/>
                <w:szCs w:val="22"/>
              </w:rPr>
              <w:t xml:space="preserve">Participações SPE </w:t>
            </w:r>
            <w:r w:rsidRPr="00675412">
              <w:rPr>
                <w:rFonts w:ascii="Trebuchet MS" w:hAnsi="Trebuchet MS"/>
                <w:b/>
                <w:smallCaps/>
                <w:sz w:val="22"/>
                <w:szCs w:val="22"/>
              </w:rPr>
              <w:t xml:space="preserve">S.A. </w:t>
            </w:r>
          </w:p>
          <w:p w14:paraId="50321044" w14:textId="77777777" w:rsidR="00186643" w:rsidRPr="00675412" w:rsidRDefault="00186643" w:rsidP="006A2E3D">
            <w:pPr>
              <w:spacing w:line="280" w:lineRule="exact"/>
              <w:jc w:val="center"/>
              <w:rPr>
                <w:rFonts w:ascii="Trebuchet MS" w:hAnsi="Trebuchet MS"/>
                <w:sz w:val="22"/>
                <w:szCs w:val="22"/>
              </w:rPr>
            </w:pPr>
            <w:proofErr w:type="gramStart"/>
            <w:r w:rsidRPr="00675412">
              <w:rPr>
                <w:rFonts w:ascii="Trebuchet MS" w:hAnsi="Trebuchet MS"/>
                <w:i/>
                <w:sz w:val="22"/>
                <w:szCs w:val="22"/>
              </w:rPr>
              <w:t>como</w:t>
            </w:r>
            <w:proofErr w:type="gramEnd"/>
            <w:r w:rsidRPr="00675412">
              <w:rPr>
                <w:rFonts w:ascii="Trebuchet MS" w:hAnsi="Trebuchet MS"/>
                <w:i/>
                <w:sz w:val="22"/>
                <w:szCs w:val="22"/>
              </w:rPr>
              <w:t xml:space="preserve"> Emissora</w:t>
            </w:r>
          </w:p>
          <w:p w14:paraId="2BA6ECC1" w14:textId="77777777" w:rsidR="00186643" w:rsidRPr="00675412" w:rsidRDefault="00186643" w:rsidP="006A2E3D">
            <w:pPr>
              <w:spacing w:line="280" w:lineRule="exact"/>
              <w:jc w:val="center"/>
              <w:rPr>
                <w:rFonts w:ascii="Trebuchet MS" w:hAnsi="Trebuchet MS"/>
                <w:i/>
                <w:sz w:val="22"/>
                <w:szCs w:val="22"/>
              </w:rPr>
            </w:pPr>
          </w:p>
          <w:p w14:paraId="3DD56FBF" w14:textId="77777777" w:rsidR="00186643" w:rsidRPr="00675412" w:rsidRDefault="00186643" w:rsidP="006A2E3D">
            <w:pPr>
              <w:spacing w:line="280" w:lineRule="exact"/>
              <w:rPr>
                <w:rFonts w:ascii="Trebuchet MS" w:hAnsi="Trebuchet MS"/>
                <w:i/>
                <w:sz w:val="22"/>
                <w:szCs w:val="22"/>
              </w:rPr>
            </w:pPr>
          </w:p>
          <w:p w14:paraId="402CBEBD" w14:textId="77777777" w:rsidR="00186643" w:rsidRPr="00675412" w:rsidRDefault="00186643" w:rsidP="006A2E3D">
            <w:pPr>
              <w:spacing w:line="280" w:lineRule="exact"/>
              <w:jc w:val="center"/>
              <w:rPr>
                <w:rFonts w:ascii="Trebuchet MS" w:hAnsi="Trebuchet MS"/>
                <w:i/>
                <w:sz w:val="22"/>
                <w:szCs w:val="22"/>
              </w:rPr>
            </w:pPr>
          </w:p>
          <w:p w14:paraId="0F9E3606" w14:textId="77777777" w:rsidR="00186643" w:rsidRPr="00675412" w:rsidRDefault="00186643" w:rsidP="006A2E3D">
            <w:pPr>
              <w:spacing w:line="280" w:lineRule="exact"/>
              <w:jc w:val="center"/>
              <w:rPr>
                <w:rFonts w:ascii="Trebuchet MS" w:hAnsi="Trebuchet MS"/>
                <w:i/>
                <w:sz w:val="22"/>
                <w:szCs w:val="22"/>
              </w:rPr>
            </w:pPr>
          </w:p>
          <w:p w14:paraId="438B4418" w14:textId="77777777" w:rsidR="00186643" w:rsidRPr="00675412" w:rsidRDefault="00186643" w:rsidP="006A2E3D">
            <w:pPr>
              <w:spacing w:line="280" w:lineRule="exact"/>
              <w:jc w:val="center"/>
              <w:rPr>
                <w:rFonts w:ascii="Trebuchet MS" w:hAnsi="Trebuchet MS"/>
                <w:i/>
                <w:sz w:val="22"/>
                <w:szCs w:val="22"/>
              </w:rPr>
            </w:pPr>
          </w:p>
          <w:p w14:paraId="50C0243C" w14:textId="77777777" w:rsidR="00186643" w:rsidRPr="00675412" w:rsidRDefault="00186643" w:rsidP="006A2E3D">
            <w:pPr>
              <w:spacing w:line="280" w:lineRule="exact"/>
              <w:jc w:val="center"/>
              <w:rPr>
                <w:rFonts w:ascii="Trebuchet MS" w:hAnsi="Trebuchet MS"/>
                <w:i/>
                <w:sz w:val="22"/>
                <w:szCs w:val="22"/>
              </w:rPr>
            </w:pPr>
          </w:p>
          <w:p w14:paraId="763AF1A1" w14:textId="77777777" w:rsidR="00186643" w:rsidRPr="00675412" w:rsidRDefault="00186643" w:rsidP="006A2E3D">
            <w:pPr>
              <w:spacing w:line="280" w:lineRule="exact"/>
              <w:jc w:val="center"/>
              <w:rPr>
                <w:rFonts w:ascii="Trebuchet MS" w:hAnsi="Trebuchet MS"/>
                <w:i/>
                <w:sz w:val="22"/>
                <w:szCs w:val="22"/>
              </w:rPr>
            </w:pPr>
          </w:p>
          <w:p w14:paraId="4E54938A" w14:textId="77777777" w:rsidR="00186643" w:rsidRPr="00675412" w:rsidRDefault="00186643" w:rsidP="006A2E3D">
            <w:pPr>
              <w:spacing w:line="280" w:lineRule="exact"/>
              <w:jc w:val="center"/>
              <w:rPr>
                <w:rFonts w:ascii="Trebuchet MS" w:hAnsi="Trebuchet MS"/>
                <w:i/>
                <w:sz w:val="22"/>
                <w:szCs w:val="22"/>
              </w:rPr>
            </w:pPr>
          </w:p>
          <w:p w14:paraId="1DACFE42" w14:textId="77777777" w:rsidR="00186643" w:rsidRPr="00675412" w:rsidRDefault="00186643" w:rsidP="006A2E3D">
            <w:pPr>
              <w:spacing w:line="280" w:lineRule="exact"/>
              <w:jc w:val="center"/>
              <w:rPr>
                <w:rFonts w:ascii="Trebuchet MS" w:hAnsi="Trebuchet MS"/>
                <w:i/>
                <w:sz w:val="22"/>
                <w:szCs w:val="22"/>
              </w:rPr>
            </w:pPr>
          </w:p>
          <w:p w14:paraId="10A2FDC0" w14:textId="77777777" w:rsidR="00186643" w:rsidRPr="00675412" w:rsidRDefault="00186643" w:rsidP="006A2E3D">
            <w:pPr>
              <w:spacing w:line="280" w:lineRule="exact"/>
              <w:jc w:val="center"/>
              <w:rPr>
                <w:rFonts w:ascii="Trebuchet MS" w:hAnsi="Trebuchet MS"/>
                <w:i/>
                <w:sz w:val="22"/>
                <w:szCs w:val="22"/>
              </w:rPr>
            </w:pPr>
          </w:p>
          <w:p w14:paraId="57ED6512" w14:textId="77777777" w:rsidR="00186643" w:rsidRPr="00675412" w:rsidRDefault="00186643" w:rsidP="006A2E3D">
            <w:pPr>
              <w:spacing w:line="280" w:lineRule="exact"/>
              <w:jc w:val="center"/>
              <w:rPr>
                <w:rFonts w:ascii="Trebuchet MS" w:hAnsi="Trebuchet MS"/>
                <w:i/>
                <w:sz w:val="22"/>
                <w:szCs w:val="22"/>
              </w:rPr>
            </w:pPr>
          </w:p>
          <w:p w14:paraId="494B57D4" w14:textId="77777777" w:rsidR="00186643" w:rsidRPr="00675412" w:rsidRDefault="00186643" w:rsidP="006A2E3D">
            <w:pPr>
              <w:spacing w:line="280" w:lineRule="exact"/>
              <w:jc w:val="center"/>
              <w:rPr>
                <w:rFonts w:ascii="Trebuchet MS" w:hAnsi="Trebuchet MS"/>
                <w:i/>
                <w:sz w:val="22"/>
                <w:szCs w:val="22"/>
              </w:rPr>
            </w:pPr>
          </w:p>
          <w:p w14:paraId="6A753641" w14:textId="77777777" w:rsidR="00186643" w:rsidRPr="00675412" w:rsidRDefault="00186643" w:rsidP="006A2E3D">
            <w:pPr>
              <w:spacing w:line="280" w:lineRule="exact"/>
              <w:jc w:val="center"/>
              <w:rPr>
                <w:rFonts w:ascii="Trebuchet MS" w:hAnsi="Trebuchet MS"/>
                <w:sz w:val="22"/>
                <w:szCs w:val="22"/>
              </w:rPr>
            </w:pPr>
            <w:r w:rsidRPr="00675412">
              <w:rPr>
                <w:rFonts w:ascii="Trebuchet MS" w:hAnsi="Trebuchet MS"/>
                <w:sz w:val="22"/>
                <w:szCs w:val="22"/>
              </w:rPr>
              <w:t>Datada de</w:t>
            </w:r>
          </w:p>
          <w:p w14:paraId="2DAF5E71" w14:textId="77777777" w:rsidR="00186643" w:rsidRPr="00675412" w:rsidRDefault="007566BF" w:rsidP="006A2E3D">
            <w:pPr>
              <w:spacing w:line="280" w:lineRule="exact"/>
              <w:jc w:val="center"/>
              <w:rPr>
                <w:rFonts w:ascii="Trebuchet MS" w:hAnsi="Trebuchet MS"/>
                <w:sz w:val="22"/>
                <w:szCs w:val="22"/>
              </w:rPr>
            </w:pPr>
            <w:r>
              <w:rPr>
                <w:rFonts w:ascii="Trebuchet MS" w:hAnsi="Trebuchet MS"/>
                <w:sz w:val="22"/>
                <w:szCs w:val="22"/>
              </w:rPr>
              <w:t>27</w:t>
            </w:r>
            <w:r w:rsidRPr="00675412">
              <w:rPr>
                <w:rFonts w:ascii="Trebuchet MS" w:hAnsi="Trebuchet MS"/>
                <w:sz w:val="22"/>
                <w:szCs w:val="22"/>
              </w:rPr>
              <w:t xml:space="preserve"> </w:t>
            </w:r>
            <w:r w:rsidR="00186643" w:rsidRPr="00675412">
              <w:rPr>
                <w:rFonts w:ascii="Trebuchet MS" w:hAnsi="Trebuchet MS"/>
                <w:sz w:val="22"/>
                <w:szCs w:val="22"/>
              </w:rPr>
              <w:t xml:space="preserve">de </w:t>
            </w:r>
            <w:r w:rsidR="00410CBB" w:rsidRPr="00675412">
              <w:rPr>
                <w:rFonts w:ascii="Trebuchet MS" w:hAnsi="Trebuchet MS"/>
                <w:sz w:val="22"/>
                <w:szCs w:val="22"/>
              </w:rPr>
              <w:t xml:space="preserve">outubro </w:t>
            </w:r>
            <w:r w:rsidR="00186643" w:rsidRPr="00675412">
              <w:rPr>
                <w:rFonts w:ascii="Trebuchet MS" w:hAnsi="Trebuchet MS"/>
                <w:sz w:val="22"/>
                <w:szCs w:val="22"/>
              </w:rPr>
              <w:t>de 2020</w:t>
            </w:r>
          </w:p>
          <w:p w14:paraId="3BC6CE12" w14:textId="77777777" w:rsidR="00186643" w:rsidRPr="00675412" w:rsidRDefault="00186643" w:rsidP="006A2E3D">
            <w:pPr>
              <w:spacing w:line="280" w:lineRule="exact"/>
              <w:jc w:val="center"/>
              <w:rPr>
                <w:rFonts w:ascii="Trebuchet MS" w:hAnsi="Trebuchet MS"/>
                <w:sz w:val="22"/>
                <w:szCs w:val="22"/>
              </w:rPr>
            </w:pPr>
          </w:p>
          <w:p w14:paraId="54DC6B25" w14:textId="77777777" w:rsidR="00186643" w:rsidRPr="00675412" w:rsidRDefault="00186643" w:rsidP="006A2E3D">
            <w:pPr>
              <w:spacing w:line="280" w:lineRule="exact"/>
              <w:jc w:val="center"/>
              <w:rPr>
                <w:rFonts w:ascii="Trebuchet MS" w:hAnsi="Trebuchet MS"/>
                <w:sz w:val="22"/>
                <w:szCs w:val="22"/>
              </w:rPr>
            </w:pPr>
          </w:p>
          <w:p w14:paraId="270745C8" w14:textId="77777777" w:rsidR="00186643" w:rsidRPr="00675412" w:rsidRDefault="00186643" w:rsidP="006A2E3D">
            <w:pPr>
              <w:spacing w:line="280" w:lineRule="exact"/>
              <w:jc w:val="center"/>
              <w:rPr>
                <w:rFonts w:ascii="Trebuchet MS" w:hAnsi="Trebuchet MS"/>
                <w:sz w:val="22"/>
                <w:szCs w:val="22"/>
              </w:rPr>
            </w:pPr>
          </w:p>
          <w:p w14:paraId="5D0CCD3D" w14:textId="77777777" w:rsidR="00186643" w:rsidRPr="00675412" w:rsidRDefault="00186643" w:rsidP="006A2E3D">
            <w:pPr>
              <w:spacing w:line="280" w:lineRule="exact"/>
              <w:jc w:val="center"/>
              <w:rPr>
                <w:rFonts w:ascii="Trebuchet MS" w:hAnsi="Trebuchet MS"/>
                <w:sz w:val="22"/>
                <w:szCs w:val="22"/>
              </w:rPr>
            </w:pPr>
          </w:p>
          <w:p w14:paraId="4F2A9738" w14:textId="77777777" w:rsidR="00186643" w:rsidRPr="00675412" w:rsidRDefault="00186643" w:rsidP="006A2E3D">
            <w:pPr>
              <w:spacing w:line="280" w:lineRule="exact"/>
              <w:rPr>
                <w:rFonts w:ascii="Trebuchet MS" w:hAnsi="Trebuchet MS"/>
                <w:b/>
                <w:sz w:val="22"/>
                <w:szCs w:val="22"/>
              </w:rPr>
            </w:pPr>
          </w:p>
          <w:p w14:paraId="2FF81510" w14:textId="77777777" w:rsidR="00186643" w:rsidRPr="00675412" w:rsidRDefault="00186643" w:rsidP="006A2E3D">
            <w:pPr>
              <w:spacing w:line="280" w:lineRule="exact"/>
              <w:rPr>
                <w:rFonts w:ascii="Trebuchet MS" w:hAnsi="Trebuchet MS"/>
                <w:sz w:val="22"/>
                <w:szCs w:val="22"/>
              </w:rPr>
            </w:pPr>
          </w:p>
        </w:tc>
        <w:tc>
          <w:tcPr>
            <w:tcW w:w="4962" w:type="dxa"/>
          </w:tcPr>
          <w:p w14:paraId="5B4CD8DC"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r w:rsidRPr="00675412">
              <w:rPr>
                <w:rFonts w:ascii="Trebuchet MS" w:hAnsi="Trebuchet MS" w:cs="Times New Roman"/>
                <w:b/>
                <w:smallCaps/>
                <w:sz w:val="22"/>
                <w:szCs w:val="22"/>
                <w:lang w:val="en-US"/>
              </w:rPr>
              <w:t xml:space="preserve">Private Deed of the </w:t>
            </w:r>
            <w:r w:rsidR="00466D33" w:rsidRPr="00675412">
              <w:rPr>
                <w:rFonts w:ascii="Trebuchet MS" w:hAnsi="Trebuchet MS" w:cs="Times New Roman"/>
                <w:b/>
                <w:smallCaps/>
                <w:sz w:val="22"/>
                <w:szCs w:val="22"/>
                <w:lang w:val="en-US"/>
              </w:rPr>
              <w:t>7</w:t>
            </w:r>
            <w:r w:rsidRPr="00675412">
              <w:rPr>
                <w:rFonts w:ascii="Trebuchet MS" w:hAnsi="Trebuchet MS" w:cs="Times New Roman"/>
                <w:b/>
                <w:smallCaps/>
                <w:sz w:val="22"/>
                <w:szCs w:val="22"/>
                <w:vertAlign w:val="superscript"/>
                <w:lang w:val="en-US"/>
              </w:rPr>
              <w:t>th</w:t>
            </w:r>
            <w:r w:rsidRPr="00675412">
              <w:rPr>
                <w:rFonts w:ascii="Trebuchet MS" w:hAnsi="Trebuchet MS" w:cs="Times New Roman"/>
                <w:b/>
                <w:smallCaps/>
                <w:sz w:val="22"/>
                <w:szCs w:val="22"/>
                <w:lang w:val="en-US"/>
              </w:rPr>
              <w:t xml:space="preserve"> Issuance of Ordinary debentures, Non-convertible Into Shares, in </w:t>
            </w:r>
            <w:r w:rsidR="002F5724" w:rsidRPr="00675412">
              <w:rPr>
                <w:rFonts w:ascii="Trebuchet MS" w:hAnsi="Trebuchet MS" w:cs="Times New Roman"/>
                <w:b/>
                <w:smallCaps/>
                <w:sz w:val="22"/>
                <w:szCs w:val="22"/>
                <w:lang w:val="en-US"/>
              </w:rPr>
              <w:t xml:space="preserve">Two </w:t>
            </w:r>
            <w:r w:rsidRPr="00675412">
              <w:rPr>
                <w:rFonts w:ascii="Trebuchet MS" w:hAnsi="Trebuchet MS" w:cs="Times New Roman"/>
                <w:b/>
                <w:smallCaps/>
                <w:sz w:val="22"/>
                <w:szCs w:val="22"/>
                <w:lang w:val="en-US"/>
              </w:rPr>
              <w:t xml:space="preserve">Series, </w:t>
            </w:r>
            <w:r w:rsidR="00C442EB" w:rsidRPr="00675412">
              <w:rPr>
                <w:rFonts w:ascii="Trebuchet MS" w:hAnsi="Trebuchet MS" w:cs="Times New Roman"/>
                <w:b/>
                <w:smallCaps/>
                <w:sz w:val="22"/>
                <w:szCs w:val="22"/>
                <w:lang w:val="en-US"/>
              </w:rPr>
              <w:t xml:space="preserve">of Unsecured </w:t>
            </w:r>
            <w:r w:rsidR="00D21B6D" w:rsidRPr="00675412">
              <w:rPr>
                <w:rFonts w:ascii="Trebuchet MS" w:hAnsi="Trebuchet MS" w:cs="Times New Roman"/>
                <w:b/>
                <w:smallCaps/>
                <w:sz w:val="22"/>
                <w:szCs w:val="22"/>
                <w:lang w:val="en-US"/>
              </w:rPr>
              <w:t>Type</w:t>
            </w:r>
            <w:r w:rsidR="00C442EB" w:rsidRPr="00675412">
              <w:rPr>
                <w:rFonts w:ascii="Trebuchet MS" w:hAnsi="Trebuchet MS" w:cs="Times New Roman"/>
                <w:b/>
                <w:smallCaps/>
                <w:sz w:val="22"/>
                <w:szCs w:val="22"/>
                <w:lang w:val="en-US"/>
              </w:rPr>
              <w:t xml:space="preserve">, </w:t>
            </w:r>
            <w:r w:rsidRPr="00675412">
              <w:rPr>
                <w:rFonts w:ascii="Trebuchet MS" w:hAnsi="Trebuchet MS" w:cs="Times New Roman"/>
                <w:b/>
                <w:smallCaps/>
                <w:sz w:val="22"/>
                <w:szCs w:val="22"/>
                <w:lang w:val="en-US"/>
              </w:rPr>
              <w:t xml:space="preserve">to be converted in </w:t>
            </w:r>
            <w:r w:rsidR="007A34F9">
              <w:rPr>
                <w:rFonts w:ascii="Trebuchet MS" w:hAnsi="Trebuchet MS" w:cs="Times New Roman"/>
                <w:b/>
                <w:smallCaps/>
                <w:sz w:val="22"/>
                <w:szCs w:val="22"/>
                <w:lang w:val="en-US"/>
              </w:rPr>
              <w:t xml:space="preserve">the type </w:t>
            </w:r>
            <w:r w:rsidRPr="00675412">
              <w:rPr>
                <w:rFonts w:ascii="Trebuchet MS" w:hAnsi="Trebuchet MS" w:cs="Times New Roman"/>
                <w:b/>
                <w:smallCaps/>
                <w:sz w:val="22"/>
                <w:szCs w:val="22"/>
                <w:lang w:val="en-US"/>
              </w:rPr>
              <w:t xml:space="preserve">with </w:t>
            </w:r>
            <w:r w:rsidR="0007158D" w:rsidRPr="00675412">
              <w:rPr>
                <w:rFonts w:ascii="Trebuchet MS" w:hAnsi="Trebuchet MS" w:cs="Times New Roman"/>
                <w:b/>
                <w:smallCaps/>
                <w:sz w:val="22"/>
                <w:szCs w:val="22"/>
                <w:lang w:val="en-US"/>
              </w:rPr>
              <w:t>In Re</w:t>
            </w:r>
            <w:r w:rsidR="00452E36" w:rsidRPr="00675412">
              <w:rPr>
                <w:rFonts w:ascii="Trebuchet MS" w:hAnsi="Trebuchet MS" w:cs="Times New Roman"/>
                <w:b/>
                <w:smallCaps/>
                <w:sz w:val="22"/>
                <w:szCs w:val="22"/>
                <w:lang w:val="en-US"/>
              </w:rPr>
              <w:t xml:space="preserve">m Guarantee </w:t>
            </w:r>
            <w:r w:rsidRPr="00675412">
              <w:rPr>
                <w:rFonts w:ascii="Trebuchet MS" w:hAnsi="Trebuchet MS" w:cs="Times New Roman"/>
                <w:b/>
                <w:smallCaps/>
                <w:sz w:val="22"/>
                <w:szCs w:val="22"/>
                <w:lang w:val="en-US"/>
              </w:rPr>
              <w:t xml:space="preserve">for Private Placement, of BM </w:t>
            </w:r>
            <w:proofErr w:type="spellStart"/>
            <w:r w:rsidRPr="00675412">
              <w:rPr>
                <w:rFonts w:ascii="Trebuchet MS" w:hAnsi="Trebuchet MS" w:cs="Times New Roman"/>
                <w:b/>
                <w:smallCaps/>
                <w:sz w:val="22"/>
                <w:szCs w:val="22"/>
                <w:lang w:val="en-US"/>
              </w:rPr>
              <w:t>Empreendimentos</w:t>
            </w:r>
            <w:proofErr w:type="spellEnd"/>
            <w:r w:rsidRPr="00675412">
              <w:rPr>
                <w:rFonts w:ascii="Trebuchet MS" w:hAnsi="Trebuchet MS" w:cs="Times New Roman"/>
                <w:b/>
                <w:smallCaps/>
                <w:sz w:val="22"/>
                <w:szCs w:val="22"/>
                <w:lang w:val="en-US"/>
              </w:rPr>
              <w:t xml:space="preserve"> e </w:t>
            </w:r>
            <w:proofErr w:type="spellStart"/>
            <w:r w:rsidRPr="00675412">
              <w:rPr>
                <w:rFonts w:ascii="Trebuchet MS" w:hAnsi="Trebuchet MS" w:cs="Times New Roman"/>
                <w:b/>
                <w:smallCaps/>
                <w:sz w:val="22"/>
                <w:szCs w:val="22"/>
                <w:lang w:val="en-US"/>
              </w:rPr>
              <w:t>participações</w:t>
            </w:r>
            <w:proofErr w:type="spellEnd"/>
            <w:r w:rsidRPr="00675412">
              <w:rPr>
                <w:rFonts w:ascii="Trebuchet MS" w:hAnsi="Trebuchet MS" w:cs="Times New Roman"/>
                <w:b/>
                <w:smallCaps/>
                <w:sz w:val="22"/>
                <w:szCs w:val="22"/>
                <w:lang w:val="en-US"/>
              </w:rPr>
              <w:t xml:space="preserve"> </w:t>
            </w:r>
            <w:proofErr w:type="spellStart"/>
            <w:r w:rsidRPr="00675412">
              <w:rPr>
                <w:rFonts w:ascii="Trebuchet MS" w:hAnsi="Trebuchet MS" w:cs="Times New Roman"/>
                <w:b/>
                <w:smallCaps/>
                <w:sz w:val="22"/>
                <w:szCs w:val="22"/>
                <w:lang w:val="en-US"/>
              </w:rPr>
              <w:t>spe</w:t>
            </w:r>
            <w:proofErr w:type="spellEnd"/>
            <w:r w:rsidRPr="00675412">
              <w:rPr>
                <w:rFonts w:ascii="Trebuchet MS" w:hAnsi="Trebuchet MS" w:cs="Times New Roman"/>
                <w:b/>
                <w:smallCaps/>
                <w:sz w:val="22"/>
                <w:szCs w:val="22"/>
                <w:lang w:val="en-US"/>
              </w:rPr>
              <w:t xml:space="preserve"> S.A</w:t>
            </w:r>
            <w:r w:rsidR="006A2E3D" w:rsidRPr="00675412">
              <w:rPr>
                <w:rFonts w:ascii="Trebuchet MS" w:hAnsi="Trebuchet MS" w:cs="Times New Roman"/>
                <w:b/>
                <w:smallCaps/>
                <w:sz w:val="22"/>
                <w:szCs w:val="22"/>
                <w:lang w:val="en-US"/>
              </w:rPr>
              <w:t>.</w:t>
            </w:r>
            <w:r w:rsidR="00E220C4" w:rsidRPr="00675412">
              <w:rPr>
                <w:rFonts w:ascii="Trebuchet MS" w:hAnsi="Trebuchet MS" w:cs="Times New Roman"/>
                <w:b/>
                <w:smallCaps/>
                <w:sz w:val="22"/>
                <w:szCs w:val="22"/>
                <w:lang w:val="en-US"/>
              </w:rPr>
              <w:t xml:space="preserve"> </w:t>
            </w:r>
          </w:p>
          <w:p w14:paraId="2E2845CB"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5A0A365D"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54D481C6"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778369A9"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07796558"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573198A4"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24B9A3D8"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00CF6E43" w14:textId="77777777" w:rsidR="00E220C4" w:rsidRPr="00675412" w:rsidRDefault="00E220C4"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30C5BD2F" w14:textId="77777777" w:rsidR="00186643" w:rsidRPr="00675412"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2CF77A6F" w14:textId="77777777" w:rsidR="00186643" w:rsidRPr="00675412" w:rsidRDefault="00186643" w:rsidP="006A2E3D">
            <w:pPr>
              <w:tabs>
                <w:tab w:val="center" w:pos="4890"/>
                <w:tab w:val="left" w:pos="7523"/>
                <w:tab w:val="right" w:pos="9781"/>
              </w:tabs>
              <w:spacing w:line="280" w:lineRule="exact"/>
              <w:jc w:val="center"/>
              <w:rPr>
                <w:rFonts w:ascii="Trebuchet MS" w:hAnsi="Trebuchet MS"/>
                <w:b/>
                <w:smallCaps/>
                <w:sz w:val="22"/>
                <w:szCs w:val="22"/>
                <w:lang w:val="en-US"/>
              </w:rPr>
            </w:pPr>
            <w:r w:rsidRPr="00675412">
              <w:rPr>
                <w:rFonts w:ascii="Trebuchet MS" w:hAnsi="Trebuchet MS"/>
                <w:i/>
                <w:sz w:val="22"/>
                <w:szCs w:val="22"/>
                <w:lang w:val="en-US"/>
              </w:rPr>
              <w:t>entered into by and between</w:t>
            </w:r>
          </w:p>
          <w:p w14:paraId="2D20C8CF" w14:textId="77777777" w:rsidR="00186643" w:rsidRPr="00675412" w:rsidRDefault="00186643" w:rsidP="006A2E3D">
            <w:pPr>
              <w:spacing w:line="280" w:lineRule="exact"/>
              <w:jc w:val="center"/>
              <w:rPr>
                <w:rFonts w:ascii="Trebuchet MS" w:hAnsi="Trebuchet MS"/>
                <w:b/>
                <w:smallCaps/>
                <w:sz w:val="22"/>
                <w:szCs w:val="22"/>
                <w:lang w:val="en-US"/>
              </w:rPr>
            </w:pPr>
          </w:p>
          <w:p w14:paraId="5DC46C2D" w14:textId="77777777" w:rsidR="00186643" w:rsidRPr="00675412" w:rsidRDefault="00186643" w:rsidP="006A2E3D">
            <w:pPr>
              <w:spacing w:line="280" w:lineRule="exact"/>
              <w:rPr>
                <w:rFonts w:ascii="Trebuchet MS" w:hAnsi="Trebuchet MS"/>
                <w:b/>
                <w:smallCaps/>
                <w:sz w:val="22"/>
                <w:szCs w:val="22"/>
                <w:lang w:val="en-US"/>
              </w:rPr>
            </w:pPr>
          </w:p>
          <w:p w14:paraId="5376DAAB" w14:textId="77777777" w:rsidR="00186643" w:rsidRPr="00675412" w:rsidRDefault="00186643" w:rsidP="006A2E3D">
            <w:pPr>
              <w:spacing w:line="280" w:lineRule="exact"/>
              <w:jc w:val="center"/>
              <w:rPr>
                <w:rFonts w:ascii="Trebuchet MS" w:hAnsi="Trebuchet MS"/>
                <w:b/>
                <w:smallCaps/>
                <w:sz w:val="22"/>
                <w:szCs w:val="22"/>
                <w:lang w:val="en-US"/>
              </w:rPr>
            </w:pPr>
            <w:r w:rsidRPr="00675412">
              <w:rPr>
                <w:rFonts w:ascii="Trebuchet MS" w:hAnsi="Trebuchet MS"/>
                <w:b/>
                <w:smallCaps/>
                <w:sz w:val="22"/>
                <w:szCs w:val="22"/>
                <w:lang w:val="en-US"/>
              </w:rPr>
              <w:t xml:space="preserve">BM </w:t>
            </w:r>
            <w:proofErr w:type="spellStart"/>
            <w:r w:rsidRPr="00675412">
              <w:rPr>
                <w:rFonts w:ascii="Trebuchet MS" w:hAnsi="Trebuchet MS"/>
                <w:b/>
                <w:smallCaps/>
                <w:sz w:val="22"/>
                <w:szCs w:val="22"/>
                <w:lang w:val="en-US"/>
              </w:rPr>
              <w:t>Empreendimentos</w:t>
            </w:r>
            <w:proofErr w:type="spellEnd"/>
            <w:r w:rsidRPr="00675412">
              <w:rPr>
                <w:rFonts w:ascii="Trebuchet MS" w:hAnsi="Trebuchet MS"/>
                <w:b/>
                <w:smallCaps/>
                <w:sz w:val="22"/>
                <w:szCs w:val="22"/>
                <w:lang w:val="en-US"/>
              </w:rPr>
              <w:t xml:space="preserve"> e </w:t>
            </w:r>
            <w:proofErr w:type="spellStart"/>
            <w:r w:rsidRPr="00675412">
              <w:rPr>
                <w:rFonts w:ascii="Trebuchet MS" w:hAnsi="Trebuchet MS"/>
                <w:b/>
                <w:smallCaps/>
                <w:sz w:val="22"/>
                <w:szCs w:val="22"/>
                <w:lang w:val="en-US"/>
              </w:rPr>
              <w:t>participações</w:t>
            </w:r>
            <w:proofErr w:type="spellEnd"/>
            <w:r w:rsidRPr="00675412">
              <w:rPr>
                <w:rFonts w:ascii="Trebuchet MS" w:hAnsi="Trebuchet MS"/>
                <w:b/>
                <w:smallCaps/>
                <w:sz w:val="22"/>
                <w:szCs w:val="22"/>
                <w:lang w:val="en-US"/>
              </w:rPr>
              <w:t xml:space="preserve"> </w:t>
            </w:r>
            <w:proofErr w:type="spellStart"/>
            <w:r w:rsidRPr="00675412">
              <w:rPr>
                <w:rFonts w:ascii="Trebuchet MS" w:hAnsi="Trebuchet MS"/>
                <w:b/>
                <w:smallCaps/>
                <w:sz w:val="22"/>
                <w:szCs w:val="22"/>
                <w:lang w:val="en-US"/>
              </w:rPr>
              <w:t>spe</w:t>
            </w:r>
            <w:proofErr w:type="spellEnd"/>
            <w:r w:rsidRPr="00675412">
              <w:rPr>
                <w:rFonts w:ascii="Trebuchet MS" w:hAnsi="Trebuchet MS"/>
                <w:b/>
                <w:smallCaps/>
                <w:sz w:val="22"/>
                <w:szCs w:val="22"/>
                <w:lang w:val="en-US"/>
              </w:rPr>
              <w:t xml:space="preserve"> S.A. </w:t>
            </w:r>
          </w:p>
          <w:p w14:paraId="11AFABE3" w14:textId="77777777" w:rsidR="00186643" w:rsidRPr="00675412" w:rsidRDefault="00186643" w:rsidP="006A2E3D">
            <w:pPr>
              <w:spacing w:line="280" w:lineRule="exact"/>
              <w:jc w:val="center"/>
              <w:rPr>
                <w:rFonts w:ascii="Trebuchet MS" w:hAnsi="Trebuchet MS"/>
                <w:sz w:val="22"/>
                <w:szCs w:val="22"/>
                <w:lang w:val="en-US"/>
              </w:rPr>
            </w:pPr>
            <w:r w:rsidRPr="00675412">
              <w:rPr>
                <w:rFonts w:ascii="Trebuchet MS" w:hAnsi="Trebuchet MS"/>
                <w:i/>
                <w:sz w:val="22"/>
                <w:szCs w:val="22"/>
                <w:lang w:val="en-US"/>
              </w:rPr>
              <w:t>as the Issuer</w:t>
            </w:r>
          </w:p>
          <w:p w14:paraId="1B61EE2C" w14:textId="77777777" w:rsidR="00186643" w:rsidRPr="00675412" w:rsidRDefault="00186643" w:rsidP="006A2E3D">
            <w:pPr>
              <w:spacing w:line="280" w:lineRule="exact"/>
              <w:jc w:val="center"/>
              <w:rPr>
                <w:rFonts w:ascii="Trebuchet MS" w:hAnsi="Trebuchet MS"/>
                <w:i/>
                <w:sz w:val="22"/>
                <w:szCs w:val="22"/>
                <w:lang w:val="en-US"/>
              </w:rPr>
            </w:pPr>
          </w:p>
          <w:p w14:paraId="16FAC522" w14:textId="77777777" w:rsidR="00186643" w:rsidRPr="00675412" w:rsidRDefault="00186643" w:rsidP="006A2E3D">
            <w:pPr>
              <w:spacing w:line="280" w:lineRule="exact"/>
              <w:jc w:val="center"/>
              <w:rPr>
                <w:rFonts w:ascii="Trebuchet MS" w:hAnsi="Trebuchet MS"/>
                <w:i/>
                <w:sz w:val="22"/>
                <w:szCs w:val="22"/>
                <w:lang w:val="en-US"/>
              </w:rPr>
            </w:pPr>
          </w:p>
          <w:p w14:paraId="2D697734" w14:textId="77777777" w:rsidR="00186643" w:rsidRPr="00675412" w:rsidRDefault="00186643" w:rsidP="006A2E3D">
            <w:pPr>
              <w:spacing w:line="280" w:lineRule="exact"/>
              <w:jc w:val="center"/>
              <w:rPr>
                <w:rFonts w:ascii="Trebuchet MS" w:hAnsi="Trebuchet MS"/>
                <w:i/>
                <w:sz w:val="22"/>
                <w:szCs w:val="22"/>
                <w:lang w:val="en-US"/>
              </w:rPr>
            </w:pPr>
          </w:p>
          <w:p w14:paraId="420ED52A" w14:textId="77777777" w:rsidR="00186643" w:rsidRPr="00675412" w:rsidRDefault="00186643" w:rsidP="006A2E3D">
            <w:pPr>
              <w:spacing w:line="280" w:lineRule="exact"/>
              <w:jc w:val="center"/>
              <w:rPr>
                <w:rFonts w:ascii="Trebuchet MS" w:hAnsi="Trebuchet MS"/>
                <w:i/>
                <w:sz w:val="22"/>
                <w:szCs w:val="22"/>
                <w:lang w:val="en-US"/>
              </w:rPr>
            </w:pPr>
          </w:p>
          <w:p w14:paraId="4E148CD7" w14:textId="77777777" w:rsidR="00186643" w:rsidRPr="00675412" w:rsidRDefault="00186643" w:rsidP="006A2E3D">
            <w:pPr>
              <w:spacing w:line="280" w:lineRule="exact"/>
              <w:jc w:val="center"/>
              <w:rPr>
                <w:rFonts w:ascii="Trebuchet MS" w:hAnsi="Trebuchet MS"/>
                <w:i/>
                <w:sz w:val="22"/>
                <w:szCs w:val="22"/>
                <w:lang w:val="en-US"/>
              </w:rPr>
            </w:pPr>
          </w:p>
          <w:p w14:paraId="056BF31E" w14:textId="77777777" w:rsidR="00186643" w:rsidRPr="00675412" w:rsidRDefault="00186643" w:rsidP="006A2E3D">
            <w:pPr>
              <w:spacing w:line="280" w:lineRule="exact"/>
              <w:jc w:val="center"/>
              <w:rPr>
                <w:rFonts w:ascii="Trebuchet MS" w:hAnsi="Trebuchet MS"/>
                <w:i/>
                <w:sz w:val="22"/>
                <w:szCs w:val="22"/>
                <w:lang w:val="en-US"/>
              </w:rPr>
            </w:pPr>
          </w:p>
          <w:p w14:paraId="195A85AA" w14:textId="77777777" w:rsidR="00186643" w:rsidRPr="00675412" w:rsidRDefault="00186643" w:rsidP="006A2E3D">
            <w:pPr>
              <w:spacing w:line="280" w:lineRule="exact"/>
              <w:jc w:val="center"/>
              <w:rPr>
                <w:rFonts w:ascii="Trebuchet MS" w:hAnsi="Trebuchet MS"/>
                <w:i/>
                <w:sz w:val="22"/>
                <w:szCs w:val="22"/>
                <w:lang w:val="en-US"/>
              </w:rPr>
            </w:pPr>
          </w:p>
          <w:p w14:paraId="40C69456" w14:textId="77777777" w:rsidR="00186643" w:rsidRPr="00675412" w:rsidRDefault="00186643" w:rsidP="006A2E3D">
            <w:pPr>
              <w:spacing w:line="280" w:lineRule="exact"/>
              <w:jc w:val="center"/>
              <w:rPr>
                <w:rFonts w:ascii="Trebuchet MS" w:hAnsi="Trebuchet MS"/>
                <w:i/>
                <w:sz w:val="22"/>
                <w:szCs w:val="22"/>
                <w:lang w:val="en-US"/>
              </w:rPr>
            </w:pPr>
          </w:p>
          <w:p w14:paraId="1D358F52" w14:textId="77777777" w:rsidR="00186643" w:rsidRPr="00675412" w:rsidRDefault="00186643" w:rsidP="006A2E3D">
            <w:pPr>
              <w:spacing w:line="280" w:lineRule="exact"/>
              <w:jc w:val="center"/>
              <w:rPr>
                <w:rFonts w:ascii="Trebuchet MS" w:hAnsi="Trebuchet MS"/>
                <w:i/>
                <w:sz w:val="22"/>
                <w:szCs w:val="22"/>
                <w:lang w:val="en-US"/>
              </w:rPr>
            </w:pPr>
          </w:p>
          <w:p w14:paraId="2AC7FBBB" w14:textId="77777777" w:rsidR="00186643" w:rsidRPr="00675412" w:rsidRDefault="00186643" w:rsidP="006A2E3D">
            <w:pPr>
              <w:spacing w:line="280" w:lineRule="exact"/>
              <w:jc w:val="center"/>
              <w:rPr>
                <w:rFonts w:ascii="Trebuchet MS" w:hAnsi="Trebuchet MS"/>
                <w:i/>
                <w:sz w:val="22"/>
                <w:szCs w:val="22"/>
                <w:lang w:val="en-US"/>
              </w:rPr>
            </w:pPr>
          </w:p>
          <w:p w14:paraId="5510FE96" w14:textId="77777777" w:rsidR="00186643" w:rsidRPr="00675412" w:rsidRDefault="00186643" w:rsidP="006A2E3D">
            <w:pPr>
              <w:spacing w:line="280" w:lineRule="exact"/>
              <w:jc w:val="center"/>
              <w:rPr>
                <w:rFonts w:ascii="Trebuchet MS" w:hAnsi="Trebuchet MS"/>
                <w:i/>
                <w:sz w:val="22"/>
                <w:szCs w:val="22"/>
                <w:lang w:val="en-US"/>
              </w:rPr>
            </w:pPr>
          </w:p>
          <w:p w14:paraId="0803AF8A" w14:textId="77777777" w:rsidR="00186643" w:rsidRPr="00675412" w:rsidRDefault="00186643" w:rsidP="006A2E3D">
            <w:pPr>
              <w:spacing w:line="280" w:lineRule="exact"/>
              <w:jc w:val="center"/>
              <w:rPr>
                <w:rFonts w:ascii="Trebuchet MS" w:hAnsi="Trebuchet MS"/>
                <w:i/>
                <w:sz w:val="22"/>
                <w:szCs w:val="22"/>
                <w:lang w:val="en-US"/>
              </w:rPr>
            </w:pPr>
          </w:p>
          <w:p w14:paraId="1071FBF4" w14:textId="77777777" w:rsidR="00186643" w:rsidRPr="00675412" w:rsidRDefault="00186643" w:rsidP="006A2E3D">
            <w:pPr>
              <w:spacing w:line="280" w:lineRule="exact"/>
              <w:jc w:val="center"/>
              <w:rPr>
                <w:rFonts w:ascii="Trebuchet MS" w:hAnsi="Trebuchet MS"/>
                <w:sz w:val="22"/>
                <w:szCs w:val="22"/>
                <w:lang w:val="en-US"/>
              </w:rPr>
            </w:pPr>
            <w:r w:rsidRPr="00675412">
              <w:rPr>
                <w:rFonts w:ascii="Trebuchet MS" w:hAnsi="Trebuchet MS"/>
                <w:sz w:val="22"/>
                <w:szCs w:val="22"/>
                <w:lang w:val="en-US"/>
              </w:rPr>
              <w:t>Dated</w:t>
            </w:r>
          </w:p>
          <w:p w14:paraId="7FDB89AB" w14:textId="77777777" w:rsidR="00186643" w:rsidRPr="00675412" w:rsidRDefault="00466D33" w:rsidP="006A2E3D">
            <w:pPr>
              <w:spacing w:line="280" w:lineRule="exact"/>
              <w:jc w:val="center"/>
              <w:rPr>
                <w:rFonts w:ascii="Trebuchet MS" w:hAnsi="Trebuchet MS"/>
                <w:sz w:val="22"/>
                <w:szCs w:val="22"/>
                <w:lang w:val="en-US"/>
              </w:rPr>
            </w:pPr>
            <w:r w:rsidRPr="00675412">
              <w:rPr>
                <w:rFonts w:ascii="Trebuchet MS" w:hAnsi="Trebuchet MS"/>
                <w:sz w:val="22"/>
                <w:szCs w:val="22"/>
                <w:lang w:val="en-US"/>
              </w:rPr>
              <w:t xml:space="preserve">October </w:t>
            </w:r>
            <w:r w:rsidR="007566BF">
              <w:rPr>
                <w:rFonts w:ascii="Trebuchet MS" w:hAnsi="Trebuchet MS"/>
                <w:sz w:val="22"/>
                <w:szCs w:val="22"/>
                <w:lang w:val="en-US"/>
              </w:rPr>
              <w:t>27</w:t>
            </w:r>
            <w:r w:rsidR="007566BF" w:rsidRPr="00675412">
              <w:rPr>
                <w:rFonts w:ascii="Trebuchet MS" w:hAnsi="Trebuchet MS"/>
                <w:sz w:val="22"/>
                <w:szCs w:val="22"/>
                <w:lang w:val="en-US"/>
              </w:rPr>
              <w:t xml:space="preserve">, </w:t>
            </w:r>
            <w:r w:rsidR="00186643" w:rsidRPr="00675412">
              <w:rPr>
                <w:rFonts w:ascii="Trebuchet MS" w:hAnsi="Trebuchet MS"/>
                <w:sz w:val="22"/>
                <w:szCs w:val="22"/>
                <w:lang w:val="en-US"/>
              </w:rPr>
              <w:t>2020</w:t>
            </w:r>
          </w:p>
          <w:p w14:paraId="243D50A5" w14:textId="77777777" w:rsidR="00186643" w:rsidRPr="00675412" w:rsidRDefault="00186643" w:rsidP="006A2E3D">
            <w:pPr>
              <w:spacing w:line="280" w:lineRule="exact"/>
              <w:jc w:val="center"/>
              <w:rPr>
                <w:rFonts w:ascii="Trebuchet MS" w:hAnsi="Trebuchet MS"/>
                <w:sz w:val="22"/>
                <w:szCs w:val="22"/>
                <w:lang w:val="en-US"/>
              </w:rPr>
            </w:pPr>
          </w:p>
          <w:p w14:paraId="5F4B9697" w14:textId="77777777" w:rsidR="00186643" w:rsidRPr="00675412" w:rsidRDefault="00186643" w:rsidP="006A2E3D">
            <w:pPr>
              <w:spacing w:line="280" w:lineRule="exact"/>
              <w:jc w:val="center"/>
              <w:rPr>
                <w:rFonts w:ascii="Trebuchet MS" w:hAnsi="Trebuchet MS"/>
                <w:sz w:val="22"/>
                <w:szCs w:val="22"/>
                <w:lang w:val="en-US"/>
              </w:rPr>
            </w:pPr>
          </w:p>
          <w:p w14:paraId="71DD1816" w14:textId="77777777" w:rsidR="00186643" w:rsidRPr="00675412" w:rsidRDefault="00186643" w:rsidP="006A2E3D">
            <w:pPr>
              <w:spacing w:line="280" w:lineRule="exact"/>
              <w:jc w:val="center"/>
              <w:rPr>
                <w:rFonts w:ascii="Trebuchet MS" w:hAnsi="Trebuchet MS"/>
                <w:sz w:val="22"/>
                <w:szCs w:val="22"/>
                <w:lang w:val="en-US"/>
              </w:rPr>
            </w:pPr>
          </w:p>
          <w:p w14:paraId="49F20026" w14:textId="77777777" w:rsidR="00186643" w:rsidRPr="00675412" w:rsidRDefault="00186643" w:rsidP="006A2E3D">
            <w:pPr>
              <w:spacing w:line="280" w:lineRule="exact"/>
              <w:jc w:val="center"/>
              <w:rPr>
                <w:rFonts w:ascii="Trebuchet MS" w:hAnsi="Trebuchet MS"/>
                <w:sz w:val="22"/>
                <w:szCs w:val="22"/>
                <w:lang w:val="en-US"/>
              </w:rPr>
            </w:pPr>
          </w:p>
          <w:p w14:paraId="63FC8AE4" w14:textId="77777777" w:rsidR="00186643" w:rsidRPr="00675412" w:rsidRDefault="00186643" w:rsidP="006A2E3D">
            <w:pPr>
              <w:spacing w:line="280" w:lineRule="exact"/>
              <w:rPr>
                <w:rFonts w:ascii="Trebuchet MS" w:hAnsi="Trebuchet MS"/>
                <w:sz w:val="22"/>
                <w:szCs w:val="22"/>
                <w:lang w:val="en-US"/>
              </w:rPr>
            </w:pPr>
          </w:p>
        </w:tc>
      </w:tr>
    </w:tbl>
    <w:p w14:paraId="6491DF84" w14:textId="77777777" w:rsidR="00207424" w:rsidRPr="00675412" w:rsidRDefault="00207424" w:rsidP="006A2E3D">
      <w:pPr>
        <w:spacing w:line="280" w:lineRule="exact"/>
        <w:rPr>
          <w:rFonts w:ascii="Trebuchet MS" w:hAnsi="Trebuchet MS"/>
          <w:sz w:val="22"/>
          <w:szCs w:val="22"/>
          <w:lang w:val="en-US"/>
        </w:rPr>
      </w:pPr>
      <w:r w:rsidRPr="00675412">
        <w:rPr>
          <w:rFonts w:ascii="Trebuchet MS" w:hAnsi="Trebuchet MS"/>
          <w:sz w:val="22"/>
          <w:szCs w:val="22"/>
          <w:lang w:val="en-US"/>
        </w:rPr>
        <w:br w:type="page"/>
      </w:r>
    </w:p>
    <w:tbl>
      <w:tblPr>
        <w:tblStyle w:val="Tabelacomgrade"/>
        <w:tblW w:w="10637"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5104"/>
        <w:gridCol w:w="141"/>
        <w:gridCol w:w="4820"/>
        <w:gridCol w:w="288"/>
      </w:tblGrid>
      <w:tr w:rsidR="006A15B3" w:rsidRPr="001B43BB" w14:paraId="4468D033" w14:textId="77777777" w:rsidTr="00E220C4">
        <w:trPr>
          <w:trHeight w:val="13050"/>
        </w:trPr>
        <w:tc>
          <w:tcPr>
            <w:tcW w:w="5388" w:type="dxa"/>
            <w:gridSpan w:val="2"/>
          </w:tcPr>
          <w:p w14:paraId="4B38BBCB" w14:textId="77777777" w:rsidR="00207424" w:rsidRPr="00185239" w:rsidRDefault="00207424" w:rsidP="006A2E3D">
            <w:pPr>
              <w:pStyle w:val="NormalWeb"/>
              <w:tabs>
                <w:tab w:val="left" w:pos="5812"/>
              </w:tabs>
              <w:spacing w:before="0" w:beforeAutospacing="0" w:after="0" w:afterAutospacing="0" w:line="280" w:lineRule="exact"/>
              <w:jc w:val="both"/>
              <w:rPr>
                <w:rFonts w:ascii="Trebuchet MS" w:hAnsi="Trebuchet MS" w:cs="Times New Roman"/>
                <w:b/>
                <w:smallCaps/>
                <w:sz w:val="22"/>
                <w:szCs w:val="22"/>
              </w:rPr>
            </w:pPr>
            <w:r w:rsidRPr="00185239">
              <w:rPr>
                <w:rFonts w:ascii="Trebuchet MS" w:hAnsi="Trebuchet MS" w:cs="Times New Roman"/>
                <w:b/>
                <w:smallCaps/>
                <w:sz w:val="22"/>
                <w:szCs w:val="22"/>
              </w:rPr>
              <w:lastRenderedPageBreak/>
              <w:t xml:space="preserve">Escritura Particular da </w:t>
            </w:r>
            <w:r w:rsidR="00410CBB" w:rsidRPr="00185239">
              <w:rPr>
                <w:rFonts w:ascii="Trebuchet MS" w:hAnsi="Trebuchet MS" w:cs="Times New Roman"/>
                <w:b/>
                <w:smallCaps/>
                <w:sz w:val="22"/>
                <w:szCs w:val="22"/>
              </w:rPr>
              <w:t xml:space="preserve">7ª </w:t>
            </w:r>
            <w:r w:rsidRPr="00185239">
              <w:rPr>
                <w:rFonts w:ascii="Trebuchet MS" w:hAnsi="Trebuchet MS" w:cs="Times New Roman"/>
                <w:b/>
                <w:smallCaps/>
                <w:sz w:val="22"/>
                <w:szCs w:val="22"/>
              </w:rPr>
              <w:t xml:space="preserve">Emissão de Debêntures Simples, Não Conversíveis em Ações, em </w:t>
            </w:r>
            <w:r w:rsidR="00BF3CD5" w:rsidRPr="00185239">
              <w:rPr>
                <w:rFonts w:ascii="Trebuchet MS" w:hAnsi="Trebuchet MS" w:cs="Times New Roman"/>
                <w:b/>
                <w:smallCaps/>
                <w:sz w:val="22"/>
                <w:szCs w:val="22"/>
              </w:rPr>
              <w:t>Duas Séries</w:t>
            </w:r>
            <w:r w:rsidRPr="00185239">
              <w:rPr>
                <w:rFonts w:ascii="Trebuchet MS" w:hAnsi="Trebuchet MS" w:cs="Times New Roman"/>
                <w:b/>
                <w:smallCaps/>
                <w:sz w:val="22"/>
                <w:szCs w:val="22"/>
              </w:rPr>
              <w:t xml:space="preserve">, </w:t>
            </w:r>
            <w:r w:rsidR="0005003B" w:rsidRPr="00185239">
              <w:rPr>
                <w:rFonts w:ascii="Trebuchet MS" w:hAnsi="Trebuchet MS" w:cs="Times New Roman"/>
                <w:b/>
                <w:smallCaps/>
                <w:sz w:val="22"/>
                <w:szCs w:val="22"/>
              </w:rPr>
              <w:t xml:space="preserve">da Espécie Quirografária, </w:t>
            </w:r>
            <w:r w:rsidRPr="00185239">
              <w:rPr>
                <w:rFonts w:ascii="Trebuchet MS" w:hAnsi="Trebuchet MS" w:cs="Times New Roman"/>
                <w:b/>
                <w:smallCaps/>
                <w:sz w:val="22"/>
                <w:szCs w:val="22"/>
              </w:rPr>
              <w:t xml:space="preserve">a ser convolada em Espécie com Garantia Real, para Colocação Privada, da BM Empreendimentos e </w:t>
            </w:r>
            <w:r w:rsidR="00981CF9" w:rsidRPr="00185239">
              <w:rPr>
                <w:rFonts w:ascii="Trebuchet MS" w:hAnsi="Trebuchet MS" w:cs="Times New Roman"/>
                <w:b/>
                <w:smallCaps/>
                <w:sz w:val="22"/>
                <w:szCs w:val="22"/>
              </w:rPr>
              <w:t xml:space="preserve">Participações SPE </w:t>
            </w:r>
            <w:r w:rsidRPr="00185239">
              <w:rPr>
                <w:rFonts w:ascii="Trebuchet MS" w:hAnsi="Trebuchet MS" w:cs="Times New Roman"/>
                <w:b/>
                <w:smallCaps/>
                <w:sz w:val="22"/>
                <w:szCs w:val="22"/>
              </w:rPr>
              <w:t>S.A.</w:t>
            </w:r>
          </w:p>
          <w:p w14:paraId="5A8949B7" w14:textId="77777777" w:rsidR="00207424" w:rsidRPr="00185239" w:rsidRDefault="00207424" w:rsidP="006A2E3D">
            <w:pPr>
              <w:pStyle w:val="p0"/>
              <w:widowControl w:val="0"/>
              <w:tabs>
                <w:tab w:val="clear" w:pos="720"/>
              </w:tabs>
              <w:spacing w:line="280" w:lineRule="exact"/>
              <w:rPr>
                <w:rFonts w:ascii="Trebuchet MS" w:hAnsi="Trebuchet MS"/>
                <w:b/>
                <w:bCs/>
                <w:smallCaps/>
                <w:sz w:val="22"/>
                <w:szCs w:val="22"/>
              </w:rPr>
            </w:pPr>
          </w:p>
          <w:p w14:paraId="5FDDCBB1" w14:textId="77777777" w:rsidR="00207424" w:rsidRPr="00185239" w:rsidRDefault="00207424" w:rsidP="006A2E3D">
            <w:pPr>
              <w:widowControl w:val="0"/>
              <w:spacing w:line="280" w:lineRule="exact"/>
              <w:rPr>
                <w:rFonts w:ascii="Trebuchet MS" w:hAnsi="Trebuchet MS"/>
                <w:sz w:val="22"/>
                <w:szCs w:val="22"/>
              </w:rPr>
            </w:pPr>
            <w:r w:rsidRPr="00185239">
              <w:rPr>
                <w:rFonts w:ascii="Trebuchet MS" w:hAnsi="Trebuchet MS"/>
                <w:sz w:val="22"/>
                <w:szCs w:val="22"/>
              </w:rPr>
              <w:t>Pelo presente instrumento particular:</w:t>
            </w:r>
          </w:p>
          <w:p w14:paraId="5ADC39D0" w14:textId="77777777" w:rsidR="00207424" w:rsidRPr="00185239" w:rsidRDefault="00207424" w:rsidP="006A2E3D">
            <w:pPr>
              <w:widowControl w:val="0"/>
              <w:spacing w:line="280" w:lineRule="exact"/>
              <w:rPr>
                <w:rFonts w:ascii="Trebuchet MS" w:hAnsi="Trebuchet MS"/>
                <w:sz w:val="22"/>
                <w:szCs w:val="22"/>
              </w:rPr>
            </w:pPr>
          </w:p>
          <w:p w14:paraId="4DA2CBB6" w14:textId="77777777" w:rsidR="00207424" w:rsidRPr="00185239" w:rsidRDefault="00207424" w:rsidP="006A2E3D">
            <w:pPr>
              <w:pStyle w:val="NormalWeb"/>
              <w:spacing w:before="0" w:beforeAutospacing="0" w:after="0" w:afterAutospacing="0" w:line="280" w:lineRule="exact"/>
              <w:jc w:val="both"/>
              <w:rPr>
                <w:rFonts w:ascii="Trebuchet MS" w:hAnsi="Trebuchet MS"/>
                <w:sz w:val="22"/>
                <w:szCs w:val="22"/>
              </w:rPr>
            </w:pPr>
            <w:bookmarkStart w:id="0" w:name="_Hlk19178981"/>
            <w:bookmarkStart w:id="1" w:name="_Hlk23346987"/>
            <w:bookmarkStart w:id="2" w:name="_Hlk19614384"/>
            <w:r w:rsidRPr="00185239">
              <w:rPr>
                <w:rFonts w:ascii="Trebuchet MS" w:hAnsi="Trebuchet MS" w:cs="Times New Roman"/>
                <w:b/>
                <w:smallCaps/>
                <w:sz w:val="22"/>
                <w:szCs w:val="22"/>
              </w:rPr>
              <w:t xml:space="preserve">BM Empreendimentos e </w:t>
            </w:r>
            <w:r w:rsidR="00981CF9" w:rsidRPr="00185239">
              <w:rPr>
                <w:rFonts w:ascii="Trebuchet MS" w:hAnsi="Trebuchet MS" w:cs="Times New Roman"/>
                <w:b/>
                <w:smallCaps/>
                <w:sz w:val="22"/>
                <w:szCs w:val="22"/>
              </w:rPr>
              <w:t xml:space="preserve">Participações SPE </w:t>
            </w:r>
            <w:r w:rsidRPr="00185239">
              <w:rPr>
                <w:rFonts w:ascii="Trebuchet MS" w:hAnsi="Trebuchet MS" w:cs="Times New Roman"/>
                <w:b/>
                <w:smallCaps/>
                <w:sz w:val="22"/>
                <w:szCs w:val="22"/>
              </w:rPr>
              <w:t xml:space="preserve">S.A., </w:t>
            </w:r>
            <w:bookmarkEnd w:id="0"/>
            <w:r w:rsidRPr="00185239">
              <w:rPr>
                <w:rFonts w:ascii="Trebuchet MS" w:hAnsi="Trebuchet MS"/>
                <w:snapToGrid w:val="0"/>
                <w:sz w:val="22"/>
                <w:szCs w:val="22"/>
              </w:rPr>
              <w:t xml:space="preserve">sociedade por ações, </w:t>
            </w:r>
            <w:r w:rsidRPr="00185239">
              <w:rPr>
                <w:rFonts w:ascii="Trebuchet MS" w:hAnsi="Trebuchet MS"/>
                <w:sz w:val="22"/>
                <w:szCs w:val="22"/>
              </w:rPr>
              <w:t>com sede</w:t>
            </w:r>
            <w:r w:rsidRPr="00185239">
              <w:rPr>
                <w:rFonts w:ascii="Trebuchet MS" w:hAnsi="Trebuchet MS"/>
                <w:bCs/>
                <w:sz w:val="22"/>
                <w:szCs w:val="22"/>
              </w:rPr>
              <w:t xml:space="preserve"> na cidade de São Paulo, Estado de São Paulo, na Rua Itapeva, nº 538, 12º andar, Bela Vista, CEP 01332-00</w:t>
            </w:r>
            <w:r w:rsidR="00FC17C0" w:rsidRPr="00185239">
              <w:rPr>
                <w:rFonts w:ascii="Trebuchet MS" w:hAnsi="Trebuchet MS"/>
                <w:bCs/>
                <w:sz w:val="22"/>
                <w:szCs w:val="22"/>
              </w:rPr>
              <w:t>0,</w:t>
            </w:r>
            <w:r w:rsidRPr="00185239">
              <w:rPr>
                <w:rFonts w:ascii="Trebuchet MS" w:hAnsi="Trebuchet MS"/>
                <w:bCs/>
                <w:sz w:val="22"/>
                <w:szCs w:val="22"/>
              </w:rPr>
              <w:t xml:space="preserve"> </w:t>
            </w:r>
            <w:r w:rsidRPr="00185239">
              <w:rPr>
                <w:rFonts w:ascii="Trebuchet MS" w:hAnsi="Trebuchet MS"/>
                <w:sz w:val="22"/>
                <w:szCs w:val="22"/>
              </w:rPr>
              <w:t>inscrita no C</w:t>
            </w:r>
            <w:r w:rsidR="006A2E3D" w:rsidRPr="00185239">
              <w:rPr>
                <w:rFonts w:ascii="Trebuchet MS" w:hAnsi="Trebuchet MS"/>
                <w:sz w:val="22"/>
                <w:szCs w:val="22"/>
              </w:rPr>
              <w:t>adastro Nacional da Pessoa Jurídica do Ministério da Economia</w:t>
            </w:r>
            <w:r w:rsidRPr="00185239">
              <w:rPr>
                <w:rFonts w:ascii="Trebuchet MS" w:hAnsi="Trebuchet MS"/>
                <w:sz w:val="22"/>
                <w:szCs w:val="22"/>
              </w:rPr>
              <w:t xml:space="preserve"> </w:t>
            </w:r>
            <w:r w:rsidR="006A2E3D" w:rsidRPr="00185239">
              <w:rPr>
                <w:rFonts w:ascii="Trebuchet MS" w:hAnsi="Trebuchet MS"/>
                <w:sz w:val="22"/>
                <w:szCs w:val="22"/>
              </w:rPr>
              <w:t>(“</w:t>
            </w:r>
            <w:r w:rsidR="006A2E3D" w:rsidRPr="00185239">
              <w:rPr>
                <w:rFonts w:ascii="Trebuchet MS" w:hAnsi="Trebuchet MS"/>
                <w:sz w:val="22"/>
                <w:szCs w:val="22"/>
                <w:u w:val="single"/>
              </w:rPr>
              <w:t>CNPJ</w:t>
            </w:r>
            <w:r w:rsidR="006A2E3D" w:rsidRPr="00185239">
              <w:rPr>
                <w:rFonts w:ascii="Trebuchet MS" w:hAnsi="Trebuchet MS"/>
                <w:sz w:val="22"/>
                <w:szCs w:val="22"/>
              </w:rPr>
              <w:t xml:space="preserve">”) </w:t>
            </w:r>
            <w:r w:rsidRPr="00185239">
              <w:rPr>
                <w:rFonts w:ascii="Trebuchet MS" w:hAnsi="Trebuchet MS"/>
                <w:sz w:val="22"/>
                <w:szCs w:val="22"/>
              </w:rPr>
              <w:t xml:space="preserve">sob o nº 12.051.345/0001-53, neste </w:t>
            </w:r>
            <w:proofErr w:type="gramStart"/>
            <w:r w:rsidRPr="00185239">
              <w:rPr>
                <w:rFonts w:ascii="Trebuchet MS" w:hAnsi="Trebuchet MS"/>
                <w:sz w:val="22"/>
                <w:szCs w:val="22"/>
              </w:rPr>
              <w:t>ato representada na forma de seu Estatuto Social</w:t>
            </w:r>
            <w:proofErr w:type="gramEnd"/>
            <w:r w:rsidRPr="00185239">
              <w:rPr>
                <w:rFonts w:ascii="Trebuchet MS" w:hAnsi="Trebuchet MS"/>
                <w:sz w:val="22"/>
                <w:szCs w:val="22"/>
              </w:rPr>
              <w:t xml:space="preserve"> (“</w:t>
            </w:r>
            <w:r w:rsidRPr="00185239">
              <w:rPr>
                <w:rFonts w:ascii="Trebuchet MS" w:hAnsi="Trebuchet MS"/>
                <w:sz w:val="22"/>
                <w:szCs w:val="22"/>
                <w:u w:val="single"/>
              </w:rPr>
              <w:t>Emissora</w:t>
            </w:r>
            <w:r w:rsidRPr="00185239">
              <w:rPr>
                <w:rFonts w:ascii="Trebuchet MS" w:hAnsi="Trebuchet MS"/>
                <w:sz w:val="22"/>
                <w:szCs w:val="22"/>
              </w:rPr>
              <w:t>”);</w:t>
            </w:r>
          </w:p>
          <w:bookmarkEnd w:id="1"/>
          <w:bookmarkEnd w:id="2"/>
          <w:p w14:paraId="796DD536" w14:textId="77777777" w:rsidR="006A15B3" w:rsidRPr="00185239" w:rsidRDefault="006A15B3" w:rsidP="006A2E3D">
            <w:pPr>
              <w:widowControl w:val="0"/>
              <w:spacing w:line="280" w:lineRule="exact"/>
              <w:rPr>
                <w:rFonts w:ascii="Trebuchet MS" w:hAnsi="Trebuchet MS"/>
                <w:sz w:val="22"/>
                <w:szCs w:val="22"/>
              </w:rPr>
            </w:pPr>
          </w:p>
          <w:p w14:paraId="05997F7E" w14:textId="77777777" w:rsidR="00207424" w:rsidRPr="00185239" w:rsidRDefault="006A2E3D" w:rsidP="006A2E3D">
            <w:pPr>
              <w:widowControl w:val="0"/>
              <w:spacing w:line="280" w:lineRule="exact"/>
              <w:rPr>
                <w:rFonts w:ascii="Trebuchet MS" w:hAnsi="Trebuchet MS"/>
                <w:sz w:val="22"/>
                <w:szCs w:val="22"/>
              </w:rPr>
            </w:pPr>
            <w:proofErr w:type="gramStart"/>
            <w:r w:rsidRPr="00185239">
              <w:rPr>
                <w:rFonts w:ascii="Trebuchet MS" w:hAnsi="Trebuchet MS"/>
                <w:sz w:val="22"/>
                <w:szCs w:val="22"/>
              </w:rPr>
              <w:t>e</w:t>
            </w:r>
            <w:proofErr w:type="gramEnd"/>
            <w:r w:rsidR="00207424" w:rsidRPr="00185239">
              <w:rPr>
                <w:rFonts w:ascii="Trebuchet MS" w:hAnsi="Trebuchet MS"/>
                <w:sz w:val="22"/>
                <w:szCs w:val="22"/>
              </w:rPr>
              <w:t xml:space="preserve">, na qualidade de </w:t>
            </w:r>
            <w:r w:rsidR="0005003B" w:rsidRPr="00185239">
              <w:rPr>
                <w:rFonts w:ascii="Trebuchet MS" w:hAnsi="Trebuchet MS"/>
                <w:sz w:val="22"/>
                <w:szCs w:val="22"/>
              </w:rPr>
              <w:t>debenturista</w:t>
            </w:r>
            <w:r w:rsidR="00207424" w:rsidRPr="00185239">
              <w:rPr>
                <w:rFonts w:ascii="Trebuchet MS" w:hAnsi="Trebuchet MS"/>
                <w:sz w:val="22"/>
                <w:szCs w:val="22"/>
              </w:rPr>
              <w:t xml:space="preserve">: </w:t>
            </w:r>
          </w:p>
          <w:p w14:paraId="6CBCB673" w14:textId="77777777" w:rsidR="00207424" w:rsidRPr="00185239" w:rsidRDefault="00207424" w:rsidP="006A2E3D">
            <w:pPr>
              <w:widowControl w:val="0"/>
              <w:spacing w:line="280" w:lineRule="exact"/>
              <w:rPr>
                <w:rFonts w:ascii="Trebuchet MS" w:hAnsi="Trebuchet MS"/>
                <w:sz w:val="22"/>
                <w:szCs w:val="22"/>
              </w:rPr>
            </w:pPr>
          </w:p>
          <w:p w14:paraId="1EB04407" w14:textId="77777777" w:rsidR="00207424" w:rsidRPr="00185239" w:rsidRDefault="00207424" w:rsidP="006A2E3D">
            <w:pPr>
              <w:widowControl w:val="0"/>
              <w:spacing w:line="280" w:lineRule="exact"/>
              <w:rPr>
                <w:rFonts w:ascii="Trebuchet MS" w:hAnsi="Trebuchet MS"/>
                <w:b/>
                <w:bCs/>
                <w:smallCaps/>
                <w:sz w:val="22"/>
                <w:szCs w:val="22"/>
              </w:rPr>
            </w:pPr>
            <w:r w:rsidRPr="00185239">
              <w:rPr>
                <w:rFonts w:ascii="Trebuchet MS" w:eastAsia="Arial Unicode MS" w:hAnsi="Trebuchet MS"/>
                <w:b/>
                <w:smallCaps/>
                <w:sz w:val="22"/>
                <w:szCs w:val="22"/>
              </w:rPr>
              <w:t xml:space="preserve">TRUE </w:t>
            </w:r>
            <w:proofErr w:type="spellStart"/>
            <w:r w:rsidRPr="00185239">
              <w:rPr>
                <w:rFonts w:ascii="Trebuchet MS" w:eastAsia="Arial Unicode MS" w:hAnsi="Trebuchet MS"/>
                <w:b/>
                <w:smallCaps/>
                <w:sz w:val="22"/>
                <w:szCs w:val="22"/>
              </w:rPr>
              <w:t>Securitizadora</w:t>
            </w:r>
            <w:proofErr w:type="spellEnd"/>
            <w:r w:rsidRPr="00185239">
              <w:rPr>
                <w:rFonts w:ascii="Trebuchet MS" w:eastAsia="Arial Unicode MS" w:hAnsi="Trebuchet MS"/>
                <w:b/>
                <w:smallCaps/>
                <w:sz w:val="22"/>
                <w:szCs w:val="22"/>
              </w:rPr>
              <w:t xml:space="preserve"> S.A.,</w:t>
            </w:r>
            <w:r w:rsidRPr="00185239">
              <w:rPr>
                <w:rFonts w:ascii="Trebuchet MS" w:hAnsi="Trebuchet MS"/>
                <w:smallCaps/>
                <w:sz w:val="22"/>
                <w:szCs w:val="22"/>
              </w:rPr>
              <w:t xml:space="preserve"> </w:t>
            </w:r>
            <w:r w:rsidRPr="00185239">
              <w:rPr>
                <w:rFonts w:ascii="Trebuchet MS" w:hAnsi="Trebuchet MS"/>
                <w:sz w:val="22"/>
                <w:szCs w:val="22"/>
              </w:rPr>
              <w:t xml:space="preserve">sociedade por ações com registro de companhia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perante a Comissão de Valores Mobiliários (“</w:t>
            </w:r>
            <w:r w:rsidRPr="00185239">
              <w:rPr>
                <w:rFonts w:ascii="Trebuchet MS" w:hAnsi="Trebuchet MS"/>
                <w:sz w:val="22"/>
                <w:szCs w:val="22"/>
                <w:u w:val="single"/>
              </w:rPr>
              <w:t>CVM</w:t>
            </w:r>
            <w:r w:rsidRPr="00185239">
              <w:rPr>
                <w:rFonts w:ascii="Trebuchet MS" w:hAnsi="Trebuchet MS"/>
                <w:sz w:val="22"/>
                <w:szCs w:val="22"/>
              </w:rPr>
              <w:t xml:space="preserve">”), com sede na cidade de São Paulo, Estado de São Paulo, na, Avenida Santo Amaro, nº 48, 1º andar, conjunto 12, Vila Nova Conceição, CEP 04506-000, inscrita no CNPJ sob o nº 12.130.744/0001-00, neste </w:t>
            </w:r>
            <w:proofErr w:type="gramStart"/>
            <w:r w:rsidRPr="00185239">
              <w:rPr>
                <w:rFonts w:ascii="Trebuchet MS" w:hAnsi="Trebuchet MS"/>
                <w:sz w:val="22"/>
                <w:szCs w:val="22"/>
              </w:rPr>
              <w:t>ato representada na forma de seu Estatuto Social</w:t>
            </w:r>
            <w:proofErr w:type="gramEnd"/>
            <w:r w:rsidRPr="00185239">
              <w:rPr>
                <w:rFonts w:ascii="Trebuchet MS" w:hAnsi="Trebuchet MS"/>
                <w:sz w:val="22"/>
                <w:szCs w:val="22"/>
              </w:rPr>
              <w:t xml:space="preserve"> (“</w:t>
            </w:r>
            <w:r w:rsidRPr="00185239">
              <w:rPr>
                <w:rFonts w:ascii="Trebuchet MS" w:hAnsi="Trebuchet MS"/>
                <w:sz w:val="22"/>
                <w:szCs w:val="22"/>
                <w:u w:val="single"/>
              </w:rPr>
              <w:t>Debenturista</w:t>
            </w:r>
            <w:r w:rsidRPr="00185239">
              <w:rPr>
                <w:rFonts w:ascii="Trebuchet MS" w:hAnsi="Trebuchet MS"/>
                <w:sz w:val="22"/>
                <w:szCs w:val="22"/>
              </w:rPr>
              <w:t>” ou “</w:t>
            </w:r>
            <w:proofErr w:type="spellStart"/>
            <w:r w:rsidRPr="00185239">
              <w:rPr>
                <w:rFonts w:ascii="Trebuchet MS" w:hAnsi="Trebuchet MS"/>
                <w:sz w:val="22"/>
                <w:szCs w:val="22"/>
                <w:u w:val="single"/>
              </w:rPr>
              <w:t>Securitizadora</w:t>
            </w:r>
            <w:proofErr w:type="spellEnd"/>
            <w:r w:rsidRPr="00185239">
              <w:rPr>
                <w:rFonts w:ascii="Trebuchet MS" w:hAnsi="Trebuchet MS"/>
                <w:sz w:val="22"/>
                <w:szCs w:val="22"/>
              </w:rPr>
              <w:t>” e quando em conjunto com a Emissora, denominados de “</w:t>
            </w:r>
            <w:r w:rsidRPr="00185239">
              <w:rPr>
                <w:rFonts w:ascii="Trebuchet MS" w:hAnsi="Trebuchet MS"/>
                <w:sz w:val="22"/>
                <w:szCs w:val="22"/>
                <w:u w:val="single"/>
              </w:rPr>
              <w:t>Partes</w:t>
            </w:r>
            <w:r w:rsidRPr="00185239">
              <w:rPr>
                <w:rFonts w:ascii="Trebuchet MS" w:hAnsi="Trebuchet MS"/>
                <w:sz w:val="22"/>
                <w:szCs w:val="22"/>
              </w:rPr>
              <w:t>”);</w:t>
            </w:r>
          </w:p>
          <w:p w14:paraId="6B2E89E5" w14:textId="77777777" w:rsidR="006A15B3" w:rsidRPr="00185239" w:rsidRDefault="006A15B3" w:rsidP="006A2E3D">
            <w:pPr>
              <w:spacing w:line="280" w:lineRule="exact"/>
              <w:rPr>
                <w:rFonts w:ascii="Trebuchet MS" w:hAnsi="Trebuchet MS"/>
                <w:b/>
                <w:bCs/>
                <w:sz w:val="22"/>
                <w:szCs w:val="22"/>
              </w:rPr>
            </w:pPr>
          </w:p>
          <w:p w14:paraId="736D0FB9" w14:textId="77777777" w:rsidR="006A15B3" w:rsidRPr="00185239" w:rsidRDefault="00207424" w:rsidP="006A2E3D">
            <w:pPr>
              <w:widowControl w:val="0"/>
              <w:spacing w:line="280" w:lineRule="exact"/>
              <w:rPr>
                <w:rFonts w:ascii="Trebuchet MS" w:hAnsi="Trebuchet MS"/>
                <w:sz w:val="22"/>
                <w:szCs w:val="22"/>
              </w:rPr>
            </w:pPr>
            <w:proofErr w:type="gramStart"/>
            <w:r w:rsidRPr="00185239">
              <w:rPr>
                <w:rFonts w:ascii="Trebuchet MS" w:hAnsi="Trebuchet MS"/>
                <w:sz w:val="22"/>
                <w:szCs w:val="22"/>
              </w:rPr>
              <w:t>vêm</w:t>
            </w:r>
            <w:proofErr w:type="gramEnd"/>
            <w:r w:rsidRPr="00185239">
              <w:rPr>
                <w:rFonts w:ascii="Trebuchet MS" w:hAnsi="Trebuchet MS"/>
                <w:sz w:val="22"/>
                <w:szCs w:val="22"/>
              </w:rPr>
              <w:t>, por meio desta e na melhor forma de direito, celebrar a presente “</w:t>
            </w:r>
            <w:r w:rsidRPr="00185239">
              <w:rPr>
                <w:rFonts w:ascii="Trebuchet MS" w:hAnsi="Trebuchet MS"/>
                <w:i/>
                <w:iCs/>
                <w:sz w:val="22"/>
                <w:szCs w:val="22"/>
              </w:rPr>
              <w:t xml:space="preserve">Escritura Particular da </w:t>
            </w:r>
            <w:r w:rsidR="00410CBB" w:rsidRPr="00185239">
              <w:rPr>
                <w:rFonts w:ascii="Trebuchet MS" w:hAnsi="Trebuchet MS"/>
                <w:i/>
                <w:iCs/>
                <w:sz w:val="22"/>
                <w:szCs w:val="22"/>
              </w:rPr>
              <w:t xml:space="preserve">7ª </w:t>
            </w:r>
            <w:r w:rsidRPr="00185239">
              <w:rPr>
                <w:rFonts w:ascii="Trebuchet MS" w:hAnsi="Trebuchet MS"/>
                <w:i/>
                <w:iCs/>
                <w:sz w:val="22"/>
                <w:szCs w:val="22"/>
              </w:rPr>
              <w:t xml:space="preserve">Emissão de Debêntures Simples, Não Conversíveis em Ações, em </w:t>
            </w:r>
            <w:r w:rsidR="00490170" w:rsidRPr="00185239">
              <w:rPr>
                <w:rFonts w:ascii="Trebuchet MS" w:hAnsi="Trebuchet MS"/>
                <w:i/>
                <w:iCs/>
                <w:sz w:val="22"/>
                <w:szCs w:val="22"/>
              </w:rPr>
              <w:t>Duas Séries</w:t>
            </w:r>
            <w:r w:rsidRPr="00185239">
              <w:rPr>
                <w:rFonts w:ascii="Trebuchet MS" w:hAnsi="Trebuchet MS"/>
                <w:i/>
                <w:iCs/>
                <w:sz w:val="22"/>
                <w:szCs w:val="22"/>
              </w:rPr>
              <w:t xml:space="preserve">, </w:t>
            </w:r>
            <w:r w:rsidR="0005003B" w:rsidRPr="00185239">
              <w:rPr>
                <w:rFonts w:ascii="Trebuchet MS" w:hAnsi="Trebuchet MS"/>
                <w:i/>
                <w:iCs/>
                <w:sz w:val="22"/>
                <w:szCs w:val="22"/>
              </w:rPr>
              <w:t xml:space="preserve">da Espécie Quirografária, </w:t>
            </w:r>
            <w:r w:rsidR="00981CF9" w:rsidRPr="00185239">
              <w:rPr>
                <w:rFonts w:ascii="Trebuchet MS" w:hAnsi="Trebuchet MS"/>
                <w:i/>
                <w:iCs/>
                <w:sz w:val="22"/>
                <w:szCs w:val="22"/>
              </w:rPr>
              <w:t xml:space="preserve">a ser Convolada em </w:t>
            </w:r>
            <w:r w:rsidRPr="00185239">
              <w:rPr>
                <w:rFonts w:ascii="Trebuchet MS" w:hAnsi="Trebuchet MS"/>
                <w:i/>
                <w:iCs/>
                <w:sz w:val="22"/>
                <w:szCs w:val="22"/>
              </w:rPr>
              <w:t xml:space="preserve"> Espécie com Garantia Real, para Colocação Privada, da </w:t>
            </w:r>
            <w:r w:rsidR="00981CF9" w:rsidRPr="00185239">
              <w:rPr>
                <w:rFonts w:ascii="Trebuchet MS" w:hAnsi="Trebuchet MS"/>
                <w:i/>
                <w:iCs/>
                <w:sz w:val="22"/>
                <w:szCs w:val="22"/>
              </w:rPr>
              <w:t>BM Empreendimentos e Participações SPE S.A.</w:t>
            </w:r>
            <w:r w:rsidRPr="00185239">
              <w:rPr>
                <w:rFonts w:ascii="Trebuchet MS" w:hAnsi="Trebuchet MS"/>
                <w:i/>
                <w:iCs/>
                <w:sz w:val="22"/>
                <w:szCs w:val="22"/>
              </w:rPr>
              <w:t>”</w:t>
            </w:r>
            <w:r w:rsidRPr="00185239">
              <w:rPr>
                <w:rFonts w:ascii="Trebuchet MS" w:hAnsi="Trebuchet MS"/>
                <w:sz w:val="22"/>
                <w:szCs w:val="22"/>
              </w:rPr>
              <w:t xml:space="preserve"> (“</w:t>
            </w:r>
            <w:r w:rsidRPr="00185239">
              <w:rPr>
                <w:rFonts w:ascii="Trebuchet MS" w:hAnsi="Trebuchet MS"/>
                <w:sz w:val="22"/>
                <w:szCs w:val="22"/>
                <w:u w:val="single"/>
              </w:rPr>
              <w:t>Escritura de Emissão</w:t>
            </w:r>
            <w:r w:rsidRPr="00185239">
              <w:rPr>
                <w:rFonts w:ascii="Trebuchet MS" w:hAnsi="Trebuchet MS"/>
                <w:sz w:val="22"/>
                <w:szCs w:val="22"/>
              </w:rPr>
              <w:t>”, “</w:t>
            </w:r>
            <w:r w:rsidRPr="00185239">
              <w:rPr>
                <w:rFonts w:ascii="Trebuchet MS" w:hAnsi="Trebuchet MS"/>
                <w:sz w:val="22"/>
                <w:szCs w:val="22"/>
                <w:u w:val="single"/>
              </w:rPr>
              <w:t>Emissão</w:t>
            </w:r>
            <w:r w:rsidRPr="00185239">
              <w:rPr>
                <w:rFonts w:ascii="Trebuchet MS" w:hAnsi="Trebuchet MS"/>
                <w:sz w:val="22"/>
                <w:szCs w:val="22"/>
              </w:rPr>
              <w:t>” e “</w:t>
            </w:r>
            <w:r w:rsidRPr="00185239">
              <w:rPr>
                <w:rFonts w:ascii="Trebuchet MS" w:hAnsi="Trebuchet MS"/>
                <w:sz w:val="22"/>
                <w:szCs w:val="22"/>
                <w:u w:val="single"/>
              </w:rPr>
              <w:t>Debêntures</w:t>
            </w:r>
            <w:r w:rsidRPr="00185239">
              <w:rPr>
                <w:rFonts w:ascii="Trebuchet MS" w:hAnsi="Trebuchet MS"/>
                <w:sz w:val="22"/>
                <w:szCs w:val="22"/>
              </w:rPr>
              <w:t>”, respectivamente), em observância às seguintes Cláusulas e condições:</w:t>
            </w:r>
          </w:p>
          <w:p w14:paraId="3A011E06" w14:textId="77777777" w:rsidR="006A15B3" w:rsidRPr="00185239" w:rsidRDefault="006A15B3" w:rsidP="006A2E3D">
            <w:pPr>
              <w:spacing w:line="280" w:lineRule="exact"/>
              <w:rPr>
                <w:rFonts w:ascii="Trebuchet MS" w:hAnsi="Trebuchet MS"/>
                <w:sz w:val="22"/>
                <w:szCs w:val="22"/>
              </w:rPr>
            </w:pPr>
          </w:p>
          <w:p w14:paraId="57E9A2B9" w14:textId="77777777" w:rsidR="00207424" w:rsidRPr="00185239" w:rsidRDefault="00207424" w:rsidP="006A2E3D">
            <w:pPr>
              <w:spacing w:line="280" w:lineRule="exact"/>
              <w:jc w:val="center"/>
              <w:rPr>
                <w:rFonts w:ascii="Trebuchet MS" w:hAnsi="Trebuchet MS"/>
                <w:b/>
                <w:smallCaps/>
                <w:sz w:val="22"/>
                <w:szCs w:val="22"/>
              </w:rPr>
            </w:pPr>
            <w:r w:rsidRPr="00185239">
              <w:rPr>
                <w:rFonts w:ascii="Trebuchet MS" w:hAnsi="Trebuchet MS"/>
                <w:b/>
                <w:smallCaps/>
                <w:sz w:val="22"/>
                <w:szCs w:val="22"/>
              </w:rPr>
              <w:t>Cláusula I</w:t>
            </w:r>
          </w:p>
          <w:p w14:paraId="3914652E" w14:textId="77777777" w:rsidR="00207424" w:rsidRPr="00185239"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Autorizações</w:t>
            </w:r>
          </w:p>
          <w:p w14:paraId="5E7A649C" w14:textId="77777777" w:rsidR="006A2E3D" w:rsidRPr="00185239" w:rsidRDefault="006A2E3D" w:rsidP="006A2E3D">
            <w:pPr>
              <w:pStyle w:val="NormalWeb"/>
              <w:spacing w:before="0" w:beforeAutospacing="0" w:after="0" w:afterAutospacing="0" w:line="280" w:lineRule="exact"/>
              <w:jc w:val="center"/>
              <w:rPr>
                <w:rFonts w:ascii="Trebuchet MS" w:hAnsi="Trebuchet MS" w:cs="Times New Roman"/>
                <w:b/>
                <w:smallCaps/>
                <w:sz w:val="22"/>
                <w:szCs w:val="22"/>
              </w:rPr>
            </w:pPr>
          </w:p>
          <w:p w14:paraId="187298C7" w14:textId="567AB272" w:rsidR="00207424" w:rsidRPr="00185239" w:rsidRDefault="00207424" w:rsidP="006A2E3D">
            <w:pPr>
              <w:pStyle w:val="PargrafodaLista"/>
              <w:widowControl w:val="0"/>
              <w:numPr>
                <w:ilvl w:val="1"/>
                <w:numId w:val="1"/>
              </w:numPr>
              <w:tabs>
                <w:tab w:val="left" w:pos="0"/>
              </w:tabs>
              <w:spacing w:line="280" w:lineRule="exact"/>
              <w:ind w:left="0" w:firstLine="0"/>
              <w:rPr>
                <w:rFonts w:ascii="Trebuchet MS" w:eastAsia="Arial Unicode MS" w:hAnsi="Trebuchet MS"/>
                <w:b/>
                <w:smallCaps/>
                <w:sz w:val="22"/>
                <w:szCs w:val="22"/>
              </w:rPr>
            </w:pPr>
            <w:bookmarkStart w:id="3" w:name="_Ref23502369"/>
            <w:r w:rsidRPr="00185239">
              <w:rPr>
                <w:rFonts w:ascii="Trebuchet MS" w:hAnsi="Trebuchet MS"/>
                <w:sz w:val="22"/>
                <w:szCs w:val="22"/>
              </w:rPr>
              <w:t xml:space="preserve">A celebração da presente Escritura de Emissão, bem como os seus termos e condições, foram devidamente autorizados e aprovados </w:t>
            </w:r>
            <w:r w:rsidR="00981CF9" w:rsidRPr="00185239">
              <w:rPr>
                <w:rFonts w:ascii="Trebuchet MS" w:hAnsi="Trebuchet MS"/>
                <w:sz w:val="22"/>
                <w:szCs w:val="22"/>
              </w:rPr>
              <w:t xml:space="preserve">(i) </w:t>
            </w:r>
            <w:r w:rsidRPr="00185239">
              <w:rPr>
                <w:rFonts w:ascii="Trebuchet MS" w:hAnsi="Trebuchet MS"/>
                <w:sz w:val="22"/>
                <w:szCs w:val="22"/>
              </w:rPr>
              <w:t xml:space="preserve">na assembleia geral de acionistas da Emissora, realizada em </w:t>
            </w:r>
            <w:r w:rsidR="007566BF" w:rsidRPr="00185239">
              <w:rPr>
                <w:rFonts w:ascii="Trebuchet MS" w:hAnsi="Trebuchet MS"/>
                <w:sz w:val="22"/>
                <w:szCs w:val="22"/>
              </w:rPr>
              <w:t xml:space="preserve">27 </w:t>
            </w:r>
            <w:r w:rsidRPr="00185239">
              <w:rPr>
                <w:rFonts w:ascii="Trebuchet MS" w:hAnsi="Trebuchet MS"/>
                <w:sz w:val="22"/>
                <w:szCs w:val="22"/>
              </w:rPr>
              <w:t xml:space="preserve">de </w:t>
            </w:r>
            <w:r w:rsidR="00410CBB" w:rsidRPr="00185239">
              <w:rPr>
                <w:rFonts w:ascii="Trebuchet MS" w:hAnsi="Trebuchet MS"/>
                <w:sz w:val="22"/>
                <w:szCs w:val="22"/>
              </w:rPr>
              <w:t xml:space="preserve">outubro </w:t>
            </w:r>
            <w:r w:rsidRPr="00185239">
              <w:rPr>
                <w:rFonts w:ascii="Trebuchet MS" w:hAnsi="Trebuchet MS"/>
                <w:sz w:val="22"/>
                <w:szCs w:val="22"/>
              </w:rPr>
              <w:t>de 2020</w:t>
            </w:r>
            <w:r w:rsidR="00981CF9" w:rsidRPr="00185239">
              <w:rPr>
                <w:rFonts w:ascii="Trebuchet MS" w:hAnsi="Trebuchet MS"/>
                <w:sz w:val="22"/>
                <w:szCs w:val="22"/>
              </w:rPr>
              <w:t xml:space="preserve"> (“</w:t>
            </w:r>
            <w:r w:rsidR="00981CF9" w:rsidRPr="00185239">
              <w:rPr>
                <w:rFonts w:ascii="Trebuchet MS" w:hAnsi="Trebuchet MS"/>
                <w:sz w:val="22"/>
                <w:szCs w:val="22"/>
                <w:u w:val="single"/>
              </w:rPr>
              <w:t>AGE</w:t>
            </w:r>
            <w:r w:rsidR="00981CF9" w:rsidRPr="00185239">
              <w:rPr>
                <w:rFonts w:ascii="Trebuchet MS" w:hAnsi="Trebuchet MS"/>
                <w:sz w:val="22"/>
                <w:szCs w:val="22"/>
              </w:rPr>
              <w:t>”)</w:t>
            </w:r>
            <w:r w:rsidRPr="00185239">
              <w:rPr>
                <w:rFonts w:ascii="Trebuchet MS" w:hAnsi="Trebuchet MS"/>
                <w:sz w:val="22"/>
                <w:szCs w:val="22"/>
              </w:rPr>
              <w:t>,</w:t>
            </w:r>
            <w:r w:rsidR="008025FF" w:rsidRPr="00185239">
              <w:rPr>
                <w:rFonts w:ascii="Trebuchet MS" w:hAnsi="Trebuchet MS"/>
                <w:sz w:val="22"/>
                <w:szCs w:val="22"/>
              </w:rPr>
              <w:t xml:space="preserve"> </w:t>
            </w:r>
            <w:r w:rsidR="0005003B" w:rsidRPr="00185239">
              <w:rPr>
                <w:rFonts w:ascii="Trebuchet MS" w:hAnsi="Trebuchet MS"/>
                <w:sz w:val="22"/>
                <w:szCs w:val="22"/>
              </w:rPr>
              <w:t xml:space="preserve">na </w:t>
            </w:r>
            <w:r w:rsidR="0005003B" w:rsidRPr="00185239">
              <w:rPr>
                <w:rFonts w:ascii="Trebuchet MS" w:hAnsi="Trebuchet MS"/>
                <w:sz w:val="22"/>
                <w:szCs w:val="22"/>
              </w:rPr>
              <w:lastRenderedPageBreak/>
              <w:t xml:space="preserve">qual também foi dada autorização à Diretoria da Emissora para praticar todos os atos e celebrar todos os documentos necessários à Emissão e à colocação privada, podendo, inclusive, celebrar aditamentos a esta Escritura de Emissão, em conformidade com o estatuto social da Emissora, </w:t>
            </w:r>
            <w:r w:rsidR="00981CF9" w:rsidRPr="00185239">
              <w:rPr>
                <w:rFonts w:ascii="Trebuchet MS" w:hAnsi="Trebuchet MS"/>
                <w:sz w:val="22"/>
                <w:szCs w:val="22"/>
              </w:rPr>
              <w:t>(</w:t>
            </w:r>
            <w:proofErr w:type="spellStart"/>
            <w:r w:rsidR="00981CF9" w:rsidRPr="00185239">
              <w:rPr>
                <w:rFonts w:ascii="Trebuchet MS" w:hAnsi="Trebuchet MS"/>
                <w:sz w:val="22"/>
                <w:szCs w:val="22"/>
              </w:rPr>
              <w:t>ii</w:t>
            </w:r>
            <w:proofErr w:type="spellEnd"/>
            <w:r w:rsidR="00981CF9" w:rsidRPr="00185239">
              <w:rPr>
                <w:rFonts w:ascii="Trebuchet MS" w:hAnsi="Trebuchet MS"/>
                <w:sz w:val="22"/>
                <w:szCs w:val="22"/>
              </w:rPr>
              <w:t>) na reunião do conselho de administração da Emissora</w:t>
            </w:r>
            <w:r w:rsidR="009051A2" w:rsidRPr="00185239">
              <w:rPr>
                <w:rFonts w:ascii="Trebuchet MS" w:hAnsi="Trebuchet MS"/>
                <w:sz w:val="22"/>
                <w:szCs w:val="22"/>
              </w:rPr>
              <w:t xml:space="preserve">, </w:t>
            </w:r>
            <w:proofErr w:type="gramStart"/>
            <w:r w:rsidR="009051A2" w:rsidRPr="00185239">
              <w:rPr>
                <w:rFonts w:ascii="Trebuchet MS" w:hAnsi="Trebuchet MS"/>
                <w:sz w:val="22"/>
                <w:szCs w:val="22"/>
              </w:rPr>
              <w:t xml:space="preserve">realizada em </w:t>
            </w:r>
            <w:r w:rsidR="007566BF" w:rsidRPr="00185239">
              <w:rPr>
                <w:rFonts w:ascii="Trebuchet MS" w:hAnsi="Trebuchet MS"/>
                <w:sz w:val="22"/>
                <w:szCs w:val="22"/>
              </w:rPr>
              <w:t xml:space="preserve">27 </w:t>
            </w:r>
            <w:r w:rsidR="009051A2" w:rsidRPr="00185239">
              <w:rPr>
                <w:rFonts w:ascii="Trebuchet MS" w:hAnsi="Trebuchet MS"/>
                <w:sz w:val="22"/>
                <w:szCs w:val="22"/>
              </w:rPr>
              <w:t xml:space="preserve">de </w:t>
            </w:r>
            <w:r w:rsidR="00410CBB" w:rsidRPr="00185239">
              <w:rPr>
                <w:rFonts w:ascii="Trebuchet MS" w:hAnsi="Trebuchet MS"/>
                <w:sz w:val="22"/>
                <w:szCs w:val="22"/>
              </w:rPr>
              <w:t xml:space="preserve">outubro </w:t>
            </w:r>
            <w:r w:rsidR="009051A2" w:rsidRPr="00185239">
              <w:rPr>
                <w:rFonts w:ascii="Trebuchet MS" w:hAnsi="Trebuchet MS"/>
                <w:sz w:val="22"/>
                <w:szCs w:val="22"/>
              </w:rPr>
              <w:t xml:space="preserve">de 2020 </w:t>
            </w:r>
            <w:r w:rsidR="00981CF9" w:rsidRPr="00185239">
              <w:rPr>
                <w:rFonts w:ascii="Trebuchet MS" w:hAnsi="Trebuchet MS"/>
                <w:sz w:val="22"/>
                <w:szCs w:val="22"/>
              </w:rPr>
              <w:t>(“</w:t>
            </w:r>
            <w:r w:rsidR="00981CF9" w:rsidRPr="00185239">
              <w:rPr>
                <w:rFonts w:ascii="Trebuchet MS" w:hAnsi="Trebuchet MS"/>
                <w:sz w:val="22"/>
                <w:szCs w:val="22"/>
                <w:u w:val="single"/>
              </w:rPr>
              <w:t>RCA</w:t>
            </w:r>
            <w:r w:rsidR="00981CF9" w:rsidRPr="00185239">
              <w:rPr>
                <w:rFonts w:ascii="Trebuchet MS" w:hAnsi="Trebuchet MS"/>
                <w:sz w:val="22"/>
                <w:szCs w:val="22"/>
              </w:rPr>
              <w:t>”)</w:t>
            </w:r>
            <w:r w:rsidR="009051A2" w:rsidRPr="00185239">
              <w:rPr>
                <w:rFonts w:ascii="Trebuchet MS" w:hAnsi="Trebuchet MS"/>
                <w:sz w:val="22"/>
                <w:szCs w:val="22"/>
              </w:rPr>
              <w:t>, ambas</w:t>
            </w:r>
            <w:proofErr w:type="gramEnd"/>
            <w:r w:rsidR="009051A2" w:rsidRPr="00185239">
              <w:rPr>
                <w:rFonts w:ascii="Trebuchet MS" w:hAnsi="Trebuchet MS"/>
                <w:sz w:val="22"/>
                <w:szCs w:val="22"/>
              </w:rPr>
              <w:t xml:space="preserve"> a serem registradas pela Emissora</w:t>
            </w:r>
            <w:r w:rsidR="00981CF9" w:rsidRPr="00185239">
              <w:rPr>
                <w:rFonts w:ascii="Trebuchet MS" w:hAnsi="Trebuchet MS"/>
                <w:sz w:val="22"/>
                <w:szCs w:val="22"/>
              </w:rPr>
              <w:t xml:space="preserve"> </w:t>
            </w:r>
            <w:r w:rsidR="009051A2" w:rsidRPr="00185239">
              <w:rPr>
                <w:rFonts w:ascii="Trebuchet MS" w:hAnsi="Trebuchet MS"/>
                <w:sz w:val="22"/>
                <w:szCs w:val="22"/>
              </w:rPr>
              <w:t>na Junta Comercial do Estado de São Paulo (“</w:t>
            </w:r>
            <w:r w:rsidR="009051A2" w:rsidRPr="00185239">
              <w:rPr>
                <w:rFonts w:ascii="Trebuchet MS" w:hAnsi="Trebuchet MS"/>
                <w:sz w:val="22"/>
                <w:szCs w:val="22"/>
                <w:u w:val="single"/>
              </w:rPr>
              <w:t>JUCESP</w:t>
            </w:r>
            <w:r w:rsidR="009051A2" w:rsidRPr="00185239">
              <w:rPr>
                <w:rFonts w:ascii="Trebuchet MS" w:hAnsi="Trebuchet MS"/>
                <w:sz w:val="22"/>
                <w:szCs w:val="22"/>
              </w:rPr>
              <w:t>”), bem como</w:t>
            </w:r>
            <w:r w:rsidR="00981CF9" w:rsidRPr="00185239">
              <w:rPr>
                <w:rFonts w:ascii="Trebuchet MS" w:hAnsi="Trebuchet MS"/>
                <w:sz w:val="22"/>
                <w:szCs w:val="22"/>
              </w:rPr>
              <w:t xml:space="preserve"> (</w:t>
            </w:r>
            <w:proofErr w:type="spellStart"/>
            <w:r w:rsidR="00981CF9" w:rsidRPr="00185239">
              <w:rPr>
                <w:rFonts w:ascii="Trebuchet MS" w:hAnsi="Trebuchet MS"/>
                <w:sz w:val="22"/>
                <w:szCs w:val="22"/>
              </w:rPr>
              <w:t>iii</w:t>
            </w:r>
            <w:proofErr w:type="spellEnd"/>
            <w:r w:rsidR="00981CF9" w:rsidRPr="00185239">
              <w:rPr>
                <w:rFonts w:ascii="Trebuchet MS" w:hAnsi="Trebuchet MS"/>
                <w:sz w:val="22"/>
                <w:szCs w:val="22"/>
              </w:rPr>
              <w:t xml:space="preserve">) </w:t>
            </w:r>
            <w:r w:rsidR="005151CF" w:rsidRPr="00185239">
              <w:rPr>
                <w:rFonts w:ascii="Trebuchet MS" w:hAnsi="Trebuchet MS"/>
                <w:sz w:val="22"/>
                <w:szCs w:val="22"/>
              </w:rPr>
              <w:t xml:space="preserve">na assembleia geral extraordinária do FIP BM 888 – </w:t>
            </w:r>
            <w:proofErr w:type="spellStart"/>
            <w:r w:rsidR="005151CF" w:rsidRPr="00185239">
              <w:rPr>
                <w:rFonts w:ascii="Trebuchet MS" w:hAnsi="Trebuchet MS"/>
                <w:sz w:val="22"/>
                <w:szCs w:val="22"/>
              </w:rPr>
              <w:t>Multiestratégia</w:t>
            </w:r>
            <w:proofErr w:type="spellEnd"/>
            <w:r w:rsidR="005151CF" w:rsidRPr="00185239">
              <w:rPr>
                <w:rFonts w:ascii="Trebuchet MS" w:hAnsi="Trebuchet MS"/>
                <w:sz w:val="22"/>
                <w:szCs w:val="22"/>
              </w:rPr>
              <w:t>, acionista majoritário na Emissora (“</w:t>
            </w:r>
            <w:r w:rsidR="005151CF" w:rsidRPr="00185239">
              <w:rPr>
                <w:rFonts w:ascii="Trebuchet MS" w:hAnsi="Trebuchet MS"/>
                <w:sz w:val="22"/>
                <w:szCs w:val="22"/>
                <w:u w:val="single"/>
              </w:rPr>
              <w:t>AGE do FIP</w:t>
            </w:r>
            <w:r w:rsidR="005151CF" w:rsidRPr="00185239">
              <w:rPr>
                <w:rFonts w:ascii="Trebuchet MS" w:hAnsi="Trebuchet MS"/>
                <w:sz w:val="22"/>
                <w:szCs w:val="22"/>
              </w:rPr>
              <w:t>”).</w:t>
            </w:r>
            <w:bookmarkEnd w:id="3"/>
            <w:r w:rsidRPr="00185239">
              <w:rPr>
                <w:rFonts w:ascii="Trebuchet MS" w:hAnsi="Trebuchet MS"/>
                <w:sz w:val="22"/>
                <w:szCs w:val="22"/>
              </w:rPr>
              <w:t xml:space="preserve"> </w:t>
            </w:r>
          </w:p>
          <w:p w14:paraId="7F5BD78A" w14:textId="77777777" w:rsidR="00207424" w:rsidRPr="00185239" w:rsidRDefault="00207424" w:rsidP="006A2E3D">
            <w:pPr>
              <w:pStyle w:val="PargrafodaLista"/>
              <w:spacing w:line="280" w:lineRule="exact"/>
              <w:rPr>
                <w:rFonts w:ascii="Trebuchet MS" w:eastAsia="Arial Unicode MS" w:hAnsi="Trebuchet MS"/>
                <w:b/>
                <w:smallCaps/>
                <w:sz w:val="22"/>
                <w:szCs w:val="22"/>
              </w:rPr>
            </w:pPr>
          </w:p>
          <w:p w14:paraId="0168D3C1" w14:textId="77777777" w:rsidR="00207424" w:rsidRPr="00185239"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Cláusula II</w:t>
            </w:r>
          </w:p>
          <w:p w14:paraId="2D904817" w14:textId="77777777" w:rsidR="00207424" w:rsidRPr="00185239"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Dos Requisitos</w:t>
            </w:r>
          </w:p>
          <w:p w14:paraId="132A5DF2" w14:textId="77777777" w:rsidR="00207424" w:rsidRPr="00185239" w:rsidRDefault="00207424" w:rsidP="006A2E3D">
            <w:pPr>
              <w:widowControl w:val="0"/>
              <w:spacing w:line="280" w:lineRule="exact"/>
              <w:rPr>
                <w:rFonts w:ascii="Trebuchet MS" w:hAnsi="Trebuchet MS"/>
                <w:sz w:val="22"/>
                <w:szCs w:val="22"/>
              </w:rPr>
            </w:pPr>
          </w:p>
          <w:p w14:paraId="5B62C5BF" w14:textId="77777777" w:rsidR="00207424" w:rsidRPr="00185239" w:rsidRDefault="00207424" w:rsidP="008D00BA">
            <w:pPr>
              <w:pStyle w:val="PargrafodaLista"/>
              <w:widowControl w:val="0"/>
              <w:numPr>
                <w:ilvl w:val="1"/>
                <w:numId w:val="2"/>
              </w:numPr>
              <w:tabs>
                <w:tab w:val="left" w:pos="0"/>
              </w:tabs>
              <w:spacing w:line="280" w:lineRule="exact"/>
              <w:ind w:left="0" w:firstLine="0"/>
              <w:rPr>
                <w:rFonts w:ascii="Trebuchet MS" w:hAnsi="Trebuchet MS"/>
                <w:sz w:val="22"/>
                <w:szCs w:val="22"/>
              </w:rPr>
            </w:pPr>
            <w:r w:rsidRPr="00185239">
              <w:rPr>
                <w:rFonts w:ascii="Trebuchet MS" w:hAnsi="Trebuchet MS"/>
                <w:b/>
                <w:sz w:val="22"/>
                <w:szCs w:val="22"/>
              </w:rPr>
              <w:t xml:space="preserve">Registro </w:t>
            </w:r>
            <w:r w:rsidR="000428F1" w:rsidRPr="00185239">
              <w:rPr>
                <w:rFonts w:ascii="Trebuchet MS" w:hAnsi="Trebuchet MS"/>
                <w:b/>
                <w:sz w:val="22"/>
                <w:szCs w:val="22"/>
              </w:rPr>
              <w:t xml:space="preserve">da AGE e da RCA </w:t>
            </w:r>
            <w:r w:rsidRPr="00185239">
              <w:rPr>
                <w:rFonts w:ascii="Trebuchet MS" w:hAnsi="Trebuchet MS"/>
                <w:b/>
                <w:sz w:val="22"/>
                <w:szCs w:val="22"/>
              </w:rPr>
              <w:t>na JUCESP e Publicação da AGE</w:t>
            </w:r>
          </w:p>
          <w:p w14:paraId="774914C0" w14:textId="77777777" w:rsidR="00207424" w:rsidRPr="00185239" w:rsidRDefault="00207424" w:rsidP="006A2E3D">
            <w:pPr>
              <w:widowControl w:val="0"/>
              <w:tabs>
                <w:tab w:val="left" w:pos="0"/>
              </w:tabs>
              <w:spacing w:line="280" w:lineRule="exact"/>
              <w:rPr>
                <w:rFonts w:ascii="Trebuchet MS" w:hAnsi="Trebuchet MS"/>
                <w:sz w:val="22"/>
                <w:szCs w:val="22"/>
              </w:rPr>
            </w:pPr>
          </w:p>
          <w:p w14:paraId="49AE0289" w14:textId="77777777" w:rsidR="00207424" w:rsidRPr="00185239" w:rsidRDefault="00207424" w:rsidP="006A2E3D">
            <w:pPr>
              <w:pStyle w:val="PargrafodaLista"/>
              <w:widowControl w:val="0"/>
              <w:numPr>
                <w:ilvl w:val="2"/>
                <w:numId w:val="2"/>
              </w:numPr>
              <w:tabs>
                <w:tab w:val="left" w:pos="851"/>
              </w:tabs>
              <w:spacing w:line="280" w:lineRule="exact"/>
              <w:ind w:left="0" w:firstLine="0"/>
              <w:rPr>
                <w:rFonts w:ascii="Trebuchet MS" w:hAnsi="Trebuchet MS"/>
                <w:sz w:val="22"/>
                <w:szCs w:val="22"/>
              </w:rPr>
            </w:pPr>
            <w:proofErr w:type="gramStart"/>
            <w:r w:rsidRPr="00185239">
              <w:rPr>
                <w:rFonts w:ascii="Trebuchet MS" w:hAnsi="Trebuchet MS"/>
                <w:sz w:val="22"/>
                <w:szCs w:val="22"/>
              </w:rPr>
              <w:t>A AGE</w:t>
            </w:r>
            <w:proofErr w:type="gramEnd"/>
            <w:r w:rsidRPr="00185239">
              <w:rPr>
                <w:rFonts w:ascii="Trebuchet MS" w:hAnsi="Trebuchet MS"/>
                <w:sz w:val="22"/>
                <w:szCs w:val="22"/>
              </w:rPr>
              <w:t xml:space="preserve"> </w:t>
            </w:r>
            <w:r w:rsidR="000428F1" w:rsidRPr="00185239">
              <w:rPr>
                <w:rFonts w:ascii="Trebuchet MS" w:hAnsi="Trebuchet MS"/>
                <w:sz w:val="22"/>
                <w:szCs w:val="22"/>
              </w:rPr>
              <w:t>e a RCA</w:t>
            </w:r>
            <w:r w:rsidRPr="00185239">
              <w:rPr>
                <w:rFonts w:ascii="Trebuchet MS" w:hAnsi="Trebuchet MS"/>
                <w:sz w:val="22"/>
                <w:szCs w:val="22"/>
              </w:rPr>
              <w:t xml:space="preserve"> </w:t>
            </w:r>
            <w:r w:rsidR="000428F1" w:rsidRPr="00185239">
              <w:rPr>
                <w:rFonts w:ascii="Trebuchet MS" w:hAnsi="Trebuchet MS"/>
                <w:sz w:val="22"/>
                <w:szCs w:val="22"/>
              </w:rPr>
              <w:t xml:space="preserve">serão </w:t>
            </w:r>
            <w:r w:rsidRPr="00185239">
              <w:rPr>
                <w:rFonts w:ascii="Trebuchet MS" w:hAnsi="Trebuchet MS"/>
                <w:sz w:val="22"/>
                <w:szCs w:val="22"/>
              </w:rPr>
              <w:t>devidamente arquivada</w:t>
            </w:r>
            <w:r w:rsidR="000428F1" w:rsidRPr="00185239">
              <w:rPr>
                <w:rFonts w:ascii="Trebuchet MS" w:hAnsi="Trebuchet MS"/>
                <w:sz w:val="22"/>
                <w:szCs w:val="22"/>
              </w:rPr>
              <w:t>s</w:t>
            </w:r>
            <w:r w:rsidRPr="00185239">
              <w:rPr>
                <w:rFonts w:ascii="Trebuchet MS" w:hAnsi="Trebuchet MS"/>
                <w:sz w:val="22"/>
                <w:szCs w:val="22"/>
              </w:rPr>
              <w:t xml:space="preserve"> na JUCESP, nos termos da Lei nº 6.404, de 15 de dezembro de 1976 (“</w:t>
            </w:r>
            <w:r w:rsidRPr="00185239">
              <w:rPr>
                <w:rFonts w:ascii="Trebuchet MS" w:hAnsi="Trebuchet MS"/>
                <w:sz w:val="22"/>
                <w:szCs w:val="22"/>
                <w:u w:val="single"/>
              </w:rPr>
              <w:t>Lei das Sociedades por Ações</w:t>
            </w:r>
            <w:r w:rsidRPr="00185239">
              <w:rPr>
                <w:rFonts w:ascii="Trebuchet MS" w:hAnsi="Trebuchet MS"/>
                <w:sz w:val="22"/>
                <w:szCs w:val="22"/>
              </w:rPr>
              <w:t xml:space="preserve">”), e </w:t>
            </w:r>
            <w:r w:rsidR="000428F1" w:rsidRPr="00185239">
              <w:rPr>
                <w:rFonts w:ascii="Trebuchet MS" w:hAnsi="Trebuchet MS"/>
                <w:sz w:val="22"/>
                <w:szCs w:val="22"/>
              </w:rPr>
              <w:t xml:space="preserve">a AGE </w:t>
            </w:r>
            <w:r w:rsidRPr="00185239">
              <w:rPr>
                <w:rFonts w:ascii="Trebuchet MS" w:hAnsi="Trebuchet MS"/>
                <w:sz w:val="22"/>
                <w:szCs w:val="22"/>
              </w:rPr>
              <w:t xml:space="preserve">publicada no Diário Oficial do Estado de São Paulo e </w:t>
            </w:r>
            <w:r w:rsidR="0005003B" w:rsidRPr="00185239">
              <w:rPr>
                <w:rFonts w:ascii="Trebuchet MS" w:hAnsi="Trebuchet MS"/>
                <w:sz w:val="22"/>
                <w:szCs w:val="22"/>
              </w:rPr>
              <w:t>em um jornal de grande circulação da cidade de São Paulo, usualmente utilizado pela Emissora para suas publicações legais, nos termos do inciso I, do artigo 62, da Lei das Sociedades por Ações</w:t>
            </w:r>
            <w:r w:rsidRPr="00185239">
              <w:rPr>
                <w:rFonts w:ascii="Trebuchet MS" w:hAnsi="Trebuchet MS"/>
                <w:sz w:val="22"/>
                <w:szCs w:val="22"/>
              </w:rPr>
              <w:t xml:space="preserve">. </w:t>
            </w:r>
          </w:p>
          <w:p w14:paraId="33A4141E" w14:textId="77777777" w:rsidR="00207424" w:rsidRPr="00185239" w:rsidRDefault="00207424" w:rsidP="006A2E3D">
            <w:pPr>
              <w:pStyle w:val="PargrafodaLista"/>
              <w:widowControl w:val="0"/>
              <w:tabs>
                <w:tab w:val="left" w:pos="567"/>
              </w:tabs>
              <w:spacing w:line="280" w:lineRule="exact"/>
              <w:ind w:left="0"/>
              <w:rPr>
                <w:rFonts w:ascii="Trebuchet MS" w:hAnsi="Trebuchet MS"/>
                <w:sz w:val="22"/>
                <w:szCs w:val="22"/>
              </w:rPr>
            </w:pPr>
          </w:p>
          <w:p w14:paraId="38A48E47" w14:textId="77777777" w:rsidR="00207424" w:rsidRPr="00185239" w:rsidRDefault="00207424" w:rsidP="006A2E3D">
            <w:pPr>
              <w:widowControl w:val="0"/>
              <w:numPr>
                <w:ilvl w:val="1"/>
                <w:numId w:val="2"/>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rPr>
              <w:t xml:space="preserve">Arquivamento desta Escritura de Emissão e seus eventuais aditamentos na JUCESP </w:t>
            </w:r>
          </w:p>
          <w:p w14:paraId="1BF3094B" w14:textId="77777777" w:rsidR="00207424" w:rsidRPr="00185239" w:rsidRDefault="00207424" w:rsidP="006A2E3D">
            <w:pPr>
              <w:widowControl w:val="0"/>
              <w:tabs>
                <w:tab w:val="left" w:pos="567"/>
              </w:tabs>
              <w:spacing w:line="280" w:lineRule="exact"/>
              <w:rPr>
                <w:rFonts w:ascii="Trebuchet MS" w:hAnsi="Trebuchet MS"/>
                <w:b/>
                <w:sz w:val="22"/>
                <w:szCs w:val="22"/>
              </w:rPr>
            </w:pPr>
          </w:p>
          <w:p w14:paraId="55B8515F" w14:textId="77777777" w:rsidR="0074072B" w:rsidRPr="00185239" w:rsidRDefault="00207424" w:rsidP="006A2E3D">
            <w:pPr>
              <w:widowControl w:val="0"/>
              <w:numPr>
                <w:ilvl w:val="2"/>
                <w:numId w:val="2"/>
              </w:numPr>
              <w:tabs>
                <w:tab w:val="left" w:pos="851"/>
              </w:tabs>
              <w:spacing w:line="280" w:lineRule="exact"/>
              <w:ind w:left="0" w:firstLine="0"/>
              <w:rPr>
                <w:rFonts w:ascii="Trebuchet MS" w:hAnsi="Trebuchet MS"/>
                <w:sz w:val="22"/>
                <w:szCs w:val="22"/>
              </w:rPr>
            </w:pPr>
            <w:r w:rsidRPr="00185239">
              <w:rPr>
                <w:rFonts w:ascii="Trebuchet MS" w:hAnsi="Trebuchet MS"/>
                <w:sz w:val="22"/>
                <w:szCs w:val="22"/>
              </w:rPr>
              <w:t>A presente Escritura de Emissão e seus eventuais aditamentos serão inscritos pela Emissora na JUCESP, nos termos do artigo 62, inciso II, da Lei das Sociedades por Ações.</w:t>
            </w:r>
          </w:p>
          <w:p w14:paraId="1B167C29" w14:textId="77777777" w:rsidR="007B5535" w:rsidRPr="00185239" w:rsidRDefault="007B5535" w:rsidP="006A2E3D">
            <w:pPr>
              <w:widowControl w:val="0"/>
              <w:tabs>
                <w:tab w:val="left" w:pos="851"/>
              </w:tabs>
              <w:spacing w:line="280" w:lineRule="exact"/>
              <w:rPr>
                <w:rFonts w:ascii="Trebuchet MS" w:hAnsi="Trebuchet MS"/>
                <w:sz w:val="22"/>
                <w:szCs w:val="22"/>
              </w:rPr>
            </w:pPr>
          </w:p>
          <w:p w14:paraId="48A5F1C8" w14:textId="77777777" w:rsidR="00207424" w:rsidRPr="00185239" w:rsidRDefault="0074072B" w:rsidP="006A2E3D">
            <w:pPr>
              <w:widowControl w:val="0"/>
              <w:tabs>
                <w:tab w:val="left" w:pos="851"/>
              </w:tabs>
              <w:spacing w:line="280" w:lineRule="exact"/>
              <w:rPr>
                <w:rFonts w:ascii="Trebuchet MS" w:hAnsi="Trebuchet MS"/>
                <w:sz w:val="22"/>
                <w:szCs w:val="22"/>
              </w:rPr>
            </w:pPr>
            <w:r w:rsidRPr="00185239">
              <w:rPr>
                <w:rFonts w:ascii="Trebuchet MS" w:hAnsi="Trebuchet MS"/>
                <w:sz w:val="22"/>
                <w:szCs w:val="22"/>
              </w:rPr>
              <w:t xml:space="preserve">2.2.2. </w:t>
            </w:r>
            <w:r w:rsidR="00207424" w:rsidRPr="00185239">
              <w:rPr>
                <w:rFonts w:ascii="Trebuchet MS" w:hAnsi="Trebuchet MS"/>
                <w:sz w:val="22"/>
                <w:szCs w:val="22"/>
              </w:rPr>
              <w:t>Uma via original desta Escritura de Emissão</w:t>
            </w:r>
            <w:r w:rsidRPr="00185239">
              <w:rPr>
                <w:rFonts w:ascii="Trebuchet MS" w:hAnsi="Trebuchet MS"/>
                <w:sz w:val="22"/>
                <w:szCs w:val="22"/>
              </w:rPr>
              <w:t>, da AGE e da RCA,</w:t>
            </w:r>
            <w:r w:rsidR="00207424" w:rsidRPr="00185239">
              <w:rPr>
                <w:rFonts w:ascii="Trebuchet MS" w:hAnsi="Trebuchet MS"/>
                <w:sz w:val="22"/>
                <w:szCs w:val="22"/>
              </w:rPr>
              <w:t xml:space="preserve"> devidamente registrada</w:t>
            </w:r>
            <w:r w:rsidRPr="00185239">
              <w:rPr>
                <w:rFonts w:ascii="Trebuchet MS" w:hAnsi="Trebuchet MS"/>
                <w:sz w:val="22"/>
                <w:szCs w:val="22"/>
              </w:rPr>
              <w:t xml:space="preserve">s </w:t>
            </w:r>
            <w:proofErr w:type="gramStart"/>
            <w:r w:rsidRPr="00185239">
              <w:rPr>
                <w:rFonts w:ascii="Trebuchet MS" w:hAnsi="Trebuchet MS"/>
                <w:sz w:val="22"/>
                <w:szCs w:val="22"/>
              </w:rPr>
              <w:t>perante a</w:t>
            </w:r>
            <w:proofErr w:type="gramEnd"/>
            <w:r w:rsidRPr="00185239">
              <w:rPr>
                <w:rFonts w:ascii="Trebuchet MS" w:hAnsi="Trebuchet MS"/>
                <w:sz w:val="22"/>
                <w:szCs w:val="22"/>
              </w:rPr>
              <w:t xml:space="preserve"> JUCESP</w:t>
            </w:r>
            <w:r w:rsidR="00207424" w:rsidRPr="00185239">
              <w:rPr>
                <w:rFonts w:ascii="Trebuchet MS" w:hAnsi="Trebuchet MS"/>
                <w:sz w:val="22"/>
                <w:szCs w:val="22"/>
              </w:rPr>
              <w:t xml:space="preserve">, </w:t>
            </w:r>
            <w:r w:rsidRPr="00185239">
              <w:rPr>
                <w:rFonts w:ascii="Trebuchet MS" w:hAnsi="Trebuchet MS"/>
                <w:sz w:val="22"/>
                <w:szCs w:val="22"/>
              </w:rPr>
              <w:t xml:space="preserve">deverão </w:t>
            </w:r>
            <w:r w:rsidR="00207424" w:rsidRPr="00185239">
              <w:rPr>
                <w:rFonts w:ascii="Trebuchet MS" w:hAnsi="Trebuchet MS"/>
                <w:sz w:val="22"/>
                <w:szCs w:val="22"/>
              </w:rPr>
              <w:t>ser encaminhada</w:t>
            </w:r>
            <w:r w:rsidRPr="00185239">
              <w:rPr>
                <w:rFonts w:ascii="Trebuchet MS" w:hAnsi="Trebuchet MS"/>
                <w:sz w:val="22"/>
                <w:szCs w:val="22"/>
              </w:rPr>
              <w:t>s pela Emissora</w:t>
            </w:r>
            <w:r w:rsidR="00207424" w:rsidRPr="00185239">
              <w:rPr>
                <w:rFonts w:ascii="Trebuchet MS" w:hAnsi="Trebuchet MS"/>
                <w:sz w:val="22"/>
                <w:szCs w:val="22"/>
              </w:rPr>
              <w:t xml:space="preserve"> à </w:t>
            </w:r>
            <w:proofErr w:type="spellStart"/>
            <w:r w:rsidR="00207424" w:rsidRPr="00185239">
              <w:rPr>
                <w:rFonts w:ascii="Trebuchet MS" w:hAnsi="Trebuchet MS"/>
                <w:sz w:val="22"/>
                <w:szCs w:val="22"/>
              </w:rPr>
              <w:t>Securitizadora</w:t>
            </w:r>
            <w:proofErr w:type="spellEnd"/>
            <w:r w:rsidRPr="00185239">
              <w:rPr>
                <w:rFonts w:ascii="Trebuchet MS" w:hAnsi="Trebuchet MS"/>
                <w:sz w:val="22"/>
                <w:szCs w:val="22"/>
              </w:rPr>
              <w:t xml:space="preserve"> e</w:t>
            </w:r>
            <w:r w:rsidR="0005003B" w:rsidRPr="00185239">
              <w:rPr>
                <w:rFonts w:ascii="Trebuchet MS" w:hAnsi="Trebuchet MS"/>
                <w:sz w:val="22"/>
                <w:szCs w:val="22"/>
              </w:rPr>
              <w:t xml:space="preserve"> uma cópia </w:t>
            </w:r>
            <w:r w:rsidR="005D3DCA" w:rsidRPr="00185239">
              <w:rPr>
                <w:rFonts w:ascii="Trebuchet MS" w:hAnsi="Trebuchet MS"/>
                <w:sz w:val="22"/>
                <w:szCs w:val="22"/>
              </w:rPr>
              <w:t xml:space="preserve">digitalizada </w:t>
            </w:r>
            <w:r w:rsidR="0005003B" w:rsidRPr="00185239">
              <w:rPr>
                <w:rFonts w:ascii="Trebuchet MS" w:hAnsi="Trebuchet MS"/>
                <w:sz w:val="22"/>
                <w:szCs w:val="22"/>
              </w:rPr>
              <w:t>de referidos atos serão disponibilizadas</w:t>
            </w:r>
            <w:r w:rsidRPr="00185239">
              <w:rPr>
                <w:rFonts w:ascii="Trebuchet MS" w:hAnsi="Trebuchet MS"/>
                <w:sz w:val="22"/>
                <w:szCs w:val="22"/>
              </w:rPr>
              <w:t xml:space="preserve"> ao Agente Fiduciário dos CRI (conforme abaixo definido)</w:t>
            </w:r>
            <w:r w:rsidR="00207424" w:rsidRPr="00185239">
              <w:rPr>
                <w:rFonts w:ascii="Trebuchet MS" w:hAnsi="Trebuchet MS"/>
                <w:sz w:val="22"/>
                <w:szCs w:val="22"/>
              </w:rPr>
              <w:t xml:space="preserve">, em até </w:t>
            </w:r>
            <w:r w:rsidR="0034288D" w:rsidRPr="00185239">
              <w:rPr>
                <w:rFonts w:ascii="Trebuchet MS" w:hAnsi="Trebuchet MS"/>
                <w:sz w:val="22"/>
                <w:szCs w:val="22"/>
              </w:rPr>
              <w:t xml:space="preserve">10 </w:t>
            </w:r>
            <w:r w:rsidR="00207424" w:rsidRPr="00185239">
              <w:rPr>
                <w:rFonts w:ascii="Trebuchet MS" w:hAnsi="Trebuchet MS"/>
                <w:sz w:val="22"/>
                <w:szCs w:val="22"/>
              </w:rPr>
              <w:t>(</w:t>
            </w:r>
            <w:r w:rsidR="0034288D" w:rsidRPr="00185239">
              <w:rPr>
                <w:rFonts w:ascii="Trebuchet MS" w:hAnsi="Trebuchet MS"/>
                <w:sz w:val="22"/>
                <w:szCs w:val="22"/>
              </w:rPr>
              <w:t>dez</w:t>
            </w:r>
            <w:r w:rsidR="00207424" w:rsidRPr="00185239">
              <w:rPr>
                <w:rFonts w:ascii="Trebuchet MS" w:hAnsi="Trebuchet MS"/>
                <w:sz w:val="22"/>
                <w:szCs w:val="22"/>
              </w:rPr>
              <w:t>) Dias Úteis da obtenção do</w:t>
            </w:r>
            <w:r w:rsidRPr="00185239">
              <w:rPr>
                <w:rFonts w:ascii="Trebuchet MS" w:hAnsi="Trebuchet MS"/>
                <w:sz w:val="22"/>
                <w:szCs w:val="22"/>
              </w:rPr>
              <w:t>s</w:t>
            </w:r>
            <w:r w:rsidR="00207424" w:rsidRPr="00185239">
              <w:rPr>
                <w:rFonts w:ascii="Trebuchet MS" w:hAnsi="Trebuchet MS"/>
                <w:sz w:val="22"/>
                <w:szCs w:val="22"/>
              </w:rPr>
              <w:t xml:space="preserve"> registro</w:t>
            </w:r>
            <w:r w:rsidRPr="00185239">
              <w:rPr>
                <w:rFonts w:ascii="Trebuchet MS" w:hAnsi="Trebuchet MS"/>
                <w:sz w:val="22"/>
                <w:szCs w:val="22"/>
              </w:rPr>
              <w:t>s</w:t>
            </w:r>
            <w:r w:rsidR="00207424" w:rsidRPr="00185239">
              <w:rPr>
                <w:rFonts w:ascii="Trebuchet MS" w:hAnsi="Trebuchet MS"/>
                <w:sz w:val="22"/>
                <w:szCs w:val="22"/>
              </w:rPr>
              <w:t xml:space="preserve">, sendo certo que </w:t>
            </w:r>
            <w:r w:rsidRPr="00185239">
              <w:rPr>
                <w:rFonts w:ascii="Trebuchet MS" w:hAnsi="Trebuchet MS"/>
                <w:sz w:val="22"/>
                <w:szCs w:val="22"/>
              </w:rPr>
              <w:t xml:space="preserve">referidos atos deverão </w:t>
            </w:r>
            <w:r w:rsidR="00207424" w:rsidRPr="00185239">
              <w:rPr>
                <w:rFonts w:ascii="Trebuchet MS" w:hAnsi="Trebuchet MS"/>
                <w:sz w:val="22"/>
                <w:szCs w:val="22"/>
              </w:rPr>
              <w:t xml:space="preserve">ser </w:t>
            </w:r>
            <w:r w:rsidRPr="00185239">
              <w:rPr>
                <w:rFonts w:ascii="Trebuchet MS" w:hAnsi="Trebuchet MS"/>
                <w:sz w:val="22"/>
                <w:szCs w:val="22"/>
              </w:rPr>
              <w:t xml:space="preserve">levados </w:t>
            </w:r>
            <w:r w:rsidR="00207424" w:rsidRPr="00185239">
              <w:rPr>
                <w:rFonts w:ascii="Trebuchet MS" w:hAnsi="Trebuchet MS"/>
                <w:sz w:val="22"/>
                <w:szCs w:val="22"/>
              </w:rPr>
              <w:t xml:space="preserve">pela Emissora para registro perante a JUCESP, em até </w:t>
            </w:r>
            <w:r w:rsidR="00770D5F" w:rsidRPr="00185239">
              <w:rPr>
                <w:rFonts w:ascii="Trebuchet MS" w:hAnsi="Trebuchet MS"/>
                <w:sz w:val="22"/>
                <w:szCs w:val="22"/>
              </w:rPr>
              <w:t xml:space="preserve">10 </w:t>
            </w:r>
            <w:r w:rsidR="00207424" w:rsidRPr="00185239">
              <w:rPr>
                <w:rFonts w:ascii="Trebuchet MS" w:hAnsi="Trebuchet MS"/>
                <w:sz w:val="22"/>
                <w:szCs w:val="22"/>
              </w:rPr>
              <w:t>(</w:t>
            </w:r>
            <w:r w:rsidR="00770D5F" w:rsidRPr="00185239">
              <w:rPr>
                <w:rFonts w:ascii="Trebuchet MS" w:hAnsi="Trebuchet MS"/>
                <w:sz w:val="22"/>
                <w:szCs w:val="22"/>
              </w:rPr>
              <w:t>dez</w:t>
            </w:r>
            <w:r w:rsidR="00207424" w:rsidRPr="00185239">
              <w:rPr>
                <w:rFonts w:ascii="Trebuchet MS" w:hAnsi="Trebuchet MS"/>
                <w:sz w:val="22"/>
                <w:szCs w:val="22"/>
              </w:rPr>
              <w:t>) Dias Úteis</w:t>
            </w:r>
            <w:r w:rsidR="00410CBB" w:rsidRPr="00185239">
              <w:rPr>
                <w:rFonts w:ascii="Trebuchet MS" w:hAnsi="Trebuchet MS"/>
                <w:sz w:val="22"/>
                <w:szCs w:val="22"/>
              </w:rPr>
              <w:t>.</w:t>
            </w:r>
          </w:p>
          <w:p w14:paraId="21396B09" w14:textId="77777777" w:rsidR="00B023DB" w:rsidRPr="00185239" w:rsidRDefault="00B023DB" w:rsidP="006A2E3D">
            <w:pPr>
              <w:widowControl w:val="0"/>
              <w:tabs>
                <w:tab w:val="left" w:pos="851"/>
              </w:tabs>
              <w:spacing w:line="280" w:lineRule="exact"/>
              <w:rPr>
                <w:rFonts w:ascii="Trebuchet MS" w:hAnsi="Trebuchet MS"/>
                <w:sz w:val="22"/>
                <w:szCs w:val="22"/>
              </w:rPr>
            </w:pPr>
          </w:p>
          <w:p w14:paraId="32CC08E5" w14:textId="77777777" w:rsidR="00207424" w:rsidRPr="00185239" w:rsidRDefault="005151CF" w:rsidP="006A2E3D">
            <w:pPr>
              <w:widowControl w:val="0"/>
              <w:tabs>
                <w:tab w:val="left" w:pos="851"/>
              </w:tabs>
              <w:spacing w:line="280" w:lineRule="exact"/>
              <w:rPr>
                <w:rFonts w:ascii="Trebuchet MS" w:hAnsi="Trebuchet MS"/>
                <w:sz w:val="22"/>
                <w:szCs w:val="22"/>
              </w:rPr>
            </w:pPr>
            <w:r w:rsidRPr="00185239">
              <w:rPr>
                <w:rFonts w:ascii="Trebuchet MS" w:hAnsi="Trebuchet MS"/>
                <w:sz w:val="22"/>
                <w:szCs w:val="22"/>
              </w:rPr>
              <w:t>2.2.2.1</w:t>
            </w:r>
            <w:bookmarkStart w:id="4" w:name="_Hlk37671723"/>
            <w:r w:rsidRPr="00185239">
              <w:rPr>
                <w:rFonts w:ascii="Trebuchet MS" w:hAnsi="Trebuchet MS"/>
                <w:sz w:val="22"/>
                <w:szCs w:val="22"/>
              </w:rPr>
              <w:t xml:space="preserve">. Independentemente do efetivo registro da </w:t>
            </w:r>
            <w:r w:rsidRPr="00185239">
              <w:rPr>
                <w:rFonts w:ascii="Trebuchet MS" w:hAnsi="Trebuchet MS"/>
                <w:sz w:val="22"/>
                <w:szCs w:val="22"/>
              </w:rPr>
              <w:lastRenderedPageBreak/>
              <w:t xml:space="preserve">presente Escritura de Emissão, da AGE e da RCA </w:t>
            </w:r>
            <w:proofErr w:type="gramStart"/>
            <w:r w:rsidRPr="00185239">
              <w:rPr>
                <w:rFonts w:ascii="Trebuchet MS" w:hAnsi="Trebuchet MS"/>
                <w:sz w:val="22"/>
                <w:szCs w:val="22"/>
              </w:rPr>
              <w:t>perante a</w:t>
            </w:r>
            <w:proofErr w:type="gramEnd"/>
            <w:r w:rsidRPr="00185239">
              <w:rPr>
                <w:rFonts w:ascii="Trebuchet MS" w:hAnsi="Trebuchet MS"/>
                <w:sz w:val="22"/>
                <w:szCs w:val="22"/>
              </w:rPr>
              <w:t xml:space="preserve"> JUCESP, a Emissora reconhece como líquido, certo e exigível o valor devido pelas Debêntures, na forma prevista no artigo 784, III, do Código de Processo Civil, obrigando-se a pagá-lo, no tempo e modo aqui ajustados, não podendo alegar a ausência de referidos registros como justificativa para o seu não pagamento.</w:t>
            </w:r>
            <w:r w:rsidR="00207424" w:rsidRPr="00185239">
              <w:rPr>
                <w:rFonts w:ascii="Trebuchet MS" w:hAnsi="Trebuchet MS"/>
                <w:sz w:val="22"/>
                <w:szCs w:val="22"/>
              </w:rPr>
              <w:t xml:space="preserve">  </w:t>
            </w:r>
            <w:bookmarkEnd w:id="4"/>
          </w:p>
          <w:p w14:paraId="587DFDC0" w14:textId="77777777" w:rsidR="00207424" w:rsidRPr="00185239" w:rsidRDefault="00207424" w:rsidP="006A2E3D">
            <w:pPr>
              <w:widowControl w:val="0"/>
              <w:tabs>
                <w:tab w:val="left" w:pos="567"/>
              </w:tabs>
              <w:spacing w:line="280" w:lineRule="exact"/>
              <w:rPr>
                <w:rFonts w:ascii="Trebuchet MS" w:hAnsi="Trebuchet MS"/>
                <w:sz w:val="22"/>
                <w:szCs w:val="22"/>
              </w:rPr>
            </w:pPr>
          </w:p>
          <w:p w14:paraId="747C904E" w14:textId="77777777" w:rsidR="00207424" w:rsidRPr="00185239" w:rsidRDefault="00207424" w:rsidP="006A2E3D">
            <w:pPr>
              <w:widowControl w:val="0"/>
              <w:numPr>
                <w:ilvl w:val="1"/>
                <w:numId w:val="2"/>
              </w:numPr>
              <w:tabs>
                <w:tab w:val="left" w:pos="567"/>
              </w:tabs>
              <w:spacing w:line="280" w:lineRule="exact"/>
              <w:ind w:left="0" w:firstLine="0"/>
              <w:rPr>
                <w:rFonts w:ascii="Trebuchet MS" w:hAnsi="Trebuchet MS"/>
                <w:b/>
                <w:bCs/>
                <w:sz w:val="22"/>
                <w:szCs w:val="22"/>
              </w:rPr>
            </w:pPr>
            <w:r w:rsidRPr="00185239">
              <w:rPr>
                <w:rFonts w:ascii="Trebuchet MS" w:hAnsi="Trebuchet MS"/>
                <w:b/>
                <w:bCs/>
                <w:sz w:val="22"/>
                <w:szCs w:val="22"/>
              </w:rPr>
              <w:t xml:space="preserve">Registro da Emissão na CVM e na Associação das Entidades dos </w:t>
            </w:r>
            <w:proofErr w:type="gramStart"/>
            <w:r w:rsidRPr="00185239">
              <w:rPr>
                <w:rFonts w:ascii="Trebuchet MS" w:hAnsi="Trebuchet MS"/>
                <w:b/>
                <w:bCs/>
                <w:sz w:val="22"/>
                <w:szCs w:val="22"/>
              </w:rPr>
              <w:t>Mercados Financeiro</w:t>
            </w:r>
            <w:proofErr w:type="gramEnd"/>
            <w:r w:rsidRPr="00185239">
              <w:rPr>
                <w:rFonts w:ascii="Trebuchet MS" w:hAnsi="Trebuchet MS"/>
                <w:b/>
                <w:bCs/>
                <w:sz w:val="22"/>
                <w:szCs w:val="22"/>
              </w:rPr>
              <w:t xml:space="preserve"> e de Capitais (“</w:t>
            </w:r>
            <w:r w:rsidRPr="00185239">
              <w:rPr>
                <w:rFonts w:ascii="Trebuchet MS" w:hAnsi="Trebuchet MS"/>
                <w:b/>
                <w:bCs/>
                <w:sz w:val="22"/>
                <w:szCs w:val="22"/>
                <w:u w:val="single"/>
              </w:rPr>
              <w:t>ANBIMA</w:t>
            </w:r>
            <w:r w:rsidRPr="00185239">
              <w:rPr>
                <w:rFonts w:ascii="Trebuchet MS" w:hAnsi="Trebuchet MS"/>
                <w:b/>
                <w:bCs/>
                <w:sz w:val="22"/>
                <w:szCs w:val="22"/>
              </w:rPr>
              <w:t>”)</w:t>
            </w:r>
          </w:p>
          <w:p w14:paraId="69B8ED34" w14:textId="77777777" w:rsidR="00207424" w:rsidRPr="00185239" w:rsidRDefault="00207424" w:rsidP="006A2E3D">
            <w:pPr>
              <w:widowControl w:val="0"/>
              <w:tabs>
                <w:tab w:val="left" w:pos="567"/>
              </w:tabs>
              <w:spacing w:line="280" w:lineRule="exact"/>
              <w:ind w:left="390"/>
              <w:rPr>
                <w:rFonts w:ascii="Trebuchet MS" w:hAnsi="Trebuchet MS"/>
                <w:b/>
                <w:bCs/>
                <w:sz w:val="22"/>
                <w:szCs w:val="22"/>
              </w:rPr>
            </w:pPr>
          </w:p>
          <w:p w14:paraId="7670E13E" w14:textId="77777777" w:rsidR="00207424" w:rsidRPr="00185239" w:rsidRDefault="00207424" w:rsidP="006A2E3D">
            <w:pPr>
              <w:widowControl w:val="0"/>
              <w:numPr>
                <w:ilvl w:val="2"/>
                <w:numId w:val="2"/>
              </w:numPr>
              <w:tabs>
                <w:tab w:val="left" w:pos="851"/>
              </w:tabs>
              <w:spacing w:line="280" w:lineRule="exact"/>
              <w:ind w:left="0" w:firstLine="0"/>
              <w:rPr>
                <w:rFonts w:ascii="Trebuchet MS" w:hAnsi="Trebuchet MS"/>
                <w:sz w:val="22"/>
                <w:szCs w:val="22"/>
              </w:rPr>
            </w:pPr>
            <w:r w:rsidRPr="00185239">
              <w:rPr>
                <w:rFonts w:ascii="Trebuchet MS" w:hAnsi="Trebuchet MS"/>
                <w:sz w:val="22"/>
                <w:szCs w:val="22"/>
              </w:rPr>
              <w:t>A presente Emissão não será objeto de registro perante a CVM, bem como não será registrada na ANBIMA, uma vez que as Debêntures serão objeto de colocação privada, sem qualquer intermediação ou esforço de venda realizado por instituição integrante do sistema de distribuição perante investidores.</w:t>
            </w:r>
          </w:p>
          <w:p w14:paraId="637E034E" w14:textId="77777777" w:rsidR="00207424" w:rsidRPr="00185239" w:rsidRDefault="00207424" w:rsidP="006A2E3D">
            <w:pPr>
              <w:widowControl w:val="0"/>
              <w:tabs>
                <w:tab w:val="left" w:pos="851"/>
              </w:tabs>
              <w:spacing w:line="280" w:lineRule="exact"/>
              <w:rPr>
                <w:rFonts w:ascii="Trebuchet MS" w:hAnsi="Trebuchet MS"/>
                <w:b/>
                <w:bCs/>
                <w:sz w:val="22"/>
                <w:szCs w:val="22"/>
              </w:rPr>
            </w:pPr>
          </w:p>
          <w:p w14:paraId="7451A3DF" w14:textId="77777777" w:rsidR="00207424" w:rsidRPr="00185239" w:rsidRDefault="00207424" w:rsidP="006A2E3D">
            <w:pPr>
              <w:widowControl w:val="0"/>
              <w:numPr>
                <w:ilvl w:val="1"/>
                <w:numId w:val="2"/>
              </w:numPr>
              <w:tabs>
                <w:tab w:val="left" w:pos="567"/>
              </w:tabs>
              <w:spacing w:line="280" w:lineRule="exact"/>
              <w:ind w:left="0" w:firstLine="0"/>
              <w:rPr>
                <w:rFonts w:ascii="Trebuchet MS" w:hAnsi="Trebuchet MS"/>
                <w:b/>
                <w:bCs/>
                <w:sz w:val="22"/>
                <w:szCs w:val="22"/>
              </w:rPr>
            </w:pPr>
            <w:r w:rsidRPr="00185239">
              <w:rPr>
                <w:rFonts w:ascii="Trebuchet MS" w:hAnsi="Trebuchet MS"/>
                <w:b/>
                <w:bCs/>
                <w:sz w:val="22"/>
                <w:szCs w:val="22"/>
              </w:rPr>
              <w:t>Emissão de Certificados de Recebíveis Imobiliários</w:t>
            </w:r>
          </w:p>
          <w:p w14:paraId="7B08885C" w14:textId="77777777" w:rsidR="00207424" w:rsidRPr="00185239" w:rsidRDefault="00207424" w:rsidP="006A2E3D">
            <w:pPr>
              <w:widowControl w:val="0"/>
              <w:tabs>
                <w:tab w:val="left" w:pos="567"/>
              </w:tabs>
              <w:spacing w:line="280" w:lineRule="exact"/>
              <w:rPr>
                <w:rFonts w:ascii="Trebuchet MS" w:hAnsi="Trebuchet MS"/>
                <w:b/>
                <w:bCs/>
                <w:sz w:val="22"/>
                <w:szCs w:val="22"/>
              </w:rPr>
            </w:pPr>
          </w:p>
          <w:p w14:paraId="1164366C" w14:textId="77777777" w:rsidR="00207424" w:rsidRPr="00185239" w:rsidRDefault="00207424" w:rsidP="006A2E3D">
            <w:pPr>
              <w:widowControl w:val="0"/>
              <w:numPr>
                <w:ilvl w:val="2"/>
                <w:numId w:val="2"/>
              </w:numPr>
              <w:tabs>
                <w:tab w:val="left" w:pos="851"/>
              </w:tabs>
              <w:spacing w:line="280" w:lineRule="exact"/>
              <w:ind w:left="0" w:firstLine="0"/>
              <w:rPr>
                <w:rFonts w:ascii="Trebuchet MS" w:hAnsi="Trebuchet MS"/>
                <w:sz w:val="22"/>
                <w:szCs w:val="22"/>
              </w:rPr>
            </w:pPr>
            <w:r w:rsidRPr="00185239">
              <w:rPr>
                <w:rFonts w:ascii="Trebuchet MS" w:hAnsi="Trebuchet MS"/>
                <w:sz w:val="22"/>
                <w:szCs w:val="22"/>
              </w:rPr>
              <w:t xml:space="preserve">As Debêntures serão subscritas pela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que emitirá </w:t>
            </w:r>
            <w:proofErr w:type="gramStart"/>
            <w:r w:rsidR="009E421D" w:rsidRPr="00185239">
              <w:rPr>
                <w:rFonts w:ascii="Trebuchet MS" w:hAnsi="Trebuchet MS"/>
                <w:sz w:val="22"/>
                <w:szCs w:val="22"/>
              </w:rPr>
              <w:t>2</w:t>
            </w:r>
            <w:proofErr w:type="gramEnd"/>
            <w:r w:rsidR="009E421D" w:rsidRPr="00185239">
              <w:rPr>
                <w:rFonts w:ascii="Trebuchet MS" w:hAnsi="Trebuchet MS"/>
                <w:sz w:val="22"/>
                <w:szCs w:val="22"/>
              </w:rPr>
              <w:t xml:space="preserve"> </w:t>
            </w:r>
            <w:r w:rsidRPr="00185239">
              <w:rPr>
                <w:rFonts w:ascii="Trebuchet MS" w:hAnsi="Trebuchet MS"/>
                <w:sz w:val="22"/>
                <w:szCs w:val="22"/>
              </w:rPr>
              <w:t>(</w:t>
            </w:r>
            <w:r w:rsidR="009E421D" w:rsidRPr="00185239">
              <w:rPr>
                <w:rFonts w:ascii="Trebuchet MS" w:hAnsi="Trebuchet MS"/>
                <w:sz w:val="22"/>
                <w:szCs w:val="22"/>
              </w:rPr>
              <w:t>duas</w:t>
            </w:r>
            <w:r w:rsidRPr="00185239">
              <w:rPr>
                <w:rFonts w:ascii="Trebuchet MS" w:hAnsi="Trebuchet MS"/>
                <w:sz w:val="22"/>
                <w:szCs w:val="22"/>
              </w:rPr>
              <w:t>) Cédula</w:t>
            </w:r>
            <w:r w:rsidR="007A34F9" w:rsidRPr="00185239">
              <w:rPr>
                <w:rFonts w:ascii="Trebuchet MS" w:hAnsi="Trebuchet MS"/>
                <w:sz w:val="22"/>
                <w:szCs w:val="22"/>
              </w:rPr>
              <w:t>s</w:t>
            </w:r>
            <w:r w:rsidRPr="00185239">
              <w:rPr>
                <w:rFonts w:ascii="Trebuchet MS" w:hAnsi="Trebuchet MS"/>
                <w:sz w:val="22"/>
                <w:szCs w:val="22"/>
              </w:rPr>
              <w:t xml:space="preserve"> de Crédito Imobiliário integral (“</w:t>
            </w:r>
            <w:r w:rsidRPr="00185239">
              <w:rPr>
                <w:rFonts w:ascii="Trebuchet MS" w:hAnsi="Trebuchet MS"/>
                <w:sz w:val="22"/>
                <w:szCs w:val="22"/>
                <w:u w:val="single"/>
              </w:rPr>
              <w:t>CCI</w:t>
            </w:r>
            <w:r w:rsidRPr="00185239">
              <w:rPr>
                <w:rFonts w:ascii="Trebuchet MS" w:hAnsi="Trebuchet MS"/>
                <w:sz w:val="22"/>
                <w:szCs w:val="22"/>
              </w:rPr>
              <w:t>”), representativa</w:t>
            </w:r>
            <w:r w:rsidR="009E421D" w:rsidRPr="00185239">
              <w:rPr>
                <w:rFonts w:ascii="Trebuchet MS" w:hAnsi="Trebuchet MS"/>
                <w:sz w:val="22"/>
                <w:szCs w:val="22"/>
              </w:rPr>
              <w:t>s, em conjunto,</w:t>
            </w:r>
            <w:r w:rsidRPr="00185239">
              <w:rPr>
                <w:rFonts w:ascii="Trebuchet MS" w:hAnsi="Trebuchet MS"/>
                <w:sz w:val="22"/>
                <w:szCs w:val="22"/>
              </w:rPr>
              <w:t xml:space="preserve"> da totalidade dos créditos decorrentes das Debêntures (“</w:t>
            </w:r>
            <w:r w:rsidRPr="00185239">
              <w:rPr>
                <w:rFonts w:ascii="Trebuchet MS" w:hAnsi="Trebuchet MS"/>
                <w:sz w:val="22"/>
                <w:szCs w:val="22"/>
                <w:u w:val="single"/>
              </w:rPr>
              <w:t>Créditos Imobiliários</w:t>
            </w:r>
            <w:r w:rsidRPr="00185239">
              <w:rPr>
                <w:rFonts w:ascii="Trebuchet MS" w:hAnsi="Trebuchet MS"/>
                <w:sz w:val="22"/>
                <w:szCs w:val="22"/>
              </w:rPr>
              <w:t>”), a ser</w:t>
            </w:r>
            <w:r w:rsidR="009E421D" w:rsidRPr="00185239">
              <w:rPr>
                <w:rFonts w:ascii="Trebuchet MS" w:hAnsi="Trebuchet MS"/>
                <w:sz w:val="22"/>
                <w:szCs w:val="22"/>
              </w:rPr>
              <w:t>em</w:t>
            </w:r>
            <w:r w:rsidRPr="00185239">
              <w:rPr>
                <w:rFonts w:ascii="Trebuchet MS" w:hAnsi="Trebuchet MS"/>
                <w:sz w:val="22"/>
                <w:szCs w:val="22"/>
              </w:rPr>
              <w:t xml:space="preserve"> </w:t>
            </w:r>
            <w:r w:rsidR="009E421D" w:rsidRPr="00185239">
              <w:rPr>
                <w:rFonts w:ascii="Trebuchet MS" w:hAnsi="Trebuchet MS"/>
                <w:sz w:val="22"/>
                <w:szCs w:val="22"/>
              </w:rPr>
              <w:t xml:space="preserve">emitidas </w:t>
            </w:r>
            <w:r w:rsidRPr="00185239">
              <w:rPr>
                <w:rFonts w:ascii="Trebuchet MS" w:hAnsi="Trebuchet MS"/>
                <w:sz w:val="22"/>
                <w:szCs w:val="22"/>
              </w:rPr>
              <w:t>por meio da “</w:t>
            </w:r>
            <w:r w:rsidRPr="00185239">
              <w:rPr>
                <w:rFonts w:ascii="Trebuchet MS" w:hAnsi="Trebuchet MS"/>
                <w:i/>
                <w:iCs/>
                <w:sz w:val="22"/>
                <w:szCs w:val="22"/>
              </w:rPr>
              <w:t>Escritura Particular de Emissão de Cédula de Crédito Imobiliário com Garantia Real, sob a Forma Escritural</w:t>
            </w:r>
            <w:r w:rsidRPr="00185239">
              <w:rPr>
                <w:rFonts w:ascii="Trebuchet MS" w:hAnsi="Trebuchet MS"/>
                <w:sz w:val="22"/>
                <w:szCs w:val="22"/>
              </w:rPr>
              <w:t>” (“</w:t>
            </w:r>
            <w:r w:rsidRPr="00185239">
              <w:rPr>
                <w:rFonts w:ascii="Trebuchet MS" w:hAnsi="Trebuchet MS"/>
                <w:sz w:val="22"/>
                <w:szCs w:val="22"/>
                <w:u w:val="single"/>
              </w:rPr>
              <w:t>Escritura de Emissão CCI</w:t>
            </w:r>
            <w:r w:rsidRPr="00185239">
              <w:rPr>
                <w:rFonts w:ascii="Trebuchet MS" w:hAnsi="Trebuchet MS"/>
                <w:sz w:val="22"/>
                <w:szCs w:val="22"/>
              </w:rPr>
              <w:t xml:space="preserve">”), que </w:t>
            </w:r>
            <w:r w:rsidR="009E421D" w:rsidRPr="00185239">
              <w:rPr>
                <w:rFonts w:ascii="Trebuchet MS" w:hAnsi="Trebuchet MS"/>
                <w:sz w:val="22"/>
                <w:szCs w:val="22"/>
              </w:rPr>
              <w:t xml:space="preserve">servirão </w:t>
            </w:r>
            <w:r w:rsidRPr="00185239">
              <w:rPr>
                <w:rFonts w:ascii="Trebuchet MS" w:hAnsi="Trebuchet MS"/>
                <w:sz w:val="22"/>
                <w:szCs w:val="22"/>
              </w:rPr>
              <w:t>de lastro para uma operação de securitização. Os Certificados de Recebíveis Imobiliários (“</w:t>
            </w:r>
            <w:r w:rsidRPr="00185239">
              <w:rPr>
                <w:rFonts w:ascii="Trebuchet MS" w:hAnsi="Trebuchet MS"/>
                <w:sz w:val="22"/>
                <w:szCs w:val="22"/>
                <w:u w:val="single"/>
              </w:rPr>
              <w:t>CRI</w:t>
            </w:r>
            <w:r w:rsidRPr="00185239">
              <w:rPr>
                <w:rFonts w:ascii="Trebuchet MS" w:hAnsi="Trebuchet MS"/>
                <w:sz w:val="22"/>
                <w:szCs w:val="22"/>
              </w:rPr>
              <w:t>”) serão emitidos com lastro nos Créditos Imobiliários</w:t>
            </w:r>
            <w:r w:rsidR="00257977" w:rsidRPr="00185239">
              <w:rPr>
                <w:rFonts w:ascii="Trebuchet MS" w:hAnsi="Trebuchet MS"/>
                <w:sz w:val="22"/>
                <w:szCs w:val="22"/>
              </w:rPr>
              <w:t>, representados pela</w:t>
            </w:r>
            <w:r w:rsidR="009E421D" w:rsidRPr="00185239">
              <w:rPr>
                <w:rFonts w:ascii="Trebuchet MS" w:hAnsi="Trebuchet MS"/>
                <w:sz w:val="22"/>
                <w:szCs w:val="22"/>
              </w:rPr>
              <w:t>s</w:t>
            </w:r>
            <w:r w:rsidR="00257977" w:rsidRPr="00185239">
              <w:rPr>
                <w:rFonts w:ascii="Trebuchet MS" w:hAnsi="Trebuchet MS"/>
                <w:sz w:val="22"/>
                <w:szCs w:val="22"/>
              </w:rPr>
              <w:t xml:space="preserve"> CCI,</w:t>
            </w:r>
            <w:r w:rsidRPr="00185239">
              <w:rPr>
                <w:rFonts w:ascii="Trebuchet MS" w:hAnsi="Trebuchet MS"/>
                <w:sz w:val="22"/>
                <w:szCs w:val="22"/>
              </w:rPr>
              <w:t xml:space="preserve"> e serão colocados junto a investidores no mercado de capitais. A Emissora desde já autoriza a realização dos demais atos necessários à operação de securitização ora mencionada e se obriga a tomar quaisquer providências necessárias à viabilização da referida operação de securitização (“</w:t>
            </w:r>
            <w:r w:rsidRPr="00185239">
              <w:rPr>
                <w:rFonts w:ascii="Trebuchet MS" w:hAnsi="Trebuchet MS"/>
                <w:sz w:val="22"/>
                <w:szCs w:val="22"/>
                <w:u w:val="single"/>
              </w:rPr>
              <w:t>Operação</w:t>
            </w:r>
            <w:r w:rsidRPr="00185239">
              <w:rPr>
                <w:rFonts w:ascii="Trebuchet MS" w:hAnsi="Trebuchet MS"/>
                <w:sz w:val="22"/>
                <w:szCs w:val="22"/>
              </w:rPr>
              <w:t>”).</w:t>
            </w:r>
          </w:p>
          <w:p w14:paraId="4C889098" w14:textId="77777777" w:rsidR="00207424" w:rsidRPr="00185239" w:rsidRDefault="00207424" w:rsidP="006A2E3D">
            <w:pPr>
              <w:widowControl w:val="0"/>
              <w:tabs>
                <w:tab w:val="left" w:pos="567"/>
              </w:tabs>
              <w:spacing w:line="280" w:lineRule="exact"/>
              <w:rPr>
                <w:rFonts w:ascii="Trebuchet MS" w:hAnsi="Trebuchet MS"/>
                <w:sz w:val="22"/>
                <w:szCs w:val="22"/>
              </w:rPr>
            </w:pPr>
          </w:p>
          <w:p w14:paraId="2E1FFC60" w14:textId="77777777" w:rsidR="00150C9C" w:rsidRPr="00185239" w:rsidRDefault="00207424" w:rsidP="006A2E3D">
            <w:pPr>
              <w:widowControl w:val="0"/>
              <w:numPr>
                <w:ilvl w:val="2"/>
                <w:numId w:val="2"/>
              </w:numPr>
              <w:tabs>
                <w:tab w:val="left" w:pos="709"/>
              </w:tabs>
              <w:spacing w:line="280" w:lineRule="exact"/>
              <w:ind w:left="0" w:firstLine="0"/>
              <w:rPr>
                <w:rFonts w:ascii="Trebuchet MS" w:hAnsi="Trebuchet MS"/>
                <w:sz w:val="22"/>
                <w:szCs w:val="22"/>
              </w:rPr>
            </w:pPr>
            <w:r w:rsidRPr="00185239">
              <w:rPr>
                <w:rFonts w:ascii="Trebuchet MS" w:hAnsi="Trebuchet MS"/>
                <w:sz w:val="22"/>
                <w:szCs w:val="22"/>
              </w:rPr>
              <w:t>Serão considerados “</w:t>
            </w:r>
            <w:r w:rsidRPr="00185239">
              <w:rPr>
                <w:rFonts w:ascii="Trebuchet MS" w:hAnsi="Trebuchet MS"/>
                <w:sz w:val="22"/>
                <w:szCs w:val="22"/>
                <w:u w:val="single"/>
              </w:rPr>
              <w:t>Documentos da Operação</w:t>
            </w:r>
            <w:r w:rsidRPr="00185239">
              <w:rPr>
                <w:rFonts w:ascii="Trebuchet MS" w:hAnsi="Trebuchet MS"/>
                <w:sz w:val="22"/>
                <w:szCs w:val="22"/>
              </w:rPr>
              <w:t>”: (i) a presente Escritura de Emissão; (</w:t>
            </w:r>
            <w:proofErr w:type="spellStart"/>
            <w:proofErr w:type="gramStart"/>
            <w:r w:rsidRPr="00185239">
              <w:rPr>
                <w:rFonts w:ascii="Trebuchet MS" w:hAnsi="Trebuchet MS"/>
                <w:sz w:val="22"/>
                <w:szCs w:val="22"/>
              </w:rPr>
              <w:t>ii</w:t>
            </w:r>
            <w:proofErr w:type="spellEnd"/>
            <w:proofErr w:type="gramEnd"/>
            <w:r w:rsidRPr="00185239">
              <w:rPr>
                <w:rFonts w:ascii="Trebuchet MS" w:hAnsi="Trebuchet MS"/>
                <w:sz w:val="22"/>
                <w:szCs w:val="22"/>
              </w:rPr>
              <w:t>) o Boletim de Subscrição; (</w:t>
            </w:r>
            <w:proofErr w:type="spellStart"/>
            <w:r w:rsidRPr="00185239">
              <w:rPr>
                <w:rFonts w:ascii="Trebuchet MS" w:hAnsi="Trebuchet MS"/>
                <w:sz w:val="22"/>
                <w:szCs w:val="22"/>
              </w:rPr>
              <w:t>iii</w:t>
            </w:r>
            <w:proofErr w:type="spellEnd"/>
            <w:r w:rsidRPr="00185239">
              <w:rPr>
                <w:rFonts w:ascii="Trebuchet MS" w:hAnsi="Trebuchet MS"/>
                <w:sz w:val="22"/>
                <w:szCs w:val="22"/>
              </w:rPr>
              <w:t>) a Escritura de Emissão CCI; (</w:t>
            </w:r>
            <w:proofErr w:type="spellStart"/>
            <w:r w:rsidRPr="00185239">
              <w:rPr>
                <w:rFonts w:ascii="Trebuchet MS" w:hAnsi="Trebuchet MS"/>
                <w:sz w:val="22"/>
                <w:szCs w:val="22"/>
              </w:rPr>
              <w:t>iv</w:t>
            </w:r>
            <w:proofErr w:type="spellEnd"/>
            <w:r w:rsidRPr="00185239">
              <w:rPr>
                <w:rFonts w:ascii="Trebuchet MS" w:hAnsi="Trebuchet MS"/>
                <w:sz w:val="22"/>
                <w:szCs w:val="22"/>
              </w:rPr>
              <w:t>) o Contrato de Alienação Fiduciária de Imóveis (conforme abaixo definido</w:t>
            </w:r>
            <w:r w:rsidR="00150C9C" w:rsidRPr="00185239">
              <w:rPr>
                <w:rFonts w:ascii="Trebuchet MS" w:hAnsi="Trebuchet MS"/>
                <w:sz w:val="22"/>
                <w:szCs w:val="22"/>
              </w:rPr>
              <w:t>);</w:t>
            </w:r>
            <w:r w:rsidRPr="00185239">
              <w:rPr>
                <w:rFonts w:ascii="Trebuchet MS" w:hAnsi="Trebuchet MS"/>
                <w:sz w:val="22"/>
                <w:szCs w:val="22"/>
              </w:rPr>
              <w:t xml:space="preserve"> </w:t>
            </w:r>
            <w:r w:rsidR="00410CBB" w:rsidRPr="00185239">
              <w:rPr>
                <w:rFonts w:ascii="Trebuchet MS" w:hAnsi="Trebuchet MS"/>
                <w:sz w:val="22"/>
                <w:szCs w:val="22"/>
              </w:rPr>
              <w:t xml:space="preserve">(v) o Contrato de Cessão Fiduciária de </w:t>
            </w:r>
            <w:r w:rsidR="00D84817" w:rsidRPr="00185239">
              <w:rPr>
                <w:rFonts w:ascii="Trebuchet MS" w:hAnsi="Trebuchet MS"/>
                <w:sz w:val="22"/>
                <w:szCs w:val="22"/>
              </w:rPr>
              <w:t>Recebíveis</w:t>
            </w:r>
            <w:r w:rsidR="00410CBB" w:rsidRPr="00185239">
              <w:rPr>
                <w:rFonts w:ascii="Trebuchet MS" w:hAnsi="Trebuchet MS"/>
                <w:sz w:val="22"/>
                <w:szCs w:val="22"/>
              </w:rPr>
              <w:t xml:space="preserve"> (conforme </w:t>
            </w:r>
            <w:r w:rsidR="00410CBB" w:rsidRPr="00185239">
              <w:rPr>
                <w:rFonts w:ascii="Trebuchet MS" w:hAnsi="Trebuchet MS"/>
                <w:sz w:val="22"/>
                <w:szCs w:val="22"/>
              </w:rPr>
              <w:lastRenderedPageBreak/>
              <w:t>abaixo definido</w:t>
            </w:r>
            <w:r w:rsidRPr="00185239">
              <w:rPr>
                <w:rFonts w:ascii="Trebuchet MS" w:hAnsi="Trebuchet MS"/>
                <w:sz w:val="22"/>
                <w:szCs w:val="22"/>
              </w:rPr>
              <w:t>)</w:t>
            </w:r>
            <w:r w:rsidR="00770D5F" w:rsidRPr="00185239">
              <w:rPr>
                <w:rFonts w:ascii="Trebuchet MS" w:hAnsi="Trebuchet MS"/>
                <w:sz w:val="22"/>
                <w:szCs w:val="22"/>
              </w:rPr>
              <w:t>;</w:t>
            </w:r>
            <w:r w:rsidRPr="00185239">
              <w:rPr>
                <w:rFonts w:ascii="Trebuchet MS" w:hAnsi="Trebuchet MS"/>
                <w:sz w:val="22"/>
                <w:szCs w:val="22"/>
              </w:rPr>
              <w:t xml:space="preserve"> </w:t>
            </w:r>
            <w:r w:rsidR="00410CBB" w:rsidRPr="00185239">
              <w:rPr>
                <w:rFonts w:ascii="Trebuchet MS" w:hAnsi="Trebuchet MS"/>
                <w:sz w:val="22"/>
                <w:szCs w:val="22"/>
              </w:rPr>
              <w:t xml:space="preserve">(vi) </w:t>
            </w:r>
            <w:r w:rsidRPr="00185239">
              <w:rPr>
                <w:rFonts w:ascii="Trebuchet MS" w:hAnsi="Trebuchet MS"/>
                <w:sz w:val="22"/>
                <w:szCs w:val="22"/>
              </w:rPr>
              <w:t>o “</w:t>
            </w:r>
            <w:r w:rsidRPr="00185239">
              <w:rPr>
                <w:rFonts w:ascii="Trebuchet MS" w:hAnsi="Trebuchet MS"/>
                <w:i/>
                <w:iCs/>
                <w:sz w:val="22"/>
                <w:szCs w:val="22"/>
              </w:rPr>
              <w:t>Termo de Securitização de Créditos Imobiliários”</w:t>
            </w:r>
            <w:r w:rsidRPr="00185239">
              <w:rPr>
                <w:rFonts w:ascii="Trebuchet MS" w:hAnsi="Trebuchet MS"/>
                <w:sz w:val="22"/>
                <w:szCs w:val="22"/>
              </w:rPr>
              <w:t xml:space="preserve"> a ser firmado entre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e a Oliveira </w:t>
            </w:r>
            <w:proofErr w:type="spellStart"/>
            <w:r w:rsidRPr="00185239">
              <w:rPr>
                <w:rFonts w:ascii="Trebuchet MS" w:hAnsi="Trebuchet MS"/>
                <w:sz w:val="22"/>
                <w:szCs w:val="22"/>
              </w:rPr>
              <w:t>Trust</w:t>
            </w:r>
            <w:proofErr w:type="spellEnd"/>
            <w:r w:rsidRPr="00185239">
              <w:rPr>
                <w:rFonts w:ascii="Trebuchet MS" w:hAnsi="Trebuchet MS"/>
                <w:sz w:val="22"/>
                <w:szCs w:val="22"/>
              </w:rPr>
              <w:t xml:space="preserve"> Distribuidora de Títulos e Valores Mobiliários S.A., </w:t>
            </w:r>
            <w:r w:rsidRPr="00185239">
              <w:rPr>
                <w:rFonts w:ascii="Trebuchet MS" w:hAnsi="Trebuchet MS" w:cs="Arial"/>
                <w:color w:val="000000"/>
                <w:sz w:val="22"/>
                <w:szCs w:val="22"/>
              </w:rPr>
              <w:t xml:space="preserve">instituição financeira, </w:t>
            </w:r>
            <w:r w:rsidRPr="00185239">
              <w:rPr>
                <w:rFonts w:ascii="Trebuchet MS" w:hAnsi="Trebuchet MS"/>
                <w:sz w:val="22"/>
                <w:szCs w:val="22"/>
              </w:rPr>
              <w:t>com filial situada na cidade de São Paulo, Estado de São Paulo, na Rua Joaquim Floriano, nº 1.052, 13º andar, sala 132, CEP 04.534-004, inscrita no CNPJ sob o nº 36.113.876/0004-34 (“</w:t>
            </w:r>
            <w:r w:rsidRPr="00185239">
              <w:rPr>
                <w:rFonts w:ascii="Trebuchet MS" w:hAnsi="Trebuchet MS"/>
                <w:sz w:val="22"/>
                <w:szCs w:val="22"/>
                <w:u w:val="single"/>
              </w:rPr>
              <w:t>Termo de Securitização</w:t>
            </w:r>
            <w:r w:rsidRPr="00185239">
              <w:rPr>
                <w:rFonts w:ascii="Trebuchet MS" w:hAnsi="Trebuchet MS"/>
                <w:sz w:val="22"/>
                <w:szCs w:val="22"/>
              </w:rPr>
              <w:t>” e “</w:t>
            </w:r>
            <w:r w:rsidRPr="00185239">
              <w:rPr>
                <w:rFonts w:ascii="Trebuchet MS" w:hAnsi="Trebuchet MS"/>
                <w:sz w:val="22"/>
                <w:szCs w:val="22"/>
                <w:u w:val="single"/>
              </w:rPr>
              <w:t>Agente Fiduciário dos CRI</w:t>
            </w:r>
            <w:r w:rsidRPr="00185239">
              <w:rPr>
                <w:rFonts w:ascii="Trebuchet MS" w:hAnsi="Trebuchet MS"/>
                <w:sz w:val="22"/>
                <w:szCs w:val="22"/>
              </w:rPr>
              <w:t>”);</w:t>
            </w:r>
            <w:r w:rsidR="00150C9C" w:rsidRPr="00185239">
              <w:rPr>
                <w:rFonts w:ascii="Trebuchet MS" w:hAnsi="Trebuchet MS"/>
                <w:sz w:val="22"/>
                <w:szCs w:val="22"/>
              </w:rPr>
              <w:t xml:space="preserve"> (</w:t>
            </w:r>
            <w:proofErr w:type="spellStart"/>
            <w:r w:rsidR="00150C9C" w:rsidRPr="00185239">
              <w:rPr>
                <w:rFonts w:ascii="Trebuchet MS" w:hAnsi="Trebuchet MS"/>
                <w:sz w:val="22"/>
                <w:szCs w:val="22"/>
              </w:rPr>
              <w:t>vi</w:t>
            </w:r>
            <w:r w:rsidR="00410CBB" w:rsidRPr="00185239">
              <w:rPr>
                <w:rFonts w:ascii="Trebuchet MS" w:hAnsi="Trebuchet MS"/>
                <w:sz w:val="22"/>
                <w:szCs w:val="22"/>
              </w:rPr>
              <w:t>i</w:t>
            </w:r>
            <w:proofErr w:type="spellEnd"/>
            <w:r w:rsidR="00150C9C" w:rsidRPr="00185239">
              <w:rPr>
                <w:rFonts w:ascii="Trebuchet MS" w:hAnsi="Trebuchet MS"/>
                <w:sz w:val="22"/>
                <w:szCs w:val="22"/>
              </w:rPr>
              <w:t>) o Contrato de Registro e Custódia da</w:t>
            </w:r>
            <w:r w:rsidR="00770142" w:rsidRPr="00185239">
              <w:rPr>
                <w:rFonts w:ascii="Trebuchet MS" w:hAnsi="Trebuchet MS"/>
                <w:sz w:val="22"/>
                <w:szCs w:val="22"/>
              </w:rPr>
              <w:t>s</w:t>
            </w:r>
            <w:r w:rsidR="00150C9C" w:rsidRPr="00185239">
              <w:rPr>
                <w:rFonts w:ascii="Trebuchet MS" w:hAnsi="Trebuchet MS"/>
                <w:sz w:val="22"/>
                <w:szCs w:val="22"/>
              </w:rPr>
              <w:t xml:space="preserve"> CCI;</w:t>
            </w:r>
            <w:r w:rsidR="005151CF" w:rsidRPr="00185239">
              <w:rPr>
                <w:rFonts w:ascii="Trebuchet MS" w:hAnsi="Trebuchet MS"/>
                <w:sz w:val="22"/>
                <w:szCs w:val="22"/>
              </w:rPr>
              <w:t xml:space="preserve"> </w:t>
            </w:r>
            <w:r w:rsidR="00770142" w:rsidRPr="00185239">
              <w:rPr>
                <w:rFonts w:ascii="Trebuchet MS" w:hAnsi="Trebuchet MS"/>
                <w:sz w:val="22"/>
                <w:szCs w:val="22"/>
              </w:rPr>
              <w:t>(</w:t>
            </w:r>
            <w:proofErr w:type="spellStart"/>
            <w:r w:rsidR="00770142" w:rsidRPr="00185239">
              <w:rPr>
                <w:rFonts w:ascii="Trebuchet MS" w:hAnsi="Trebuchet MS"/>
                <w:sz w:val="22"/>
                <w:szCs w:val="22"/>
              </w:rPr>
              <w:t>viii</w:t>
            </w:r>
            <w:proofErr w:type="spellEnd"/>
            <w:r w:rsidR="00770142" w:rsidRPr="00185239">
              <w:rPr>
                <w:rFonts w:ascii="Trebuchet MS" w:hAnsi="Trebuchet MS"/>
                <w:sz w:val="22"/>
                <w:szCs w:val="22"/>
              </w:rPr>
              <w:t xml:space="preserve">) </w:t>
            </w:r>
            <w:r w:rsidR="005151CF" w:rsidRPr="00185239">
              <w:rPr>
                <w:rFonts w:ascii="Trebuchet MS" w:hAnsi="Trebuchet MS"/>
                <w:sz w:val="22"/>
                <w:szCs w:val="22"/>
              </w:rPr>
              <w:t xml:space="preserve">o contrato de prestação de serviços a ser firmado com a </w:t>
            </w:r>
            <w:r w:rsidR="00770142" w:rsidRPr="00185239">
              <w:rPr>
                <w:rFonts w:ascii="Trebuchet MS" w:hAnsi="Trebuchet MS"/>
                <w:sz w:val="22"/>
                <w:szCs w:val="22"/>
              </w:rPr>
              <w:t xml:space="preserve">MAXIMUS SERVICER ASSESSORIA E CONSULTORIA EM CRÉDITO IMOBILIÁRIO LTDA., inscrita no CNPJ/ME sob o nº 27.894.972/0001-23 </w:t>
            </w:r>
            <w:r w:rsidR="005151CF" w:rsidRPr="00185239">
              <w:rPr>
                <w:rFonts w:ascii="Trebuchet MS" w:hAnsi="Trebuchet MS"/>
                <w:sz w:val="22"/>
                <w:szCs w:val="22"/>
              </w:rPr>
              <w:t>(“</w:t>
            </w:r>
            <w:proofErr w:type="spellStart"/>
            <w:r w:rsidR="005151CF" w:rsidRPr="00185239">
              <w:rPr>
                <w:rFonts w:ascii="Trebuchet MS" w:hAnsi="Trebuchet MS"/>
                <w:sz w:val="22"/>
                <w:szCs w:val="22"/>
              </w:rPr>
              <w:t>Servicer</w:t>
            </w:r>
            <w:proofErr w:type="spellEnd"/>
            <w:r w:rsidR="005151CF" w:rsidRPr="00185239">
              <w:rPr>
                <w:rFonts w:ascii="Trebuchet MS" w:hAnsi="Trebuchet MS"/>
                <w:sz w:val="22"/>
                <w:szCs w:val="22"/>
              </w:rPr>
              <w:t xml:space="preserve">”), na qualidade de </w:t>
            </w:r>
            <w:r w:rsidR="00B41D64" w:rsidRPr="00185239">
              <w:rPr>
                <w:rFonts w:ascii="Trebuchet MS" w:hAnsi="Trebuchet MS"/>
                <w:sz w:val="22"/>
                <w:szCs w:val="22"/>
              </w:rPr>
              <w:t xml:space="preserve">agente de espelhamento e de </w:t>
            </w:r>
            <w:proofErr w:type="spellStart"/>
            <w:r w:rsidR="00B41D64" w:rsidRPr="00185239">
              <w:rPr>
                <w:rFonts w:ascii="Trebuchet MS" w:hAnsi="Trebuchet MS"/>
                <w:sz w:val="22"/>
                <w:szCs w:val="22"/>
              </w:rPr>
              <w:t>boletagem</w:t>
            </w:r>
            <w:proofErr w:type="spellEnd"/>
            <w:r w:rsidR="00B41D64" w:rsidRPr="00185239">
              <w:rPr>
                <w:rFonts w:ascii="Trebuchet MS" w:hAnsi="Trebuchet MS"/>
                <w:sz w:val="22"/>
                <w:szCs w:val="22"/>
              </w:rPr>
              <w:t xml:space="preserve"> dos Recebíveis</w:t>
            </w:r>
            <w:r w:rsidR="005151CF" w:rsidRPr="00185239">
              <w:rPr>
                <w:rFonts w:ascii="Trebuchet MS" w:hAnsi="Trebuchet MS"/>
                <w:sz w:val="22"/>
                <w:szCs w:val="22"/>
              </w:rPr>
              <w:t xml:space="preserve"> (“</w:t>
            </w:r>
            <w:r w:rsidR="005151CF" w:rsidRPr="00185239">
              <w:rPr>
                <w:rFonts w:ascii="Trebuchet MS" w:hAnsi="Trebuchet MS"/>
                <w:sz w:val="22"/>
                <w:szCs w:val="22"/>
                <w:u w:val="single"/>
              </w:rPr>
              <w:t xml:space="preserve">Contrato de </w:t>
            </w:r>
            <w:proofErr w:type="spellStart"/>
            <w:r w:rsidR="005151CF" w:rsidRPr="00185239">
              <w:rPr>
                <w:rFonts w:ascii="Trebuchet MS" w:hAnsi="Trebuchet MS"/>
                <w:sz w:val="22"/>
                <w:szCs w:val="22"/>
                <w:u w:val="single"/>
              </w:rPr>
              <w:t>Servicer</w:t>
            </w:r>
            <w:proofErr w:type="spellEnd"/>
            <w:r w:rsidR="005151CF" w:rsidRPr="00185239">
              <w:rPr>
                <w:rFonts w:ascii="Trebuchet MS" w:hAnsi="Trebuchet MS"/>
                <w:sz w:val="22"/>
                <w:szCs w:val="22"/>
              </w:rPr>
              <w:t>”)</w:t>
            </w:r>
            <w:r w:rsidR="00770142" w:rsidRPr="00185239">
              <w:rPr>
                <w:rFonts w:ascii="Trebuchet MS" w:hAnsi="Trebuchet MS"/>
                <w:sz w:val="22"/>
                <w:szCs w:val="22"/>
              </w:rPr>
              <w:t>;</w:t>
            </w:r>
            <w:r w:rsidRPr="00185239">
              <w:rPr>
                <w:rFonts w:ascii="Trebuchet MS" w:hAnsi="Trebuchet MS"/>
                <w:sz w:val="22"/>
                <w:szCs w:val="22"/>
              </w:rPr>
              <w:t xml:space="preserve"> bem como (</w:t>
            </w:r>
            <w:proofErr w:type="spellStart"/>
            <w:r w:rsidR="00770142" w:rsidRPr="00185239">
              <w:rPr>
                <w:rFonts w:ascii="Trebuchet MS" w:hAnsi="Trebuchet MS"/>
                <w:sz w:val="22"/>
                <w:szCs w:val="22"/>
              </w:rPr>
              <w:t>ix</w:t>
            </w:r>
            <w:proofErr w:type="spellEnd"/>
            <w:r w:rsidRPr="00185239">
              <w:rPr>
                <w:rFonts w:ascii="Trebuchet MS" w:hAnsi="Trebuchet MS"/>
                <w:sz w:val="22"/>
                <w:szCs w:val="22"/>
              </w:rPr>
              <w:t>) todo e qualquer aditamento e demais instrumentos que integrem a Operação e que venham a ser celebrados, os quais passarão a integrar automaticamente o conceito de Documentos da Operação, sendo certo que nenhum dos Documentos da Operação poderá ser interpretado e/ou analisado isoladamente</w:t>
            </w:r>
            <w:r w:rsidR="00413664" w:rsidRPr="00185239">
              <w:rPr>
                <w:rFonts w:ascii="Trebuchet MS" w:hAnsi="Trebuchet MS"/>
                <w:sz w:val="22"/>
                <w:szCs w:val="22"/>
              </w:rPr>
              <w:t>.</w:t>
            </w:r>
            <w:r w:rsidR="00150C9C" w:rsidRPr="00185239">
              <w:rPr>
                <w:rFonts w:ascii="Trebuchet MS" w:hAnsi="Trebuchet MS"/>
                <w:sz w:val="22"/>
                <w:szCs w:val="22"/>
              </w:rPr>
              <w:t xml:space="preserve"> </w:t>
            </w:r>
          </w:p>
          <w:p w14:paraId="1C21AA98" w14:textId="77777777" w:rsidR="006A2E3D" w:rsidRPr="00185239" w:rsidRDefault="006A2E3D" w:rsidP="006A2E3D">
            <w:pPr>
              <w:widowControl w:val="0"/>
              <w:tabs>
                <w:tab w:val="left" w:pos="567"/>
              </w:tabs>
              <w:spacing w:line="280" w:lineRule="exact"/>
              <w:rPr>
                <w:rFonts w:ascii="Trebuchet MS" w:hAnsi="Trebuchet MS"/>
                <w:sz w:val="22"/>
                <w:szCs w:val="22"/>
              </w:rPr>
            </w:pPr>
          </w:p>
          <w:p w14:paraId="529A5A24" w14:textId="77777777" w:rsidR="006A2E3D" w:rsidRPr="00185239" w:rsidRDefault="004A4253" w:rsidP="00FF23BF">
            <w:pPr>
              <w:widowControl w:val="0"/>
              <w:tabs>
                <w:tab w:val="left" w:pos="567"/>
              </w:tabs>
              <w:spacing w:line="280" w:lineRule="exact"/>
              <w:rPr>
                <w:rFonts w:ascii="Trebuchet MS" w:hAnsi="Trebuchet MS"/>
                <w:sz w:val="22"/>
                <w:szCs w:val="22"/>
              </w:rPr>
            </w:pPr>
            <w:bookmarkStart w:id="5" w:name="_Hlk38362309"/>
            <w:r w:rsidRPr="00185239">
              <w:rPr>
                <w:rFonts w:ascii="Trebuchet MS" w:hAnsi="Trebuchet MS"/>
                <w:sz w:val="22"/>
                <w:szCs w:val="22"/>
              </w:rPr>
              <w:t xml:space="preserve">2.4.3. </w:t>
            </w:r>
            <w:r w:rsidR="00207424" w:rsidRPr="00185239">
              <w:rPr>
                <w:rFonts w:ascii="Trebuchet MS" w:hAnsi="Trebuchet MS"/>
                <w:sz w:val="22"/>
                <w:szCs w:val="22"/>
              </w:rPr>
              <w:t xml:space="preserve">Em razão da vinculação das Debêntures aos CRI, </w:t>
            </w:r>
            <w:r w:rsidR="0005003B" w:rsidRPr="00185239">
              <w:rPr>
                <w:rFonts w:ascii="Trebuchet MS" w:hAnsi="Trebuchet MS"/>
                <w:sz w:val="22"/>
                <w:szCs w:val="22"/>
              </w:rPr>
              <w:t xml:space="preserve">fica vedada </w:t>
            </w:r>
            <w:r w:rsidR="00207424" w:rsidRPr="00185239">
              <w:rPr>
                <w:rFonts w:ascii="Trebuchet MS" w:hAnsi="Trebuchet MS"/>
                <w:sz w:val="22"/>
                <w:szCs w:val="22"/>
              </w:rPr>
              <w:t xml:space="preserve">a transferência da titularidade das Debêntures. Ainda, diante do disposto acima, </w:t>
            </w:r>
            <w:r w:rsidR="00DB119D" w:rsidRPr="00185239">
              <w:rPr>
                <w:rFonts w:ascii="Trebuchet MS" w:hAnsi="Trebuchet MS"/>
                <w:sz w:val="22"/>
                <w:szCs w:val="22"/>
              </w:rPr>
              <w:t>a modificação</w:t>
            </w:r>
            <w:r w:rsidR="00207424" w:rsidRPr="00185239">
              <w:rPr>
                <w:rFonts w:ascii="Trebuchet MS" w:hAnsi="Trebuchet MS"/>
                <w:sz w:val="22"/>
                <w:szCs w:val="22"/>
              </w:rPr>
              <w:t xml:space="preserve"> </w:t>
            </w:r>
            <w:r w:rsidR="00DB119D" w:rsidRPr="00185239">
              <w:rPr>
                <w:rFonts w:ascii="Trebuchet MS" w:hAnsi="Trebuchet MS"/>
                <w:sz w:val="22"/>
                <w:szCs w:val="22"/>
              </w:rPr>
              <w:t xml:space="preserve">de qualquer direito </w:t>
            </w:r>
            <w:r w:rsidR="00770D5F" w:rsidRPr="00185239">
              <w:rPr>
                <w:rFonts w:ascii="Trebuchet MS" w:hAnsi="Trebuchet MS"/>
                <w:sz w:val="22"/>
                <w:szCs w:val="22"/>
              </w:rPr>
              <w:t xml:space="preserve">previsto </w:t>
            </w:r>
            <w:r w:rsidR="00207424" w:rsidRPr="00185239">
              <w:rPr>
                <w:rFonts w:ascii="Trebuchet MS" w:hAnsi="Trebuchet MS"/>
                <w:sz w:val="22"/>
                <w:szCs w:val="22"/>
              </w:rPr>
              <w:t>nesta Escritura de Emissão por parte da Debenturista dependerá da aprovação prévia dos titulares dos CRI.</w:t>
            </w:r>
            <w:bookmarkEnd w:id="5"/>
          </w:p>
          <w:p w14:paraId="0680F784" w14:textId="77777777" w:rsidR="006A2E3D" w:rsidRPr="00185239" w:rsidRDefault="006A2E3D" w:rsidP="006A2E3D">
            <w:pPr>
              <w:spacing w:line="280" w:lineRule="exact"/>
              <w:rPr>
                <w:rFonts w:ascii="Trebuchet MS" w:hAnsi="Trebuchet MS"/>
                <w:b/>
                <w:smallCaps/>
                <w:sz w:val="22"/>
                <w:szCs w:val="22"/>
              </w:rPr>
            </w:pPr>
          </w:p>
          <w:p w14:paraId="1CA42DAA" w14:textId="77777777" w:rsidR="00207424" w:rsidRPr="00185239"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Cláusula III</w:t>
            </w:r>
          </w:p>
          <w:p w14:paraId="61789AC3" w14:textId="77777777" w:rsidR="00207424" w:rsidRPr="00185239"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Características da Emissão</w:t>
            </w:r>
          </w:p>
          <w:p w14:paraId="6AD61A08" w14:textId="77777777" w:rsidR="00207424" w:rsidRPr="00185239" w:rsidRDefault="00207424" w:rsidP="006A2E3D">
            <w:pPr>
              <w:widowControl w:val="0"/>
              <w:spacing w:line="280" w:lineRule="exact"/>
              <w:rPr>
                <w:rFonts w:ascii="Trebuchet MS" w:hAnsi="Trebuchet MS"/>
                <w:sz w:val="22"/>
                <w:szCs w:val="22"/>
              </w:rPr>
            </w:pPr>
          </w:p>
          <w:p w14:paraId="32B19407" w14:textId="77777777" w:rsidR="00207424" w:rsidRPr="00185239" w:rsidRDefault="00207424" w:rsidP="006A2E3D">
            <w:pPr>
              <w:pStyle w:val="PargrafodaLista"/>
              <w:widowControl w:val="0"/>
              <w:numPr>
                <w:ilvl w:val="1"/>
                <w:numId w:val="3"/>
              </w:numPr>
              <w:spacing w:line="280" w:lineRule="exact"/>
              <w:rPr>
                <w:rFonts w:ascii="Trebuchet MS" w:hAnsi="Trebuchet MS"/>
                <w:b/>
                <w:sz w:val="22"/>
                <w:szCs w:val="22"/>
              </w:rPr>
            </w:pPr>
            <w:r w:rsidRPr="00185239">
              <w:rPr>
                <w:rFonts w:ascii="Trebuchet MS" w:hAnsi="Trebuchet MS"/>
                <w:b/>
                <w:sz w:val="22"/>
                <w:szCs w:val="22"/>
              </w:rPr>
              <w:t>Objeto Social da Emissora</w:t>
            </w:r>
          </w:p>
          <w:p w14:paraId="61889267" w14:textId="77777777" w:rsidR="00207424" w:rsidRPr="00185239" w:rsidRDefault="00207424" w:rsidP="006A2E3D">
            <w:pPr>
              <w:widowControl w:val="0"/>
              <w:spacing w:line="280" w:lineRule="exact"/>
              <w:ind w:left="360"/>
              <w:rPr>
                <w:rFonts w:ascii="Trebuchet MS" w:hAnsi="Trebuchet MS"/>
                <w:sz w:val="22"/>
                <w:szCs w:val="22"/>
              </w:rPr>
            </w:pPr>
          </w:p>
          <w:p w14:paraId="4F656CA8" w14:textId="77777777" w:rsidR="00207424" w:rsidRPr="00185239" w:rsidRDefault="00207424" w:rsidP="006A2E3D">
            <w:pPr>
              <w:pStyle w:val="PargrafodaLista"/>
              <w:widowControl w:val="0"/>
              <w:numPr>
                <w:ilvl w:val="2"/>
                <w:numId w:val="3"/>
              </w:numPr>
              <w:tabs>
                <w:tab w:val="left" w:pos="851"/>
              </w:tabs>
              <w:spacing w:line="280" w:lineRule="exact"/>
              <w:ind w:left="0" w:firstLine="0"/>
              <w:rPr>
                <w:rFonts w:ascii="Trebuchet MS" w:hAnsi="Trebuchet MS"/>
                <w:sz w:val="22"/>
                <w:szCs w:val="22"/>
              </w:rPr>
            </w:pPr>
            <w:r w:rsidRPr="00185239">
              <w:rPr>
                <w:rFonts w:ascii="Trebuchet MS" w:hAnsi="Trebuchet MS"/>
                <w:sz w:val="22"/>
                <w:szCs w:val="22"/>
              </w:rPr>
              <w:t xml:space="preserve">O objeto social da Emissora compreende </w:t>
            </w:r>
            <w:bookmarkStart w:id="6" w:name="_Hlk36118531"/>
            <w:r w:rsidRPr="00185239">
              <w:rPr>
                <w:rFonts w:ascii="Trebuchet MS" w:hAnsi="Trebuchet MS"/>
                <w:sz w:val="22"/>
                <w:szCs w:val="22"/>
              </w:rPr>
              <w:t xml:space="preserve">(a) a aquisição, propriedade, conferência de direito, o desenvolvimento, incorporação imobiliária, financiamento, refinanciamento, melhoria, renovação, comercialização, titularidade, venda, transferência, locação, troca, gestão, operação e de qualquer outra maneira, a negociação e alienação de imóveis, bem como o desenvolvimento de parte do </w:t>
            </w:r>
            <w:r w:rsidR="00B023DB" w:rsidRPr="00185239">
              <w:rPr>
                <w:rFonts w:ascii="Trebuchet MS" w:hAnsi="Trebuchet MS"/>
                <w:sz w:val="22"/>
                <w:szCs w:val="22"/>
              </w:rPr>
              <w:t>empreendimento imobiliário</w:t>
            </w:r>
            <w:r w:rsidRPr="00185239">
              <w:rPr>
                <w:rFonts w:ascii="Trebuchet MS" w:hAnsi="Trebuchet MS"/>
                <w:sz w:val="22"/>
                <w:szCs w:val="22"/>
              </w:rPr>
              <w:t xml:space="preserve"> intitulado “Cidade Matarazzo” compreendendo o desenvolvimento de (i) um hotel cinco estrelas, categoria </w:t>
            </w:r>
            <w:proofErr w:type="spellStart"/>
            <w:proofErr w:type="gramStart"/>
            <w:r w:rsidRPr="00185239">
              <w:rPr>
                <w:rFonts w:ascii="Trebuchet MS" w:hAnsi="Trebuchet MS"/>
                <w:sz w:val="22"/>
                <w:szCs w:val="22"/>
              </w:rPr>
              <w:t>super</w:t>
            </w:r>
            <w:proofErr w:type="spellEnd"/>
            <w:r w:rsidRPr="00185239">
              <w:rPr>
                <w:rFonts w:ascii="Trebuchet MS" w:hAnsi="Trebuchet MS"/>
                <w:sz w:val="22"/>
                <w:szCs w:val="22"/>
              </w:rPr>
              <w:t xml:space="preserve"> luxo</w:t>
            </w:r>
            <w:proofErr w:type="gramEnd"/>
            <w:r w:rsidRPr="00185239">
              <w:rPr>
                <w:rFonts w:ascii="Trebuchet MS" w:hAnsi="Trebuchet MS"/>
                <w:sz w:val="22"/>
                <w:szCs w:val="22"/>
              </w:rPr>
              <w:t xml:space="preserve"> (o “</w:t>
            </w:r>
            <w:r w:rsidRPr="00185239">
              <w:rPr>
                <w:rFonts w:ascii="Trebuchet MS" w:hAnsi="Trebuchet MS"/>
                <w:sz w:val="22"/>
                <w:szCs w:val="22"/>
                <w:u w:val="single"/>
              </w:rPr>
              <w:t>Hotel</w:t>
            </w:r>
            <w:r w:rsidRPr="00185239">
              <w:rPr>
                <w:rFonts w:ascii="Trebuchet MS" w:hAnsi="Trebuchet MS"/>
                <w:sz w:val="22"/>
                <w:szCs w:val="22"/>
              </w:rPr>
              <w:t>”); (</w:t>
            </w:r>
            <w:proofErr w:type="spellStart"/>
            <w:r w:rsidRPr="00185239">
              <w:rPr>
                <w:rFonts w:ascii="Trebuchet MS" w:hAnsi="Trebuchet MS"/>
                <w:sz w:val="22"/>
                <w:szCs w:val="22"/>
              </w:rPr>
              <w:t>ii</w:t>
            </w:r>
            <w:proofErr w:type="spellEnd"/>
            <w:r w:rsidRPr="00185239">
              <w:rPr>
                <w:rFonts w:ascii="Trebuchet MS" w:hAnsi="Trebuchet MS"/>
                <w:sz w:val="22"/>
                <w:szCs w:val="22"/>
              </w:rPr>
              <w:t xml:space="preserve">) </w:t>
            </w:r>
            <w:r w:rsidRPr="00185239">
              <w:rPr>
                <w:rFonts w:ascii="Trebuchet MS" w:hAnsi="Trebuchet MS"/>
                <w:sz w:val="22"/>
                <w:szCs w:val="22"/>
              </w:rPr>
              <w:lastRenderedPageBreak/>
              <w:t>uma torre não residencial denominada Torre Mata Atlântica (a “</w:t>
            </w:r>
            <w:r w:rsidRPr="00185239">
              <w:rPr>
                <w:rFonts w:ascii="Trebuchet MS" w:hAnsi="Trebuchet MS"/>
                <w:sz w:val="22"/>
                <w:szCs w:val="22"/>
                <w:u w:val="single"/>
              </w:rPr>
              <w:t>Torre</w:t>
            </w:r>
            <w:r w:rsidRPr="00185239">
              <w:rPr>
                <w:rFonts w:ascii="Trebuchet MS" w:hAnsi="Trebuchet MS"/>
                <w:sz w:val="22"/>
                <w:szCs w:val="22"/>
              </w:rPr>
              <w:t xml:space="preserve">”) composta de </w:t>
            </w:r>
            <w:r w:rsidR="004A4253" w:rsidRPr="00185239">
              <w:rPr>
                <w:rFonts w:ascii="Trebuchet MS" w:hAnsi="Trebuchet MS"/>
                <w:sz w:val="22"/>
                <w:szCs w:val="22"/>
              </w:rPr>
              <w:t>suítes</w:t>
            </w:r>
            <w:r w:rsidR="0041171A" w:rsidRPr="00185239">
              <w:rPr>
                <w:rFonts w:ascii="Trebuchet MS" w:hAnsi="Trebuchet MS"/>
                <w:sz w:val="22"/>
                <w:szCs w:val="22"/>
              </w:rPr>
              <w:t xml:space="preserve"> que </w:t>
            </w:r>
            <w:r w:rsidRPr="00185239">
              <w:rPr>
                <w:rFonts w:ascii="Trebuchet MS" w:hAnsi="Trebuchet MS"/>
                <w:sz w:val="22"/>
                <w:szCs w:val="22"/>
              </w:rPr>
              <w:t xml:space="preserve"> </w:t>
            </w:r>
            <w:r w:rsidR="0041171A" w:rsidRPr="00185239">
              <w:rPr>
                <w:rFonts w:ascii="Trebuchet MS" w:hAnsi="Trebuchet MS"/>
                <w:sz w:val="22"/>
                <w:szCs w:val="22"/>
              </w:rPr>
              <w:t>poderão participar do programa de locação do hotel</w:t>
            </w:r>
            <w:r w:rsidRPr="00185239">
              <w:rPr>
                <w:rFonts w:ascii="Trebuchet MS" w:hAnsi="Trebuchet MS"/>
                <w:sz w:val="22"/>
                <w:szCs w:val="22"/>
              </w:rPr>
              <w:t xml:space="preserve"> e serão comercializadas a terceiros; (</w:t>
            </w:r>
            <w:proofErr w:type="spellStart"/>
            <w:r w:rsidRPr="00185239">
              <w:rPr>
                <w:rFonts w:ascii="Trebuchet MS" w:hAnsi="Trebuchet MS"/>
                <w:sz w:val="22"/>
                <w:szCs w:val="22"/>
              </w:rPr>
              <w:t>iii</w:t>
            </w:r>
            <w:proofErr w:type="spellEnd"/>
            <w:r w:rsidRPr="00185239">
              <w:rPr>
                <w:rFonts w:ascii="Trebuchet MS" w:hAnsi="Trebuchet MS"/>
                <w:sz w:val="22"/>
                <w:szCs w:val="22"/>
              </w:rPr>
              <w:t>) uma torre não residencial denominada Torre Rio Claro Offices (“</w:t>
            </w:r>
            <w:r w:rsidRPr="00185239">
              <w:rPr>
                <w:rFonts w:ascii="Trebuchet MS" w:hAnsi="Trebuchet MS"/>
                <w:sz w:val="22"/>
                <w:szCs w:val="22"/>
                <w:u w:val="single"/>
              </w:rPr>
              <w:t>Office</w:t>
            </w:r>
            <w:r w:rsidRPr="00185239">
              <w:rPr>
                <w:rFonts w:ascii="Trebuchet MS" w:hAnsi="Trebuchet MS"/>
                <w:sz w:val="22"/>
                <w:szCs w:val="22"/>
              </w:rPr>
              <w:t>”) composta de escritórios; e (</w:t>
            </w:r>
            <w:proofErr w:type="spellStart"/>
            <w:r w:rsidRPr="00185239">
              <w:rPr>
                <w:rFonts w:ascii="Trebuchet MS" w:hAnsi="Trebuchet MS"/>
                <w:sz w:val="22"/>
                <w:szCs w:val="22"/>
              </w:rPr>
              <w:t>iv</w:t>
            </w:r>
            <w:proofErr w:type="spellEnd"/>
            <w:r w:rsidRPr="00185239">
              <w:rPr>
                <w:rFonts w:ascii="Trebuchet MS" w:hAnsi="Trebuchet MS"/>
                <w:sz w:val="22"/>
                <w:szCs w:val="22"/>
              </w:rPr>
              <w:t>) uma garage</w:t>
            </w:r>
            <w:r w:rsidR="004A4253" w:rsidRPr="00185239">
              <w:rPr>
                <w:rFonts w:ascii="Trebuchet MS" w:hAnsi="Trebuchet MS"/>
                <w:sz w:val="22"/>
                <w:szCs w:val="22"/>
              </w:rPr>
              <w:t>m</w:t>
            </w:r>
            <w:r w:rsidRPr="00185239">
              <w:rPr>
                <w:rFonts w:ascii="Trebuchet MS" w:hAnsi="Trebuchet MS"/>
                <w:sz w:val="22"/>
                <w:szCs w:val="22"/>
              </w:rPr>
              <w:t xml:space="preserve"> denominada Garagem 1 (o “</w:t>
            </w:r>
            <w:r w:rsidRPr="00185239">
              <w:rPr>
                <w:rFonts w:ascii="Trebuchet MS" w:hAnsi="Trebuchet MS"/>
                <w:sz w:val="22"/>
                <w:szCs w:val="22"/>
                <w:u w:val="single"/>
              </w:rPr>
              <w:t>Projeto</w:t>
            </w:r>
            <w:r w:rsidRPr="00185239">
              <w:rPr>
                <w:rFonts w:ascii="Trebuchet MS" w:hAnsi="Trebuchet MS"/>
                <w:sz w:val="22"/>
                <w:szCs w:val="22"/>
              </w:rPr>
              <w:t>”), conforme aprovado de tempos em tempos pelo Conselho de Administração; e (b) a condução de todas as atividades que sejam razoavelmente necessárias ou desejáveis para atingir o objeto acima mencionado</w:t>
            </w:r>
            <w:bookmarkEnd w:id="6"/>
            <w:r w:rsidRPr="00185239">
              <w:rPr>
                <w:rFonts w:ascii="Trebuchet MS" w:hAnsi="Trebuchet MS"/>
                <w:sz w:val="22"/>
                <w:szCs w:val="22"/>
              </w:rPr>
              <w:t xml:space="preserve">. </w:t>
            </w:r>
          </w:p>
          <w:p w14:paraId="010650D0" w14:textId="77777777" w:rsidR="00207424" w:rsidRPr="00185239" w:rsidRDefault="00207424" w:rsidP="006A2E3D">
            <w:pPr>
              <w:spacing w:line="280" w:lineRule="exact"/>
              <w:rPr>
                <w:rFonts w:ascii="Trebuchet MS" w:hAnsi="Trebuchet MS"/>
                <w:sz w:val="22"/>
                <w:szCs w:val="22"/>
              </w:rPr>
            </w:pPr>
          </w:p>
          <w:p w14:paraId="6A56DEA0" w14:textId="77777777" w:rsidR="00207424" w:rsidRPr="00185239" w:rsidRDefault="00207424" w:rsidP="006A2E3D">
            <w:pPr>
              <w:pStyle w:val="PargrafodaLista"/>
              <w:widowControl w:val="0"/>
              <w:numPr>
                <w:ilvl w:val="1"/>
                <w:numId w:val="3"/>
              </w:numPr>
              <w:spacing w:line="280" w:lineRule="exact"/>
              <w:rPr>
                <w:rFonts w:ascii="Trebuchet MS" w:hAnsi="Trebuchet MS"/>
                <w:b/>
                <w:sz w:val="22"/>
                <w:szCs w:val="22"/>
              </w:rPr>
            </w:pPr>
            <w:r w:rsidRPr="00185239">
              <w:rPr>
                <w:rFonts w:ascii="Trebuchet MS" w:hAnsi="Trebuchet MS"/>
                <w:b/>
                <w:sz w:val="22"/>
                <w:szCs w:val="22"/>
              </w:rPr>
              <w:t>Séries</w:t>
            </w:r>
          </w:p>
          <w:p w14:paraId="21A7A0A1" w14:textId="77777777" w:rsidR="00207424" w:rsidRPr="00185239" w:rsidRDefault="00207424" w:rsidP="006A2E3D">
            <w:pPr>
              <w:pStyle w:val="PargrafodaLista"/>
              <w:widowControl w:val="0"/>
              <w:spacing w:line="280" w:lineRule="exact"/>
              <w:ind w:left="567"/>
              <w:rPr>
                <w:rFonts w:ascii="Trebuchet MS" w:hAnsi="Trebuchet MS"/>
                <w:b/>
                <w:sz w:val="22"/>
                <w:szCs w:val="22"/>
              </w:rPr>
            </w:pPr>
          </w:p>
          <w:p w14:paraId="36CA1323" w14:textId="77777777" w:rsidR="00207424" w:rsidRPr="00185239" w:rsidRDefault="00207424" w:rsidP="006A2E3D">
            <w:pPr>
              <w:widowControl w:val="0"/>
              <w:numPr>
                <w:ilvl w:val="2"/>
                <w:numId w:val="3"/>
              </w:numPr>
              <w:tabs>
                <w:tab w:val="left" w:pos="709"/>
              </w:tabs>
              <w:spacing w:line="280" w:lineRule="exact"/>
              <w:ind w:left="0" w:firstLine="0"/>
              <w:rPr>
                <w:rFonts w:ascii="Trebuchet MS" w:hAnsi="Trebuchet MS"/>
                <w:sz w:val="22"/>
                <w:szCs w:val="22"/>
              </w:rPr>
            </w:pPr>
            <w:r w:rsidRPr="00185239">
              <w:rPr>
                <w:rFonts w:ascii="Trebuchet MS" w:hAnsi="Trebuchet MS"/>
                <w:sz w:val="22"/>
                <w:szCs w:val="22"/>
              </w:rPr>
              <w:t xml:space="preserve">A Emissão será realizada em </w:t>
            </w:r>
            <w:r w:rsidR="00410CBB" w:rsidRPr="00185239">
              <w:rPr>
                <w:rFonts w:ascii="Trebuchet MS" w:hAnsi="Trebuchet MS"/>
                <w:sz w:val="22"/>
                <w:szCs w:val="22"/>
              </w:rPr>
              <w:t>duas séries</w:t>
            </w:r>
            <w:r w:rsidRPr="00185239">
              <w:rPr>
                <w:rFonts w:ascii="Trebuchet MS" w:hAnsi="Trebuchet MS"/>
                <w:sz w:val="22"/>
                <w:szCs w:val="22"/>
              </w:rPr>
              <w:t>.</w:t>
            </w:r>
          </w:p>
          <w:p w14:paraId="014CE69B" w14:textId="77777777" w:rsidR="00207424" w:rsidRPr="00185239" w:rsidRDefault="00207424" w:rsidP="006A2E3D">
            <w:pPr>
              <w:widowControl w:val="0"/>
              <w:spacing w:line="280" w:lineRule="exact"/>
              <w:rPr>
                <w:rFonts w:ascii="Trebuchet MS" w:hAnsi="Trebuchet MS"/>
                <w:sz w:val="22"/>
                <w:szCs w:val="22"/>
              </w:rPr>
            </w:pPr>
          </w:p>
          <w:p w14:paraId="7E378752" w14:textId="77777777" w:rsidR="00207424" w:rsidRPr="00185239" w:rsidRDefault="00207424" w:rsidP="006A2E3D">
            <w:pPr>
              <w:pStyle w:val="PargrafodaLista"/>
              <w:widowControl w:val="0"/>
              <w:numPr>
                <w:ilvl w:val="1"/>
                <w:numId w:val="3"/>
              </w:numPr>
              <w:spacing w:line="280" w:lineRule="exact"/>
              <w:rPr>
                <w:rFonts w:ascii="Trebuchet MS" w:hAnsi="Trebuchet MS"/>
                <w:b/>
                <w:sz w:val="22"/>
                <w:szCs w:val="22"/>
              </w:rPr>
            </w:pPr>
            <w:r w:rsidRPr="00185239">
              <w:rPr>
                <w:rFonts w:ascii="Trebuchet MS" w:hAnsi="Trebuchet MS"/>
                <w:b/>
                <w:sz w:val="22"/>
                <w:szCs w:val="22"/>
              </w:rPr>
              <w:t>Total da Emissão</w:t>
            </w:r>
          </w:p>
          <w:p w14:paraId="334F4BC7" w14:textId="77777777" w:rsidR="00207424" w:rsidRPr="00185239" w:rsidRDefault="00207424" w:rsidP="006A2E3D">
            <w:pPr>
              <w:widowControl w:val="0"/>
              <w:tabs>
                <w:tab w:val="left" w:pos="567"/>
              </w:tabs>
              <w:spacing w:line="280" w:lineRule="exact"/>
              <w:rPr>
                <w:rFonts w:ascii="Trebuchet MS" w:hAnsi="Trebuchet MS"/>
                <w:sz w:val="22"/>
                <w:szCs w:val="22"/>
              </w:rPr>
            </w:pPr>
          </w:p>
          <w:p w14:paraId="041AE165" w14:textId="77777777" w:rsidR="00207424" w:rsidRPr="00185239" w:rsidRDefault="00207424" w:rsidP="006A2E3D">
            <w:pPr>
              <w:widowControl w:val="0"/>
              <w:numPr>
                <w:ilvl w:val="2"/>
                <w:numId w:val="3"/>
              </w:numPr>
              <w:tabs>
                <w:tab w:val="left" w:pos="709"/>
              </w:tabs>
              <w:spacing w:line="280" w:lineRule="exact"/>
              <w:ind w:left="0" w:firstLine="0"/>
              <w:rPr>
                <w:rFonts w:ascii="Trebuchet MS" w:hAnsi="Trebuchet MS"/>
                <w:sz w:val="22"/>
                <w:szCs w:val="22"/>
              </w:rPr>
            </w:pPr>
            <w:r w:rsidRPr="00185239">
              <w:rPr>
                <w:rFonts w:ascii="Trebuchet MS" w:hAnsi="Trebuchet MS"/>
                <w:sz w:val="22"/>
                <w:szCs w:val="22"/>
              </w:rPr>
              <w:t xml:space="preserve">O valor total da Emissão é de R$ </w:t>
            </w:r>
            <w:bookmarkStart w:id="7" w:name="_Hlk19614600"/>
            <w:r w:rsidR="00410CBB" w:rsidRPr="00185239">
              <w:rPr>
                <w:rFonts w:ascii="Trebuchet MS" w:hAnsi="Trebuchet MS"/>
                <w:sz w:val="22"/>
                <w:szCs w:val="22"/>
              </w:rPr>
              <w:t>70.000</w:t>
            </w:r>
            <w:r w:rsidRPr="00185239">
              <w:rPr>
                <w:rFonts w:ascii="Trebuchet MS" w:hAnsi="Trebuchet MS"/>
                <w:sz w:val="22"/>
                <w:szCs w:val="22"/>
              </w:rPr>
              <w:t>.000,00 (</w:t>
            </w:r>
            <w:r w:rsidR="00410CBB" w:rsidRPr="00185239">
              <w:rPr>
                <w:rFonts w:ascii="Trebuchet MS" w:hAnsi="Trebuchet MS"/>
                <w:sz w:val="22"/>
                <w:szCs w:val="22"/>
              </w:rPr>
              <w:t>setenta</w:t>
            </w:r>
            <w:r w:rsidR="004A4253" w:rsidRPr="00185239">
              <w:rPr>
                <w:rFonts w:ascii="Trebuchet MS" w:hAnsi="Trebuchet MS"/>
                <w:sz w:val="22"/>
                <w:szCs w:val="22"/>
              </w:rPr>
              <w:t xml:space="preserve"> </w:t>
            </w:r>
            <w:r w:rsidRPr="00185239">
              <w:rPr>
                <w:rFonts w:ascii="Trebuchet MS" w:hAnsi="Trebuchet MS"/>
                <w:sz w:val="22"/>
                <w:szCs w:val="22"/>
              </w:rPr>
              <w:t xml:space="preserve">milhões </w:t>
            </w:r>
            <w:r w:rsidR="00410CBB" w:rsidRPr="00185239">
              <w:rPr>
                <w:rFonts w:ascii="Trebuchet MS" w:hAnsi="Trebuchet MS"/>
                <w:sz w:val="22"/>
                <w:szCs w:val="22"/>
              </w:rPr>
              <w:t>de</w:t>
            </w:r>
            <w:r w:rsidRPr="00185239">
              <w:rPr>
                <w:rFonts w:ascii="Trebuchet MS" w:hAnsi="Trebuchet MS"/>
                <w:sz w:val="22"/>
                <w:szCs w:val="22"/>
              </w:rPr>
              <w:t xml:space="preserve"> reais) </w:t>
            </w:r>
            <w:bookmarkEnd w:id="7"/>
            <w:r w:rsidRPr="00185239">
              <w:rPr>
                <w:rFonts w:ascii="Trebuchet MS" w:hAnsi="Trebuchet MS"/>
                <w:sz w:val="22"/>
                <w:szCs w:val="22"/>
              </w:rPr>
              <w:t>(“</w:t>
            </w:r>
            <w:r w:rsidRPr="00185239">
              <w:rPr>
                <w:rFonts w:ascii="Trebuchet MS" w:hAnsi="Trebuchet MS"/>
                <w:sz w:val="22"/>
                <w:szCs w:val="22"/>
                <w:u w:val="single"/>
              </w:rPr>
              <w:t>Principal</w:t>
            </w:r>
            <w:r w:rsidRPr="00185239">
              <w:rPr>
                <w:rFonts w:ascii="Trebuchet MS" w:hAnsi="Trebuchet MS"/>
                <w:sz w:val="22"/>
                <w:szCs w:val="22"/>
              </w:rPr>
              <w:t>”).</w:t>
            </w:r>
          </w:p>
          <w:p w14:paraId="164599D7" w14:textId="77777777" w:rsidR="00207424" w:rsidRPr="00185239" w:rsidRDefault="00207424" w:rsidP="006A2E3D">
            <w:pPr>
              <w:widowControl w:val="0"/>
              <w:tabs>
                <w:tab w:val="left" w:pos="709"/>
              </w:tabs>
              <w:spacing w:line="280" w:lineRule="exact"/>
              <w:ind w:left="720"/>
              <w:rPr>
                <w:rFonts w:ascii="Trebuchet MS" w:hAnsi="Trebuchet MS"/>
                <w:sz w:val="22"/>
                <w:szCs w:val="22"/>
              </w:rPr>
            </w:pPr>
          </w:p>
          <w:p w14:paraId="072B7EC9" w14:textId="77777777" w:rsidR="00207424" w:rsidRPr="00185239" w:rsidRDefault="00207424" w:rsidP="006A2E3D">
            <w:pPr>
              <w:pStyle w:val="PargrafodaLista"/>
              <w:widowControl w:val="0"/>
              <w:numPr>
                <w:ilvl w:val="1"/>
                <w:numId w:val="3"/>
              </w:numPr>
              <w:spacing w:line="280" w:lineRule="exact"/>
              <w:rPr>
                <w:rFonts w:ascii="Trebuchet MS" w:hAnsi="Trebuchet MS"/>
                <w:b/>
                <w:sz w:val="22"/>
                <w:szCs w:val="22"/>
              </w:rPr>
            </w:pPr>
            <w:r w:rsidRPr="00185239">
              <w:rPr>
                <w:rFonts w:ascii="Trebuchet MS" w:hAnsi="Trebuchet MS"/>
                <w:b/>
                <w:sz w:val="22"/>
                <w:szCs w:val="22"/>
              </w:rPr>
              <w:t>Quantidade de Debêntures</w:t>
            </w:r>
          </w:p>
          <w:p w14:paraId="2AABA8E8" w14:textId="77777777" w:rsidR="00207424" w:rsidRPr="00185239" w:rsidRDefault="00207424" w:rsidP="006A2E3D">
            <w:pPr>
              <w:widowControl w:val="0"/>
              <w:spacing w:line="280" w:lineRule="exact"/>
              <w:rPr>
                <w:rFonts w:ascii="Trebuchet MS" w:hAnsi="Trebuchet MS"/>
                <w:sz w:val="22"/>
                <w:szCs w:val="22"/>
              </w:rPr>
            </w:pPr>
          </w:p>
          <w:p w14:paraId="167B957D" w14:textId="77777777" w:rsidR="00207424" w:rsidRPr="00185239" w:rsidRDefault="00207424" w:rsidP="006A2E3D">
            <w:pPr>
              <w:pStyle w:val="PargrafodaLista"/>
              <w:widowControl w:val="0"/>
              <w:numPr>
                <w:ilvl w:val="2"/>
                <w:numId w:val="3"/>
              </w:numPr>
              <w:spacing w:line="280" w:lineRule="exact"/>
              <w:ind w:left="0" w:firstLine="0"/>
              <w:rPr>
                <w:rFonts w:ascii="Trebuchet MS" w:hAnsi="Trebuchet MS"/>
                <w:sz w:val="22"/>
                <w:szCs w:val="22"/>
              </w:rPr>
            </w:pPr>
            <w:r w:rsidRPr="00185239">
              <w:rPr>
                <w:rFonts w:ascii="Trebuchet MS" w:hAnsi="Trebuchet MS"/>
                <w:sz w:val="22"/>
                <w:szCs w:val="22"/>
              </w:rPr>
              <w:t xml:space="preserve">Serão emitidas </w:t>
            </w:r>
            <w:r w:rsidR="00410CBB" w:rsidRPr="00185239">
              <w:rPr>
                <w:rFonts w:ascii="Trebuchet MS" w:eastAsia="Arial Unicode MS" w:hAnsi="Trebuchet MS"/>
                <w:bCs/>
                <w:sz w:val="22"/>
                <w:szCs w:val="22"/>
              </w:rPr>
              <w:t>70.000</w:t>
            </w:r>
            <w:r w:rsidR="004A4253" w:rsidRPr="00185239" w:rsidDel="00893307">
              <w:rPr>
                <w:rFonts w:ascii="Trebuchet MS" w:hAnsi="Trebuchet MS"/>
                <w:sz w:val="22"/>
                <w:szCs w:val="22"/>
              </w:rPr>
              <w:t xml:space="preserve"> </w:t>
            </w:r>
            <w:r w:rsidRPr="00185239">
              <w:rPr>
                <w:rFonts w:ascii="Trebuchet MS" w:hAnsi="Trebuchet MS"/>
                <w:sz w:val="22"/>
                <w:szCs w:val="22"/>
              </w:rPr>
              <w:t>(</w:t>
            </w:r>
            <w:r w:rsidR="00410CBB" w:rsidRPr="00185239">
              <w:rPr>
                <w:rFonts w:ascii="Trebuchet MS" w:eastAsia="Arial Unicode MS" w:hAnsi="Trebuchet MS"/>
                <w:bCs/>
                <w:sz w:val="22"/>
                <w:szCs w:val="22"/>
              </w:rPr>
              <w:t>setenta mil</w:t>
            </w:r>
            <w:r w:rsidRPr="00185239">
              <w:rPr>
                <w:rFonts w:ascii="Trebuchet MS" w:hAnsi="Trebuchet MS"/>
                <w:sz w:val="22"/>
                <w:szCs w:val="22"/>
              </w:rPr>
              <w:t>) Debêntures</w:t>
            </w:r>
            <w:r w:rsidR="00410CBB" w:rsidRPr="00185239">
              <w:rPr>
                <w:rFonts w:ascii="Trebuchet MS" w:hAnsi="Trebuchet MS"/>
                <w:sz w:val="22"/>
                <w:szCs w:val="22"/>
              </w:rPr>
              <w:t xml:space="preserve">, sendo </w:t>
            </w:r>
            <w:r w:rsidR="00DC3675" w:rsidRPr="00185239">
              <w:rPr>
                <w:rFonts w:ascii="Trebuchet MS" w:hAnsi="Trebuchet MS"/>
                <w:sz w:val="22"/>
                <w:szCs w:val="22"/>
              </w:rPr>
              <w:t>4</w:t>
            </w:r>
            <w:r w:rsidR="00410CBB" w:rsidRPr="00185239">
              <w:rPr>
                <w:rFonts w:ascii="Trebuchet MS" w:hAnsi="Trebuchet MS"/>
                <w:sz w:val="22"/>
                <w:szCs w:val="22"/>
              </w:rPr>
              <w:t>0.000 (</w:t>
            </w:r>
            <w:r w:rsidR="00DC3675" w:rsidRPr="00185239">
              <w:rPr>
                <w:rFonts w:ascii="Trebuchet MS" w:hAnsi="Trebuchet MS"/>
                <w:sz w:val="22"/>
                <w:szCs w:val="22"/>
              </w:rPr>
              <w:t>quarenta</w:t>
            </w:r>
            <w:r w:rsidR="00410CBB" w:rsidRPr="00185239">
              <w:rPr>
                <w:rFonts w:ascii="Trebuchet MS" w:hAnsi="Trebuchet MS"/>
                <w:sz w:val="22"/>
                <w:szCs w:val="22"/>
              </w:rPr>
              <w:t xml:space="preserve"> mil) relativas à 1ª série </w:t>
            </w:r>
            <w:r w:rsidR="00606C9F" w:rsidRPr="00185239">
              <w:rPr>
                <w:rFonts w:ascii="Trebuchet MS" w:hAnsi="Trebuchet MS"/>
                <w:sz w:val="22"/>
                <w:szCs w:val="22"/>
              </w:rPr>
              <w:t>(“</w:t>
            </w:r>
            <w:r w:rsidR="00606C9F" w:rsidRPr="00185239">
              <w:rPr>
                <w:rFonts w:ascii="Trebuchet MS" w:hAnsi="Trebuchet MS"/>
                <w:sz w:val="22"/>
                <w:szCs w:val="22"/>
                <w:u w:val="single"/>
              </w:rPr>
              <w:t>Debêntures 1</w:t>
            </w:r>
            <w:r w:rsidR="00770D5F" w:rsidRPr="00185239">
              <w:rPr>
                <w:rFonts w:ascii="Trebuchet MS" w:hAnsi="Trebuchet MS"/>
                <w:sz w:val="22"/>
                <w:szCs w:val="22"/>
                <w:u w:val="single"/>
              </w:rPr>
              <w:t>ª</w:t>
            </w:r>
            <w:r w:rsidR="00606C9F" w:rsidRPr="00185239">
              <w:rPr>
                <w:rFonts w:ascii="Trebuchet MS" w:hAnsi="Trebuchet MS"/>
                <w:sz w:val="22"/>
                <w:szCs w:val="22"/>
                <w:u w:val="single"/>
              </w:rPr>
              <w:t xml:space="preserve"> Série</w:t>
            </w:r>
            <w:r w:rsidR="00606C9F" w:rsidRPr="00185239">
              <w:rPr>
                <w:rFonts w:ascii="Trebuchet MS" w:hAnsi="Trebuchet MS"/>
                <w:sz w:val="22"/>
                <w:szCs w:val="22"/>
              </w:rPr>
              <w:t xml:space="preserve">”) </w:t>
            </w:r>
            <w:r w:rsidR="00410CBB" w:rsidRPr="00185239">
              <w:rPr>
                <w:rFonts w:ascii="Trebuchet MS" w:hAnsi="Trebuchet MS"/>
                <w:sz w:val="22"/>
                <w:szCs w:val="22"/>
              </w:rPr>
              <w:t xml:space="preserve">e </w:t>
            </w:r>
            <w:r w:rsidR="00DC3675" w:rsidRPr="00185239">
              <w:rPr>
                <w:rFonts w:ascii="Trebuchet MS" w:hAnsi="Trebuchet MS"/>
                <w:sz w:val="22"/>
                <w:szCs w:val="22"/>
              </w:rPr>
              <w:t>3</w:t>
            </w:r>
            <w:r w:rsidR="00410CBB" w:rsidRPr="00185239">
              <w:rPr>
                <w:rFonts w:ascii="Trebuchet MS" w:hAnsi="Trebuchet MS"/>
                <w:sz w:val="22"/>
                <w:szCs w:val="22"/>
              </w:rPr>
              <w:t>0.000 (</w:t>
            </w:r>
            <w:r w:rsidR="00DC3675" w:rsidRPr="00185239">
              <w:rPr>
                <w:rFonts w:ascii="Trebuchet MS" w:hAnsi="Trebuchet MS"/>
                <w:sz w:val="22"/>
                <w:szCs w:val="22"/>
              </w:rPr>
              <w:t>trinta</w:t>
            </w:r>
            <w:r w:rsidR="00410CBB" w:rsidRPr="00185239">
              <w:rPr>
                <w:rFonts w:ascii="Trebuchet MS" w:hAnsi="Trebuchet MS"/>
                <w:sz w:val="22"/>
                <w:szCs w:val="22"/>
              </w:rPr>
              <w:t xml:space="preserve"> mil) relativas à 2ª série</w:t>
            </w:r>
            <w:r w:rsidR="00606C9F" w:rsidRPr="00185239">
              <w:rPr>
                <w:rFonts w:ascii="Trebuchet MS" w:hAnsi="Trebuchet MS"/>
                <w:sz w:val="22"/>
                <w:szCs w:val="22"/>
              </w:rPr>
              <w:t xml:space="preserve"> (“</w:t>
            </w:r>
            <w:r w:rsidR="00606C9F" w:rsidRPr="00185239">
              <w:rPr>
                <w:rFonts w:ascii="Trebuchet MS" w:hAnsi="Trebuchet MS"/>
                <w:sz w:val="22"/>
                <w:szCs w:val="22"/>
                <w:u w:val="single"/>
              </w:rPr>
              <w:t>Debêntures 2ª Série</w:t>
            </w:r>
            <w:r w:rsidR="00606C9F" w:rsidRPr="00185239">
              <w:rPr>
                <w:rFonts w:ascii="Trebuchet MS" w:hAnsi="Trebuchet MS"/>
                <w:sz w:val="22"/>
                <w:szCs w:val="22"/>
              </w:rPr>
              <w:t>”)</w:t>
            </w:r>
            <w:r w:rsidR="00D34C9A" w:rsidRPr="00185239">
              <w:rPr>
                <w:rFonts w:ascii="Trebuchet MS" w:hAnsi="Trebuchet MS"/>
                <w:sz w:val="22"/>
                <w:szCs w:val="22"/>
              </w:rPr>
              <w:t>.</w:t>
            </w:r>
            <w:r w:rsidRPr="00185239">
              <w:rPr>
                <w:rFonts w:ascii="Trebuchet MS" w:hAnsi="Trebuchet MS"/>
                <w:sz w:val="22"/>
                <w:szCs w:val="22"/>
              </w:rPr>
              <w:t xml:space="preserve"> </w:t>
            </w:r>
          </w:p>
          <w:p w14:paraId="1E22A1A5" w14:textId="77777777" w:rsidR="00A45E50" w:rsidRPr="00185239" w:rsidRDefault="00A45E50" w:rsidP="006C625A">
            <w:pPr>
              <w:pStyle w:val="PargrafodaLista"/>
              <w:widowControl w:val="0"/>
              <w:spacing w:line="280" w:lineRule="exact"/>
              <w:ind w:left="0"/>
              <w:rPr>
                <w:rFonts w:ascii="Trebuchet MS" w:hAnsi="Trebuchet MS"/>
                <w:sz w:val="22"/>
                <w:szCs w:val="22"/>
              </w:rPr>
            </w:pPr>
          </w:p>
          <w:p w14:paraId="31A00A7D" w14:textId="77777777" w:rsidR="00A45E50" w:rsidRPr="00185239" w:rsidRDefault="00A45E50" w:rsidP="006A2E3D">
            <w:pPr>
              <w:pStyle w:val="PargrafodaLista"/>
              <w:widowControl w:val="0"/>
              <w:numPr>
                <w:ilvl w:val="2"/>
                <w:numId w:val="3"/>
              </w:numPr>
              <w:spacing w:line="280" w:lineRule="exact"/>
              <w:ind w:left="0" w:firstLine="0"/>
              <w:rPr>
                <w:rFonts w:ascii="Trebuchet MS" w:hAnsi="Trebuchet MS"/>
                <w:sz w:val="22"/>
                <w:szCs w:val="22"/>
              </w:rPr>
            </w:pPr>
            <w:r w:rsidRPr="00185239">
              <w:rPr>
                <w:rFonts w:ascii="Trebuchet MS" w:hAnsi="Trebuchet MS"/>
                <w:sz w:val="22"/>
                <w:szCs w:val="22"/>
              </w:rPr>
              <w:t xml:space="preserve">A Emissora poderá cancelar as Debêntures </w:t>
            </w:r>
            <w:r w:rsidR="003F240D" w:rsidRPr="00185239">
              <w:rPr>
                <w:rFonts w:ascii="Trebuchet MS" w:hAnsi="Trebuchet MS"/>
                <w:sz w:val="22"/>
                <w:szCs w:val="22"/>
              </w:rPr>
              <w:t xml:space="preserve">2ª Série </w:t>
            </w:r>
            <w:r w:rsidRPr="00185239">
              <w:rPr>
                <w:rFonts w:ascii="Trebuchet MS" w:hAnsi="Trebuchet MS"/>
                <w:sz w:val="22"/>
                <w:szCs w:val="22"/>
              </w:rPr>
              <w:t>que não forem efetivamente subscritas e integralizadas, sendo autorizada a subscrição parcial.</w:t>
            </w:r>
          </w:p>
          <w:p w14:paraId="63BF2531" w14:textId="77777777" w:rsidR="00207424" w:rsidRPr="00185239" w:rsidRDefault="00207424" w:rsidP="006A2E3D">
            <w:pPr>
              <w:pStyle w:val="PargrafodaLista"/>
              <w:widowControl w:val="0"/>
              <w:spacing w:line="280" w:lineRule="exact"/>
              <w:ind w:left="720"/>
              <w:rPr>
                <w:rFonts w:ascii="Trebuchet MS" w:hAnsi="Trebuchet MS"/>
                <w:sz w:val="22"/>
                <w:szCs w:val="22"/>
              </w:rPr>
            </w:pPr>
          </w:p>
          <w:p w14:paraId="3702A317" w14:textId="77777777" w:rsidR="00207424" w:rsidRPr="00185239" w:rsidRDefault="00207424" w:rsidP="006A2E3D">
            <w:pPr>
              <w:pStyle w:val="PargrafodaLista"/>
              <w:widowControl w:val="0"/>
              <w:numPr>
                <w:ilvl w:val="1"/>
                <w:numId w:val="3"/>
              </w:numPr>
              <w:spacing w:line="280" w:lineRule="exact"/>
              <w:rPr>
                <w:rFonts w:ascii="Trebuchet MS" w:hAnsi="Trebuchet MS"/>
                <w:b/>
                <w:sz w:val="22"/>
                <w:szCs w:val="22"/>
              </w:rPr>
            </w:pPr>
            <w:bookmarkStart w:id="8" w:name="_Ref261311752"/>
            <w:r w:rsidRPr="00185239">
              <w:rPr>
                <w:rFonts w:ascii="Trebuchet MS" w:hAnsi="Trebuchet MS"/>
                <w:b/>
                <w:sz w:val="22"/>
                <w:szCs w:val="22"/>
              </w:rPr>
              <w:t>Destinação de Recursos</w:t>
            </w:r>
            <w:bookmarkEnd w:id="8"/>
          </w:p>
          <w:p w14:paraId="7B377E79" w14:textId="77777777" w:rsidR="00207424" w:rsidRPr="00185239" w:rsidRDefault="00207424" w:rsidP="006A2E3D">
            <w:pPr>
              <w:widowControl w:val="0"/>
              <w:spacing w:line="280" w:lineRule="exact"/>
              <w:rPr>
                <w:rFonts w:ascii="Trebuchet MS" w:hAnsi="Trebuchet MS"/>
                <w:sz w:val="22"/>
                <w:szCs w:val="22"/>
              </w:rPr>
            </w:pPr>
          </w:p>
          <w:p w14:paraId="1AFBCEFC" w14:textId="74FFAF6F" w:rsidR="00103B19" w:rsidRPr="00185239" w:rsidRDefault="00207424" w:rsidP="00103B19">
            <w:pPr>
              <w:pStyle w:val="PargrafodaLista"/>
              <w:widowControl w:val="0"/>
              <w:numPr>
                <w:ilvl w:val="2"/>
                <w:numId w:val="3"/>
              </w:numPr>
              <w:tabs>
                <w:tab w:val="left" w:pos="709"/>
                <w:tab w:val="left" w:pos="5245"/>
              </w:tabs>
              <w:spacing w:line="280" w:lineRule="exact"/>
              <w:ind w:left="0" w:firstLine="0"/>
              <w:rPr>
                <w:rFonts w:ascii="Trebuchet MS" w:hAnsi="Trebuchet MS"/>
                <w:sz w:val="22"/>
                <w:szCs w:val="22"/>
              </w:rPr>
            </w:pPr>
            <w:r w:rsidRPr="00185239">
              <w:rPr>
                <w:rFonts w:ascii="Trebuchet MS" w:hAnsi="Trebuchet MS"/>
                <w:sz w:val="22"/>
                <w:szCs w:val="22"/>
              </w:rPr>
              <w:t xml:space="preserve">Os recursos líquidos captados pela Emissora por meio da presente emissão serão destinados para </w:t>
            </w:r>
            <w:bookmarkStart w:id="9" w:name="_Hlk19614906"/>
            <w:r w:rsidR="00103B19" w:rsidRPr="00185239">
              <w:rPr>
                <w:rFonts w:ascii="Trebuchet MS" w:hAnsi="Trebuchet MS"/>
                <w:sz w:val="22"/>
                <w:szCs w:val="22"/>
              </w:rPr>
              <w:t xml:space="preserve">(i) </w:t>
            </w:r>
            <w:r w:rsidRPr="00185239">
              <w:rPr>
                <w:rFonts w:ascii="Trebuchet MS" w:hAnsi="Trebuchet MS"/>
                <w:sz w:val="22"/>
                <w:szCs w:val="22"/>
              </w:rPr>
              <w:t xml:space="preserve">a construção </w:t>
            </w:r>
            <w:r w:rsidR="00651CAE" w:rsidRPr="00185239">
              <w:rPr>
                <w:rFonts w:ascii="Trebuchet MS" w:hAnsi="Trebuchet MS"/>
                <w:sz w:val="22"/>
                <w:szCs w:val="22"/>
              </w:rPr>
              <w:t xml:space="preserve">da </w:t>
            </w:r>
            <w:r w:rsidR="004A4253" w:rsidRPr="00185239">
              <w:rPr>
                <w:rFonts w:ascii="Trebuchet MS" w:hAnsi="Trebuchet MS"/>
                <w:sz w:val="22"/>
                <w:szCs w:val="22"/>
              </w:rPr>
              <w:t xml:space="preserve">parte </w:t>
            </w:r>
            <w:r w:rsidR="00651CAE" w:rsidRPr="00185239">
              <w:rPr>
                <w:rFonts w:ascii="Trebuchet MS" w:hAnsi="Trebuchet MS"/>
                <w:sz w:val="22"/>
                <w:szCs w:val="22"/>
              </w:rPr>
              <w:t xml:space="preserve">de propriedade da Emissora </w:t>
            </w:r>
            <w:r w:rsidR="004A4253" w:rsidRPr="00185239">
              <w:rPr>
                <w:rFonts w:ascii="Trebuchet MS" w:hAnsi="Trebuchet MS"/>
                <w:sz w:val="22"/>
                <w:szCs w:val="22"/>
              </w:rPr>
              <w:t>d</w:t>
            </w:r>
            <w:r w:rsidRPr="00185239">
              <w:rPr>
                <w:rFonts w:ascii="Trebuchet MS" w:hAnsi="Trebuchet MS"/>
                <w:sz w:val="22"/>
                <w:szCs w:val="22"/>
              </w:rPr>
              <w:t xml:space="preserve">o empreendimento imobiliário denominado Cidade Matarazzo localizado na capital do Estado de São Paulo, conforme memorial de incorporação objeto do R. 05 </w:t>
            </w:r>
            <w:r w:rsidR="00410CBB" w:rsidRPr="00185239">
              <w:rPr>
                <w:rFonts w:ascii="Trebuchet MS" w:hAnsi="Trebuchet MS"/>
                <w:sz w:val="22"/>
                <w:szCs w:val="22"/>
              </w:rPr>
              <w:t xml:space="preserve">e </w:t>
            </w:r>
            <w:proofErr w:type="gramStart"/>
            <w:r w:rsidR="00410CBB" w:rsidRPr="00185239">
              <w:rPr>
                <w:rFonts w:ascii="Trebuchet MS" w:hAnsi="Trebuchet MS"/>
                <w:sz w:val="22"/>
                <w:szCs w:val="22"/>
              </w:rPr>
              <w:t>Av.</w:t>
            </w:r>
            <w:proofErr w:type="gramEnd"/>
            <w:r w:rsidR="00410CBB" w:rsidRPr="00185239">
              <w:rPr>
                <w:rFonts w:ascii="Trebuchet MS" w:hAnsi="Trebuchet MS"/>
                <w:sz w:val="22"/>
                <w:szCs w:val="22"/>
              </w:rPr>
              <w:t xml:space="preserve"> 12 </w:t>
            </w:r>
            <w:r w:rsidRPr="00185239">
              <w:rPr>
                <w:rFonts w:ascii="Trebuchet MS" w:hAnsi="Trebuchet MS"/>
                <w:sz w:val="22"/>
                <w:szCs w:val="22"/>
              </w:rPr>
              <w:t>da Matrícula 190.798, do 4º Cartório de Registro de Imóveis da Capital do Estado de São Paulo</w:t>
            </w:r>
            <w:r w:rsidR="004A4253" w:rsidRPr="00185239">
              <w:rPr>
                <w:rFonts w:ascii="Trebuchet MS" w:hAnsi="Trebuchet MS"/>
                <w:sz w:val="22"/>
                <w:szCs w:val="22"/>
              </w:rPr>
              <w:t>, compreendendo o desenvolvimento do Hotel, da Torre, do Office e da Garagem 1</w:t>
            </w:r>
            <w:r w:rsidRPr="00185239">
              <w:rPr>
                <w:rFonts w:ascii="Trebuchet MS" w:hAnsi="Trebuchet MS"/>
                <w:sz w:val="22"/>
                <w:szCs w:val="22"/>
              </w:rPr>
              <w:t xml:space="preserve"> (“</w:t>
            </w:r>
            <w:r w:rsidRPr="00185239">
              <w:rPr>
                <w:rFonts w:ascii="Trebuchet MS" w:hAnsi="Trebuchet MS"/>
                <w:sz w:val="22"/>
                <w:szCs w:val="22"/>
                <w:u w:val="single"/>
              </w:rPr>
              <w:t>Empreendimento Imobiliário</w:t>
            </w:r>
            <w:r w:rsidRPr="00185239">
              <w:rPr>
                <w:rFonts w:ascii="Trebuchet MS" w:hAnsi="Trebuchet MS"/>
                <w:sz w:val="22"/>
                <w:szCs w:val="22"/>
              </w:rPr>
              <w:t>”)</w:t>
            </w:r>
            <w:r w:rsidR="00770D5F" w:rsidRPr="00185239">
              <w:rPr>
                <w:rFonts w:ascii="Trebuchet MS" w:hAnsi="Trebuchet MS"/>
                <w:sz w:val="22"/>
                <w:szCs w:val="22"/>
              </w:rPr>
              <w:t xml:space="preserve">, bem como </w:t>
            </w:r>
            <w:r w:rsidR="00103B19" w:rsidRPr="00185239">
              <w:rPr>
                <w:rFonts w:ascii="Trebuchet MS" w:hAnsi="Trebuchet MS"/>
                <w:sz w:val="22"/>
                <w:szCs w:val="22"/>
              </w:rPr>
              <w:t>(</w:t>
            </w:r>
            <w:proofErr w:type="spellStart"/>
            <w:r w:rsidR="00103B19" w:rsidRPr="00185239">
              <w:rPr>
                <w:rFonts w:ascii="Trebuchet MS" w:hAnsi="Trebuchet MS"/>
                <w:sz w:val="22"/>
                <w:szCs w:val="22"/>
              </w:rPr>
              <w:t>ii</w:t>
            </w:r>
            <w:proofErr w:type="spellEnd"/>
            <w:r w:rsidR="00103B19" w:rsidRPr="00185239">
              <w:rPr>
                <w:rFonts w:ascii="Trebuchet MS" w:hAnsi="Trebuchet MS"/>
                <w:sz w:val="22"/>
                <w:szCs w:val="22"/>
              </w:rPr>
              <w:t xml:space="preserve">) </w:t>
            </w:r>
            <w:r w:rsidR="00770D5F" w:rsidRPr="00185239">
              <w:rPr>
                <w:rFonts w:ascii="Trebuchet MS" w:hAnsi="Trebuchet MS"/>
                <w:sz w:val="22"/>
                <w:szCs w:val="22"/>
              </w:rPr>
              <w:t>a</w:t>
            </w:r>
            <w:r w:rsidR="00DC3675" w:rsidRPr="00185239">
              <w:rPr>
                <w:rFonts w:ascii="Trebuchet MS" w:hAnsi="Trebuchet MS"/>
                <w:sz w:val="22"/>
                <w:szCs w:val="22"/>
              </w:rPr>
              <w:t xml:space="preserve"> amortização extraordinária no valor de R$ 13.200.000,00 (treze milhões e duzentos mil </w:t>
            </w:r>
            <w:r w:rsidR="00DC3675" w:rsidRPr="00185239">
              <w:rPr>
                <w:rFonts w:ascii="Trebuchet MS" w:hAnsi="Trebuchet MS"/>
                <w:sz w:val="22"/>
                <w:szCs w:val="22"/>
              </w:rPr>
              <w:lastRenderedPageBreak/>
              <w:t>reais)</w:t>
            </w:r>
            <w:r w:rsidR="00993D28" w:rsidRPr="00185239">
              <w:rPr>
                <w:rFonts w:ascii="Trebuchet MS" w:hAnsi="Trebuchet MS"/>
                <w:sz w:val="22"/>
                <w:szCs w:val="22"/>
              </w:rPr>
              <w:t xml:space="preserve"> no âmbito da</w:t>
            </w:r>
            <w:r w:rsidR="007A34F9" w:rsidRPr="00185239">
              <w:rPr>
                <w:rFonts w:ascii="Trebuchet MS" w:hAnsi="Trebuchet MS"/>
                <w:sz w:val="22"/>
                <w:szCs w:val="22"/>
              </w:rPr>
              <w:t>s</w:t>
            </w:r>
            <w:r w:rsidR="00993D28" w:rsidRPr="00185239">
              <w:rPr>
                <w:rFonts w:ascii="Trebuchet MS" w:hAnsi="Trebuchet MS"/>
                <w:sz w:val="22"/>
                <w:szCs w:val="22"/>
              </w:rPr>
              <w:t xml:space="preserve"> escrituras de emissão da 1ª e 5ª Emissões de debêntures da Emissora</w:t>
            </w:r>
            <w:r w:rsidR="00770D5F" w:rsidRPr="00185239">
              <w:rPr>
                <w:rFonts w:ascii="Trebuchet MS" w:hAnsi="Trebuchet MS"/>
                <w:sz w:val="22"/>
                <w:szCs w:val="22"/>
              </w:rPr>
              <w:t>, conforme refletidos nos</w:t>
            </w:r>
            <w:r w:rsidR="00993D28" w:rsidRPr="00185239">
              <w:rPr>
                <w:rFonts w:ascii="Trebuchet MS" w:hAnsi="Trebuchet MS"/>
                <w:sz w:val="22"/>
                <w:szCs w:val="22"/>
              </w:rPr>
              <w:t xml:space="preserve"> Certificados de Recebíveis Imobiliários CRI no. 76 e 217, </w:t>
            </w:r>
            <w:r w:rsidR="00103B19" w:rsidRPr="00185239">
              <w:rPr>
                <w:rFonts w:ascii="Trebuchet MS" w:hAnsi="Trebuchet MS"/>
                <w:sz w:val="22"/>
                <w:szCs w:val="22"/>
              </w:rPr>
              <w:t xml:space="preserve">respectivamente, </w:t>
            </w:r>
            <w:r w:rsidR="00993D28" w:rsidRPr="00185239">
              <w:rPr>
                <w:rFonts w:ascii="Trebuchet MS" w:hAnsi="Trebuchet MS"/>
                <w:sz w:val="22"/>
                <w:szCs w:val="22"/>
              </w:rPr>
              <w:t xml:space="preserve">emitidos pela </w:t>
            </w:r>
            <w:proofErr w:type="spellStart"/>
            <w:r w:rsidR="00993D28" w:rsidRPr="00185239">
              <w:rPr>
                <w:rFonts w:ascii="Trebuchet MS" w:hAnsi="Trebuchet MS"/>
                <w:sz w:val="22"/>
                <w:szCs w:val="22"/>
              </w:rPr>
              <w:t>True</w:t>
            </w:r>
            <w:proofErr w:type="spellEnd"/>
            <w:r w:rsidR="00993D28" w:rsidRPr="00185239">
              <w:rPr>
                <w:rFonts w:ascii="Trebuchet MS" w:hAnsi="Trebuchet MS"/>
                <w:sz w:val="22"/>
                <w:szCs w:val="22"/>
              </w:rPr>
              <w:t xml:space="preserve"> </w:t>
            </w:r>
            <w:proofErr w:type="spellStart"/>
            <w:r w:rsidR="00993D28" w:rsidRPr="00185239">
              <w:rPr>
                <w:rFonts w:ascii="Trebuchet MS" w:hAnsi="Trebuchet MS"/>
                <w:sz w:val="22"/>
                <w:szCs w:val="22"/>
              </w:rPr>
              <w:t>Securitizadora</w:t>
            </w:r>
            <w:proofErr w:type="spellEnd"/>
            <w:r w:rsidR="00993D28" w:rsidRPr="00185239">
              <w:rPr>
                <w:rFonts w:ascii="Trebuchet MS" w:hAnsi="Trebuchet MS"/>
                <w:sz w:val="22"/>
                <w:szCs w:val="22"/>
              </w:rPr>
              <w:t xml:space="preserve"> S.A</w:t>
            </w:r>
            <w:r w:rsidRPr="00185239">
              <w:rPr>
                <w:rFonts w:ascii="Trebuchet MS" w:hAnsi="Trebuchet MS"/>
                <w:sz w:val="22"/>
                <w:szCs w:val="22"/>
              </w:rPr>
              <w:t>.</w:t>
            </w:r>
            <w:bookmarkEnd w:id="9"/>
            <w:r w:rsidR="005151CF" w:rsidRPr="00185239">
              <w:rPr>
                <w:rFonts w:ascii="Trebuchet MS" w:hAnsi="Trebuchet MS"/>
                <w:sz w:val="22"/>
                <w:szCs w:val="22"/>
              </w:rPr>
              <w:t xml:space="preserve"> </w:t>
            </w:r>
            <w:r w:rsidR="00103B19" w:rsidRPr="00185239">
              <w:rPr>
                <w:rFonts w:ascii="Trebuchet MS" w:hAnsi="Trebuchet MS"/>
                <w:sz w:val="22"/>
                <w:szCs w:val="22"/>
              </w:rPr>
              <w:t>Para fins de verificação da destinação dos recursos objeto do item (</w:t>
            </w:r>
            <w:proofErr w:type="spellStart"/>
            <w:r w:rsidR="00103B19" w:rsidRPr="00185239">
              <w:rPr>
                <w:rFonts w:ascii="Trebuchet MS" w:hAnsi="Trebuchet MS"/>
                <w:sz w:val="22"/>
                <w:szCs w:val="22"/>
              </w:rPr>
              <w:t>ii</w:t>
            </w:r>
            <w:proofErr w:type="spellEnd"/>
            <w:r w:rsidR="00103B19" w:rsidRPr="00185239">
              <w:rPr>
                <w:rFonts w:ascii="Trebuchet MS" w:hAnsi="Trebuchet MS"/>
                <w:sz w:val="22"/>
                <w:szCs w:val="22"/>
              </w:rPr>
              <w:t xml:space="preserve">) acima a Devedora deverá </w:t>
            </w:r>
            <w:r w:rsidR="005151CF" w:rsidRPr="00185239">
              <w:rPr>
                <w:rFonts w:ascii="Trebuchet MS" w:hAnsi="Trebuchet MS"/>
                <w:sz w:val="22"/>
                <w:szCs w:val="22"/>
              </w:rPr>
              <w:t>no prazo de 30 (trinta) dias a contar da primeira liquidação das Debêntures</w:t>
            </w:r>
            <w:r w:rsidR="00103B19" w:rsidRPr="00185239">
              <w:rPr>
                <w:rFonts w:ascii="Trebuchet MS" w:hAnsi="Trebuchet MS"/>
                <w:sz w:val="22"/>
                <w:szCs w:val="22"/>
              </w:rPr>
              <w:t>,</w:t>
            </w:r>
            <w:r w:rsidR="005151CF" w:rsidRPr="00185239">
              <w:rPr>
                <w:rFonts w:ascii="Trebuchet MS" w:hAnsi="Trebuchet MS"/>
                <w:sz w:val="22"/>
                <w:szCs w:val="22"/>
              </w:rPr>
              <w:t xml:space="preserve"> </w:t>
            </w:r>
            <w:r w:rsidR="00103B19" w:rsidRPr="00185239">
              <w:rPr>
                <w:rFonts w:ascii="Trebuchet MS" w:hAnsi="Trebuchet MS"/>
                <w:sz w:val="22"/>
                <w:szCs w:val="22"/>
              </w:rPr>
              <w:t xml:space="preserve">enviar ao Agente Fiduciário </w:t>
            </w:r>
            <w:ins w:id="10" w:author="Kelly Motta" w:date="2020-10-28T09:14:00Z">
              <w:r w:rsidR="009C26C1">
                <w:rPr>
                  <w:rFonts w:ascii="Trebuchet MS" w:hAnsi="Trebuchet MS"/>
                  <w:sz w:val="22"/>
                  <w:szCs w:val="22"/>
                </w:rPr>
                <w:t xml:space="preserve">dos CRI </w:t>
              </w:r>
            </w:ins>
            <w:r w:rsidR="00103B19" w:rsidRPr="00185239">
              <w:rPr>
                <w:rFonts w:ascii="Trebuchet MS" w:hAnsi="Trebuchet MS"/>
                <w:sz w:val="22"/>
                <w:szCs w:val="22"/>
              </w:rPr>
              <w:t>os comprovantes de pagamento da referida amortização. Os recursos obtidos pela Emissora por meio da 1ª e 5ª Emissões de debêntures da Emissora, lastro dos Certificados de Recebíveis Imobiliários CRI no. 76 e 217, respectivamente,</w:t>
            </w:r>
            <w:r w:rsidR="00103B19" w:rsidRPr="00185239" w:rsidDel="00A508BA">
              <w:rPr>
                <w:rFonts w:ascii="Trebuchet MS" w:hAnsi="Trebuchet MS"/>
                <w:sz w:val="22"/>
                <w:szCs w:val="22"/>
              </w:rPr>
              <w:t xml:space="preserve"> </w:t>
            </w:r>
            <w:r w:rsidR="00103B19" w:rsidRPr="00185239">
              <w:rPr>
                <w:rFonts w:ascii="Trebuchet MS" w:hAnsi="Trebuchet MS"/>
                <w:sz w:val="22"/>
                <w:szCs w:val="22"/>
              </w:rPr>
              <w:t>foram destinados, pela Emissora, em sua totalidade, conforme declarações apresentadas pela Emissora à Debenturista e ao Agente Fiduciário dos CRI previamente a esta Escritura de Emissão.</w:t>
            </w:r>
          </w:p>
          <w:p w14:paraId="49406A18" w14:textId="77777777" w:rsidR="00207424" w:rsidRPr="00185239" w:rsidRDefault="00207424" w:rsidP="00103B19">
            <w:pPr>
              <w:pStyle w:val="PargrafodaLista"/>
              <w:widowControl w:val="0"/>
              <w:tabs>
                <w:tab w:val="left" w:pos="709"/>
                <w:tab w:val="left" w:pos="5245"/>
              </w:tabs>
              <w:spacing w:line="280" w:lineRule="exact"/>
              <w:ind w:left="0"/>
              <w:rPr>
                <w:rFonts w:ascii="Trebuchet MS" w:hAnsi="Trebuchet MS"/>
                <w:sz w:val="22"/>
                <w:szCs w:val="22"/>
              </w:rPr>
            </w:pPr>
          </w:p>
          <w:p w14:paraId="0A60F22A" w14:textId="77777777" w:rsidR="00207424" w:rsidRPr="00185239" w:rsidRDefault="00207424" w:rsidP="006A2E3D">
            <w:pPr>
              <w:pStyle w:val="PargrafodaLista"/>
              <w:widowControl w:val="0"/>
              <w:numPr>
                <w:ilvl w:val="2"/>
                <w:numId w:val="3"/>
              </w:numPr>
              <w:tabs>
                <w:tab w:val="left" w:pos="709"/>
              </w:tabs>
              <w:spacing w:line="280" w:lineRule="exact"/>
              <w:ind w:left="0" w:firstLine="0"/>
              <w:rPr>
                <w:rFonts w:ascii="Trebuchet MS" w:hAnsi="Trebuchet MS"/>
                <w:sz w:val="22"/>
                <w:szCs w:val="22"/>
              </w:rPr>
            </w:pPr>
            <w:r w:rsidRPr="00185239">
              <w:rPr>
                <w:rFonts w:ascii="Trebuchet MS" w:hAnsi="Trebuchet MS"/>
                <w:sz w:val="22"/>
                <w:szCs w:val="22"/>
              </w:rPr>
              <w:t xml:space="preserve">Para fins da verificação </w:t>
            </w:r>
            <w:r w:rsidR="00103B19" w:rsidRPr="00185239">
              <w:rPr>
                <w:rFonts w:ascii="Trebuchet MS" w:hAnsi="Trebuchet MS"/>
                <w:sz w:val="22"/>
                <w:szCs w:val="22"/>
              </w:rPr>
              <w:t xml:space="preserve">da destinação dos recursos objeto do item (i) </w:t>
            </w:r>
            <w:r w:rsidRPr="00185239">
              <w:rPr>
                <w:rFonts w:ascii="Trebuchet MS" w:hAnsi="Trebuchet MS"/>
                <w:sz w:val="22"/>
                <w:szCs w:val="22"/>
              </w:rPr>
              <w:t xml:space="preserve">da Cláusula 3.5.1 acima, a Emissora deverá prestar contas, à Debenturista e ao Agente Fiduciário dos CRI, da destinação de recursos e </w:t>
            </w:r>
            <w:r w:rsidR="007B5535" w:rsidRPr="00185239">
              <w:rPr>
                <w:rFonts w:ascii="Trebuchet MS" w:hAnsi="Trebuchet MS"/>
                <w:sz w:val="22"/>
                <w:szCs w:val="22"/>
              </w:rPr>
              <w:t>sua situação</w:t>
            </w:r>
            <w:r w:rsidRPr="00185239">
              <w:rPr>
                <w:rFonts w:ascii="Trebuchet MS" w:hAnsi="Trebuchet MS"/>
                <w:sz w:val="22"/>
                <w:szCs w:val="22"/>
              </w:rPr>
              <w:t xml:space="preserve">, devendo, a partir da Data de Emissão, emitir semestralmente, até o último dia dos meses de </w:t>
            </w:r>
            <w:r w:rsidR="00103B19" w:rsidRPr="00185239">
              <w:rPr>
                <w:rFonts w:ascii="Trebuchet MS" w:hAnsi="Trebuchet MS"/>
                <w:sz w:val="22"/>
                <w:szCs w:val="22"/>
              </w:rPr>
              <w:t>abril</w:t>
            </w:r>
            <w:r w:rsidR="006E06DF" w:rsidRPr="00185239">
              <w:rPr>
                <w:rFonts w:ascii="Trebuchet MS" w:hAnsi="Trebuchet MS"/>
                <w:sz w:val="22"/>
                <w:szCs w:val="22"/>
              </w:rPr>
              <w:t xml:space="preserve"> </w:t>
            </w:r>
            <w:r w:rsidRPr="00185239">
              <w:rPr>
                <w:rFonts w:ascii="Trebuchet MS" w:hAnsi="Trebuchet MS"/>
                <w:sz w:val="22"/>
                <w:szCs w:val="22"/>
              </w:rPr>
              <w:t xml:space="preserve">e </w:t>
            </w:r>
            <w:r w:rsidR="00103B19" w:rsidRPr="00185239">
              <w:rPr>
                <w:rFonts w:ascii="Trebuchet MS" w:hAnsi="Trebuchet MS"/>
                <w:sz w:val="22"/>
                <w:szCs w:val="22"/>
              </w:rPr>
              <w:t>outubro</w:t>
            </w:r>
            <w:r w:rsidR="006E06DF" w:rsidRPr="00185239">
              <w:rPr>
                <w:rFonts w:ascii="Trebuchet MS" w:hAnsi="Trebuchet MS"/>
                <w:sz w:val="22"/>
                <w:szCs w:val="22"/>
              </w:rPr>
              <w:t xml:space="preserve"> </w:t>
            </w:r>
            <w:r w:rsidRPr="00185239">
              <w:rPr>
                <w:rFonts w:ascii="Trebuchet MS" w:hAnsi="Trebuchet MS"/>
                <w:sz w:val="22"/>
                <w:szCs w:val="22"/>
              </w:rPr>
              <w:t>de cada ano, relatório de destinação de recursos (“</w:t>
            </w:r>
            <w:r w:rsidRPr="00185239">
              <w:rPr>
                <w:rFonts w:ascii="Trebuchet MS" w:hAnsi="Trebuchet MS"/>
                <w:sz w:val="22"/>
                <w:szCs w:val="22"/>
                <w:u w:val="single"/>
              </w:rPr>
              <w:t>Relatórios de Destinação de Recursos</w:t>
            </w:r>
            <w:r w:rsidRPr="00185239">
              <w:rPr>
                <w:rFonts w:ascii="Trebuchet MS" w:hAnsi="Trebuchet MS"/>
                <w:sz w:val="22"/>
                <w:szCs w:val="22"/>
              </w:rPr>
              <w:t>”),</w:t>
            </w:r>
            <w:r w:rsidR="00257977" w:rsidRPr="00185239">
              <w:rPr>
                <w:rFonts w:ascii="Trebuchet MS" w:hAnsi="Trebuchet MS"/>
                <w:sz w:val="22"/>
                <w:szCs w:val="22"/>
              </w:rPr>
              <w:t xml:space="preserve"> nos termos do Anexo I, respeitando</w:t>
            </w:r>
            <w:r w:rsidR="00160462" w:rsidRPr="00185239">
              <w:rPr>
                <w:rFonts w:ascii="Trebuchet MS" w:hAnsi="Trebuchet MS"/>
                <w:sz w:val="22"/>
                <w:szCs w:val="22"/>
              </w:rPr>
              <w:t xml:space="preserve"> </w:t>
            </w:r>
            <w:r w:rsidR="00257977" w:rsidRPr="00185239">
              <w:rPr>
                <w:rFonts w:ascii="Trebuchet MS" w:hAnsi="Trebuchet MS"/>
                <w:sz w:val="22"/>
                <w:szCs w:val="22"/>
              </w:rPr>
              <w:t>o</w:t>
            </w:r>
            <w:r w:rsidRPr="00185239">
              <w:rPr>
                <w:rFonts w:ascii="Trebuchet MS" w:hAnsi="Trebuchet MS"/>
                <w:sz w:val="22"/>
                <w:szCs w:val="22"/>
              </w:rPr>
              <w:t xml:space="preserve"> cronograma indicativo constante do Anexo </w:t>
            </w:r>
            <w:r w:rsidR="00651CAE" w:rsidRPr="00185239">
              <w:rPr>
                <w:rFonts w:ascii="Trebuchet MS" w:hAnsi="Trebuchet MS"/>
                <w:sz w:val="22"/>
                <w:szCs w:val="22"/>
              </w:rPr>
              <w:t>I</w:t>
            </w:r>
            <w:r w:rsidRPr="00185239">
              <w:rPr>
                <w:rFonts w:ascii="Trebuchet MS" w:hAnsi="Trebuchet MS"/>
                <w:sz w:val="22"/>
                <w:szCs w:val="22"/>
              </w:rPr>
              <w:t>I (“</w:t>
            </w:r>
            <w:r w:rsidRPr="00185239">
              <w:rPr>
                <w:rFonts w:ascii="Trebuchet MS" w:hAnsi="Trebuchet MS"/>
                <w:sz w:val="22"/>
                <w:szCs w:val="22"/>
                <w:u w:val="single"/>
              </w:rPr>
              <w:t>Cronograma Indicativo</w:t>
            </w:r>
            <w:r w:rsidRPr="00185239">
              <w:rPr>
                <w:rFonts w:ascii="Trebuchet MS" w:hAnsi="Trebuchet MS"/>
                <w:sz w:val="22"/>
                <w:szCs w:val="22"/>
              </w:rPr>
              <w:t>”), descrevendo os valores destinados ao Empreendimento Imobiliário, acompanhado de cópia dos respectivos termos de quitação, extratos comprovando as transações bancárias</w:t>
            </w:r>
            <w:r w:rsidR="00257977" w:rsidRPr="00185239">
              <w:rPr>
                <w:rFonts w:ascii="Trebuchet MS" w:hAnsi="Trebuchet MS"/>
                <w:sz w:val="22"/>
                <w:szCs w:val="22"/>
              </w:rPr>
              <w:t>,</w:t>
            </w:r>
            <w:r w:rsidRPr="00185239">
              <w:rPr>
                <w:rFonts w:ascii="Trebuchet MS" w:hAnsi="Trebuchet MS"/>
                <w:sz w:val="22"/>
                <w:szCs w:val="22"/>
              </w:rPr>
              <w:t xml:space="preserve"> comprovantes de pagamento, contratos e as notas fiscais, comprovando os pagamentos e/ou demonstrativos contábeis que demonstrem a correta destinação dos recursos e do relatório de medição de obras do Empreendimento Imobiliário referente ao semestre anterior, para fins de caracterização dos recursos oriundos das Debêntures. Adicionalmente, a Emissora, desde já, autoriza 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e, ainda, o Agente Fiduciário dos CRI, a fiscalizar, </w:t>
            </w:r>
            <w:r w:rsidR="00651CAE" w:rsidRPr="00185239">
              <w:rPr>
                <w:rFonts w:ascii="Trebuchet MS" w:hAnsi="Trebuchet MS"/>
                <w:sz w:val="22"/>
                <w:szCs w:val="22"/>
              </w:rPr>
              <w:t xml:space="preserve">diretamente ou por meio de empresas </w:t>
            </w:r>
            <w:proofErr w:type="gramStart"/>
            <w:r w:rsidR="00651CAE" w:rsidRPr="00185239">
              <w:rPr>
                <w:rFonts w:ascii="Trebuchet MS" w:hAnsi="Trebuchet MS"/>
                <w:sz w:val="22"/>
                <w:szCs w:val="22"/>
              </w:rPr>
              <w:t xml:space="preserve">contratadas, </w:t>
            </w:r>
            <w:r w:rsidRPr="00185239">
              <w:rPr>
                <w:rFonts w:ascii="Trebuchet MS" w:hAnsi="Trebuchet MS"/>
                <w:sz w:val="22"/>
                <w:szCs w:val="22"/>
              </w:rPr>
              <w:t>por força de uma solicitação que lhes tenha sido expedida</w:t>
            </w:r>
            <w:proofErr w:type="gramEnd"/>
            <w:r w:rsidRPr="00185239">
              <w:rPr>
                <w:rFonts w:ascii="Trebuchet MS" w:hAnsi="Trebuchet MS"/>
                <w:sz w:val="22"/>
                <w:szCs w:val="22"/>
              </w:rPr>
              <w:t xml:space="preserve"> por órgãos públicos, a aplicação dos recursos obtidos pela Emissora por meio das Debêntures</w:t>
            </w:r>
            <w:r w:rsidR="00651CAE" w:rsidRPr="00185239">
              <w:rPr>
                <w:rFonts w:ascii="Trebuchet MS" w:hAnsi="Trebuchet MS"/>
                <w:sz w:val="22"/>
                <w:szCs w:val="22"/>
              </w:rPr>
              <w:t>.</w:t>
            </w:r>
            <w:r w:rsidRPr="00185239">
              <w:rPr>
                <w:rFonts w:ascii="Trebuchet MS" w:hAnsi="Trebuchet MS"/>
                <w:sz w:val="22"/>
                <w:szCs w:val="22"/>
              </w:rPr>
              <w:t xml:space="preserve"> </w:t>
            </w:r>
          </w:p>
          <w:p w14:paraId="4436FB64" w14:textId="77777777" w:rsidR="005D3DCA" w:rsidRPr="00185239" w:rsidRDefault="005D3DCA" w:rsidP="005D3DCA">
            <w:pPr>
              <w:pStyle w:val="PargrafodaLista"/>
              <w:widowControl w:val="0"/>
              <w:tabs>
                <w:tab w:val="left" w:pos="709"/>
              </w:tabs>
              <w:spacing w:line="280" w:lineRule="exact"/>
              <w:ind w:left="0"/>
              <w:rPr>
                <w:rFonts w:ascii="Trebuchet MS" w:hAnsi="Trebuchet MS"/>
                <w:sz w:val="22"/>
                <w:szCs w:val="22"/>
              </w:rPr>
            </w:pPr>
          </w:p>
          <w:p w14:paraId="0C5705C5" w14:textId="77777777" w:rsidR="0056045A" w:rsidRPr="00185239" w:rsidRDefault="004B3DEA" w:rsidP="00CF3BCA">
            <w:pPr>
              <w:pStyle w:val="PargrafodaLista"/>
              <w:widowControl w:val="0"/>
              <w:tabs>
                <w:tab w:val="left" w:pos="709"/>
              </w:tabs>
              <w:spacing w:line="280" w:lineRule="exact"/>
              <w:ind w:left="0"/>
              <w:rPr>
                <w:rFonts w:ascii="Trebuchet MS" w:hAnsi="Trebuchet MS"/>
                <w:sz w:val="22"/>
                <w:szCs w:val="22"/>
              </w:rPr>
            </w:pPr>
            <w:r w:rsidRPr="00185239">
              <w:rPr>
                <w:rFonts w:ascii="Trebuchet MS" w:hAnsi="Trebuchet MS"/>
                <w:sz w:val="22"/>
                <w:szCs w:val="22"/>
              </w:rPr>
              <w:t xml:space="preserve">3.5.2.1. </w:t>
            </w:r>
            <w:r w:rsidR="005151CF" w:rsidRPr="00185239">
              <w:rPr>
                <w:rFonts w:ascii="Trebuchet MS" w:hAnsi="Trebuchet MS"/>
                <w:sz w:val="22"/>
                <w:szCs w:val="22"/>
              </w:rPr>
              <w:t xml:space="preserve">Adicionalmente, para fins de atendimento a eventuais exigências de órgãos públicos, </w:t>
            </w:r>
            <w:r w:rsidR="005151CF" w:rsidRPr="00185239">
              <w:rPr>
                <w:rFonts w:ascii="Trebuchet MS" w:hAnsi="Trebuchet MS"/>
                <w:sz w:val="22"/>
                <w:szCs w:val="22"/>
              </w:rPr>
              <w:lastRenderedPageBreak/>
              <w:t xml:space="preserve">reguladores, </w:t>
            </w:r>
            <w:proofErr w:type="spellStart"/>
            <w:r w:rsidR="005151CF" w:rsidRPr="00185239">
              <w:rPr>
                <w:rFonts w:ascii="Trebuchet MS" w:hAnsi="Trebuchet MS"/>
                <w:sz w:val="22"/>
                <w:szCs w:val="22"/>
              </w:rPr>
              <w:t>autorreguladores</w:t>
            </w:r>
            <w:proofErr w:type="spellEnd"/>
            <w:r w:rsidR="005151CF" w:rsidRPr="00185239">
              <w:rPr>
                <w:rFonts w:ascii="Trebuchet MS" w:hAnsi="Trebuchet MS"/>
                <w:sz w:val="22"/>
                <w:szCs w:val="22"/>
              </w:rPr>
              <w:t xml:space="preserve">, fiscalizadores, incluindo, sem limitação, a Receita Federal, a Comissão de Valores Mobiliários e a Associação Brasileira das Entidades dos </w:t>
            </w:r>
            <w:proofErr w:type="gramStart"/>
            <w:r w:rsidR="005151CF" w:rsidRPr="00185239">
              <w:rPr>
                <w:rFonts w:ascii="Trebuchet MS" w:hAnsi="Trebuchet MS"/>
                <w:sz w:val="22"/>
                <w:szCs w:val="22"/>
              </w:rPr>
              <w:t>Mercados Financeiro</w:t>
            </w:r>
            <w:proofErr w:type="gramEnd"/>
            <w:r w:rsidR="005151CF" w:rsidRPr="00185239">
              <w:rPr>
                <w:rFonts w:ascii="Trebuchet MS" w:hAnsi="Trebuchet MS"/>
                <w:sz w:val="22"/>
                <w:szCs w:val="22"/>
              </w:rPr>
              <w:t xml:space="preserve"> e de Capitais – ANBIMA, a </w:t>
            </w:r>
            <w:proofErr w:type="spellStart"/>
            <w:r w:rsidR="005151CF" w:rsidRPr="00185239">
              <w:rPr>
                <w:rFonts w:ascii="Trebuchet MS" w:hAnsi="Trebuchet MS"/>
                <w:sz w:val="22"/>
                <w:szCs w:val="22"/>
              </w:rPr>
              <w:t>Securitizadora</w:t>
            </w:r>
            <w:proofErr w:type="spellEnd"/>
            <w:r w:rsidR="005151CF" w:rsidRPr="00185239">
              <w:rPr>
                <w:rFonts w:ascii="Trebuchet MS" w:hAnsi="Trebuchet MS"/>
                <w:sz w:val="22"/>
                <w:szCs w:val="22"/>
              </w:rPr>
              <w:t xml:space="preserve"> e/ou o Agente Fiduciário dos CRI poderão solicitar o envio de cópia dos contratos, notas fiscais acompanhadas de seus arquivos no formato “XML” de autenticação das notas fiscais, comprovando os pagamentos e/ou demonstrativos contábeis que demonstrem a correta destinação dos recursos aqui prevista, atos societários, declarações e demais documentos comprobatórios solicitados pelas respectivas autoridades e órgãos. Neste caso, a Emitente deverá enviar os referidos documentos ao Agente Fiduciário dos CRI e à </w:t>
            </w:r>
            <w:proofErr w:type="spellStart"/>
            <w:r w:rsidR="005151CF" w:rsidRPr="00185239">
              <w:rPr>
                <w:rFonts w:ascii="Trebuchet MS" w:hAnsi="Trebuchet MS"/>
                <w:sz w:val="22"/>
                <w:szCs w:val="22"/>
              </w:rPr>
              <w:t>Securitizadora</w:t>
            </w:r>
            <w:proofErr w:type="spellEnd"/>
            <w:r w:rsidR="005151CF" w:rsidRPr="00185239">
              <w:rPr>
                <w:rFonts w:ascii="Trebuchet MS" w:hAnsi="Trebuchet MS"/>
                <w:sz w:val="22"/>
                <w:szCs w:val="22"/>
              </w:rPr>
              <w:t xml:space="preserve"> em até 10 (dez) Dias Úteis do recebimento da solicitação ou em prazo menor, se assim solicitado expressamente pelos órgãos reguladores e fiscalizadores.</w:t>
            </w:r>
          </w:p>
          <w:p w14:paraId="01851343" w14:textId="77777777" w:rsidR="005D3DCA" w:rsidRPr="00185239" w:rsidRDefault="005D3DCA" w:rsidP="005D3DCA">
            <w:pPr>
              <w:pStyle w:val="PargrafodaLista"/>
              <w:widowControl w:val="0"/>
              <w:tabs>
                <w:tab w:val="left" w:pos="709"/>
              </w:tabs>
              <w:spacing w:line="280" w:lineRule="exact"/>
              <w:ind w:left="0"/>
              <w:rPr>
                <w:rFonts w:ascii="Trebuchet MS" w:hAnsi="Trebuchet MS"/>
                <w:sz w:val="22"/>
                <w:szCs w:val="22"/>
              </w:rPr>
            </w:pPr>
          </w:p>
          <w:p w14:paraId="6940A9C2" w14:textId="77777777" w:rsidR="00207424" w:rsidRPr="00185239" w:rsidRDefault="00207424" w:rsidP="006A2E3D">
            <w:pPr>
              <w:pStyle w:val="PargrafodaLista"/>
              <w:widowControl w:val="0"/>
              <w:numPr>
                <w:ilvl w:val="2"/>
                <w:numId w:val="3"/>
              </w:numPr>
              <w:tabs>
                <w:tab w:val="left" w:pos="709"/>
              </w:tabs>
              <w:spacing w:line="280" w:lineRule="exact"/>
              <w:ind w:left="0" w:firstLine="0"/>
              <w:rPr>
                <w:rFonts w:ascii="Trebuchet MS" w:hAnsi="Trebuchet MS"/>
                <w:sz w:val="22"/>
                <w:szCs w:val="22"/>
              </w:rPr>
            </w:pPr>
            <w:r w:rsidRPr="00185239">
              <w:rPr>
                <w:rFonts w:ascii="Trebuchet MS" w:hAnsi="Trebuchet MS"/>
                <w:sz w:val="22"/>
                <w:szCs w:val="22"/>
              </w:rPr>
              <w:t xml:space="preserve">A Debenturista e o Agente Fiduciário não realizarão diretamente o acompanhamento físico das obras do Empreendimento Imobiliário, estando tal fiscalização restrita ao envio, pela Emissora 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com cópia ao Agente Fiduciário dos CRI, dos relatórios e documentos previstos acima. Adicionalmente, caso entenda necessário, o Agente Fiduciário poderá contratar terceiro especializado para avaliar ou reavaliar estes documentos.</w:t>
            </w:r>
          </w:p>
          <w:p w14:paraId="70BD6F10" w14:textId="77777777" w:rsidR="001620D6" w:rsidRPr="00185239" w:rsidRDefault="001620D6" w:rsidP="006A2E3D">
            <w:pPr>
              <w:pStyle w:val="PargrafodaLista"/>
              <w:widowControl w:val="0"/>
              <w:tabs>
                <w:tab w:val="left" w:pos="709"/>
              </w:tabs>
              <w:spacing w:line="280" w:lineRule="exact"/>
              <w:ind w:left="0"/>
              <w:rPr>
                <w:rFonts w:ascii="Trebuchet MS" w:hAnsi="Trebuchet MS"/>
                <w:sz w:val="22"/>
                <w:szCs w:val="22"/>
              </w:rPr>
            </w:pPr>
          </w:p>
          <w:p w14:paraId="2E5A9A38" w14:textId="77777777" w:rsidR="00207424" w:rsidRPr="00185239" w:rsidRDefault="005151CF" w:rsidP="006A2E3D">
            <w:pPr>
              <w:pStyle w:val="PargrafodaLista"/>
              <w:widowControl w:val="0"/>
              <w:numPr>
                <w:ilvl w:val="2"/>
                <w:numId w:val="3"/>
              </w:numPr>
              <w:tabs>
                <w:tab w:val="left" w:pos="709"/>
              </w:tabs>
              <w:spacing w:line="280" w:lineRule="exact"/>
              <w:ind w:left="0" w:firstLine="0"/>
              <w:rPr>
                <w:rFonts w:ascii="Trebuchet MS" w:hAnsi="Trebuchet MS"/>
                <w:sz w:val="22"/>
                <w:szCs w:val="22"/>
              </w:rPr>
            </w:pPr>
            <w:bookmarkStart w:id="11" w:name="_Hlk27394175"/>
            <w:r w:rsidRPr="00185239">
              <w:rPr>
                <w:rFonts w:ascii="Trebuchet MS" w:hAnsi="Trebuchet MS"/>
                <w:sz w:val="22"/>
                <w:szCs w:val="22"/>
              </w:rPr>
              <w:t>Com relação ao Cronograma Indicativo constante do Anexo II</w:t>
            </w:r>
            <w:r w:rsidR="00207424" w:rsidRPr="00185239">
              <w:rPr>
                <w:rFonts w:ascii="Trebuchet MS" w:hAnsi="Trebuchet MS"/>
                <w:sz w:val="22"/>
                <w:szCs w:val="22"/>
              </w:rPr>
              <w:t xml:space="preserve"> desta Escritura de Emissão, tal cronograma é meramente tentativo e indicativo, de modo que se, por qualquer motivo, ocorrer qualquer atraso ou antecipação do Cronograma Indicativo, será necessário aditar esta Escritura de Emissão de Debêntures, o Termo de Securitização ou a Escritura de Emissão de CCI</w:t>
            </w:r>
            <w:r w:rsidR="00257977" w:rsidRPr="00185239">
              <w:rPr>
                <w:rFonts w:ascii="Trebuchet MS" w:hAnsi="Trebuchet MS"/>
                <w:sz w:val="22"/>
                <w:szCs w:val="22"/>
              </w:rPr>
              <w:t>, conforme aplicável, contudo não será necessária a aprovação dos titulares de CRI</w:t>
            </w:r>
            <w:r w:rsidR="00207424" w:rsidRPr="00185239">
              <w:rPr>
                <w:rFonts w:ascii="Trebuchet MS" w:hAnsi="Trebuchet MS"/>
                <w:sz w:val="22"/>
                <w:szCs w:val="22"/>
              </w:rPr>
              <w:t>, sendo certo que, ainda que ocorram eventuais ajustes no Cronograma Indicativo constante do Anexo I</w:t>
            </w:r>
            <w:r w:rsidR="00651CAE" w:rsidRPr="00185239">
              <w:rPr>
                <w:rFonts w:ascii="Trebuchet MS" w:hAnsi="Trebuchet MS"/>
                <w:sz w:val="22"/>
                <w:szCs w:val="22"/>
              </w:rPr>
              <w:t>I</w:t>
            </w:r>
            <w:r w:rsidR="00207424" w:rsidRPr="00185239">
              <w:rPr>
                <w:rFonts w:ascii="Trebuchet MS" w:hAnsi="Trebuchet MS"/>
                <w:sz w:val="22"/>
                <w:szCs w:val="22"/>
              </w:rPr>
              <w:t xml:space="preserve"> desta Escritura de Emissão, a destinação total dos recursos pela Emissora deverá ocorrer até a Data de Vencimento das Debêntures.</w:t>
            </w:r>
          </w:p>
          <w:p w14:paraId="64DB3547" w14:textId="77777777" w:rsidR="00207424" w:rsidRPr="00185239" w:rsidRDefault="00207424" w:rsidP="006A2E3D">
            <w:pPr>
              <w:pStyle w:val="PargrafodaLista"/>
              <w:spacing w:line="280" w:lineRule="exact"/>
              <w:rPr>
                <w:rFonts w:ascii="Trebuchet MS" w:hAnsi="Trebuchet MS"/>
                <w:sz w:val="22"/>
                <w:szCs w:val="22"/>
              </w:rPr>
            </w:pPr>
          </w:p>
          <w:p w14:paraId="4897C3F4" w14:textId="77777777" w:rsidR="00207424" w:rsidRPr="00185239" w:rsidRDefault="00207424" w:rsidP="006A2E3D">
            <w:pPr>
              <w:pStyle w:val="PargrafodaLista"/>
              <w:widowControl w:val="0"/>
              <w:numPr>
                <w:ilvl w:val="2"/>
                <w:numId w:val="3"/>
              </w:numPr>
              <w:tabs>
                <w:tab w:val="left" w:pos="709"/>
              </w:tabs>
              <w:spacing w:line="280" w:lineRule="exact"/>
              <w:ind w:left="0" w:firstLine="0"/>
              <w:rPr>
                <w:rFonts w:ascii="Trebuchet MS" w:hAnsi="Trebuchet MS"/>
                <w:sz w:val="22"/>
                <w:szCs w:val="22"/>
              </w:rPr>
            </w:pPr>
            <w:r w:rsidRPr="00185239">
              <w:rPr>
                <w:rFonts w:ascii="Trebuchet MS" w:hAnsi="Trebuchet MS"/>
                <w:sz w:val="22"/>
                <w:szCs w:val="22"/>
              </w:rPr>
              <w:t xml:space="preserve">O Agente Fiduciário dos CRI será responsável por verificar o cumprimento da destinação dos recursos assumidos pela Emissora, sendo que referida obrigação se extinguirá na data de </w:t>
            </w:r>
            <w:r w:rsidRPr="00185239">
              <w:rPr>
                <w:rFonts w:ascii="Trebuchet MS" w:hAnsi="Trebuchet MS"/>
                <w:sz w:val="22"/>
                <w:szCs w:val="22"/>
              </w:rPr>
              <w:lastRenderedPageBreak/>
              <w:t>vencimento das Debêntures ou quando da comprovação, pela Emissora, da utilização da totalidade dos recursos obtidos com a emissão de Debênture, o que ocorrer primeiro, conforme destinação dos recursos prevista na Cláusula 3.5</w:t>
            </w:r>
            <w:r w:rsidR="00257977" w:rsidRPr="00185239">
              <w:rPr>
                <w:rFonts w:ascii="Trebuchet MS" w:hAnsi="Trebuchet MS"/>
                <w:sz w:val="22"/>
                <w:szCs w:val="22"/>
              </w:rPr>
              <w:t>, sendo certo que, na hipótese de Regate Antecipado Facultativo ou de vencimento ante</w:t>
            </w:r>
            <w:r w:rsidR="005151CF" w:rsidRPr="00185239">
              <w:rPr>
                <w:rFonts w:ascii="Trebuchet MS" w:hAnsi="Trebuchet MS"/>
                <w:sz w:val="22"/>
                <w:szCs w:val="22"/>
              </w:rPr>
              <w:t>cipado das Debêntures, as obrigações da Emissora e do Agente Fiduciário dos CRI com relação à destinação de recursos da Emissão perdurarão até o vencimento original dos CRI ou até que a destinação da totalidade dos recursos seja efetivada.</w:t>
            </w:r>
          </w:p>
          <w:p w14:paraId="01453558" w14:textId="77777777" w:rsidR="00B16170" w:rsidRPr="00185239" w:rsidRDefault="00B16170" w:rsidP="00185239">
            <w:pPr>
              <w:spacing w:line="280" w:lineRule="exact"/>
              <w:rPr>
                <w:rFonts w:ascii="Trebuchet MS" w:hAnsi="Trebuchet MS"/>
                <w:sz w:val="22"/>
                <w:szCs w:val="22"/>
              </w:rPr>
            </w:pPr>
          </w:p>
          <w:p w14:paraId="571C324E" w14:textId="77777777" w:rsidR="005D3DCA" w:rsidRPr="00185239" w:rsidRDefault="005151CF" w:rsidP="005D3DCA">
            <w:pPr>
              <w:pStyle w:val="PargrafodaLista"/>
              <w:widowControl w:val="0"/>
              <w:numPr>
                <w:ilvl w:val="2"/>
                <w:numId w:val="3"/>
              </w:numPr>
              <w:tabs>
                <w:tab w:val="left" w:pos="709"/>
              </w:tabs>
              <w:spacing w:line="280" w:lineRule="exact"/>
              <w:ind w:left="0" w:firstLine="0"/>
              <w:rPr>
                <w:rFonts w:ascii="Trebuchet MS" w:hAnsi="Trebuchet MS"/>
                <w:sz w:val="22"/>
                <w:szCs w:val="22"/>
              </w:rPr>
            </w:pPr>
            <w:r w:rsidRPr="00185239">
              <w:rPr>
                <w:rFonts w:ascii="Trebuchet MS" w:hAnsi="Trebuchet MS"/>
                <w:sz w:val="22"/>
                <w:szCs w:val="22"/>
              </w:rPr>
              <w:t xml:space="preserve">O Agente Fiduciário dos CRI se compromete a envidar seus melhores esforços para obter a documentação necessária a fim de proceder com a referida verificação. </w:t>
            </w:r>
          </w:p>
          <w:p w14:paraId="6FC2C329" w14:textId="77777777" w:rsidR="0056045A" w:rsidRPr="00185239" w:rsidRDefault="0056045A" w:rsidP="00CF3BCA">
            <w:pPr>
              <w:pStyle w:val="PargrafodaLista"/>
              <w:widowControl w:val="0"/>
              <w:tabs>
                <w:tab w:val="left" w:pos="709"/>
              </w:tabs>
              <w:spacing w:line="280" w:lineRule="exact"/>
              <w:ind w:left="0"/>
              <w:rPr>
                <w:rFonts w:ascii="Trebuchet MS" w:hAnsi="Trebuchet MS"/>
                <w:sz w:val="22"/>
                <w:szCs w:val="22"/>
              </w:rPr>
            </w:pPr>
          </w:p>
          <w:p w14:paraId="1DC5E59F" w14:textId="77777777" w:rsidR="00207424" w:rsidRPr="00185239" w:rsidRDefault="007829A7" w:rsidP="006A2E3D">
            <w:pPr>
              <w:pStyle w:val="PargrafodaLista"/>
              <w:widowControl w:val="0"/>
              <w:numPr>
                <w:ilvl w:val="2"/>
                <w:numId w:val="3"/>
              </w:numPr>
              <w:tabs>
                <w:tab w:val="left" w:pos="709"/>
              </w:tabs>
              <w:spacing w:line="280" w:lineRule="exact"/>
              <w:ind w:left="0" w:firstLine="0"/>
              <w:rPr>
                <w:rFonts w:ascii="Trebuchet MS" w:hAnsi="Trebuchet MS"/>
                <w:sz w:val="22"/>
                <w:szCs w:val="22"/>
              </w:rPr>
            </w:pPr>
            <w:r w:rsidRPr="00185239">
              <w:rPr>
                <w:rFonts w:ascii="Trebuchet MS" w:hAnsi="Trebuchet MS"/>
                <w:sz w:val="22"/>
                <w:szCs w:val="22"/>
              </w:rPr>
              <w:t>N</w:t>
            </w:r>
            <w:r w:rsidR="00207424" w:rsidRPr="00185239">
              <w:rPr>
                <w:rFonts w:ascii="Trebuchet MS" w:hAnsi="Trebuchet MS"/>
                <w:sz w:val="22"/>
                <w:szCs w:val="22"/>
              </w:rPr>
              <w:t xml:space="preserve">ão </w:t>
            </w:r>
            <w:r w:rsidRPr="00185239">
              <w:rPr>
                <w:rFonts w:ascii="Trebuchet MS" w:hAnsi="Trebuchet MS"/>
                <w:sz w:val="22"/>
                <w:szCs w:val="22"/>
              </w:rPr>
              <w:t xml:space="preserve">caberá </w:t>
            </w:r>
            <w:r w:rsidR="00207424" w:rsidRPr="00185239">
              <w:rPr>
                <w:rFonts w:ascii="Trebuchet MS" w:hAnsi="Trebuchet MS"/>
                <w:sz w:val="22"/>
                <w:szCs w:val="22"/>
              </w:rPr>
              <w:t xml:space="preserve">ao Agente Fiduciário dos CRI ou à </w:t>
            </w:r>
            <w:proofErr w:type="spellStart"/>
            <w:r w:rsidR="00207424" w:rsidRPr="00185239">
              <w:rPr>
                <w:rFonts w:ascii="Trebuchet MS" w:hAnsi="Trebuchet MS"/>
                <w:sz w:val="22"/>
                <w:szCs w:val="22"/>
              </w:rPr>
              <w:t>Securitizadora</w:t>
            </w:r>
            <w:proofErr w:type="spellEnd"/>
            <w:r w:rsidR="00207424" w:rsidRPr="00185239">
              <w:rPr>
                <w:rFonts w:ascii="Trebuchet MS" w:hAnsi="Trebuchet MS"/>
                <w:sz w:val="22"/>
                <w:szCs w:val="22"/>
              </w:rPr>
              <w:t xml:space="preserve"> a responsabilidade por verificar a suficiência, validade, qualidade, veracidade ou completude das informações técnicas e financeiras dos eventuais documentos enviados pela Emissora, tais como notas fiscais, faturas e/ou comprovantes de pagamento e/ou demonstrativos contábeis da Emissora, objeto da destinação dos recursos, ou ainda qualquer outro documento que lhe seja enviado com o fim de complementar, esclarecer, retificar ou ratificar </w:t>
            </w:r>
            <w:proofErr w:type="gramStart"/>
            <w:r w:rsidR="00207424" w:rsidRPr="00185239">
              <w:rPr>
                <w:rFonts w:ascii="Trebuchet MS" w:hAnsi="Trebuchet MS"/>
                <w:sz w:val="22"/>
                <w:szCs w:val="22"/>
              </w:rPr>
              <w:t>as informações prestadas</w:t>
            </w:r>
            <w:r w:rsidR="00257977" w:rsidRPr="00185239">
              <w:rPr>
                <w:rFonts w:ascii="Trebuchet MS" w:hAnsi="Trebuchet MS"/>
                <w:sz w:val="22"/>
                <w:szCs w:val="22"/>
              </w:rPr>
              <w:t>, ressalvado</w:t>
            </w:r>
            <w:proofErr w:type="gramEnd"/>
            <w:r w:rsidR="00257977" w:rsidRPr="00185239">
              <w:rPr>
                <w:rFonts w:ascii="Trebuchet MS" w:hAnsi="Trebuchet MS"/>
                <w:sz w:val="22"/>
                <w:szCs w:val="22"/>
              </w:rPr>
              <w:t xml:space="preserve"> o disposto na cláusula 3.5.5 acima</w:t>
            </w:r>
            <w:r w:rsidR="00207424" w:rsidRPr="00185239">
              <w:rPr>
                <w:rFonts w:ascii="Trebuchet MS" w:hAnsi="Trebuchet MS"/>
                <w:sz w:val="22"/>
                <w:szCs w:val="22"/>
              </w:rPr>
              <w:t>.</w:t>
            </w:r>
            <w:bookmarkEnd w:id="11"/>
          </w:p>
          <w:p w14:paraId="4C06C3A0" w14:textId="77777777" w:rsidR="0016019B" w:rsidRPr="00185239" w:rsidRDefault="0016019B" w:rsidP="0016019B">
            <w:pPr>
              <w:pStyle w:val="PargrafodaLista"/>
              <w:rPr>
                <w:rFonts w:ascii="Trebuchet MS" w:hAnsi="Trebuchet MS"/>
                <w:sz w:val="22"/>
                <w:szCs w:val="22"/>
              </w:rPr>
            </w:pPr>
          </w:p>
          <w:p w14:paraId="3A8BBA2D" w14:textId="77777777" w:rsidR="00207424" w:rsidRPr="00185239" w:rsidRDefault="00207424" w:rsidP="006A2E3D">
            <w:pPr>
              <w:pStyle w:val="PargrafodaLista"/>
              <w:widowControl w:val="0"/>
              <w:numPr>
                <w:ilvl w:val="1"/>
                <w:numId w:val="3"/>
              </w:numPr>
              <w:spacing w:line="280" w:lineRule="exact"/>
              <w:rPr>
                <w:rFonts w:ascii="Trebuchet MS" w:hAnsi="Trebuchet MS"/>
                <w:b/>
                <w:sz w:val="22"/>
                <w:szCs w:val="22"/>
              </w:rPr>
            </w:pPr>
            <w:r w:rsidRPr="00185239">
              <w:rPr>
                <w:rFonts w:ascii="Trebuchet MS" w:hAnsi="Trebuchet MS"/>
                <w:b/>
                <w:sz w:val="22"/>
                <w:szCs w:val="22"/>
              </w:rPr>
              <w:t>Número da Emissão</w:t>
            </w:r>
          </w:p>
          <w:p w14:paraId="1D721D27" w14:textId="77777777" w:rsidR="00207424" w:rsidRPr="00185239" w:rsidRDefault="00207424" w:rsidP="006A2E3D">
            <w:pPr>
              <w:widowControl w:val="0"/>
              <w:spacing w:line="280" w:lineRule="exact"/>
              <w:rPr>
                <w:rFonts w:ascii="Trebuchet MS" w:hAnsi="Trebuchet MS"/>
                <w:sz w:val="22"/>
                <w:szCs w:val="22"/>
              </w:rPr>
            </w:pPr>
          </w:p>
          <w:p w14:paraId="3DD51B9D" w14:textId="77777777" w:rsidR="00207424" w:rsidRPr="00185239" w:rsidRDefault="00207424" w:rsidP="006A2E3D">
            <w:pPr>
              <w:pStyle w:val="PargrafodaLista"/>
              <w:widowControl w:val="0"/>
              <w:numPr>
                <w:ilvl w:val="2"/>
                <w:numId w:val="3"/>
              </w:numPr>
              <w:tabs>
                <w:tab w:val="left" w:pos="567"/>
              </w:tabs>
              <w:spacing w:line="280" w:lineRule="exact"/>
              <w:ind w:left="0" w:firstLine="0"/>
              <w:rPr>
                <w:rFonts w:ascii="Trebuchet MS" w:hAnsi="Trebuchet MS"/>
                <w:sz w:val="22"/>
                <w:szCs w:val="22"/>
              </w:rPr>
            </w:pPr>
            <w:r w:rsidRPr="00185239">
              <w:rPr>
                <w:rFonts w:ascii="Trebuchet MS" w:hAnsi="Trebuchet MS"/>
                <w:sz w:val="22"/>
                <w:szCs w:val="22"/>
              </w:rPr>
              <w:t xml:space="preserve">A presente Escritura de Emissão representa a </w:t>
            </w:r>
            <w:r w:rsidR="00C23ED8" w:rsidRPr="00185239">
              <w:rPr>
                <w:rFonts w:ascii="Trebuchet MS" w:eastAsia="Arial Unicode MS" w:hAnsi="Trebuchet MS"/>
                <w:bCs/>
                <w:sz w:val="22"/>
                <w:szCs w:val="22"/>
              </w:rPr>
              <w:t>7</w:t>
            </w:r>
            <w:r w:rsidR="00C23ED8" w:rsidRPr="00185239">
              <w:rPr>
                <w:rFonts w:ascii="Trebuchet MS" w:eastAsia="Arial Unicode MS" w:hAnsi="Trebuchet MS"/>
                <w:bCs/>
                <w:sz w:val="22"/>
                <w:szCs w:val="22"/>
                <w:vertAlign w:val="superscript"/>
              </w:rPr>
              <w:t>a</w:t>
            </w:r>
            <w:r w:rsidR="00C23ED8" w:rsidRPr="00185239">
              <w:rPr>
                <w:rFonts w:ascii="Trebuchet MS" w:eastAsia="Arial Unicode MS" w:hAnsi="Trebuchet MS"/>
                <w:bCs/>
                <w:sz w:val="22"/>
                <w:szCs w:val="22"/>
              </w:rPr>
              <w:t xml:space="preserve"> </w:t>
            </w:r>
            <w:r w:rsidR="007829A7" w:rsidRPr="00185239">
              <w:rPr>
                <w:rFonts w:ascii="Trebuchet MS" w:eastAsia="Arial Unicode MS" w:hAnsi="Trebuchet MS"/>
                <w:bCs/>
                <w:sz w:val="22"/>
                <w:szCs w:val="22"/>
              </w:rPr>
              <w:t>(</w:t>
            </w:r>
            <w:r w:rsidR="00C23ED8" w:rsidRPr="00185239">
              <w:rPr>
                <w:rFonts w:ascii="Trebuchet MS" w:eastAsia="Arial Unicode MS" w:hAnsi="Trebuchet MS"/>
                <w:bCs/>
                <w:sz w:val="22"/>
                <w:szCs w:val="22"/>
              </w:rPr>
              <w:t>sétima</w:t>
            </w:r>
            <w:r w:rsidR="007829A7" w:rsidRPr="00185239">
              <w:rPr>
                <w:rFonts w:ascii="Trebuchet MS" w:hAnsi="Trebuchet MS"/>
                <w:sz w:val="22"/>
                <w:szCs w:val="22"/>
              </w:rPr>
              <w:t xml:space="preserve">) </w:t>
            </w:r>
            <w:r w:rsidRPr="00185239">
              <w:rPr>
                <w:rFonts w:ascii="Trebuchet MS" w:hAnsi="Trebuchet MS"/>
                <w:sz w:val="22"/>
                <w:szCs w:val="22"/>
              </w:rPr>
              <w:t>emissão de debêntures da Emissora.</w:t>
            </w:r>
          </w:p>
          <w:p w14:paraId="33912396" w14:textId="77777777" w:rsidR="00207424" w:rsidRPr="00185239" w:rsidRDefault="00207424" w:rsidP="006A2E3D">
            <w:pPr>
              <w:pStyle w:val="PargrafodaLista"/>
              <w:widowControl w:val="0"/>
              <w:tabs>
                <w:tab w:val="left" w:pos="567"/>
              </w:tabs>
              <w:spacing w:line="280" w:lineRule="exact"/>
              <w:ind w:left="0"/>
              <w:rPr>
                <w:rFonts w:ascii="Trebuchet MS" w:hAnsi="Trebuchet MS"/>
                <w:sz w:val="22"/>
                <w:szCs w:val="22"/>
              </w:rPr>
            </w:pPr>
          </w:p>
          <w:p w14:paraId="620F0B41" w14:textId="77777777" w:rsidR="00207424" w:rsidRPr="00185239" w:rsidRDefault="00207424" w:rsidP="006A2E3D">
            <w:pPr>
              <w:pStyle w:val="PargrafodaLista"/>
              <w:widowControl w:val="0"/>
              <w:numPr>
                <w:ilvl w:val="1"/>
                <w:numId w:val="3"/>
              </w:numPr>
              <w:spacing w:line="280" w:lineRule="exact"/>
              <w:rPr>
                <w:rFonts w:ascii="Trebuchet MS" w:hAnsi="Trebuchet MS"/>
                <w:b/>
                <w:sz w:val="22"/>
                <w:szCs w:val="22"/>
              </w:rPr>
            </w:pPr>
            <w:r w:rsidRPr="00185239">
              <w:rPr>
                <w:rFonts w:ascii="Trebuchet MS" w:hAnsi="Trebuchet MS"/>
                <w:b/>
                <w:sz w:val="22"/>
                <w:szCs w:val="22"/>
              </w:rPr>
              <w:t>Procedimento de Colocação</w:t>
            </w:r>
          </w:p>
          <w:p w14:paraId="762FADAD" w14:textId="77777777" w:rsidR="00207424" w:rsidRPr="00185239" w:rsidRDefault="00207424" w:rsidP="006A2E3D">
            <w:pPr>
              <w:pStyle w:val="PargrafodaLista"/>
              <w:widowControl w:val="0"/>
              <w:spacing w:line="280" w:lineRule="exact"/>
              <w:ind w:left="720"/>
              <w:rPr>
                <w:rFonts w:ascii="Trebuchet MS" w:hAnsi="Trebuchet MS"/>
                <w:b/>
                <w:sz w:val="22"/>
                <w:szCs w:val="22"/>
              </w:rPr>
            </w:pPr>
          </w:p>
          <w:p w14:paraId="1E26C9B9" w14:textId="77777777" w:rsidR="00207424" w:rsidRPr="00185239" w:rsidRDefault="00207424" w:rsidP="006A2E3D">
            <w:pPr>
              <w:pStyle w:val="PargrafodaLista"/>
              <w:widowControl w:val="0"/>
              <w:numPr>
                <w:ilvl w:val="2"/>
                <w:numId w:val="3"/>
              </w:numPr>
              <w:tabs>
                <w:tab w:val="left" w:pos="567"/>
              </w:tabs>
              <w:spacing w:line="280" w:lineRule="exact"/>
              <w:ind w:left="0" w:firstLine="0"/>
              <w:rPr>
                <w:rFonts w:ascii="Trebuchet MS" w:hAnsi="Trebuchet MS"/>
                <w:sz w:val="22"/>
                <w:szCs w:val="22"/>
              </w:rPr>
            </w:pPr>
            <w:r w:rsidRPr="00185239">
              <w:rPr>
                <w:rFonts w:ascii="Trebuchet MS" w:hAnsi="Trebuchet MS"/>
                <w:sz w:val="22"/>
                <w:szCs w:val="22"/>
              </w:rPr>
              <w:t>As Debêntures serão objeto de colocação privada e sem a intermediação de instituições financeiras integrantes do sistema de distribuição, sujeitas ao artigo 19 da Lei nº 6.385, de 07 de dezembro de 1976 e das Instruções nº 476/2009 e 400/03, de 16 de janeiro de 2009 da Comissão de Valores Mobiliários.</w:t>
            </w:r>
          </w:p>
          <w:p w14:paraId="51158C0F" w14:textId="77777777" w:rsidR="00A45E50" w:rsidRPr="00185239" w:rsidRDefault="00A45E50" w:rsidP="006C625A">
            <w:pPr>
              <w:pStyle w:val="PargrafodaLista"/>
              <w:widowControl w:val="0"/>
              <w:tabs>
                <w:tab w:val="left" w:pos="567"/>
              </w:tabs>
              <w:spacing w:line="280" w:lineRule="exact"/>
              <w:ind w:left="0"/>
              <w:rPr>
                <w:rFonts w:ascii="Trebuchet MS" w:hAnsi="Trebuchet MS"/>
                <w:sz w:val="22"/>
                <w:szCs w:val="22"/>
              </w:rPr>
            </w:pPr>
          </w:p>
          <w:p w14:paraId="42AAEAB9" w14:textId="77777777" w:rsidR="00207424" w:rsidRPr="00185239"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bookmarkStart w:id="12" w:name="_DV_M242"/>
            <w:bookmarkEnd w:id="12"/>
            <w:r w:rsidRPr="00185239">
              <w:rPr>
                <w:rFonts w:ascii="Trebuchet MS" w:hAnsi="Trebuchet MS" w:cs="Times New Roman"/>
                <w:b/>
                <w:smallCaps/>
                <w:sz w:val="22"/>
                <w:szCs w:val="22"/>
              </w:rPr>
              <w:t>Cláusula IV</w:t>
            </w:r>
          </w:p>
          <w:p w14:paraId="31FB9BCA" w14:textId="77777777" w:rsidR="00207424" w:rsidRPr="00185239"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Características das Debêntures</w:t>
            </w:r>
          </w:p>
          <w:p w14:paraId="1C947365" w14:textId="77777777" w:rsidR="00207424" w:rsidRPr="00185239" w:rsidRDefault="00207424" w:rsidP="006A2E3D">
            <w:pPr>
              <w:widowControl w:val="0"/>
              <w:tabs>
                <w:tab w:val="left" w:pos="567"/>
              </w:tabs>
              <w:spacing w:line="280" w:lineRule="exact"/>
              <w:rPr>
                <w:rFonts w:ascii="Trebuchet MS" w:hAnsi="Trebuchet MS"/>
                <w:sz w:val="22"/>
                <w:szCs w:val="22"/>
              </w:rPr>
            </w:pPr>
          </w:p>
          <w:p w14:paraId="061BA976" w14:textId="77777777" w:rsidR="00207424" w:rsidRPr="00185239" w:rsidRDefault="00207424" w:rsidP="006A2E3D">
            <w:pPr>
              <w:pStyle w:val="PargrafodaLista"/>
              <w:widowControl w:val="0"/>
              <w:numPr>
                <w:ilvl w:val="1"/>
                <w:numId w:val="4"/>
              </w:numPr>
              <w:tabs>
                <w:tab w:val="left" w:pos="567"/>
              </w:tabs>
              <w:spacing w:line="280" w:lineRule="exact"/>
              <w:rPr>
                <w:rFonts w:ascii="Trebuchet MS" w:hAnsi="Trebuchet MS"/>
                <w:b/>
                <w:sz w:val="22"/>
                <w:szCs w:val="22"/>
              </w:rPr>
            </w:pPr>
            <w:r w:rsidRPr="00185239">
              <w:rPr>
                <w:rFonts w:ascii="Trebuchet MS" w:hAnsi="Trebuchet MS"/>
                <w:b/>
                <w:sz w:val="22"/>
                <w:szCs w:val="22"/>
              </w:rPr>
              <w:t>Data de Emissão das Debêntures</w:t>
            </w:r>
          </w:p>
          <w:p w14:paraId="6E40B715" w14:textId="77777777" w:rsidR="00207424" w:rsidRPr="00185239" w:rsidRDefault="00207424" w:rsidP="006A2E3D">
            <w:pPr>
              <w:widowControl w:val="0"/>
              <w:tabs>
                <w:tab w:val="left" w:pos="567"/>
              </w:tabs>
              <w:spacing w:line="280" w:lineRule="exact"/>
              <w:ind w:left="360"/>
              <w:rPr>
                <w:rFonts w:ascii="Trebuchet MS" w:hAnsi="Trebuchet MS"/>
                <w:b/>
                <w:sz w:val="22"/>
                <w:szCs w:val="22"/>
              </w:rPr>
            </w:pPr>
          </w:p>
          <w:p w14:paraId="43BC88B4" w14:textId="3C1C9B47" w:rsidR="00207424" w:rsidRPr="00185239" w:rsidRDefault="00207424" w:rsidP="006A2E3D">
            <w:pPr>
              <w:pStyle w:val="PargrafodaLista"/>
              <w:widowControl w:val="0"/>
              <w:numPr>
                <w:ilvl w:val="2"/>
                <w:numId w:val="4"/>
              </w:numPr>
              <w:tabs>
                <w:tab w:val="left" w:pos="567"/>
              </w:tabs>
              <w:spacing w:line="280" w:lineRule="exact"/>
              <w:ind w:left="0" w:firstLine="0"/>
              <w:rPr>
                <w:rFonts w:ascii="Trebuchet MS" w:hAnsi="Trebuchet MS"/>
                <w:sz w:val="22"/>
                <w:szCs w:val="22"/>
              </w:rPr>
            </w:pPr>
            <w:bookmarkStart w:id="13" w:name="_Hlk19623568"/>
            <w:r w:rsidRPr="00185239">
              <w:rPr>
                <w:rFonts w:ascii="Trebuchet MS" w:hAnsi="Trebuchet MS"/>
                <w:sz w:val="22"/>
                <w:szCs w:val="22"/>
              </w:rPr>
              <w:t xml:space="preserve">Para todos os efeitos legais, a data de emissão das Debêntures é o dia </w:t>
            </w:r>
            <w:r w:rsidR="00CF3BCA" w:rsidRPr="00185239">
              <w:rPr>
                <w:rFonts w:ascii="Trebuchet MS" w:eastAsia="Arial Unicode MS" w:hAnsi="Trebuchet MS"/>
                <w:bCs/>
                <w:sz w:val="22"/>
                <w:szCs w:val="22"/>
              </w:rPr>
              <w:t xml:space="preserve">22 </w:t>
            </w:r>
            <w:r w:rsidRPr="00185239">
              <w:rPr>
                <w:rFonts w:ascii="Trebuchet MS" w:eastAsia="Arial Unicode MS" w:hAnsi="Trebuchet MS"/>
                <w:bCs/>
                <w:sz w:val="22"/>
                <w:szCs w:val="22"/>
              </w:rPr>
              <w:t xml:space="preserve">de </w:t>
            </w:r>
            <w:r w:rsidR="00C23ED8" w:rsidRPr="00185239">
              <w:rPr>
                <w:rFonts w:ascii="Trebuchet MS" w:hAnsi="Trebuchet MS"/>
                <w:sz w:val="22"/>
                <w:szCs w:val="22"/>
              </w:rPr>
              <w:t xml:space="preserve">outubro </w:t>
            </w:r>
            <w:r w:rsidRPr="00185239">
              <w:rPr>
                <w:rFonts w:ascii="Trebuchet MS" w:eastAsia="Arial Unicode MS" w:hAnsi="Trebuchet MS"/>
                <w:bCs/>
                <w:sz w:val="22"/>
                <w:szCs w:val="22"/>
              </w:rPr>
              <w:t>de 2020</w:t>
            </w:r>
            <w:r w:rsidRPr="00185239">
              <w:rPr>
                <w:rFonts w:ascii="Trebuchet MS" w:hAnsi="Trebuchet MS"/>
                <w:sz w:val="22"/>
                <w:szCs w:val="22"/>
              </w:rPr>
              <w:t xml:space="preserve"> (“</w:t>
            </w:r>
            <w:r w:rsidRPr="00185239">
              <w:rPr>
                <w:rFonts w:ascii="Trebuchet MS" w:hAnsi="Trebuchet MS"/>
                <w:sz w:val="22"/>
                <w:szCs w:val="22"/>
                <w:u w:val="single"/>
              </w:rPr>
              <w:t>Data de Emissão</w:t>
            </w:r>
            <w:r w:rsidRPr="00185239">
              <w:rPr>
                <w:rFonts w:ascii="Trebuchet MS" w:hAnsi="Trebuchet MS"/>
                <w:sz w:val="22"/>
                <w:szCs w:val="22"/>
              </w:rPr>
              <w:t>”).</w:t>
            </w:r>
          </w:p>
          <w:bookmarkEnd w:id="13"/>
          <w:p w14:paraId="32D546C5" w14:textId="77777777" w:rsidR="001620D6" w:rsidRPr="00185239" w:rsidRDefault="001620D6" w:rsidP="006A2E3D">
            <w:pPr>
              <w:widowControl w:val="0"/>
              <w:tabs>
                <w:tab w:val="left" w:pos="567"/>
              </w:tabs>
              <w:spacing w:line="280" w:lineRule="exact"/>
              <w:rPr>
                <w:rFonts w:ascii="Trebuchet MS" w:hAnsi="Trebuchet MS"/>
                <w:b/>
                <w:sz w:val="22"/>
                <w:szCs w:val="22"/>
              </w:rPr>
            </w:pPr>
          </w:p>
          <w:p w14:paraId="3B08C431" w14:textId="77777777" w:rsidR="00207424" w:rsidRPr="00185239" w:rsidRDefault="00207424" w:rsidP="006A2E3D">
            <w:pPr>
              <w:pStyle w:val="PargrafodaLista"/>
              <w:widowControl w:val="0"/>
              <w:numPr>
                <w:ilvl w:val="1"/>
                <w:numId w:val="4"/>
              </w:numPr>
              <w:tabs>
                <w:tab w:val="left" w:pos="567"/>
              </w:tabs>
              <w:spacing w:line="280" w:lineRule="exact"/>
              <w:rPr>
                <w:rFonts w:ascii="Trebuchet MS" w:hAnsi="Trebuchet MS"/>
                <w:b/>
                <w:sz w:val="22"/>
                <w:szCs w:val="22"/>
              </w:rPr>
            </w:pPr>
            <w:r w:rsidRPr="00185239">
              <w:rPr>
                <w:rFonts w:ascii="Trebuchet MS" w:hAnsi="Trebuchet MS"/>
                <w:b/>
                <w:sz w:val="22"/>
                <w:szCs w:val="22"/>
              </w:rPr>
              <w:t>Valor Nominal Unitário das Debêntures</w:t>
            </w:r>
          </w:p>
          <w:p w14:paraId="5A5B505C" w14:textId="77777777" w:rsidR="00207424" w:rsidRPr="00185239" w:rsidRDefault="00207424" w:rsidP="006A2E3D">
            <w:pPr>
              <w:pStyle w:val="p0"/>
              <w:widowControl w:val="0"/>
              <w:tabs>
                <w:tab w:val="clear" w:pos="720"/>
              </w:tabs>
              <w:spacing w:line="280" w:lineRule="exact"/>
              <w:rPr>
                <w:rFonts w:ascii="Trebuchet MS" w:hAnsi="Trebuchet MS"/>
                <w:sz w:val="22"/>
                <w:szCs w:val="22"/>
              </w:rPr>
            </w:pPr>
          </w:p>
          <w:p w14:paraId="7C26BAFA" w14:textId="77777777" w:rsidR="00207424" w:rsidRPr="00185239" w:rsidRDefault="00207424" w:rsidP="006A2E3D">
            <w:pPr>
              <w:pStyle w:val="p0"/>
              <w:widowControl w:val="0"/>
              <w:numPr>
                <w:ilvl w:val="2"/>
                <w:numId w:val="4"/>
              </w:numPr>
              <w:tabs>
                <w:tab w:val="clear" w:pos="720"/>
              </w:tabs>
              <w:spacing w:line="280" w:lineRule="exact"/>
              <w:ind w:left="0" w:firstLine="0"/>
              <w:rPr>
                <w:rFonts w:ascii="Trebuchet MS" w:hAnsi="Trebuchet MS"/>
                <w:sz w:val="22"/>
                <w:szCs w:val="22"/>
              </w:rPr>
            </w:pPr>
            <w:r w:rsidRPr="00185239">
              <w:rPr>
                <w:rFonts w:ascii="Trebuchet MS" w:hAnsi="Trebuchet MS"/>
                <w:sz w:val="22"/>
                <w:szCs w:val="22"/>
              </w:rPr>
              <w:t xml:space="preserve">O valor nominal unitário de cada Debênture é de R$ </w:t>
            </w:r>
            <w:r w:rsidRPr="00185239">
              <w:rPr>
                <w:rFonts w:ascii="Trebuchet MS" w:eastAsia="Arial Unicode MS" w:hAnsi="Trebuchet MS"/>
                <w:bCs/>
                <w:sz w:val="22"/>
                <w:szCs w:val="22"/>
              </w:rPr>
              <w:t xml:space="preserve">1.000,00 </w:t>
            </w:r>
            <w:r w:rsidRPr="00185239">
              <w:rPr>
                <w:rFonts w:ascii="Trebuchet MS" w:hAnsi="Trebuchet MS"/>
                <w:sz w:val="22"/>
                <w:szCs w:val="22"/>
              </w:rPr>
              <w:t>(</w:t>
            </w:r>
            <w:r w:rsidRPr="00185239">
              <w:rPr>
                <w:rFonts w:ascii="Trebuchet MS" w:eastAsia="Arial Unicode MS" w:hAnsi="Trebuchet MS"/>
                <w:bCs/>
                <w:sz w:val="22"/>
                <w:szCs w:val="22"/>
              </w:rPr>
              <w:t>mil reais</w:t>
            </w:r>
            <w:r w:rsidRPr="00185239">
              <w:rPr>
                <w:rFonts w:ascii="Trebuchet MS" w:hAnsi="Trebuchet MS"/>
                <w:sz w:val="22"/>
                <w:szCs w:val="22"/>
              </w:rPr>
              <w:t>) na Data de Emissão (“</w:t>
            </w:r>
            <w:r w:rsidRPr="00185239">
              <w:rPr>
                <w:rFonts w:ascii="Trebuchet MS" w:hAnsi="Trebuchet MS"/>
                <w:sz w:val="22"/>
                <w:szCs w:val="22"/>
                <w:u w:val="single"/>
              </w:rPr>
              <w:t>Valor Nominal Unitário</w:t>
            </w:r>
            <w:r w:rsidRPr="00185239">
              <w:rPr>
                <w:rFonts w:ascii="Trebuchet MS" w:hAnsi="Trebuchet MS"/>
                <w:sz w:val="22"/>
                <w:szCs w:val="22"/>
              </w:rPr>
              <w:t>”).</w:t>
            </w:r>
          </w:p>
          <w:p w14:paraId="74DFF5B0" w14:textId="77777777" w:rsidR="00207424" w:rsidRPr="00185239" w:rsidRDefault="00207424" w:rsidP="006A2E3D">
            <w:pPr>
              <w:pStyle w:val="p0"/>
              <w:widowControl w:val="0"/>
              <w:tabs>
                <w:tab w:val="clear" w:pos="720"/>
              </w:tabs>
              <w:spacing w:line="280" w:lineRule="exact"/>
              <w:rPr>
                <w:rFonts w:ascii="Trebuchet MS" w:hAnsi="Trebuchet MS"/>
                <w:sz w:val="22"/>
                <w:szCs w:val="22"/>
              </w:rPr>
            </w:pPr>
          </w:p>
          <w:p w14:paraId="4EE15E4B" w14:textId="77777777" w:rsidR="00207424" w:rsidRPr="00185239" w:rsidRDefault="00207424" w:rsidP="006A2E3D">
            <w:pPr>
              <w:widowControl w:val="0"/>
              <w:numPr>
                <w:ilvl w:val="1"/>
                <w:numId w:val="4"/>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rPr>
              <w:t>Forma e Comprovação de Titularidade das Debêntures</w:t>
            </w:r>
          </w:p>
          <w:p w14:paraId="36EB38BD" w14:textId="77777777" w:rsidR="00207424" w:rsidRPr="00185239" w:rsidRDefault="00207424" w:rsidP="006A2E3D">
            <w:pPr>
              <w:widowControl w:val="0"/>
              <w:tabs>
                <w:tab w:val="left" w:pos="567"/>
              </w:tabs>
              <w:spacing w:line="280" w:lineRule="exact"/>
              <w:ind w:left="360"/>
              <w:rPr>
                <w:rFonts w:ascii="Trebuchet MS" w:hAnsi="Trebuchet MS"/>
                <w:b/>
                <w:sz w:val="22"/>
                <w:szCs w:val="22"/>
              </w:rPr>
            </w:pPr>
          </w:p>
          <w:p w14:paraId="78EC8E29" w14:textId="77777777" w:rsidR="00207424" w:rsidRPr="00185239"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185239">
              <w:rPr>
                <w:rFonts w:ascii="Trebuchet MS" w:hAnsi="Trebuchet MS"/>
                <w:sz w:val="22"/>
                <w:szCs w:val="22"/>
              </w:rPr>
              <w:t xml:space="preserve">As Debêntures serão emitidas sob a forma nominativa e registradas no Livro de Registro de Debêntures Nominativas da Emissora. Não haverá a emissão de certificados de debêntures. A Emissora se obriga a providenciar e enviar </w:t>
            </w:r>
            <w:r w:rsidR="00257977" w:rsidRPr="00185239">
              <w:rPr>
                <w:rFonts w:ascii="Trebuchet MS" w:hAnsi="Trebuchet MS"/>
                <w:sz w:val="22"/>
                <w:szCs w:val="22"/>
              </w:rPr>
              <w:t xml:space="preserve">uma cópia autenticada </w:t>
            </w:r>
            <w:r w:rsidRPr="00185239">
              <w:rPr>
                <w:rFonts w:ascii="Trebuchet MS" w:hAnsi="Trebuchet MS"/>
                <w:sz w:val="22"/>
                <w:szCs w:val="22"/>
              </w:rPr>
              <w:t xml:space="preserve">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e </w:t>
            </w:r>
            <w:r w:rsidR="00257977" w:rsidRPr="00185239">
              <w:rPr>
                <w:rFonts w:ascii="Trebuchet MS" w:hAnsi="Trebuchet MS"/>
                <w:sz w:val="22"/>
                <w:szCs w:val="22"/>
              </w:rPr>
              <w:t xml:space="preserve">uma cópia simples </w:t>
            </w:r>
            <w:r w:rsidRPr="00185239">
              <w:rPr>
                <w:rFonts w:ascii="Trebuchet MS" w:hAnsi="Trebuchet MS"/>
                <w:sz w:val="22"/>
                <w:szCs w:val="22"/>
              </w:rPr>
              <w:t xml:space="preserve">ao Agente Fiduciário dos CRI, em até </w:t>
            </w:r>
            <w:proofErr w:type="gramStart"/>
            <w:r w:rsidRPr="00185239">
              <w:rPr>
                <w:rFonts w:ascii="Trebuchet MS" w:hAnsi="Trebuchet MS"/>
                <w:sz w:val="22"/>
                <w:szCs w:val="22"/>
              </w:rPr>
              <w:t>5</w:t>
            </w:r>
            <w:proofErr w:type="gramEnd"/>
            <w:r w:rsidRPr="00185239">
              <w:rPr>
                <w:rFonts w:ascii="Trebuchet MS" w:hAnsi="Trebuchet MS"/>
                <w:sz w:val="22"/>
                <w:szCs w:val="22"/>
              </w:rPr>
              <w:t xml:space="preserve"> (cinco) Dias Úteis após a respectiva subscrição das Debêntures do respectivo termo lavrado no Livro de </w:t>
            </w:r>
            <w:r w:rsidR="00D7529C" w:rsidRPr="00185239">
              <w:rPr>
                <w:rFonts w:ascii="Trebuchet MS" w:hAnsi="Trebuchet MS"/>
                <w:sz w:val="22"/>
                <w:szCs w:val="22"/>
              </w:rPr>
              <w:t xml:space="preserve">Registro </w:t>
            </w:r>
            <w:r w:rsidRPr="00185239">
              <w:rPr>
                <w:rFonts w:ascii="Trebuchet MS" w:hAnsi="Trebuchet MS"/>
                <w:sz w:val="22"/>
                <w:szCs w:val="22"/>
              </w:rPr>
              <w:t xml:space="preserve">de Debêntures Nominativas. </w:t>
            </w:r>
            <w:r w:rsidR="00695CB1" w:rsidRPr="00185239">
              <w:rPr>
                <w:rFonts w:ascii="Trebuchet MS" w:hAnsi="Trebuchet MS"/>
                <w:sz w:val="22"/>
                <w:szCs w:val="22"/>
              </w:rPr>
              <w:t>O registro</w:t>
            </w:r>
            <w:r w:rsidRPr="00185239">
              <w:rPr>
                <w:rFonts w:ascii="Trebuchet MS" w:hAnsi="Trebuchet MS"/>
                <w:sz w:val="22"/>
                <w:szCs w:val="22"/>
              </w:rPr>
              <w:t xml:space="preserve"> das Debêntures </w:t>
            </w:r>
            <w:r w:rsidR="00695CB1" w:rsidRPr="00185239">
              <w:rPr>
                <w:rFonts w:ascii="Trebuchet MS" w:hAnsi="Trebuchet MS"/>
                <w:sz w:val="22"/>
                <w:szCs w:val="22"/>
              </w:rPr>
              <w:t>em nome da</w:t>
            </w:r>
            <w:r w:rsidRPr="00185239">
              <w:rPr>
                <w:rFonts w:ascii="Trebuchet MS" w:hAnsi="Trebuchet MS"/>
                <w:sz w:val="22"/>
                <w:szCs w:val="22"/>
              </w:rPr>
              <w:t xml:space="preserve"> Debenturista deverá ocorrer na data da respectiva subscrição, independentemente da efetiva liberação dos recursos decorrentes da integralização das debêntures. </w:t>
            </w:r>
          </w:p>
          <w:p w14:paraId="2616C37E" w14:textId="77777777" w:rsidR="00207424" w:rsidRPr="00185239" w:rsidRDefault="00207424" w:rsidP="006A2E3D">
            <w:pPr>
              <w:pStyle w:val="PargrafodaLista"/>
              <w:widowControl w:val="0"/>
              <w:spacing w:line="280" w:lineRule="exact"/>
              <w:ind w:left="0"/>
              <w:rPr>
                <w:rFonts w:ascii="Trebuchet MS" w:hAnsi="Trebuchet MS"/>
                <w:sz w:val="22"/>
                <w:szCs w:val="22"/>
              </w:rPr>
            </w:pPr>
          </w:p>
          <w:p w14:paraId="52567158" w14:textId="77777777" w:rsidR="00207424" w:rsidRPr="00185239"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185239">
              <w:rPr>
                <w:rFonts w:ascii="Trebuchet MS" w:hAnsi="Trebuchet MS"/>
                <w:sz w:val="22"/>
                <w:szCs w:val="22"/>
              </w:rPr>
              <w:t>Para todos os fins e efeitos legais, as Debêntures serão adquiridas mediante a assinatura de boletim de subscrição e a titularidade das Debêntures será comprovada pelo seu registro, em nome da Debenturista, no Livro de Registro de Debêntures Nominativas</w:t>
            </w:r>
            <w:r w:rsidR="00651CAE" w:rsidRPr="00185239">
              <w:rPr>
                <w:rFonts w:ascii="Trebuchet MS" w:hAnsi="Trebuchet MS"/>
                <w:sz w:val="22"/>
                <w:szCs w:val="22"/>
              </w:rPr>
              <w:t>, observada a restrição de sua negociação, nos termos da cláusula 2.4.3 acima</w:t>
            </w:r>
            <w:r w:rsidR="00695CB1" w:rsidRPr="00185239">
              <w:rPr>
                <w:rFonts w:ascii="Trebuchet MS" w:hAnsi="Trebuchet MS"/>
                <w:sz w:val="22"/>
                <w:szCs w:val="22"/>
              </w:rPr>
              <w:t>.</w:t>
            </w:r>
            <w:r w:rsidRPr="00185239">
              <w:rPr>
                <w:rFonts w:ascii="Trebuchet MS" w:hAnsi="Trebuchet MS"/>
                <w:sz w:val="22"/>
                <w:szCs w:val="22"/>
              </w:rPr>
              <w:t xml:space="preserve"> </w:t>
            </w:r>
          </w:p>
          <w:p w14:paraId="59471C20" w14:textId="77777777" w:rsidR="004E659E" w:rsidRPr="00185239" w:rsidRDefault="004E659E" w:rsidP="00FF23BF">
            <w:pPr>
              <w:spacing w:line="280" w:lineRule="exact"/>
              <w:rPr>
                <w:rFonts w:ascii="Trebuchet MS" w:hAnsi="Trebuchet MS"/>
                <w:sz w:val="22"/>
                <w:szCs w:val="22"/>
              </w:rPr>
            </w:pPr>
          </w:p>
          <w:p w14:paraId="180EEBB1" w14:textId="77777777" w:rsidR="00207424" w:rsidRPr="00185239"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185239">
              <w:rPr>
                <w:rFonts w:ascii="Trebuchet MS" w:hAnsi="Trebuchet MS"/>
                <w:sz w:val="22"/>
                <w:szCs w:val="22"/>
              </w:rPr>
              <w:t xml:space="preserve">O Livro de Registro de Debêntures Nominativas </w:t>
            </w:r>
            <w:r w:rsidR="00D7529C" w:rsidRPr="00185239">
              <w:rPr>
                <w:rFonts w:ascii="Trebuchet MS" w:hAnsi="Trebuchet MS"/>
                <w:sz w:val="22"/>
                <w:szCs w:val="22"/>
              </w:rPr>
              <w:t xml:space="preserve">será </w:t>
            </w:r>
            <w:r w:rsidRPr="00185239">
              <w:rPr>
                <w:rFonts w:ascii="Trebuchet MS" w:hAnsi="Trebuchet MS"/>
                <w:sz w:val="22"/>
                <w:szCs w:val="22"/>
              </w:rPr>
              <w:t>escriturado e mantido pela Emissora, com observância das normas legais e regulamentares pertinentes.</w:t>
            </w:r>
          </w:p>
          <w:p w14:paraId="0F74A6A4" w14:textId="77777777" w:rsidR="00207424" w:rsidRPr="00185239" w:rsidRDefault="00207424" w:rsidP="006A2E3D">
            <w:pPr>
              <w:widowControl w:val="0"/>
              <w:tabs>
                <w:tab w:val="left" w:pos="567"/>
              </w:tabs>
              <w:spacing w:line="280" w:lineRule="exact"/>
              <w:ind w:left="360"/>
              <w:rPr>
                <w:rFonts w:ascii="Trebuchet MS" w:hAnsi="Trebuchet MS"/>
                <w:b/>
                <w:sz w:val="22"/>
                <w:szCs w:val="22"/>
              </w:rPr>
            </w:pPr>
          </w:p>
          <w:p w14:paraId="0929A40B" w14:textId="77777777" w:rsidR="00207424" w:rsidRPr="00185239" w:rsidRDefault="00207424" w:rsidP="006A2E3D">
            <w:pPr>
              <w:widowControl w:val="0"/>
              <w:numPr>
                <w:ilvl w:val="1"/>
                <w:numId w:val="4"/>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rPr>
              <w:t xml:space="preserve"> Conversibilidade</w:t>
            </w:r>
          </w:p>
          <w:p w14:paraId="1D86F1E5" w14:textId="77777777" w:rsidR="00207424" w:rsidRPr="00185239" w:rsidRDefault="00207424" w:rsidP="006A2E3D">
            <w:pPr>
              <w:pStyle w:val="PargrafodaLista"/>
              <w:widowControl w:val="0"/>
              <w:spacing w:line="280" w:lineRule="exact"/>
              <w:ind w:left="0"/>
              <w:rPr>
                <w:rFonts w:ascii="Trebuchet MS" w:hAnsi="Trebuchet MS"/>
                <w:sz w:val="22"/>
                <w:szCs w:val="22"/>
              </w:rPr>
            </w:pPr>
          </w:p>
          <w:p w14:paraId="5CFAA4FF" w14:textId="77777777" w:rsidR="00207424" w:rsidRPr="00185239"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185239">
              <w:rPr>
                <w:rFonts w:ascii="Trebuchet MS" w:hAnsi="Trebuchet MS"/>
                <w:sz w:val="22"/>
                <w:szCs w:val="22"/>
              </w:rPr>
              <w:t xml:space="preserve">As Debêntures não serão conversíveis em </w:t>
            </w:r>
            <w:r w:rsidR="007B5535" w:rsidRPr="00185239">
              <w:rPr>
                <w:rFonts w:ascii="Trebuchet MS" w:hAnsi="Trebuchet MS"/>
                <w:sz w:val="22"/>
                <w:szCs w:val="22"/>
              </w:rPr>
              <w:t xml:space="preserve">ações </w:t>
            </w:r>
            <w:r w:rsidRPr="00185239">
              <w:rPr>
                <w:rFonts w:ascii="Trebuchet MS" w:hAnsi="Trebuchet MS"/>
                <w:sz w:val="22"/>
                <w:szCs w:val="22"/>
              </w:rPr>
              <w:t xml:space="preserve">nos termos do artigo 57 da Lei </w:t>
            </w:r>
            <w:proofErr w:type="gramStart"/>
            <w:r w:rsidRPr="00185239">
              <w:rPr>
                <w:rFonts w:ascii="Trebuchet MS" w:hAnsi="Trebuchet MS"/>
                <w:sz w:val="22"/>
                <w:szCs w:val="22"/>
              </w:rPr>
              <w:t>das Sociedade</w:t>
            </w:r>
            <w:proofErr w:type="gramEnd"/>
            <w:r w:rsidRPr="00185239">
              <w:rPr>
                <w:rFonts w:ascii="Trebuchet MS" w:hAnsi="Trebuchet MS"/>
                <w:sz w:val="22"/>
                <w:szCs w:val="22"/>
              </w:rPr>
              <w:t xml:space="preserve"> por Ações.</w:t>
            </w:r>
          </w:p>
          <w:p w14:paraId="1698BD6E" w14:textId="77777777" w:rsidR="00207424" w:rsidRPr="00185239" w:rsidRDefault="00207424" w:rsidP="006A2E3D">
            <w:pPr>
              <w:widowControl w:val="0"/>
              <w:spacing w:line="280" w:lineRule="exact"/>
              <w:rPr>
                <w:rFonts w:ascii="Trebuchet MS" w:hAnsi="Trebuchet MS"/>
                <w:sz w:val="22"/>
                <w:szCs w:val="22"/>
              </w:rPr>
            </w:pPr>
          </w:p>
          <w:p w14:paraId="7CA7E2EC" w14:textId="77777777" w:rsidR="00207424" w:rsidRPr="00185239" w:rsidRDefault="00207424" w:rsidP="006A2E3D">
            <w:pPr>
              <w:widowControl w:val="0"/>
              <w:numPr>
                <w:ilvl w:val="1"/>
                <w:numId w:val="4"/>
              </w:numPr>
              <w:tabs>
                <w:tab w:val="left" w:pos="567"/>
              </w:tabs>
              <w:spacing w:line="280" w:lineRule="exact"/>
              <w:ind w:left="0" w:firstLine="0"/>
              <w:rPr>
                <w:rFonts w:ascii="Trebuchet MS" w:hAnsi="Trebuchet MS"/>
                <w:b/>
                <w:sz w:val="22"/>
                <w:szCs w:val="22"/>
              </w:rPr>
            </w:pPr>
            <w:bookmarkStart w:id="14" w:name="_Ref261313689"/>
            <w:r w:rsidRPr="00185239">
              <w:rPr>
                <w:rFonts w:ascii="Trebuchet MS" w:hAnsi="Trebuchet MS"/>
                <w:b/>
                <w:sz w:val="22"/>
                <w:szCs w:val="22"/>
              </w:rPr>
              <w:t>Espécie</w:t>
            </w:r>
            <w:bookmarkEnd w:id="14"/>
          </w:p>
          <w:p w14:paraId="4FB98041" w14:textId="77777777" w:rsidR="00207424" w:rsidRPr="00185239" w:rsidRDefault="00207424" w:rsidP="006A2E3D">
            <w:pPr>
              <w:widowControl w:val="0"/>
              <w:spacing w:line="280" w:lineRule="exact"/>
              <w:rPr>
                <w:rFonts w:ascii="Trebuchet MS" w:hAnsi="Trebuchet MS"/>
                <w:sz w:val="22"/>
                <w:szCs w:val="22"/>
              </w:rPr>
            </w:pPr>
          </w:p>
          <w:p w14:paraId="1A7A15A8" w14:textId="77777777" w:rsidR="00207424" w:rsidRPr="00185239"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185239">
              <w:rPr>
                <w:rFonts w:ascii="Trebuchet MS" w:hAnsi="Trebuchet MS"/>
                <w:sz w:val="22"/>
                <w:szCs w:val="22"/>
              </w:rPr>
              <w:t xml:space="preserve">As Debêntures são da espécie quirografária e serão automaticamente convoladas em espécie com garantia real, independentemente da celebração de qualquer aditamento </w:t>
            </w:r>
            <w:proofErr w:type="gramStart"/>
            <w:r w:rsidRPr="00185239">
              <w:rPr>
                <w:rFonts w:ascii="Trebuchet MS" w:hAnsi="Trebuchet MS"/>
                <w:sz w:val="22"/>
                <w:szCs w:val="22"/>
              </w:rPr>
              <w:t>à</w:t>
            </w:r>
            <w:proofErr w:type="gramEnd"/>
            <w:r w:rsidRPr="00185239">
              <w:rPr>
                <w:rFonts w:ascii="Trebuchet MS" w:hAnsi="Trebuchet MS"/>
                <w:sz w:val="22"/>
                <w:szCs w:val="22"/>
              </w:rPr>
              <w:t xml:space="preserve"> presente Escritura de Emissão, quando for </w:t>
            </w:r>
            <w:r w:rsidR="00D84817" w:rsidRPr="00185239">
              <w:rPr>
                <w:rFonts w:ascii="Trebuchet MS" w:hAnsi="Trebuchet MS"/>
                <w:sz w:val="22"/>
                <w:szCs w:val="22"/>
              </w:rPr>
              <w:t>registrada em Cartório de Títulos e Documentos a cessão fiduciária de recebíveis (“</w:t>
            </w:r>
            <w:r w:rsidR="00D84817" w:rsidRPr="00185239">
              <w:rPr>
                <w:rFonts w:ascii="Trebuchet MS" w:hAnsi="Trebuchet MS"/>
                <w:sz w:val="22"/>
                <w:szCs w:val="22"/>
                <w:u w:val="single"/>
              </w:rPr>
              <w:t>Cessão Fiduciária</w:t>
            </w:r>
            <w:r w:rsidR="00D84817" w:rsidRPr="00185239">
              <w:rPr>
                <w:rFonts w:ascii="Trebuchet MS" w:hAnsi="Trebuchet MS"/>
                <w:sz w:val="22"/>
                <w:szCs w:val="22"/>
              </w:rPr>
              <w:t>”)</w:t>
            </w:r>
            <w:r w:rsidR="00B023DB" w:rsidRPr="00185239">
              <w:rPr>
                <w:rFonts w:ascii="Trebuchet MS" w:hAnsi="Trebuchet MS"/>
                <w:sz w:val="22"/>
                <w:szCs w:val="22"/>
              </w:rPr>
              <w:t xml:space="preserve"> abaixo descrita</w:t>
            </w:r>
            <w:r w:rsidR="00D84817" w:rsidRPr="00185239">
              <w:rPr>
                <w:rFonts w:ascii="Trebuchet MS" w:hAnsi="Trebuchet MS"/>
                <w:sz w:val="22"/>
                <w:szCs w:val="22"/>
              </w:rPr>
              <w:t xml:space="preserve">. Também deverá ser </w:t>
            </w:r>
            <w:r w:rsidRPr="00185239">
              <w:rPr>
                <w:rFonts w:ascii="Trebuchet MS" w:hAnsi="Trebuchet MS"/>
                <w:sz w:val="22"/>
                <w:szCs w:val="22"/>
              </w:rPr>
              <w:t>registrada</w:t>
            </w:r>
            <w:r w:rsidR="007B5535" w:rsidRPr="00185239">
              <w:rPr>
                <w:rFonts w:ascii="Trebuchet MS" w:hAnsi="Trebuchet MS"/>
                <w:sz w:val="22"/>
                <w:szCs w:val="22"/>
              </w:rPr>
              <w:t xml:space="preserve"> no competente Cartório de Registro de Imóveis</w:t>
            </w:r>
            <w:r w:rsidRPr="00185239">
              <w:rPr>
                <w:rFonts w:ascii="Trebuchet MS" w:hAnsi="Trebuchet MS"/>
                <w:sz w:val="22"/>
                <w:szCs w:val="22"/>
              </w:rPr>
              <w:t xml:space="preserve"> a alienação fiduciária dos Imóveis </w:t>
            </w:r>
            <w:proofErr w:type="gramStart"/>
            <w:r w:rsidRPr="00185239">
              <w:rPr>
                <w:rFonts w:ascii="Trebuchet MS" w:hAnsi="Trebuchet MS"/>
                <w:sz w:val="22"/>
                <w:szCs w:val="22"/>
              </w:rPr>
              <w:t>Garantia,</w:t>
            </w:r>
            <w:proofErr w:type="gramEnd"/>
            <w:r w:rsidRPr="00185239">
              <w:rPr>
                <w:rFonts w:ascii="Trebuchet MS" w:hAnsi="Trebuchet MS"/>
                <w:sz w:val="22"/>
                <w:szCs w:val="22"/>
              </w:rPr>
              <w:t xml:space="preserve"> abaixo descrita (“</w:t>
            </w:r>
            <w:r w:rsidRPr="00185239">
              <w:rPr>
                <w:rFonts w:ascii="Trebuchet MS" w:hAnsi="Trebuchet MS"/>
                <w:sz w:val="22"/>
                <w:szCs w:val="22"/>
                <w:u w:val="single"/>
              </w:rPr>
              <w:t>Alienação Fiduciária</w:t>
            </w:r>
            <w:r w:rsidRPr="00185239">
              <w:rPr>
                <w:rFonts w:ascii="Trebuchet MS" w:hAnsi="Trebuchet MS"/>
                <w:sz w:val="22"/>
                <w:szCs w:val="22"/>
              </w:rPr>
              <w:t xml:space="preserve">”). </w:t>
            </w:r>
          </w:p>
          <w:p w14:paraId="589D91EA" w14:textId="77777777" w:rsidR="0016019B" w:rsidRPr="00185239" w:rsidRDefault="0016019B" w:rsidP="0016019B">
            <w:pPr>
              <w:pStyle w:val="PargrafodaLista"/>
              <w:widowControl w:val="0"/>
              <w:spacing w:line="280" w:lineRule="exact"/>
              <w:ind w:left="0"/>
              <w:rPr>
                <w:rFonts w:ascii="Trebuchet MS" w:hAnsi="Trebuchet MS"/>
                <w:sz w:val="22"/>
                <w:szCs w:val="22"/>
              </w:rPr>
            </w:pPr>
          </w:p>
          <w:p w14:paraId="2FF3AD94" w14:textId="10167759" w:rsidR="00D84817" w:rsidRPr="00185239" w:rsidRDefault="00B023DB" w:rsidP="006A2E3D">
            <w:pPr>
              <w:pStyle w:val="PargrafodaLista"/>
              <w:widowControl w:val="0"/>
              <w:numPr>
                <w:ilvl w:val="2"/>
                <w:numId w:val="4"/>
              </w:numPr>
              <w:spacing w:line="280" w:lineRule="exact"/>
              <w:ind w:left="0" w:firstLine="0"/>
              <w:rPr>
                <w:rFonts w:ascii="Trebuchet MS" w:hAnsi="Trebuchet MS"/>
                <w:sz w:val="22"/>
                <w:szCs w:val="22"/>
              </w:rPr>
            </w:pPr>
            <w:r w:rsidRPr="00185239">
              <w:rPr>
                <w:rFonts w:ascii="Trebuchet MS" w:hAnsi="Trebuchet MS"/>
                <w:sz w:val="22"/>
                <w:szCs w:val="22"/>
              </w:rPr>
              <w:t>A</w:t>
            </w:r>
            <w:r w:rsidR="00D84817" w:rsidRPr="00185239">
              <w:rPr>
                <w:rFonts w:ascii="Trebuchet MS" w:hAnsi="Trebuchet MS"/>
                <w:sz w:val="22"/>
                <w:szCs w:val="22"/>
              </w:rPr>
              <w:t xml:space="preserve"> </w:t>
            </w:r>
            <w:r w:rsidRPr="00185239">
              <w:rPr>
                <w:rFonts w:ascii="Trebuchet MS" w:hAnsi="Trebuchet MS"/>
                <w:sz w:val="22"/>
                <w:szCs w:val="22"/>
              </w:rPr>
              <w:t>C</w:t>
            </w:r>
            <w:r w:rsidR="00D84817" w:rsidRPr="00185239">
              <w:rPr>
                <w:rFonts w:ascii="Trebuchet MS" w:hAnsi="Trebuchet MS"/>
                <w:sz w:val="22"/>
                <w:szCs w:val="22"/>
              </w:rPr>
              <w:t xml:space="preserve">essão </w:t>
            </w:r>
            <w:r w:rsidRPr="00185239">
              <w:rPr>
                <w:rFonts w:ascii="Trebuchet MS" w:hAnsi="Trebuchet MS"/>
                <w:sz w:val="22"/>
                <w:szCs w:val="22"/>
              </w:rPr>
              <w:t>F</w:t>
            </w:r>
            <w:r w:rsidR="00D84817" w:rsidRPr="00185239">
              <w:rPr>
                <w:rFonts w:ascii="Trebuchet MS" w:hAnsi="Trebuchet MS"/>
                <w:sz w:val="22"/>
                <w:szCs w:val="22"/>
              </w:rPr>
              <w:t xml:space="preserve">iduciária será </w:t>
            </w:r>
            <w:r w:rsidR="002B12DD" w:rsidRPr="00185239">
              <w:rPr>
                <w:rFonts w:ascii="Trebuchet MS" w:hAnsi="Trebuchet MS"/>
                <w:sz w:val="22"/>
                <w:szCs w:val="22"/>
              </w:rPr>
              <w:t xml:space="preserve">firmada </w:t>
            </w:r>
            <w:r w:rsidR="00D84817" w:rsidRPr="00185239">
              <w:rPr>
                <w:rFonts w:ascii="Trebuchet MS" w:hAnsi="Trebuchet MS"/>
                <w:sz w:val="22"/>
                <w:szCs w:val="22"/>
              </w:rPr>
              <w:t>em instrumento próprio (“</w:t>
            </w:r>
            <w:r w:rsidR="00D84817" w:rsidRPr="00185239">
              <w:rPr>
                <w:rFonts w:ascii="Trebuchet MS" w:hAnsi="Trebuchet MS"/>
                <w:sz w:val="22"/>
                <w:szCs w:val="22"/>
                <w:u w:val="single"/>
              </w:rPr>
              <w:t>Contrato de Cessão Fiduciária</w:t>
            </w:r>
            <w:r w:rsidR="00DB1042" w:rsidRPr="00185239">
              <w:rPr>
                <w:rFonts w:ascii="Trebuchet MS" w:hAnsi="Trebuchet MS"/>
                <w:sz w:val="22"/>
                <w:szCs w:val="22"/>
                <w:u w:val="single"/>
              </w:rPr>
              <w:t xml:space="preserve"> de Recebíveis</w:t>
            </w:r>
            <w:r w:rsidR="00D84817" w:rsidRPr="00185239">
              <w:rPr>
                <w:rFonts w:ascii="Trebuchet MS" w:hAnsi="Trebuchet MS"/>
                <w:sz w:val="22"/>
                <w:szCs w:val="22"/>
              </w:rPr>
              <w:t xml:space="preserve">”), diretamente em favor da Debenturista, e terá por objeto os recebíveis decorrentes de contratos de compra e venda de unidades integrantes do Empreendimento Cidade Matarazzo, </w:t>
            </w:r>
            <w:r w:rsidR="002B12DD" w:rsidRPr="00185239">
              <w:rPr>
                <w:rFonts w:ascii="Trebuchet MS" w:hAnsi="Trebuchet MS"/>
                <w:sz w:val="22"/>
                <w:szCs w:val="22"/>
              </w:rPr>
              <w:t xml:space="preserve">indicados </w:t>
            </w:r>
            <w:r w:rsidR="00D84817" w:rsidRPr="00185239">
              <w:rPr>
                <w:rFonts w:ascii="Trebuchet MS" w:hAnsi="Trebuchet MS"/>
                <w:sz w:val="22"/>
                <w:szCs w:val="22"/>
              </w:rPr>
              <w:t xml:space="preserve">no Anexo </w:t>
            </w:r>
            <w:proofErr w:type="gramStart"/>
            <w:r w:rsidR="00770D5F" w:rsidRPr="00185239">
              <w:rPr>
                <w:rFonts w:ascii="Trebuchet MS" w:hAnsi="Trebuchet MS"/>
                <w:sz w:val="22"/>
                <w:szCs w:val="22"/>
              </w:rPr>
              <w:t>III</w:t>
            </w:r>
            <w:r w:rsidR="002B12DD" w:rsidRPr="00185239">
              <w:rPr>
                <w:rFonts w:ascii="Trebuchet MS" w:hAnsi="Trebuchet MS"/>
                <w:sz w:val="22"/>
                <w:szCs w:val="22"/>
              </w:rPr>
              <w:t>.</w:t>
            </w:r>
            <w:proofErr w:type="gramEnd"/>
            <w:r w:rsidR="002B12DD" w:rsidRPr="00185239">
              <w:rPr>
                <w:rFonts w:ascii="Trebuchet MS" w:hAnsi="Trebuchet MS"/>
                <w:sz w:val="22"/>
                <w:szCs w:val="22"/>
              </w:rPr>
              <w:t>1</w:t>
            </w:r>
            <w:r w:rsidR="00770D5F" w:rsidRPr="00185239">
              <w:rPr>
                <w:rFonts w:ascii="Trebuchet MS" w:hAnsi="Trebuchet MS"/>
                <w:sz w:val="22"/>
                <w:szCs w:val="22"/>
              </w:rPr>
              <w:t xml:space="preserve"> </w:t>
            </w:r>
            <w:r w:rsidR="00D84817" w:rsidRPr="00185239">
              <w:rPr>
                <w:rFonts w:ascii="Trebuchet MS" w:hAnsi="Trebuchet MS"/>
                <w:sz w:val="22"/>
                <w:szCs w:val="22"/>
              </w:rPr>
              <w:t>(“</w:t>
            </w:r>
            <w:r w:rsidR="002B12DD" w:rsidRPr="00185239">
              <w:rPr>
                <w:rFonts w:ascii="Trebuchet MS" w:hAnsi="Trebuchet MS"/>
                <w:sz w:val="22"/>
                <w:szCs w:val="22"/>
                <w:u w:val="single"/>
              </w:rPr>
              <w:t>Recebíveis</w:t>
            </w:r>
            <w:r w:rsidR="00D84817" w:rsidRPr="00185239">
              <w:rPr>
                <w:rFonts w:ascii="Trebuchet MS" w:hAnsi="Trebuchet MS"/>
                <w:sz w:val="22"/>
                <w:szCs w:val="22"/>
              </w:rPr>
              <w:t>”)</w:t>
            </w:r>
          </w:p>
          <w:p w14:paraId="3256CC00" w14:textId="77777777" w:rsidR="008D00BA" w:rsidRPr="00185239" w:rsidRDefault="008D00BA" w:rsidP="008D00BA">
            <w:pPr>
              <w:pStyle w:val="PargrafodaLista"/>
              <w:widowControl w:val="0"/>
              <w:spacing w:line="280" w:lineRule="exact"/>
              <w:ind w:left="0"/>
              <w:rPr>
                <w:rFonts w:ascii="Trebuchet MS" w:hAnsi="Trebuchet MS"/>
                <w:sz w:val="22"/>
                <w:szCs w:val="22"/>
              </w:rPr>
            </w:pPr>
          </w:p>
          <w:p w14:paraId="46DCEF8C" w14:textId="5258A0A7" w:rsidR="00207424" w:rsidRPr="00185239" w:rsidRDefault="000306B7" w:rsidP="006A2E3D">
            <w:pPr>
              <w:pStyle w:val="PargrafodaLista"/>
              <w:widowControl w:val="0"/>
              <w:numPr>
                <w:ilvl w:val="2"/>
                <w:numId w:val="4"/>
              </w:numPr>
              <w:spacing w:line="280" w:lineRule="exact"/>
              <w:ind w:left="0" w:firstLine="0"/>
              <w:rPr>
                <w:rFonts w:ascii="Trebuchet MS" w:hAnsi="Trebuchet MS"/>
                <w:sz w:val="22"/>
                <w:szCs w:val="22"/>
              </w:rPr>
            </w:pPr>
            <w:r w:rsidRPr="00185239">
              <w:rPr>
                <w:rFonts w:ascii="Trebuchet MS" w:hAnsi="Trebuchet MS"/>
                <w:sz w:val="22"/>
                <w:szCs w:val="22"/>
              </w:rPr>
              <w:t>A</w:t>
            </w:r>
            <w:r w:rsidR="00207424" w:rsidRPr="00185239">
              <w:rPr>
                <w:rFonts w:ascii="Trebuchet MS" w:hAnsi="Trebuchet MS"/>
                <w:sz w:val="22"/>
                <w:szCs w:val="22"/>
              </w:rPr>
              <w:t xml:space="preserve"> Alienação Fiduciária será firmad</w:t>
            </w:r>
            <w:r w:rsidRPr="00185239">
              <w:rPr>
                <w:rFonts w:ascii="Trebuchet MS" w:hAnsi="Trebuchet MS"/>
                <w:sz w:val="22"/>
                <w:szCs w:val="22"/>
              </w:rPr>
              <w:t>a</w:t>
            </w:r>
            <w:r w:rsidR="00207424" w:rsidRPr="00185239">
              <w:rPr>
                <w:rFonts w:ascii="Trebuchet MS" w:hAnsi="Trebuchet MS"/>
                <w:sz w:val="22"/>
                <w:szCs w:val="22"/>
              </w:rPr>
              <w:t xml:space="preserve"> em instrumento próprio (“</w:t>
            </w:r>
            <w:r w:rsidR="00207424" w:rsidRPr="00185239">
              <w:rPr>
                <w:rFonts w:ascii="Trebuchet MS" w:hAnsi="Trebuchet MS"/>
                <w:sz w:val="22"/>
                <w:szCs w:val="22"/>
                <w:u w:val="single"/>
              </w:rPr>
              <w:t>Contrato de Alienação Fiduciária de Imóveis</w:t>
            </w:r>
            <w:r w:rsidR="00207424" w:rsidRPr="00185239">
              <w:rPr>
                <w:rFonts w:ascii="Trebuchet MS" w:hAnsi="Trebuchet MS"/>
                <w:sz w:val="22"/>
                <w:szCs w:val="22"/>
              </w:rPr>
              <w:t xml:space="preserve">”), diretamente em favor da Debenturista, e terá por objeto os </w:t>
            </w:r>
            <w:r w:rsidR="00D84817" w:rsidRPr="00185239">
              <w:rPr>
                <w:rFonts w:ascii="Trebuchet MS" w:hAnsi="Trebuchet MS"/>
                <w:sz w:val="22"/>
                <w:szCs w:val="22"/>
              </w:rPr>
              <w:t xml:space="preserve">Imóveis </w:t>
            </w:r>
            <w:proofErr w:type="gramStart"/>
            <w:r w:rsidR="00D84817" w:rsidRPr="00185239">
              <w:rPr>
                <w:rFonts w:ascii="Trebuchet MS" w:hAnsi="Trebuchet MS"/>
                <w:sz w:val="22"/>
                <w:szCs w:val="22"/>
              </w:rPr>
              <w:t>Garantia,</w:t>
            </w:r>
            <w:proofErr w:type="gramEnd"/>
            <w:r w:rsidR="00D84817" w:rsidRPr="00185239">
              <w:rPr>
                <w:rFonts w:ascii="Trebuchet MS" w:hAnsi="Trebuchet MS"/>
                <w:sz w:val="22"/>
                <w:szCs w:val="22"/>
              </w:rPr>
              <w:t xml:space="preserve"> listados no Anexo </w:t>
            </w:r>
            <w:r w:rsidR="00770D5F" w:rsidRPr="00185239">
              <w:rPr>
                <w:rFonts w:ascii="Trebuchet MS" w:hAnsi="Trebuchet MS"/>
                <w:sz w:val="22"/>
                <w:szCs w:val="22"/>
              </w:rPr>
              <w:t>III</w:t>
            </w:r>
            <w:r w:rsidRPr="00185239">
              <w:rPr>
                <w:rFonts w:ascii="Trebuchet MS" w:hAnsi="Trebuchet MS"/>
                <w:sz w:val="22"/>
                <w:szCs w:val="22"/>
              </w:rPr>
              <w:t xml:space="preserve"> (“</w:t>
            </w:r>
            <w:r w:rsidR="007D3F08" w:rsidRPr="00185239">
              <w:rPr>
                <w:rFonts w:ascii="Trebuchet MS" w:hAnsi="Trebuchet MS"/>
                <w:sz w:val="22"/>
                <w:szCs w:val="22"/>
              </w:rPr>
              <w:t>Imóveis Garantia”)</w:t>
            </w:r>
            <w:r w:rsidR="00D84817" w:rsidRPr="00185239">
              <w:rPr>
                <w:rFonts w:ascii="Trebuchet MS" w:hAnsi="Trebuchet MS"/>
                <w:sz w:val="22"/>
                <w:szCs w:val="22"/>
              </w:rPr>
              <w:t xml:space="preserve">. </w:t>
            </w:r>
          </w:p>
          <w:p w14:paraId="24DE95A5" w14:textId="77777777" w:rsidR="00215634" w:rsidRPr="00185239" w:rsidRDefault="00215634" w:rsidP="006A2E3D">
            <w:pPr>
              <w:widowControl w:val="0"/>
              <w:spacing w:line="280" w:lineRule="exact"/>
              <w:rPr>
                <w:rFonts w:ascii="Trebuchet MS" w:hAnsi="Trebuchet MS"/>
                <w:sz w:val="22"/>
                <w:szCs w:val="22"/>
              </w:rPr>
            </w:pPr>
          </w:p>
          <w:p w14:paraId="0A1F8EDF" w14:textId="77777777" w:rsidR="00D54BB6" w:rsidRPr="00185239" w:rsidRDefault="00D54BB6" w:rsidP="006A2E3D">
            <w:pPr>
              <w:pStyle w:val="PargrafodaLista"/>
              <w:widowControl w:val="0"/>
              <w:numPr>
                <w:ilvl w:val="2"/>
                <w:numId w:val="4"/>
              </w:numPr>
              <w:suppressAutoHyphens/>
              <w:spacing w:line="280" w:lineRule="exact"/>
              <w:ind w:left="0" w:firstLine="0"/>
              <w:rPr>
                <w:rFonts w:ascii="Trebuchet MS" w:hAnsi="Trebuchet MS"/>
                <w:sz w:val="22"/>
                <w:szCs w:val="22"/>
              </w:rPr>
            </w:pPr>
            <w:r w:rsidRPr="00185239">
              <w:rPr>
                <w:rFonts w:ascii="Trebuchet MS" w:hAnsi="Trebuchet MS"/>
                <w:sz w:val="22"/>
                <w:szCs w:val="22"/>
              </w:rPr>
              <w:t xml:space="preserve">A </w:t>
            </w:r>
            <w:r w:rsidR="00D84817" w:rsidRPr="00185239">
              <w:rPr>
                <w:rFonts w:ascii="Trebuchet MS" w:hAnsi="Trebuchet MS"/>
                <w:sz w:val="22"/>
                <w:szCs w:val="22"/>
              </w:rPr>
              <w:t xml:space="preserve">Cessão Fiduciária e a </w:t>
            </w:r>
            <w:r w:rsidRPr="00185239">
              <w:rPr>
                <w:rFonts w:ascii="Trebuchet MS" w:hAnsi="Trebuchet MS"/>
                <w:sz w:val="22"/>
                <w:szCs w:val="22"/>
              </w:rPr>
              <w:t>Alienação Fiduciária assegurar</w:t>
            </w:r>
            <w:r w:rsidR="00D84817" w:rsidRPr="00185239">
              <w:rPr>
                <w:rFonts w:ascii="Trebuchet MS" w:hAnsi="Trebuchet MS"/>
                <w:sz w:val="22"/>
                <w:szCs w:val="22"/>
              </w:rPr>
              <w:t>ão</w:t>
            </w:r>
            <w:r w:rsidRPr="00185239">
              <w:rPr>
                <w:rFonts w:ascii="Trebuchet MS" w:hAnsi="Trebuchet MS"/>
                <w:sz w:val="22"/>
                <w:szCs w:val="22"/>
              </w:rPr>
              <w:t xml:space="preserve"> o pontual e integral pagamento das Debêntures e dos CRI, emitidos com lastro </w:t>
            </w:r>
            <w:r w:rsidR="007B5535" w:rsidRPr="00185239">
              <w:rPr>
                <w:rFonts w:ascii="Trebuchet MS" w:hAnsi="Trebuchet MS"/>
                <w:sz w:val="22"/>
                <w:szCs w:val="22"/>
              </w:rPr>
              <w:t>nos Créditos Imobiliários</w:t>
            </w:r>
            <w:r w:rsidRPr="00185239">
              <w:rPr>
                <w:rFonts w:ascii="Trebuchet MS" w:hAnsi="Trebuchet MS"/>
                <w:sz w:val="22"/>
                <w:szCs w:val="22"/>
              </w:rPr>
              <w:t xml:space="preserve"> decorrente</w:t>
            </w:r>
            <w:r w:rsidR="007B5535" w:rsidRPr="00185239">
              <w:rPr>
                <w:rFonts w:ascii="Trebuchet MS" w:hAnsi="Trebuchet MS"/>
                <w:sz w:val="22"/>
                <w:szCs w:val="22"/>
              </w:rPr>
              <w:t>s</w:t>
            </w:r>
            <w:r w:rsidRPr="00185239">
              <w:rPr>
                <w:rFonts w:ascii="Trebuchet MS" w:hAnsi="Trebuchet MS"/>
                <w:sz w:val="22"/>
                <w:szCs w:val="22"/>
              </w:rPr>
              <w:t xml:space="preserve"> desta Escritura de Emissão, uma vez que é condição </w:t>
            </w:r>
            <w:proofErr w:type="spellStart"/>
            <w:r w:rsidRPr="00185239">
              <w:rPr>
                <w:rFonts w:ascii="Trebuchet MS" w:hAnsi="Trebuchet MS"/>
                <w:i/>
                <w:iCs/>
                <w:sz w:val="22"/>
                <w:szCs w:val="22"/>
              </w:rPr>
              <w:t>sine</w:t>
            </w:r>
            <w:proofErr w:type="spellEnd"/>
            <w:r w:rsidRPr="00185239">
              <w:rPr>
                <w:rFonts w:ascii="Trebuchet MS" w:hAnsi="Trebuchet MS"/>
                <w:i/>
                <w:iCs/>
                <w:sz w:val="22"/>
                <w:szCs w:val="22"/>
              </w:rPr>
              <w:t xml:space="preserve"> </w:t>
            </w:r>
            <w:proofErr w:type="spellStart"/>
            <w:r w:rsidRPr="00185239">
              <w:rPr>
                <w:rFonts w:ascii="Trebuchet MS" w:hAnsi="Trebuchet MS"/>
                <w:i/>
                <w:iCs/>
                <w:sz w:val="22"/>
                <w:szCs w:val="22"/>
              </w:rPr>
              <w:t>qua</w:t>
            </w:r>
            <w:proofErr w:type="spellEnd"/>
            <w:r w:rsidRPr="00185239">
              <w:rPr>
                <w:rFonts w:ascii="Trebuchet MS" w:hAnsi="Trebuchet MS"/>
                <w:i/>
                <w:iCs/>
                <w:sz w:val="22"/>
                <w:szCs w:val="22"/>
              </w:rPr>
              <w:t xml:space="preserve"> non</w:t>
            </w:r>
            <w:r w:rsidRPr="00185239">
              <w:rPr>
                <w:rFonts w:ascii="Trebuchet MS" w:hAnsi="Trebuchet MS"/>
                <w:sz w:val="22"/>
                <w:szCs w:val="22"/>
              </w:rPr>
              <w:t xml:space="preserve"> da presente Emissão a realização da operação de securitização. A </w:t>
            </w:r>
            <w:r w:rsidR="00D84817" w:rsidRPr="00185239">
              <w:rPr>
                <w:rFonts w:ascii="Trebuchet MS" w:hAnsi="Trebuchet MS"/>
                <w:sz w:val="22"/>
                <w:szCs w:val="22"/>
              </w:rPr>
              <w:t xml:space="preserve">Cessão Fiduciária e a </w:t>
            </w:r>
            <w:r w:rsidRPr="00185239">
              <w:rPr>
                <w:rFonts w:ascii="Trebuchet MS" w:hAnsi="Trebuchet MS"/>
                <w:sz w:val="22"/>
                <w:szCs w:val="22"/>
              </w:rPr>
              <w:t>Alienação Fiduciária assegurar</w:t>
            </w:r>
            <w:r w:rsidR="00D84817" w:rsidRPr="00185239">
              <w:rPr>
                <w:rFonts w:ascii="Trebuchet MS" w:hAnsi="Trebuchet MS"/>
                <w:sz w:val="22"/>
                <w:szCs w:val="22"/>
              </w:rPr>
              <w:t>ão</w:t>
            </w:r>
            <w:r w:rsidRPr="00185239">
              <w:rPr>
                <w:rFonts w:ascii="Trebuchet MS" w:hAnsi="Trebuchet MS"/>
                <w:sz w:val="22"/>
                <w:szCs w:val="22"/>
              </w:rPr>
              <w:t xml:space="preserve">, ainda, o pagamento da Remuneração, penalidades moratórias, despesas, custas e emolumentos devidos pela cobrança da dívida, despesas com a excussão de garantias, honorários advocatícios, </w:t>
            </w:r>
            <w:r w:rsidR="00651CAE" w:rsidRPr="00185239">
              <w:rPr>
                <w:rFonts w:ascii="Trebuchet MS" w:hAnsi="Trebuchet MS"/>
                <w:sz w:val="22"/>
                <w:szCs w:val="22"/>
              </w:rPr>
              <w:t xml:space="preserve">em padrão de mercado, </w:t>
            </w:r>
            <w:r w:rsidRPr="00185239">
              <w:rPr>
                <w:rFonts w:ascii="Trebuchet MS" w:hAnsi="Trebuchet MS"/>
                <w:sz w:val="22"/>
                <w:szCs w:val="22"/>
              </w:rPr>
              <w:t xml:space="preserve">assim como qualquer obrigação pecuniária </w:t>
            </w:r>
            <w:r w:rsidR="00993D28" w:rsidRPr="00185239">
              <w:rPr>
                <w:rFonts w:ascii="Trebuchet MS" w:hAnsi="Trebuchet MS"/>
                <w:sz w:val="22"/>
                <w:szCs w:val="22"/>
              </w:rPr>
              <w:t xml:space="preserve">comprovadamente </w:t>
            </w:r>
            <w:r w:rsidRPr="00185239">
              <w:rPr>
                <w:rFonts w:ascii="Trebuchet MS" w:hAnsi="Trebuchet MS"/>
                <w:sz w:val="22"/>
                <w:szCs w:val="22"/>
              </w:rPr>
              <w:t>incorrida para a plena satisfação e integral recebimento das Debêntures nas condições desta Escritura de Emissão, dos CRI e dos demais Documentos da Operação (“</w:t>
            </w:r>
            <w:r w:rsidRPr="00185239">
              <w:rPr>
                <w:rFonts w:ascii="Trebuchet MS" w:hAnsi="Trebuchet MS"/>
                <w:sz w:val="22"/>
                <w:szCs w:val="22"/>
                <w:u w:val="single"/>
              </w:rPr>
              <w:t>Obrigações Garantidas</w:t>
            </w:r>
            <w:r w:rsidRPr="00185239">
              <w:rPr>
                <w:rFonts w:ascii="Trebuchet MS" w:hAnsi="Trebuchet MS"/>
                <w:sz w:val="22"/>
                <w:szCs w:val="22"/>
              </w:rPr>
              <w:t>”).</w:t>
            </w:r>
          </w:p>
          <w:p w14:paraId="77B8AFC4" w14:textId="77777777" w:rsidR="00993D28" w:rsidRPr="00185239" w:rsidRDefault="00993D28" w:rsidP="00D07488">
            <w:pPr>
              <w:pStyle w:val="PargrafodaLista"/>
              <w:widowControl w:val="0"/>
              <w:suppressAutoHyphens/>
              <w:spacing w:line="280" w:lineRule="exact"/>
              <w:ind w:left="0"/>
              <w:rPr>
                <w:rFonts w:ascii="Trebuchet MS" w:hAnsi="Trebuchet MS"/>
                <w:sz w:val="22"/>
                <w:szCs w:val="22"/>
              </w:rPr>
            </w:pPr>
          </w:p>
          <w:p w14:paraId="033BD93C" w14:textId="77777777" w:rsidR="00D84817" w:rsidRPr="00185239" w:rsidRDefault="00D84817" w:rsidP="006A2E3D">
            <w:pPr>
              <w:pStyle w:val="PargrafodaLista"/>
              <w:widowControl w:val="0"/>
              <w:numPr>
                <w:ilvl w:val="2"/>
                <w:numId w:val="4"/>
              </w:numPr>
              <w:suppressAutoHyphens/>
              <w:spacing w:line="280" w:lineRule="exact"/>
              <w:ind w:left="0" w:firstLine="0"/>
              <w:rPr>
                <w:rFonts w:ascii="Trebuchet MS" w:hAnsi="Trebuchet MS"/>
                <w:sz w:val="22"/>
                <w:szCs w:val="22"/>
              </w:rPr>
            </w:pPr>
            <w:r w:rsidRPr="00185239">
              <w:rPr>
                <w:rFonts w:ascii="Trebuchet MS" w:hAnsi="Trebuchet MS"/>
                <w:sz w:val="22"/>
                <w:szCs w:val="22"/>
              </w:rPr>
              <w:t xml:space="preserve">Não haverá prioridade entre a Cessão Fiduciária e a Alienação Fiduciária, que poderão ser executadas conjuntamente, ou isoladamente, a exclusivo critério da Debenturista. </w:t>
            </w:r>
          </w:p>
          <w:p w14:paraId="490C8D24"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rPr>
              <w:lastRenderedPageBreak/>
              <w:t>Preço e Forma de Subscrição e Integralização</w:t>
            </w:r>
          </w:p>
          <w:p w14:paraId="018F7466" w14:textId="77777777" w:rsidR="00DB1FB1" w:rsidRPr="00185239" w:rsidRDefault="00DB1FB1" w:rsidP="006A2E3D">
            <w:pPr>
              <w:widowControl w:val="0"/>
              <w:spacing w:line="280" w:lineRule="exact"/>
              <w:rPr>
                <w:rFonts w:ascii="Trebuchet MS" w:hAnsi="Trebuchet MS"/>
                <w:b/>
                <w:i/>
                <w:sz w:val="22"/>
                <w:szCs w:val="22"/>
              </w:rPr>
            </w:pPr>
          </w:p>
          <w:p w14:paraId="77712A1E" w14:textId="77777777" w:rsidR="00D54BB6" w:rsidRPr="00185239" w:rsidRDefault="00D54BB6" w:rsidP="006A2E3D">
            <w:pPr>
              <w:widowControl w:val="0"/>
              <w:numPr>
                <w:ilvl w:val="2"/>
                <w:numId w:val="4"/>
              </w:numPr>
              <w:tabs>
                <w:tab w:val="left" w:pos="567"/>
              </w:tabs>
              <w:spacing w:line="280" w:lineRule="exact"/>
              <w:ind w:left="0" w:firstLine="0"/>
              <w:rPr>
                <w:rFonts w:ascii="Trebuchet MS" w:hAnsi="Trebuchet MS"/>
                <w:sz w:val="22"/>
                <w:szCs w:val="22"/>
              </w:rPr>
            </w:pPr>
            <w:bookmarkStart w:id="15" w:name="_Hlk19623360"/>
            <w:r w:rsidRPr="00185239">
              <w:rPr>
                <w:rFonts w:ascii="Trebuchet MS" w:hAnsi="Trebuchet MS"/>
                <w:sz w:val="22"/>
                <w:szCs w:val="22"/>
              </w:rPr>
              <w:t xml:space="preserve">As Debêntures serão subscritas pela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por seu Valor Nominal Unitário</w:t>
            </w:r>
            <w:bookmarkEnd w:id="15"/>
            <w:r w:rsidR="00D84817" w:rsidRPr="00185239">
              <w:rPr>
                <w:rFonts w:ascii="Trebuchet MS" w:hAnsi="Trebuchet MS"/>
                <w:sz w:val="22"/>
                <w:szCs w:val="22"/>
              </w:rPr>
              <w:t xml:space="preserve">, </w:t>
            </w:r>
            <w:r w:rsidR="0016019B" w:rsidRPr="00185239">
              <w:rPr>
                <w:rFonts w:ascii="Trebuchet MS" w:hAnsi="Trebuchet MS"/>
                <w:sz w:val="22"/>
                <w:szCs w:val="22"/>
              </w:rPr>
              <w:t>devendo ser</w:t>
            </w:r>
            <w:r w:rsidR="00D84817" w:rsidRPr="00185239">
              <w:rPr>
                <w:rFonts w:ascii="Trebuchet MS" w:hAnsi="Trebuchet MS"/>
                <w:sz w:val="22"/>
                <w:szCs w:val="22"/>
              </w:rPr>
              <w:t xml:space="preserve"> inicialmente subscritas as Debêntures 1ª série</w:t>
            </w:r>
            <w:r w:rsidR="00755A22" w:rsidRPr="00185239">
              <w:rPr>
                <w:rFonts w:ascii="Trebuchet MS" w:hAnsi="Trebuchet MS"/>
                <w:sz w:val="22"/>
                <w:szCs w:val="22"/>
              </w:rPr>
              <w:t xml:space="preserve"> (40.000)</w:t>
            </w:r>
            <w:r w:rsidR="00D84817" w:rsidRPr="00185239">
              <w:rPr>
                <w:rFonts w:ascii="Trebuchet MS" w:hAnsi="Trebuchet MS"/>
                <w:sz w:val="22"/>
                <w:szCs w:val="22"/>
              </w:rPr>
              <w:t xml:space="preserve"> e posteriormente as Debêntures 2ª serie</w:t>
            </w:r>
            <w:r w:rsidR="003F240D" w:rsidRPr="00185239">
              <w:rPr>
                <w:rFonts w:ascii="Trebuchet MS" w:hAnsi="Trebuchet MS"/>
                <w:sz w:val="22"/>
                <w:szCs w:val="22"/>
              </w:rPr>
              <w:t xml:space="preserve"> (30.000)</w:t>
            </w:r>
            <w:r w:rsidRPr="00185239">
              <w:rPr>
                <w:rFonts w:ascii="Trebuchet MS" w:hAnsi="Trebuchet MS"/>
                <w:sz w:val="22"/>
                <w:szCs w:val="22"/>
              </w:rPr>
              <w:t>.</w:t>
            </w:r>
          </w:p>
          <w:p w14:paraId="4B69C286" w14:textId="77777777" w:rsidR="00D54BB6" w:rsidRPr="00185239" w:rsidRDefault="00D54BB6" w:rsidP="006A2E3D">
            <w:pPr>
              <w:widowControl w:val="0"/>
              <w:tabs>
                <w:tab w:val="left" w:pos="567"/>
              </w:tabs>
              <w:spacing w:line="280" w:lineRule="exact"/>
              <w:rPr>
                <w:rFonts w:ascii="Trebuchet MS" w:hAnsi="Trebuchet MS"/>
                <w:sz w:val="22"/>
                <w:szCs w:val="22"/>
              </w:rPr>
            </w:pPr>
          </w:p>
          <w:p w14:paraId="33587D33" w14:textId="77777777" w:rsidR="00D54BB6" w:rsidRPr="00185239" w:rsidRDefault="00766D46" w:rsidP="006A2E3D">
            <w:pPr>
              <w:widowControl w:val="0"/>
              <w:tabs>
                <w:tab w:val="left" w:pos="567"/>
              </w:tabs>
              <w:spacing w:line="280" w:lineRule="exact"/>
              <w:rPr>
                <w:rFonts w:ascii="Trebuchet MS" w:hAnsi="Trebuchet MS"/>
                <w:sz w:val="22"/>
                <w:szCs w:val="22"/>
              </w:rPr>
            </w:pPr>
            <w:bookmarkStart w:id="16" w:name="_Hlk19623749"/>
            <w:r w:rsidRPr="00185239">
              <w:rPr>
                <w:rFonts w:ascii="Trebuchet MS" w:hAnsi="Trebuchet MS"/>
                <w:sz w:val="22"/>
                <w:szCs w:val="22"/>
              </w:rPr>
              <w:t>4.6.2</w:t>
            </w:r>
            <w:r w:rsidR="00D34C9A" w:rsidRPr="00185239">
              <w:rPr>
                <w:rFonts w:ascii="Trebuchet MS" w:hAnsi="Trebuchet MS"/>
                <w:sz w:val="22"/>
                <w:szCs w:val="22"/>
              </w:rPr>
              <w:t>.</w:t>
            </w:r>
            <w:r w:rsidRPr="00185239">
              <w:rPr>
                <w:rFonts w:ascii="Trebuchet MS" w:hAnsi="Trebuchet MS"/>
                <w:sz w:val="22"/>
                <w:szCs w:val="22"/>
              </w:rPr>
              <w:t xml:space="preserve"> </w:t>
            </w:r>
            <w:r w:rsidR="00D84817" w:rsidRPr="00185239">
              <w:rPr>
                <w:rFonts w:ascii="Trebuchet MS" w:hAnsi="Trebuchet MS"/>
                <w:sz w:val="22"/>
                <w:szCs w:val="22"/>
              </w:rPr>
              <w:t xml:space="preserve">Cada série das Debêntures </w:t>
            </w:r>
            <w:r w:rsidR="00D54BB6" w:rsidRPr="00185239">
              <w:rPr>
                <w:rFonts w:ascii="Trebuchet MS" w:hAnsi="Trebuchet MS"/>
                <w:sz w:val="22"/>
                <w:szCs w:val="22"/>
              </w:rPr>
              <w:t>ser</w:t>
            </w:r>
            <w:r w:rsidR="00D84817" w:rsidRPr="00185239">
              <w:rPr>
                <w:rFonts w:ascii="Trebuchet MS" w:hAnsi="Trebuchet MS"/>
                <w:sz w:val="22"/>
                <w:szCs w:val="22"/>
              </w:rPr>
              <w:t>á</w:t>
            </w:r>
            <w:r w:rsidR="00D54BB6" w:rsidRPr="00185239">
              <w:rPr>
                <w:rFonts w:ascii="Trebuchet MS" w:hAnsi="Trebuchet MS"/>
                <w:sz w:val="22"/>
                <w:szCs w:val="22"/>
              </w:rPr>
              <w:t xml:space="preserve"> integralizada em uma única data de integralização, pela </w:t>
            </w:r>
            <w:proofErr w:type="spellStart"/>
            <w:r w:rsidR="00D54BB6" w:rsidRPr="00185239">
              <w:rPr>
                <w:rFonts w:ascii="Trebuchet MS" w:hAnsi="Trebuchet MS"/>
                <w:sz w:val="22"/>
                <w:szCs w:val="22"/>
              </w:rPr>
              <w:t>Securitizadora</w:t>
            </w:r>
            <w:proofErr w:type="spellEnd"/>
            <w:r w:rsidR="00D54BB6" w:rsidRPr="00185239">
              <w:rPr>
                <w:rFonts w:ascii="Trebuchet MS" w:hAnsi="Trebuchet MS"/>
                <w:sz w:val="22"/>
                <w:szCs w:val="22"/>
              </w:rPr>
              <w:t xml:space="preserve">, à vista, em moeda corrente nacional, pelo Valor Nominal Unitário, </w:t>
            </w:r>
            <w:r w:rsidRPr="00185239">
              <w:rPr>
                <w:rFonts w:ascii="Trebuchet MS" w:hAnsi="Trebuchet MS"/>
                <w:sz w:val="22"/>
                <w:szCs w:val="22"/>
              </w:rPr>
              <w:t>acrescid</w:t>
            </w:r>
            <w:r w:rsidR="00A2114A" w:rsidRPr="00185239">
              <w:rPr>
                <w:rFonts w:ascii="Trebuchet MS" w:hAnsi="Trebuchet MS"/>
                <w:sz w:val="22"/>
                <w:szCs w:val="22"/>
              </w:rPr>
              <w:t>o</w:t>
            </w:r>
            <w:r w:rsidRPr="00185239">
              <w:rPr>
                <w:rFonts w:ascii="Trebuchet MS" w:hAnsi="Trebuchet MS"/>
                <w:sz w:val="22"/>
                <w:szCs w:val="22"/>
              </w:rPr>
              <w:t xml:space="preserve"> de Remuneração, </w:t>
            </w:r>
            <w:r w:rsidR="00D54BB6" w:rsidRPr="00185239">
              <w:rPr>
                <w:rFonts w:ascii="Trebuchet MS" w:hAnsi="Trebuchet MS"/>
                <w:sz w:val="22"/>
                <w:szCs w:val="22"/>
              </w:rPr>
              <w:t xml:space="preserve">calculada </w:t>
            </w:r>
            <w:proofErr w:type="gramStart"/>
            <w:r w:rsidR="00D54BB6" w:rsidRPr="00185239">
              <w:rPr>
                <w:rFonts w:ascii="Trebuchet MS" w:hAnsi="Trebuchet MS"/>
                <w:i/>
                <w:iCs/>
                <w:sz w:val="22"/>
                <w:szCs w:val="22"/>
              </w:rPr>
              <w:t>pro rata</w:t>
            </w:r>
            <w:proofErr w:type="gramEnd"/>
            <w:r w:rsidR="00D54BB6" w:rsidRPr="00185239">
              <w:rPr>
                <w:rFonts w:ascii="Trebuchet MS" w:hAnsi="Trebuchet MS"/>
                <w:i/>
                <w:iCs/>
                <w:sz w:val="22"/>
                <w:szCs w:val="22"/>
              </w:rPr>
              <w:t xml:space="preserve"> </w:t>
            </w:r>
            <w:proofErr w:type="spellStart"/>
            <w:r w:rsidR="00D54BB6" w:rsidRPr="00185239">
              <w:rPr>
                <w:rFonts w:ascii="Trebuchet MS" w:hAnsi="Trebuchet MS"/>
                <w:i/>
                <w:iCs/>
                <w:sz w:val="22"/>
                <w:szCs w:val="22"/>
              </w:rPr>
              <w:t>temporis</w:t>
            </w:r>
            <w:proofErr w:type="spellEnd"/>
            <w:r w:rsidR="00D54BB6" w:rsidRPr="00185239">
              <w:rPr>
                <w:rFonts w:ascii="Trebuchet MS" w:hAnsi="Trebuchet MS"/>
                <w:sz w:val="22"/>
                <w:szCs w:val="22"/>
              </w:rPr>
              <w:t xml:space="preserve"> desde </w:t>
            </w:r>
            <w:r w:rsidR="00AE686A" w:rsidRPr="00185239">
              <w:rPr>
                <w:rFonts w:ascii="Trebuchet MS" w:hAnsi="Trebuchet MS"/>
                <w:sz w:val="22"/>
                <w:szCs w:val="22"/>
              </w:rPr>
              <w:t xml:space="preserve">primeira </w:t>
            </w:r>
            <w:r w:rsidR="00D54BB6" w:rsidRPr="00185239">
              <w:rPr>
                <w:rFonts w:ascii="Trebuchet MS" w:hAnsi="Trebuchet MS"/>
                <w:sz w:val="22"/>
                <w:szCs w:val="22"/>
              </w:rPr>
              <w:t>a</w:t>
            </w:r>
            <w:r w:rsidR="0047596B" w:rsidRPr="00185239">
              <w:rPr>
                <w:rFonts w:ascii="Trebuchet MS" w:hAnsi="Trebuchet MS"/>
                <w:sz w:val="22"/>
                <w:szCs w:val="22"/>
              </w:rPr>
              <w:t xml:space="preserve"> </w:t>
            </w:r>
            <w:r w:rsidR="00F47907" w:rsidRPr="00185239">
              <w:rPr>
                <w:rFonts w:ascii="Trebuchet MS" w:hAnsi="Trebuchet MS"/>
                <w:sz w:val="22"/>
                <w:szCs w:val="22"/>
              </w:rPr>
              <w:t xml:space="preserve">data de integralização </w:t>
            </w:r>
            <w:r w:rsidR="00D54BB6" w:rsidRPr="00185239">
              <w:rPr>
                <w:rFonts w:ascii="Trebuchet MS" w:hAnsi="Trebuchet MS"/>
                <w:sz w:val="22"/>
                <w:szCs w:val="22"/>
              </w:rPr>
              <w:t>dos CRI</w:t>
            </w:r>
            <w:r w:rsidR="00DB1FB1" w:rsidRPr="00185239">
              <w:rPr>
                <w:rFonts w:ascii="Trebuchet MS" w:hAnsi="Trebuchet MS"/>
                <w:sz w:val="22"/>
                <w:szCs w:val="22"/>
              </w:rPr>
              <w:t xml:space="preserve"> </w:t>
            </w:r>
            <w:r w:rsidR="00D54BB6" w:rsidRPr="00185239">
              <w:rPr>
                <w:rFonts w:ascii="Trebuchet MS" w:hAnsi="Trebuchet MS"/>
                <w:sz w:val="22"/>
                <w:szCs w:val="22"/>
              </w:rPr>
              <w:t>(“</w:t>
            </w:r>
            <w:r w:rsidR="00D54BB6" w:rsidRPr="00185239">
              <w:rPr>
                <w:rFonts w:ascii="Trebuchet MS" w:hAnsi="Trebuchet MS"/>
                <w:sz w:val="22"/>
                <w:szCs w:val="22"/>
                <w:u w:val="single"/>
              </w:rPr>
              <w:t>Preço de Subscrição</w:t>
            </w:r>
            <w:r w:rsidR="00D54BB6" w:rsidRPr="00185239">
              <w:rPr>
                <w:rFonts w:ascii="Trebuchet MS" w:hAnsi="Trebuchet MS"/>
                <w:sz w:val="22"/>
                <w:szCs w:val="22"/>
              </w:rPr>
              <w:t xml:space="preserve">”). Por ocasião do desembolso dos recursos das Debêntures </w:t>
            </w:r>
            <w:r w:rsidR="00D600D3" w:rsidRPr="00185239">
              <w:rPr>
                <w:rFonts w:ascii="Trebuchet MS" w:hAnsi="Trebuchet MS"/>
                <w:sz w:val="22"/>
                <w:szCs w:val="22"/>
              </w:rPr>
              <w:t xml:space="preserve">1ª série </w:t>
            </w:r>
            <w:r w:rsidR="00D54BB6" w:rsidRPr="00185239">
              <w:rPr>
                <w:rFonts w:ascii="Trebuchet MS" w:hAnsi="Trebuchet MS"/>
                <w:sz w:val="22"/>
                <w:szCs w:val="22"/>
              </w:rPr>
              <w:t xml:space="preserve">à Emissora, deverá ser </w:t>
            </w:r>
            <w:proofErr w:type="gramStart"/>
            <w:r w:rsidR="00D54BB6" w:rsidRPr="00185239">
              <w:rPr>
                <w:rFonts w:ascii="Trebuchet MS" w:hAnsi="Trebuchet MS"/>
                <w:sz w:val="22"/>
                <w:szCs w:val="22"/>
              </w:rPr>
              <w:t>descontado</w:t>
            </w:r>
            <w:proofErr w:type="gramEnd"/>
            <w:r w:rsidR="00D54BB6" w:rsidRPr="00185239">
              <w:rPr>
                <w:rFonts w:ascii="Trebuchet MS" w:hAnsi="Trebuchet MS"/>
                <w:sz w:val="22"/>
                <w:szCs w:val="22"/>
              </w:rPr>
              <w:t xml:space="preserve"> do valor devido à Emissora pela integralização das </w:t>
            </w:r>
            <w:r w:rsidR="006C0BFB" w:rsidRPr="00185239">
              <w:rPr>
                <w:rFonts w:ascii="Trebuchet MS" w:hAnsi="Trebuchet MS"/>
                <w:sz w:val="22"/>
                <w:szCs w:val="22"/>
              </w:rPr>
              <w:t>Debêntures 1ª Série</w:t>
            </w:r>
            <w:r w:rsidR="00D54BB6" w:rsidRPr="00185239">
              <w:rPr>
                <w:rFonts w:ascii="Trebuchet MS" w:hAnsi="Trebuchet MS"/>
                <w:sz w:val="22"/>
                <w:szCs w:val="22"/>
              </w:rPr>
              <w:t xml:space="preserve">, o valor referente </w:t>
            </w:r>
            <w:r w:rsidR="00A20E24" w:rsidRPr="00185239">
              <w:rPr>
                <w:rFonts w:ascii="Trebuchet MS" w:hAnsi="Trebuchet MS"/>
                <w:sz w:val="22"/>
                <w:szCs w:val="22"/>
              </w:rPr>
              <w:t xml:space="preserve">(i) </w:t>
            </w:r>
            <w:r w:rsidR="00D54BB6" w:rsidRPr="00185239">
              <w:rPr>
                <w:rFonts w:ascii="Trebuchet MS" w:hAnsi="Trebuchet MS"/>
                <w:sz w:val="22"/>
                <w:szCs w:val="22"/>
              </w:rPr>
              <w:t xml:space="preserve">às despesas </w:t>
            </w:r>
            <w:r w:rsidR="00A20E24" w:rsidRPr="00185239">
              <w:rPr>
                <w:rFonts w:ascii="Trebuchet MS" w:hAnsi="Trebuchet MS"/>
                <w:sz w:val="22"/>
                <w:szCs w:val="22"/>
              </w:rPr>
              <w:t>iniciai</w:t>
            </w:r>
            <w:r w:rsidR="00050C66" w:rsidRPr="00185239">
              <w:rPr>
                <w:rFonts w:ascii="Trebuchet MS" w:hAnsi="Trebuchet MS"/>
                <w:sz w:val="22"/>
                <w:szCs w:val="22"/>
              </w:rPr>
              <w:t>s</w:t>
            </w:r>
            <w:r w:rsidR="00A20E24" w:rsidRPr="00185239">
              <w:rPr>
                <w:rFonts w:ascii="Trebuchet MS" w:hAnsi="Trebuchet MS"/>
                <w:sz w:val="22"/>
                <w:szCs w:val="22"/>
              </w:rPr>
              <w:t xml:space="preserve"> (</w:t>
            </w:r>
            <w:r w:rsidR="002A3DFE" w:rsidRPr="00185239">
              <w:rPr>
                <w:rFonts w:ascii="Trebuchet MS" w:hAnsi="Trebuchet MS"/>
                <w:i/>
                <w:iCs/>
                <w:sz w:val="22"/>
                <w:szCs w:val="22"/>
              </w:rPr>
              <w:t>flat</w:t>
            </w:r>
            <w:r w:rsidR="00A20E24" w:rsidRPr="00185239">
              <w:rPr>
                <w:rFonts w:ascii="Trebuchet MS" w:hAnsi="Trebuchet MS"/>
                <w:i/>
                <w:iCs/>
                <w:sz w:val="22"/>
                <w:szCs w:val="22"/>
              </w:rPr>
              <w:t>)</w:t>
            </w:r>
            <w:r w:rsidR="002A3DFE" w:rsidRPr="00185239">
              <w:rPr>
                <w:rFonts w:ascii="Trebuchet MS" w:hAnsi="Trebuchet MS"/>
                <w:sz w:val="22"/>
                <w:szCs w:val="22"/>
              </w:rPr>
              <w:t xml:space="preserve"> </w:t>
            </w:r>
            <w:r w:rsidR="00D54BB6" w:rsidRPr="00185239">
              <w:rPr>
                <w:rFonts w:ascii="Trebuchet MS" w:hAnsi="Trebuchet MS"/>
                <w:sz w:val="22"/>
                <w:szCs w:val="22"/>
              </w:rPr>
              <w:t xml:space="preserve">detalhadas no Anexo </w:t>
            </w:r>
            <w:r w:rsidR="00770D5F" w:rsidRPr="00185239">
              <w:rPr>
                <w:rFonts w:ascii="Trebuchet MS" w:hAnsi="Trebuchet MS"/>
                <w:sz w:val="22"/>
                <w:szCs w:val="22"/>
              </w:rPr>
              <w:t xml:space="preserve">IV </w:t>
            </w:r>
            <w:r w:rsidR="00D54BB6" w:rsidRPr="00185239">
              <w:rPr>
                <w:rFonts w:ascii="Trebuchet MS" w:hAnsi="Trebuchet MS"/>
                <w:sz w:val="22"/>
                <w:szCs w:val="22"/>
              </w:rPr>
              <w:t>do presente Instrumento (“</w:t>
            </w:r>
            <w:r w:rsidR="00D54BB6" w:rsidRPr="00185239">
              <w:rPr>
                <w:rFonts w:ascii="Trebuchet MS" w:hAnsi="Trebuchet MS"/>
                <w:sz w:val="22"/>
                <w:szCs w:val="22"/>
                <w:u w:val="single"/>
              </w:rPr>
              <w:t>Valor das Despesas da Emissão</w:t>
            </w:r>
            <w:r w:rsidR="00D54BB6" w:rsidRPr="00185239">
              <w:rPr>
                <w:rFonts w:ascii="Trebuchet MS" w:hAnsi="Trebuchet MS"/>
                <w:sz w:val="22"/>
                <w:szCs w:val="22"/>
              </w:rPr>
              <w:t>”)</w:t>
            </w:r>
            <w:r w:rsidR="00A20E24" w:rsidRPr="00185239">
              <w:rPr>
                <w:rFonts w:ascii="Trebuchet MS" w:hAnsi="Trebuchet MS"/>
                <w:sz w:val="22"/>
                <w:szCs w:val="22"/>
              </w:rPr>
              <w:t xml:space="preserve"> e (</w:t>
            </w:r>
            <w:proofErr w:type="spellStart"/>
            <w:r w:rsidR="00A20E24" w:rsidRPr="00185239">
              <w:rPr>
                <w:rFonts w:ascii="Trebuchet MS" w:hAnsi="Trebuchet MS"/>
                <w:sz w:val="22"/>
                <w:szCs w:val="22"/>
              </w:rPr>
              <w:t>ii</w:t>
            </w:r>
            <w:proofErr w:type="spellEnd"/>
            <w:r w:rsidR="00A20E24" w:rsidRPr="00185239">
              <w:rPr>
                <w:rFonts w:ascii="Trebuchet MS" w:hAnsi="Trebuchet MS"/>
                <w:sz w:val="22"/>
                <w:szCs w:val="22"/>
              </w:rPr>
              <w:t>) à constituição do Fundo de Despesas (abaixo definido)</w:t>
            </w:r>
            <w:r w:rsidR="00D54BB6" w:rsidRPr="00185239">
              <w:rPr>
                <w:rFonts w:ascii="Trebuchet MS" w:hAnsi="Trebuchet MS"/>
                <w:sz w:val="22"/>
                <w:szCs w:val="22"/>
              </w:rPr>
              <w:t xml:space="preserve">. </w:t>
            </w:r>
          </w:p>
          <w:bookmarkEnd w:id="16"/>
          <w:p w14:paraId="64C7E44B" w14:textId="77777777" w:rsidR="00D54BB6" w:rsidRPr="00185239" w:rsidRDefault="00D54BB6" w:rsidP="006A2E3D">
            <w:pPr>
              <w:pStyle w:val="PargrafodaLista"/>
              <w:spacing w:line="280" w:lineRule="exact"/>
              <w:rPr>
                <w:rFonts w:ascii="Trebuchet MS" w:hAnsi="Trebuchet MS"/>
                <w:sz w:val="22"/>
                <w:szCs w:val="22"/>
              </w:rPr>
            </w:pPr>
          </w:p>
          <w:p w14:paraId="638DF81F" w14:textId="77777777" w:rsidR="00D54BB6" w:rsidRPr="00185239" w:rsidRDefault="00766D46" w:rsidP="006A2E3D">
            <w:pPr>
              <w:widowControl w:val="0"/>
              <w:tabs>
                <w:tab w:val="left" w:pos="567"/>
              </w:tabs>
              <w:spacing w:line="280" w:lineRule="exact"/>
              <w:rPr>
                <w:rFonts w:ascii="Trebuchet MS" w:hAnsi="Trebuchet MS"/>
                <w:sz w:val="22"/>
                <w:szCs w:val="22"/>
              </w:rPr>
            </w:pPr>
            <w:r w:rsidRPr="00185239">
              <w:rPr>
                <w:rFonts w:ascii="Trebuchet MS" w:hAnsi="Trebuchet MS"/>
                <w:sz w:val="22"/>
                <w:szCs w:val="22"/>
              </w:rPr>
              <w:t>4.6.3</w:t>
            </w:r>
            <w:r w:rsidR="00D34C9A" w:rsidRPr="00185239">
              <w:rPr>
                <w:rFonts w:ascii="Trebuchet MS" w:hAnsi="Trebuchet MS"/>
                <w:sz w:val="22"/>
                <w:szCs w:val="22"/>
              </w:rPr>
              <w:t>.</w:t>
            </w:r>
            <w:r w:rsidRPr="00185239">
              <w:rPr>
                <w:rFonts w:ascii="Trebuchet MS" w:hAnsi="Trebuchet MS"/>
                <w:sz w:val="22"/>
                <w:szCs w:val="22"/>
              </w:rPr>
              <w:t xml:space="preserve"> </w:t>
            </w:r>
            <w:r w:rsidR="00D54BB6" w:rsidRPr="00185239">
              <w:rPr>
                <w:rFonts w:ascii="Trebuchet MS" w:hAnsi="Trebuchet MS"/>
                <w:sz w:val="22"/>
                <w:szCs w:val="22"/>
              </w:rPr>
              <w:t>O preço de subscrição das Debêntures, observada</w:t>
            </w:r>
            <w:r w:rsidR="00651CAE" w:rsidRPr="00185239">
              <w:rPr>
                <w:rFonts w:ascii="Trebuchet MS" w:hAnsi="Trebuchet MS"/>
                <w:sz w:val="22"/>
                <w:szCs w:val="22"/>
              </w:rPr>
              <w:t>s</w:t>
            </w:r>
            <w:r w:rsidR="00D54BB6" w:rsidRPr="00185239">
              <w:rPr>
                <w:rFonts w:ascii="Trebuchet MS" w:hAnsi="Trebuchet MS"/>
                <w:sz w:val="22"/>
                <w:szCs w:val="22"/>
              </w:rPr>
              <w:t xml:space="preserve"> a</w:t>
            </w:r>
            <w:r w:rsidR="00A20E24" w:rsidRPr="00185239">
              <w:rPr>
                <w:rFonts w:ascii="Trebuchet MS" w:hAnsi="Trebuchet MS"/>
                <w:sz w:val="22"/>
                <w:szCs w:val="22"/>
              </w:rPr>
              <w:t>s</w:t>
            </w:r>
            <w:r w:rsidR="00D54BB6" w:rsidRPr="00185239">
              <w:rPr>
                <w:rFonts w:ascii="Trebuchet MS" w:hAnsi="Trebuchet MS"/>
                <w:sz w:val="22"/>
                <w:szCs w:val="22"/>
              </w:rPr>
              <w:t xml:space="preserve"> </w:t>
            </w:r>
            <w:r w:rsidR="00A20E24" w:rsidRPr="00185239">
              <w:rPr>
                <w:rFonts w:ascii="Trebuchet MS" w:hAnsi="Trebuchet MS"/>
                <w:sz w:val="22"/>
                <w:szCs w:val="22"/>
              </w:rPr>
              <w:t xml:space="preserve">retenções </w:t>
            </w:r>
            <w:r w:rsidR="00D54BB6" w:rsidRPr="00185239">
              <w:rPr>
                <w:rFonts w:ascii="Trebuchet MS" w:hAnsi="Trebuchet MS"/>
                <w:sz w:val="22"/>
                <w:szCs w:val="22"/>
              </w:rPr>
              <w:t>prevista</w:t>
            </w:r>
            <w:r w:rsidR="00A20E24" w:rsidRPr="00185239">
              <w:rPr>
                <w:rFonts w:ascii="Trebuchet MS" w:hAnsi="Trebuchet MS"/>
                <w:sz w:val="22"/>
                <w:szCs w:val="22"/>
              </w:rPr>
              <w:t>s</w:t>
            </w:r>
            <w:r w:rsidR="00D54BB6" w:rsidRPr="00185239">
              <w:rPr>
                <w:rFonts w:ascii="Trebuchet MS" w:hAnsi="Trebuchet MS"/>
                <w:sz w:val="22"/>
                <w:szCs w:val="22"/>
              </w:rPr>
              <w:t xml:space="preserve"> acima, será integralizado</w:t>
            </w:r>
            <w:r w:rsidR="00D54BB6" w:rsidRPr="00185239" w:rsidDel="00185AFC">
              <w:rPr>
                <w:rFonts w:ascii="Trebuchet MS" w:hAnsi="Trebuchet MS"/>
                <w:sz w:val="22"/>
                <w:szCs w:val="22"/>
              </w:rPr>
              <w:t xml:space="preserve"> </w:t>
            </w:r>
            <w:r w:rsidR="00D54BB6" w:rsidRPr="00185239">
              <w:rPr>
                <w:rFonts w:ascii="Trebuchet MS" w:hAnsi="Trebuchet MS"/>
                <w:sz w:val="22"/>
                <w:szCs w:val="22"/>
              </w:rPr>
              <w:t xml:space="preserve">em moeda corrente nacional com os recursos oriundos da integralização/liquidação financeira dos CRI na conta corrente nº </w:t>
            </w:r>
            <w:r w:rsidR="00AE686A" w:rsidRPr="00185239">
              <w:rPr>
                <w:rFonts w:ascii="Trebuchet MS" w:eastAsia="Arial Unicode MS" w:hAnsi="Trebuchet MS"/>
                <w:bCs/>
                <w:sz w:val="22"/>
                <w:szCs w:val="22"/>
              </w:rPr>
              <w:t>36380-0</w:t>
            </w:r>
            <w:r w:rsidR="00D54BB6" w:rsidRPr="00185239">
              <w:rPr>
                <w:rFonts w:ascii="Trebuchet MS" w:hAnsi="Trebuchet MS"/>
                <w:sz w:val="22"/>
                <w:szCs w:val="22"/>
              </w:rPr>
              <w:t xml:space="preserve">, agência </w:t>
            </w:r>
            <w:r w:rsidR="00AE686A" w:rsidRPr="00185239">
              <w:rPr>
                <w:rFonts w:ascii="Trebuchet MS" w:eastAsia="Arial Unicode MS" w:hAnsi="Trebuchet MS"/>
                <w:bCs/>
                <w:sz w:val="22"/>
                <w:szCs w:val="22"/>
              </w:rPr>
              <w:t>0350</w:t>
            </w:r>
            <w:r w:rsidR="00A20E24" w:rsidRPr="00185239">
              <w:rPr>
                <w:rFonts w:ascii="Trebuchet MS" w:hAnsi="Trebuchet MS"/>
                <w:sz w:val="22"/>
                <w:szCs w:val="22"/>
              </w:rPr>
              <w:t xml:space="preserve">, </w:t>
            </w:r>
            <w:r w:rsidR="00D54BB6" w:rsidRPr="00185239">
              <w:rPr>
                <w:rFonts w:ascii="Trebuchet MS" w:hAnsi="Trebuchet MS"/>
                <w:sz w:val="22"/>
                <w:szCs w:val="22"/>
              </w:rPr>
              <w:t xml:space="preserve">mantida junto ao </w:t>
            </w:r>
            <w:r w:rsidR="00A20E24" w:rsidRPr="00185239">
              <w:rPr>
                <w:rFonts w:ascii="Trebuchet MS" w:hAnsi="Trebuchet MS"/>
                <w:sz w:val="22"/>
                <w:szCs w:val="22"/>
              </w:rPr>
              <w:t>Itaú Unibanco S.A.</w:t>
            </w:r>
            <w:r w:rsidR="00D54BB6" w:rsidRPr="00185239">
              <w:rPr>
                <w:rFonts w:ascii="Trebuchet MS" w:hAnsi="Trebuchet MS"/>
                <w:sz w:val="22"/>
                <w:szCs w:val="22"/>
              </w:rPr>
              <w:t xml:space="preserve">, conta do patrimônio separado de titularidade da </w:t>
            </w:r>
            <w:proofErr w:type="spellStart"/>
            <w:r w:rsidR="00D54BB6" w:rsidRPr="00185239">
              <w:rPr>
                <w:rFonts w:ascii="Trebuchet MS" w:hAnsi="Trebuchet MS"/>
                <w:sz w:val="22"/>
                <w:szCs w:val="22"/>
              </w:rPr>
              <w:t>Securitizadora</w:t>
            </w:r>
            <w:proofErr w:type="spellEnd"/>
            <w:r w:rsidR="00D54BB6" w:rsidRPr="00185239">
              <w:rPr>
                <w:rFonts w:ascii="Trebuchet MS" w:hAnsi="Trebuchet MS"/>
                <w:sz w:val="22"/>
                <w:szCs w:val="22"/>
              </w:rPr>
              <w:t xml:space="preserve"> (“</w:t>
            </w:r>
            <w:r w:rsidR="00D54BB6" w:rsidRPr="00185239">
              <w:rPr>
                <w:rFonts w:ascii="Trebuchet MS" w:hAnsi="Trebuchet MS"/>
                <w:sz w:val="22"/>
                <w:szCs w:val="22"/>
                <w:u w:val="single"/>
              </w:rPr>
              <w:t>Conta do Patrimônio Separado</w:t>
            </w:r>
            <w:r w:rsidR="00D54BB6" w:rsidRPr="00185239">
              <w:rPr>
                <w:rFonts w:ascii="Trebuchet MS" w:hAnsi="Trebuchet MS"/>
                <w:sz w:val="22"/>
                <w:szCs w:val="22"/>
              </w:rPr>
              <w:t>”</w:t>
            </w:r>
            <w:r w:rsidR="00E44E6D" w:rsidRPr="00185239">
              <w:rPr>
                <w:rFonts w:ascii="Trebuchet MS" w:hAnsi="Trebuchet MS"/>
                <w:sz w:val="22"/>
                <w:szCs w:val="22"/>
              </w:rPr>
              <w:t xml:space="preserve"> e “</w:t>
            </w:r>
            <w:r w:rsidR="00E44E6D" w:rsidRPr="00185239">
              <w:rPr>
                <w:rFonts w:ascii="Trebuchet MS" w:hAnsi="Trebuchet MS"/>
                <w:sz w:val="22"/>
                <w:szCs w:val="22"/>
                <w:u w:val="single"/>
              </w:rPr>
              <w:t>Patrimônio Separado</w:t>
            </w:r>
            <w:r w:rsidR="00E44E6D" w:rsidRPr="00185239">
              <w:rPr>
                <w:rFonts w:ascii="Trebuchet MS" w:hAnsi="Trebuchet MS"/>
                <w:sz w:val="22"/>
                <w:szCs w:val="22"/>
              </w:rPr>
              <w:t>”</w:t>
            </w:r>
            <w:r w:rsidR="00D54BB6" w:rsidRPr="00185239">
              <w:rPr>
                <w:rFonts w:ascii="Trebuchet MS" w:hAnsi="Trebuchet MS"/>
                <w:sz w:val="22"/>
                <w:szCs w:val="22"/>
              </w:rPr>
              <w:t>), observadas as condições a seguir dispostas</w:t>
            </w:r>
            <w:bookmarkStart w:id="17" w:name="_Hlk33092538"/>
            <w:r w:rsidR="00D54BB6" w:rsidRPr="00185239">
              <w:rPr>
                <w:rFonts w:ascii="Trebuchet MS" w:hAnsi="Trebuchet MS"/>
                <w:sz w:val="22"/>
                <w:szCs w:val="22"/>
              </w:rPr>
              <w:t>.</w:t>
            </w:r>
            <w:bookmarkEnd w:id="17"/>
          </w:p>
          <w:p w14:paraId="5874A629" w14:textId="77777777" w:rsidR="00A750C1" w:rsidRPr="00185239" w:rsidRDefault="00A750C1" w:rsidP="006A2E3D">
            <w:pPr>
              <w:widowControl w:val="0"/>
              <w:tabs>
                <w:tab w:val="left" w:pos="567"/>
              </w:tabs>
              <w:spacing w:line="280" w:lineRule="exact"/>
              <w:rPr>
                <w:rFonts w:ascii="Trebuchet MS" w:hAnsi="Trebuchet MS"/>
                <w:sz w:val="22"/>
                <w:szCs w:val="22"/>
              </w:rPr>
            </w:pPr>
          </w:p>
          <w:p w14:paraId="0E175820"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bCs/>
                <w:sz w:val="22"/>
                <w:szCs w:val="22"/>
              </w:rPr>
            </w:pPr>
            <w:r w:rsidRPr="00185239">
              <w:rPr>
                <w:rFonts w:ascii="Trebuchet MS" w:hAnsi="Trebuchet MS"/>
                <w:b/>
                <w:bCs/>
                <w:sz w:val="22"/>
                <w:szCs w:val="22"/>
              </w:rPr>
              <w:t>Condições Precedentes para a Integralização das Debêntures e Liberação dos Recursos à Emissora</w:t>
            </w:r>
          </w:p>
          <w:p w14:paraId="309C8650" w14:textId="77777777" w:rsidR="00215634" w:rsidRPr="00185239" w:rsidRDefault="00215634" w:rsidP="00215634">
            <w:pPr>
              <w:widowControl w:val="0"/>
              <w:tabs>
                <w:tab w:val="left" w:pos="567"/>
              </w:tabs>
              <w:spacing w:line="280" w:lineRule="exact"/>
              <w:rPr>
                <w:rFonts w:ascii="Trebuchet MS" w:hAnsi="Trebuchet MS"/>
                <w:b/>
                <w:bCs/>
                <w:sz w:val="22"/>
                <w:szCs w:val="22"/>
              </w:rPr>
            </w:pPr>
          </w:p>
          <w:p w14:paraId="7FD977DC" w14:textId="77777777" w:rsidR="004A76B8" w:rsidRPr="00185239" w:rsidRDefault="00D54BB6" w:rsidP="006A2E3D">
            <w:pPr>
              <w:widowControl w:val="0"/>
              <w:numPr>
                <w:ilvl w:val="2"/>
                <w:numId w:val="4"/>
              </w:numPr>
              <w:tabs>
                <w:tab w:val="left" w:pos="567"/>
              </w:tabs>
              <w:spacing w:line="280" w:lineRule="exact"/>
              <w:ind w:left="0" w:firstLine="0"/>
              <w:rPr>
                <w:rFonts w:ascii="Trebuchet MS" w:hAnsi="Trebuchet MS"/>
                <w:sz w:val="22"/>
                <w:szCs w:val="22"/>
              </w:rPr>
            </w:pPr>
            <w:bookmarkStart w:id="18" w:name="_Hlk5721187"/>
            <w:r w:rsidRPr="00185239">
              <w:rPr>
                <w:rFonts w:ascii="Trebuchet MS" w:hAnsi="Trebuchet MS"/>
                <w:sz w:val="22"/>
                <w:szCs w:val="22"/>
              </w:rPr>
              <w:t xml:space="preserve">A integralização </w:t>
            </w:r>
            <w:r w:rsidR="00441B90" w:rsidRPr="00185239">
              <w:rPr>
                <w:rFonts w:ascii="Trebuchet MS" w:hAnsi="Trebuchet MS"/>
                <w:sz w:val="22"/>
                <w:szCs w:val="22"/>
              </w:rPr>
              <w:t xml:space="preserve">dos CRI e </w:t>
            </w:r>
            <w:r w:rsidRPr="00185239">
              <w:rPr>
                <w:rFonts w:ascii="Trebuchet MS" w:hAnsi="Trebuchet MS"/>
                <w:sz w:val="22"/>
                <w:szCs w:val="22"/>
              </w:rPr>
              <w:t>das Debêntures</w:t>
            </w:r>
            <w:r w:rsidR="008B20A1" w:rsidRPr="00185239">
              <w:rPr>
                <w:rFonts w:ascii="Trebuchet MS" w:hAnsi="Trebuchet MS"/>
                <w:sz w:val="22"/>
                <w:szCs w:val="22"/>
              </w:rPr>
              <w:t xml:space="preserve"> </w:t>
            </w:r>
            <w:r w:rsidR="0016019B" w:rsidRPr="00185239">
              <w:rPr>
                <w:rFonts w:ascii="Trebuchet MS" w:hAnsi="Trebuchet MS"/>
                <w:sz w:val="22"/>
                <w:szCs w:val="22"/>
              </w:rPr>
              <w:t xml:space="preserve">1ª Série </w:t>
            </w:r>
            <w:r w:rsidRPr="00185239">
              <w:rPr>
                <w:rFonts w:ascii="Trebuchet MS" w:hAnsi="Trebuchet MS"/>
                <w:sz w:val="22"/>
                <w:szCs w:val="22"/>
              </w:rPr>
              <w:t>ocorrerá desde que verificado o atendimento cumulativo dos seguintes eventos, os quais</w:t>
            </w:r>
            <w:r w:rsidR="00F34211" w:rsidRPr="00185239">
              <w:rPr>
                <w:rFonts w:ascii="Trebuchet MS" w:hAnsi="Trebuchet MS"/>
                <w:sz w:val="22"/>
                <w:szCs w:val="22"/>
              </w:rPr>
              <w:t>, quando sob a responsabilidade da Emissora,</w:t>
            </w:r>
            <w:r w:rsidRPr="00185239">
              <w:rPr>
                <w:rFonts w:ascii="Trebuchet MS" w:hAnsi="Trebuchet MS"/>
                <w:sz w:val="22"/>
                <w:szCs w:val="22"/>
              </w:rPr>
              <w:t xml:space="preserve"> deverão ser </w:t>
            </w:r>
            <w:r w:rsidR="00F34211" w:rsidRPr="00185239">
              <w:rPr>
                <w:rFonts w:ascii="Trebuchet MS" w:hAnsi="Trebuchet MS"/>
                <w:sz w:val="22"/>
                <w:szCs w:val="22"/>
              </w:rPr>
              <w:t xml:space="preserve">por ela </w:t>
            </w:r>
            <w:r w:rsidRPr="00185239">
              <w:rPr>
                <w:rFonts w:ascii="Trebuchet MS" w:hAnsi="Trebuchet MS"/>
                <w:sz w:val="22"/>
                <w:szCs w:val="22"/>
              </w:rPr>
              <w:t xml:space="preserve">atendidos e verificados e validados pela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w:t>
            </w:r>
            <w:r w:rsidRPr="00185239">
              <w:rPr>
                <w:rFonts w:ascii="Trebuchet MS" w:hAnsi="Trebuchet MS"/>
                <w:sz w:val="22"/>
                <w:szCs w:val="22"/>
                <w:u w:val="single"/>
              </w:rPr>
              <w:t>Condições Precedentes Integralização</w:t>
            </w:r>
            <w:r w:rsidRPr="00185239">
              <w:rPr>
                <w:rFonts w:ascii="Trebuchet MS" w:hAnsi="Trebuchet MS"/>
                <w:sz w:val="22"/>
                <w:szCs w:val="22"/>
              </w:rPr>
              <w:t>”)</w:t>
            </w:r>
            <w:r w:rsidR="00974EF5" w:rsidRPr="00185239">
              <w:rPr>
                <w:rFonts w:ascii="Trebuchet MS" w:hAnsi="Trebuchet MS"/>
                <w:sz w:val="22"/>
                <w:szCs w:val="22"/>
              </w:rPr>
              <w:t>, observado que os recursos decorrentes da integralização dos CRI ficarão retidos na Conta do Patrimônio Separado e serão liberados, nos termos das cláusulas 4.7.1.1 abaixo</w:t>
            </w:r>
            <w:bookmarkEnd w:id="18"/>
            <w:r w:rsidR="00974EF5" w:rsidRPr="00185239">
              <w:rPr>
                <w:rFonts w:ascii="Trebuchet MS" w:hAnsi="Trebuchet MS"/>
                <w:sz w:val="22"/>
                <w:szCs w:val="22"/>
              </w:rPr>
              <w:t>.</w:t>
            </w:r>
          </w:p>
          <w:p w14:paraId="54D83A17" w14:textId="77777777" w:rsidR="00974EF5" w:rsidRPr="00185239" w:rsidRDefault="00974EF5" w:rsidP="006A2E3D">
            <w:pPr>
              <w:widowControl w:val="0"/>
              <w:tabs>
                <w:tab w:val="left" w:pos="567"/>
              </w:tabs>
              <w:spacing w:line="280" w:lineRule="exact"/>
              <w:rPr>
                <w:rFonts w:ascii="Trebuchet MS" w:hAnsi="Trebuchet MS"/>
                <w:sz w:val="22"/>
                <w:szCs w:val="22"/>
              </w:rPr>
            </w:pPr>
          </w:p>
          <w:p w14:paraId="06397846" w14:textId="77777777" w:rsidR="00D54BB6" w:rsidRPr="00185239" w:rsidRDefault="00BE34D6" w:rsidP="00215634">
            <w:pPr>
              <w:widowControl w:val="0"/>
              <w:tabs>
                <w:tab w:val="left" w:pos="567"/>
              </w:tabs>
              <w:spacing w:line="280" w:lineRule="exact"/>
              <w:rPr>
                <w:rFonts w:ascii="Trebuchet MS" w:hAnsi="Trebuchet MS"/>
                <w:sz w:val="22"/>
                <w:szCs w:val="22"/>
              </w:rPr>
            </w:pPr>
            <w:r w:rsidRPr="00185239">
              <w:rPr>
                <w:rFonts w:ascii="Trebuchet MS" w:hAnsi="Trebuchet MS"/>
                <w:sz w:val="22"/>
                <w:szCs w:val="22"/>
              </w:rPr>
              <w:lastRenderedPageBreak/>
              <w:t xml:space="preserve">(i) </w:t>
            </w:r>
            <w:r w:rsidR="00D54BB6" w:rsidRPr="00185239">
              <w:rPr>
                <w:rFonts w:ascii="Trebuchet MS" w:hAnsi="Trebuchet MS"/>
                <w:sz w:val="22"/>
                <w:szCs w:val="22"/>
              </w:rPr>
              <w:t xml:space="preserve">perfeita formalização dos Documentos da Operação, entendendo-se como tal a sua assinatura pelas respectivas Partes, bem como a verificação dos poderes dos representantes dessas Partes e todas as aprovações societárias necessárias para tanto, devidamente </w:t>
            </w:r>
            <w:r w:rsidRPr="00185239">
              <w:rPr>
                <w:rFonts w:ascii="Trebuchet MS" w:hAnsi="Trebuchet MS"/>
                <w:sz w:val="22"/>
                <w:szCs w:val="22"/>
              </w:rPr>
              <w:t>formalizadas</w:t>
            </w:r>
            <w:r w:rsidR="00D54BB6" w:rsidRPr="00185239">
              <w:rPr>
                <w:rFonts w:ascii="Trebuchet MS" w:hAnsi="Trebuchet MS"/>
                <w:sz w:val="22"/>
                <w:szCs w:val="22"/>
              </w:rPr>
              <w:t xml:space="preserve">; </w:t>
            </w:r>
          </w:p>
          <w:p w14:paraId="65C7C8D4" w14:textId="77777777" w:rsidR="007D7EA7" w:rsidRPr="00185239" w:rsidRDefault="007D7EA7" w:rsidP="00215634">
            <w:pPr>
              <w:widowControl w:val="0"/>
              <w:tabs>
                <w:tab w:val="left" w:pos="709"/>
                <w:tab w:val="left" w:pos="851"/>
              </w:tabs>
              <w:spacing w:line="280" w:lineRule="exact"/>
              <w:rPr>
                <w:rFonts w:ascii="Trebuchet MS" w:hAnsi="Trebuchet MS"/>
                <w:sz w:val="22"/>
                <w:szCs w:val="22"/>
              </w:rPr>
            </w:pPr>
          </w:p>
          <w:p w14:paraId="3C705E15" w14:textId="77777777" w:rsidR="00723A76" w:rsidRPr="00185239" w:rsidRDefault="00BE34D6" w:rsidP="00215634">
            <w:pPr>
              <w:pStyle w:val="PargrafodaLista"/>
              <w:widowControl w:val="0"/>
              <w:tabs>
                <w:tab w:val="left" w:pos="0"/>
                <w:tab w:val="left" w:pos="851"/>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ii</w:t>
            </w:r>
            <w:proofErr w:type="spellEnd"/>
            <w:r w:rsidRPr="00185239">
              <w:rPr>
                <w:rFonts w:ascii="Trebuchet MS" w:hAnsi="Trebuchet MS"/>
                <w:sz w:val="22"/>
                <w:szCs w:val="22"/>
              </w:rPr>
              <w:t xml:space="preserve">) </w:t>
            </w:r>
            <w:r w:rsidR="00D54BB6" w:rsidRPr="00185239">
              <w:rPr>
                <w:rFonts w:ascii="Trebuchet MS" w:hAnsi="Trebuchet MS"/>
                <w:sz w:val="22"/>
                <w:szCs w:val="22"/>
              </w:rPr>
              <w:t>a publicação da AGE no Diário Oficial do Estado de São Paulo e outro jornal de grande circulação;</w:t>
            </w:r>
          </w:p>
          <w:p w14:paraId="3DD62924" w14:textId="77777777" w:rsidR="00D600D3" w:rsidRPr="00185239" w:rsidRDefault="00D600D3" w:rsidP="00215634">
            <w:pPr>
              <w:pStyle w:val="PargrafodaLista"/>
              <w:spacing w:line="280" w:lineRule="exact"/>
              <w:ind w:left="0"/>
              <w:rPr>
                <w:rFonts w:ascii="Trebuchet MS" w:hAnsi="Trebuchet MS"/>
                <w:sz w:val="22"/>
                <w:szCs w:val="22"/>
              </w:rPr>
            </w:pPr>
          </w:p>
          <w:p w14:paraId="5BF517ED" w14:textId="77777777" w:rsidR="00B80F97" w:rsidRPr="00185239" w:rsidRDefault="00D600D3" w:rsidP="00215634">
            <w:pPr>
              <w:pStyle w:val="PargrafodaLista"/>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iii</w:t>
            </w:r>
            <w:proofErr w:type="spellEnd"/>
            <w:r w:rsidRPr="00185239">
              <w:rPr>
                <w:rFonts w:ascii="Trebuchet MS" w:hAnsi="Trebuchet MS"/>
                <w:sz w:val="22"/>
                <w:szCs w:val="22"/>
              </w:rPr>
              <w:t>) a comprovação do regist</w:t>
            </w:r>
            <w:r w:rsidR="002D6255" w:rsidRPr="00185239">
              <w:rPr>
                <w:rFonts w:ascii="Trebuchet MS" w:hAnsi="Trebuchet MS"/>
                <w:sz w:val="22"/>
                <w:szCs w:val="22"/>
              </w:rPr>
              <w:t>r</w:t>
            </w:r>
            <w:r w:rsidRPr="00185239">
              <w:rPr>
                <w:rFonts w:ascii="Trebuchet MS" w:hAnsi="Trebuchet MS"/>
                <w:sz w:val="22"/>
                <w:szCs w:val="22"/>
              </w:rPr>
              <w:t xml:space="preserve">o do Contrato de Cessão Fiduciária de Recebíveis perante o </w:t>
            </w:r>
            <w:r w:rsidR="00F34211" w:rsidRPr="00185239">
              <w:rPr>
                <w:rFonts w:ascii="Trebuchet MS" w:hAnsi="Trebuchet MS"/>
                <w:sz w:val="22"/>
                <w:szCs w:val="22"/>
              </w:rPr>
              <w:t>Cartório de Títulos e Documentos</w:t>
            </w:r>
            <w:r w:rsidRPr="00185239">
              <w:rPr>
                <w:rFonts w:ascii="Trebuchet MS" w:hAnsi="Trebuchet MS"/>
                <w:sz w:val="22"/>
                <w:szCs w:val="22"/>
              </w:rPr>
              <w:t xml:space="preserve"> da capital do Estado de São Paulo; </w:t>
            </w:r>
          </w:p>
          <w:p w14:paraId="64A3D4BC" w14:textId="77777777" w:rsidR="002D55A6" w:rsidRPr="00185239" w:rsidRDefault="002D55A6" w:rsidP="00215634">
            <w:pPr>
              <w:pStyle w:val="PargrafodaLista"/>
              <w:spacing w:line="280" w:lineRule="exact"/>
              <w:ind w:left="0"/>
              <w:rPr>
                <w:rFonts w:ascii="Trebuchet MS" w:hAnsi="Trebuchet MS"/>
                <w:sz w:val="22"/>
                <w:szCs w:val="22"/>
              </w:rPr>
            </w:pPr>
          </w:p>
          <w:p w14:paraId="350566C0" w14:textId="77777777" w:rsidR="002D55A6" w:rsidRPr="00185239" w:rsidRDefault="005151CF" w:rsidP="00215634">
            <w:pPr>
              <w:pStyle w:val="PargrafodaLista"/>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iv</w:t>
            </w:r>
            <w:proofErr w:type="spellEnd"/>
            <w:r w:rsidRPr="00185239">
              <w:rPr>
                <w:rFonts w:ascii="Trebuchet MS" w:hAnsi="Trebuchet MS"/>
                <w:sz w:val="22"/>
                <w:szCs w:val="22"/>
              </w:rPr>
              <w:t xml:space="preserve">) a comprovação do registro da RCA, da AGE e desta Escritura de Emissão </w:t>
            </w:r>
            <w:proofErr w:type="gramStart"/>
            <w:r w:rsidRPr="00185239">
              <w:rPr>
                <w:rFonts w:ascii="Trebuchet MS" w:hAnsi="Trebuchet MS"/>
                <w:sz w:val="22"/>
                <w:szCs w:val="22"/>
              </w:rPr>
              <w:t>perante a</w:t>
            </w:r>
            <w:proofErr w:type="gramEnd"/>
            <w:r w:rsidRPr="00185239">
              <w:rPr>
                <w:rFonts w:ascii="Trebuchet MS" w:hAnsi="Trebuchet MS"/>
                <w:sz w:val="22"/>
                <w:szCs w:val="22"/>
              </w:rPr>
              <w:t xml:space="preserve"> JUCESP, sendo certo que caso seja comprovada pela Emissora a restrição de atendimento da JUCESP, em razão da pandemia de Covi</w:t>
            </w:r>
            <w:r w:rsidR="007D620A" w:rsidRPr="00185239">
              <w:rPr>
                <w:rFonts w:ascii="Trebuchet MS" w:hAnsi="Trebuchet MS"/>
                <w:sz w:val="22"/>
                <w:szCs w:val="22"/>
              </w:rPr>
              <w:t>d</w:t>
            </w:r>
            <w:r w:rsidRPr="00185239">
              <w:rPr>
                <w:rFonts w:ascii="Trebuchet MS" w:hAnsi="Trebuchet MS"/>
                <w:sz w:val="22"/>
                <w:szCs w:val="22"/>
              </w:rPr>
              <w:t xml:space="preserve">-19, os protocolos </w:t>
            </w:r>
            <w:r w:rsidR="002D55A6" w:rsidRPr="00185239">
              <w:rPr>
                <w:rFonts w:ascii="Trebuchet MS" w:hAnsi="Trebuchet MS"/>
                <w:sz w:val="22"/>
                <w:szCs w:val="22"/>
              </w:rPr>
              <w:t>para os</w:t>
            </w:r>
            <w:r w:rsidRPr="00185239">
              <w:rPr>
                <w:rFonts w:ascii="Trebuchet MS" w:hAnsi="Trebuchet MS"/>
                <w:sz w:val="22"/>
                <w:szCs w:val="22"/>
              </w:rPr>
              <w:t xml:space="preserve"> registro</w:t>
            </w:r>
            <w:r w:rsidR="002D55A6" w:rsidRPr="00185239">
              <w:rPr>
                <w:rFonts w:ascii="Trebuchet MS" w:hAnsi="Trebuchet MS"/>
                <w:sz w:val="22"/>
                <w:szCs w:val="22"/>
              </w:rPr>
              <w:t>s</w:t>
            </w:r>
            <w:r w:rsidRPr="00185239">
              <w:rPr>
                <w:rFonts w:ascii="Trebuchet MS" w:hAnsi="Trebuchet MS"/>
                <w:sz w:val="22"/>
                <w:szCs w:val="22"/>
              </w:rPr>
              <w:t xml:space="preserve"> acima mencionados poderão ser considerados como forma de atendimento da pr</w:t>
            </w:r>
            <w:r w:rsidR="002D55A6" w:rsidRPr="00185239">
              <w:rPr>
                <w:rFonts w:ascii="Trebuchet MS" w:hAnsi="Trebuchet MS"/>
                <w:sz w:val="22"/>
                <w:szCs w:val="22"/>
              </w:rPr>
              <w:t>e</w:t>
            </w:r>
            <w:r w:rsidRPr="00185239">
              <w:rPr>
                <w:rFonts w:ascii="Trebuchet MS" w:hAnsi="Trebuchet MS"/>
                <w:sz w:val="22"/>
                <w:szCs w:val="22"/>
              </w:rPr>
              <w:t xml:space="preserve">sente condição precedente, desde </w:t>
            </w:r>
            <w:r w:rsidR="00A5506A" w:rsidRPr="00185239">
              <w:rPr>
                <w:rFonts w:ascii="Trebuchet MS" w:hAnsi="Trebuchet MS"/>
                <w:sz w:val="22"/>
                <w:szCs w:val="22"/>
              </w:rPr>
              <w:t xml:space="preserve">que </w:t>
            </w:r>
            <w:r w:rsidRPr="00185239">
              <w:rPr>
                <w:rFonts w:ascii="Trebuchet MS" w:hAnsi="Trebuchet MS"/>
                <w:sz w:val="22"/>
                <w:szCs w:val="22"/>
              </w:rPr>
              <w:t xml:space="preserve">aprovado pelos titulares dos CRI, </w:t>
            </w:r>
            <w:r w:rsidR="00A5506A" w:rsidRPr="00185239">
              <w:rPr>
                <w:rFonts w:ascii="Trebuchet MS" w:hAnsi="Trebuchet MS"/>
                <w:sz w:val="22"/>
                <w:szCs w:val="22"/>
              </w:rPr>
              <w:t xml:space="preserve">por meio de declaração neste sentido </w:t>
            </w:r>
            <w:r w:rsidR="007D620A" w:rsidRPr="00185239">
              <w:rPr>
                <w:rFonts w:ascii="Trebuchet MS" w:hAnsi="Trebuchet MS"/>
                <w:sz w:val="22"/>
                <w:szCs w:val="22"/>
              </w:rPr>
              <w:t xml:space="preserve">inserida </w:t>
            </w:r>
            <w:r w:rsidR="00A5506A" w:rsidRPr="00185239">
              <w:rPr>
                <w:rFonts w:ascii="Trebuchet MS" w:hAnsi="Trebuchet MS"/>
                <w:sz w:val="22"/>
                <w:szCs w:val="22"/>
              </w:rPr>
              <w:t xml:space="preserve">no boletim de Subscrição dos CRI, </w:t>
            </w:r>
            <w:r w:rsidRPr="00185239">
              <w:rPr>
                <w:rFonts w:ascii="Trebuchet MS" w:hAnsi="Trebuchet MS"/>
                <w:sz w:val="22"/>
                <w:szCs w:val="22"/>
              </w:rPr>
              <w:t xml:space="preserve">sendo certo que nesta hipótese os comprovantes de arquivamento dos referidos atos perante a JUCESP, deverão ser entregues pela Emissora </w:t>
            </w:r>
            <w:r w:rsidR="007D620A" w:rsidRPr="00185239">
              <w:rPr>
                <w:rFonts w:ascii="Trebuchet MS" w:hAnsi="Trebuchet MS"/>
                <w:sz w:val="22"/>
                <w:szCs w:val="22"/>
              </w:rPr>
              <w:t>à</w:t>
            </w:r>
            <w:r w:rsidRPr="00185239">
              <w:rPr>
                <w:rFonts w:ascii="Trebuchet MS" w:hAnsi="Trebuchet MS"/>
                <w:sz w:val="22"/>
                <w:szCs w:val="22"/>
              </w:rPr>
              <w:t xml:space="preserve">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e ao Agente Fiduciário, em até 30 (trinta) dias a contar da primeira liquidação das Debêntures;</w:t>
            </w:r>
          </w:p>
          <w:p w14:paraId="2B439384" w14:textId="77777777" w:rsidR="00215634" w:rsidRPr="00185239" w:rsidRDefault="00215634" w:rsidP="00215634">
            <w:pPr>
              <w:pStyle w:val="PargrafodaLista"/>
              <w:spacing w:line="280" w:lineRule="exact"/>
              <w:ind w:left="0"/>
              <w:rPr>
                <w:rFonts w:ascii="Trebuchet MS" w:hAnsi="Trebuchet MS"/>
                <w:sz w:val="22"/>
                <w:szCs w:val="22"/>
              </w:rPr>
            </w:pPr>
          </w:p>
          <w:p w14:paraId="5A7EF888" w14:textId="77777777" w:rsidR="00D54BB6" w:rsidRPr="00185239" w:rsidRDefault="00BE34D6" w:rsidP="00215634">
            <w:pPr>
              <w:widowControl w:val="0"/>
              <w:tabs>
                <w:tab w:val="left" w:pos="709"/>
                <w:tab w:val="left" w:pos="851"/>
              </w:tabs>
              <w:spacing w:line="280" w:lineRule="exact"/>
              <w:rPr>
                <w:rFonts w:ascii="Trebuchet MS" w:hAnsi="Trebuchet MS"/>
                <w:sz w:val="22"/>
                <w:szCs w:val="22"/>
              </w:rPr>
            </w:pPr>
            <w:r w:rsidRPr="00185239">
              <w:rPr>
                <w:rFonts w:ascii="Trebuchet MS" w:hAnsi="Trebuchet MS"/>
                <w:sz w:val="22"/>
                <w:szCs w:val="22"/>
              </w:rPr>
              <w:t>(</w:t>
            </w:r>
            <w:r w:rsidR="00D600D3" w:rsidRPr="00185239">
              <w:rPr>
                <w:rFonts w:ascii="Trebuchet MS" w:hAnsi="Trebuchet MS"/>
                <w:sz w:val="22"/>
                <w:szCs w:val="22"/>
              </w:rPr>
              <w:t>v</w:t>
            </w:r>
            <w:r w:rsidRPr="00185239">
              <w:rPr>
                <w:rFonts w:ascii="Trebuchet MS" w:hAnsi="Trebuchet MS"/>
                <w:sz w:val="22"/>
                <w:szCs w:val="22"/>
              </w:rPr>
              <w:t xml:space="preserve">) </w:t>
            </w:r>
            <w:r w:rsidR="00D54BB6" w:rsidRPr="00185239">
              <w:rPr>
                <w:rFonts w:ascii="Trebuchet MS" w:hAnsi="Trebuchet MS"/>
                <w:sz w:val="22"/>
                <w:szCs w:val="22"/>
              </w:rPr>
              <w:t xml:space="preserve">comprovação da </w:t>
            </w:r>
            <w:proofErr w:type="spellStart"/>
            <w:r w:rsidR="00D54BB6" w:rsidRPr="00185239">
              <w:rPr>
                <w:rFonts w:ascii="Trebuchet MS" w:hAnsi="Trebuchet MS"/>
                <w:sz w:val="22"/>
                <w:szCs w:val="22"/>
              </w:rPr>
              <w:t>prenotação</w:t>
            </w:r>
            <w:proofErr w:type="spellEnd"/>
            <w:r w:rsidR="00D54BB6" w:rsidRPr="00185239">
              <w:rPr>
                <w:rFonts w:ascii="Trebuchet MS" w:hAnsi="Trebuchet MS"/>
                <w:sz w:val="22"/>
                <w:szCs w:val="22"/>
              </w:rPr>
              <w:t xml:space="preserve"> do Contrato de Alienação Fiduciária de Imóveis</w:t>
            </w:r>
            <w:r w:rsidR="004046B1" w:rsidRPr="00185239">
              <w:rPr>
                <w:rFonts w:ascii="Trebuchet MS" w:hAnsi="Trebuchet MS"/>
                <w:sz w:val="22"/>
                <w:szCs w:val="22"/>
              </w:rPr>
              <w:t xml:space="preserve"> perante o Registro de Imóveis competente</w:t>
            </w:r>
            <w:r w:rsidR="00D54BB6" w:rsidRPr="00185239">
              <w:rPr>
                <w:rFonts w:ascii="Trebuchet MS" w:hAnsi="Trebuchet MS"/>
                <w:sz w:val="22"/>
                <w:szCs w:val="22"/>
              </w:rPr>
              <w:t xml:space="preserve">; </w:t>
            </w:r>
          </w:p>
          <w:p w14:paraId="5411617B" w14:textId="77777777" w:rsidR="00D54BB6" w:rsidRPr="00185239" w:rsidRDefault="00D54BB6" w:rsidP="00215634">
            <w:pPr>
              <w:spacing w:line="280" w:lineRule="exact"/>
              <w:rPr>
                <w:rFonts w:ascii="Trebuchet MS" w:hAnsi="Trebuchet MS"/>
                <w:sz w:val="22"/>
                <w:szCs w:val="22"/>
              </w:rPr>
            </w:pPr>
          </w:p>
          <w:p w14:paraId="39D590FD" w14:textId="77777777" w:rsidR="00D54BB6" w:rsidRPr="00185239" w:rsidRDefault="002D55A6" w:rsidP="00215634">
            <w:pPr>
              <w:pStyle w:val="PargrafodaLista"/>
              <w:widowControl w:val="0"/>
              <w:tabs>
                <w:tab w:val="left" w:pos="709"/>
                <w:tab w:val="left" w:pos="851"/>
              </w:tabs>
              <w:spacing w:line="280" w:lineRule="exact"/>
              <w:ind w:left="0"/>
              <w:rPr>
                <w:rFonts w:ascii="Trebuchet MS" w:hAnsi="Trebuchet MS"/>
                <w:sz w:val="22"/>
                <w:szCs w:val="22"/>
              </w:rPr>
            </w:pPr>
            <w:r w:rsidRPr="00185239">
              <w:rPr>
                <w:rFonts w:ascii="Trebuchet MS" w:hAnsi="Trebuchet MS"/>
                <w:sz w:val="22"/>
                <w:szCs w:val="22"/>
              </w:rPr>
              <w:t xml:space="preserve">(vi) </w:t>
            </w:r>
            <w:r w:rsidR="00D54BB6" w:rsidRPr="00185239">
              <w:rPr>
                <w:rFonts w:ascii="Trebuchet MS" w:hAnsi="Trebuchet MS"/>
                <w:sz w:val="22"/>
                <w:szCs w:val="22"/>
              </w:rPr>
              <w:t>depósito da</w:t>
            </w:r>
            <w:r w:rsidR="009E421D" w:rsidRPr="00185239">
              <w:rPr>
                <w:rFonts w:ascii="Trebuchet MS" w:hAnsi="Trebuchet MS"/>
                <w:sz w:val="22"/>
                <w:szCs w:val="22"/>
              </w:rPr>
              <w:t>s</w:t>
            </w:r>
            <w:r w:rsidR="00D54BB6" w:rsidRPr="00185239">
              <w:rPr>
                <w:rFonts w:ascii="Trebuchet MS" w:hAnsi="Trebuchet MS"/>
                <w:sz w:val="22"/>
                <w:szCs w:val="22"/>
              </w:rPr>
              <w:t xml:space="preserve"> CCI em sistema de registro e liquidação </w:t>
            </w:r>
            <w:proofErr w:type="gramStart"/>
            <w:r w:rsidR="00D54BB6" w:rsidRPr="00185239">
              <w:rPr>
                <w:rFonts w:ascii="Trebuchet MS" w:hAnsi="Trebuchet MS"/>
                <w:sz w:val="22"/>
                <w:szCs w:val="22"/>
              </w:rPr>
              <w:t>financeira devidamente autorizado</w:t>
            </w:r>
            <w:proofErr w:type="gramEnd"/>
            <w:r w:rsidR="00D54BB6" w:rsidRPr="00185239">
              <w:rPr>
                <w:rFonts w:ascii="Trebuchet MS" w:hAnsi="Trebuchet MS"/>
                <w:sz w:val="22"/>
                <w:szCs w:val="22"/>
              </w:rPr>
              <w:t xml:space="preserve"> pelo Banco Central do Brasil;</w:t>
            </w:r>
          </w:p>
          <w:p w14:paraId="51280390" w14:textId="77777777" w:rsidR="00D54BB6" w:rsidRPr="00185239" w:rsidRDefault="00D54BB6" w:rsidP="00215634">
            <w:pPr>
              <w:pStyle w:val="PargrafodaLista"/>
              <w:widowControl w:val="0"/>
              <w:tabs>
                <w:tab w:val="left" w:pos="709"/>
                <w:tab w:val="left" w:pos="851"/>
              </w:tabs>
              <w:spacing w:line="280" w:lineRule="exact"/>
              <w:ind w:left="0"/>
              <w:rPr>
                <w:rFonts w:ascii="Trebuchet MS" w:hAnsi="Trebuchet MS"/>
                <w:sz w:val="22"/>
                <w:szCs w:val="22"/>
              </w:rPr>
            </w:pPr>
          </w:p>
          <w:p w14:paraId="071D9A5C" w14:textId="77777777" w:rsidR="00D54BB6" w:rsidRPr="00185239" w:rsidRDefault="00BE34D6" w:rsidP="00215634">
            <w:pPr>
              <w:pStyle w:val="PargrafodaLista"/>
              <w:widowControl w:val="0"/>
              <w:tabs>
                <w:tab w:val="left" w:pos="709"/>
                <w:tab w:val="left" w:pos="851"/>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v</w:t>
            </w:r>
            <w:r w:rsidR="00D600D3" w:rsidRPr="00185239">
              <w:rPr>
                <w:rFonts w:ascii="Trebuchet MS" w:hAnsi="Trebuchet MS"/>
                <w:sz w:val="22"/>
                <w:szCs w:val="22"/>
              </w:rPr>
              <w:t>i</w:t>
            </w:r>
            <w:r w:rsidR="002D55A6" w:rsidRPr="00185239">
              <w:rPr>
                <w:rFonts w:ascii="Trebuchet MS" w:hAnsi="Trebuchet MS"/>
                <w:sz w:val="22"/>
                <w:szCs w:val="22"/>
              </w:rPr>
              <w:t>i</w:t>
            </w:r>
            <w:proofErr w:type="spellEnd"/>
            <w:r w:rsidRPr="00185239">
              <w:rPr>
                <w:rFonts w:ascii="Trebuchet MS" w:hAnsi="Trebuchet MS"/>
                <w:sz w:val="22"/>
                <w:szCs w:val="22"/>
              </w:rPr>
              <w:t xml:space="preserve">) </w:t>
            </w:r>
            <w:r w:rsidR="00D54BB6" w:rsidRPr="00185239">
              <w:rPr>
                <w:rFonts w:ascii="Trebuchet MS" w:hAnsi="Trebuchet MS"/>
                <w:sz w:val="22"/>
                <w:szCs w:val="22"/>
              </w:rPr>
              <w:t xml:space="preserve">registro do Termo de Securitização na instituição </w:t>
            </w:r>
            <w:proofErr w:type="spellStart"/>
            <w:r w:rsidR="00D54BB6" w:rsidRPr="00185239">
              <w:rPr>
                <w:rFonts w:ascii="Trebuchet MS" w:hAnsi="Trebuchet MS"/>
                <w:sz w:val="22"/>
                <w:szCs w:val="22"/>
              </w:rPr>
              <w:t>custodiante</w:t>
            </w:r>
            <w:proofErr w:type="spellEnd"/>
            <w:r w:rsidR="00D54BB6" w:rsidRPr="00185239">
              <w:rPr>
                <w:rFonts w:ascii="Trebuchet MS" w:hAnsi="Trebuchet MS"/>
                <w:sz w:val="22"/>
                <w:szCs w:val="22"/>
              </w:rPr>
              <w:t xml:space="preserve"> da Escritura de Emissão da</w:t>
            </w:r>
            <w:r w:rsidR="009E421D" w:rsidRPr="00185239">
              <w:rPr>
                <w:rFonts w:ascii="Trebuchet MS" w:hAnsi="Trebuchet MS"/>
                <w:sz w:val="22"/>
                <w:szCs w:val="22"/>
              </w:rPr>
              <w:t>s</w:t>
            </w:r>
            <w:r w:rsidR="00D54BB6" w:rsidRPr="00185239">
              <w:rPr>
                <w:rFonts w:ascii="Trebuchet MS" w:hAnsi="Trebuchet MS"/>
                <w:sz w:val="22"/>
                <w:szCs w:val="22"/>
              </w:rPr>
              <w:t xml:space="preserve"> CCI;</w:t>
            </w:r>
          </w:p>
          <w:p w14:paraId="15B7763E" w14:textId="77777777" w:rsidR="00D54BB6" w:rsidRPr="00185239" w:rsidRDefault="00D54BB6" w:rsidP="00215634">
            <w:pPr>
              <w:pStyle w:val="PargrafodaLista"/>
              <w:widowControl w:val="0"/>
              <w:tabs>
                <w:tab w:val="left" w:pos="709"/>
                <w:tab w:val="left" w:pos="851"/>
              </w:tabs>
              <w:spacing w:line="280" w:lineRule="exact"/>
              <w:ind w:left="0"/>
              <w:rPr>
                <w:rFonts w:ascii="Trebuchet MS" w:hAnsi="Trebuchet MS"/>
                <w:sz w:val="22"/>
                <w:szCs w:val="22"/>
              </w:rPr>
            </w:pPr>
          </w:p>
          <w:p w14:paraId="3A3FF28E" w14:textId="77777777" w:rsidR="00D54BB6" w:rsidRPr="00185239" w:rsidRDefault="00BE34D6" w:rsidP="00215634">
            <w:pPr>
              <w:pStyle w:val="PargrafodaLista"/>
              <w:widowControl w:val="0"/>
              <w:tabs>
                <w:tab w:val="left" w:pos="709"/>
                <w:tab w:val="left" w:pos="851"/>
              </w:tabs>
              <w:spacing w:line="280" w:lineRule="exact"/>
              <w:ind w:left="0"/>
              <w:rPr>
                <w:rFonts w:ascii="Trebuchet MS" w:hAnsi="Trebuchet MS"/>
                <w:sz w:val="22"/>
                <w:szCs w:val="22"/>
              </w:rPr>
            </w:pPr>
            <w:bookmarkStart w:id="19" w:name="_Hlk532226807"/>
            <w:r w:rsidRPr="00185239">
              <w:rPr>
                <w:rFonts w:ascii="Trebuchet MS" w:hAnsi="Trebuchet MS"/>
                <w:sz w:val="22"/>
                <w:szCs w:val="22"/>
              </w:rPr>
              <w:t>(</w:t>
            </w:r>
            <w:proofErr w:type="spellStart"/>
            <w:r w:rsidRPr="00185239">
              <w:rPr>
                <w:rFonts w:ascii="Trebuchet MS" w:hAnsi="Trebuchet MS"/>
                <w:sz w:val="22"/>
                <w:szCs w:val="22"/>
              </w:rPr>
              <w:t>vi</w:t>
            </w:r>
            <w:r w:rsidR="00D600D3" w:rsidRPr="00185239">
              <w:rPr>
                <w:rFonts w:ascii="Trebuchet MS" w:hAnsi="Trebuchet MS"/>
                <w:sz w:val="22"/>
                <w:szCs w:val="22"/>
              </w:rPr>
              <w:t>i</w:t>
            </w:r>
            <w:r w:rsidR="002D55A6" w:rsidRPr="00185239">
              <w:rPr>
                <w:rFonts w:ascii="Trebuchet MS" w:hAnsi="Trebuchet MS"/>
                <w:sz w:val="22"/>
                <w:szCs w:val="22"/>
              </w:rPr>
              <w:t>i</w:t>
            </w:r>
            <w:proofErr w:type="spellEnd"/>
            <w:r w:rsidRPr="00185239">
              <w:rPr>
                <w:rFonts w:ascii="Trebuchet MS" w:hAnsi="Trebuchet MS"/>
                <w:sz w:val="22"/>
                <w:szCs w:val="22"/>
              </w:rPr>
              <w:t xml:space="preserve">) </w:t>
            </w:r>
            <w:r w:rsidR="00D54BB6" w:rsidRPr="00185239">
              <w:rPr>
                <w:rFonts w:ascii="Trebuchet MS" w:hAnsi="Trebuchet MS"/>
                <w:sz w:val="22"/>
                <w:szCs w:val="22"/>
              </w:rPr>
              <w:t xml:space="preserve">emissão, subscrição e integralização </w:t>
            </w:r>
            <w:r w:rsidR="00C312CB" w:rsidRPr="00185239">
              <w:rPr>
                <w:rFonts w:ascii="Trebuchet MS" w:hAnsi="Trebuchet MS"/>
                <w:sz w:val="22"/>
                <w:szCs w:val="22"/>
              </w:rPr>
              <w:t xml:space="preserve">dos </w:t>
            </w:r>
            <w:r w:rsidR="00D54BB6" w:rsidRPr="00185239">
              <w:rPr>
                <w:rFonts w:ascii="Trebuchet MS" w:hAnsi="Trebuchet MS"/>
                <w:sz w:val="22"/>
                <w:szCs w:val="22"/>
              </w:rPr>
              <w:t>CRI</w:t>
            </w:r>
            <w:r w:rsidR="00D600D3" w:rsidRPr="00185239">
              <w:rPr>
                <w:rFonts w:ascii="Trebuchet MS" w:hAnsi="Trebuchet MS"/>
                <w:sz w:val="22"/>
                <w:szCs w:val="22"/>
              </w:rPr>
              <w:t xml:space="preserve"> em valor correspondente ao valor da 1ª série das Debêntures</w:t>
            </w:r>
            <w:r w:rsidR="00D54BB6" w:rsidRPr="00185239">
              <w:rPr>
                <w:rFonts w:ascii="Trebuchet MS" w:hAnsi="Trebuchet MS"/>
                <w:sz w:val="22"/>
                <w:szCs w:val="22"/>
              </w:rPr>
              <w:t xml:space="preserve">; </w:t>
            </w:r>
          </w:p>
          <w:bookmarkEnd w:id="19"/>
          <w:p w14:paraId="4248F6BF" w14:textId="77777777" w:rsidR="00D54BB6" w:rsidRPr="00185239" w:rsidRDefault="00D54BB6" w:rsidP="00215634">
            <w:pPr>
              <w:pStyle w:val="PargrafodaLista"/>
              <w:widowControl w:val="0"/>
              <w:tabs>
                <w:tab w:val="left" w:pos="709"/>
                <w:tab w:val="left" w:pos="851"/>
              </w:tabs>
              <w:spacing w:line="280" w:lineRule="exact"/>
              <w:ind w:left="0"/>
              <w:rPr>
                <w:rFonts w:ascii="Trebuchet MS" w:hAnsi="Trebuchet MS"/>
                <w:sz w:val="22"/>
                <w:szCs w:val="22"/>
              </w:rPr>
            </w:pPr>
          </w:p>
          <w:p w14:paraId="042EC9F8" w14:textId="77777777" w:rsidR="00D54BB6" w:rsidRPr="00185239" w:rsidRDefault="00215634" w:rsidP="00215634">
            <w:pPr>
              <w:pStyle w:val="PargrafodaLista"/>
              <w:widowControl w:val="0"/>
              <w:tabs>
                <w:tab w:val="left" w:pos="709"/>
                <w:tab w:val="left" w:pos="851"/>
              </w:tabs>
              <w:spacing w:line="280" w:lineRule="exact"/>
              <w:ind w:left="0"/>
              <w:rPr>
                <w:rFonts w:ascii="Trebuchet MS" w:hAnsi="Trebuchet MS"/>
                <w:sz w:val="22"/>
                <w:szCs w:val="22"/>
              </w:rPr>
            </w:pPr>
            <w:bookmarkStart w:id="20" w:name="_Hlk5721350"/>
            <w:r w:rsidRPr="00185239">
              <w:rPr>
                <w:rFonts w:ascii="Trebuchet MS" w:hAnsi="Trebuchet MS"/>
                <w:sz w:val="22"/>
                <w:szCs w:val="22"/>
              </w:rPr>
              <w:t>(</w:t>
            </w:r>
            <w:proofErr w:type="spellStart"/>
            <w:r w:rsidR="002D55A6" w:rsidRPr="00185239">
              <w:rPr>
                <w:rFonts w:ascii="Trebuchet MS" w:hAnsi="Trebuchet MS"/>
                <w:sz w:val="22"/>
                <w:szCs w:val="22"/>
              </w:rPr>
              <w:t>ix</w:t>
            </w:r>
            <w:proofErr w:type="spellEnd"/>
            <w:r w:rsidR="0034726E" w:rsidRPr="00185239">
              <w:rPr>
                <w:rFonts w:ascii="Trebuchet MS" w:hAnsi="Trebuchet MS"/>
                <w:sz w:val="22"/>
                <w:szCs w:val="22"/>
              </w:rPr>
              <w:t xml:space="preserve">) </w:t>
            </w:r>
            <w:r w:rsidR="00D54BB6" w:rsidRPr="00185239">
              <w:rPr>
                <w:rFonts w:ascii="Trebuchet MS" w:hAnsi="Trebuchet MS"/>
                <w:sz w:val="22"/>
                <w:szCs w:val="22"/>
              </w:rPr>
              <w:t>finalização da auditoria legal (</w:t>
            </w:r>
            <w:proofErr w:type="spellStart"/>
            <w:r w:rsidR="00D54BB6" w:rsidRPr="00185239">
              <w:rPr>
                <w:rFonts w:ascii="Trebuchet MS" w:hAnsi="Trebuchet MS"/>
                <w:i/>
                <w:iCs/>
                <w:sz w:val="22"/>
                <w:szCs w:val="22"/>
              </w:rPr>
              <w:t>due</w:t>
            </w:r>
            <w:proofErr w:type="spellEnd"/>
            <w:r w:rsidR="00D54BB6" w:rsidRPr="00185239">
              <w:rPr>
                <w:rFonts w:ascii="Trebuchet MS" w:hAnsi="Trebuchet MS"/>
                <w:i/>
                <w:iCs/>
                <w:sz w:val="22"/>
                <w:szCs w:val="22"/>
              </w:rPr>
              <w:t xml:space="preserve"> </w:t>
            </w:r>
            <w:proofErr w:type="spellStart"/>
            <w:r w:rsidR="00D54BB6" w:rsidRPr="00185239">
              <w:rPr>
                <w:rFonts w:ascii="Trebuchet MS" w:hAnsi="Trebuchet MS"/>
                <w:i/>
                <w:iCs/>
                <w:sz w:val="22"/>
                <w:szCs w:val="22"/>
              </w:rPr>
              <w:t>diligence</w:t>
            </w:r>
            <w:proofErr w:type="spellEnd"/>
            <w:r w:rsidR="00D54BB6" w:rsidRPr="00185239">
              <w:rPr>
                <w:rFonts w:ascii="Trebuchet MS" w:hAnsi="Trebuchet MS"/>
                <w:sz w:val="22"/>
                <w:szCs w:val="22"/>
              </w:rPr>
              <w:t xml:space="preserve">) realizada pelo assessor legal da Operação em </w:t>
            </w:r>
            <w:r w:rsidR="00D54BB6" w:rsidRPr="00185239">
              <w:rPr>
                <w:rFonts w:ascii="Trebuchet MS" w:hAnsi="Trebuchet MS"/>
                <w:sz w:val="22"/>
                <w:szCs w:val="22"/>
              </w:rPr>
              <w:lastRenderedPageBreak/>
              <w:t xml:space="preserve">relação à Emissora e aos Imóveis Garantia; </w:t>
            </w:r>
          </w:p>
          <w:p w14:paraId="1206D4A3" w14:textId="77777777" w:rsidR="00D54BB6" w:rsidRPr="00185239" w:rsidRDefault="00D54BB6" w:rsidP="00215634">
            <w:pPr>
              <w:pStyle w:val="PargrafodaLista"/>
              <w:spacing w:line="280" w:lineRule="exact"/>
              <w:ind w:left="0"/>
              <w:rPr>
                <w:rFonts w:ascii="Trebuchet MS" w:hAnsi="Trebuchet MS"/>
                <w:sz w:val="22"/>
                <w:szCs w:val="22"/>
              </w:rPr>
            </w:pPr>
          </w:p>
          <w:p w14:paraId="2B1824C4" w14:textId="77777777" w:rsidR="00D54BB6" w:rsidRPr="00185239" w:rsidRDefault="0034726E" w:rsidP="00215634">
            <w:pPr>
              <w:pStyle w:val="PargrafodaLista"/>
              <w:widowControl w:val="0"/>
              <w:tabs>
                <w:tab w:val="left" w:pos="709"/>
                <w:tab w:val="left" w:pos="851"/>
              </w:tabs>
              <w:spacing w:line="280" w:lineRule="exact"/>
              <w:ind w:left="0"/>
              <w:rPr>
                <w:rFonts w:ascii="Trebuchet MS" w:hAnsi="Trebuchet MS"/>
                <w:sz w:val="22"/>
                <w:szCs w:val="22"/>
              </w:rPr>
            </w:pPr>
            <w:bookmarkStart w:id="21" w:name="_Hlk5721379"/>
            <w:bookmarkEnd w:id="20"/>
            <w:r w:rsidRPr="00185239">
              <w:rPr>
                <w:rFonts w:ascii="Trebuchet MS" w:hAnsi="Trebuchet MS"/>
                <w:sz w:val="22"/>
                <w:szCs w:val="22"/>
              </w:rPr>
              <w:t>(</w:t>
            </w:r>
            <w:r w:rsidR="002D55A6" w:rsidRPr="00185239">
              <w:rPr>
                <w:rFonts w:ascii="Trebuchet MS" w:hAnsi="Trebuchet MS"/>
                <w:sz w:val="22"/>
                <w:szCs w:val="22"/>
              </w:rPr>
              <w:t>x</w:t>
            </w:r>
            <w:r w:rsidRPr="00185239">
              <w:rPr>
                <w:rFonts w:ascii="Trebuchet MS" w:hAnsi="Trebuchet MS"/>
                <w:sz w:val="22"/>
                <w:szCs w:val="22"/>
              </w:rPr>
              <w:t xml:space="preserve">) </w:t>
            </w:r>
            <w:r w:rsidR="00D54BB6" w:rsidRPr="00185239">
              <w:rPr>
                <w:rFonts w:ascii="Trebuchet MS" w:hAnsi="Trebuchet MS"/>
                <w:sz w:val="22"/>
                <w:szCs w:val="22"/>
              </w:rPr>
              <w:t xml:space="preserve">recebimento pela </w:t>
            </w:r>
            <w:proofErr w:type="spellStart"/>
            <w:r w:rsidR="00D54BB6" w:rsidRPr="00185239">
              <w:rPr>
                <w:rFonts w:ascii="Trebuchet MS" w:hAnsi="Trebuchet MS"/>
                <w:sz w:val="22"/>
                <w:szCs w:val="22"/>
              </w:rPr>
              <w:t>Securitizadora</w:t>
            </w:r>
            <w:proofErr w:type="spellEnd"/>
            <w:r w:rsidR="00D54BB6" w:rsidRPr="00185239">
              <w:rPr>
                <w:rFonts w:ascii="Trebuchet MS" w:hAnsi="Trebuchet MS"/>
                <w:sz w:val="22"/>
                <w:szCs w:val="22"/>
              </w:rPr>
              <w:t xml:space="preserve"> e pelo Agente Fiduciário dos CRI da </w:t>
            </w:r>
            <w:r w:rsidR="00D54BB6" w:rsidRPr="00185239">
              <w:rPr>
                <w:rFonts w:ascii="Trebuchet MS" w:hAnsi="Trebuchet MS"/>
                <w:i/>
                <w:iCs/>
                <w:sz w:val="22"/>
                <w:szCs w:val="22"/>
              </w:rPr>
              <w:t xml:space="preserve">Legal </w:t>
            </w:r>
            <w:proofErr w:type="spellStart"/>
            <w:r w:rsidR="00D54BB6" w:rsidRPr="00185239">
              <w:rPr>
                <w:rFonts w:ascii="Trebuchet MS" w:hAnsi="Trebuchet MS"/>
                <w:i/>
                <w:iCs/>
                <w:sz w:val="22"/>
                <w:szCs w:val="22"/>
              </w:rPr>
              <w:t>Opinion</w:t>
            </w:r>
            <w:proofErr w:type="spellEnd"/>
            <w:r w:rsidR="00D54BB6" w:rsidRPr="00185239">
              <w:rPr>
                <w:rFonts w:ascii="Trebuchet MS" w:hAnsi="Trebuchet MS"/>
                <w:sz w:val="22"/>
                <w:szCs w:val="22"/>
              </w:rPr>
              <w:t xml:space="preserve"> elaborada </w:t>
            </w:r>
            <w:r w:rsidR="00C312CB" w:rsidRPr="00185239">
              <w:rPr>
                <w:rFonts w:ascii="Trebuchet MS" w:hAnsi="Trebuchet MS"/>
                <w:sz w:val="22"/>
                <w:szCs w:val="22"/>
              </w:rPr>
              <w:t xml:space="preserve">e assinada </w:t>
            </w:r>
            <w:r w:rsidR="00D54BB6" w:rsidRPr="00185239">
              <w:rPr>
                <w:rFonts w:ascii="Trebuchet MS" w:hAnsi="Trebuchet MS"/>
                <w:sz w:val="22"/>
                <w:szCs w:val="22"/>
              </w:rPr>
              <w:t xml:space="preserve">pelo assessor legal da Operação, confirmando a validade e </w:t>
            </w:r>
            <w:proofErr w:type="gramStart"/>
            <w:r w:rsidR="00D54BB6" w:rsidRPr="00185239">
              <w:rPr>
                <w:rFonts w:ascii="Trebuchet MS" w:hAnsi="Trebuchet MS"/>
                <w:sz w:val="22"/>
                <w:szCs w:val="22"/>
              </w:rPr>
              <w:t xml:space="preserve">exequibilidade dos Documentos da Operação formalizado à época, em termos satisfatórios à </w:t>
            </w:r>
            <w:proofErr w:type="spellStart"/>
            <w:r w:rsidR="00D54BB6" w:rsidRPr="00185239">
              <w:rPr>
                <w:rFonts w:ascii="Trebuchet MS" w:hAnsi="Trebuchet MS"/>
                <w:sz w:val="22"/>
                <w:szCs w:val="22"/>
              </w:rPr>
              <w:t>Securitizadora</w:t>
            </w:r>
            <w:proofErr w:type="spellEnd"/>
            <w:proofErr w:type="gramEnd"/>
            <w:r w:rsidR="00D54BB6" w:rsidRPr="00185239">
              <w:rPr>
                <w:rFonts w:ascii="Trebuchet MS" w:hAnsi="Trebuchet MS"/>
                <w:sz w:val="22"/>
                <w:szCs w:val="22"/>
              </w:rPr>
              <w:t xml:space="preserve">; </w:t>
            </w:r>
          </w:p>
          <w:p w14:paraId="58474BD8" w14:textId="77777777" w:rsidR="00D54BB6" w:rsidRPr="00185239" w:rsidRDefault="00D54BB6" w:rsidP="00215634">
            <w:pPr>
              <w:pStyle w:val="PargrafodaLista"/>
              <w:spacing w:line="280" w:lineRule="exact"/>
              <w:ind w:left="0"/>
              <w:rPr>
                <w:rFonts w:ascii="Trebuchet MS" w:hAnsi="Trebuchet MS"/>
                <w:sz w:val="22"/>
                <w:szCs w:val="22"/>
              </w:rPr>
            </w:pPr>
          </w:p>
          <w:p w14:paraId="423572BD" w14:textId="77777777" w:rsidR="008B20A1" w:rsidRPr="00185239" w:rsidRDefault="0034726E" w:rsidP="00215634">
            <w:pPr>
              <w:pStyle w:val="PargrafodaLista"/>
              <w:widowControl w:val="0"/>
              <w:tabs>
                <w:tab w:val="left" w:pos="709"/>
                <w:tab w:val="left" w:pos="851"/>
              </w:tabs>
              <w:spacing w:line="280" w:lineRule="exact"/>
              <w:ind w:left="0"/>
              <w:rPr>
                <w:rFonts w:ascii="Trebuchet MS" w:hAnsi="Trebuchet MS"/>
                <w:sz w:val="22"/>
                <w:szCs w:val="22"/>
              </w:rPr>
            </w:pPr>
            <w:r w:rsidRPr="00185239">
              <w:rPr>
                <w:rFonts w:ascii="Trebuchet MS" w:hAnsi="Trebuchet MS"/>
                <w:sz w:val="22"/>
                <w:szCs w:val="22"/>
              </w:rPr>
              <w:t>(x</w:t>
            </w:r>
            <w:r w:rsidR="002D55A6" w:rsidRPr="00185239">
              <w:rPr>
                <w:rFonts w:ascii="Trebuchet MS" w:hAnsi="Trebuchet MS"/>
                <w:sz w:val="22"/>
                <w:szCs w:val="22"/>
              </w:rPr>
              <w:t>i</w:t>
            </w:r>
            <w:r w:rsidRPr="00185239">
              <w:rPr>
                <w:rFonts w:ascii="Trebuchet MS" w:hAnsi="Trebuchet MS"/>
                <w:sz w:val="22"/>
                <w:szCs w:val="22"/>
              </w:rPr>
              <w:t xml:space="preserve">) </w:t>
            </w:r>
            <w:r w:rsidR="00D54BB6" w:rsidRPr="00185239">
              <w:rPr>
                <w:rFonts w:ascii="Trebuchet MS" w:hAnsi="Trebuchet MS"/>
                <w:sz w:val="22"/>
                <w:szCs w:val="22"/>
              </w:rPr>
              <w:t>existência de recursos suficientes para a Integralização na Conta do Patrimônio Separado decorrentes da integralização dos CRI pelos titulares de CRI</w:t>
            </w:r>
            <w:r w:rsidR="008B20A1" w:rsidRPr="00185239">
              <w:rPr>
                <w:rFonts w:ascii="Trebuchet MS" w:hAnsi="Trebuchet MS"/>
                <w:sz w:val="22"/>
                <w:szCs w:val="22"/>
              </w:rPr>
              <w:t xml:space="preserve">; </w:t>
            </w:r>
          </w:p>
          <w:p w14:paraId="177F8B43" w14:textId="77777777" w:rsidR="00215634" w:rsidRPr="00185239" w:rsidRDefault="00215634" w:rsidP="00215634">
            <w:pPr>
              <w:pStyle w:val="PargrafodaLista"/>
              <w:widowControl w:val="0"/>
              <w:tabs>
                <w:tab w:val="left" w:pos="709"/>
                <w:tab w:val="left" w:pos="851"/>
              </w:tabs>
              <w:spacing w:line="280" w:lineRule="exact"/>
              <w:ind w:left="0"/>
              <w:rPr>
                <w:rFonts w:ascii="Trebuchet MS" w:hAnsi="Trebuchet MS"/>
                <w:sz w:val="22"/>
                <w:szCs w:val="22"/>
              </w:rPr>
            </w:pPr>
          </w:p>
          <w:p w14:paraId="130E5193" w14:textId="77777777" w:rsidR="00606DF6" w:rsidRPr="00185239" w:rsidRDefault="005151CF" w:rsidP="00215634">
            <w:pPr>
              <w:pStyle w:val="PargrafodaLista"/>
              <w:widowControl w:val="0"/>
              <w:tabs>
                <w:tab w:val="left" w:pos="709"/>
                <w:tab w:val="left" w:pos="851"/>
              </w:tabs>
              <w:spacing w:line="280" w:lineRule="exact"/>
              <w:ind w:left="0"/>
              <w:rPr>
                <w:rFonts w:ascii="Trebuchet MS" w:hAnsi="Trebuchet MS"/>
                <w:sz w:val="22"/>
                <w:szCs w:val="22"/>
              </w:rPr>
            </w:pPr>
            <w:bookmarkStart w:id="22" w:name="_Hlk54706766"/>
            <w:r w:rsidRPr="00185239">
              <w:rPr>
                <w:rFonts w:ascii="Trebuchet MS" w:hAnsi="Trebuchet MS"/>
                <w:sz w:val="22"/>
                <w:szCs w:val="22"/>
              </w:rPr>
              <w:t>(</w:t>
            </w:r>
            <w:proofErr w:type="spellStart"/>
            <w:r w:rsidRPr="00185239">
              <w:rPr>
                <w:rFonts w:ascii="Trebuchet MS" w:hAnsi="Trebuchet MS"/>
                <w:sz w:val="22"/>
                <w:szCs w:val="22"/>
              </w:rPr>
              <w:t>x</w:t>
            </w:r>
            <w:r w:rsidR="00CF3BCA" w:rsidRPr="00185239">
              <w:rPr>
                <w:rFonts w:ascii="Trebuchet MS" w:hAnsi="Trebuchet MS"/>
                <w:sz w:val="22"/>
                <w:szCs w:val="22"/>
              </w:rPr>
              <w:t>ii</w:t>
            </w:r>
            <w:proofErr w:type="spellEnd"/>
            <w:r w:rsidRPr="00185239">
              <w:rPr>
                <w:rFonts w:ascii="Trebuchet MS" w:hAnsi="Trebuchet MS"/>
                <w:sz w:val="22"/>
                <w:szCs w:val="22"/>
              </w:rPr>
              <w:t xml:space="preserve">) apresentação pela Emissora 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de</w:t>
            </w:r>
            <w:r w:rsidR="003E22F5" w:rsidRPr="00185239">
              <w:rPr>
                <w:rFonts w:ascii="Trebuchet MS" w:hAnsi="Trebuchet MS"/>
                <w:sz w:val="22"/>
                <w:szCs w:val="22"/>
              </w:rPr>
              <w:t xml:space="preserve"> termo de autoriz</w:t>
            </w:r>
            <w:r w:rsidRPr="00185239">
              <w:rPr>
                <w:rFonts w:ascii="Trebuchet MS" w:hAnsi="Trebuchet MS"/>
                <w:sz w:val="22"/>
                <w:szCs w:val="22"/>
              </w:rPr>
              <w:t xml:space="preserve">ação, </w:t>
            </w:r>
            <w:r w:rsidR="002062E6" w:rsidRPr="00185239">
              <w:rPr>
                <w:rFonts w:ascii="Trebuchet MS" w:hAnsi="Trebuchet MS"/>
                <w:sz w:val="22"/>
                <w:szCs w:val="22"/>
              </w:rPr>
              <w:t>assinado</w:t>
            </w:r>
            <w:r w:rsidRPr="00185239">
              <w:rPr>
                <w:rFonts w:ascii="Trebuchet MS" w:hAnsi="Trebuchet MS"/>
                <w:sz w:val="22"/>
                <w:szCs w:val="22"/>
              </w:rPr>
              <w:t xml:space="preserve"> pelos titulares dos CRI da 76ª e 217ª Séries da 1ª Emissão da </w:t>
            </w:r>
            <w:proofErr w:type="spellStart"/>
            <w:r w:rsidRPr="00185239">
              <w:rPr>
                <w:rFonts w:ascii="Trebuchet MS" w:hAnsi="Trebuchet MS"/>
                <w:sz w:val="22"/>
                <w:szCs w:val="22"/>
              </w:rPr>
              <w:t>Securitizadora</w:t>
            </w:r>
            <w:proofErr w:type="spellEnd"/>
            <w:r w:rsidR="003E22F5" w:rsidRPr="00185239">
              <w:rPr>
                <w:rFonts w:ascii="Trebuchet MS" w:hAnsi="Trebuchet MS"/>
                <w:sz w:val="22"/>
                <w:szCs w:val="22"/>
              </w:rPr>
              <w:t xml:space="preserve"> </w:t>
            </w:r>
            <w:r w:rsidR="002062E6" w:rsidRPr="00185239">
              <w:rPr>
                <w:rFonts w:ascii="Trebuchet MS" w:hAnsi="Trebuchet MS"/>
                <w:sz w:val="22"/>
                <w:szCs w:val="22"/>
              </w:rPr>
              <w:t>(“</w:t>
            </w:r>
            <w:r w:rsidR="002062E6" w:rsidRPr="00185239">
              <w:rPr>
                <w:rFonts w:ascii="Trebuchet MS" w:hAnsi="Trebuchet MS"/>
                <w:sz w:val="22"/>
                <w:szCs w:val="22"/>
                <w:u w:val="single"/>
              </w:rPr>
              <w:t>Titulares CRI Existentes</w:t>
            </w:r>
            <w:r w:rsidR="002062E6" w:rsidRPr="00185239">
              <w:rPr>
                <w:rFonts w:ascii="Trebuchet MS" w:hAnsi="Trebuchet MS"/>
                <w:sz w:val="22"/>
                <w:szCs w:val="22"/>
              </w:rPr>
              <w:t xml:space="preserve">”) </w:t>
            </w:r>
            <w:r w:rsidRPr="00185239">
              <w:rPr>
                <w:rFonts w:ascii="Trebuchet MS" w:hAnsi="Trebuchet MS"/>
                <w:sz w:val="22"/>
                <w:szCs w:val="22"/>
              </w:rPr>
              <w:t>aprovando a liberação, sem quaisquer ressalvas, da garantia existente sobre os Imóveis Garantia e sobre os direitos decorrentes de eventual execução dos referidos imóveis, respectivamente</w:t>
            </w:r>
            <w:r w:rsidR="002062E6" w:rsidRPr="00185239">
              <w:rPr>
                <w:rFonts w:ascii="Trebuchet MS" w:hAnsi="Trebuchet MS"/>
                <w:sz w:val="22"/>
                <w:szCs w:val="22"/>
              </w:rPr>
              <w:t xml:space="preserve">, sendo </w:t>
            </w:r>
            <w:proofErr w:type="gramStart"/>
            <w:r w:rsidR="002062E6" w:rsidRPr="00185239">
              <w:rPr>
                <w:rFonts w:ascii="Trebuchet MS" w:hAnsi="Trebuchet MS"/>
                <w:sz w:val="22"/>
                <w:szCs w:val="22"/>
              </w:rPr>
              <w:t xml:space="preserve">certo que será outorgada à </w:t>
            </w:r>
            <w:proofErr w:type="spellStart"/>
            <w:r w:rsidR="002062E6" w:rsidRPr="00185239">
              <w:rPr>
                <w:rFonts w:ascii="Trebuchet MS" w:hAnsi="Trebuchet MS"/>
                <w:sz w:val="22"/>
                <w:szCs w:val="22"/>
              </w:rPr>
              <w:t>Securitizad</w:t>
            </w:r>
            <w:r w:rsidR="00E26919" w:rsidRPr="00185239">
              <w:rPr>
                <w:rFonts w:ascii="Trebuchet MS" w:hAnsi="Trebuchet MS"/>
                <w:sz w:val="22"/>
                <w:szCs w:val="22"/>
              </w:rPr>
              <w:t>or</w:t>
            </w:r>
            <w:r w:rsidR="002062E6" w:rsidRPr="00185239">
              <w:rPr>
                <w:rFonts w:ascii="Trebuchet MS" w:hAnsi="Trebuchet MS"/>
                <w:sz w:val="22"/>
                <w:szCs w:val="22"/>
              </w:rPr>
              <w:t>a</w:t>
            </w:r>
            <w:proofErr w:type="spellEnd"/>
            <w:proofErr w:type="gramEnd"/>
            <w:r w:rsidR="002062E6" w:rsidRPr="00185239">
              <w:rPr>
                <w:rFonts w:ascii="Trebuchet MS" w:hAnsi="Trebuchet MS"/>
                <w:sz w:val="22"/>
                <w:szCs w:val="22"/>
              </w:rPr>
              <w:t xml:space="preserve"> a faculdade de solicitar à Emitente, a qualquer tempo, a apresentação de Ata de Assembleia Geral dos Titulares dos CRI Existentes ratificando a liberação das garantias supramencionadas. Nesta hipótese a </w:t>
            </w:r>
            <w:r w:rsidR="00E26919" w:rsidRPr="00185239">
              <w:rPr>
                <w:rFonts w:ascii="Trebuchet MS" w:hAnsi="Trebuchet MS"/>
                <w:sz w:val="22"/>
                <w:szCs w:val="22"/>
              </w:rPr>
              <w:t>Emissora</w:t>
            </w:r>
            <w:r w:rsidR="002062E6" w:rsidRPr="00185239">
              <w:rPr>
                <w:rFonts w:ascii="Trebuchet MS" w:hAnsi="Trebuchet MS"/>
                <w:sz w:val="22"/>
                <w:szCs w:val="22"/>
              </w:rPr>
              <w:t xml:space="preserve"> se obriga a apresentar a referida ata, devidamente formalizada, em até 30 (trinta) dias contados da solicitação lhe encaminhada pela </w:t>
            </w:r>
            <w:proofErr w:type="spellStart"/>
            <w:r w:rsidR="002062E6" w:rsidRPr="00185239">
              <w:rPr>
                <w:rFonts w:ascii="Trebuchet MS" w:hAnsi="Trebuchet MS"/>
                <w:sz w:val="22"/>
                <w:szCs w:val="22"/>
              </w:rPr>
              <w:t>Securitizadora</w:t>
            </w:r>
            <w:proofErr w:type="spellEnd"/>
            <w:r w:rsidR="002062E6" w:rsidRPr="00185239">
              <w:rPr>
                <w:rFonts w:ascii="Trebuchet MS" w:hAnsi="Trebuchet MS"/>
                <w:sz w:val="22"/>
                <w:szCs w:val="22"/>
              </w:rPr>
              <w:t xml:space="preserve">, </w:t>
            </w:r>
            <w:proofErr w:type="gramStart"/>
            <w:r w:rsidR="002062E6" w:rsidRPr="00185239">
              <w:rPr>
                <w:rFonts w:ascii="Trebuchet MS" w:hAnsi="Trebuchet MS"/>
                <w:sz w:val="22"/>
                <w:szCs w:val="22"/>
              </w:rPr>
              <w:t>sob pena</w:t>
            </w:r>
            <w:proofErr w:type="gramEnd"/>
            <w:r w:rsidR="002062E6" w:rsidRPr="00185239">
              <w:rPr>
                <w:rFonts w:ascii="Trebuchet MS" w:hAnsi="Trebuchet MS"/>
                <w:sz w:val="22"/>
                <w:szCs w:val="22"/>
              </w:rPr>
              <w:t xml:space="preserve"> de vencimento antecipado das Debêntures</w:t>
            </w:r>
            <w:r w:rsidRPr="00185239">
              <w:rPr>
                <w:rFonts w:ascii="Trebuchet MS" w:hAnsi="Trebuchet MS"/>
                <w:sz w:val="22"/>
                <w:szCs w:val="22"/>
              </w:rPr>
              <w:t>;</w:t>
            </w:r>
            <w:r w:rsidR="003E22F5" w:rsidRPr="00185239">
              <w:rPr>
                <w:rFonts w:ascii="Trebuchet MS" w:hAnsi="Trebuchet MS"/>
                <w:sz w:val="22"/>
                <w:szCs w:val="22"/>
              </w:rPr>
              <w:t xml:space="preserve"> </w:t>
            </w:r>
          </w:p>
          <w:bookmarkEnd w:id="22"/>
          <w:p w14:paraId="275C2BC7" w14:textId="77777777" w:rsidR="00CA42F4" w:rsidRPr="00185239" w:rsidRDefault="00CA42F4" w:rsidP="00215634">
            <w:pPr>
              <w:pStyle w:val="PargrafodaLista"/>
              <w:widowControl w:val="0"/>
              <w:tabs>
                <w:tab w:val="left" w:pos="709"/>
                <w:tab w:val="left" w:pos="851"/>
              </w:tabs>
              <w:spacing w:line="280" w:lineRule="exact"/>
              <w:ind w:left="0"/>
              <w:rPr>
                <w:rFonts w:ascii="Trebuchet MS" w:hAnsi="Trebuchet MS"/>
                <w:sz w:val="22"/>
                <w:szCs w:val="22"/>
              </w:rPr>
            </w:pPr>
          </w:p>
          <w:p w14:paraId="16082DB0" w14:textId="77777777" w:rsidR="00C312CB" w:rsidRPr="00185239" w:rsidRDefault="00215634" w:rsidP="00215634">
            <w:pPr>
              <w:pStyle w:val="PargrafodaLista"/>
              <w:widowControl w:val="0"/>
              <w:tabs>
                <w:tab w:val="left" w:pos="709"/>
                <w:tab w:val="left" w:pos="851"/>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00606DF6" w:rsidRPr="00185239">
              <w:rPr>
                <w:rFonts w:ascii="Trebuchet MS" w:hAnsi="Trebuchet MS"/>
                <w:sz w:val="22"/>
                <w:szCs w:val="22"/>
              </w:rPr>
              <w:t>xi</w:t>
            </w:r>
            <w:r w:rsidR="00BB3E81" w:rsidRPr="00185239">
              <w:rPr>
                <w:rFonts w:ascii="Trebuchet MS" w:hAnsi="Trebuchet MS"/>
                <w:sz w:val="22"/>
                <w:szCs w:val="22"/>
              </w:rPr>
              <w:t>i</w:t>
            </w:r>
            <w:r w:rsidR="002D55A6" w:rsidRPr="00185239">
              <w:rPr>
                <w:rFonts w:ascii="Trebuchet MS" w:hAnsi="Trebuchet MS"/>
                <w:sz w:val="22"/>
                <w:szCs w:val="22"/>
              </w:rPr>
              <w:t>i</w:t>
            </w:r>
            <w:proofErr w:type="spellEnd"/>
            <w:r w:rsidR="00606DF6" w:rsidRPr="00185239">
              <w:rPr>
                <w:rFonts w:ascii="Trebuchet MS" w:hAnsi="Trebuchet MS"/>
                <w:sz w:val="22"/>
                <w:szCs w:val="22"/>
              </w:rPr>
              <w:t xml:space="preserve">) </w:t>
            </w:r>
            <w:r w:rsidR="00C312CB" w:rsidRPr="00185239">
              <w:rPr>
                <w:rFonts w:ascii="Trebuchet MS" w:hAnsi="Trebuchet MS"/>
                <w:sz w:val="22"/>
                <w:szCs w:val="22"/>
              </w:rPr>
              <w:t xml:space="preserve">recebimento pela </w:t>
            </w:r>
            <w:proofErr w:type="spellStart"/>
            <w:r w:rsidR="00C312CB" w:rsidRPr="00185239">
              <w:rPr>
                <w:rFonts w:ascii="Trebuchet MS" w:hAnsi="Trebuchet MS"/>
                <w:sz w:val="22"/>
                <w:szCs w:val="22"/>
              </w:rPr>
              <w:t>Securitizadora</w:t>
            </w:r>
            <w:proofErr w:type="spellEnd"/>
            <w:r w:rsidR="00C312CB" w:rsidRPr="00185239">
              <w:rPr>
                <w:rFonts w:ascii="Trebuchet MS" w:hAnsi="Trebuchet MS"/>
                <w:sz w:val="22"/>
                <w:szCs w:val="22"/>
              </w:rPr>
              <w:t xml:space="preserve"> de uma via física e original</w:t>
            </w:r>
            <w:r w:rsidR="003C7E02" w:rsidRPr="00185239">
              <w:rPr>
                <w:rFonts w:ascii="Trebuchet MS" w:hAnsi="Trebuchet MS"/>
                <w:sz w:val="22"/>
                <w:szCs w:val="22"/>
              </w:rPr>
              <w:t xml:space="preserve">, </w:t>
            </w:r>
            <w:r w:rsidR="005151CF" w:rsidRPr="00185239">
              <w:rPr>
                <w:rFonts w:ascii="Trebuchet MS" w:hAnsi="Trebuchet MS"/>
                <w:sz w:val="22"/>
                <w:szCs w:val="22"/>
              </w:rPr>
              <w:t>ou via digital, conforme o caso</w:t>
            </w:r>
            <w:r w:rsidR="003C7E02" w:rsidRPr="00185239">
              <w:rPr>
                <w:rFonts w:ascii="Trebuchet MS" w:hAnsi="Trebuchet MS"/>
                <w:sz w:val="22"/>
                <w:szCs w:val="22"/>
              </w:rPr>
              <w:t>,</w:t>
            </w:r>
            <w:r w:rsidR="00C312CB" w:rsidRPr="00185239">
              <w:rPr>
                <w:rFonts w:ascii="Trebuchet MS" w:hAnsi="Trebuchet MS"/>
                <w:sz w:val="22"/>
                <w:szCs w:val="22"/>
              </w:rPr>
              <w:t xml:space="preserve"> de cada um dos Documentos da Operação; </w:t>
            </w:r>
            <w:proofErr w:type="gramStart"/>
            <w:r w:rsidR="00C312CB" w:rsidRPr="00185239">
              <w:rPr>
                <w:rFonts w:ascii="Trebuchet MS" w:hAnsi="Trebuchet MS"/>
                <w:sz w:val="22"/>
                <w:szCs w:val="22"/>
              </w:rPr>
              <w:t>e</w:t>
            </w:r>
            <w:proofErr w:type="gramEnd"/>
          </w:p>
          <w:p w14:paraId="52CD7BD9" w14:textId="77777777" w:rsidR="00215634" w:rsidRPr="00185239" w:rsidRDefault="00215634" w:rsidP="00215634">
            <w:pPr>
              <w:pStyle w:val="PargrafodaLista"/>
              <w:widowControl w:val="0"/>
              <w:tabs>
                <w:tab w:val="left" w:pos="709"/>
                <w:tab w:val="left" w:pos="851"/>
              </w:tabs>
              <w:spacing w:line="280" w:lineRule="exact"/>
              <w:ind w:left="0"/>
              <w:rPr>
                <w:rFonts w:ascii="Trebuchet MS" w:hAnsi="Trebuchet MS"/>
                <w:sz w:val="22"/>
                <w:szCs w:val="22"/>
              </w:rPr>
            </w:pPr>
          </w:p>
          <w:p w14:paraId="3015158A" w14:textId="77777777" w:rsidR="00D54BB6" w:rsidRPr="00185239" w:rsidRDefault="00A20E24" w:rsidP="00215634">
            <w:pPr>
              <w:widowControl w:val="0"/>
              <w:tabs>
                <w:tab w:val="left" w:pos="709"/>
                <w:tab w:val="left" w:pos="851"/>
              </w:tabs>
              <w:spacing w:line="280" w:lineRule="exact"/>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x</w:t>
            </w:r>
            <w:r w:rsidR="00C312CB" w:rsidRPr="00185239">
              <w:rPr>
                <w:rFonts w:ascii="Trebuchet MS" w:hAnsi="Trebuchet MS"/>
                <w:sz w:val="22"/>
                <w:szCs w:val="22"/>
              </w:rPr>
              <w:t>i</w:t>
            </w:r>
            <w:r w:rsidR="002D55A6" w:rsidRPr="00185239">
              <w:rPr>
                <w:rFonts w:ascii="Trebuchet MS" w:hAnsi="Trebuchet MS"/>
                <w:sz w:val="22"/>
                <w:szCs w:val="22"/>
              </w:rPr>
              <w:t>v</w:t>
            </w:r>
            <w:proofErr w:type="spellEnd"/>
            <w:r w:rsidRPr="00185239">
              <w:rPr>
                <w:rFonts w:ascii="Trebuchet MS" w:hAnsi="Trebuchet MS"/>
                <w:sz w:val="22"/>
                <w:szCs w:val="22"/>
              </w:rPr>
              <w:t xml:space="preserve">) apresentação 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de </w:t>
            </w:r>
            <w:r w:rsidR="00257977" w:rsidRPr="00185239">
              <w:rPr>
                <w:rFonts w:ascii="Trebuchet MS" w:hAnsi="Trebuchet MS"/>
                <w:sz w:val="22"/>
                <w:szCs w:val="22"/>
              </w:rPr>
              <w:t xml:space="preserve">uma cópia autenticada </w:t>
            </w:r>
            <w:r w:rsidRPr="00185239">
              <w:rPr>
                <w:rFonts w:ascii="Trebuchet MS" w:hAnsi="Trebuchet MS"/>
                <w:sz w:val="22"/>
                <w:szCs w:val="22"/>
              </w:rPr>
              <w:t>do</w:t>
            </w:r>
            <w:r w:rsidR="00257977" w:rsidRPr="00185239">
              <w:rPr>
                <w:rFonts w:ascii="Trebuchet MS" w:hAnsi="Trebuchet MS"/>
                <w:sz w:val="22"/>
                <w:szCs w:val="22"/>
              </w:rPr>
              <w:t xml:space="preserve"> termo lavrado no Livro de </w:t>
            </w:r>
            <w:r w:rsidR="00D7529C" w:rsidRPr="00185239">
              <w:rPr>
                <w:rFonts w:ascii="Trebuchet MS" w:hAnsi="Trebuchet MS"/>
                <w:sz w:val="22"/>
                <w:szCs w:val="22"/>
              </w:rPr>
              <w:t xml:space="preserve">Registro </w:t>
            </w:r>
            <w:r w:rsidR="00257977" w:rsidRPr="00185239">
              <w:rPr>
                <w:rFonts w:ascii="Trebuchet MS" w:hAnsi="Trebuchet MS"/>
                <w:sz w:val="22"/>
                <w:szCs w:val="22"/>
              </w:rPr>
              <w:t>de Debêntures Nominativas</w:t>
            </w:r>
            <w:r w:rsidR="00D7529C" w:rsidRPr="00185239">
              <w:rPr>
                <w:rFonts w:ascii="Trebuchet MS" w:hAnsi="Trebuchet MS"/>
                <w:sz w:val="22"/>
                <w:szCs w:val="22"/>
              </w:rPr>
              <w:t xml:space="preserve"> demonstrando o devido registro </w:t>
            </w:r>
            <w:r w:rsidR="00257977" w:rsidRPr="00185239">
              <w:rPr>
                <w:rFonts w:ascii="Trebuchet MS" w:hAnsi="Trebuchet MS"/>
                <w:sz w:val="22"/>
                <w:szCs w:val="22"/>
              </w:rPr>
              <w:t xml:space="preserve">das Debêntures </w:t>
            </w:r>
            <w:r w:rsidR="00D7529C" w:rsidRPr="00185239">
              <w:rPr>
                <w:rFonts w:ascii="Trebuchet MS" w:hAnsi="Trebuchet MS"/>
                <w:sz w:val="22"/>
                <w:szCs w:val="22"/>
              </w:rPr>
              <w:t xml:space="preserve">em nome da </w:t>
            </w:r>
            <w:r w:rsidR="00257977" w:rsidRPr="00185239">
              <w:rPr>
                <w:rFonts w:ascii="Trebuchet MS" w:hAnsi="Trebuchet MS"/>
                <w:sz w:val="22"/>
                <w:szCs w:val="22"/>
              </w:rPr>
              <w:t>Debenturista</w:t>
            </w:r>
            <w:r w:rsidRPr="00185239">
              <w:rPr>
                <w:rFonts w:ascii="Trebuchet MS" w:hAnsi="Trebuchet MS"/>
                <w:sz w:val="22"/>
                <w:szCs w:val="22"/>
              </w:rPr>
              <w:t>.</w:t>
            </w:r>
          </w:p>
          <w:p w14:paraId="33E82394" w14:textId="77777777" w:rsidR="00350312" w:rsidRPr="00185239" w:rsidRDefault="00350312" w:rsidP="006A2E3D">
            <w:pPr>
              <w:pStyle w:val="PargrafodaLista"/>
              <w:widowControl w:val="0"/>
              <w:tabs>
                <w:tab w:val="left" w:pos="709"/>
                <w:tab w:val="left" w:pos="851"/>
              </w:tabs>
              <w:spacing w:line="280" w:lineRule="exact"/>
              <w:ind w:left="567"/>
              <w:rPr>
                <w:rFonts w:ascii="Trebuchet MS" w:hAnsi="Trebuchet MS"/>
                <w:sz w:val="22"/>
                <w:szCs w:val="22"/>
              </w:rPr>
            </w:pPr>
          </w:p>
          <w:p w14:paraId="6BA9B370" w14:textId="77777777" w:rsidR="002A3DFE" w:rsidRPr="00185239" w:rsidRDefault="00D54BB6" w:rsidP="006A2E3D">
            <w:pPr>
              <w:widowControl w:val="0"/>
              <w:tabs>
                <w:tab w:val="left" w:pos="709"/>
                <w:tab w:val="left" w:pos="851"/>
              </w:tabs>
              <w:spacing w:line="280" w:lineRule="exact"/>
              <w:rPr>
                <w:rFonts w:ascii="Trebuchet MS" w:hAnsi="Trebuchet MS"/>
                <w:sz w:val="22"/>
                <w:szCs w:val="22"/>
                <w:u w:val="single"/>
              </w:rPr>
            </w:pPr>
            <w:bookmarkStart w:id="23" w:name="_Ref23436102"/>
            <w:bookmarkEnd w:id="21"/>
            <w:r w:rsidRPr="00185239">
              <w:rPr>
                <w:rFonts w:ascii="Trebuchet MS" w:hAnsi="Trebuchet MS"/>
                <w:sz w:val="22"/>
                <w:szCs w:val="22"/>
              </w:rPr>
              <w:t>4.7.</w:t>
            </w:r>
            <w:r w:rsidR="007B5535" w:rsidRPr="00185239">
              <w:rPr>
                <w:rFonts w:ascii="Trebuchet MS" w:hAnsi="Trebuchet MS"/>
                <w:sz w:val="22"/>
                <w:szCs w:val="22"/>
              </w:rPr>
              <w:t>1</w:t>
            </w:r>
            <w:r w:rsidRPr="00185239">
              <w:rPr>
                <w:rFonts w:ascii="Trebuchet MS" w:hAnsi="Trebuchet MS"/>
                <w:sz w:val="22"/>
                <w:szCs w:val="22"/>
              </w:rPr>
              <w:t xml:space="preserve">.1. </w:t>
            </w:r>
            <w:r w:rsidR="007B5535" w:rsidRPr="00185239">
              <w:rPr>
                <w:rFonts w:ascii="Trebuchet MS" w:hAnsi="Trebuchet MS"/>
                <w:sz w:val="22"/>
                <w:szCs w:val="22"/>
              </w:rPr>
              <w:t xml:space="preserve">Os valores decorrentes da </w:t>
            </w:r>
            <w:r w:rsidR="002A3DFE" w:rsidRPr="00185239">
              <w:rPr>
                <w:rFonts w:ascii="Trebuchet MS" w:hAnsi="Trebuchet MS"/>
                <w:sz w:val="22"/>
                <w:szCs w:val="22"/>
              </w:rPr>
              <w:t>liquidação das Debêntures serão retidos na Conta do Patrimônio Separado e disponibilizados à Emissora da seguinte forma:</w:t>
            </w:r>
          </w:p>
          <w:p w14:paraId="6855C53F" w14:textId="77777777" w:rsidR="002A3DFE" w:rsidRPr="00185239" w:rsidRDefault="002A3DFE" w:rsidP="006A2E3D">
            <w:pPr>
              <w:widowControl w:val="0"/>
              <w:tabs>
                <w:tab w:val="left" w:pos="709"/>
                <w:tab w:val="left" w:pos="851"/>
              </w:tabs>
              <w:spacing w:line="280" w:lineRule="exact"/>
              <w:rPr>
                <w:rFonts w:ascii="Trebuchet MS" w:hAnsi="Trebuchet MS"/>
                <w:sz w:val="22"/>
                <w:szCs w:val="22"/>
                <w:u w:val="single"/>
              </w:rPr>
            </w:pPr>
          </w:p>
          <w:p w14:paraId="3D7D01F1" w14:textId="15BB3AD9" w:rsidR="002A3DFE" w:rsidRPr="00185239" w:rsidRDefault="002A3DFE" w:rsidP="006A2E3D">
            <w:pPr>
              <w:widowControl w:val="0"/>
              <w:tabs>
                <w:tab w:val="left" w:pos="709"/>
                <w:tab w:val="left" w:pos="851"/>
              </w:tabs>
              <w:spacing w:line="280" w:lineRule="exact"/>
              <w:rPr>
                <w:rFonts w:ascii="Trebuchet MS" w:hAnsi="Trebuchet MS"/>
                <w:sz w:val="22"/>
                <w:szCs w:val="22"/>
              </w:rPr>
            </w:pPr>
            <w:r w:rsidRPr="00185239">
              <w:rPr>
                <w:rFonts w:ascii="Trebuchet MS" w:hAnsi="Trebuchet MS"/>
                <w:sz w:val="22"/>
                <w:szCs w:val="22"/>
              </w:rPr>
              <w:t xml:space="preserve">(i) o valor de R$ </w:t>
            </w:r>
            <w:r w:rsidR="009F1FC8" w:rsidRPr="00185239">
              <w:rPr>
                <w:rFonts w:ascii="Trebuchet MS" w:hAnsi="Trebuchet MS"/>
                <w:sz w:val="22"/>
                <w:szCs w:val="22"/>
              </w:rPr>
              <w:t xml:space="preserve">213.168,21 (duzentos e treze mil, cento e sessenta e oito reais e vinte e um </w:t>
            </w:r>
            <w:r w:rsidR="0055121B" w:rsidRPr="00185239">
              <w:rPr>
                <w:rFonts w:ascii="Trebuchet MS" w:hAnsi="Trebuchet MS"/>
                <w:sz w:val="22"/>
                <w:szCs w:val="22"/>
              </w:rPr>
              <w:t>centavos),</w:t>
            </w:r>
            <w:r w:rsidR="009F1FC8" w:rsidRPr="00185239">
              <w:rPr>
                <w:rFonts w:ascii="Trebuchet MS" w:hAnsi="Trebuchet MS"/>
                <w:sz w:val="22"/>
                <w:szCs w:val="22"/>
              </w:rPr>
              <w:t xml:space="preserve"> </w:t>
            </w:r>
            <w:r w:rsidR="002642A4" w:rsidRPr="00185239">
              <w:rPr>
                <w:rFonts w:ascii="Trebuchet MS" w:hAnsi="Trebuchet MS"/>
                <w:sz w:val="22"/>
                <w:szCs w:val="22"/>
              </w:rPr>
              <w:t xml:space="preserve">equivalente ao </w:t>
            </w:r>
            <w:r w:rsidR="00D7529C" w:rsidRPr="00185239">
              <w:rPr>
                <w:rFonts w:ascii="Trebuchet MS" w:hAnsi="Trebuchet MS"/>
                <w:sz w:val="22"/>
                <w:szCs w:val="22"/>
              </w:rPr>
              <w:t xml:space="preserve">somatório das Despesas </w:t>
            </w:r>
            <w:r w:rsidR="00D7529C" w:rsidRPr="00185239">
              <w:rPr>
                <w:rFonts w:ascii="Trebuchet MS" w:hAnsi="Trebuchet MS"/>
                <w:sz w:val="22"/>
                <w:szCs w:val="22"/>
              </w:rPr>
              <w:lastRenderedPageBreak/>
              <w:t>F</w:t>
            </w:r>
            <w:r w:rsidR="002642A4" w:rsidRPr="00185239">
              <w:rPr>
                <w:rFonts w:ascii="Trebuchet MS" w:hAnsi="Trebuchet MS"/>
                <w:sz w:val="22"/>
                <w:szCs w:val="22"/>
              </w:rPr>
              <w:t xml:space="preserve">lat </w:t>
            </w:r>
            <w:r w:rsidR="00D7529C" w:rsidRPr="00185239">
              <w:rPr>
                <w:rFonts w:ascii="Trebuchet MS" w:hAnsi="Trebuchet MS"/>
                <w:sz w:val="22"/>
                <w:szCs w:val="22"/>
              </w:rPr>
              <w:t>(a seguir definidas) e do montante necessário para a constituição do Fundo de Despesas</w:t>
            </w:r>
            <w:r w:rsidR="00A20E24" w:rsidRPr="00185239">
              <w:rPr>
                <w:rFonts w:ascii="Trebuchet MS" w:hAnsi="Trebuchet MS"/>
                <w:sz w:val="22"/>
                <w:szCs w:val="22"/>
              </w:rPr>
              <w:t xml:space="preserve"> será </w:t>
            </w:r>
            <w:r w:rsidR="002642A4" w:rsidRPr="00185239">
              <w:rPr>
                <w:rFonts w:ascii="Trebuchet MS" w:hAnsi="Trebuchet MS"/>
                <w:sz w:val="22"/>
                <w:szCs w:val="22"/>
              </w:rPr>
              <w:t xml:space="preserve">direcionado </w:t>
            </w:r>
            <w:r w:rsidR="00D7529C" w:rsidRPr="00185239">
              <w:rPr>
                <w:rFonts w:ascii="Trebuchet MS" w:hAnsi="Trebuchet MS"/>
                <w:sz w:val="22"/>
                <w:szCs w:val="22"/>
              </w:rPr>
              <w:t xml:space="preserve">pela </w:t>
            </w:r>
            <w:proofErr w:type="spellStart"/>
            <w:r w:rsidR="00D7529C" w:rsidRPr="00185239">
              <w:rPr>
                <w:rFonts w:ascii="Trebuchet MS" w:hAnsi="Trebuchet MS"/>
                <w:sz w:val="22"/>
                <w:szCs w:val="22"/>
              </w:rPr>
              <w:t>Securitizadora</w:t>
            </w:r>
            <w:proofErr w:type="spellEnd"/>
            <w:r w:rsidR="00D7529C" w:rsidRPr="00185239">
              <w:rPr>
                <w:rFonts w:ascii="Trebuchet MS" w:hAnsi="Trebuchet MS"/>
                <w:sz w:val="22"/>
                <w:szCs w:val="22"/>
              </w:rPr>
              <w:t>, por conta e ordem da Emissora, aos</w:t>
            </w:r>
            <w:r w:rsidR="002642A4" w:rsidRPr="00185239">
              <w:rPr>
                <w:rFonts w:ascii="Trebuchet MS" w:hAnsi="Trebuchet MS"/>
                <w:sz w:val="22"/>
                <w:szCs w:val="22"/>
              </w:rPr>
              <w:t xml:space="preserve"> prestadores</w:t>
            </w:r>
            <w:r w:rsidR="00D7529C" w:rsidRPr="00185239">
              <w:rPr>
                <w:rFonts w:ascii="Trebuchet MS" w:hAnsi="Trebuchet MS"/>
                <w:sz w:val="22"/>
                <w:szCs w:val="22"/>
              </w:rPr>
              <w:t xml:space="preserve"> de serviços relacionados no Anexo </w:t>
            </w:r>
            <w:r w:rsidR="00770D5F" w:rsidRPr="00185239">
              <w:rPr>
                <w:rFonts w:ascii="Trebuchet MS" w:hAnsi="Trebuchet MS"/>
                <w:sz w:val="22"/>
                <w:szCs w:val="22"/>
              </w:rPr>
              <w:t xml:space="preserve">IV </w:t>
            </w:r>
            <w:r w:rsidR="00D7529C" w:rsidRPr="00185239">
              <w:rPr>
                <w:rFonts w:ascii="Trebuchet MS" w:hAnsi="Trebuchet MS"/>
                <w:sz w:val="22"/>
                <w:szCs w:val="22"/>
              </w:rPr>
              <w:t xml:space="preserve">e retidos na Conta do Patrimônio Separado, respectivamente, </w:t>
            </w:r>
            <w:r w:rsidRPr="00185239">
              <w:rPr>
                <w:rFonts w:ascii="Trebuchet MS" w:hAnsi="Trebuchet MS"/>
                <w:sz w:val="22"/>
                <w:szCs w:val="22"/>
              </w:rPr>
              <w:t xml:space="preserve">em até </w:t>
            </w:r>
            <w:r w:rsidR="00AE695A" w:rsidRPr="00185239">
              <w:rPr>
                <w:rFonts w:ascii="Trebuchet MS" w:hAnsi="Trebuchet MS"/>
                <w:sz w:val="22"/>
                <w:szCs w:val="22"/>
              </w:rPr>
              <w:t xml:space="preserve">01 (um) </w:t>
            </w:r>
            <w:r w:rsidRPr="00185239">
              <w:rPr>
                <w:rFonts w:ascii="Trebuchet MS" w:hAnsi="Trebuchet MS"/>
                <w:sz w:val="22"/>
                <w:szCs w:val="22"/>
              </w:rPr>
              <w:t xml:space="preserve">Dia </w:t>
            </w:r>
            <w:r w:rsidR="00AE695A" w:rsidRPr="00185239">
              <w:rPr>
                <w:rFonts w:ascii="Trebuchet MS" w:hAnsi="Trebuchet MS"/>
                <w:sz w:val="22"/>
                <w:szCs w:val="22"/>
              </w:rPr>
              <w:t xml:space="preserve">Útil </w:t>
            </w:r>
            <w:r w:rsidRPr="00185239">
              <w:rPr>
                <w:rFonts w:ascii="Trebuchet MS" w:hAnsi="Trebuchet MS"/>
                <w:sz w:val="22"/>
                <w:szCs w:val="22"/>
              </w:rPr>
              <w:t xml:space="preserve">contado do </w:t>
            </w:r>
            <w:r w:rsidR="00AE686A" w:rsidRPr="00185239">
              <w:rPr>
                <w:rFonts w:ascii="Trebuchet MS" w:hAnsi="Trebuchet MS"/>
                <w:sz w:val="22"/>
                <w:szCs w:val="22"/>
              </w:rPr>
              <w:t>da primeira data de integralização os CRI</w:t>
            </w:r>
            <w:r w:rsidRPr="00185239">
              <w:rPr>
                <w:rFonts w:ascii="Trebuchet MS" w:hAnsi="Trebuchet MS"/>
                <w:sz w:val="22"/>
                <w:szCs w:val="22"/>
              </w:rPr>
              <w:t xml:space="preserve">; </w:t>
            </w:r>
            <w:proofErr w:type="gramStart"/>
            <w:r w:rsidRPr="00185239">
              <w:rPr>
                <w:rFonts w:ascii="Trebuchet MS" w:hAnsi="Trebuchet MS"/>
                <w:sz w:val="22"/>
                <w:szCs w:val="22"/>
              </w:rPr>
              <w:t>e</w:t>
            </w:r>
            <w:proofErr w:type="gramEnd"/>
            <w:r w:rsidR="00050C66" w:rsidRPr="00185239">
              <w:rPr>
                <w:rFonts w:ascii="Trebuchet MS" w:hAnsi="Trebuchet MS"/>
                <w:sz w:val="22"/>
                <w:szCs w:val="22"/>
              </w:rPr>
              <w:t xml:space="preserve"> </w:t>
            </w:r>
          </w:p>
          <w:p w14:paraId="7FC03E48" w14:textId="77777777" w:rsidR="002A3DFE" w:rsidRPr="00185239" w:rsidRDefault="002A3DFE" w:rsidP="006A2E3D">
            <w:pPr>
              <w:widowControl w:val="0"/>
              <w:tabs>
                <w:tab w:val="left" w:pos="709"/>
                <w:tab w:val="left" w:pos="851"/>
              </w:tabs>
              <w:spacing w:line="280" w:lineRule="exact"/>
              <w:rPr>
                <w:rFonts w:ascii="Trebuchet MS" w:hAnsi="Trebuchet MS"/>
                <w:sz w:val="22"/>
                <w:szCs w:val="22"/>
                <w:u w:val="single"/>
              </w:rPr>
            </w:pPr>
          </w:p>
          <w:p w14:paraId="0D225828" w14:textId="77777777" w:rsidR="002A3DFE" w:rsidRPr="00185239" w:rsidRDefault="002A3DFE" w:rsidP="006A2E3D">
            <w:pPr>
              <w:widowControl w:val="0"/>
              <w:tabs>
                <w:tab w:val="left" w:pos="709"/>
                <w:tab w:val="left" w:pos="851"/>
              </w:tabs>
              <w:spacing w:line="280" w:lineRule="exact"/>
              <w:rPr>
                <w:rFonts w:ascii="Trebuchet MS" w:hAnsi="Trebuchet MS"/>
                <w:sz w:val="22"/>
                <w:szCs w:val="22"/>
                <w:u w:val="single"/>
              </w:rPr>
            </w:pPr>
            <w:r w:rsidRPr="00185239">
              <w:rPr>
                <w:rFonts w:ascii="Trebuchet MS" w:hAnsi="Trebuchet MS"/>
                <w:sz w:val="22"/>
                <w:szCs w:val="22"/>
              </w:rPr>
              <w:t>(</w:t>
            </w:r>
            <w:proofErr w:type="spellStart"/>
            <w:r w:rsidRPr="00185239">
              <w:rPr>
                <w:rFonts w:ascii="Trebuchet MS" w:hAnsi="Trebuchet MS"/>
                <w:sz w:val="22"/>
                <w:szCs w:val="22"/>
              </w:rPr>
              <w:t>ii</w:t>
            </w:r>
            <w:proofErr w:type="spellEnd"/>
            <w:r w:rsidRPr="00185239">
              <w:rPr>
                <w:rFonts w:ascii="Trebuchet MS" w:hAnsi="Trebuchet MS"/>
                <w:sz w:val="22"/>
                <w:szCs w:val="22"/>
              </w:rPr>
              <w:t xml:space="preserve">) o valor </w:t>
            </w:r>
            <w:r w:rsidR="002642A4" w:rsidRPr="00185239">
              <w:rPr>
                <w:rFonts w:ascii="Trebuchet MS" w:hAnsi="Trebuchet MS"/>
                <w:sz w:val="22"/>
                <w:szCs w:val="22"/>
              </w:rPr>
              <w:t xml:space="preserve">remanescente, </w:t>
            </w:r>
            <w:r w:rsidR="00A20E24" w:rsidRPr="00185239">
              <w:rPr>
                <w:rFonts w:ascii="Trebuchet MS" w:hAnsi="Trebuchet MS"/>
                <w:sz w:val="22"/>
                <w:szCs w:val="22"/>
              </w:rPr>
              <w:t>será liberado à Emissora</w:t>
            </w:r>
            <w:r w:rsidRPr="00185239">
              <w:rPr>
                <w:rFonts w:ascii="Trebuchet MS" w:hAnsi="Trebuchet MS"/>
                <w:sz w:val="22"/>
                <w:szCs w:val="22"/>
              </w:rPr>
              <w:t xml:space="preserve">, em até </w:t>
            </w:r>
            <w:r w:rsidR="00AE695A" w:rsidRPr="00185239">
              <w:rPr>
                <w:rFonts w:ascii="Trebuchet MS" w:hAnsi="Trebuchet MS"/>
                <w:sz w:val="22"/>
                <w:szCs w:val="22"/>
              </w:rPr>
              <w:t xml:space="preserve">01 (um) </w:t>
            </w:r>
            <w:r w:rsidRPr="00185239">
              <w:rPr>
                <w:rFonts w:ascii="Trebuchet MS" w:hAnsi="Trebuchet MS"/>
                <w:sz w:val="22"/>
                <w:szCs w:val="22"/>
              </w:rPr>
              <w:t xml:space="preserve">Dia </w:t>
            </w:r>
            <w:r w:rsidR="00AE695A" w:rsidRPr="00185239">
              <w:rPr>
                <w:rFonts w:ascii="Trebuchet MS" w:hAnsi="Trebuchet MS"/>
                <w:sz w:val="22"/>
                <w:szCs w:val="22"/>
              </w:rPr>
              <w:t xml:space="preserve">Útil </w:t>
            </w:r>
            <w:r w:rsidRPr="00185239">
              <w:rPr>
                <w:rFonts w:ascii="Trebuchet MS" w:hAnsi="Trebuchet MS"/>
                <w:sz w:val="22"/>
                <w:szCs w:val="22"/>
              </w:rPr>
              <w:t xml:space="preserve">contado da </w:t>
            </w:r>
            <w:r w:rsidR="00A20E24" w:rsidRPr="00185239">
              <w:rPr>
                <w:rFonts w:ascii="Trebuchet MS" w:hAnsi="Trebuchet MS"/>
                <w:sz w:val="22"/>
                <w:szCs w:val="22"/>
              </w:rPr>
              <w:t xml:space="preserve">data da </w:t>
            </w:r>
            <w:r w:rsidRPr="00185239">
              <w:rPr>
                <w:rFonts w:ascii="Trebuchet MS" w:hAnsi="Trebuchet MS"/>
                <w:sz w:val="22"/>
                <w:szCs w:val="22"/>
              </w:rPr>
              <w:t xml:space="preserve">apresentação pela Emissora 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do comprovante do devido registro do Contrato de Alienação Fiduciária </w:t>
            </w:r>
            <w:r w:rsidR="00DB1042" w:rsidRPr="00185239">
              <w:rPr>
                <w:rFonts w:ascii="Trebuchet MS" w:hAnsi="Trebuchet MS"/>
                <w:sz w:val="22"/>
                <w:szCs w:val="22"/>
              </w:rPr>
              <w:t xml:space="preserve">de Imóveis </w:t>
            </w:r>
            <w:r w:rsidRPr="00185239">
              <w:rPr>
                <w:rFonts w:ascii="Trebuchet MS" w:hAnsi="Trebuchet MS"/>
                <w:sz w:val="22"/>
                <w:szCs w:val="22"/>
              </w:rPr>
              <w:t>perante o Registro de Imóveis competente</w:t>
            </w:r>
            <w:r w:rsidR="009808A4" w:rsidRPr="00185239">
              <w:rPr>
                <w:rFonts w:ascii="Trebuchet MS" w:hAnsi="Trebuchet MS"/>
                <w:sz w:val="22"/>
                <w:szCs w:val="22"/>
              </w:rPr>
              <w:t xml:space="preserve"> (“</w:t>
            </w:r>
            <w:r w:rsidR="009808A4" w:rsidRPr="00185239">
              <w:rPr>
                <w:rFonts w:ascii="Trebuchet MS" w:hAnsi="Trebuchet MS"/>
                <w:sz w:val="22"/>
                <w:szCs w:val="22"/>
                <w:u w:val="single"/>
              </w:rPr>
              <w:t>Condição Precedente Complementar</w:t>
            </w:r>
            <w:r w:rsidR="009808A4" w:rsidRPr="00185239">
              <w:rPr>
                <w:rFonts w:ascii="Trebuchet MS" w:hAnsi="Trebuchet MS"/>
                <w:sz w:val="22"/>
                <w:szCs w:val="22"/>
              </w:rPr>
              <w:t>”)</w:t>
            </w:r>
            <w:r w:rsidR="002B6EB8" w:rsidRPr="00185239">
              <w:rPr>
                <w:rFonts w:ascii="Trebuchet MS" w:hAnsi="Trebuchet MS"/>
                <w:sz w:val="22"/>
                <w:szCs w:val="22"/>
              </w:rPr>
              <w:t xml:space="preserve">, por meio da transferência de referidos recursos para a conta corrente </w:t>
            </w:r>
            <w:r w:rsidR="00974EF5" w:rsidRPr="00185239">
              <w:rPr>
                <w:rFonts w:ascii="Trebuchet MS" w:hAnsi="Trebuchet MS"/>
                <w:sz w:val="22"/>
                <w:szCs w:val="22"/>
              </w:rPr>
              <w:t>a ser indicada pela Emissora</w:t>
            </w:r>
            <w:r w:rsidR="002B6EB8" w:rsidRPr="00185239">
              <w:rPr>
                <w:rFonts w:ascii="Trebuchet MS" w:hAnsi="Trebuchet MS"/>
                <w:sz w:val="22"/>
                <w:szCs w:val="22"/>
              </w:rPr>
              <w:t xml:space="preserve"> (“</w:t>
            </w:r>
            <w:r w:rsidR="002B6EB8" w:rsidRPr="00185239">
              <w:rPr>
                <w:rFonts w:ascii="Trebuchet MS" w:hAnsi="Trebuchet MS"/>
                <w:sz w:val="22"/>
                <w:szCs w:val="22"/>
                <w:u w:val="single"/>
              </w:rPr>
              <w:t>Conta da Emissora</w:t>
            </w:r>
            <w:r w:rsidR="002B6EB8" w:rsidRPr="00185239">
              <w:rPr>
                <w:rFonts w:ascii="Trebuchet MS" w:hAnsi="Trebuchet MS"/>
                <w:sz w:val="22"/>
                <w:szCs w:val="22"/>
              </w:rPr>
              <w:t>”)</w:t>
            </w:r>
            <w:r w:rsidRPr="00185239">
              <w:rPr>
                <w:rFonts w:ascii="Trebuchet MS" w:hAnsi="Trebuchet MS"/>
                <w:sz w:val="22"/>
                <w:szCs w:val="22"/>
              </w:rPr>
              <w:t>.</w:t>
            </w:r>
          </w:p>
          <w:p w14:paraId="799C9DB7" w14:textId="77777777" w:rsidR="002A3DFE" w:rsidRPr="00185239" w:rsidRDefault="002A3DFE" w:rsidP="006A2E3D">
            <w:pPr>
              <w:widowControl w:val="0"/>
              <w:tabs>
                <w:tab w:val="left" w:pos="709"/>
                <w:tab w:val="left" w:pos="851"/>
              </w:tabs>
              <w:spacing w:line="280" w:lineRule="exact"/>
              <w:rPr>
                <w:rFonts w:ascii="Trebuchet MS" w:hAnsi="Trebuchet MS"/>
                <w:sz w:val="22"/>
                <w:szCs w:val="22"/>
              </w:rPr>
            </w:pPr>
          </w:p>
          <w:p w14:paraId="085B759D" w14:textId="77777777" w:rsidR="00D54BB6" w:rsidRPr="00185239" w:rsidRDefault="002A3DFE" w:rsidP="006A2E3D">
            <w:pPr>
              <w:widowControl w:val="0"/>
              <w:tabs>
                <w:tab w:val="left" w:pos="743"/>
              </w:tabs>
              <w:spacing w:line="280" w:lineRule="exact"/>
              <w:rPr>
                <w:rFonts w:ascii="Trebuchet MS" w:hAnsi="Trebuchet MS"/>
                <w:sz w:val="22"/>
                <w:szCs w:val="22"/>
              </w:rPr>
            </w:pPr>
            <w:r w:rsidRPr="00185239">
              <w:rPr>
                <w:rFonts w:ascii="Trebuchet MS" w:hAnsi="Trebuchet MS"/>
                <w:sz w:val="22"/>
                <w:szCs w:val="22"/>
              </w:rPr>
              <w:t>4.7.</w:t>
            </w:r>
            <w:r w:rsidR="00606DF6" w:rsidRPr="00185239">
              <w:rPr>
                <w:rFonts w:ascii="Trebuchet MS" w:hAnsi="Trebuchet MS"/>
                <w:sz w:val="22"/>
                <w:szCs w:val="22"/>
              </w:rPr>
              <w:t>2</w:t>
            </w:r>
            <w:r w:rsidRPr="00185239">
              <w:rPr>
                <w:rFonts w:ascii="Trebuchet MS" w:hAnsi="Trebuchet MS"/>
                <w:sz w:val="22"/>
                <w:szCs w:val="22"/>
              </w:rPr>
              <w:t xml:space="preserve">. Os valores decorrentes da integralização </w:t>
            </w:r>
            <w:r w:rsidR="00D54BB6" w:rsidRPr="00185239">
              <w:rPr>
                <w:rFonts w:ascii="Trebuchet MS" w:hAnsi="Trebuchet MS"/>
                <w:sz w:val="22"/>
                <w:szCs w:val="22"/>
              </w:rPr>
              <w:t>das Debêntures</w:t>
            </w:r>
            <w:r w:rsidR="00A20E24" w:rsidRPr="00185239">
              <w:rPr>
                <w:rFonts w:ascii="Trebuchet MS" w:hAnsi="Trebuchet MS"/>
                <w:sz w:val="22"/>
                <w:szCs w:val="22"/>
              </w:rPr>
              <w:t xml:space="preserve"> e do Fundo de Despesas</w:t>
            </w:r>
            <w:r w:rsidR="00D54BB6" w:rsidRPr="00185239">
              <w:rPr>
                <w:rFonts w:ascii="Trebuchet MS" w:hAnsi="Trebuchet MS"/>
                <w:sz w:val="22"/>
                <w:szCs w:val="22"/>
              </w:rPr>
              <w:t xml:space="preserve"> </w:t>
            </w:r>
            <w:r w:rsidRPr="00185239">
              <w:rPr>
                <w:rFonts w:ascii="Trebuchet MS" w:hAnsi="Trebuchet MS"/>
                <w:sz w:val="22"/>
                <w:szCs w:val="22"/>
              </w:rPr>
              <w:t xml:space="preserve">enquanto </w:t>
            </w:r>
            <w:r w:rsidR="00D54BB6" w:rsidRPr="00185239">
              <w:rPr>
                <w:rFonts w:ascii="Trebuchet MS" w:hAnsi="Trebuchet MS"/>
                <w:sz w:val="22"/>
                <w:szCs w:val="22"/>
              </w:rPr>
              <w:t>retido</w:t>
            </w:r>
            <w:r w:rsidRPr="00185239">
              <w:rPr>
                <w:rFonts w:ascii="Trebuchet MS" w:hAnsi="Trebuchet MS"/>
                <w:sz w:val="22"/>
                <w:szCs w:val="22"/>
              </w:rPr>
              <w:t>s</w:t>
            </w:r>
            <w:r w:rsidR="00D54BB6" w:rsidRPr="00185239">
              <w:rPr>
                <w:rFonts w:ascii="Trebuchet MS" w:hAnsi="Trebuchet MS"/>
                <w:sz w:val="22"/>
                <w:szCs w:val="22"/>
              </w:rPr>
              <w:t xml:space="preserve"> na Conta do Patrimônio Separado </w:t>
            </w:r>
            <w:r w:rsidRPr="00185239">
              <w:rPr>
                <w:rFonts w:ascii="Trebuchet MS" w:hAnsi="Trebuchet MS"/>
                <w:sz w:val="22"/>
                <w:szCs w:val="22"/>
              </w:rPr>
              <w:t>deverão ser</w:t>
            </w:r>
            <w:r w:rsidR="00D54BB6" w:rsidRPr="00185239">
              <w:rPr>
                <w:rFonts w:ascii="Trebuchet MS" w:hAnsi="Trebuchet MS"/>
                <w:sz w:val="22"/>
                <w:szCs w:val="22"/>
              </w:rPr>
              <w:t xml:space="preserve"> aplicado</w:t>
            </w:r>
            <w:r w:rsidRPr="00185239">
              <w:rPr>
                <w:rFonts w:ascii="Trebuchet MS" w:hAnsi="Trebuchet MS"/>
                <w:sz w:val="22"/>
                <w:szCs w:val="22"/>
              </w:rPr>
              <w:t>s</w:t>
            </w:r>
            <w:r w:rsidR="00D54BB6" w:rsidRPr="00185239">
              <w:rPr>
                <w:rFonts w:ascii="Trebuchet MS" w:hAnsi="Trebuchet MS"/>
                <w:sz w:val="22"/>
                <w:szCs w:val="22"/>
              </w:rPr>
              <w:t xml:space="preserve"> pela </w:t>
            </w:r>
            <w:proofErr w:type="spellStart"/>
            <w:r w:rsidR="00D54BB6" w:rsidRPr="00185239">
              <w:rPr>
                <w:rFonts w:ascii="Trebuchet MS" w:hAnsi="Trebuchet MS"/>
                <w:sz w:val="22"/>
                <w:szCs w:val="22"/>
              </w:rPr>
              <w:t>Securitizadora</w:t>
            </w:r>
            <w:proofErr w:type="spellEnd"/>
            <w:r w:rsidR="00D54BB6" w:rsidRPr="00185239">
              <w:rPr>
                <w:rFonts w:ascii="Trebuchet MS" w:hAnsi="Trebuchet MS"/>
                <w:sz w:val="22"/>
                <w:szCs w:val="22"/>
              </w:rPr>
              <w:t xml:space="preserve"> </w:t>
            </w:r>
            <w:r w:rsidR="00C312CB" w:rsidRPr="00185239">
              <w:rPr>
                <w:rFonts w:ascii="Trebuchet MS" w:hAnsi="Trebuchet MS"/>
                <w:sz w:val="22"/>
                <w:szCs w:val="22"/>
              </w:rPr>
              <w:t xml:space="preserve">em: (i) Certificados e/ou Recibos de Depósito Bancário ou outros títulos de crédito privado com liquidez </w:t>
            </w:r>
            <w:proofErr w:type="gramStart"/>
            <w:r w:rsidR="00C312CB" w:rsidRPr="00185239">
              <w:rPr>
                <w:rFonts w:ascii="Trebuchet MS" w:hAnsi="Trebuchet MS"/>
                <w:sz w:val="22"/>
                <w:szCs w:val="22"/>
              </w:rPr>
              <w:t>diária emitidos</w:t>
            </w:r>
            <w:proofErr w:type="gramEnd"/>
            <w:r w:rsidR="00C312CB" w:rsidRPr="00185239">
              <w:rPr>
                <w:rFonts w:ascii="Trebuchet MS" w:hAnsi="Trebuchet MS"/>
                <w:sz w:val="22"/>
                <w:szCs w:val="22"/>
              </w:rPr>
              <w:t xml:space="preserve"> pelo Itaú Unibanco S.A.; ou, ainda, (</w:t>
            </w:r>
            <w:proofErr w:type="spellStart"/>
            <w:r w:rsidR="00C312CB" w:rsidRPr="00185239">
              <w:rPr>
                <w:rFonts w:ascii="Trebuchet MS" w:hAnsi="Trebuchet MS"/>
                <w:sz w:val="22"/>
                <w:szCs w:val="22"/>
              </w:rPr>
              <w:t>ii</w:t>
            </w:r>
            <w:proofErr w:type="spellEnd"/>
            <w:r w:rsidR="00C312CB" w:rsidRPr="00185239">
              <w:rPr>
                <w:rFonts w:ascii="Trebuchet MS" w:hAnsi="Trebuchet MS"/>
                <w:sz w:val="22"/>
                <w:szCs w:val="22"/>
              </w:rPr>
              <w:t>) títulos públicos federais de curta duração e indexados ao CDI (“</w:t>
            </w:r>
            <w:r w:rsidR="00C312CB" w:rsidRPr="00185239">
              <w:rPr>
                <w:rFonts w:ascii="Trebuchet MS" w:hAnsi="Trebuchet MS"/>
                <w:sz w:val="22"/>
                <w:szCs w:val="22"/>
                <w:u w:val="single"/>
              </w:rPr>
              <w:t>Investimentos Permitidos</w:t>
            </w:r>
            <w:r w:rsidR="00C312CB" w:rsidRPr="00185239">
              <w:rPr>
                <w:rFonts w:ascii="Trebuchet MS" w:hAnsi="Trebuchet MS"/>
                <w:sz w:val="22"/>
                <w:szCs w:val="22"/>
              </w:rPr>
              <w:t xml:space="preserve">”), sendo certo que a </w:t>
            </w:r>
            <w:proofErr w:type="spellStart"/>
            <w:r w:rsidR="00C312CB" w:rsidRPr="00185239">
              <w:rPr>
                <w:rFonts w:ascii="Trebuchet MS" w:hAnsi="Trebuchet MS"/>
                <w:sz w:val="22"/>
                <w:szCs w:val="22"/>
              </w:rPr>
              <w:t>Securitizadora</w:t>
            </w:r>
            <w:proofErr w:type="spellEnd"/>
            <w:r w:rsidR="00C312CB" w:rsidRPr="00185239">
              <w:rPr>
                <w:rFonts w:ascii="Trebuchet MS" w:hAnsi="Trebuchet MS"/>
                <w:sz w:val="22"/>
                <w:szCs w:val="22"/>
              </w:rPr>
              <w:t>, bem como seus respectivos diretores, empregados ou agentes, não terão qualquer responsabilidade com relação a quaisquer eventuais prejuízos, reivindicações, demandas, danos, tributos, ou despesas resultantes das aplicações em tais investimentos, inclusive, entre outros, qualquer responsabilidade por demoras (não resultante</w:t>
            </w:r>
            <w:r w:rsidR="00606DF6" w:rsidRPr="00185239">
              <w:rPr>
                <w:rFonts w:ascii="Trebuchet MS" w:hAnsi="Trebuchet MS"/>
                <w:sz w:val="22"/>
                <w:szCs w:val="22"/>
              </w:rPr>
              <w:t>s</w:t>
            </w:r>
            <w:r w:rsidR="00C312CB" w:rsidRPr="00185239">
              <w:rPr>
                <w:rFonts w:ascii="Trebuchet MS" w:hAnsi="Trebuchet MS"/>
                <w:sz w:val="22"/>
                <w:szCs w:val="22"/>
              </w:rPr>
              <w:t xml:space="preserve"> de transgressão deliberada) no investimento, reinvestimento ou liquidação dos referidos investimentos, ou quaisquer lucros cessantes inerentes a essas demoras, salvo aqueles decorrentes de dolo e/ou culpa da </w:t>
            </w:r>
            <w:proofErr w:type="spellStart"/>
            <w:r w:rsidR="00C312CB" w:rsidRPr="00185239">
              <w:rPr>
                <w:rFonts w:ascii="Trebuchet MS" w:hAnsi="Trebuchet MS"/>
                <w:sz w:val="22"/>
                <w:szCs w:val="22"/>
              </w:rPr>
              <w:t>Securitizadora</w:t>
            </w:r>
            <w:proofErr w:type="spellEnd"/>
            <w:r w:rsidR="00C312CB" w:rsidRPr="00185239">
              <w:rPr>
                <w:rFonts w:ascii="Trebuchet MS" w:hAnsi="Trebuchet MS"/>
                <w:sz w:val="22"/>
                <w:szCs w:val="22"/>
              </w:rPr>
              <w:t xml:space="preserve">, seus respectivos diretores, empregados ou agentes. Correrão por conta da Emissora todos e quaisquer tributos, impostos, taxas e contribuições incidentes sobre os Investimentos Permitidos. Todos os rendimentos e recursos transferidos pela </w:t>
            </w:r>
            <w:proofErr w:type="spellStart"/>
            <w:r w:rsidR="00C312CB" w:rsidRPr="00185239">
              <w:rPr>
                <w:rFonts w:ascii="Trebuchet MS" w:hAnsi="Trebuchet MS"/>
                <w:sz w:val="22"/>
                <w:szCs w:val="22"/>
              </w:rPr>
              <w:t>Securitizadora</w:t>
            </w:r>
            <w:proofErr w:type="spellEnd"/>
            <w:r w:rsidR="00C312CB" w:rsidRPr="00185239">
              <w:rPr>
                <w:rFonts w:ascii="Trebuchet MS" w:hAnsi="Trebuchet MS"/>
                <w:sz w:val="22"/>
                <w:szCs w:val="22"/>
              </w:rPr>
              <w:t xml:space="preserve"> à Emissora</w:t>
            </w:r>
            <w:proofErr w:type="gramStart"/>
            <w:r w:rsidR="00C312CB" w:rsidRPr="00185239">
              <w:rPr>
                <w:rFonts w:ascii="Trebuchet MS" w:hAnsi="Trebuchet MS"/>
                <w:sz w:val="22"/>
                <w:szCs w:val="22"/>
              </w:rPr>
              <w:t>, serão</w:t>
            </w:r>
            <w:proofErr w:type="gramEnd"/>
            <w:r w:rsidR="00C312CB" w:rsidRPr="00185239">
              <w:rPr>
                <w:rFonts w:ascii="Trebuchet MS" w:hAnsi="Trebuchet MS"/>
                <w:sz w:val="22"/>
                <w:szCs w:val="22"/>
              </w:rPr>
              <w:t xml:space="preserve"> realizadas com os rendimentos livres de tributos, ressalvados os benefícios fiscais destes rendimentos à </w:t>
            </w:r>
            <w:proofErr w:type="spellStart"/>
            <w:r w:rsidR="00C312CB" w:rsidRPr="00185239">
              <w:rPr>
                <w:rFonts w:ascii="Trebuchet MS" w:hAnsi="Trebuchet MS"/>
                <w:sz w:val="22"/>
                <w:szCs w:val="22"/>
              </w:rPr>
              <w:t>Securitizadora</w:t>
            </w:r>
            <w:proofErr w:type="spellEnd"/>
            <w:r w:rsidR="00C312CB" w:rsidRPr="00185239">
              <w:rPr>
                <w:rFonts w:ascii="Trebuchet MS" w:hAnsi="Trebuchet MS"/>
                <w:sz w:val="22"/>
                <w:szCs w:val="22"/>
              </w:rPr>
              <w:t>.</w:t>
            </w:r>
            <w:r w:rsidR="00C312CB" w:rsidRPr="00185239" w:rsidDel="00C312CB">
              <w:rPr>
                <w:rFonts w:ascii="Trebuchet MS" w:hAnsi="Trebuchet MS"/>
                <w:sz w:val="22"/>
                <w:szCs w:val="22"/>
              </w:rPr>
              <w:t xml:space="preserve"> </w:t>
            </w:r>
          </w:p>
          <w:p w14:paraId="37BBAC87" w14:textId="77777777" w:rsidR="002642A4" w:rsidRPr="00185239" w:rsidRDefault="002642A4" w:rsidP="006A2E3D">
            <w:pPr>
              <w:pStyle w:val="PargrafodaLista"/>
              <w:widowControl w:val="0"/>
              <w:tabs>
                <w:tab w:val="left" w:pos="709"/>
                <w:tab w:val="left" w:pos="851"/>
              </w:tabs>
              <w:spacing w:line="280" w:lineRule="exact"/>
              <w:ind w:left="709"/>
              <w:rPr>
                <w:rFonts w:ascii="Trebuchet MS" w:hAnsi="Trebuchet MS"/>
                <w:sz w:val="22"/>
                <w:szCs w:val="22"/>
              </w:rPr>
            </w:pPr>
          </w:p>
          <w:bookmarkEnd w:id="23"/>
          <w:p w14:paraId="35D67C21" w14:textId="77777777" w:rsidR="00D54BB6" w:rsidRPr="00185239" w:rsidRDefault="0034726E" w:rsidP="006A2E3D">
            <w:pPr>
              <w:widowControl w:val="0"/>
              <w:tabs>
                <w:tab w:val="left" w:pos="567"/>
              </w:tabs>
              <w:spacing w:line="280" w:lineRule="exact"/>
              <w:rPr>
                <w:rFonts w:ascii="Trebuchet MS" w:hAnsi="Trebuchet MS"/>
                <w:sz w:val="22"/>
                <w:szCs w:val="22"/>
              </w:rPr>
            </w:pPr>
            <w:r w:rsidRPr="00185239">
              <w:rPr>
                <w:rFonts w:ascii="Trebuchet MS" w:hAnsi="Trebuchet MS"/>
                <w:sz w:val="22"/>
                <w:szCs w:val="22"/>
              </w:rPr>
              <w:lastRenderedPageBreak/>
              <w:t xml:space="preserve">4.7.3. </w:t>
            </w:r>
            <w:bookmarkStart w:id="24" w:name="_Ref23436426"/>
            <w:r w:rsidR="00D54BB6" w:rsidRPr="00185239">
              <w:rPr>
                <w:rFonts w:ascii="Trebuchet MS" w:hAnsi="Trebuchet MS"/>
                <w:sz w:val="22"/>
                <w:szCs w:val="22"/>
              </w:rPr>
              <w:t xml:space="preserve">Na hipótese de não serem cumpridas as Condições Precedentes Integralização, previstas acima, em </w:t>
            </w:r>
            <w:bookmarkStart w:id="25" w:name="_Hlk532226841"/>
            <w:r w:rsidR="00D54BB6" w:rsidRPr="00185239">
              <w:rPr>
                <w:rFonts w:ascii="Trebuchet MS" w:hAnsi="Trebuchet MS"/>
                <w:sz w:val="22"/>
                <w:szCs w:val="22"/>
              </w:rPr>
              <w:t>até 60 (sessenta) dias</w:t>
            </w:r>
            <w:bookmarkEnd w:id="25"/>
            <w:r w:rsidR="00D54BB6" w:rsidRPr="00185239">
              <w:rPr>
                <w:rFonts w:ascii="Trebuchet MS" w:hAnsi="Trebuchet MS"/>
                <w:sz w:val="22"/>
                <w:szCs w:val="22"/>
              </w:rPr>
              <w:t xml:space="preserve"> contados da Data de Emissão, de forma que não tenha ocorrido nenhuma integralização, </w:t>
            </w:r>
            <w:r w:rsidR="006273C3" w:rsidRPr="00185239">
              <w:rPr>
                <w:rFonts w:ascii="Trebuchet MS" w:hAnsi="Trebuchet MS"/>
                <w:sz w:val="22"/>
                <w:szCs w:val="22"/>
              </w:rPr>
              <w:t>e observado o disposto na parte final desta seção 4.7.3.,</w:t>
            </w:r>
            <w:r w:rsidR="00766D46" w:rsidRPr="00185239">
              <w:rPr>
                <w:rFonts w:ascii="Trebuchet MS" w:hAnsi="Trebuchet MS"/>
                <w:sz w:val="22"/>
                <w:szCs w:val="22"/>
              </w:rPr>
              <w:t xml:space="preserve"> </w:t>
            </w:r>
            <w:r w:rsidR="00D54BB6" w:rsidRPr="00185239">
              <w:rPr>
                <w:rFonts w:ascii="Trebuchet MS" w:hAnsi="Trebuchet MS"/>
                <w:sz w:val="22"/>
                <w:szCs w:val="22"/>
              </w:rPr>
              <w:t xml:space="preserve">a </w:t>
            </w:r>
            <w:proofErr w:type="spellStart"/>
            <w:r w:rsidR="00D54BB6" w:rsidRPr="00185239">
              <w:rPr>
                <w:rFonts w:ascii="Trebuchet MS" w:hAnsi="Trebuchet MS"/>
                <w:sz w:val="22"/>
                <w:szCs w:val="22"/>
              </w:rPr>
              <w:t>Securitizadora</w:t>
            </w:r>
            <w:proofErr w:type="spellEnd"/>
            <w:r w:rsidR="00D54BB6" w:rsidRPr="00185239">
              <w:rPr>
                <w:rFonts w:ascii="Trebuchet MS" w:hAnsi="Trebuchet MS"/>
                <w:sz w:val="22"/>
                <w:szCs w:val="22"/>
              </w:rPr>
              <w:t xml:space="preserve"> estará automaticamente liberada da obrigação de integralização acima prevista, tornando-se sem efeito a presente Escritura de Emissão, e retornando as partes ao </w:t>
            </w:r>
            <w:r w:rsidR="00D54BB6" w:rsidRPr="00185239">
              <w:rPr>
                <w:rFonts w:ascii="Trebuchet MS" w:hAnsi="Trebuchet MS"/>
                <w:i/>
                <w:sz w:val="22"/>
                <w:szCs w:val="22"/>
              </w:rPr>
              <w:t>status quo ante</w:t>
            </w:r>
            <w:r w:rsidR="00D54BB6" w:rsidRPr="00185239">
              <w:rPr>
                <w:rFonts w:ascii="Trebuchet MS" w:hAnsi="Trebuchet MS"/>
                <w:sz w:val="22"/>
                <w:szCs w:val="22"/>
              </w:rPr>
              <w:t xml:space="preserve">, não cabendo às Partes indenização ou reembolso de qualquer espécie, ressalvadas </w:t>
            </w:r>
            <w:r w:rsidR="00FF69BE" w:rsidRPr="00185239">
              <w:rPr>
                <w:rFonts w:ascii="Trebuchet MS" w:hAnsi="Trebuchet MS"/>
                <w:sz w:val="22"/>
                <w:szCs w:val="22"/>
              </w:rPr>
              <w:t xml:space="preserve">(i) </w:t>
            </w:r>
            <w:r w:rsidR="00D54BB6" w:rsidRPr="00185239">
              <w:rPr>
                <w:rFonts w:ascii="Trebuchet MS" w:hAnsi="Trebuchet MS"/>
                <w:sz w:val="22"/>
                <w:szCs w:val="22"/>
              </w:rPr>
              <w:t>as obrigações assumidas em contratos especificamente celebrados</w:t>
            </w:r>
            <w:r w:rsidR="003C7A1D" w:rsidRPr="00185239">
              <w:rPr>
                <w:rFonts w:ascii="Trebuchet MS" w:hAnsi="Trebuchet MS"/>
                <w:sz w:val="22"/>
                <w:szCs w:val="22"/>
              </w:rPr>
              <w:t xml:space="preserve"> pela Emissora com os prestadores de serviço</w:t>
            </w:r>
            <w:r w:rsidR="00FF69BE" w:rsidRPr="00185239">
              <w:rPr>
                <w:rFonts w:ascii="Trebuchet MS" w:hAnsi="Trebuchet MS"/>
                <w:sz w:val="22"/>
                <w:szCs w:val="22"/>
              </w:rPr>
              <w:t>s,</w:t>
            </w:r>
            <w:r w:rsidR="003C7A1D" w:rsidRPr="00185239">
              <w:rPr>
                <w:rFonts w:ascii="Trebuchet MS" w:hAnsi="Trebuchet MS"/>
                <w:sz w:val="22"/>
                <w:szCs w:val="22"/>
              </w:rPr>
              <w:t xml:space="preserve"> vinculados </w:t>
            </w:r>
            <w:proofErr w:type="gramStart"/>
            <w:r w:rsidR="00DB1042" w:rsidRPr="00185239">
              <w:rPr>
                <w:rFonts w:ascii="Trebuchet MS" w:hAnsi="Trebuchet MS"/>
                <w:sz w:val="22"/>
                <w:szCs w:val="22"/>
              </w:rPr>
              <w:t>à</w:t>
            </w:r>
            <w:proofErr w:type="gramEnd"/>
            <w:r w:rsidR="003C7A1D" w:rsidRPr="00185239">
              <w:rPr>
                <w:rFonts w:ascii="Trebuchet MS" w:hAnsi="Trebuchet MS"/>
                <w:sz w:val="22"/>
                <w:szCs w:val="22"/>
              </w:rPr>
              <w:t xml:space="preserve"> presente Emissão</w:t>
            </w:r>
            <w:r w:rsidR="00D54BB6" w:rsidRPr="00185239">
              <w:rPr>
                <w:rFonts w:ascii="Trebuchet MS" w:hAnsi="Trebuchet MS"/>
                <w:sz w:val="22"/>
                <w:szCs w:val="22"/>
              </w:rPr>
              <w:t xml:space="preserve">, que contenham este regramento e </w:t>
            </w:r>
            <w:r w:rsidR="00FF69BE" w:rsidRPr="00185239">
              <w:rPr>
                <w:rFonts w:ascii="Trebuchet MS" w:hAnsi="Trebuchet MS"/>
                <w:sz w:val="22"/>
                <w:szCs w:val="22"/>
              </w:rPr>
              <w:t>(</w:t>
            </w:r>
            <w:proofErr w:type="spellStart"/>
            <w:r w:rsidR="00FF69BE" w:rsidRPr="00185239">
              <w:rPr>
                <w:rFonts w:ascii="Trebuchet MS" w:hAnsi="Trebuchet MS"/>
                <w:sz w:val="22"/>
                <w:szCs w:val="22"/>
              </w:rPr>
              <w:t>ii</w:t>
            </w:r>
            <w:proofErr w:type="spellEnd"/>
            <w:r w:rsidR="00FF69BE" w:rsidRPr="00185239">
              <w:rPr>
                <w:rFonts w:ascii="Trebuchet MS" w:hAnsi="Trebuchet MS"/>
                <w:sz w:val="22"/>
                <w:szCs w:val="22"/>
              </w:rPr>
              <w:t xml:space="preserve">) </w:t>
            </w:r>
            <w:r w:rsidR="00D54BB6" w:rsidRPr="00185239">
              <w:rPr>
                <w:rFonts w:ascii="Trebuchet MS" w:hAnsi="Trebuchet MS"/>
                <w:sz w:val="22"/>
                <w:szCs w:val="22"/>
              </w:rPr>
              <w:t>o reembolso, pela Emissora, das despesas</w:t>
            </w:r>
            <w:r w:rsidRPr="00185239">
              <w:rPr>
                <w:rFonts w:ascii="Trebuchet MS" w:hAnsi="Trebuchet MS"/>
                <w:sz w:val="22"/>
                <w:szCs w:val="22"/>
              </w:rPr>
              <w:t xml:space="preserve"> razoáveis</w:t>
            </w:r>
            <w:r w:rsidR="00D54BB6" w:rsidRPr="00185239">
              <w:rPr>
                <w:rFonts w:ascii="Trebuchet MS" w:hAnsi="Trebuchet MS"/>
                <w:sz w:val="22"/>
                <w:szCs w:val="22"/>
              </w:rPr>
              <w:t xml:space="preserve"> que tenham sido </w:t>
            </w:r>
            <w:r w:rsidRPr="00185239">
              <w:rPr>
                <w:rFonts w:ascii="Trebuchet MS" w:hAnsi="Trebuchet MS"/>
                <w:sz w:val="22"/>
                <w:szCs w:val="22"/>
              </w:rPr>
              <w:t xml:space="preserve">comprovadamente </w:t>
            </w:r>
            <w:r w:rsidR="00D54BB6" w:rsidRPr="00185239">
              <w:rPr>
                <w:rFonts w:ascii="Trebuchet MS" w:hAnsi="Trebuchet MS"/>
                <w:sz w:val="22"/>
                <w:szCs w:val="22"/>
              </w:rPr>
              <w:t xml:space="preserve">incorridas </w:t>
            </w:r>
            <w:r w:rsidR="00606DF6" w:rsidRPr="00185239">
              <w:rPr>
                <w:rFonts w:ascii="Trebuchet MS" w:hAnsi="Trebuchet MS"/>
                <w:sz w:val="22"/>
                <w:szCs w:val="22"/>
              </w:rPr>
              <w:t>n</w:t>
            </w:r>
            <w:r w:rsidR="00D54BB6" w:rsidRPr="00185239">
              <w:rPr>
                <w:rFonts w:ascii="Trebuchet MS" w:hAnsi="Trebuchet MS"/>
                <w:sz w:val="22"/>
                <w:szCs w:val="22"/>
              </w:rPr>
              <w:t xml:space="preserve">a operação de emissão </w:t>
            </w:r>
            <w:r w:rsidR="00FD560B" w:rsidRPr="00185239">
              <w:rPr>
                <w:rFonts w:ascii="Trebuchet MS" w:hAnsi="Trebuchet MS"/>
                <w:sz w:val="22"/>
                <w:szCs w:val="22"/>
              </w:rPr>
              <w:t xml:space="preserve">dos </w:t>
            </w:r>
            <w:r w:rsidR="00D54BB6" w:rsidRPr="00185239">
              <w:rPr>
                <w:rFonts w:ascii="Trebuchet MS" w:hAnsi="Trebuchet MS"/>
                <w:sz w:val="22"/>
                <w:szCs w:val="22"/>
              </w:rPr>
              <w:t>CRI</w:t>
            </w:r>
            <w:r w:rsidR="00D21B6D" w:rsidRPr="00185239">
              <w:rPr>
                <w:rFonts w:ascii="Trebuchet MS" w:hAnsi="Trebuchet MS"/>
                <w:sz w:val="22"/>
                <w:szCs w:val="22"/>
              </w:rPr>
              <w:t xml:space="preserve">. Caso as Condições Precedentes Integralização deixem de ser cumpridas em virtude do não atendimento das condições </w:t>
            </w:r>
            <w:r w:rsidR="00FF69BE" w:rsidRPr="00185239">
              <w:rPr>
                <w:rFonts w:ascii="Trebuchet MS" w:hAnsi="Trebuchet MS"/>
                <w:sz w:val="22"/>
                <w:szCs w:val="22"/>
              </w:rPr>
              <w:t>previstas nas alíneas (i)</w:t>
            </w:r>
            <w:r w:rsidR="00D21B6D" w:rsidRPr="00185239">
              <w:rPr>
                <w:rFonts w:ascii="Trebuchet MS" w:hAnsi="Trebuchet MS"/>
                <w:sz w:val="22"/>
                <w:szCs w:val="22"/>
              </w:rPr>
              <w:t xml:space="preserve"> (no que diz respeito à falta de formalização ou poderes </w:t>
            </w:r>
            <w:r w:rsidR="006273C3" w:rsidRPr="00185239">
              <w:rPr>
                <w:rFonts w:ascii="Trebuchet MS" w:hAnsi="Trebuchet MS"/>
                <w:sz w:val="22"/>
                <w:szCs w:val="22"/>
              </w:rPr>
              <w:t xml:space="preserve">de outras partes signatárias dos Documentos da operação que não a </w:t>
            </w:r>
            <w:r w:rsidR="00D21B6D" w:rsidRPr="00185239">
              <w:rPr>
                <w:rFonts w:ascii="Trebuchet MS" w:hAnsi="Trebuchet MS"/>
                <w:sz w:val="22"/>
                <w:szCs w:val="22"/>
              </w:rPr>
              <w:t>Emissora)</w:t>
            </w:r>
            <w:r w:rsidR="00FF69BE" w:rsidRPr="00185239">
              <w:rPr>
                <w:rFonts w:ascii="Trebuchet MS" w:hAnsi="Trebuchet MS"/>
                <w:sz w:val="22"/>
                <w:szCs w:val="22"/>
              </w:rPr>
              <w:t xml:space="preserve">, </w:t>
            </w:r>
            <w:r w:rsidR="006273C3" w:rsidRPr="00185239">
              <w:rPr>
                <w:rFonts w:ascii="Trebuchet MS" w:hAnsi="Trebuchet MS"/>
                <w:sz w:val="22"/>
                <w:szCs w:val="22"/>
              </w:rPr>
              <w:t>(v), (v</w:t>
            </w:r>
            <w:r w:rsidR="00D600D3" w:rsidRPr="00185239">
              <w:rPr>
                <w:rFonts w:ascii="Trebuchet MS" w:hAnsi="Trebuchet MS"/>
                <w:sz w:val="22"/>
                <w:szCs w:val="22"/>
              </w:rPr>
              <w:t>i</w:t>
            </w:r>
            <w:r w:rsidR="006273C3" w:rsidRPr="00185239">
              <w:rPr>
                <w:rFonts w:ascii="Trebuchet MS" w:hAnsi="Trebuchet MS"/>
                <w:sz w:val="22"/>
                <w:szCs w:val="22"/>
              </w:rPr>
              <w:t>), (</w:t>
            </w:r>
            <w:proofErr w:type="spellStart"/>
            <w:r w:rsidR="006273C3" w:rsidRPr="00185239">
              <w:rPr>
                <w:rFonts w:ascii="Trebuchet MS" w:hAnsi="Trebuchet MS"/>
                <w:sz w:val="22"/>
                <w:szCs w:val="22"/>
              </w:rPr>
              <w:t>vi</w:t>
            </w:r>
            <w:r w:rsidR="00BB3E81" w:rsidRPr="00185239">
              <w:rPr>
                <w:rFonts w:ascii="Trebuchet MS" w:hAnsi="Trebuchet MS"/>
                <w:sz w:val="22"/>
                <w:szCs w:val="22"/>
              </w:rPr>
              <w:t>i</w:t>
            </w:r>
            <w:proofErr w:type="spellEnd"/>
            <w:r w:rsidR="006273C3" w:rsidRPr="00185239">
              <w:rPr>
                <w:rFonts w:ascii="Trebuchet MS" w:hAnsi="Trebuchet MS"/>
                <w:sz w:val="22"/>
                <w:szCs w:val="22"/>
              </w:rPr>
              <w:t>), (x) e (</w:t>
            </w:r>
            <w:proofErr w:type="spellStart"/>
            <w:r w:rsidR="006273C3" w:rsidRPr="00185239">
              <w:rPr>
                <w:rFonts w:ascii="Trebuchet MS" w:hAnsi="Trebuchet MS"/>
                <w:sz w:val="22"/>
                <w:szCs w:val="22"/>
              </w:rPr>
              <w:t>xi</w:t>
            </w:r>
            <w:r w:rsidR="00BB3E81" w:rsidRPr="00185239">
              <w:rPr>
                <w:rFonts w:ascii="Trebuchet MS" w:hAnsi="Trebuchet MS"/>
                <w:sz w:val="22"/>
                <w:szCs w:val="22"/>
              </w:rPr>
              <w:t>i</w:t>
            </w:r>
            <w:proofErr w:type="spellEnd"/>
            <w:r w:rsidR="006273C3" w:rsidRPr="00185239">
              <w:rPr>
                <w:rFonts w:ascii="Trebuchet MS" w:hAnsi="Trebuchet MS"/>
                <w:sz w:val="22"/>
                <w:szCs w:val="22"/>
              </w:rPr>
              <w:t xml:space="preserve">) (no que diz respeito a Documentos da Operação que não sejam assinados pela Emissora ou que tenham </w:t>
            </w:r>
            <w:r w:rsidR="00C11F24" w:rsidRPr="00185239">
              <w:rPr>
                <w:rFonts w:ascii="Trebuchet MS" w:hAnsi="Trebuchet MS"/>
                <w:sz w:val="22"/>
                <w:szCs w:val="22"/>
              </w:rPr>
              <w:t xml:space="preserve">deixado de ser </w:t>
            </w:r>
            <w:r w:rsidR="006273C3" w:rsidRPr="00185239">
              <w:rPr>
                <w:rFonts w:ascii="Trebuchet MS" w:hAnsi="Trebuchet MS"/>
                <w:sz w:val="22"/>
                <w:szCs w:val="22"/>
              </w:rPr>
              <w:t>apresentados por razões outras que não por culpa ou dolo da Emissora), nesse caso, a Emissora não será obrigada ao cumprimento de obrigações e despesas indicadas no ite</w:t>
            </w:r>
            <w:r w:rsidR="006755AE" w:rsidRPr="00185239">
              <w:rPr>
                <w:rFonts w:ascii="Trebuchet MS" w:hAnsi="Trebuchet MS"/>
                <w:sz w:val="22"/>
                <w:szCs w:val="22"/>
              </w:rPr>
              <w:t>m</w:t>
            </w:r>
            <w:r w:rsidR="006273C3" w:rsidRPr="00185239">
              <w:rPr>
                <w:rFonts w:ascii="Trebuchet MS" w:hAnsi="Trebuchet MS"/>
                <w:sz w:val="22"/>
                <w:szCs w:val="22"/>
              </w:rPr>
              <w:t xml:space="preserve"> (</w:t>
            </w:r>
            <w:proofErr w:type="spellStart"/>
            <w:r w:rsidR="006273C3" w:rsidRPr="00185239">
              <w:rPr>
                <w:rFonts w:ascii="Trebuchet MS" w:hAnsi="Trebuchet MS"/>
                <w:sz w:val="22"/>
                <w:szCs w:val="22"/>
              </w:rPr>
              <w:t>ii</w:t>
            </w:r>
            <w:proofErr w:type="spellEnd"/>
            <w:r w:rsidR="006273C3" w:rsidRPr="00185239">
              <w:rPr>
                <w:rFonts w:ascii="Trebuchet MS" w:hAnsi="Trebuchet MS"/>
                <w:sz w:val="22"/>
                <w:szCs w:val="22"/>
              </w:rPr>
              <w:t>) desta cláusula 4.7.3</w:t>
            </w:r>
            <w:r w:rsidR="00DB1042" w:rsidRPr="00185239">
              <w:rPr>
                <w:rFonts w:ascii="Trebuchet MS" w:hAnsi="Trebuchet MS"/>
                <w:sz w:val="22"/>
                <w:szCs w:val="22"/>
              </w:rPr>
              <w:t xml:space="preserve"> e, no caso das despesas indicadas no item (i) desta cláusula 4.7.3., serão devidas apenas as despesas assumidas em contratos especificamente celebrados pela Emissora com a </w:t>
            </w:r>
            <w:proofErr w:type="spellStart"/>
            <w:r w:rsidR="00DB1042" w:rsidRPr="00185239">
              <w:rPr>
                <w:rFonts w:ascii="Trebuchet MS" w:hAnsi="Trebuchet MS"/>
                <w:sz w:val="22"/>
                <w:szCs w:val="22"/>
              </w:rPr>
              <w:t>Securitizadora</w:t>
            </w:r>
            <w:proofErr w:type="spellEnd"/>
            <w:r w:rsidR="00680034" w:rsidRPr="00185239">
              <w:rPr>
                <w:rFonts w:ascii="Trebuchet MS" w:hAnsi="Trebuchet MS"/>
                <w:sz w:val="22"/>
                <w:szCs w:val="22"/>
              </w:rPr>
              <w:t>,</w:t>
            </w:r>
            <w:r w:rsidR="00DB1042" w:rsidRPr="00185239">
              <w:rPr>
                <w:rFonts w:ascii="Trebuchet MS" w:hAnsi="Trebuchet MS"/>
                <w:sz w:val="22"/>
                <w:szCs w:val="22"/>
              </w:rPr>
              <w:t xml:space="preserve"> o assessor legal </w:t>
            </w:r>
            <w:r w:rsidR="00680034" w:rsidRPr="00185239">
              <w:rPr>
                <w:rFonts w:ascii="Trebuchet MS" w:hAnsi="Trebuchet MS"/>
                <w:sz w:val="22"/>
                <w:szCs w:val="22"/>
              </w:rPr>
              <w:t xml:space="preserve">e o </w:t>
            </w:r>
            <w:proofErr w:type="spellStart"/>
            <w:r w:rsidR="00680034" w:rsidRPr="00185239">
              <w:rPr>
                <w:rFonts w:ascii="Trebuchet MS" w:hAnsi="Trebuchet MS"/>
                <w:sz w:val="22"/>
                <w:szCs w:val="22"/>
              </w:rPr>
              <w:t>Servicer</w:t>
            </w:r>
            <w:proofErr w:type="spellEnd"/>
            <w:r w:rsidR="00680034" w:rsidRPr="00185239">
              <w:rPr>
                <w:rFonts w:ascii="Trebuchet MS" w:hAnsi="Trebuchet MS"/>
                <w:sz w:val="22"/>
                <w:szCs w:val="22"/>
              </w:rPr>
              <w:t xml:space="preserve"> </w:t>
            </w:r>
            <w:r w:rsidR="00DB1042" w:rsidRPr="00185239">
              <w:rPr>
                <w:rFonts w:ascii="Trebuchet MS" w:hAnsi="Trebuchet MS"/>
                <w:sz w:val="22"/>
                <w:szCs w:val="22"/>
              </w:rPr>
              <w:t>da operação</w:t>
            </w:r>
            <w:r w:rsidR="00D54BB6" w:rsidRPr="00185239">
              <w:rPr>
                <w:rFonts w:ascii="Trebuchet MS" w:hAnsi="Trebuchet MS"/>
                <w:sz w:val="22"/>
                <w:szCs w:val="22"/>
              </w:rPr>
              <w:t>.</w:t>
            </w:r>
            <w:bookmarkEnd w:id="24"/>
            <w:r w:rsidR="00D54BB6" w:rsidRPr="00185239">
              <w:rPr>
                <w:rFonts w:ascii="Trebuchet MS" w:hAnsi="Trebuchet MS"/>
                <w:sz w:val="22"/>
                <w:szCs w:val="22"/>
              </w:rPr>
              <w:t xml:space="preserve"> </w:t>
            </w:r>
          </w:p>
          <w:p w14:paraId="0064C39A" w14:textId="77777777" w:rsidR="00D54BB6" w:rsidRPr="00185239" w:rsidRDefault="00D54BB6" w:rsidP="006A2E3D">
            <w:pPr>
              <w:widowControl w:val="0"/>
              <w:tabs>
                <w:tab w:val="left" w:pos="567"/>
              </w:tabs>
              <w:spacing w:line="280" w:lineRule="exact"/>
              <w:rPr>
                <w:rFonts w:ascii="Trebuchet MS" w:hAnsi="Trebuchet MS"/>
                <w:sz w:val="22"/>
                <w:szCs w:val="22"/>
              </w:rPr>
            </w:pPr>
          </w:p>
          <w:p w14:paraId="34B0949B" w14:textId="77777777" w:rsidR="00D54BB6" w:rsidRPr="00185239" w:rsidRDefault="008B20A1" w:rsidP="006A2E3D">
            <w:pPr>
              <w:widowControl w:val="0"/>
              <w:tabs>
                <w:tab w:val="left" w:pos="567"/>
              </w:tabs>
              <w:spacing w:line="280" w:lineRule="exact"/>
              <w:rPr>
                <w:rFonts w:ascii="Trebuchet MS" w:hAnsi="Trebuchet MS"/>
                <w:sz w:val="22"/>
                <w:szCs w:val="22"/>
              </w:rPr>
            </w:pPr>
            <w:r w:rsidRPr="00185239">
              <w:rPr>
                <w:rFonts w:ascii="Trebuchet MS" w:hAnsi="Trebuchet MS"/>
                <w:sz w:val="22"/>
                <w:szCs w:val="22"/>
              </w:rPr>
              <w:t xml:space="preserve">4.7.4. </w:t>
            </w:r>
            <w:r w:rsidR="00D54BB6" w:rsidRPr="00185239">
              <w:rPr>
                <w:rFonts w:ascii="Trebuchet MS" w:hAnsi="Trebuchet MS"/>
                <w:sz w:val="22"/>
                <w:szCs w:val="22"/>
              </w:rPr>
              <w:t xml:space="preserve">Caso o efetivo registro do Contrato de Alienação Fiduciária de Imóveis perante os Registros de Imóveis competentes não seja devidamente comprovado à </w:t>
            </w:r>
            <w:proofErr w:type="spellStart"/>
            <w:r w:rsidR="00D54BB6" w:rsidRPr="00185239">
              <w:rPr>
                <w:rFonts w:ascii="Trebuchet MS" w:hAnsi="Trebuchet MS"/>
                <w:sz w:val="22"/>
                <w:szCs w:val="22"/>
              </w:rPr>
              <w:t>Securitizadora</w:t>
            </w:r>
            <w:proofErr w:type="spellEnd"/>
            <w:r w:rsidR="00D54BB6" w:rsidRPr="00185239">
              <w:rPr>
                <w:rFonts w:ascii="Trebuchet MS" w:hAnsi="Trebuchet MS"/>
                <w:sz w:val="22"/>
                <w:szCs w:val="22"/>
              </w:rPr>
              <w:t xml:space="preserve">, em até </w:t>
            </w:r>
            <w:r w:rsidRPr="00185239">
              <w:rPr>
                <w:rFonts w:ascii="Trebuchet MS" w:hAnsi="Trebuchet MS"/>
                <w:sz w:val="22"/>
                <w:szCs w:val="22"/>
              </w:rPr>
              <w:t xml:space="preserve">90 </w:t>
            </w:r>
            <w:r w:rsidR="00D54BB6" w:rsidRPr="00185239">
              <w:rPr>
                <w:rFonts w:ascii="Trebuchet MS" w:hAnsi="Trebuchet MS"/>
                <w:sz w:val="22"/>
                <w:szCs w:val="22"/>
              </w:rPr>
              <w:t>(</w:t>
            </w:r>
            <w:r w:rsidRPr="00185239">
              <w:rPr>
                <w:rFonts w:ascii="Trebuchet MS" w:hAnsi="Trebuchet MS"/>
                <w:sz w:val="22"/>
                <w:szCs w:val="22"/>
              </w:rPr>
              <w:t>noventa</w:t>
            </w:r>
            <w:r w:rsidR="00D54BB6" w:rsidRPr="00185239">
              <w:rPr>
                <w:rFonts w:ascii="Trebuchet MS" w:hAnsi="Trebuchet MS"/>
                <w:sz w:val="22"/>
                <w:szCs w:val="22"/>
              </w:rPr>
              <w:t>) dias contados da data da</w:t>
            </w:r>
            <w:r w:rsidR="00D54BB6" w:rsidRPr="00185239" w:rsidDel="008A567F">
              <w:rPr>
                <w:rFonts w:ascii="Trebuchet MS" w:hAnsi="Trebuchet MS"/>
                <w:sz w:val="22"/>
                <w:szCs w:val="22"/>
              </w:rPr>
              <w:t xml:space="preserve"> </w:t>
            </w:r>
            <w:r w:rsidRPr="00185239">
              <w:rPr>
                <w:rFonts w:ascii="Trebuchet MS" w:hAnsi="Trebuchet MS"/>
                <w:sz w:val="22"/>
                <w:szCs w:val="22"/>
              </w:rPr>
              <w:t xml:space="preserve">Integralização </w:t>
            </w:r>
            <w:r w:rsidR="00D54BB6" w:rsidRPr="00185239">
              <w:rPr>
                <w:rFonts w:ascii="Trebuchet MS" w:hAnsi="Trebuchet MS"/>
                <w:sz w:val="22"/>
                <w:szCs w:val="22"/>
              </w:rPr>
              <w:t xml:space="preserve">das Debêntures, e a ausência de registro decorra de motivos imputáveis à Emissora, as Debêntures poderão ser declaradas antecipadamente vencidas e imediatamente exigíveis, </w:t>
            </w:r>
            <w:r w:rsidR="00606DF6" w:rsidRPr="00185239">
              <w:rPr>
                <w:rFonts w:ascii="Trebuchet MS" w:hAnsi="Trebuchet MS"/>
                <w:sz w:val="22"/>
                <w:szCs w:val="22"/>
              </w:rPr>
              <w:t>no valor que tenha sido efetivamente liberado na conta de Patrimônio Separado,</w:t>
            </w:r>
            <w:r w:rsidR="003C7A1D" w:rsidRPr="00185239">
              <w:rPr>
                <w:rFonts w:ascii="Trebuchet MS" w:hAnsi="Trebuchet MS"/>
                <w:sz w:val="22"/>
                <w:szCs w:val="22"/>
              </w:rPr>
              <w:t xml:space="preserve"> </w:t>
            </w:r>
            <w:r w:rsidR="00D54BB6" w:rsidRPr="00185239">
              <w:rPr>
                <w:rFonts w:ascii="Trebuchet MS" w:hAnsi="Trebuchet MS"/>
                <w:sz w:val="22"/>
                <w:szCs w:val="22"/>
              </w:rPr>
              <w:t>observados os termos previstos na Cláusula</w:t>
            </w:r>
            <w:r w:rsidR="007C473D" w:rsidRPr="00185239">
              <w:rPr>
                <w:rFonts w:ascii="Trebuchet MS" w:hAnsi="Trebuchet MS"/>
                <w:sz w:val="22"/>
                <w:szCs w:val="22"/>
              </w:rPr>
              <w:t xml:space="preserve"> 4.7.5</w:t>
            </w:r>
            <w:proofErr w:type="gramStart"/>
            <w:r w:rsidR="00D54BB6" w:rsidRPr="00185239">
              <w:rPr>
                <w:rFonts w:ascii="Trebuchet MS" w:hAnsi="Trebuchet MS"/>
                <w:sz w:val="22"/>
                <w:szCs w:val="22"/>
              </w:rPr>
              <w:t xml:space="preserve"> </w:t>
            </w:r>
            <w:r w:rsidR="007C473D" w:rsidRPr="00185239">
              <w:rPr>
                <w:rFonts w:ascii="Trebuchet MS" w:hAnsi="Trebuchet MS"/>
                <w:sz w:val="22"/>
                <w:szCs w:val="22"/>
              </w:rPr>
              <w:t xml:space="preserve"> </w:t>
            </w:r>
            <w:proofErr w:type="gramEnd"/>
            <w:r w:rsidRPr="00185239">
              <w:rPr>
                <w:rFonts w:ascii="Trebuchet MS" w:hAnsi="Trebuchet MS"/>
                <w:sz w:val="22"/>
                <w:szCs w:val="22"/>
              </w:rPr>
              <w:t>abaixo.</w:t>
            </w:r>
          </w:p>
          <w:p w14:paraId="7A028A60" w14:textId="77777777" w:rsidR="00D54BB6" w:rsidRPr="00185239" w:rsidRDefault="008B20A1" w:rsidP="006A2E3D">
            <w:pPr>
              <w:widowControl w:val="0"/>
              <w:tabs>
                <w:tab w:val="left" w:pos="567"/>
              </w:tabs>
              <w:spacing w:line="280" w:lineRule="exact"/>
              <w:rPr>
                <w:rFonts w:ascii="Trebuchet MS" w:hAnsi="Trebuchet MS"/>
                <w:sz w:val="22"/>
                <w:szCs w:val="22"/>
              </w:rPr>
            </w:pPr>
            <w:r w:rsidRPr="00185239">
              <w:rPr>
                <w:rFonts w:ascii="Trebuchet MS" w:hAnsi="Trebuchet MS"/>
                <w:sz w:val="22"/>
                <w:szCs w:val="22"/>
              </w:rPr>
              <w:lastRenderedPageBreak/>
              <w:t xml:space="preserve">4.7.5. </w:t>
            </w:r>
            <w:r w:rsidR="00D54BB6" w:rsidRPr="00185239">
              <w:rPr>
                <w:rFonts w:ascii="Trebuchet MS" w:hAnsi="Trebuchet MS"/>
                <w:sz w:val="22"/>
                <w:szCs w:val="22"/>
              </w:rPr>
              <w:t>Na hipótese prevista pela Cláusula</w:t>
            </w:r>
            <w:r w:rsidR="00974EF5" w:rsidRPr="00185239">
              <w:rPr>
                <w:rFonts w:ascii="Trebuchet MS" w:hAnsi="Trebuchet MS"/>
                <w:sz w:val="22"/>
                <w:szCs w:val="22"/>
              </w:rPr>
              <w:t xml:space="preserve"> 4.7.4</w:t>
            </w:r>
            <w:r w:rsidR="00D54BB6" w:rsidRPr="00185239">
              <w:rPr>
                <w:rFonts w:ascii="Trebuchet MS" w:hAnsi="Trebuchet MS"/>
                <w:sz w:val="22"/>
                <w:szCs w:val="22"/>
              </w:rPr>
              <w:t xml:space="preserve"> acima, a </w:t>
            </w:r>
            <w:proofErr w:type="spellStart"/>
            <w:r w:rsidR="00D54BB6" w:rsidRPr="00185239">
              <w:rPr>
                <w:rFonts w:ascii="Trebuchet MS" w:hAnsi="Trebuchet MS"/>
                <w:sz w:val="22"/>
                <w:szCs w:val="22"/>
              </w:rPr>
              <w:t>Securitizadora</w:t>
            </w:r>
            <w:proofErr w:type="spellEnd"/>
            <w:r w:rsidR="00D54BB6" w:rsidRPr="00185239">
              <w:rPr>
                <w:rFonts w:ascii="Trebuchet MS" w:hAnsi="Trebuchet MS"/>
                <w:sz w:val="22"/>
                <w:szCs w:val="22"/>
              </w:rPr>
              <w:t>, deverá restituir aos respectivos titulares dos CRI a totalidade do valor de subscrição e integralização dos CRI</w:t>
            </w:r>
            <w:r w:rsidRPr="00185239">
              <w:rPr>
                <w:rFonts w:ascii="Trebuchet MS" w:hAnsi="Trebuchet MS"/>
                <w:sz w:val="22"/>
                <w:szCs w:val="22"/>
              </w:rPr>
              <w:t xml:space="preserve"> que tenha </w:t>
            </w:r>
            <w:r w:rsidR="00606DF6" w:rsidRPr="00185239">
              <w:rPr>
                <w:rFonts w:ascii="Trebuchet MS" w:hAnsi="Trebuchet MS"/>
                <w:sz w:val="22"/>
                <w:szCs w:val="22"/>
              </w:rPr>
              <w:t xml:space="preserve">sido </w:t>
            </w:r>
            <w:r w:rsidRPr="00185239">
              <w:rPr>
                <w:rFonts w:ascii="Trebuchet MS" w:hAnsi="Trebuchet MS"/>
                <w:sz w:val="22"/>
                <w:szCs w:val="22"/>
              </w:rPr>
              <w:t xml:space="preserve">efetivamente </w:t>
            </w:r>
            <w:r w:rsidR="00606DF6" w:rsidRPr="00185239">
              <w:rPr>
                <w:rFonts w:ascii="Trebuchet MS" w:hAnsi="Trebuchet MS"/>
                <w:sz w:val="22"/>
                <w:szCs w:val="22"/>
              </w:rPr>
              <w:t>depositado na conta do patrimônio separado</w:t>
            </w:r>
            <w:r w:rsidR="00D54BB6" w:rsidRPr="00185239">
              <w:rPr>
                <w:rFonts w:ascii="Trebuchet MS" w:hAnsi="Trebuchet MS"/>
                <w:sz w:val="22"/>
                <w:szCs w:val="22"/>
              </w:rPr>
              <w:t xml:space="preserve">, acrescido da Remuneração, calculado </w:t>
            </w:r>
            <w:proofErr w:type="gramStart"/>
            <w:r w:rsidR="00D54BB6" w:rsidRPr="00185239">
              <w:rPr>
                <w:rFonts w:ascii="Trebuchet MS" w:hAnsi="Trebuchet MS"/>
                <w:i/>
                <w:sz w:val="22"/>
                <w:szCs w:val="22"/>
              </w:rPr>
              <w:t>pro rata</w:t>
            </w:r>
            <w:proofErr w:type="gramEnd"/>
            <w:r w:rsidR="00D54BB6" w:rsidRPr="00185239">
              <w:rPr>
                <w:rFonts w:ascii="Trebuchet MS" w:hAnsi="Trebuchet MS"/>
                <w:i/>
                <w:sz w:val="22"/>
                <w:szCs w:val="22"/>
              </w:rPr>
              <w:t xml:space="preserve"> </w:t>
            </w:r>
            <w:proofErr w:type="spellStart"/>
            <w:r w:rsidR="00D54BB6" w:rsidRPr="00185239">
              <w:rPr>
                <w:rFonts w:ascii="Trebuchet MS" w:hAnsi="Trebuchet MS"/>
                <w:i/>
                <w:sz w:val="22"/>
                <w:szCs w:val="22"/>
              </w:rPr>
              <w:t>temporis</w:t>
            </w:r>
            <w:proofErr w:type="spellEnd"/>
            <w:r w:rsidR="00D54BB6" w:rsidRPr="00185239">
              <w:rPr>
                <w:rFonts w:ascii="Trebuchet MS" w:hAnsi="Trebuchet MS"/>
                <w:sz w:val="22"/>
                <w:szCs w:val="22"/>
              </w:rPr>
              <w:t xml:space="preserve"> desde a Data da Integralização dos CRI até </w:t>
            </w:r>
            <w:r w:rsidR="007C473D" w:rsidRPr="00185239">
              <w:rPr>
                <w:rFonts w:ascii="Trebuchet MS" w:hAnsi="Trebuchet MS"/>
                <w:sz w:val="22"/>
                <w:szCs w:val="22"/>
              </w:rPr>
              <w:t xml:space="preserve">a data do </w:t>
            </w:r>
            <w:r w:rsidR="00D54BB6" w:rsidRPr="00185239">
              <w:rPr>
                <w:rFonts w:ascii="Trebuchet MS" w:hAnsi="Trebuchet MS"/>
                <w:sz w:val="22"/>
                <w:szCs w:val="22"/>
              </w:rPr>
              <w:t xml:space="preserve">resgate antecipado total dos CRI, e demais juros e encargos moratórios previstos </w:t>
            </w:r>
            <w:r w:rsidR="001D785E" w:rsidRPr="00185239">
              <w:rPr>
                <w:rFonts w:ascii="Trebuchet MS" w:hAnsi="Trebuchet MS"/>
                <w:sz w:val="22"/>
                <w:szCs w:val="22"/>
              </w:rPr>
              <w:t>no Termo de Securitização</w:t>
            </w:r>
            <w:r w:rsidR="00D54BB6" w:rsidRPr="00185239">
              <w:rPr>
                <w:rFonts w:ascii="Trebuchet MS" w:hAnsi="Trebuchet MS"/>
                <w:sz w:val="22"/>
                <w:szCs w:val="22"/>
              </w:rPr>
              <w:t xml:space="preserve">, </w:t>
            </w:r>
            <w:r w:rsidR="00C11F24" w:rsidRPr="00185239">
              <w:rPr>
                <w:rFonts w:ascii="Trebuchet MS" w:hAnsi="Trebuchet MS"/>
                <w:sz w:val="22"/>
                <w:szCs w:val="22"/>
              </w:rPr>
              <w:t xml:space="preserve">os quais se aplicarão em caso de atraso de pagamento nos moldes aqui previstos, </w:t>
            </w:r>
            <w:r w:rsidR="00D54BB6" w:rsidRPr="00185239">
              <w:rPr>
                <w:rFonts w:ascii="Trebuchet MS" w:hAnsi="Trebuchet MS"/>
                <w:sz w:val="22"/>
                <w:szCs w:val="22"/>
              </w:rPr>
              <w:t xml:space="preserve">sem prejuízo da obrigação da Emissora realizar o pagamento de eventual saldo devedor. </w:t>
            </w:r>
          </w:p>
          <w:p w14:paraId="4E839077" w14:textId="77777777" w:rsidR="006C0BFB" w:rsidRPr="00185239" w:rsidRDefault="006C0BFB" w:rsidP="006A2E3D">
            <w:pPr>
              <w:widowControl w:val="0"/>
              <w:tabs>
                <w:tab w:val="left" w:pos="567"/>
              </w:tabs>
              <w:spacing w:line="280" w:lineRule="exact"/>
              <w:rPr>
                <w:rFonts w:ascii="Trebuchet MS" w:hAnsi="Trebuchet MS"/>
                <w:sz w:val="22"/>
                <w:szCs w:val="22"/>
              </w:rPr>
            </w:pPr>
          </w:p>
          <w:p w14:paraId="284A0E5B" w14:textId="77777777" w:rsidR="006C0BFB" w:rsidRPr="00185239" w:rsidRDefault="006C0BFB" w:rsidP="006A2E3D">
            <w:pPr>
              <w:widowControl w:val="0"/>
              <w:tabs>
                <w:tab w:val="left" w:pos="567"/>
              </w:tabs>
              <w:spacing w:line="280" w:lineRule="exact"/>
              <w:rPr>
                <w:rFonts w:ascii="Trebuchet MS" w:hAnsi="Trebuchet MS"/>
                <w:sz w:val="22"/>
                <w:szCs w:val="22"/>
              </w:rPr>
            </w:pPr>
            <w:r w:rsidRPr="00185239">
              <w:rPr>
                <w:rFonts w:ascii="Trebuchet MS" w:hAnsi="Trebuchet MS"/>
                <w:sz w:val="22"/>
                <w:szCs w:val="22"/>
              </w:rPr>
              <w:t xml:space="preserve">4.7.6. As Debêntures 2ª Série poderão ser integralizadas à vista, desde que tenha ocorrido a subscrição e integralização de CRI em valor suficiente para tanto, e que já tenham sido cumpridas todas as Condições Precedentes e Condição </w:t>
            </w:r>
            <w:r w:rsidR="00A26C9B" w:rsidRPr="00185239">
              <w:rPr>
                <w:rFonts w:ascii="Trebuchet MS" w:hAnsi="Trebuchet MS"/>
                <w:sz w:val="22"/>
                <w:szCs w:val="22"/>
              </w:rPr>
              <w:t xml:space="preserve">Precedente </w:t>
            </w:r>
            <w:r w:rsidRPr="00185239">
              <w:rPr>
                <w:rFonts w:ascii="Trebuchet MS" w:hAnsi="Trebuchet MS"/>
                <w:sz w:val="22"/>
                <w:szCs w:val="22"/>
              </w:rPr>
              <w:t xml:space="preserve">Complementar. </w:t>
            </w:r>
          </w:p>
          <w:p w14:paraId="3C158CD4" w14:textId="77777777" w:rsidR="006C0BFB" w:rsidRPr="00185239" w:rsidRDefault="006C0BFB" w:rsidP="006A2E3D">
            <w:pPr>
              <w:widowControl w:val="0"/>
              <w:tabs>
                <w:tab w:val="left" w:pos="567"/>
              </w:tabs>
              <w:spacing w:line="280" w:lineRule="exact"/>
              <w:rPr>
                <w:rFonts w:ascii="Trebuchet MS" w:hAnsi="Trebuchet MS"/>
                <w:sz w:val="22"/>
                <w:szCs w:val="22"/>
              </w:rPr>
            </w:pPr>
          </w:p>
          <w:p w14:paraId="21C87DB4" w14:textId="77777777" w:rsidR="00D54BB6" w:rsidRPr="00185239" w:rsidRDefault="008B20A1" w:rsidP="006A2E3D">
            <w:pPr>
              <w:widowControl w:val="0"/>
              <w:tabs>
                <w:tab w:val="left" w:pos="567"/>
              </w:tabs>
              <w:spacing w:line="280" w:lineRule="exact"/>
              <w:rPr>
                <w:rFonts w:ascii="Trebuchet MS" w:hAnsi="Trebuchet MS"/>
                <w:sz w:val="22"/>
                <w:szCs w:val="22"/>
              </w:rPr>
            </w:pPr>
            <w:r w:rsidRPr="00185239">
              <w:rPr>
                <w:rFonts w:ascii="Trebuchet MS" w:hAnsi="Trebuchet MS"/>
                <w:sz w:val="22"/>
                <w:szCs w:val="22"/>
              </w:rPr>
              <w:t>4.7.</w:t>
            </w:r>
            <w:r w:rsidR="006C0BFB" w:rsidRPr="00185239">
              <w:rPr>
                <w:rFonts w:ascii="Trebuchet MS" w:hAnsi="Trebuchet MS"/>
                <w:sz w:val="22"/>
                <w:szCs w:val="22"/>
              </w:rPr>
              <w:t>7</w:t>
            </w:r>
            <w:r w:rsidRPr="00185239">
              <w:rPr>
                <w:rFonts w:ascii="Trebuchet MS" w:hAnsi="Trebuchet MS"/>
                <w:sz w:val="22"/>
                <w:szCs w:val="22"/>
              </w:rPr>
              <w:t xml:space="preserve">. </w:t>
            </w:r>
            <w:r w:rsidR="00D54BB6" w:rsidRPr="00185239">
              <w:rPr>
                <w:rFonts w:ascii="Trebuchet MS" w:hAnsi="Trebuchet MS"/>
                <w:sz w:val="22"/>
                <w:szCs w:val="22"/>
              </w:rPr>
              <w:t>Correrão por conta da Emissora todas as despesas</w:t>
            </w:r>
            <w:r w:rsidR="00606DF6" w:rsidRPr="00185239">
              <w:rPr>
                <w:rFonts w:ascii="Trebuchet MS" w:hAnsi="Trebuchet MS"/>
                <w:sz w:val="22"/>
                <w:szCs w:val="22"/>
              </w:rPr>
              <w:t xml:space="preserve"> razoáveis</w:t>
            </w:r>
            <w:r w:rsidR="00D54BB6" w:rsidRPr="00185239">
              <w:rPr>
                <w:rFonts w:ascii="Trebuchet MS" w:hAnsi="Trebuchet MS"/>
                <w:sz w:val="22"/>
                <w:szCs w:val="22"/>
              </w:rPr>
              <w:t xml:space="preserve">, taxas e emolumentos </w:t>
            </w:r>
            <w:r w:rsidRPr="00185239">
              <w:rPr>
                <w:rFonts w:ascii="Trebuchet MS" w:hAnsi="Trebuchet MS"/>
                <w:sz w:val="22"/>
                <w:szCs w:val="22"/>
              </w:rPr>
              <w:t xml:space="preserve">necessários </w:t>
            </w:r>
            <w:r w:rsidR="00D54BB6" w:rsidRPr="00185239">
              <w:rPr>
                <w:rFonts w:ascii="Trebuchet MS" w:hAnsi="Trebuchet MS"/>
                <w:sz w:val="22"/>
                <w:szCs w:val="22"/>
              </w:rPr>
              <w:t xml:space="preserve">para o atendimento das Condições Precedentes Integralização e </w:t>
            </w:r>
            <w:r w:rsidR="009808A4" w:rsidRPr="00185239">
              <w:rPr>
                <w:rFonts w:ascii="Trebuchet MS" w:hAnsi="Trebuchet MS"/>
                <w:sz w:val="22"/>
                <w:szCs w:val="22"/>
              </w:rPr>
              <w:t>da Condição Precedente Complementar</w:t>
            </w:r>
            <w:r w:rsidR="00D54BB6" w:rsidRPr="00185239">
              <w:rPr>
                <w:rFonts w:ascii="Trebuchet MS" w:hAnsi="Trebuchet MS"/>
                <w:sz w:val="22"/>
                <w:szCs w:val="22"/>
              </w:rPr>
              <w:t>.</w:t>
            </w:r>
          </w:p>
          <w:p w14:paraId="238B3051" w14:textId="77777777" w:rsidR="00D54BB6" w:rsidRPr="00185239" w:rsidRDefault="00D54BB6" w:rsidP="006A2E3D">
            <w:pPr>
              <w:widowControl w:val="0"/>
              <w:spacing w:line="280" w:lineRule="exact"/>
              <w:rPr>
                <w:rFonts w:ascii="Trebuchet MS" w:hAnsi="Trebuchet MS"/>
                <w:sz w:val="22"/>
                <w:szCs w:val="22"/>
              </w:rPr>
            </w:pPr>
          </w:p>
          <w:p w14:paraId="2DC969AB"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rPr>
              <w:t>Prazo e Data de Vencimento</w:t>
            </w:r>
          </w:p>
          <w:p w14:paraId="22E7A196" w14:textId="77777777" w:rsidR="00D54BB6" w:rsidRPr="00185239" w:rsidRDefault="00D54BB6" w:rsidP="006A2E3D">
            <w:pPr>
              <w:widowControl w:val="0"/>
              <w:tabs>
                <w:tab w:val="left" w:pos="567"/>
              </w:tabs>
              <w:spacing w:line="280" w:lineRule="exact"/>
              <w:rPr>
                <w:rFonts w:ascii="Trebuchet MS" w:hAnsi="Trebuchet MS"/>
                <w:sz w:val="22"/>
                <w:szCs w:val="22"/>
              </w:rPr>
            </w:pPr>
          </w:p>
          <w:p w14:paraId="2B2EB084" w14:textId="77777777" w:rsidR="00D54BB6" w:rsidRPr="00185239" w:rsidRDefault="00D54BB6" w:rsidP="006A2E3D">
            <w:pPr>
              <w:widowControl w:val="0"/>
              <w:numPr>
                <w:ilvl w:val="2"/>
                <w:numId w:val="4"/>
              </w:numPr>
              <w:tabs>
                <w:tab w:val="left" w:pos="567"/>
              </w:tabs>
              <w:spacing w:line="280" w:lineRule="exact"/>
              <w:ind w:left="0" w:firstLine="0"/>
              <w:rPr>
                <w:rFonts w:ascii="Trebuchet MS" w:hAnsi="Trebuchet MS"/>
                <w:sz w:val="22"/>
                <w:szCs w:val="22"/>
              </w:rPr>
            </w:pPr>
            <w:r w:rsidRPr="00185239">
              <w:rPr>
                <w:rFonts w:ascii="Trebuchet MS" w:hAnsi="Trebuchet MS"/>
                <w:sz w:val="22"/>
                <w:szCs w:val="22"/>
              </w:rPr>
              <w:t xml:space="preserve">As Debêntures terão prazo de </w:t>
            </w:r>
            <w:r w:rsidR="000A17A8" w:rsidRPr="00185239">
              <w:rPr>
                <w:rFonts w:ascii="Trebuchet MS" w:hAnsi="Trebuchet MS"/>
                <w:sz w:val="22"/>
                <w:szCs w:val="22"/>
              </w:rPr>
              <w:t>24</w:t>
            </w:r>
            <w:r w:rsidR="00275347" w:rsidRPr="00185239">
              <w:rPr>
                <w:rFonts w:ascii="Trebuchet MS" w:hAnsi="Trebuchet MS"/>
                <w:sz w:val="22"/>
                <w:szCs w:val="22"/>
              </w:rPr>
              <w:t xml:space="preserve"> (</w:t>
            </w:r>
            <w:r w:rsidR="000A17A8" w:rsidRPr="00185239">
              <w:rPr>
                <w:rFonts w:ascii="Trebuchet MS" w:hAnsi="Trebuchet MS"/>
                <w:sz w:val="22"/>
                <w:szCs w:val="22"/>
              </w:rPr>
              <w:t>vinte e quatro</w:t>
            </w:r>
            <w:r w:rsidR="00275347" w:rsidRPr="00185239">
              <w:rPr>
                <w:rFonts w:ascii="Trebuchet MS" w:hAnsi="Trebuchet MS"/>
                <w:sz w:val="22"/>
                <w:szCs w:val="22"/>
              </w:rPr>
              <w:t xml:space="preserve">) </w:t>
            </w:r>
            <w:r w:rsidR="000A17A8" w:rsidRPr="00185239">
              <w:rPr>
                <w:rFonts w:ascii="Trebuchet MS" w:hAnsi="Trebuchet MS"/>
                <w:sz w:val="22"/>
                <w:szCs w:val="22"/>
              </w:rPr>
              <w:t>meses</w:t>
            </w:r>
            <w:r w:rsidR="00275347" w:rsidRPr="00185239">
              <w:rPr>
                <w:rFonts w:ascii="Trebuchet MS" w:hAnsi="Trebuchet MS"/>
                <w:sz w:val="22"/>
                <w:szCs w:val="22"/>
              </w:rPr>
              <w:t xml:space="preserve"> </w:t>
            </w:r>
            <w:r w:rsidRPr="00185239">
              <w:rPr>
                <w:rFonts w:ascii="Trebuchet MS" w:hAnsi="Trebuchet MS"/>
                <w:sz w:val="22"/>
                <w:szCs w:val="22"/>
              </w:rPr>
              <w:t xml:space="preserve">a contar da Data de Emissão, vencendo-se, portanto, em </w:t>
            </w:r>
            <w:r w:rsidR="00680034" w:rsidRPr="00185239">
              <w:rPr>
                <w:rFonts w:ascii="Trebuchet MS" w:hAnsi="Trebuchet MS"/>
                <w:sz w:val="22"/>
                <w:szCs w:val="22"/>
              </w:rPr>
              <w:t>2</w:t>
            </w:r>
            <w:r w:rsidR="00D41D19" w:rsidRPr="00185239">
              <w:rPr>
                <w:rFonts w:ascii="Trebuchet MS" w:hAnsi="Trebuchet MS"/>
                <w:sz w:val="22"/>
                <w:szCs w:val="22"/>
              </w:rPr>
              <w:t>2</w:t>
            </w:r>
            <w:r w:rsidR="00680034" w:rsidRPr="00185239">
              <w:rPr>
                <w:rFonts w:ascii="Trebuchet MS" w:hAnsi="Trebuchet MS"/>
                <w:sz w:val="22"/>
                <w:szCs w:val="22"/>
              </w:rPr>
              <w:t xml:space="preserve"> </w:t>
            </w:r>
            <w:r w:rsidRPr="00185239">
              <w:rPr>
                <w:rFonts w:ascii="Trebuchet MS" w:hAnsi="Trebuchet MS"/>
                <w:sz w:val="22"/>
                <w:szCs w:val="22"/>
              </w:rPr>
              <w:t xml:space="preserve">de </w:t>
            </w:r>
            <w:r w:rsidR="00680034" w:rsidRPr="00185239">
              <w:rPr>
                <w:rFonts w:ascii="Trebuchet MS" w:hAnsi="Trebuchet MS"/>
                <w:sz w:val="22"/>
                <w:szCs w:val="22"/>
              </w:rPr>
              <w:t xml:space="preserve">outubro </w:t>
            </w:r>
            <w:r w:rsidRPr="00185239">
              <w:rPr>
                <w:rFonts w:ascii="Trebuchet MS" w:hAnsi="Trebuchet MS"/>
                <w:sz w:val="22"/>
                <w:szCs w:val="22"/>
              </w:rPr>
              <w:t>de 2022 (“</w:t>
            </w:r>
            <w:r w:rsidRPr="00185239">
              <w:rPr>
                <w:rFonts w:ascii="Trebuchet MS" w:hAnsi="Trebuchet MS"/>
                <w:sz w:val="22"/>
                <w:szCs w:val="22"/>
                <w:u w:val="single"/>
              </w:rPr>
              <w:t>Data de Vencimento</w:t>
            </w:r>
            <w:r w:rsidRPr="00185239">
              <w:rPr>
                <w:rFonts w:ascii="Trebuchet MS" w:hAnsi="Trebuchet MS"/>
                <w:sz w:val="22"/>
                <w:szCs w:val="22"/>
              </w:rPr>
              <w:t>”).</w:t>
            </w:r>
          </w:p>
          <w:p w14:paraId="39367432" w14:textId="77777777" w:rsidR="00DB1FB1" w:rsidRPr="00185239" w:rsidRDefault="00DB1FB1" w:rsidP="00DB1FB1">
            <w:pPr>
              <w:widowControl w:val="0"/>
              <w:tabs>
                <w:tab w:val="left" w:pos="567"/>
              </w:tabs>
              <w:spacing w:line="280" w:lineRule="exact"/>
              <w:rPr>
                <w:rFonts w:ascii="Trebuchet MS" w:hAnsi="Trebuchet MS"/>
                <w:sz w:val="22"/>
                <w:szCs w:val="22"/>
              </w:rPr>
            </w:pPr>
          </w:p>
          <w:p w14:paraId="79147D80"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rPr>
              <w:t xml:space="preserve">Juros Remuneratórios </w:t>
            </w:r>
          </w:p>
          <w:p w14:paraId="221F8173" w14:textId="77777777" w:rsidR="00F0324A" w:rsidRPr="00185239" w:rsidRDefault="00F0324A" w:rsidP="006A2E3D">
            <w:pPr>
              <w:widowControl w:val="0"/>
              <w:tabs>
                <w:tab w:val="left" w:pos="567"/>
              </w:tabs>
              <w:spacing w:line="280" w:lineRule="exact"/>
              <w:rPr>
                <w:rFonts w:ascii="Trebuchet MS" w:hAnsi="Trebuchet MS"/>
                <w:b/>
                <w:sz w:val="22"/>
                <w:szCs w:val="22"/>
              </w:rPr>
            </w:pPr>
          </w:p>
          <w:p w14:paraId="2DB5ECA0" w14:textId="77777777" w:rsidR="00D54BB6" w:rsidRPr="00185239" w:rsidRDefault="00B86175" w:rsidP="006A2E3D">
            <w:pPr>
              <w:widowControl w:val="0"/>
              <w:tabs>
                <w:tab w:val="left" w:pos="567"/>
              </w:tabs>
              <w:spacing w:line="280" w:lineRule="exact"/>
              <w:rPr>
                <w:rFonts w:ascii="Trebuchet MS" w:hAnsi="Trebuchet MS"/>
                <w:sz w:val="22"/>
                <w:szCs w:val="22"/>
              </w:rPr>
            </w:pPr>
            <w:r w:rsidRPr="00185239">
              <w:rPr>
                <w:rFonts w:ascii="Trebuchet MS" w:hAnsi="Trebuchet MS"/>
                <w:sz w:val="22"/>
                <w:szCs w:val="22"/>
              </w:rPr>
              <w:t xml:space="preserve">4.9.1. </w:t>
            </w:r>
            <w:r w:rsidR="00D54BB6" w:rsidRPr="00185239">
              <w:rPr>
                <w:rFonts w:ascii="Trebuchet MS" w:hAnsi="Trebuchet MS"/>
                <w:sz w:val="22"/>
                <w:szCs w:val="22"/>
              </w:rPr>
              <w:t xml:space="preserve">Sobre o Valor Nominal Unitário das Debêntures, ou o seu saldo, incidirão juros remuneratórios equivalentes a 8,00% (oito por cento) ao ano, base 360 (trezentos e sessenta) dias corridos, calculados </w:t>
            </w:r>
            <w:proofErr w:type="gramStart"/>
            <w:r w:rsidR="00D54BB6" w:rsidRPr="00185239">
              <w:rPr>
                <w:rFonts w:ascii="Trebuchet MS" w:hAnsi="Trebuchet MS"/>
                <w:i/>
                <w:iCs/>
                <w:sz w:val="22"/>
                <w:szCs w:val="22"/>
              </w:rPr>
              <w:t>pro rata</w:t>
            </w:r>
            <w:proofErr w:type="gramEnd"/>
            <w:r w:rsidR="00D54BB6" w:rsidRPr="00185239">
              <w:rPr>
                <w:rFonts w:ascii="Trebuchet MS" w:hAnsi="Trebuchet MS"/>
                <w:i/>
                <w:iCs/>
                <w:sz w:val="22"/>
                <w:szCs w:val="22"/>
              </w:rPr>
              <w:t xml:space="preserve"> </w:t>
            </w:r>
            <w:proofErr w:type="spellStart"/>
            <w:r w:rsidR="00D54BB6" w:rsidRPr="00185239">
              <w:rPr>
                <w:rFonts w:ascii="Trebuchet MS" w:hAnsi="Trebuchet MS"/>
                <w:i/>
                <w:iCs/>
                <w:sz w:val="22"/>
                <w:szCs w:val="22"/>
              </w:rPr>
              <w:t>temporis</w:t>
            </w:r>
            <w:proofErr w:type="spellEnd"/>
            <w:r w:rsidR="00D54BB6" w:rsidRPr="00185239">
              <w:rPr>
                <w:rFonts w:ascii="Trebuchet MS" w:hAnsi="Trebuchet MS"/>
                <w:sz w:val="22"/>
                <w:szCs w:val="22"/>
              </w:rPr>
              <w:t xml:space="preserve"> por dias corridos decorridos durante o período de vigência das Debêntures (“</w:t>
            </w:r>
            <w:r w:rsidR="00D54BB6" w:rsidRPr="00185239">
              <w:rPr>
                <w:rFonts w:ascii="Trebuchet MS" w:hAnsi="Trebuchet MS"/>
                <w:sz w:val="22"/>
                <w:szCs w:val="22"/>
                <w:u w:val="single"/>
              </w:rPr>
              <w:t>Juros Remuneratórios</w:t>
            </w:r>
            <w:r w:rsidR="00D54BB6" w:rsidRPr="00185239">
              <w:rPr>
                <w:rFonts w:ascii="Trebuchet MS" w:hAnsi="Trebuchet MS"/>
                <w:sz w:val="22"/>
                <w:szCs w:val="22"/>
              </w:rPr>
              <w:t>” ou “</w:t>
            </w:r>
            <w:r w:rsidR="00D54BB6" w:rsidRPr="00185239">
              <w:rPr>
                <w:rFonts w:ascii="Trebuchet MS" w:hAnsi="Trebuchet MS"/>
                <w:sz w:val="22"/>
                <w:szCs w:val="22"/>
                <w:u w:val="single"/>
              </w:rPr>
              <w:t>Remuneração</w:t>
            </w:r>
            <w:r w:rsidR="00D54BB6" w:rsidRPr="00185239">
              <w:rPr>
                <w:rFonts w:ascii="Trebuchet MS" w:hAnsi="Trebuchet MS"/>
                <w:sz w:val="22"/>
                <w:szCs w:val="22"/>
              </w:rPr>
              <w:t>”). Os Juros Remuneratórios serão calculados de acordo com a seguinte fórmula:</w:t>
            </w:r>
          </w:p>
          <w:p w14:paraId="3743736B" w14:textId="77777777" w:rsidR="004550F4" w:rsidRPr="00185239" w:rsidRDefault="004550F4" w:rsidP="006A2E3D">
            <w:pPr>
              <w:widowControl w:val="0"/>
              <w:tabs>
                <w:tab w:val="left" w:pos="567"/>
              </w:tabs>
              <w:spacing w:line="280" w:lineRule="exact"/>
              <w:rPr>
                <w:rFonts w:ascii="Trebuchet MS" w:hAnsi="Trebuchet MS" w:cstheme="minorHAnsi"/>
                <w:sz w:val="22"/>
                <w:szCs w:val="22"/>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tblGrid>
            <w:tr w:rsidR="00D54BB6" w:rsidRPr="00185239" w14:paraId="38A75877" w14:textId="77777777" w:rsidTr="0005231E">
              <w:trPr>
                <w:jc w:val="center"/>
              </w:trPr>
              <w:tc>
                <w:tcPr>
                  <w:tcW w:w="2802" w:type="dxa"/>
                </w:tcPr>
                <w:p w14:paraId="31AF99AD" w14:textId="77777777" w:rsidR="00D54BB6" w:rsidRPr="00185239" w:rsidRDefault="00D54BB6" w:rsidP="006A2E3D">
                  <w:pPr>
                    <w:pStyle w:val="Corpodetexto"/>
                    <w:tabs>
                      <w:tab w:val="left" w:pos="284"/>
                    </w:tabs>
                    <w:spacing w:line="280" w:lineRule="exact"/>
                    <w:ind w:right="23"/>
                    <w:rPr>
                      <w:rFonts w:ascii="Trebuchet MS" w:hAnsi="Trebuchet MS" w:cstheme="minorHAnsi"/>
                      <w:iCs/>
                      <w:sz w:val="22"/>
                      <w:szCs w:val="22"/>
                    </w:rPr>
                  </w:pPr>
                  <w:r w:rsidRPr="00185239">
                    <w:rPr>
                      <w:rFonts w:ascii="Trebuchet MS" w:hAnsi="Trebuchet MS" w:cstheme="minorHAnsi"/>
                      <w:iCs/>
                      <w:sz w:val="22"/>
                      <w:szCs w:val="22"/>
                    </w:rPr>
                    <w:t xml:space="preserve">J = </w:t>
                  </w:r>
                  <w:proofErr w:type="spellStart"/>
                  <w:proofErr w:type="gramStart"/>
                  <w:r w:rsidRPr="00185239">
                    <w:rPr>
                      <w:rFonts w:ascii="Trebuchet MS" w:hAnsi="Trebuchet MS" w:cstheme="minorHAnsi"/>
                      <w:iCs/>
                      <w:sz w:val="22"/>
                      <w:szCs w:val="22"/>
                    </w:rPr>
                    <w:t>VNa</w:t>
                  </w:r>
                  <w:proofErr w:type="spellEnd"/>
                  <w:proofErr w:type="gramEnd"/>
                  <w:r w:rsidRPr="00185239">
                    <w:rPr>
                      <w:rFonts w:ascii="Trebuchet MS" w:hAnsi="Trebuchet MS" w:cstheme="minorHAnsi"/>
                      <w:iCs/>
                      <w:sz w:val="22"/>
                      <w:szCs w:val="22"/>
                    </w:rPr>
                    <w:t xml:space="preserve"> x [</w:t>
                  </w:r>
                  <w:proofErr w:type="spellStart"/>
                  <w:r w:rsidRPr="00185239">
                    <w:rPr>
                      <w:rFonts w:ascii="Trebuchet MS" w:hAnsi="Trebuchet MS" w:cstheme="minorHAnsi"/>
                      <w:iCs/>
                      <w:sz w:val="22"/>
                      <w:szCs w:val="22"/>
                    </w:rPr>
                    <w:t>FatorJuros</w:t>
                  </w:r>
                  <w:proofErr w:type="spellEnd"/>
                  <w:r w:rsidRPr="00185239">
                    <w:rPr>
                      <w:rFonts w:ascii="Trebuchet MS" w:hAnsi="Trebuchet MS" w:cstheme="minorHAnsi"/>
                      <w:iCs/>
                      <w:sz w:val="22"/>
                      <w:szCs w:val="22"/>
                    </w:rPr>
                    <w:t xml:space="preserve"> - 1]</w:t>
                  </w:r>
                </w:p>
              </w:tc>
            </w:tr>
          </w:tbl>
          <w:p w14:paraId="06F9A62D"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p>
          <w:p w14:paraId="3268B0C4" w14:textId="77777777" w:rsidR="00D54BB6" w:rsidRPr="00185239" w:rsidRDefault="00D54BB6" w:rsidP="006A2E3D">
            <w:pPr>
              <w:tabs>
                <w:tab w:val="left" w:pos="284"/>
              </w:tabs>
              <w:spacing w:line="280" w:lineRule="exact"/>
              <w:ind w:right="24"/>
              <w:rPr>
                <w:rFonts w:ascii="Trebuchet MS" w:hAnsi="Trebuchet MS" w:cstheme="minorHAnsi"/>
                <w:iCs/>
                <w:sz w:val="22"/>
                <w:szCs w:val="22"/>
              </w:rPr>
            </w:pPr>
            <w:r w:rsidRPr="00185239">
              <w:rPr>
                <w:rFonts w:ascii="Trebuchet MS" w:hAnsi="Trebuchet MS" w:cstheme="minorHAnsi"/>
                <w:iCs/>
                <w:sz w:val="22"/>
                <w:szCs w:val="22"/>
              </w:rPr>
              <w:t>Sendo que:</w:t>
            </w:r>
            <w:bookmarkStart w:id="26" w:name="_Hlk33083611"/>
          </w:p>
          <w:p w14:paraId="75520D51"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p>
          <w:p w14:paraId="67D5CC84"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r w:rsidRPr="00185239">
              <w:rPr>
                <w:rFonts w:ascii="Trebuchet MS" w:hAnsi="Trebuchet MS" w:cstheme="minorHAnsi"/>
                <w:b/>
                <w:bCs/>
                <w:iCs/>
                <w:sz w:val="22"/>
                <w:szCs w:val="22"/>
              </w:rPr>
              <w:t>J</w:t>
            </w:r>
            <w:r w:rsidRPr="00185239">
              <w:rPr>
                <w:rFonts w:ascii="Trebuchet MS" w:hAnsi="Trebuchet MS" w:cstheme="minorHAnsi"/>
                <w:iCs/>
                <w:sz w:val="22"/>
                <w:szCs w:val="22"/>
              </w:rPr>
              <w:t xml:space="preserve"> = valor unitário de juros acumulado no período, calculado com </w:t>
            </w:r>
            <w:proofErr w:type="gramStart"/>
            <w:r w:rsidRPr="00185239">
              <w:rPr>
                <w:rFonts w:ascii="Trebuchet MS" w:hAnsi="Trebuchet MS" w:cstheme="minorHAnsi"/>
                <w:iCs/>
                <w:sz w:val="22"/>
                <w:szCs w:val="22"/>
              </w:rPr>
              <w:t>8</w:t>
            </w:r>
            <w:proofErr w:type="gramEnd"/>
            <w:r w:rsidRPr="00185239">
              <w:rPr>
                <w:rFonts w:ascii="Trebuchet MS" w:hAnsi="Trebuchet MS" w:cstheme="minorHAnsi"/>
                <w:iCs/>
                <w:sz w:val="22"/>
                <w:szCs w:val="22"/>
              </w:rPr>
              <w:t xml:space="preserve"> (oito) casas decimais, sem arredondamento;</w:t>
            </w:r>
          </w:p>
          <w:p w14:paraId="1013D9F8"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p>
          <w:p w14:paraId="649DB5CA"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proofErr w:type="spellStart"/>
            <w:proofErr w:type="gramStart"/>
            <w:r w:rsidRPr="00185239">
              <w:rPr>
                <w:rFonts w:ascii="Trebuchet MS" w:hAnsi="Trebuchet MS" w:cstheme="minorHAnsi"/>
                <w:b/>
                <w:bCs/>
                <w:iCs/>
                <w:sz w:val="22"/>
                <w:szCs w:val="22"/>
              </w:rPr>
              <w:t>VNa</w:t>
            </w:r>
            <w:proofErr w:type="spellEnd"/>
            <w:proofErr w:type="gramEnd"/>
            <w:r w:rsidRPr="00185239">
              <w:rPr>
                <w:rFonts w:ascii="Trebuchet MS" w:hAnsi="Trebuchet MS" w:cstheme="minorHAnsi"/>
                <w:iCs/>
                <w:sz w:val="22"/>
                <w:szCs w:val="22"/>
              </w:rPr>
              <w:t xml:space="preserve"> = Valor Nominal Unitário das Debêntures, calculado com 8 (oito) casas decimais, sem arredondamento;</w:t>
            </w:r>
          </w:p>
          <w:p w14:paraId="1153F727"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p>
          <w:p w14:paraId="5D3D54CE"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r w:rsidRPr="00185239">
              <w:rPr>
                <w:rFonts w:ascii="Trebuchet MS" w:hAnsi="Trebuchet MS" w:cstheme="minorHAnsi"/>
                <w:b/>
                <w:bCs/>
                <w:iCs/>
                <w:sz w:val="22"/>
                <w:szCs w:val="22"/>
              </w:rPr>
              <w:t>Fator Juros</w:t>
            </w:r>
            <w:r w:rsidRPr="00185239">
              <w:rPr>
                <w:rFonts w:ascii="Trebuchet MS" w:hAnsi="Trebuchet MS" w:cstheme="minorHAnsi"/>
                <w:iCs/>
                <w:sz w:val="22"/>
                <w:szCs w:val="22"/>
              </w:rPr>
              <w:t xml:space="preserve"> = fator de juros fixos calculado com </w:t>
            </w:r>
            <w:proofErr w:type="gramStart"/>
            <w:r w:rsidRPr="00185239">
              <w:rPr>
                <w:rFonts w:ascii="Trebuchet MS" w:hAnsi="Trebuchet MS" w:cstheme="minorHAnsi"/>
                <w:iCs/>
                <w:sz w:val="22"/>
                <w:szCs w:val="22"/>
              </w:rPr>
              <w:t>9</w:t>
            </w:r>
            <w:proofErr w:type="gramEnd"/>
            <w:r w:rsidRPr="00185239">
              <w:rPr>
                <w:rFonts w:ascii="Trebuchet MS" w:hAnsi="Trebuchet MS" w:cstheme="minorHAnsi"/>
                <w:iCs/>
                <w:sz w:val="22"/>
                <w:szCs w:val="22"/>
              </w:rPr>
              <w:t xml:space="preserve"> (nove) casas decimais, com arredondamento, apurado da seguinte forma:</w:t>
            </w:r>
          </w:p>
          <w:p w14:paraId="14EB412C" w14:textId="77777777" w:rsidR="00D54BB6" w:rsidRPr="00185239" w:rsidRDefault="00D54BB6" w:rsidP="006A2E3D">
            <w:pPr>
              <w:tabs>
                <w:tab w:val="left" w:pos="284"/>
              </w:tabs>
              <w:spacing w:line="280" w:lineRule="exact"/>
              <w:ind w:right="24"/>
              <w:rPr>
                <w:rFonts w:ascii="Trebuchet MS" w:hAnsi="Trebuchet MS" w:cstheme="minorHAnsi"/>
                <w:iCs/>
                <w:w w:val="115"/>
                <w:sz w:val="22"/>
                <w:szCs w:val="22"/>
              </w:rPr>
            </w:pPr>
          </w:p>
          <w:p w14:paraId="203002C3" w14:textId="3BCA8668" w:rsidR="00D54BB6" w:rsidRPr="00185239" w:rsidRDefault="005151CF" w:rsidP="002D0305">
            <w:pPr>
              <w:tabs>
                <w:tab w:val="left" w:pos="284"/>
              </w:tabs>
              <w:spacing w:line="276" w:lineRule="auto"/>
              <w:rPr>
                <w:rFonts w:ascii="Trebuchet MS" w:hAnsi="Trebuchet MS" w:cstheme="minorHAnsi"/>
                <w:iCs/>
                <w:w w:val="115"/>
                <w:sz w:val="22"/>
                <w:szCs w:val="22"/>
              </w:rPr>
            </w:pPr>
            <m:oMathPara>
              <m:oMath>
                <m:r>
                  <w:rPr>
                    <w:rFonts w:ascii="Cambria Math" w:hAnsi="Cambria Math" w:cstheme="minorHAnsi"/>
                    <w:sz w:val="22"/>
                    <w:szCs w:val="22"/>
                    <w:lang w:val="pt-PT"/>
                  </w:rPr>
                  <m:t>Fator</m:t>
                </m:r>
                <m:r>
                  <m:rPr>
                    <m:sty m:val="p"/>
                  </m:rPr>
                  <w:rPr>
                    <w:rFonts w:ascii="Cambria Math" w:hAnsi="Cambria Math" w:cstheme="minorHAnsi"/>
                    <w:sz w:val="22"/>
                    <w:szCs w:val="22"/>
                    <w:lang w:val="pt-PT"/>
                  </w:rPr>
                  <m:t xml:space="preserve"> </m:t>
                </m:r>
                <m:r>
                  <w:rPr>
                    <w:rFonts w:ascii="Cambria Math" w:hAnsi="Cambria Math" w:cstheme="minorHAnsi"/>
                    <w:sz w:val="22"/>
                    <w:szCs w:val="22"/>
                    <w:lang w:val="pt-PT"/>
                  </w:rPr>
                  <m:t>de</m:t>
                </m:r>
                <m:r>
                  <m:rPr>
                    <m:sty m:val="p"/>
                  </m:rPr>
                  <w:rPr>
                    <w:rFonts w:ascii="Cambria Math" w:hAnsi="Cambria Math" w:cstheme="minorHAnsi"/>
                    <w:sz w:val="22"/>
                    <w:szCs w:val="22"/>
                    <w:lang w:val="pt-PT"/>
                  </w:rPr>
                  <m:t xml:space="preserve"> </m:t>
                </m:r>
                <m:r>
                  <w:rPr>
                    <w:rFonts w:ascii="Cambria Math" w:hAnsi="Cambria Math" w:cstheme="minorHAnsi"/>
                    <w:sz w:val="22"/>
                    <w:szCs w:val="22"/>
                    <w:lang w:val="pt-PT"/>
                  </w:rPr>
                  <m:t>Juros</m:t>
                </m:r>
                <m:r>
                  <m:rPr>
                    <m:sty m:val="p"/>
                  </m:rPr>
                  <w:rPr>
                    <w:rFonts w:ascii="Cambria Math" w:hAnsi="Cambria Math" w:cstheme="minorHAnsi"/>
                    <w:sz w:val="22"/>
                    <w:szCs w:val="22"/>
                    <w:lang w:val="pt-PT"/>
                  </w:rPr>
                  <m:t>=</m:t>
                </m:r>
                <m:sSup>
                  <m:sSupPr>
                    <m:ctrlPr>
                      <w:ins w:id="27" w:author="Bianca Galdino" w:date="2020-10-28T09:54:00Z">
                        <w:rPr>
                          <w:rFonts w:ascii="Cambria Math" w:hAnsi="Cambria Math" w:cstheme="minorHAnsi"/>
                          <w:bCs/>
                          <w:sz w:val="22"/>
                          <w:szCs w:val="22"/>
                          <w:lang w:val="pt-PT"/>
                        </w:rPr>
                      </w:ins>
                    </m:ctrlPr>
                  </m:sSupPr>
                  <m:e>
                    <m:d>
                      <m:dPr>
                        <m:begChr m:val="["/>
                        <m:endChr m:val="]"/>
                        <m:ctrlPr>
                          <w:ins w:id="28" w:author="Bianca Galdino" w:date="2020-10-28T09:54:00Z">
                            <w:rPr>
                              <w:rFonts w:ascii="Cambria Math" w:hAnsi="Cambria Math" w:cstheme="minorHAnsi"/>
                              <w:bCs/>
                              <w:sz w:val="22"/>
                              <w:szCs w:val="22"/>
                              <w:lang w:val="pt-PT"/>
                            </w:rPr>
                          </w:ins>
                        </m:ctrlPr>
                      </m:dPr>
                      <m:e>
                        <m:sSup>
                          <m:sSupPr>
                            <m:ctrlPr>
                              <w:ins w:id="29" w:author="Bianca Galdino" w:date="2020-10-28T09:54:00Z">
                                <w:rPr>
                                  <w:rFonts w:ascii="Cambria Math" w:hAnsi="Cambria Math" w:cstheme="minorHAnsi"/>
                                  <w:bCs/>
                                  <w:sz w:val="22"/>
                                  <w:szCs w:val="22"/>
                                  <w:lang w:val="pt-PT"/>
                                </w:rPr>
                              </w:ins>
                            </m:ctrlPr>
                          </m:sSupPr>
                          <m:e>
                            <m:d>
                              <m:dPr>
                                <m:shp m:val="match"/>
                                <m:ctrlPr>
                                  <w:ins w:id="30" w:author="Bianca Galdino" w:date="2020-10-28T09:54:00Z">
                                    <w:rPr>
                                      <w:rFonts w:ascii="Cambria Math" w:hAnsi="Cambria Math" w:cstheme="minorHAnsi"/>
                                      <w:bCs/>
                                      <w:sz w:val="22"/>
                                      <w:szCs w:val="22"/>
                                      <w:lang w:val="pt-PT"/>
                                    </w:rPr>
                                  </w:ins>
                                </m:ctrlPr>
                              </m:dPr>
                              <m:e>
                                <m:f>
                                  <m:fPr>
                                    <m:ctrlPr>
                                      <w:ins w:id="31" w:author="Bianca Galdino" w:date="2020-10-28T09:54:00Z">
                                        <w:rPr>
                                          <w:rFonts w:ascii="Cambria Math" w:hAnsi="Cambria Math" w:cstheme="minorHAnsi"/>
                                          <w:bCs/>
                                          <w:sz w:val="22"/>
                                          <w:szCs w:val="22"/>
                                          <w:lang w:val="pt-PT"/>
                                        </w:rPr>
                                      </w:ins>
                                    </m:ctrlPr>
                                  </m:fPr>
                                  <m:num>
                                    <m:r>
                                      <w:rPr>
                                        <w:rFonts w:ascii="Cambria Math" w:hAnsi="Cambria Math" w:cstheme="minorHAnsi"/>
                                        <w:sz w:val="22"/>
                                        <w:szCs w:val="22"/>
                                        <w:lang w:val="pt-PT"/>
                                      </w:rPr>
                                      <m:t>i</m:t>
                                    </m:r>
                                  </m:num>
                                  <m:den>
                                    <m:r>
                                      <m:rPr>
                                        <m:sty m:val="p"/>
                                      </m:rPr>
                                      <w:rPr>
                                        <w:rFonts w:ascii="Cambria Math" w:hAnsi="Cambria Math" w:cstheme="minorHAnsi"/>
                                        <w:sz w:val="22"/>
                                        <w:szCs w:val="22"/>
                                        <w:lang w:val="pt-PT"/>
                                      </w:rPr>
                                      <m:t>100</m:t>
                                    </m:r>
                                  </m:den>
                                </m:f>
                                <m:r>
                                  <m:rPr>
                                    <m:sty m:val="p"/>
                                  </m:rPr>
                                  <w:rPr>
                                    <w:rFonts w:ascii="Cambria Math" w:hAnsi="Cambria Math" w:cstheme="minorHAnsi"/>
                                    <w:sz w:val="22"/>
                                    <w:szCs w:val="22"/>
                                    <w:lang w:val="pt-PT"/>
                                  </w:rPr>
                                  <m:t>+1</m:t>
                                </m:r>
                              </m:e>
                            </m:d>
                          </m:e>
                          <m:sup>
                            <m:f>
                              <m:fPr>
                                <m:ctrlPr>
                                  <w:ins w:id="32" w:author="Bianca Galdino" w:date="2020-10-28T09:54:00Z">
                                    <w:rPr>
                                      <w:rFonts w:ascii="Cambria Math" w:hAnsi="Cambria Math" w:cstheme="minorHAnsi"/>
                                      <w:bCs/>
                                      <w:sz w:val="22"/>
                                      <w:szCs w:val="22"/>
                                      <w:lang w:val="pt-PT"/>
                                    </w:rPr>
                                  </w:ins>
                                </m:ctrlPr>
                              </m:fPr>
                              <m:num>
                                <m:r>
                                  <w:rPr>
                                    <w:rFonts w:ascii="Cambria Math" w:hAnsi="Cambria Math" w:cstheme="minorHAnsi"/>
                                    <w:sz w:val="22"/>
                                    <w:szCs w:val="22"/>
                                    <w:lang w:val="pt-PT"/>
                                  </w:rPr>
                                  <m:t>30</m:t>
                                </m:r>
                              </m:num>
                              <m:den>
                                <m:r>
                                  <w:rPr>
                                    <w:rFonts w:ascii="Cambria Math" w:hAnsi="Cambria Math" w:cstheme="minorHAnsi"/>
                                    <w:sz w:val="22"/>
                                    <w:szCs w:val="22"/>
                                    <w:lang w:val="pt-PT"/>
                                  </w:rPr>
                                  <m:t>360</m:t>
                                </m:r>
                              </m:den>
                            </m:f>
                          </m:sup>
                        </m:sSup>
                      </m:e>
                    </m:d>
                  </m:e>
                  <m:sup>
                    <m:f>
                      <m:fPr>
                        <m:ctrlPr>
                          <w:ins w:id="33" w:author="Bianca Galdino" w:date="2020-10-28T09:54:00Z">
                            <w:rPr>
                              <w:rFonts w:ascii="Cambria Math" w:hAnsi="Cambria Math" w:cstheme="minorHAnsi"/>
                              <w:bCs/>
                              <w:i/>
                              <w:sz w:val="22"/>
                              <w:szCs w:val="22"/>
                              <w:lang w:val="pt-PT"/>
                            </w:rPr>
                          </w:ins>
                        </m:ctrlPr>
                      </m:fPr>
                      <m:num>
                        <m:r>
                          <w:rPr>
                            <w:rFonts w:ascii="Cambria Math" w:hAnsi="Cambria Math" w:cstheme="minorHAnsi"/>
                            <w:sz w:val="22"/>
                            <w:szCs w:val="22"/>
                            <w:lang w:val="pt-PT"/>
                          </w:rPr>
                          <m:t>dcp</m:t>
                        </m:r>
                      </m:num>
                      <m:den>
                        <m:r>
                          <w:rPr>
                            <w:rFonts w:ascii="Cambria Math" w:hAnsi="Cambria Math" w:cstheme="minorHAnsi"/>
                            <w:sz w:val="22"/>
                            <w:szCs w:val="22"/>
                            <w:lang w:val="pt-PT"/>
                          </w:rPr>
                          <m:t>dct</m:t>
                        </m:r>
                      </m:den>
                    </m:f>
                  </m:sup>
                </m:sSup>
              </m:oMath>
            </m:oMathPara>
          </w:p>
          <w:p w14:paraId="6CE6BB25" w14:textId="77777777" w:rsidR="00B45F26" w:rsidRPr="00185239" w:rsidRDefault="00B45F26" w:rsidP="006A2E3D">
            <w:pPr>
              <w:tabs>
                <w:tab w:val="left" w:pos="284"/>
              </w:tabs>
              <w:spacing w:line="280" w:lineRule="exact"/>
              <w:ind w:right="24"/>
              <w:rPr>
                <w:rFonts w:ascii="Trebuchet MS" w:hAnsi="Trebuchet MS" w:cstheme="minorHAnsi"/>
                <w:iCs/>
                <w:w w:val="115"/>
                <w:sz w:val="22"/>
                <w:szCs w:val="22"/>
              </w:rPr>
            </w:pPr>
          </w:p>
          <w:p w14:paraId="6AA65F25"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r w:rsidRPr="00185239">
              <w:rPr>
                <w:rFonts w:ascii="Trebuchet MS" w:hAnsi="Trebuchet MS" w:cstheme="minorHAnsi"/>
                <w:iCs/>
                <w:sz w:val="22"/>
                <w:szCs w:val="22"/>
              </w:rPr>
              <w:t>Sendo que:</w:t>
            </w:r>
          </w:p>
          <w:p w14:paraId="0B9CED14"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p>
          <w:p w14:paraId="1E3FDB8E"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r w:rsidRPr="00185239">
              <w:rPr>
                <w:rFonts w:ascii="Trebuchet MS" w:hAnsi="Trebuchet MS" w:cstheme="minorHAnsi"/>
                <w:iCs/>
                <w:sz w:val="22"/>
                <w:szCs w:val="22"/>
              </w:rPr>
              <w:t xml:space="preserve">i = 8,0000 (oito inteiros); </w:t>
            </w:r>
            <w:proofErr w:type="gramStart"/>
            <w:r w:rsidRPr="00185239">
              <w:rPr>
                <w:rFonts w:ascii="Trebuchet MS" w:hAnsi="Trebuchet MS" w:cstheme="minorHAnsi"/>
                <w:iCs/>
                <w:sz w:val="22"/>
                <w:szCs w:val="22"/>
              </w:rPr>
              <w:t>e</w:t>
            </w:r>
            <w:proofErr w:type="gramEnd"/>
          </w:p>
          <w:p w14:paraId="12D68E69" w14:textId="77777777" w:rsidR="00D54BB6" w:rsidRPr="00185239" w:rsidRDefault="00D54BB6" w:rsidP="006A2E3D">
            <w:pPr>
              <w:pStyle w:val="Corpodetexto"/>
              <w:tabs>
                <w:tab w:val="left" w:pos="284"/>
              </w:tabs>
              <w:spacing w:line="280" w:lineRule="exact"/>
              <w:ind w:right="24"/>
              <w:rPr>
                <w:rFonts w:ascii="Trebuchet MS" w:hAnsi="Trebuchet MS" w:cstheme="minorHAnsi"/>
                <w:iCs/>
                <w:sz w:val="22"/>
                <w:szCs w:val="22"/>
              </w:rPr>
            </w:pPr>
          </w:p>
          <w:p w14:paraId="4C2211FC" w14:textId="6019D981" w:rsidR="00D54BB6" w:rsidRDefault="00D54BB6" w:rsidP="006A2E3D">
            <w:pPr>
              <w:widowControl w:val="0"/>
              <w:tabs>
                <w:tab w:val="left" w:pos="2070"/>
              </w:tabs>
              <w:spacing w:line="280" w:lineRule="exact"/>
              <w:rPr>
                <w:rFonts w:ascii="Trebuchet MS" w:hAnsi="Trebuchet MS" w:cstheme="minorHAnsi"/>
                <w:bCs/>
                <w:sz w:val="22"/>
                <w:szCs w:val="22"/>
                <w:lang w:val="pt-PT"/>
              </w:rPr>
            </w:pPr>
            <w:proofErr w:type="gramStart"/>
            <w:r w:rsidRPr="00185239">
              <w:rPr>
                <w:rFonts w:ascii="Trebuchet MS" w:hAnsi="Trebuchet MS" w:cstheme="minorHAnsi"/>
                <w:bCs/>
                <w:sz w:val="22"/>
                <w:szCs w:val="22"/>
                <w:lang w:val="pt-PT"/>
              </w:rPr>
              <w:t>dcp</w:t>
            </w:r>
            <w:proofErr w:type="gramEnd"/>
            <w:r w:rsidRPr="00185239">
              <w:rPr>
                <w:rFonts w:ascii="Trebuchet MS" w:hAnsi="Trebuchet MS" w:cstheme="minorHAnsi"/>
                <w:bCs/>
                <w:sz w:val="22"/>
                <w:szCs w:val="22"/>
                <w:lang w:val="pt-PT"/>
              </w:rPr>
              <w:t>:  é o</w:t>
            </w:r>
            <w:r w:rsidRPr="00185239">
              <w:rPr>
                <w:rFonts w:ascii="Trebuchet MS" w:hAnsi="Trebuchet MS"/>
                <w:sz w:val="22"/>
                <w:szCs w:val="22"/>
                <w:lang w:val="pt-PT"/>
              </w:rPr>
              <w:t xml:space="preserve"> número de dias </w:t>
            </w:r>
            <w:r w:rsidRPr="00185239">
              <w:rPr>
                <w:rFonts w:ascii="Trebuchet MS" w:hAnsi="Trebuchet MS" w:cstheme="minorHAnsi"/>
                <w:bCs/>
                <w:sz w:val="22"/>
                <w:szCs w:val="22"/>
                <w:lang w:val="pt-PT"/>
              </w:rPr>
              <w:t>corridos</w:t>
            </w:r>
            <w:r w:rsidRPr="00185239">
              <w:rPr>
                <w:rFonts w:ascii="Trebuchet MS" w:hAnsi="Trebuchet MS"/>
                <w:sz w:val="22"/>
                <w:szCs w:val="22"/>
                <w:lang w:val="pt-PT"/>
              </w:rPr>
              <w:t xml:space="preserve"> entre a </w:t>
            </w:r>
            <w:r w:rsidR="00AE686A" w:rsidRPr="00185239">
              <w:rPr>
                <w:rFonts w:ascii="Trebuchet MS" w:hAnsi="Trebuchet MS"/>
                <w:sz w:val="22"/>
                <w:szCs w:val="22"/>
                <w:lang w:val="pt-PT"/>
              </w:rPr>
              <w:t xml:space="preserve">primeira </w:t>
            </w:r>
            <w:r w:rsidRPr="00185239">
              <w:rPr>
                <w:rFonts w:ascii="Trebuchet MS" w:hAnsi="Trebuchet MS" w:cstheme="minorHAnsi"/>
                <w:bCs/>
                <w:sz w:val="22"/>
                <w:szCs w:val="22"/>
                <w:lang w:val="pt-PT"/>
              </w:rPr>
              <w:t>Data</w:t>
            </w:r>
            <w:r w:rsidRPr="00185239">
              <w:rPr>
                <w:rFonts w:ascii="Trebuchet MS" w:hAnsi="Trebuchet MS"/>
                <w:sz w:val="22"/>
                <w:szCs w:val="22"/>
                <w:lang w:val="pt-PT"/>
              </w:rPr>
              <w:t xml:space="preserve"> da </w:t>
            </w:r>
            <w:r w:rsidRPr="00185239">
              <w:rPr>
                <w:rFonts w:ascii="Trebuchet MS" w:hAnsi="Trebuchet MS" w:cstheme="minorHAnsi"/>
                <w:bCs/>
                <w:sz w:val="22"/>
                <w:szCs w:val="22"/>
                <w:lang w:val="pt-PT"/>
              </w:rPr>
              <w:t>Integralização</w:t>
            </w:r>
            <w:r w:rsidRPr="00185239">
              <w:rPr>
                <w:rFonts w:ascii="Trebuchet MS" w:hAnsi="Trebuchet MS"/>
                <w:sz w:val="22"/>
                <w:szCs w:val="22"/>
                <w:lang w:val="pt-PT"/>
              </w:rPr>
              <w:t xml:space="preserve"> </w:t>
            </w:r>
            <w:r w:rsidR="00B86175" w:rsidRPr="00185239">
              <w:rPr>
                <w:rFonts w:ascii="Trebuchet MS" w:hAnsi="Trebuchet MS"/>
                <w:sz w:val="22"/>
                <w:szCs w:val="22"/>
                <w:lang w:val="pt-PT"/>
              </w:rPr>
              <w:t>das Debêntures</w:t>
            </w:r>
            <w:r w:rsidRPr="00185239">
              <w:rPr>
                <w:rFonts w:ascii="Trebuchet MS" w:hAnsi="Trebuchet MS"/>
                <w:sz w:val="22"/>
                <w:szCs w:val="22"/>
                <w:lang w:val="pt-PT"/>
              </w:rPr>
              <w:t xml:space="preserve"> </w:t>
            </w:r>
            <w:r w:rsidR="00E7106B" w:rsidRPr="00185239">
              <w:rPr>
                <w:rFonts w:ascii="Trebuchet MS" w:hAnsi="Trebuchet MS"/>
                <w:sz w:val="22"/>
                <w:szCs w:val="22"/>
                <w:lang w:val="pt-PT"/>
              </w:rPr>
              <w:t xml:space="preserve">ou a Data de Aniversário imediatamente anterior, conforme o caso </w:t>
            </w:r>
            <w:r w:rsidRPr="00185239">
              <w:rPr>
                <w:rFonts w:ascii="Trebuchet MS" w:hAnsi="Trebuchet MS"/>
                <w:sz w:val="22"/>
                <w:szCs w:val="22"/>
                <w:lang w:val="pt-PT"/>
              </w:rPr>
              <w:t>e a data de cálculo, sendo "</w:t>
            </w:r>
            <w:r w:rsidRPr="00185239">
              <w:rPr>
                <w:rFonts w:ascii="Trebuchet MS" w:hAnsi="Trebuchet MS" w:cstheme="minorHAnsi"/>
                <w:bCs/>
                <w:sz w:val="22"/>
                <w:szCs w:val="22"/>
                <w:lang w:val="pt-PT"/>
              </w:rPr>
              <w:t>dcp</w:t>
            </w:r>
            <w:r w:rsidRPr="00185239">
              <w:rPr>
                <w:rFonts w:ascii="Trebuchet MS" w:hAnsi="Trebuchet MS"/>
                <w:sz w:val="22"/>
                <w:szCs w:val="22"/>
                <w:lang w:val="pt-PT"/>
              </w:rPr>
              <w:t>" um número inteiro</w:t>
            </w:r>
            <w:r w:rsidRPr="00185239">
              <w:rPr>
                <w:rFonts w:ascii="Trebuchet MS" w:hAnsi="Trebuchet MS" w:cstheme="minorHAnsi"/>
                <w:bCs/>
                <w:sz w:val="22"/>
                <w:szCs w:val="22"/>
                <w:lang w:val="pt-PT"/>
              </w:rPr>
              <w:t>;</w:t>
            </w:r>
          </w:p>
          <w:p w14:paraId="5ABA1E9A" w14:textId="219D1C47" w:rsidR="00243EA7" w:rsidRDefault="00243EA7" w:rsidP="006A2E3D">
            <w:pPr>
              <w:widowControl w:val="0"/>
              <w:tabs>
                <w:tab w:val="left" w:pos="2070"/>
              </w:tabs>
              <w:spacing w:line="280" w:lineRule="exact"/>
              <w:rPr>
                <w:rFonts w:ascii="Trebuchet MS" w:hAnsi="Trebuchet MS" w:cstheme="minorHAnsi"/>
                <w:bCs/>
                <w:sz w:val="22"/>
                <w:szCs w:val="22"/>
                <w:lang w:val="pt-PT"/>
              </w:rPr>
            </w:pPr>
          </w:p>
          <w:p w14:paraId="23528691" w14:textId="7080D453" w:rsidR="00243EA7" w:rsidRPr="00185239" w:rsidRDefault="00243EA7" w:rsidP="006A2E3D">
            <w:pPr>
              <w:widowControl w:val="0"/>
              <w:tabs>
                <w:tab w:val="left" w:pos="2070"/>
              </w:tabs>
              <w:spacing w:line="280" w:lineRule="exact"/>
              <w:rPr>
                <w:rFonts w:ascii="Trebuchet MS" w:hAnsi="Trebuchet MS" w:cstheme="minorHAnsi"/>
                <w:bCs/>
                <w:sz w:val="22"/>
                <w:szCs w:val="22"/>
                <w:lang w:val="pt-PT"/>
              </w:rPr>
            </w:pPr>
            <w:proofErr w:type="gramStart"/>
            <w:r w:rsidRPr="00243EA7">
              <w:rPr>
                <w:rFonts w:ascii="Trebuchet MS" w:hAnsi="Trebuchet MS" w:cstheme="minorHAnsi"/>
                <w:bCs/>
                <w:sz w:val="22"/>
                <w:szCs w:val="22"/>
                <w:lang w:val="pt-PT"/>
              </w:rPr>
              <w:t>dct</w:t>
            </w:r>
            <w:proofErr w:type="gramEnd"/>
            <w:r w:rsidRPr="00243EA7">
              <w:rPr>
                <w:rFonts w:ascii="Trebuchet MS" w:hAnsi="Trebuchet MS" w:cstheme="minorHAnsi"/>
                <w:bCs/>
                <w:sz w:val="22"/>
                <w:szCs w:val="22"/>
                <w:lang w:val="pt-PT"/>
              </w:rPr>
              <w:t xml:space="preserve"> = </w:t>
            </w:r>
            <w:r>
              <w:rPr>
                <w:rFonts w:ascii="Trebuchet MS" w:hAnsi="Trebuchet MS" w:cstheme="minorHAnsi"/>
                <w:bCs/>
                <w:sz w:val="22"/>
                <w:szCs w:val="22"/>
                <w:lang w:val="pt-PT"/>
              </w:rPr>
              <w:t>é o n</w:t>
            </w:r>
            <w:r w:rsidRPr="00243EA7">
              <w:rPr>
                <w:rFonts w:ascii="Trebuchet MS" w:hAnsi="Trebuchet MS" w:cstheme="minorHAnsi"/>
                <w:bCs/>
                <w:sz w:val="22"/>
                <w:szCs w:val="22"/>
                <w:lang w:val="pt-PT"/>
              </w:rPr>
              <w:t>úmero de dias corridos entre a (i) Data de Emissão e a Data de Aniversário</w:t>
            </w:r>
            <w:r>
              <w:rPr>
                <w:rFonts w:ascii="Trebuchet MS" w:hAnsi="Trebuchet MS" w:cstheme="minorHAnsi"/>
                <w:bCs/>
                <w:sz w:val="22"/>
                <w:szCs w:val="22"/>
                <w:lang w:val="pt-PT"/>
              </w:rPr>
              <w:t xml:space="preserve"> imeditamente posterior</w:t>
            </w:r>
            <w:r w:rsidRPr="00243EA7">
              <w:rPr>
                <w:rFonts w:ascii="Trebuchet MS" w:hAnsi="Trebuchet MS" w:cstheme="minorHAnsi"/>
                <w:bCs/>
                <w:sz w:val="22"/>
                <w:szCs w:val="22"/>
                <w:lang w:val="pt-PT"/>
              </w:rPr>
              <w:t>, para o primeiro período de capitalização; ou (ii) Data de Aniversário imediatamente anterior e Data de Aniversário</w:t>
            </w:r>
            <w:r>
              <w:rPr>
                <w:rFonts w:ascii="Trebuchet MS" w:hAnsi="Trebuchet MS" w:cstheme="minorHAnsi"/>
                <w:bCs/>
                <w:sz w:val="22"/>
                <w:szCs w:val="22"/>
                <w:lang w:val="pt-PT"/>
              </w:rPr>
              <w:t xml:space="preserve"> imeditamente posterior</w:t>
            </w:r>
            <w:r w:rsidRPr="00243EA7">
              <w:rPr>
                <w:rFonts w:ascii="Trebuchet MS" w:hAnsi="Trebuchet MS" w:cstheme="minorHAnsi"/>
                <w:bCs/>
                <w:sz w:val="22"/>
                <w:szCs w:val="22"/>
                <w:lang w:val="pt-PT"/>
              </w:rPr>
              <w:t>, para os demais períodos de capitalização, sendo “dct” um número inteiro.</w:t>
            </w:r>
          </w:p>
          <w:p w14:paraId="5218C118" w14:textId="77777777" w:rsidR="003C29D9" w:rsidRPr="00185239" w:rsidRDefault="003C29D9" w:rsidP="006A2E3D">
            <w:pPr>
              <w:widowControl w:val="0"/>
              <w:tabs>
                <w:tab w:val="left" w:pos="2070"/>
              </w:tabs>
              <w:spacing w:line="280" w:lineRule="exact"/>
              <w:rPr>
                <w:rFonts w:ascii="Trebuchet MS" w:hAnsi="Trebuchet MS"/>
                <w:sz w:val="22"/>
                <w:szCs w:val="22"/>
                <w:lang w:val="pt-PT"/>
              </w:rPr>
            </w:pPr>
          </w:p>
          <w:p w14:paraId="1AB499AD" w14:textId="4ACD5240" w:rsidR="00441B90" w:rsidRPr="00185239" w:rsidRDefault="00441B90" w:rsidP="006A2E3D">
            <w:pPr>
              <w:widowControl w:val="0"/>
              <w:tabs>
                <w:tab w:val="left" w:pos="2070"/>
              </w:tabs>
              <w:spacing w:line="280" w:lineRule="exact"/>
              <w:rPr>
                <w:rFonts w:ascii="Trebuchet MS" w:hAnsi="Trebuchet MS" w:cstheme="minorHAnsi"/>
                <w:bCs/>
                <w:sz w:val="22"/>
                <w:szCs w:val="22"/>
                <w:lang w:val="pt-PT"/>
              </w:rPr>
            </w:pPr>
            <w:r w:rsidRPr="00185239">
              <w:rPr>
                <w:rFonts w:ascii="Trebuchet MS" w:hAnsi="Trebuchet MS" w:cstheme="minorHAnsi"/>
                <w:bCs/>
                <w:sz w:val="22"/>
                <w:szCs w:val="22"/>
                <w:lang w:val="pt-PT"/>
              </w:rPr>
              <w:t xml:space="preserve">Observação: Excepcionalmente, para o primeiro período de cálculo da Remuneração, deve-se considerar </w:t>
            </w:r>
            <w:proofErr w:type="gramStart"/>
            <w:r w:rsidRPr="00185239">
              <w:rPr>
                <w:rFonts w:ascii="Trebuchet MS" w:hAnsi="Trebuchet MS" w:cstheme="minorHAnsi"/>
                <w:bCs/>
                <w:sz w:val="22"/>
                <w:szCs w:val="22"/>
                <w:lang w:val="pt-PT"/>
              </w:rPr>
              <w:t>2</w:t>
            </w:r>
            <w:proofErr w:type="gramEnd"/>
            <w:r w:rsidRPr="00185239">
              <w:rPr>
                <w:rFonts w:ascii="Trebuchet MS" w:hAnsi="Trebuchet MS" w:cstheme="minorHAnsi"/>
                <w:bCs/>
                <w:sz w:val="22"/>
                <w:szCs w:val="22"/>
                <w:lang w:val="pt-PT"/>
              </w:rPr>
              <w:t xml:space="preserve"> (dois) adicionais no “dcp”.</w:t>
            </w:r>
          </w:p>
          <w:p w14:paraId="1D78412A" w14:textId="77777777" w:rsidR="00441B90" w:rsidRPr="00185239" w:rsidRDefault="00441B90" w:rsidP="006A2E3D">
            <w:pPr>
              <w:widowControl w:val="0"/>
              <w:tabs>
                <w:tab w:val="left" w:pos="2070"/>
              </w:tabs>
              <w:spacing w:line="280" w:lineRule="exact"/>
              <w:rPr>
                <w:rFonts w:ascii="Trebuchet MS" w:hAnsi="Trebuchet MS"/>
                <w:sz w:val="22"/>
                <w:szCs w:val="22"/>
                <w:lang w:val="pt-PT"/>
              </w:rPr>
            </w:pPr>
          </w:p>
          <w:p w14:paraId="2968AE64" w14:textId="77777777" w:rsidR="006C3CC6" w:rsidRPr="00185239" w:rsidRDefault="00B86175" w:rsidP="006C3CC6">
            <w:pPr>
              <w:widowControl w:val="0"/>
              <w:tabs>
                <w:tab w:val="left" w:pos="567"/>
              </w:tabs>
              <w:spacing w:line="280" w:lineRule="exact"/>
              <w:rPr>
                <w:rFonts w:ascii="Trebuchet MS" w:hAnsi="Trebuchet MS"/>
                <w:sz w:val="22"/>
                <w:szCs w:val="22"/>
              </w:rPr>
            </w:pPr>
            <w:bookmarkStart w:id="34" w:name="_Ref261306482"/>
            <w:bookmarkEnd w:id="26"/>
            <w:r w:rsidRPr="00185239">
              <w:rPr>
                <w:rFonts w:ascii="Trebuchet MS" w:hAnsi="Trebuchet MS"/>
                <w:sz w:val="22"/>
                <w:szCs w:val="22"/>
              </w:rPr>
              <w:t xml:space="preserve">4.9.2. </w:t>
            </w:r>
            <w:r w:rsidR="001D661F" w:rsidRPr="00185239">
              <w:rPr>
                <w:rFonts w:ascii="Trebuchet MS" w:hAnsi="Trebuchet MS"/>
                <w:sz w:val="22"/>
                <w:szCs w:val="22"/>
              </w:rPr>
              <w:t xml:space="preserve">Os Juros Remuneratórios serão pagos, mensalmente, até a </w:t>
            </w:r>
            <w:r w:rsidR="00D54BB6" w:rsidRPr="00185239">
              <w:rPr>
                <w:rFonts w:ascii="Trebuchet MS" w:hAnsi="Trebuchet MS"/>
                <w:sz w:val="22"/>
                <w:szCs w:val="22"/>
              </w:rPr>
              <w:t>Data de Vencimento das Debêntures</w:t>
            </w:r>
            <w:r w:rsidR="006C3CC6" w:rsidRPr="00185239">
              <w:rPr>
                <w:rFonts w:ascii="Trebuchet MS" w:hAnsi="Trebuchet MS"/>
                <w:sz w:val="22"/>
                <w:szCs w:val="22"/>
              </w:rPr>
              <w:t xml:space="preserve">, conforme cronograma de pagamentos previsto no Anexo V a presente Escritura. </w:t>
            </w:r>
          </w:p>
          <w:p w14:paraId="2FF70CC5" w14:textId="77777777" w:rsidR="006C3CC6" w:rsidRPr="00185239" w:rsidRDefault="006C3CC6" w:rsidP="006C3CC6">
            <w:pPr>
              <w:widowControl w:val="0"/>
              <w:autoSpaceDE w:val="0"/>
              <w:autoSpaceDN w:val="0"/>
              <w:adjustRightInd w:val="0"/>
              <w:spacing w:line="280" w:lineRule="exact"/>
              <w:rPr>
                <w:rFonts w:ascii="Trebuchet MS" w:hAnsi="Trebuchet MS"/>
                <w:sz w:val="22"/>
                <w:szCs w:val="22"/>
              </w:rPr>
            </w:pPr>
          </w:p>
          <w:bookmarkEnd w:id="34"/>
          <w:p w14:paraId="33B19E42" w14:textId="45F91050" w:rsidR="00D54BB6" w:rsidRPr="00185239" w:rsidRDefault="00B86175" w:rsidP="006A2E3D">
            <w:pPr>
              <w:widowControl w:val="0"/>
              <w:tabs>
                <w:tab w:val="left" w:pos="567"/>
              </w:tabs>
              <w:spacing w:line="280" w:lineRule="exact"/>
              <w:rPr>
                <w:rFonts w:ascii="Trebuchet MS" w:hAnsi="Trebuchet MS"/>
                <w:sz w:val="22"/>
                <w:szCs w:val="22"/>
              </w:rPr>
            </w:pPr>
            <w:r w:rsidRPr="00185239">
              <w:rPr>
                <w:rFonts w:ascii="Trebuchet MS" w:hAnsi="Trebuchet MS"/>
                <w:sz w:val="22"/>
                <w:szCs w:val="22"/>
              </w:rPr>
              <w:t xml:space="preserve">4.9.3. </w:t>
            </w:r>
            <w:r w:rsidR="00D54BB6" w:rsidRPr="00185239">
              <w:rPr>
                <w:rFonts w:ascii="Trebuchet MS" w:hAnsi="Trebuchet MS"/>
                <w:sz w:val="22"/>
                <w:szCs w:val="22"/>
              </w:rPr>
              <w:t xml:space="preserve">O período de capitalização dos Juros Remuneratórios é o intervalo de tempo que se inicia na </w:t>
            </w:r>
            <w:r w:rsidR="00F47907" w:rsidRPr="00185239">
              <w:rPr>
                <w:rFonts w:ascii="Trebuchet MS" w:hAnsi="Trebuchet MS"/>
                <w:sz w:val="22"/>
                <w:szCs w:val="22"/>
              </w:rPr>
              <w:t xml:space="preserve">data </w:t>
            </w:r>
            <w:r w:rsidR="00AE686A" w:rsidRPr="00185239">
              <w:rPr>
                <w:rFonts w:ascii="Trebuchet MS" w:hAnsi="Trebuchet MS"/>
                <w:sz w:val="22"/>
                <w:szCs w:val="22"/>
              </w:rPr>
              <w:t xml:space="preserve">da primeira </w:t>
            </w:r>
            <w:r w:rsidR="00F47907" w:rsidRPr="00185239">
              <w:rPr>
                <w:rFonts w:ascii="Trebuchet MS" w:hAnsi="Trebuchet MS"/>
                <w:sz w:val="22"/>
                <w:szCs w:val="22"/>
              </w:rPr>
              <w:t xml:space="preserve">integralização dos </w:t>
            </w:r>
            <w:proofErr w:type="gramStart"/>
            <w:r w:rsidR="00F47907" w:rsidRPr="00185239">
              <w:rPr>
                <w:rFonts w:ascii="Trebuchet MS" w:hAnsi="Trebuchet MS"/>
                <w:sz w:val="22"/>
                <w:szCs w:val="22"/>
              </w:rPr>
              <w:t xml:space="preserve">CRI </w:t>
            </w:r>
            <w:r w:rsidR="00202204" w:rsidRPr="00185239">
              <w:rPr>
                <w:rFonts w:ascii="Trebuchet MS" w:hAnsi="Trebuchet MS"/>
                <w:sz w:val="22"/>
                <w:szCs w:val="22"/>
              </w:rPr>
              <w:t>,</w:t>
            </w:r>
            <w:proofErr w:type="gramEnd"/>
            <w:r w:rsidR="00202204" w:rsidRPr="00185239">
              <w:rPr>
                <w:rFonts w:ascii="Trebuchet MS" w:hAnsi="Trebuchet MS"/>
                <w:sz w:val="22"/>
                <w:szCs w:val="22"/>
              </w:rPr>
              <w:t xml:space="preserve"> no caso do primeiro Período de Capitalização, ou na última Data de Aniversário imediatamente anterior </w:t>
            </w:r>
            <w:r w:rsidR="00202204" w:rsidRPr="00185239">
              <w:rPr>
                <w:rFonts w:ascii="Trebuchet MS" w:hAnsi="Trebuchet MS"/>
                <w:sz w:val="22"/>
                <w:szCs w:val="22"/>
              </w:rPr>
              <w:lastRenderedPageBreak/>
              <w:t>(inclusive), no caso dos demais períodos de capitalização, e termina na próxima Data de Aniversário (exclusive). Cada Período de Capitalização sucede o anterior sem solução de continuidade, até a</w:t>
            </w:r>
            <w:r w:rsidR="00D54BB6" w:rsidRPr="00185239">
              <w:rPr>
                <w:rFonts w:ascii="Trebuchet MS" w:hAnsi="Trebuchet MS"/>
                <w:sz w:val="22"/>
                <w:szCs w:val="22"/>
              </w:rPr>
              <w:t xml:space="preserve"> Data de </w:t>
            </w:r>
            <w:r w:rsidR="00441B90" w:rsidRPr="00185239">
              <w:rPr>
                <w:rFonts w:ascii="Trebuchet MS" w:hAnsi="Trebuchet MS"/>
                <w:sz w:val="22"/>
                <w:szCs w:val="22"/>
              </w:rPr>
              <w:t>Vencimento, resgate antecipado ou vencimento antecipado, conforme o caso</w:t>
            </w:r>
            <w:r w:rsidR="00441B90" w:rsidRPr="00185239" w:rsidDel="00441B90">
              <w:rPr>
                <w:rFonts w:ascii="Trebuchet MS" w:hAnsi="Trebuchet MS"/>
                <w:sz w:val="22"/>
                <w:szCs w:val="22"/>
              </w:rPr>
              <w:t xml:space="preserve"> </w:t>
            </w:r>
            <w:r w:rsidR="00D54BB6" w:rsidRPr="00185239">
              <w:rPr>
                <w:rFonts w:ascii="Trebuchet MS" w:hAnsi="Trebuchet MS"/>
                <w:sz w:val="22"/>
                <w:szCs w:val="22"/>
              </w:rPr>
              <w:t>(“</w:t>
            </w:r>
            <w:r w:rsidR="00D54BB6" w:rsidRPr="00185239">
              <w:rPr>
                <w:rFonts w:ascii="Trebuchet MS" w:hAnsi="Trebuchet MS"/>
                <w:sz w:val="22"/>
                <w:szCs w:val="22"/>
                <w:u w:val="single"/>
              </w:rPr>
              <w:t>Período de Capitalização</w:t>
            </w:r>
            <w:r w:rsidR="00D54BB6" w:rsidRPr="00185239">
              <w:rPr>
                <w:rFonts w:ascii="Trebuchet MS" w:hAnsi="Trebuchet MS"/>
                <w:sz w:val="22"/>
                <w:szCs w:val="22"/>
              </w:rPr>
              <w:t>”).</w:t>
            </w:r>
          </w:p>
          <w:p w14:paraId="401128C3" w14:textId="77777777" w:rsidR="00DD2E35" w:rsidRPr="00185239" w:rsidRDefault="00DD2E35" w:rsidP="006A2E3D">
            <w:pPr>
              <w:widowControl w:val="0"/>
              <w:tabs>
                <w:tab w:val="left" w:pos="567"/>
              </w:tabs>
              <w:spacing w:line="280" w:lineRule="exact"/>
              <w:rPr>
                <w:rFonts w:ascii="Trebuchet MS" w:hAnsi="Trebuchet MS"/>
                <w:sz w:val="22"/>
                <w:szCs w:val="22"/>
              </w:rPr>
            </w:pPr>
          </w:p>
          <w:p w14:paraId="6D55920F" w14:textId="77777777" w:rsidR="00DD2E35" w:rsidRPr="00185239" w:rsidRDefault="00DD2E35" w:rsidP="00DD2E35">
            <w:pPr>
              <w:widowControl w:val="0"/>
              <w:tabs>
                <w:tab w:val="left" w:pos="567"/>
              </w:tabs>
              <w:spacing w:line="280" w:lineRule="exact"/>
              <w:rPr>
                <w:rFonts w:ascii="Trebuchet MS" w:hAnsi="Trebuchet MS"/>
                <w:sz w:val="22"/>
                <w:szCs w:val="22"/>
              </w:rPr>
            </w:pPr>
            <w:r w:rsidRPr="00185239">
              <w:rPr>
                <w:rFonts w:ascii="Trebuchet MS" w:hAnsi="Trebuchet MS"/>
                <w:sz w:val="22"/>
                <w:szCs w:val="22"/>
              </w:rPr>
              <w:t>4.9.4. A data de aniversário das Debêntures corresponde a todo dia 22 (vinte e dois) de cada mês;</w:t>
            </w:r>
          </w:p>
          <w:p w14:paraId="06D145C2" w14:textId="77777777" w:rsidR="00DD2E35" w:rsidRPr="00185239" w:rsidRDefault="00DD2E35" w:rsidP="006A2E3D">
            <w:pPr>
              <w:widowControl w:val="0"/>
              <w:tabs>
                <w:tab w:val="left" w:pos="567"/>
              </w:tabs>
              <w:spacing w:line="280" w:lineRule="exact"/>
              <w:rPr>
                <w:rFonts w:ascii="Trebuchet MS" w:hAnsi="Trebuchet MS"/>
                <w:sz w:val="22"/>
                <w:szCs w:val="22"/>
              </w:rPr>
            </w:pPr>
          </w:p>
          <w:p w14:paraId="256DE424"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rPr>
              <w:t>Amortização do Principal</w:t>
            </w:r>
          </w:p>
          <w:p w14:paraId="03D6098E" w14:textId="77777777" w:rsidR="00D54BB6" w:rsidRPr="00185239" w:rsidRDefault="00D54BB6" w:rsidP="006A2E3D">
            <w:pPr>
              <w:widowControl w:val="0"/>
              <w:tabs>
                <w:tab w:val="left" w:pos="567"/>
              </w:tabs>
              <w:spacing w:line="280" w:lineRule="exact"/>
              <w:rPr>
                <w:rFonts w:ascii="Trebuchet MS" w:hAnsi="Trebuchet MS"/>
                <w:sz w:val="22"/>
                <w:szCs w:val="22"/>
              </w:rPr>
            </w:pPr>
          </w:p>
          <w:p w14:paraId="45394335" w14:textId="77777777" w:rsidR="00CC2CE9" w:rsidRPr="00185239" w:rsidRDefault="00C52B88" w:rsidP="00545CB1">
            <w:pPr>
              <w:widowControl w:val="0"/>
              <w:tabs>
                <w:tab w:val="left" w:pos="567"/>
                <w:tab w:val="left" w:pos="851"/>
              </w:tabs>
              <w:spacing w:line="280" w:lineRule="exact"/>
              <w:rPr>
                <w:rFonts w:ascii="Trebuchet MS" w:hAnsi="Trebuchet MS"/>
                <w:sz w:val="22"/>
                <w:szCs w:val="22"/>
              </w:rPr>
            </w:pPr>
            <w:r w:rsidRPr="00185239">
              <w:rPr>
                <w:rFonts w:ascii="Trebuchet MS" w:hAnsi="Trebuchet MS"/>
                <w:sz w:val="22"/>
                <w:szCs w:val="22"/>
              </w:rPr>
              <w:t xml:space="preserve">4.10.1. </w:t>
            </w:r>
            <w:bookmarkStart w:id="35" w:name="_Hlk23410563"/>
            <w:r w:rsidR="005151CF" w:rsidRPr="00185239">
              <w:rPr>
                <w:rFonts w:ascii="Trebuchet MS" w:hAnsi="Trebuchet MS"/>
                <w:sz w:val="22"/>
                <w:szCs w:val="22"/>
              </w:rPr>
              <w:t xml:space="preserve">Sem prejuízo da hipótese de </w:t>
            </w:r>
            <w:r w:rsidR="00E1459C" w:rsidRPr="00185239">
              <w:rPr>
                <w:rFonts w:ascii="Trebuchet MS" w:hAnsi="Trebuchet MS"/>
                <w:sz w:val="22"/>
                <w:szCs w:val="22"/>
              </w:rPr>
              <w:t>resgate antecipado facultativo</w:t>
            </w:r>
            <w:r w:rsidR="005151CF" w:rsidRPr="00185239">
              <w:rPr>
                <w:rFonts w:ascii="Trebuchet MS" w:hAnsi="Trebuchet MS"/>
                <w:sz w:val="22"/>
                <w:szCs w:val="22"/>
              </w:rPr>
              <w:t>, os</w:t>
            </w:r>
            <w:r w:rsidR="00D54BB6" w:rsidRPr="00185239">
              <w:rPr>
                <w:rFonts w:ascii="Trebuchet MS" w:hAnsi="Trebuchet MS"/>
                <w:sz w:val="22"/>
                <w:szCs w:val="22"/>
              </w:rPr>
              <w:t xml:space="preserve"> valores devidos a título de Principal deverão ser amortizados e pagos pela Emissora</w:t>
            </w:r>
            <w:r w:rsidR="008D5823" w:rsidRPr="00185239">
              <w:rPr>
                <w:rFonts w:ascii="Trebuchet MS" w:hAnsi="Trebuchet MS"/>
                <w:sz w:val="22"/>
                <w:szCs w:val="22"/>
              </w:rPr>
              <w:t>, em sua totalidade,</w:t>
            </w:r>
            <w:r w:rsidR="00D54BB6" w:rsidRPr="00185239">
              <w:rPr>
                <w:rFonts w:ascii="Trebuchet MS" w:hAnsi="Trebuchet MS"/>
                <w:sz w:val="22"/>
                <w:szCs w:val="22"/>
              </w:rPr>
              <w:t xml:space="preserve"> na Data de Vencimento das Debêntures</w:t>
            </w:r>
            <w:r w:rsidR="001D661F" w:rsidRPr="00185239">
              <w:rPr>
                <w:rFonts w:ascii="Trebuchet MS" w:hAnsi="Trebuchet MS"/>
                <w:sz w:val="22"/>
                <w:szCs w:val="22"/>
              </w:rPr>
              <w:t xml:space="preserve"> </w:t>
            </w:r>
            <w:r w:rsidR="005151CF" w:rsidRPr="00185239">
              <w:rPr>
                <w:rFonts w:ascii="Trebuchet MS" w:hAnsi="Trebuchet MS"/>
                <w:sz w:val="22"/>
                <w:szCs w:val="22"/>
              </w:rPr>
              <w:t xml:space="preserve">ou com os recursos decorrentes da alienação de Imóveis Garantia objeto do Contrato de Alienação Fiduciária e o pagamento dos recebíveis decorrentes do Contrato de Cessão Fiduciária de Recebíveis recebidos durante a vigência dos CRI, conforme será previsto no Contrato de Alienação Fiduciária e no Contrato de Cessão Fiduciária. </w:t>
            </w:r>
            <w:bookmarkEnd w:id="35"/>
          </w:p>
          <w:p w14:paraId="40D4320E" w14:textId="77777777" w:rsidR="00C52B88" w:rsidRPr="00185239" w:rsidRDefault="00C52B88" w:rsidP="00545CB1">
            <w:pPr>
              <w:widowControl w:val="0"/>
              <w:tabs>
                <w:tab w:val="left" w:pos="567"/>
                <w:tab w:val="left" w:pos="851"/>
              </w:tabs>
              <w:spacing w:line="280" w:lineRule="exact"/>
              <w:rPr>
                <w:rFonts w:ascii="Trebuchet MS" w:hAnsi="Trebuchet MS"/>
                <w:sz w:val="22"/>
                <w:szCs w:val="22"/>
              </w:rPr>
            </w:pPr>
          </w:p>
          <w:p w14:paraId="279108D9" w14:textId="77777777" w:rsidR="00D54BB6" w:rsidRPr="00185239" w:rsidRDefault="005363D4" w:rsidP="00545CB1">
            <w:pPr>
              <w:widowControl w:val="0"/>
              <w:tabs>
                <w:tab w:val="left" w:pos="567"/>
                <w:tab w:val="left" w:pos="851"/>
              </w:tabs>
              <w:spacing w:line="280" w:lineRule="exact"/>
              <w:rPr>
                <w:rFonts w:ascii="Trebuchet MS" w:hAnsi="Trebuchet MS"/>
                <w:sz w:val="22"/>
                <w:szCs w:val="22"/>
              </w:rPr>
            </w:pPr>
            <w:r w:rsidRPr="00185239">
              <w:rPr>
                <w:rFonts w:ascii="Trebuchet MS" w:hAnsi="Trebuchet MS"/>
                <w:sz w:val="22"/>
                <w:szCs w:val="22"/>
              </w:rPr>
              <w:t>4.10.1.</w:t>
            </w:r>
            <w:r w:rsidR="00D42519" w:rsidRPr="00185239">
              <w:rPr>
                <w:rFonts w:ascii="Trebuchet MS" w:hAnsi="Trebuchet MS"/>
                <w:sz w:val="22"/>
                <w:szCs w:val="22"/>
              </w:rPr>
              <w:t>1</w:t>
            </w:r>
            <w:r w:rsidRPr="00185239">
              <w:rPr>
                <w:rFonts w:ascii="Trebuchet MS" w:hAnsi="Trebuchet MS"/>
                <w:sz w:val="22"/>
                <w:szCs w:val="22"/>
              </w:rPr>
              <w:t xml:space="preserve">. </w:t>
            </w:r>
            <w:r w:rsidR="007A1AA6" w:rsidRPr="00185239">
              <w:rPr>
                <w:rFonts w:ascii="Trebuchet MS" w:hAnsi="Trebuchet MS"/>
                <w:sz w:val="22"/>
                <w:szCs w:val="22"/>
              </w:rPr>
              <w:t xml:space="preserve">O Contrato de Alienação Fiduciária </w:t>
            </w:r>
            <w:r w:rsidR="00DB1042" w:rsidRPr="00185239">
              <w:rPr>
                <w:rFonts w:ascii="Trebuchet MS" w:hAnsi="Trebuchet MS"/>
                <w:sz w:val="22"/>
                <w:szCs w:val="22"/>
              </w:rPr>
              <w:t xml:space="preserve">de Imóveis </w:t>
            </w:r>
            <w:r w:rsidR="007A1AA6" w:rsidRPr="00185239">
              <w:rPr>
                <w:rFonts w:ascii="Trebuchet MS" w:hAnsi="Trebuchet MS"/>
                <w:sz w:val="22"/>
                <w:szCs w:val="22"/>
              </w:rPr>
              <w:t xml:space="preserve">e o Contrato de Cessão Fiduciária </w:t>
            </w:r>
            <w:r w:rsidR="00DB1042" w:rsidRPr="00185239">
              <w:rPr>
                <w:rFonts w:ascii="Trebuchet MS" w:hAnsi="Trebuchet MS"/>
                <w:sz w:val="22"/>
                <w:szCs w:val="22"/>
              </w:rPr>
              <w:t xml:space="preserve">de Recebíveis </w:t>
            </w:r>
            <w:r w:rsidR="00785167" w:rsidRPr="00185239">
              <w:rPr>
                <w:rFonts w:ascii="Trebuchet MS" w:hAnsi="Trebuchet MS"/>
                <w:sz w:val="22"/>
                <w:szCs w:val="22"/>
              </w:rPr>
              <w:t>preverão</w:t>
            </w:r>
            <w:r w:rsidR="007A1AA6" w:rsidRPr="00185239">
              <w:rPr>
                <w:rFonts w:ascii="Trebuchet MS" w:hAnsi="Trebuchet MS"/>
                <w:sz w:val="22"/>
                <w:szCs w:val="22"/>
              </w:rPr>
              <w:t xml:space="preserve"> a obrigação </w:t>
            </w:r>
            <w:r w:rsidR="00FF3276" w:rsidRPr="00185239">
              <w:rPr>
                <w:rFonts w:ascii="Trebuchet MS" w:hAnsi="Trebuchet MS"/>
                <w:sz w:val="22"/>
                <w:szCs w:val="22"/>
              </w:rPr>
              <w:t>da Companhia para antecipar o pagamento das Debêntures,</w:t>
            </w:r>
            <w:proofErr w:type="gramStart"/>
            <w:r w:rsidR="00FF3276" w:rsidRPr="00185239">
              <w:rPr>
                <w:rFonts w:ascii="Trebuchet MS" w:hAnsi="Trebuchet MS"/>
                <w:sz w:val="22"/>
                <w:szCs w:val="22"/>
              </w:rPr>
              <w:t xml:space="preserve"> </w:t>
            </w:r>
            <w:r w:rsidR="007A1AA6" w:rsidRPr="00185239">
              <w:rPr>
                <w:rFonts w:ascii="Trebuchet MS" w:hAnsi="Trebuchet MS"/>
                <w:sz w:val="22"/>
                <w:szCs w:val="22"/>
              </w:rPr>
              <w:t xml:space="preserve"> </w:t>
            </w:r>
            <w:proofErr w:type="gramEnd"/>
            <w:r w:rsidR="007A1AA6" w:rsidRPr="00185239">
              <w:rPr>
                <w:rFonts w:ascii="Trebuchet MS" w:hAnsi="Trebuchet MS"/>
                <w:sz w:val="22"/>
                <w:szCs w:val="22"/>
              </w:rPr>
              <w:t>total ou parcial</w:t>
            </w:r>
            <w:r w:rsidRPr="00185239">
              <w:rPr>
                <w:rFonts w:ascii="Trebuchet MS" w:hAnsi="Trebuchet MS"/>
                <w:sz w:val="22"/>
                <w:szCs w:val="22"/>
              </w:rPr>
              <w:t>mente</w:t>
            </w:r>
            <w:r w:rsidR="003C505F" w:rsidRPr="00185239">
              <w:rPr>
                <w:rFonts w:ascii="Trebuchet MS" w:hAnsi="Trebuchet MS"/>
                <w:sz w:val="22"/>
                <w:szCs w:val="22"/>
              </w:rPr>
              <w:t xml:space="preserve"> </w:t>
            </w:r>
            <w:r w:rsidR="007A1AA6" w:rsidRPr="00185239">
              <w:rPr>
                <w:rFonts w:ascii="Trebuchet MS" w:hAnsi="Trebuchet MS"/>
                <w:sz w:val="22"/>
                <w:szCs w:val="22"/>
              </w:rPr>
              <w:t>com os recursos decorrentes: i) da alienação de Imóveis Garantia objeto do Contrato de Alienação Fiduciária</w:t>
            </w:r>
            <w:r w:rsidR="00545CB1" w:rsidRPr="00185239">
              <w:rPr>
                <w:rFonts w:ascii="Trebuchet MS" w:hAnsi="Trebuchet MS"/>
                <w:sz w:val="22"/>
                <w:szCs w:val="22"/>
              </w:rPr>
              <w:t xml:space="preserve"> </w:t>
            </w:r>
            <w:r w:rsidR="00DB1042" w:rsidRPr="00185239">
              <w:rPr>
                <w:rFonts w:ascii="Trebuchet MS" w:hAnsi="Trebuchet MS"/>
                <w:sz w:val="22"/>
                <w:szCs w:val="22"/>
              </w:rPr>
              <w:t xml:space="preserve">de Imóveis </w:t>
            </w:r>
            <w:r w:rsidR="00545CB1" w:rsidRPr="00185239">
              <w:rPr>
                <w:rFonts w:ascii="Trebuchet MS" w:hAnsi="Trebuchet MS"/>
                <w:sz w:val="22"/>
                <w:szCs w:val="22"/>
              </w:rPr>
              <w:t xml:space="preserve">e, </w:t>
            </w:r>
            <w:proofErr w:type="spellStart"/>
            <w:r w:rsidR="00545CB1" w:rsidRPr="00185239">
              <w:rPr>
                <w:rFonts w:ascii="Trebuchet MS" w:hAnsi="Trebuchet MS"/>
                <w:sz w:val="22"/>
                <w:szCs w:val="22"/>
              </w:rPr>
              <w:t>ii</w:t>
            </w:r>
            <w:proofErr w:type="spellEnd"/>
            <w:r w:rsidR="00545CB1" w:rsidRPr="00185239">
              <w:rPr>
                <w:rFonts w:ascii="Trebuchet MS" w:hAnsi="Trebuchet MS"/>
                <w:sz w:val="22"/>
                <w:szCs w:val="22"/>
              </w:rPr>
              <w:t xml:space="preserve">) o pagamento de Recebíveis </w:t>
            </w:r>
            <w:r w:rsidR="007A1AA6" w:rsidRPr="00185239">
              <w:rPr>
                <w:rFonts w:ascii="Trebuchet MS" w:hAnsi="Trebuchet MS"/>
                <w:sz w:val="22"/>
                <w:szCs w:val="22"/>
              </w:rPr>
              <w:t>recebid</w:t>
            </w:r>
            <w:r w:rsidR="00545CB1" w:rsidRPr="00185239">
              <w:rPr>
                <w:rFonts w:ascii="Trebuchet MS" w:hAnsi="Trebuchet MS"/>
                <w:sz w:val="22"/>
                <w:szCs w:val="22"/>
              </w:rPr>
              <w:t>o</w:t>
            </w:r>
            <w:r w:rsidR="007A1AA6" w:rsidRPr="00185239">
              <w:rPr>
                <w:rFonts w:ascii="Trebuchet MS" w:hAnsi="Trebuchet MS"/>
                <w:sz w:val="22"/>
                <w:szCs w:val="22"/>
              </w:rPr>
              <w:t>s durante a vigência dos CRI</w:t>
            </w:r>
            <w:r w:rsidR="00545CB1" w:rsidRPr="00185239">
              <w:rPr>
                <w:rFonts w:ascii="Trebuchet MS" w:hAnsi="Trebuchet MS"/>
                <w:sz w:val="22"/>
                <w:szCs w:val="22"/>
              </w:rPr>
              <w:t xml:space="preserve">. </w:t>
            </w:r>
          </w:p>
          <w:p w14:paraId="020D246F" w14:textId="77777777" w:rsidR="001A42F1" w:rsidRPr="00185239" w:rsidRDefault="001A42F1" w:rsidP="00545CB1">
            <w:pPr>
              <w:widowControl w:val="0"/>
              <w:tabs>
                <w:tab w:val="left" w:pos="567"/>
                <w:tab w:val="left" w:pos="851"/>
              </w:tabs>
              <w:spacing w:line="280" w:lineRule="exact"/>
              <w:rPr>
                <w:rFonts w:ascii="Trebuchet MS" w:hAnsi="Trebuchet MS"/>
                <w:sz w:val="22"/>
                <w:szCs w:val="22"/>
              </w:rPr>
            </w:pPr>
          </w:p>
          <w:p w14:paraId="4D3B6142"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proofErr w:type="gramStart"/>
            <w:r w:rsidRPr="00185239">
              <w:rPr>
                <w:rFonts w:ascii="Trebuchet MS" w:hAnsi="Trebuchet MS"/>
                <w:b/>
                <w:sz w:val="22"/>
                <w:szCs w:val="22"/>
              </w:rPr>
              <w:t xml:space="preserve">Despesas Gerais e Fundo de </w:t>
            </w:r>
            <w:r w:rsidR="008D5823" w:rsidRPr="00185239">
              <w:rPr>
                <w:rFonts w:ascii="Trebuchet MS" w:hAnsi="Trebuchet MS"/>
                <w:b/>
                <w:sz w:val="22"/>
                <w:szCs w:val="22"/>
              </w:rPr>
              <w:t>Despesas</w:t>
            </w:r>
            <w:proofErr w:type="gramEnd"/>
            <w:r w:rsidR="008D5823" w:rsidRPr="00185239">
              <w:rPr>
                <w:rFonts w:ascii="Trebuchet MS" w:hAnsi="Trebuchet MS"/>
                <w:b/>
                <w:sz w:val="22"/>
                <w:szCs w:val="22"/>
              </w:rPr>
              <w:t xml:space="preserve"> </w:t>
            </w:r>
          </w:p>
          <w:p w14:paraId="7A0EFDE3" w14:textId="77777777" w:rsidR="00D54BB6" w:rsidRPr="00185239" w:rsidRDefault="00D54BB6" w:rsidP="006A2E3D">
            <w:pPr>
              <w:widowControl w:val="0"/>
              <w:tabs>
                <w:tab w:val="left" w:pos="567"/>
              </w:tabs>
              <w:spacing w:line="280" w:lineRule="exact"/>
              <w:rPr>
                <w:rFonts w:ascii="Trebuchet MS" w:hAnsi="Trebuchet MS"/>
                <w:b/>
                <w:sz w:val="22"/>
                <w:szCs w:val="22"/>
              </w:rPr>
            </w:pPr>
          </w:p>
          <w:p w14:paraId="2C2EE74D" w14:textId="77777777" w:rsidR="00D54BB6" w:rsidRPr="00185239" w:rsidRDefault="00D54BB6" w:rsidP="006A2E3D">
            <w:pPr>
              <w:widowControl w:val="0"/>
              <w:numPr>
                <w:ilvl w:val="2"/>
                <w:numId w:val="4"/>
              </w:numPr>
              <w:tabs>
                <w:tab w:val="left" w:pos="567"/>
                <w:tab w:val="left" w:pos="851"/>
              </w:tabs>
              <w:spacing w:line="280" w:lineRule="exact"/>
              <w:ind w:left="0" w:hanging="11"/>
              <w:rPr>
                <w:rFonts w:ascii="Trebuchet MS" w:hAnsi="Trebuchet MS"/>
                <w:sz w:val="22"/>
                <w:szCs w:val="22"/>
              </w:rPr>
            </w:pPr>
            <w:r w:rsidRPr="00185239">
              <w:rPr>
                <w:rFonts w:ascii="Trebuchet MS" w:hAnsi="Trebuchet MS"/>
                <w:sz w:val="22"/>
                <w:szCs w:val="22"/>
              </w:rPr>
              <w:t xml:space="preserve">Em complemento ao disposto na Cláusula 4.6.2 desta Escritura de Emissão, </w:t>
            </w:r>
            <w:r w:rsidR="00C11F24" w:rsidRPr="00185239">
              <w:rPr>
                <w:rFonts w:ascii="Trebuchet MS" w:hAnsi="Trebuchet MS"/>
                <w:sz w:val="22"/>
                <w:szCs w:val="22"/>
              </w:rPr>
              <w:t xml:space="preserve">e observado o disposto em 4.7.3, </w:t>
            </w:r>
            <w:r w:rsidRPr="00185239">
              <w:rPr>
                <w:rFonts w:ascii="Trebuchet MS" w:hAnsi="Trebuchet MS"/>
                <w:sz w:val="22"/>
                <w:szCs w:val="22"/>
              </w:rPr>
              <w:t xml:space="preserve">a Emissora se responsabiliza por todas as demais despesas </w:t>
            </w:r>
            <w:r w:rsidR="00606DF6" w:rsidRPr="00185239">
              <w:rPr>
                <w:rFonts w:ascii="Trebuchet MS" w:hAnsi="Trebuchet MS"/>
                <w:sz w:val="22"/>
                <w:szCs w:val="22"/>
              </w:rPr>
              <w:t xml:space="preserve">razoáveis </w:t>
            </w:r>
            <w:r w:rsidRPr="00185239">
              <w:rPr>
                <w:rFonts w:ascii="Trebuchet MS" w:hAnsi="Trebuchet MS"/>
                <w:sz w:val="22"/>
                <w:szCs w:val="22"/>
              </w:rPr>
              <w:t>previstas nesta Escritura de Emissão e nos demais Documentos da Operação</w:t>
            </w:r>
            <w:r w:rsidR="00973AAC" w:rsidRPr="00185239">
              <w:rPr>
                <w:rFonts w:ascii="Trebuchet MS" w:hAnsi="Trebuchet MS"/>
                <w:sz w:val="22"/>
                <w:szCs w:val="22"/>
              </w:rPr>
              <w:t>, sendo que as despesas abaixo listadas serão arcadas direta ou indiretamente pela Emissora. As despesas flat</w:t>
            </w:r>
            <w:r w:rsidR="00D7529C" w:rsidRPr="00185239">
              <w:rPr>
                <w:rFonts w:ascii="Trebuchet MS" w:hAnsi="Trebuchet MS"/>
                <w:sz w:val="22"/>
                <w:szCs w:val="22"/>
              </w:rPr>
              <w:t>,</w:t>
            </w:r>
            <w:r w:rsidR="00973AAC" w:rsidRPr="00185239">
              <w:rPr>
                <w:rFonts w:ascii="Trebuchet MS" w:hAnsi="Trebuchet MS"/>
                <w:sz w:val="22"/>
                <w:szCs w:val="22"/>
              </w:rPr>
              <w:t xml:space="preserve"> identificadas no Anexo </w:t>
            </w:r>
            <w:r w:rsidR="00770D5F" w:rsidRPr="00185239">
              <w:rPr>
                <w:rFonts w:ascii="Trebuchet MS" w:hAnsi="Trebuchet MS"/>
                <w:sz w:val="22"/>
                <w:szCs w:val="22"/>
              </w:rPr>
              <w:t xml:space="preserve">IV </w:t>
            </w:r>
            <w:r w:rsidR="00D7529C" w:rsidRPr="00185239">
              <w:rPr>
                <w:rFonts w:ascii="Trebuchet MS" w:hAnsi="Trebuchet MS"/>
                <w:sz w:val="22"/>
                <w:szCs w:val="22"/>
              </w:rPr>
              <w:t>(“</w:t>
            </w:r>
            <w:r w:rsidR="00D7529C" w:rsidRPr="00185239">
              <w:rPr>
                <w:rFonts w:ascii="Trebuchet MS" w:hAnsi="Trebuchet MS"/>
                <w:sz w:val="22"/>
                <w:szCs w:val="22"/>
                <w:u w:val="single"/>
              </w:rPr>
              <w:t>Despesas Flat</w:t>
            </w:r>
            <w:r w:rsidR="00D7529C" w:rsidRPr="00185239">
              <w:rPr>
                <w:rFonts w:ascii="Trebuchet MS" w:hAnsi="Trebuchet MS"/>
                <w:sz w:val="22"/>
                <w:szCs w:val="22"/>
              </w:rPr>
              <w:t>”</w:t>
            </w:r>
            <w:r w:rsidR="00973AAC" w:rsidRPr="00185239">
              <w:rPr>
                <w:rFonts w:ascii="Trebuchet MS" w:hAnsi="Trebuchet MS"/>
                <w:sz w:val="22"/>
                <w:szCs w:val="22"/>
              </w:rPr>
              <w:t xml:space="preserve">), serão pagas pela Debenturista, por conta e ordem da Emissora, com recursos retidos do valor decorrente da </w:t>
            </w:r>
            <w:r w:rsidR="00973AAC" w:rsidRPr="00185239">
              <w:rPr>
                <w:rFonts w:ascii="Trebuchet MS" w:hAnsi="Trebuchet MS"/>
                <w:sz w:val="22"/>
                <w:szCs w:val="22"/>
              </w:rPr>
              <w:lastRenderedPageBreak/>
              <w:t>integralização das Debêntures e as demais despesas serão pagas pela Debenturista, por conta e ordem da Devedora, com recursos do Fundo de Despesas (conforme definido abaixo)</w:t>
            </w:r>
            <w:r w:rsidRPr="00185239">
              <w:rPr>
                <w:rFonts w:ascii="Trebuchet MS" w:hAnsi="Trebuchet MS"/>
                <w:sz w:val="22"/>
                <w:szCs w:val="22"/>
              </w:rPr>
              <w:t xml:space="preserve"> (“</w:t>
            </w:r>
            <w:r w:rsidRPr="00185239">
              <w:rPr>
                <w:rFonts w:ascii="Trebuchet MS" w:hAnsi="Trebuchet MS"/>
                <w:sz w:val="22"/>
                <w:szCs w:val="22"/>
                <w:u w:val="single"/>
              </w:rPr>
              <w:t>Despesas</w:t>
            </w:r>
            <w:r w:rsidRPr="00185239">
              <w:rPr>
                <w:rFonts w:ascii="Trebuchet MS" w:hAnsi="Trebuchet MS"/>
                <w:sz w:val="22"/>
                <w:szCs w:val="22"/>
              </w:rPr>
              <w:t>”):</w:t>
            </w:r>
            <w:r w:rsidR="00B302E0" w:rsidRPr="00185239">
              <w:rPr>
                <w:rFonts w:ascii="Trebuchet MS" w:hAnsi="Trebuchet MS"/>
                <w:sz w:val="22"/>
                <w:szCs w:val="22"/>
              </w:rPr>
              <w:t xml:space="preserve"> </w:t>
            </w:r>
          </w:p>
          <w:p w14:paraId="1E6C35F0" w14:textId="77777777" w:rsidR="00DB1FB1" w:rsidRPr="00185239" w:rsidRDefault="00DB1FB1" w:rsidP="00766D46">
            <w:pPr>
              <w:widowControl w:val="0"/>
              <w:tabs>
                <w:tab w:val="left" w:pos="567"/>
                <w:tab w:val="left" w:pos="892"/>
              </w:tabs>
              <w:spacing w:line="280" w:lineRule="exact"/>
              <w:rPr>
                <w:rFonts w:ascii="Trebuchet MS" w:hAnsi="Trebuchet MS"/>
                <w:sz w:val="22"/>
                <w:szCs w:val="22"/>
              </w:rPr>
            </w:pPr>
          </w:p>
          <w:p w14:paraId="385DFE2C" w14:textId="77777777" w:rsidR="00D54BB6" w:rsidRPr="00185239" w:rsidRDefault="00D54BB6" w:rsidP="00766D46">
            <w:pPr>
              <w:pStyle w:val="PargrafodaLista"/>
              <w:widowControl w:val="0"/>
              <w:numPr>
                <w:ilvl w:val="0"/>
                <w:numId w:val="8"/>
              </w:numPr>
              <w:tabs>
                <w:tab w:val="left" w:pos="567"/>
                <w:tab w:val="left" w:pos="892"/>
              </w:tabs>
              <w:spacing w:line="280" w:lineRule="exact"/>
              <w:ind w:left="0" w:firstLine="0"/>
              <w:rPr>
                <w:rFonts w:ascii="Trebuchet MS" w:hAnsi="Trebuchet MS"/>
                <w:sz w:val="22"/>
                <w:szCs w:val="22"/>
              </w:rPr>
            </w:pPr>
            <w:proofErr w:type="gramStart"/>
            <w:r w:rsidRPr="00185239">
              <w:rPr>
                <w:rFonts w:ascii="Trebuchet MS" w:hAnsi="Trebuchet MS"/>
                <w:sz w:val="22"/>
                <w:szCs w:val="22"/>
              </w:rPr>
              <w:t>todos</w:t>
            </w:r>
            <w:proofErr w:type="gramEnd"/>
            <w:r w:rsidRPr="00185239">
              <w:rPr>
                <w:rFonts w:ascii="Trebuchet MS" w:hAnsi="Trebuchet MS"/>
                <w:sz w:val="22"/>
                <w:szCs w:val="22"/>
              </w:rPr>
              <w:t xml:space="preserve"> os emolumentos da B3 S.A. – Brasil, Bolsa, Balcão (“</w:t>
            </w:r>
            <w:r w:rsidRPr="00185239">
              <w:rPr>
                <w:rFonts w:ascii="Trebuchet MS" w:hAnsi="Trebuchet MS"/>
                <w:sz w:val="22"/>
                <w:szCs w:val="22"/>
                <w:u w:val="single"/>
              </w:rPr>
              <w:t>B3</w:t>
            </w:r>
            <w:r w:rsidRPr="00185239">
              <w:rPr>
                <w:rFonts w:ascii="Trebuchet MS" w:hAnsi="Trebuchet MS"/>
                <w:sz w:val="22"/>
                <w:szCs w:val="22"/>
              </w:rPr>
              <w:t>”), relativos à</w:t>
            </w:r>
            <w:r w:rsidR="009E421D" w:rsidRPr="00185239">
              <w:rPr>
                <w:rFonts w:ascii="Trebuchet MS" w:hAnsi="Trebuchet MS"/>
                <w:sz w:val="22"/>
                <w:szCs w:val="22"/>
              </w:rPr>
              <w:t>s</w:t>
            </w:r>
            <w:r w:rsidRPr="00185239">
              <w:rPr>
                <w:rFonts w:ascii="Trebuchet MS" w:hAnsi="Trebuchet MS"/>
                <w:sz w:val="22"/>
                <w:szCs w:val="22"/>
              </w:rPr>
              <w:t xml:space="preserve"> CCI e aos CRI;</w:t>
            </w:r>
          </w:p>
          <w:p w14:paraId="08ECAA7D" w14:textId="77777777" w:rsidR="00D54BB6" w:rsidRPr="00185239" w:rsidRDefault="00D54BB6" w:rsidP="00766D46">
            <w:pPr>
              <w:widowControl w:val="0"/>
              <w:tabs>
                <w:tab w:val="left" w:pos="567"/>
                <w:tab w:val="left" w:pos="892"/>
              </w:tabs>
              <w:spacing w:line="280" w:lineRule="exact"/>
              <w:rPr>
                <w:rFonts w:ascii="Trebuchet MS" w:hAnsi="Trebuchet MS"/>
                <w:sz w:val="22"/>
                <w:szCs w:val="22"/>
              </w:rPr>
            </w:pPr>
          </w:p>
          <w:p w14:paraId="7A554257" w14:textId="77777777" w:rsidR="00D54BB6" w:rsidRPr="00185239" w:rsidRDefault="00D54BB6" w:rsidP="00766D46">
            <w:pPr>
              <w:pStyle w:val="PargrafodaLista"/>
              <w:widowControl w:val="0"/>
              <w:numPr>
                <w:ilvl w:val="0"/>
                <w:numId w:val="8"/>
              </w:numPr>
              <w:tabs>
                <w:tab w:val="left" w:pos="567"/>
                <w:tab w:val="left" w:pos="892"/>
              </w:tabs>
              <w:spacing w:line="280" w:lineRule="exact"/>
              <w:ind w:left="0" w:firstLine="0"/>
              <w:rPr>
                <w:rFonts w:ascii="Trebuchet MS" w:hAnsi="Trebuchet MS"/>
                <w:sz w:val="22"/>
                <w:szCs w:val="22"/>
              </w:rPr>
            </w:pPr>
            <w:proofErr w:type="gramStart"/>
            <w:r w:rsidRPr="00185239">
              <w:rPr>
                <w:rFonts w:ascii="Trebuchet MS" w:hAnsi="Trebuchet MS"/>
                <w:sz w:val="22"/>
                <w:szCs w:val="22"/>
              </w:rPr>
              <w:t>emolumentos</w:t>
            </w:r>
            <w:proofErr w:type="gramEnd"/>
            <w:r w:rsidRPr="00185239">
              <w:rPr>
                <w:rFonts w:ascii="Trebuchet MS" w:hAnsi="Trebuchet MS"/>
                <w:sz w:val="22"/>
                <w:szCs w:val="22"/>
              </w:rPr>
              <w:t xml:space="preserve"> da ANBIMA relativos ao registro dos CRI;</w:t>
            </w:r>
          </w:p>
          <w:p w14:paraId="33DF0801" w14:textId="77777777" w:rsidR="00D54BB6" w:rsidRPr="00185239" w:rsidRDefault="00D54BB6" w:rsidP="00766D46">
            <w:pPr>
              <w:widowControl w:val="0"/>
              <w:tabs>
                <w:tab w:val="left" w:pos="567"/>
                <w:tab w:val="left" w:pos="892"/>
              </w:tabs>
              <w:spacing w:line="280" w:lineRule="exact"/>
              <w:rPr>
                <w:rFonts w:ascii="Trebuchet MS" w:hAnsi="Trebuchet MS"/>
                <w:sz w:val="22"/>
                <w:szCs w:val="22"/>
              </w:rPr>
            </w:pPr>
          </w:p>
          <w:p w14:paraId="0E42E6B5" w14:textId="77777777" w:rsidR="00D54BB6" w:rsidRPr="00185239" w:rsidRDefault="00D54BB6" w:rsidP="00766D46">
            <w:pPr>
              <w:pStyle w:val="PargrafodaLista"/>
              <w:widowControl w:val="0"/>
              <w:numPr>
                <w:ilvl w:val="0"/>
                <w:numId w:val="8"/>
              </w:numPr>
              <w:tabs>
                <w:tab w:val="left" w:pos="567"/>
                <w:tab w:val="left" w:pos="892"/>
              </w:tabs>
              <w:spacing w:line="280" w:lineRule="exact"/>
              <w:ind w:left="0" w:firstLine="0"/>
              <w:rPr>
                <w:rFonts w:ascii="Trebuchet MS" w:hAnsi="Trebuchet MS"/>
                <w:sz w:val="22"/>
                <w:szCs w:val="22"/>
              </w:rPr>
            </w:pPr>
            <w:proofErr w:type="gramStart"/>
            <w:r w:rsidRPr="00185239">
              <w:rPr>
                <w:rFonts w:ascii="Trebuchet MS" w:hAnsi="Trebuchet MS"/>
                <w:sz w:val="22"/>
                <w:szCs w:val="22"/>
              </w:rPr>
              <w:t>remuneração</w:t>
            </w:r>
            <w:proofErr w:type="gramEnd"/>
            <w:r w:rsidRPr="00185239">
              <w:rPr>
                <w:rFonts w:ascii="Trebuchet MS" w:hAnsi="Trebuchet MS"/>
                <w:sz w:val="22"/>
                <w:szCs w:val="22"/>
              </w:rPr>
              <w:t xml:space="preserve"> devida ao assessor legal da Operação; </w:t>
            </w:r>
          </w:p>
          <w:p w14:paraId="37996726" w14:textId="77777777" w:rsidR="00B302E0" w:rsidRPr="00185239" w:rsidRDefault="00B302E0" w:rsidP="00766D46">
            <w:pPr>
              <w:pStyle w:val="PargrafodaLista"/>
              <w:tabs>
                <w:tab w:val="left" w:pos="567"/>
                <w:tab w:val="left" w:pos="892"/>
              </w:tabs>
              <w:spacing w:line="280" w:lineRule="exact"/>
              <w:ind w:left="0"/>
              <w:rPr>
                <w:rFonts w:ascii="Trebuchet MS" w:hAnsi="Trebuchet MS"/>
                <w:sz w:val="22"/>
                <w:szCs w:val="22"/>
              </w:rPr>
            </w:pPr>
          </w:p>
          <w:p w14:paraId="1316FBE4" w14:textId="77777777" w:rsidR="00B302E0" w:rsidRPr="00185239" w:rsidRDefault="00D7556B" w:rsidP="00766D46">
            <w:pPr>
              <w:pStyle w:val="PargrafodaLista"/>
              <w:tabs>
                <w:tab w:val="left" w:pos="567"/>
                <w:tab w:val="left" w:pos="892"/>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iv</w:t>
            </w:r>
            <w:proofErr w:type="spellEnd"/>
            <w:r w:rsidRPr="00185239">
              <w:rPr>
                <w:rFonts w:ascii="Trebuchet MS" w:hAnsi="Trebuchet MS"/>
                <w:sz w:val="22"/>
                <w:szCs w:val="22"/>
              </w:rPr>
              <w:t xml:space="preserve">) </w:t>
            </w:r>
            <w:r w:rsidR="00B302E0" w:rsidRPr="00185239">
              <w:rPr>
                <w:rFonts w:ascii="Trebuchet MS" w:hAnsi="Trebuchet MS"/>
                <w:sz w:val="22"/>
                <w:szCs w:val="22"/>
              </w:rPr>
              <w:t xml:space="preserve">remuneração do </w:t>
            </w:r>
            <w:proofErr w:type="spellStart"/>
            <w:r w:rsidR="00B302E0" w:rsidRPr="00185239">
              <w:rPr>
                <w:rFonts w:ascii="Trebuchet MS" w:hAnsi="Trebuchet MS"/>
                <w:sz w:val="22"/>
                <w:szCs w:val="22"/>
              </w:rPr>
              <w:t>Escriturador</w:t>
            </w:r>
            <w:proofErr w:type="spellEnd"/>
            <w:r w:rsidR="00B302E0" w:rsidRPr="00185239">
              <w:rPr>
                <w:rFonts w:ascii="Trebuchet MS" w:hAnsi="Trebuchet MS"/>
                <w:sz w:val="22"/>
                <w:szCs w:val="22"/>
              </w:rPr>
              <w:t xml:space="preserve"> e Liquidante, conforme definido no Termo de Securitização, no montante de R</w:t>
            </w:r>
            <w:r w:rsidR="005151CF" w:rsidRPr="00185239">
              <w:rPr>
                <w:rFonts w:ascii="Trebuchet MS" w:hAnsi="Trebuchet MS"/>
                <w:sz w:val="22"/>
                <w:szCs w:val="22"/>
              </w:rPr>
              <w:t>$ 6.000,00 (seis mil reais</w:t>
            </w:r>
            <w:r w:rsidR="00B302E0" w:rsidRPr="00185239">
              <w:rPr>
                <w:rFonts w:ascii="Trebuchet MS" w:hAnsi="Trebuchet MS"/>
                <w:sz w:val="22"/>
                <w:szCs w:val="22"/>
              </w:rPr>
              <w:t xml:space="preserve">) em parcelas </w:t>
            </w:r>
            <w:r w:rsidR="00441B90" w:rsidRPr="00185239">
              <w:rPr>
                <w:rFonts w:ascii="Trebuchet MS" w:hAnsi="Trebuchet MS"/>
                <w:sz w:val="22"/>
                <w:szCs w:val="22"/>
              </w:rPr>
              <w:t>anuais</w:t>
            </w:r>
            <w:r w:rsidR="00B302E0" w:rsidRPr="00185239">
              <w:rPr>
                <w:rFonts w:ascii="Trebuchet MS" w:hAnsi="Trebuchet MS"/>
                <w:sz w:val="22"/>
                <w:szCs w:val="22"/>
              </w:rPr>
              <w:t xml:space="preserve">, devendo a primeira parcela ser paga até o 1º (primeiro) Dia Útil a contar da primeira data de subscrição e integralização dos CRI, e as demais na mesma data dos </w:t>
            </w:r>
            <w:r w:rsidR="00441B90" w:rsidRPr="00185239">
              <w:rPr>
                <w:rFonts w:ascii="Trebuchet MS" w:hAnsi="Trebuchet MS"/>
                <w:sz w:val="22"/>
                <w:szCs w:val="22"/>
              </w:rPr>
              <w:t xml:space="preserve">anos </w:t>
            </w:r>
            <w:r w:rsidR="00B302E0" w:rsidRPr="00185239">
              <w:rPr>
                <w:rFonts w:ascii="Trebuchet MS" w:hAnsi="Trebuchet MS"/>
                <w:sz w:val="22"/>
                <w:szCs w:val="22"/>
              </w:rPr>
              <w:t>subsequentes, atualizadas anualmente pela variação acumulada do IPCA, ou na falta deste, ou ainda na impossibilidade de sua utilização, pelo índice que vier a substituí-lo, a partir da data do primeiro pagamento. O valor da referida remuneração já está acrescido dos tributos incidentes;</w:t>
            </w:r>
          </w:p>
          <w:p w14:paraId="73CA208F" w14:textId="77777777" w:rsidR="00797EC0" w:rsidRPr="00185239" w:rsidRDefault="00797EC0" w:rsidP="00766D46">
            <w:pPr>
              <w:pStyle w:val="PargrafodaLista"/>
              <w:widowControl w:val="0"/>
              <w:tabs>
                <w:tab w:val="left" w:pos="567"/>
                <w:tab w:val="left" w:pos="892"/>
              </w:tabs>
              <w:spacing w:line="280" w:lineRule="exact"/>
              <w:ind w:left="0"/>
              <w:rPr>
                <w:rFonts w:ascii="Trebuchet MS" w:hAnsi="Trebuchet MS"/>
                <w:sz w:val="22"/>
                <w:szCs w:val="22"/>
              </w:rPr>
            </w:pPr>
          </w:p>
          <w:p w14:paraId="2C4FF9C6" w14:textId="77777777" w:rsidR="00D54BB6" w:rsidRPr="00185239" w:rsidRDefault="00B302E0" w:rsidP="00766D46">
            <w:pPr>
              <w:pStyle w:val="PargrafodaLista"/>
              <w:widowControl w:val="0"/>
              <w:tabs>
                <w:tab w:val="left" w:pos="567"/>
                <w:tab w:val="left" w:pos="892"/>
              </w:tabs>
              <w:spacing w:line="280" w:lineRule="exact"/>
              <w:ind w:left="0"/>
              <w:rPr>
                <w:rFonts w:ascii="Trebuchet MS" w:hAnsi="Trebuchet MS"/>
                <w:sz w:val="22"/>
                <w:szCs w:val="22"/>
              </w:rPr>
            </w:pPr>
            <w:r w:rsidRPr="00185239">
              <w:rPr>
                <w:rFonts w:ascii="Trebuchet MS" w:hAnsi="Trebuchet MS"/>
                <w:sz w:val="22"/>
                <w:szCs w:val="22"/>
              </w:rPr>
              <w:t xml:space="preserve">(v) </w:t>
            </w:r>
            <w:r w:rsidR="00D54BB6" w:rsidRPr="00185239">
              <w:rPr>
                <w:rFonts w:ascii="Trebuchet MS" w:hAnsi="Trebuchet MS"/>
                <w:sz w:val="22"/>
                <w:szCs w:val="22"/>
              </w:rPr>
              <w:t xml:space="preserve">remuneração devida à </w:t>
            </w:r>
            <w:proofErr w:type="spellStart"/>
            <w:r w:rsidR="00D54BB6" w:rsidRPr="00185239">
              <w:rPr>
                <w:rFonts w:ascii="Trebuchet MS" w:hAnsi="Trebuchet MS"/>
                <w:sz w:val="22"/>
                <w:szCs w:val="22"/>
              </w:rPr>
              <w:t>Securitizadora</w:t>
            </w:r>
            <w:proofErr w:type="spellEnd"/>
            <w:r w:rsidR="00D54BB6" w:rsidRPr="00185239">
              <w:rPr>
                <w:rFonts w:ascii="Trebuchet MS" w:hAnsi="Trebuchet MS"/>
                <w:sz w:val="22"/>
                <w:szCs w:val="22"/>
              </w:rPr>
              <w:t xml:space="preserve">, </w:t>
            </w:r>
            <w:r w:rsidRPr="00185239">
              <w:rPr>
                <w:rFonts w:ascii="Trebuchet MS" w:hAnsi="Trebuchet MS"/>
                <w:sz w:val="22"/>
                <w:szCs w:val="22"/>
              </w:rPr>
              <w:t xml:space="preserve">nos seguintes termos: </w:t>
            </w:r>
          </w:p>
          <w:p w14:paraId="132DE318" w14:textId="77777777" w:rsidR="00B302E0" w:rsidRPr="00185239" w:rsidRDefault="00B302E0" w:rsidP="006A2E3D">
            <w:pPr>
              <w:pStyle w:val="PargrafodaLista"/>
              <w:widowControl w:val="0"/>
              <w:tabs>
                <w:tab w:val="left" w:pos="567"/>
                <w:tab w:val="left" w:pos="851"/>
              </w:tabs>
              <w:spacing w:line="280" w:lineRule="exact"/>
              <w:ind w:left="1080"/>
              <w:rPr>
                <w:rFonts w:ascii="Trebuchet MS" w:hAnsi="Trebuchet MS"/>
                <w:sz w:val="22"/>
                <w:szCs w:val="22"/>
              </w:rPr>
            </w:pPr>
          </w:p>
          <w:p w14:paraId="626DD21A" w14:textId="77777777" w:rsidR="00B302E0" w:rsidRPr="00185239" w:rsidRDefault="00B302E0" w:rsidP="00766D46">
            <w:pPr>
              <w:pStyle w:val="PargrafodaLista"/>
              <w:widowControl w:val="0"/>
              <w:numPr>
                <w:ilvl w:val="0"/>
                <w:numId w:val="57"/>
              </w:numPr>
              <w:tabs>
                <w:tab w:val="left" w:pos="892"/>
              </w:tabs>
              <w:spacing w:line="280" w:lineRule="exact"/>
              <w:ind w:left="183" w:firstLine="0"/>
              <w:rPr>
                <w:rFonts w:ascii="Trebuchet MS" w:hAnsi="Trebuchet MS"/>
                <w:sz w:val="22"/>
                <w:szCs w:val="22"/>
              </w:rPr>
            </w:pPr>
            <w:proofErr w:type="gramStart"/>
            <w:r w:rsidRPr="00185239">
              <w:rPr>
                <w:rFonts w:ascii="Trebuchet MS" w:hAnsi="Trebuchet MS"/>
                <w:sz w:val="22"/>
                <w:szCs w:val="22"/>
              </w:rPr>
              <w:t>pela</w:t>
            </w:r>
            <w:proofErr w:type="gramEnd"/>
            <w:r w:rsidRPr="00185239">
              <w:rPr>
                <w:rFonts w:ascii="Trebuchet MS" w:hAnsi="Trebuchet MS"/>
                <w:sz w:val="22"/>
                <w:szCs w:val="22"/>
              </w:rPr>
              <w:t xml:space="preserve"> estruturação da emissão dos CRI, será devida parcela única no valor de R$ </w:t>
            </w:r>
            <w:r w:rsidR="00CD5F3F" w:rsidRPr="00185239">
              <w:rPr>
                <w:rFonts w:ascii="Trebuchet MS" w:hAnsi="Trebuchet MS"/>
                <w:sz w:val="22"/>
                <w:szCs w:val="22"/>
              </w:rPr>
              <w:t xml:space="preserve">45.000,00 (quarenta e cinco mil reais), </w:t>
            </w:r>
            <w:r w:rsidRPr="00185239">
              <w:rPr>
                <w:rFonts w:ascii="Trebuchet MS" w:hAnsi="Trebuchet MS"/>
                <w:sz w:val="22"/>
                <w:szCs w:val="22"/>
              </w:rPr>
              <w:t xml:space="preserve">a ser paga 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até o 1º (primeiro) Dia Útil contado da primeira data de subscrição e integralização dos CRI, ou em até 30 (trinta) dias contados da data de celebração do Termo de Securitização, </w:t>
            </w:r>
            <w:r w:rsidR="00441B90" w:rsidRPr="00185239">
              <w:rPr>
                <w:rFonts w:ascii="Trebuchet MS" w:hAnsi="Trebuchet MS"/>
                <w:sz w:val="22"/>
                <w:szCs w:val="22"/>
              </w:rPr>
              <w:t xml:space="preserve">o que ocorrer primeiro, </w:t>
            </w:r>
            <w:r w:rsidRPr="00185239">
              <w:rPr>
                <w:rFonts w:ascii="Trebuchet MS" w:hAnsi="Trebuchet MS"/>
                <w:sz w:val="22"/>
                <w:szCs w:val="22"/>
              </w:rPr>
              <w:t>inclusive em caso de não integralização dos CRI;</w:t>
            </w:r>
          </w:p>
          <w:p w14:paraId="2A222D1A" w14:textId="77777777" w:rsidR="00766D46" w:rsidRPr="00185239" w:rsidRDefault="00766D46" w:rsidP="00AB1E28">
            <w:pPr>
              <w:widowControl w:val="0"/>
              <w:tabs>
                <w:tab w:val="left" w:pos="892"/>
              </w:tabs>
              <w:spacing w:line="280" w:lineRule="exact"/>
              <w:rPr>
                <w:rFonts w:ascii="Trebuchet MS" w:hAnsi="Trebuchet MS"/>
                <w:sz w:val="22"/>
                <w:szCs w:val="22"/>
              </w:rPr>
            </w:pPr>
          </w:p>
          <w:p w14:paraId="7C29095F" w14:textId="77777777" w:rsidR="00D045BD" w:rsidRPr="00185239" w:rsidRDefault="00D045BD" w:rsidP="00AB1E28">
            <w:pPr>
              <w:widowControl w:val="0"/>
              <w:tabs>
                <w:tab w:val="left" w:pos="892"/>
              </w:tabs>
              <w:spacing w:line="280" w:lineRule="exact"/>
              <w:rPr>
                <w:rFonts w:ascii="Trebuchet MS" w:hAnsi="Trebuchet MS"/>
                <w:sz w:val="22"/>
                <w:szCs w:val="22"/>
              </w:rPr>
            </w:pPr>
          </w:p>
          <w:p w14:paraId="4D5973ED" w14:textId="77777777" w:rsidR="00B302E0" w:rsidRPr="00185239" w:rsidRDefault="00B302E0" w:rsidP="00766D46">
            <w:pPr>
              <w:pStyle w:val="PargrafodaLista"/>
              <w:widowControl w:val="0"/>
              <w:numPr>
                <w:ilvl w:val="0"/>
                <w:numId w:val="57"/>
              </w:numPr>
              <w:tabs>
                <w:tab w:val="left" w:pos="892"/>
              </w:tabs>
              <w:spacing w:line="280" w:lineRule="exact"/>
              <w:ind w:left="183" w:firstLine="0"/>
              <w:rPr>
                <w:rFonts w:ascii="Trebuchet MS" w:hAnsi="Trebuchet MS"/>
                <w:sz w:val="22"/>
                <w:szCs w:val="22"/>
              </w:rPr>
            </w:pPr>
            <w:proofErr w:type="gramStart"/>
            <w:r w:rsidRPr="00185239">
              <w:rPr>
                <w:rFonts w:ascii="Trebuchet MS" w:hAnsi="Trebuchet MS"/>
                <w:sz w:val="22"/>
                <w:szCs w:val="22"/>
              </w:rPr>
              <w:t>pela</w:t>
            </w:r>
            <w:proofErr w:type="gramEnd"/>
            <w:r w:rsidRPr="00185239">
              <w:rPr>
                <w:rFonts w:ascii="Trebuchet MS" w:hAnsi="Trebuchet MS"/>
                <w:sz w:val="22"/>
                <w:szCs w:val="22"/>
              </w:rPr>
              <w:t xml:space="preserve"> administração da carteira fiduciária, em virtude da securitização dos Créditos Imobiliários representados pela</w:t>
            </w:r>
            <w:r w:rsidR="009E421D" w:rsidRPr="00185239">
              <w:rPr>
                <w:rFonts w:ascii="Trebuchet MS" w:hAnsi="Trebuchet MS"/>
                <w:sz w:val="22"/>
                <w:szCs w:val="22"/>
              </w:rPr>
              <w:t>s</w:t>
            </w:r>
            <w:r w:rsidRPr="00185239">
              <w:rPr>
                <w:rFonts w:ascii="Trebuchet MS" w:hAnsi="Trebuchet MS"/>
                <w:sz w:val="22"/>
                <w:szCs w:val="22"/>
              </w:rPr>
              <w:t xml:space="preserve"> CCI, bem como diante do disposto na Lei nº 9.514 e nos atos e instruções emanados da CVM, que estabelecem as obrigações da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durante o período de vigência dos CRI, serão devidas parcelas </w:t>
            </w:r>
            <w:r w:rsidRPr="00185239">
              <w:rPr>
                <w:rFonts w:ascii="Trebuchet MS" w:hAnsi="Trebuchet MS"/>
                <w:sz w:val="22"/>
                <w:szCs w:val="22"/>
              </w:rPr>
              <w:lastRenderedPageBreak/>
              <w:t xml:space="preserve">mensais no valor de R$ </w:t>
            </w:r>
            <w:r w:rsidR="005151CF" w:rsidRPr="00185239">
              <w:rPr>
                <w:rFonts w:ascii="Trebuchet MS" w:hAnsi="Trebuchet MS"/>
                <w:sz w:val="22"/>
                <w:szCs w:val="22"/>
              </w:rPr>
              <w:t>3.500,00 (três mil e quinhentos reais</w:t>
            </w:r>
            <w:r w:rsidRPr="00185239">
              <w:rPr>
                <w:rFonts w:ascii="Trebuchet MS" w:hAnsi="Trebuchet MS"/>
                <w:sz w:val="22"/>
                <w:szCs w:val="22"/>
              </w:rPr>
              <w:t xml:space="preserve">), devendo a primeira parcela a ser paga 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no 1º (primeiro) Dia Útil contado da primeira data de subscrição e integralização dos CRI, e as demais, na mesma data dos meses subsequentes até o resgate total dos CRI, atualizadas anualmente, a partir da data do primeiro pagamento, pela variação acumulada do IPCA, ou na falta deste, ou, ainda, na impossibilidade de sua utilização, pelo índice que vier a substituí-lo, calculadas pro rata die, se necessário. A remuneração para 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será devida mesmo após o vencimento final dos CRI, caso esta ainda esteja atuando, a qual será calculada </w:t>
            </w:r>
            <w:proofErr w:type="gramStart"/>
            <w:r w:rsidRPr="00185239">
              <w:rPr>
                <w:rFonts w:ascii="Trebuchet MS" w:hAnsi="Trebuchet MS"/>
                <w:sz w:val="22"/>
                <w:szCs w:val="22"/>
              </w:rPr>
              <w:t>pro rata</w:t>
            </w:r>
            <w:proofErr w:type="gramEnd"/>
            <w:r w:rsidRPr="00185239">
              <w:rPr>
                <w:rFonts w:ascii="Trebuchet MS" w:hAnsi="Trebuchet MS"/>
                <w:sz w:val="22"/>
                <w:szCs w:val="22"/>
              </w:rPr>
              <w:t xml:space="preserve"> die. O montante relacionado à administração da carteira fiduciária terá um acréscimo equivalente a 100% (cem por cento) durante a ocorrência de eventual reestruturação dos termos e condições da emissão das Debêntures e/ou no caso da ocorrência de um Evento de Vencimento Antecipado das Debêntures;</w:t>
            </w:r>
          </w:p>
          <w:p w14:paraId="7BC13305" w14:textId="77777777" w:rsidR="00766D46" w:rsidRPr="00185239" w:rsidRDefault="00766D46" w:rsidP="00FF23BF">
            <w:pPr>
              <w:widowControl w:val="0"/>
              <w:tabs>
                <w:tab w:val="left" w:pos="892"/>
              </w:tabs>
              <w:spacing w:line="280" w:lineRule="exact"/>
              <w:rPr>
                <w:rFonts w:ascii="Trebuchet MS" w:hAnsi="Trebuchet MS"/>
                <w:sz w:val="22"/>
                <w:szCs w:val="22"/>
              </w:rPr>
            </w:pPr>
          </w:p>
          <w:p w14:paraId="3DCF448C" w14:textId="77777777" w:rsidR="00B302E0" w:rsidRPr="00185239" w:rsidRDefault="00B302E0" w:rsidP="00766D46">
            <w:pPr>
              <w:pStyle w:val="PargrafodaLista"/>
              <w:widowControl w:val="0"/>
              <w:numPr>
                <w:ilvl w:val="0"/>
                <w:numId w:val="57"/>
              </w:numPr>
              <w:tabs>
                <w:tab w:val="left" w:pos="892"/>
              </w:tabs>
              <w:spacing w:line="280" w:lineRule="exact"/>
              <w:ind w:left="183" w:firstLine="0"/>
              <w:rPr>
                <w:rFonts w:ascii="Trebuchet MS" w:hAnsi="Trebuchet MS"/>
                <w:sz w:val="22"/>
                <w:szCs w:val="22"/>
              </w:rPr>
            </w:pPr>
            <w:proofErr w:type="gramStart"/>
            <w:r w:rsidRPr="00185239">
              <w:rPr>
                <w:rFonts w:ascii="Trebuchet MS" w:hAnsi="Trebuchet MS"/>
                <w:sz w:val="22"/>
                <w:szCs w:val="22"/>
              </w:rPr>
              <w:t>adicionalmente</w:t>
            </w:r>
            <w:proofErr w:type="gramEnd"/>
            <w:r w:rsidR="00B335AE" w:rsidRPr="00185239">
              <w:rPr>
                <w:rFonts w:ascii="Trebuchet MS" w:hAnsi="Trebuchet MS"/>
                <w:sz w:val="22"/>
                <w:szCs w:val="22"/>
              </w:rPr>
              <w:t xml:space="preserve"> à</w:t>
            </w:r>
            <w:r w:rsidRPr="00185239">
              <w:rPr>
                <w:rFonts w:ascii="Trebuchet MS" w:hAnsi="Trebuchet MS"/>
                <w:sz w:val="22"/>
                <w:szCs w:val="22"/>
              </w:rPr>
              <w:t xml:space="preserve"> despesa prevista no item “(b)” acima, será devido 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o valor de </w:t>
            </w:r>
            <w:r w:rsidR="005151CF" w:rsidRPr="00185239">
              <w:rPr>
                <w:rFonts w:ascii="Trebuchet MS" w:hAnsi="Trebuchet MS"/>
                <w:sz w:val="22"/>
                <w:szCs w:val="22"/>
              </w:rPr>
              <w:t>R$300,00 (trezentos reais</w:t>
            </w:r>
            <w:r w:rsidRPr="00185239">
              <w:rPr>
                <w:rFonts w:ascii="Trebuchet MS" w:hAnsi="Trebuchet MS"/>
                <w:sz w:val="22"/>
                <w:szCs w:val="22"/>
              </w:rPr>
              <w:t xml:space="preserve">) por cada data de integralização dos CRI (exceto para a primeira data); </w:t>
            </w:r>
          </w:p>
          <w:p w14:paraId="538580E8" w14:textId="77777777" w:rsidR="00634A78" w:rsidRPr="00185239" w:rsidRDefault="00634A78" w:rsidP="00766D46">
            <w:pPr>
              <w:pStyle w:val="PargrafodaLista"/>
              <w:tabs>
                <w:tab w:val="left" w:pos="892"/>
              </w:tabs>
              <w:spacing w:line="280" w:lineRule="exact"/>
              <w:ind w:left="183"/>
              <w:rPr>
                <w:rFonts w:ascii="Trebuchet MS" w:hAnsi="Trebuchet MS"/>
                <w:sz w:val="22"/>
                <w:szCs w:val="22"/>
              </w:rPr>
            </w:pPr>
          </w:p>
          <w:p w14:paraId="43AF1A26" w14:textId="77777777" w:rsidR="00B302E0" w:rsidRPr="00185239" w:rsidRDefault="00B302E0" w:rsidP="00766D46">
            <w:pPr>
              <w:pStyle w:val="PargrafodaLista"/>
              <w:widowControl w:val="0"/>
              <w:numPr>
                <w:ilvl w:val="0"/>
                <w:numId w:val="57"/>
              </w:numPr>
              <w:tabs>
                <w:tab w:val="left" w:pos="892"/>
              </w:tabs>
              <w:spacing w:line="280" w:lineRule="exact"/>
              <w:ind w:left="183" w:firstLine="0"/>
              <w:rPr>
                <w:rFonts w:ascii="Trebuchet MS" w:hAnsi="Trebuchet MS"/>
                <w:sz w:val="22"/>
                <w:szCs w:val="22"/>
              </w:rPr>
            </w:pPr>
            <w:proofErr w:type="gramStart"/>
            <w:r w:rsidRPr="00185239">
              <w:rPr>
                <w:rFonts w:ascii="Trebuchet MS" w:hAnsi="Trebuchet MS"/>
                <w:sz w:val="22"/>
                <w:szCs w:val="22"/>
              </w:rPr>
              <w:t>pela</w:t>
            </w:r>
            <w:proofErr w:type="gramEnd"/>
            <w:r w:rsidRPr="00185239">
              <w:rPr>
                <w:rFonts w:ascii="Trebuchet MS" w:hAnsi="Trebuchet MS"/>
                <w:sz w:val="22"/>
                <w:szCs w:val="22"/>
              </w:rPr>
              <w:t xml:space="preserve"> distribuição e colocação dos CRI, nos termos do Termo de Securitização</w:t>
            </w:r>
            <w:r w:rsidR="00B335AE" w:rsidRPr="00185239">
              <w:rPr>
                <w:rFonts w:ascii="Trebuchet MS" w:hAnsi="Trebuchet MS"/>
                <w:sz w:val="22"/>
                <w:szCs w:val="22"/>
              </w:rPr>
              <w:t>,</w:t>
            </w:r>
            <w:r w:rsidRPr="00185239">
              <w:rPr>
                <w:rFonts w:ascii="Trebuchet MS" w:hAnsi="Trebuchet MS"/>
                <w:sz w:val="22"/>
                <w:szCs w:val="22"/>
              </w:rPr>
              <w:t xml:space="preserve"> será devida parcela única no valor de R$ </w:t>
            </w:r>
            <w:r w:rsidR="00CD5F3F" w:rsidRPr="00185239">
              <w:rPr>
                <w:rFonts w:ascii="Trebuchet MS" w:hAnsi="Trebuchet MS"/>
                <w:sz w:val="22"/>
                <w:szCs w:val="22"/>
              </w:rPr>
              <w:t>29.750,00 (vinte e nove mil, setecentos e cinquenta reais</w:t>
            </w:r>
            <w:r w:rsidRPr="00185239">
              <w:rPr>
                <w:rFonts w:ascii="Trebuchet MS" w:hAnsi="Trebuchet MS"/>
                <w:sz w:val="22"/>
                <w:szCs w:val="22"/>
              </w:rPr>
              <w:t xml:space="preserve">, a ser paga 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até o 1º (primeiro) Dia Útil contado da primeira data de subscrição e integralização dos CRI; e</w:t>
            </w:r>
          </w:p>
          <w:p w14:paraId="2F8B03CA" w14:textId="77777777" w:rsidR="00766D46" w:rsidRPr="00185239" w:rsidRDefault="00766D46" w:rsidP="00FF23BF">
            <w:pPr>
              <w:widowControl w:val="0"/>
              <w:tabs>
                <w:tab w:val="left" w:pos="892"/>
              </w:tabs>
              <w:spacing w:line="280" w:lineRule="exact"/>
              <w:rPr>
                <w:rFonts w:ascii="Trebuchet MS" w:hAnsi="Trebuchet MS"/>
                <w:sz w:val="22"/>
                <w:szCs w:val="22"/>
              </w:rPr>
            </w:pPr>
          </w:p>
          <w:p w14:paraId="031D2A03" w14:textId="77777777" w:rsidR="00B302E0" w:rsidRPr="00185239" w:rsidRDefault="00B302E0" w:rsidP="00766D46">
            <w:pPr>
              <w:pStyle w:val="PargrafodaLista"/>
              <w:widowControl w:val="0"/>
              <w:numPr>
                <w:ilvl w:val="0"/>
                <w:numId w:val="57"/>
              </w:numPr>
              <w:tabs>
                <w:tab w:val="left" w:pos="892"/>
              </w:tabs>
              <w:spacing w:line="280" w:lineRule="exact"/>
              <w:ind w:left="183" w:firstLine="0"/>
              <w:rPr>
                <w:rFonts w:ascii="Trebuchet MS" w:hAnsi="Trebuchet MS"/>
                <w:sz w:val="22"/>
                <w:szCs w:val="22"/>
              </w:rPr>
            </w:pPr>
            <w:proofErr w:type="gramStart"/>
            <w:r w:rsidRPr="00185239">
              <w:rPr>
                <w:rFonts w:ascii="Trebuchet MS" w:hAnsi="Trebuchet MS"/>
                <w:sz w:val="22"/>
                <w:szCs w:val="22"/>
              </w:rPr>
              <w:t>as</w:t>
            </w:r>
            <w:proofErr w:type="gramEnd"/>
            <w:r w:rsidRPr="00185239">
              <w:rPr>
                <w:rFonts w:ascii="Trebuchet MS" w:hAnsi="Trebuchet MS"/>
                <w:sz w:val="22"/>
                <w:szCs w:val="22"/>
              </w:rPr>
              <w:t xml:space="preserve"> despesas mencionadas nas alíneas “(a)” a “(d)” acima serão acrescidas do Imposto Sobre Serviços de Qualquer Natureza – </w:t>
            </w:r>
            <w:r w:rsidR="001C3D63" w:rsidRPr="00185239">
              <w:rPr>
                <w:rFonts w:ascii="Trebuchet MS" w:hAnsi="Trebuchet MS"/>
                <w:sz w:val="22"/>
                <w:szCs w:val="22"/>
              </w:rPr>
              <w:t>(“</w:t>
            </w:r>
            <w:r w:rsidRPr="00185239">
              <w:rPr>
                <w:rFonts w:ascii="Trebuchet MS" w:hAnsi="Trebuchet MS"/>
                <w:sz w:val="22"/>
                <w:szCs w:val="22"/>
              </w:rPr>
              <w:t>ISS</w:t>
            </w:r>
            <w:r w:rsidR="001C3D63" w:rsidRPr="00185239">
              <w:rPr>
                <w:rFonts w:ascii="Trebuchet MS" w:hAnsi="Trebuchet MS"/>
                <w:sz w:val="22"/>
                <w:szCs w:val="22"/>
              </w:rPr>
              <w:t>”)</w:t>
            </w:r>
            <w:r w:rsidRPr="00185239">
              <w:rPr>
                <w:rFonts w:ascii="Trebuchet MS" w:hAnsi="Trebuchet MS"/>
                <w:sz w:val="22"/>
                <w:szCs w:val="22"/>
              </w:rPr>
              <w:t xml:space="preserve">, da Contribuição Social sobre o Lucro Líquido – </w:t>
            </w:r>
            <w:r w:rsidR="001C3D63" w:rsidRPr="00185239">
              <w:rPr>
                <w:rFonts w:ascii="Trebuchet MS" w:hAnsi="Trebuchet MS"/>
                <w:sz w:val="22"/>
                <w:szCs w:val="22"/>
              </w:rPr>
              <w:t>(“</w:t>
            </w:r>
            <w:r w:rsidRPr="00185239">
              <w:rPr>
                <w:rFonts w:ascii="Trebuchet MS" w:hAnsi="Trebuchet MS"/>
                <w:sz w:val="22"/>
                <w:szCs w:val="22"/>
              </w:rPr>
              <w:t>CSLL</w:t>
            </w:r>
            <w:r w:rsidR="001C3D63" w:rsidRPr="00185239">
              <w:rPr>
                <w:rFonts w:ascii="Trebuchet MS" w:hAnsi="Trebuchet MS"/>
                <w:sz w:val="22"/>
                <w:szCs w:val="22"/>
              </w:rPr>
              <w:t>”)</w:t>
            </w:r>
            <w:r w:rsidRPr="00185239">
              <w:rPr>
                <w:rFonts w:ascii="Trebuchet MS" w:hAnsi="Trebuchet MS"/>
                <w:sz w:val="22"/>
                <w:szCs w:val="22"/>
              </w:rPr>
              <w:t xml:space="preserve">, da Contribuição ao Programa de Integração Social – </w:t>
            </w:r>
            <w:r w:rsidR="001C3D63" w:rsidRPr="00185239">
              <w:rPr>
                <w:rFonts w:ascii="Trebuchet MS" w:hAnsi="Trebuchet MS"/>
                <w:sz w:val="22"/>
                <w:szCs w:val="22"/>
              </w:rPr>
              <w:t>(“</w:t>
            </w:r>
            <w:r w:rsidRPr="00185239">
              <w:rPr>
                <w:rFonts w:ascii="Trebuchet MS" w:hAnsi="Trebuchet MS"/>
                <w:sz w:val="22"/>
                <w:szCs w:val="22"/>
              </w:rPr>
              <w:t>PIS</w:t>
            </w:r>
            <w:r w:rsidR="001C3D63" w:rsidRPr="00185239">
              <w:rPr>
                <w:rFonts w:ascii="Trebuchet MS" w:hAnsi="Trebuchet MS"/>
                <w:sz w:val="22"/>
                <w:szCs w:val="22"/>
              </w:rPr>
              <w:t>”)</w:t>
            </w:r>
            <w:r w:rsidRPr="00185239">
              <w:rPr>
                <w:rFonts w:ascii="Trebuchet MS" w:hAnsi="Trebuchet MS"/>
                <w:sz w:val="22"/>
                <w:szCs w:val="22"/>
              </w:rPr>
              <w:t xml:space="preserve">, da Contribuição para o Financiamento da Seguridade Social – </w:t>
            </w:r>
            <w:r w:rsidR="001C3D63" w:rsidRPr="00185239">
              <w:rPr>
                <w:rFonts w:ascii="Trebuchet MS" w:hAnsi="Trebuchet MS"/>
                <w:sz w:val="22"/>
                <w:szCs w:val="22"/>
              </w:rPr>
              <w:t>(“</w:t>
            </w:r>
            <w:r w:rsidRPr="00185239">
              <w:rPr>
                <w:rFonts w:ascii="Trebuchet MS" w:hAnsi="Trebuchet MS"/>
                <w:sz w:val="22"/>
                <w:szCs w:val="22"/>
              </w:rPr>
              <w:t>COFINS</w:t>
            </w:r>
            <w:r w:rsidR="001C3D63" w:rsidRPr="00185239">
              <w:rPr>
                <w:rFonts w:ascii="Trebuchet MS" w:hAnsi="Trebuchet MS"/>
                <w:sz w:val="22"/>
                <w:szCs w:val="22"/>
              </w:rPr>
              <w:t>”)</w:t>
            </w:r>
            <w:r w:rsidRPr="00185239">
              <w:rPr>
                <w:rFonts w:ascii="Trebuchet MS" w:hAnsi="Trebuchet MS"/>
                <w:sz w:val="22"/>
                <w:szCs w:val="22"/>
              </w:rPr>
              <w:t xml:space="preserve">, Imposto de Renda Retido na Fonte – </w:t>
            </w:r>
            <w:r w:rsidR="001C3D63" w:rsidRPr="00185239">
              <w:rPr>
                <w:rFonts w:ascii="Trebuchet MS" w:hAnsi="Trebuchet MS"/>
                <w:sz w:val="22"/>
                <w:szCs w:val="22"/>
              </w:rPr>
              <w:t>(“</w:t>
            </w:r>
            <w:r w:rsidRPr="00185239">
              <w:rPr>
                <w:rFonts w:ascii="Trebuchet MS" w:hAnsi="Trebuchet MS"/>
                <w:sz w:val="22"/>
                <w:szCs w:val="22"/>
              </w:rPr>
              <w:t>IRRF</w:t>
            </w:r>
            <w:r w:rsidR="001C3D63" w:rsidRPr="00185239">
              <w:rPr>
                <w:rFonts w:ascii="Trebuchet MS" w:hAnsi="Trebuchet MS"/>
                <w:sz w:val="22"/>
                <w:szCs w:val="22"/>
              </w:rPr>
              <w:t>”)</w:t>
            </w:r>
            <w:r w:rsidRPr="00185239">
              <w:rPr>
                <w:rFonts w:ascii="Trebuchet MS" w:hAnsi="Trebuchet MS"/>
                <w:sz w:val="22"/>
                <w:szCs w:val="22"/>
              </w:rPr>
              <w:t xml:space="preserve"> e de quaisquer outros tributos que venham a incidir sobre a remuneração, nas alíquotas vigentes na data de cada pagamento;</w:t>
            </w:r>
          </w:p>
          <w:p w14:paraId="10E16F76" w14:textId="77777777" w:rsidR="00B302E0" w:rsidRPr="00185239" w:rsidRDefault="00B302E0" w:rsidP="006A2E3D">
            <w:pPr>
              <w:pStyle w:val="PargrafodaLista"/>
              <w:spacing w:line="280" w:lineRule="exact"/>
              <w:rPr>
                <w:rFonts w:ascii="Trebuchet MS" w:hAnsi="Trebuchet MS"/>
                <w:sz w:val="22"/>
                <w:szCs w:val="22"/>
              </w:rPr>
            </w:pPr>
          </w:p>
          <w:p w14:paraId="337DC874" w14:textId="77777777" w:rsidR="00B302E0" w:rsidRPr="00185239" w:rsidRDefault="00D7556B" w:rsidP="00766D46">
            <w:pPr>
              <w:pStyle w:val="PargrafodaLista"/>
              <w:widowControl w:val="0"/>
              <w:tabs>
                <w:tab w:val="left" w:pos="851"/>
              </w:tabs>
              <w:spacing w:line="280" w:lineRule="exact"/>
              <w:ind w:left="0"/>
              <w:rPr>
                <w:rFonts w:ascii="Trebuchet MS" w:hAnsi="Trebuchet MS"/>
                <w:sz w:val="22"/>
                <w:szCs w:val="22"/>
              </w:rPr>
            </w:pPr>
            <w:r w:rsidRPr="00185239">
              <w:rPr>
                <w:rFonts w:ascii="Trebuchet MS" w:hAnsi="Trebuchet MS"/>
                <w:sz w:val="22"/>
                <w:szCs w:val="22"/>
              </w:rPr>
              <w:t xml:space="preserve">(vi) </w:t>
            </w:r>
            <w:r w:rsidR="00B302E0" w:rsidRPr="00185239">
              <w:rPr>
                <w:rFonts w:ascii="Trebuchet MS" w:hAnsi="Trebuchet MS"/>
                <w:sz w:val="22"/>
                <w:szCs w:val="22"/>
              </w:rPr>
              <w:t xml:space="preserve">remuneração do auditor independente </w:t>
            </w:r>
            <w:r w:rsidR="00B302E0" w:rsidRPr="00185239">
              <w:rPr>
                <w:rFonts w:ascii="Trebuchet MS" w:hAnsi="Trebuchet MS"/>
                <w:sz w:val="22"/>
                <w:szCs w:val="22"/>
              </w:rPr>
              <w:lastRenderedPageBreak/>
              <w:t xml:space="preserve">responsável pela auditoria do patrimônio separado dos CRI e de terceiros contratados para a elaboração dos relatórios exigidos pela Instrução CVM nº 600 de 1º de agosto de 2018, conforme alterada, no valor inicial de R$ </w:t>
            </w:r>
            <w:r w:rsidR="005151CF" w:rsidRPr="00185239">
              <w:rPr>
                <w:rFonts w:ascii="Trebuchet MS" w:hAnsi="Trebuchet MS"/>
                <w:sz w:val="22"/>
                <w:szCs w:val="22"/>
              </w:rPr>
              <w:t>2.880,00</w:t>
            </w:r>
            <w:r w:rsidR="001C3D63" w:rsidRPr="00185239">
              <w:rPr>
                <w:rFonts w:ascii="Trebuchet MS" w:hAnsi="Trebuchet MS"/>
                <w:sz w:val="22"/>
                <w:szCs w:val="22"/>
              </w:rPr>
              <w:t xml:space="preserve"> (dois mil, oitocentos e oitenta reais)</w:t>
            </w:r>
            <w:r w:rsidR="00B302E0" w:rsidRPr="00185239">
              <w:rPr>
                <w:rFonts w:ascii="Trebuchet MS" w:hAnsi="Trebuchet MS"/>
                <w:sz w:val="22"/>
                <w:szCs w:val="22"/>
              </w:rPr>
              <w:t xml:space="preserve">, por ano por cada auditoria a ser realizada para o Patrimônio Separado dos CRI. Estas despesas serão pagas, de forma antecipada à realização da auditoria, sendo o primeiro pagamento devido em até </w:t>
            </w:r>
            <w:proofErr w:type="gramStart"/>
            <w:r w:rsidR="00B302E0" w:rsidRPr="00185239">
              <w:rPr>
                <w:rFonts w:ascii="Trebuchet MS" w:hAnsi="Trebuchet MS"/>
                <w:sz w:val="22"/>
                <w:szCs w:val="22"/>
              </w:rPr>
              <w:t>1</w:t>
            </w:r>
            <w:proofErr w:type="gramEnd"/>
            <w:r w:rsidR="00B302E0" w:rsidRPr="00185239">
              <w:rPr>
                <w:rFonts w:ascii="Trebuchet MS" w:hAnsi="Trebuchet MS"/>
                <w:sz w:val="22"/>
                <w:szCs w:val="22"/>
              </w:rPr>
              <w:t xml:space="preserve"> (um) Dia Útil contado da </w:t>
            </w:r>
            <w:r w:rsidR="00DE6B1B" w:rsidRPr="00185239">
              <w:rPr>
                <w:rFonts w:ascii="Trebuchet MS" w:hAnsi="Trebuchet MS"/>
                <w:sz w:val="22"/>
                <w:szCs w:val="22"/>
              </w:rPr>
              <w:t>d</w:t>
            </w:r>
            <w:r w:rsidR="00B302E0" w:rsidRPr="00185239">
              <w:rPr>
                <w:rFonts w:ascii="Trebuchet MS" w:hAnsi="Trebuchet MS"/>
                <w:sz w:val="22"/>
                <w:szCs w:val="22"/>
              </w:rPr>
              <w:t xml:space="preserve">ata de </w:t>
            </w:r>
            <w:r w:rsidR="00DE6B1B" w:rsidRPr="00185239">
              <w:rPr>
                <w:rFonts w:ascii="Trebuchet MS" w:hAnsi="Trebuchet MS"/>
                <w:sz w:val="22"/>
                <w:szCs w:val="22"/>
              </w:rPr>
              <w:t>i</w:t>
            </w:r>
            <w:r w:rsidR="00B302E0" w:rsidRPr="00185239">
              <w:rPr>
                <w:rFonts w:ascii="Trebuchet MS" w:hAnsi="Trebuchet MS"/>
                <w:sz w:val="22"/>
                <w:szCs w:val="22"/>
              </w:rPr>
              <w:t>ntegralização dos CRI e os demais sempre no 10º (décimo) Dia Útil do mês de junho de cada ano, até a integral liquidação dos CRI. A referida despesa será acrescida dos seguintes impostos: ISS, CSLL, PIS, COFINS, IRRF e quaisquer outros tributos que venham a incidir sobre a remuneração do auditor independente e terceiros envolvidos na elaboração das demonstrações contábeis do Patrimônio Separado, nas alíquotas vigentes na data de cada pagamento;</w:t>
            </w:r>
          </w:p>
          <w:p w14:paraId="7B7FD8AA" w14:textId="77777777" w:rsidR="00766D46" w:rsidRPr="00185239" w:rsidRDefault="00766D46" w:rsidP="00766D46">
            <w:pPr>
              <w:widowControl w:val="0"/>
              <w:tabs>
                <w:tab w:val="left" w:pos="851"/>
              </w:tabs>
              <w:spacing w:line="280" w:lineRule="exact"/>
              <w:ind w:firstLine="41"/>
              <w:rPr>
                <w:rFonts w:ascii="Trebuchet MS" w:hAnsi="Trebuchet MS"/>
                <w:sz w:val="22"/>
                <w:szCs w:val="22"/>
              </w:rPr>
            </w:pPr>
          </w:p>
          <w:p w14:paraId="72A7D962" w14:textId="77777777" w:rsidR="00766D46" w:rsidRPr="00185239" w:rsidRDefault="00B302E0" w:rsidP="00FF23BF">
            <w:pPr>
              <w:pStyle w:val="PargrafodaLista"/>
              <w:widowControl w:val="0"/>
              <w:tabs>
                <w:tab w:val="left" w:pos="851"/>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vii</w:t>
            </w:r>
            <w:proofErr w:type="spellEnd"/>
            <w:r w:rsidRPr="00185239">
              <w:rPr>
                <w:rFonts w:ascii="Trebuchet MS" w:hAnsi="Trebuchet MS"/>
                <w:sz w:val="22"/>
                <w:szCs w:val="22"/>
              </w:rPr>
              <w:t xml:space="preserve">) </w:t>
            </w:r>
            <w:r w:rsidR="00D54BB6" w:rsidRPr="00185239">
              <w:rPr>
                <w:rFonts w:ascii="Trebuchet MS" w:hAnsi="Trebuchet MS"/>
                <w:sz w:val="22"/>
                <w:szCs w:val="22"/>
              </w:rPr>
              <w:t xml:space="preserve">remuneração devida ao Agente Fiduciário dos CRI: (i) parcela única de </w:t>
            </w:r>
            <w:bookmarkStart w:id="36" w:name="_Hlk33119140"/>
            <w:proofErr w:type="gramStart"/>
            <w:r w:rsidR="00D54BB6" w:rsidRPr="00185239">
              <w:rPr>
                <w:rFonts w:ascii="Trebuchet MS" w:hAnsi="Trebuchet MS"/>
                <w:sz w:val="22"/>
                <w:szCs w:val="22"/>
              </w:rPr>
              <w:t xml:space="preserve">R$ </w:t>
            </w:r>
            <w:r w:rsidR="005151CF" w:rsidRPr="00185239">
              <w:rPr>
                <w:rFonts w:ascii="Trebuchet MS" w:hAnsi="Trebuchet MS"/>
                <w:sz w:val="22"/>
                <w:szCs w:val="22"/>
              </w:rPr>
              <w:t>3.000,00 (três mil reais</w:t>
            </w:r>
            <w:r w:rsidR="00D54BB6" w:rsidRPr="00185239">
              <w:rPr>
                <w:rFonts w:ascii="Trebuchet MS" w:hAnsi="Trebuchet MS"/>
                <w:sz w:val="22"/>
                <w:szCs w:val="22"/>
              </w:rPr>
              <w:t xml:space="preserve">) </w:t>
            </w:r>
            <w:bookmarkEnd w:id="36"/>
            <w:r w:rsidR="00D54BB6" w:rsidRPr="00185239">
              <w:rPr>
                <w:rFonts w:ascii="Trebuchet MS" w:hAnsi="Trebuchet MS"/>
                <w:sz w:val="22"/>
                <w:szCs w:val="22"/>
              </w:rPr>
              <w:t>equivalente</w:t>
            </w:r>
            <w:proofErr w:type="gramEnd"/>
            <w:r w:rsidR="00D54BB6" w:rsidRPr="00185239">
              <w:rPr>
                <w:rFonts w:ascii="Trebuchet MS" w:hAnsi="Trebuchet MS"/>
                <w:sz w:val="22"/>
                <w:szCs w:val="22"/>
              </w:rPr>
              <w:t xml:space="preserve"> a uma parcela de implantação, devida até o 5º (quinto) Dia Útil a contar da data da primeira</w:t>
            </w:r>
            <w:r w:rsidR="00D7556B" w:rsidRPr="00185239">
              <w:rPr>
                <w:rFonts w:ascii="Trebuchet MS" w:hAnsi="Trebuchet MS"/>
                <w:sz w:val="22"/>
                <w:szCs w:val="22"/>
              </w:rPr>
              <w:t xml:space="preserve"> </w:t>
            </w:r>
            <w:r w:rsidR="00D54BB6" w:rsidRPr="00185239">
              <w:rPr>
                <w:rFonts w:ascii="Trebuchet MS" w:hAnsi="Trebuchet MS"/>
                <w:sz w:val="22"/>
                <w:szCs w:val="22"/>
              </w:rPr>
              <w:t>integralização dos CRI; (</w:t>
            </w:r>
            <w:proofErr w:type="spellStart"/>
            <w:r w:rsidR="00D54BB6" w:rsidRPr="00185239">
              <w:rPr>
                <w:rFonts w:ascii="Trebuchet MS" w:hAnsi="Trebuchet MS"/>
                <w:sz w:val="22"/>
                <w:szCs w:val="22"/>
              </w:rPr>
              <w:t>ii</w:t>
            </w:r>
            <w:proofErr w:type="spellEnd"/>
            <w:r w:rsidR="00D54BB6" w:rsidRPr="00185239">
              <w:rPr>
                <w:rFonts w:ascii="Trebuchet MS" w:hAnsi="Trebuchet MS"/>
                <w:sz w:val="22"/>
                <w:szCs w:val="22"/>
              </w:rPr>
              <w:t xml:space="preserve">) parcelas anuais de </w:t>
            </w:r>
            <w:bookmarkStart w:id="37" w:name="_Hlk33119154"/>
            <w:r w:rsidR="00D54BB6" w:rsidRPr="00185239">
              <w:rPr>
                <w:rFonts w:ascii="Trebuchet MS" w:hAnsi="Trebuchet MS"/>
                <w:sz w:val="22"/>
                <w:szCs w:val="22"/>
              </w:rPr>
              <w:t xml:space="preserve">R$ </w:t>
            </w:r>
            <w:r w:rsidR="005151CF" w:rsidRPr="00185239">
              <w:rPr>
                <w:rFonts w:ascii="Trebuchet MS" w:hAnsi="Trebuchet MS"/>
                <w:sz w:val="22"/>
                <w:szCs w:val="22"/>
              </w:rPr>
              <w:t>14.500,00 (quatorze</w:t>
            </w:r>
            <w:r w:rsidRPr="00185239">
              <w:rPr>
                <w:rFonts w:ascii="Trebuchet MS" w:hAnsi="Trebuchet MS"/>
                <w:sz w:val="22"/>
                <w:szCs w:val="22"/>
              </w:rPr>
              <w:t xml:space="preserve"> </w:t>
            </w:r>
            <w:r w:rsidR="00D54BB6" w:rsidRPr="00185239">
              <w:rPr>
                <w:rFonts w:ascii="Trebuchet MS" w:hAnsi="Trebuchet MS"/>
                <w:sz w:val="22"/>
                <w:szCs w:val="22"/>
              </w:rPr>
              <w:t xml:space="preserve">mil </w:t>
            </w:r>
            <w:r w:rsidRPr="00185239">
              <w:rPr>
                <w:rFonts w:ascii="Trebuchet MS" w:hAnsi="Trebuchet MS"/>
                <w:sz w:val="22"/>
                <w:szCs w:val="22"/>
              </w:rPr>
              <w:t xml:space="preserve">e quinhentos </w:t>
            </w:r>
            <w:r w:rsidR="00D54BB6" w:rsidRPr="00185239">
              <w:rPr>
                <w:rFonts w:ascii="Trebuchet MS" w:hAnsi="Trebuchet MS"/>
                <w:sz w:val="22"/>
                <w:szCs w:val="22"/>
              </w:rPr>
              <w:t>reais)</w:t>
            </w:r>
            <w:bookmarkEnd w:id="37"/>
            <w:r w:rsidR="00D54BB6" w:rsidRPr="00185239">
              <w:rPr>
                <w:rFonts w:ascii="Trebuchet MS" w:hAnsi="Trebuchet MS"/>
                <w:sz w:val="22"/>
                <w:szCs w:val="22"/>
              </w:rPr>
              <w:t xml:space="preserve"> cada, </w:t>
            </w:r>
            <w:r w:rsidRPr="00185239">
              <w:rPr>
                <w:rFonts w:ascii="Trebuchet MS" w:hAnsi="Trebuchet MS"/>
                <w:sz w:val="22"/>
                <w:szCs w:val="22"/>
              </w:rPr>
              <w:t xml:space="preserve">sendo a primeira parcela </w:t>
            </w:r>
            <w:r w:rsidR="00D54BB6" w:rsidRPr="00185239">
              <w:rPr>
                <w:rFonts w:ascii="Trebuchet MS" w:hAnsi="Trebuchet MS"/>
                <w:sz w:val="22"/>
                <w:szCs w:val="22"/>
              </w:rPr>
              <w:t>devida</w:t>
            </w:r>
            <w:r w:rsidRPr="00185239">
              <w:rPr>
                <w:rFonts w:ascii="Trebuchet MS" w:hAnsi="Trebuchet MS"/>
                <w:sz w:val="22"/>
                <w:szCs w:val="22"/>
              </w:rPr>
              <w:t xml:space="preserve"> até o 5º (quinto) Dia Útil a contar da data da primeira integralização dos CRI, e as demais na mesma data dos anos subsequentes </w:t>
            </w:r>
            <w:r w:rsidR="00D54BB6" w:rsidRPr="00185239">
              <w:rPr>
                <w:rFonts w:ascii="Trebuchet MS" w:hAnsi="Trebuchet MS"/>
                <w:sz w:val="22"/>
                <w:szCs w:val="22"/>
              </w:rPr>
              <w:t>durante o período de vigência dos CRI e mesmo após o vencimento dos CRI, caso o Agente Fiduciário dos CRI ainda esteja em atuação nas mesmas datas dos anos subsequentes, até o resgate total dos CRI; e (</w:t>
            </w:r>
            <w:proofErr w:type="spellStart"/>
            <w:r w:rsidR="00D54BB6" w:rsidRPr="00185239">
              <w:rPr>
                <w:rFonts w:ascii="Trebuchet MS" w:hAnsi="Trebuchet MS"/>
                <w:sz w:val="22"/>
                <w:szCs w:val="22"/>
              </w:rPr>
              <w:t>iii</w:t>
            </w:r>
            <w:proofErr w:type="spellEnd"/>
            <w:r w:rsidR="00D54BB6" w:rsidRPr="00185239">
              <w:rPr>
                <w:rFonts w:ascii="Trebuchet MS" w:hAnsi="Trebuchet MS"/>
                <w:sz w:val="22"/>
                <w:szCs w:val="22"/>
              </w:rPr>
              <w:t xml:space="preserve">) por cada verificação semestral da destinação dos recursos, o valor de </w:t>
            </w:r>
            <w:bookmarkStart w:id="38" w:name="_Hlk33119171"/>
            <w:r w:rsidR="00D54BB6" w:rsidRPr="00185239">
              <w:rPr>
                <w:rFonts w:ascii="Trebuchet MS" w:hAnsi="Trebuchet MS"/>
                <w:sz w:val="22"/>
                <w:szCs w:val="22"/>
              </w:rPr>
              <w:t>R$ 1.000,00 (mil reais)</w:t>
            </w:r>
            <w:bookmarkEnd w:id="38"/>
            <w:r w:rsidR="00D54BB6" w:rsidRPr="00185239">
              <w:rPr>
                <w:rFonts w:ascii="Trebuchet MS" w:hAnsi="Trebuchet MS"/>
                <w:sz w:val="22"/>
                <w:szCs w:val="22"/>
              </w:rPr>
              <w:t>, sendo este devido até a aplicação integral dos recursos oriundos das Debêntures em observância à destinação dos recursos. As parcelas descritas nos incisos (i) a (</w:t>
            </w:r>
            <w:proofErr w:type="spellStart"/>
            <w:r w:rsidR="00D54BB6" w:rsidRPr="00185239">
              <w:rPr>
                <w:rFonts w:ascii="Trebuchet MS" w:hAnsi="Trebuchet MS"/>
                <w:sz w:val="22"/>
                <w:szCs w:val="22"/>
              </w:rPr>
              <w:t>iii</w:t>
            </w:r>
            <w:proofErr w:type="spellEnd"/>
            <w:r w:rsidR="00D54BB6" w:rsidRPr="00185239">
              <w:rPr>
                <w:rFonts w:ascii="Trebuchet MS" w:hAnsi="Trebuchet MS"/>
                <w:sz w:val="22"/>
                <w:szCs w:val="22"/>
              </w:rPr>
              <w:t>) acima serão atualizadas anualmente pela variação acumulada</w:t>
            </w:r>
            <w:proofErr w:type="gramStart"/>
            <w:r w:rsidR="00D54BB6" w:rsidRPr="00185239">
              <w:rPr>
                <w:rFonts w:ascii="Trebuchet MS" w:hAnsi="Trebuchet MS"/>
                <w:sz w:val="22"/>
                <w:szCs w:val="22"/>
              </w:rPr>
              <w:t xml:space="preserve">  </w:t>
            </w:r>
            <w:proofErr w:type="gramEnd"/>
            <w:r w:rsidR="00D54BB6" w:rsidRPr="00185239">
              <w:rPr>
                <w:rFonts w:ascii="Trebuchet MS" w:hAnsi="Trebuchet MS"/>
                <w:sz w:val="22"/>
                <w:szCs w:val="22"/>
              </w:rPr>
              <w:t xml:space="preserve">do Índice Geral de Preços Mercado </w:t>
            </w:r>
            <w:r w:rsidR="00B335AE" w:rsidRPr="00185239">
              <w:rPr>
                <w:rFonts w:ascii="Trebuchet MS" w:hAnsi="Trebuchet MS"/>
                <w:sz w:val="22"/>
                <w:szCs w:val="22"/>
              </w:rPr>
              <w:t xml:space="preserve">calculado </w:t>
            </w:r>
            <w:r w:rsidR="00D54BB6" w:rsidRPr="00185239">
              <w:rPr>
                <w:rFonts w:ascii="Trebuchet MS" w:hAnsi="Trebuchet MS"/>
                <w:sz w:val="22"/>
                <w:szCs w:val="22"/>
              </w:rPr>
              <w:t>pela Fundação Getúlio Vargas ("</w:t>
            </w:r>
            <w:r w:rsidR="00D54BB6" w:rsidRPr="00185239">
              <w:rPr>
                <w:rFonts w:ascii="Trebuchet MS" w:hAnsi="Trebuchet MS"/>
                <w:sz w:val="22"/>
                <w:szCs w:val="22"/>
                <w:u w:val="single"/>
              </w:rPr>
              <w:t>IGP-M/FGV</w:t>
            </w:r>
            <w:r w:rsidR="00D54BB6" w:rsidRPr="00185239">
              <w:rPr>
                <w:rFonts w:ascii="Trebuchet MS" w:hAnsi="Trebuchet MS"/>
                <w:sz w:val="22"/>
                <w:szCs w:val="22"/>
              </w:rPr>
              <w:t xml:space="preserve">") ou na falta deste, ou ainda, na impossibilidade de sua utilização, pelo índice que vier a substituí-lo, calculadas </w:t>
            </w:r>
            <w:r w:rsidR="00D54BB6" w:rsidRPr="00185239">
              <w:rPr>
                <w:rFonts w:ascii="Trebuchet MS" w:hAnsi="Trebuchet MS"/>
                <w:i/>
                <w:iCs/>
                <w:sz w:val="22"/>
                <w:szCs w:val="22"/>
              </w:rPr>
              <w:t>pro rata die</w:t>
            </w:r>
            <w:r w:rsidR="00D54BB6" w:rsidRPr="00185239">
              <w:rPr>
                <w:rFonts w:ascii="Trebuchet MS" w:hAnsi="Trebuchet MS"/>
                <w:sz w:val="22"/>
                <w:szCs w:val="22"/>
              </w:rPr>
              <w:t>, se necessário</w:t>
            </w:r>
            <w:r w:rsidR="001C3D63" w:rsidRPr="00185239">
              <w:rPr>
                <w:rFonts w:ascii="Trebuchet MS" w:hAnsi="Trebuchet MS"/>
                <w:sz w:val="22"/>
                <w:szCs w:val="22"/>
              </w:rPr>
              <w:t>, e serão acrescidas dos seguintes impostos: ISS, CSLL, PIS, COFINS, IRRF e quaisquer outros tributos que venham a incidir sobre a remuneração do auditor independente</w:t>
            </w:r>
            <w:r w:rsidR="00D54BB6" w:rsidRPr="00185239">
              <w:rPr>
                <w:rFonts w:ascii="Trebuchet MS" w:hAnsi="Trebuchet MS"/>
                <w:sz w:val="22"/>
                <w:szCs w:val="22"/>
              </w:rPr>
              <w:t xml:space="preserve">. Em caso de </w:t>
            </w:r>
            <w:r w:rsidR="00D54BB6" w:rsidRPr="00185239">
              <w:rPr>
                <w:rFonts w:ascii="Trebuchet MS" w:hAnsi="Trebuchet MS"/>
                <w:sz w:val="22"/>
                <w:szCs w:val="22"/>
              </w:rPr>
              <w:lastRenderedPageBreak/>
              <w:t xml:space="preserve">inadimplemento, pecuniário ou não, pela Emissora, ou de reestruturação das condições da operação, será devida ao Agente Fiduciário dos CRI uma remuneração adicional equivalente a </w:t>
            </w:r>
            <w:bookmarkStart w:id="39" w:name="_Hlk33119226"/>
            <w:r w:rsidR="00D54BB6" w:rsidRPr="00185239">
              <w:rPr>
                <w:rFonts w:ascii="Trebuchet MS" w:hAnsi="Trebuchet MS"/>
                <w:sz w:val="22"/>
                <w:szCs w:val="22"/>
              </w:rPr>
              <w:t>R$ 550,00 (quinhentos e cinquenta reais)</w:t>
            </w:r>
            <w:bookmarkEnd w:id="39"/>
            <w:r w:rsidR="00D54BB6" w:rsidRPr="00185239">
              <w:rPr>
                <w:rFonts w:ascii="Trebuchet MS" w:hAnsi="Trebuchet MS"/>
                <w:sz w:val="22"/>
                <w:szCs w:val="22"/>
              </w:rPr>
              <w:t xml:space="preserve"> por hora-homem de trabalho dedicado às atividades relacionadas à Emissão. A mesma remuneração será devida quando da participação em assembleias, análise e celebração de aditamentos, conferências telefônicas e reuniões presenciais</w:t>
            </w:r>
            <w:r w:rsidRPr="00185239">
              <w:rPr>
                <w:rFonts w:ascii="Trebuchet MS" w:hAnsi="Trebuchet MS"/>
                <w:sz w:val="22"/>
                <w:szCs w:val="22"/>
              </w:rPr>
              <w:t xml:space="preserve"> e demais incidência</w:t>
            </w:r>
            <w:r w:rsidR="00B335AE" w:rsidRPr="00185239">
              <w:rPr>
                <w:rFonts w:ascii="Trebuchet MS" w:hAnsi="Trebuchet MS"/>
                <w:sz w:val="22"/>
                <w:szCs w:val="22"/>
              </w:rPr>
              <w:t>s</w:t>
            </w:r>
            <w:r w:rsidRPr="00185239">
              <w:rPr>
                <w:rFonts w:ascii="Trebuchet MS" w:hAnsi="Trebuchet MS"/>
                <w:sz w:val="22"/>
                <w:szCs w:val="22"/>
              </w:rPr>
              <w:t>, conforme consta no Termo de Securitização</w:t>
            </w:r>
            <w:r w:rsidR="00D54BB6" w:rsidRPr="00185239">
              <w:rPr>
                <w:rFonts w:ascii="Trebuchet MS" w:hAnsi="Trebuchet MS"/>
                <w:sz w:val="22"/>
                <w:szCs w:val="22"/>
              </w:rPr>
              <w:t xml:space="preserve">, remuneração esta a ser paga no prazo de </w:t>
            </w:r>
            <w:proofErr w:type="gramStart"/>
            <w:r w:rsidRPr="00185239">
              <w:rPr>
                <w:rFonts w:ascii="Trebuchet MS" w:hAnsi="Trebuchet MS"/>
                <w:sz w:val="22"/>
                <w:szCs w:val="22"/>
              </w:rPr>
              <w:t>5</w:t>
            </w:r>
            <w:proofErr w:type="gramEnd"/>
            <w:r w:rsidRPr="00185239">
              <w:rPr>
                <w:rFonts w:ascii="Trebuchet MS" w:hAnsi="Trebuchet MS"/>
                <w:sz w:val="22"/>
                <w:szCs w:val="22"/>
              </w:rPr>
              <w:t xml:space="preserve"> </w:t>
            </w:r>
            <w:r w:rsidR="00D54BB6" w:rsidRPr="00185239">
              <w:rPr>
                <w:rFonts w:ascii="Trebuchet MS" w:hAnsi="Trebuchet MS"/>
                <w:sz w:val="22"/>
                <w:szCs w:val="22"/>
              </w:rPr>
              <w:t>(</w:t>
            </w:r>
            <w:r w:rsidRPr="00185239">
              <w:rPr>
                <w:rFonts w:ascii="Trebuchet MS" w:hAnsi="Trebuchet MS"/>
                <w:sz w:val="22"/>
                <w:szCs w:val="22"/>
              </w:rPr>
              <w:t>cinco</w:t>
            </w:r>
            <w:r w:rsidR="00D54BB6" w:rsidRPr="00185239">
              <w:rPr>
                <w:rFonts w:ascii="Trebuchet MS" w:hAnsi="Trebuchet MS"/>
                <w:sz w:val="22"/>
                <w:szCs w:val="22"/>
              </w:rPr>
              <w:t xml:space="preserve">) dias após a </w:t>
            </w:r>
            <w:r w:rsidRPr="00185239">
              <w:rPr>
                <w:rFonts w:ascii="Trebuchet MS" w:hAnsi="Trebuchet MS"/>
                <w:sz w:val="22"/>
                <w:szCs w:val="22"/>
              </w:rPr>
              <w:t>comprovação da entrega, pelo Agente Fiduciário dos CRI, à Emissora, do “relatório de horas”</w:t>
            </w:r>
            <w:r w:rsidR="00D54BB6" w:rsidRPr="00185239">
              <w:rPr>
                <w:rFonts w:ascii="Trebuchet MS" w:hAnsi="Trebuchet MS"/>
                <w:sz w:val="22"/>
                <w:szCs w:val="22"/>
              </w:rPr>
              <w:t>;</w:t>
            </w:r>
          </w:p>
          <w:p w14:paraId="2C4B6689" w14:textId="77777777" w:rsidR="00FF23BF" w:rsidRPr="00185239" w:rsidRDefault="00FF23BF" w:rsidP="00FF23BF">
            <w:pPr>
              <w:pStyle w:val="PargrafodaLista"/>
              <w:widowControl w:val="0"/>
              <w:tabs>
                <w:tab w:val="left" w:pos="851"/>
              </w:tabs>
              <w:spacing w:line="280" w:lineRule="exact"/>
              <w:ind w:left="0"/>
              <w:rPr>
                <w:rFonts w:ascii="Trebuchet MS" w:hAnsi="Trebuchet MS"/>
                <w:sz w:val="22"/>
                <w:szCs w:val="22"/>
              </w:rPr>
            </w:pPr>
          </w:p>
          <w:p w14:paraId="63A958D4" w14:textId="77777777" w:rsidR="00D54BB6" w:rsidRPr="00185239" w:rsidRDefault="0089472A" w:rsidP="00766D46">
            <w:pPr>
              <w:pStyle w:val="PargrafodaLista"/>
              <w:widowControl w:val="0"/>
              <w:tabs>
                <w:tab w:val="left" w:pos="851"/>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viii</w:t>
            </w:r>
            <w:proofErr w:type="spellEnd"/>
            <w:r w:rsidRPr="00185239">
              <w:rPr>
                <w:rFonts w:ascii="Trebuchet MS" w:hAnsi="Trebuchet MS"/>
                <w:sz w:val="22"/>
                <w:szCs w:val="22"/>
              </w:rPr>
              <w:t xml:space="preserve">) </w:t>
            </w:r>
            <w:r w:rsidR="00D54BB6" w:rsidRPr="00185239">
              <w:rPr>
                <w:rFonts w:ascii="Trebuchet MS" w:hAnsi="Trebuchet MS"/>
                <w:sz w:val="22"/>
                <w:szCs w:val="22"/>
              </w:rPr>
              <w:t xml:space="preserve">remuneração devida à instituição </w:t>
            </w:r>
            <w:proofErr w:type="spellStart"/>
            <w:r w:rsidR="00D54BB6" w:rsidRPr="00185239">
              <w:rPr>
                <w:rFonts w:ascii="Trebuchet MS" w:hAnsi="Trebuchet MS"/>
                <w:sz w:val="22"/>
                <w:szCs w:val="22"/>
              </w:rPr>
              <w:t>custodiante</w:t>
            </w:r>
            <w:proofErr w:type="spellEnd"/>
            <w:r w:rsidR="00D54BB6" w:rsidRPr="00185239">
              <w:rPr>
                <w:rFonts w:ascii="Trebuchet MS" w:hAnsi="Trebuchet MS"/>
                <w:sz w:val="22"/>
                <w:szCs w:val="22"/>
              </w:rPr>
              <w:t xml:space="preserve"> da</w:t>
            </w:r>
            <w:r w:rsidR="00770142" w:rsidRPr="00185239">
              <w:rPr>
                <w:rFonts w:ascii="Trebuchet MS" w:hAnsi="Trebuchet MS"/>
                <w:sz w:val="22"/>
                <w:szCs w:val="22"/>
              </w:rPr>
              <w:t xml:space="preserve">s </w:t>
            </w:r>
            <w:r w:rsidR="00D54BB6" w:rsidRPr="00185239">
              <w:rPr>
                <w:rFonts w:ascii="Trebuchet MS" w:hAnsi="Trebuchet MS"/>
                <w:sz w:val="22"/>
                <w:szCs w:val="22"/>
              </w:rPr>
              <w:t>CCI (“</w:t>
            </w:r>
            <w:r w:rsidR="00D54BB6" w:rsidRPr="00185239">
              <w:rPr>
                <w:rFonts w:ascii="Trebuchet MS" w:hAnsi="Trebuchet MS"/>
                <w:sz w:val="22"/>
                <w:szCs w:val="22"/>
                <w:u w:val="single"/>
              </w:rPr>
              <w:t xml:space="preserve">Instituição </w:t>
            </w:r>
            <w:proofErr w:type="spellStart"/>
            <w:r w:rsidR="00D54BB6" w:rsidRPr="00185239">
              <w:rPr>
                <w:rFonts w:ascii="Trebuchet MS" w:hAnsi="Trebuchet MS"/>
                <w:sz w:val="22"/>
                <w:szCs w:val="22"/>
                <w:u w:val="single"/>
              </w:rPr>
              <w:t>Custodiante</w:t>
            </w:r>
            <w:proofErr w:type="spellEnd"/>
            <w:r w:rsidR="00D54BB6" w:rsidRPr="00185239">
              <w:rPr>
                <w:rFonts w:ascii="Trebuchet MS" w:hAnsi="Trebuchet MS"/>
                <w:sz w:val="22"/>
                <w:szCs w:val="22"/>
              </w:rPr>
              <w:t>”)</w:t>
            </w:r>
            <w:r w:rsidR="00B302E0" w:rsidRPr="00185239">
              <w:rPr>
                <w:rFonts w:ascii="Trebuchet MS" w:hAnsi="Trebuchet MS"/>
                <w:sz w:val="22"/>
                <w:szCs w:val="22"/>
              </w:rPr>
              <w:t xml:space="preserve"> nos termos do “</w:t>
            </w:r>
            <w:r w:rsidR="00B302E0" w:rsidRPr="00185239">
              <w:rPr>
                <w:rFonts w:ascii="Trebuchet MS" w:hAnsi="Trebuchet MS"/>
                <w:i/>
                <w:iCs/>
                <w:sz w:val="22"/>
                <w:szCs w:val="22"/>
              </w:rPr>
              <w:t xml:space="preserve">Contrato de Prestação de Serviços de Agente Registrador e </w:t>
            </w:r>
            <w:proofErr w:type="spellStart"/>
            <w:r w:rsidR="00B302E0" w:rsidRPr="00185239">
              <w:rPr>
                <w:rFonts w:ascii="Trebuchet MS" w:hAnsi="Trebuchet MS"/>
                <w:i/>
                <w:iCs/>
                <w:sz w:val="22"/>
                <w:szCs w:val="22"/>
              </w:rPr>
              <w:t>Custodiante</w:t>
            </w:r>
            <w:proofErr w:type="spellEnd"/>
            <w:r w:rsidR="00B302E0" w:rsidRPr="00185239">
              <w:rPr>
                <w:rFonts w:ascii="Trebuchet MS" w:hAnsi="Trebuchet MS"/>
                <w:i/>
                <w:iCs/>
                <w:sz w:val="22"/>
                <w:szCs w:val="22"/>
              </w:rPr>
              <w:t xml:space="preserve"> de Cédula de Crédito Imobiliário</w:t>
            </w:r>
            <w:r w:rsidR="00B302E0" w:rsidRPr="00185239">
              <w:rPr>
                <w:rFonts w:ascii="Trebuchet MS" w:hAnsi="Trebuchet MS"/>
                <w:sz w:val="22"/>
                <w:szCs w:val="22"/>
              </w:rPr>
              <w:t>”, celebrado</w:t>
            </w:r>
            <w:r w:rsidR="00D7529C" w:rsidRPr="00185239">
              <w:rPr>
                <w:rFonts w:ascii="Trebuchet MS" w:hAnsi="Trebuchet MS"/>
                <w:sz w:val="22"/>
                <w:szCs w:val="22"/>
              </w:rPr>
              <w:t>,</w:t>
            </w:r>
            <w:r w:rsidR="00B302E0" w:rsidRPr="00185239">
              <w:rPr>
                <w:rFonts w:ascii="Trebuchet MS" w:hAnsi="Trebuchet MS"/>
                <w:sz w:val="22"/>
                <w:szCs w:val="22"/>
              </w:rPr>
              <w:t xml:space="preserve"> </w:t>
            </w:r>
            <w:r w:rsidR="00D7529C" w:rsidRPr="00185239">
              <w:rPr>
                <w:rFonts w:ascii="Trebuchet MS" w:hAnsi="Trebuchet MS"/>
                <w:sz w:val="22"/>
                <w:szCs w:val="22"/>
              </w:rPr>
              <w:t>nesta data,</w:t>
            </w:r>
            <w:r w:rsidR="00B302E0" w:rsidRPr="00185239">
              <w:rPr>
                <w:rFonts w:ascii="Trebuchet MS" w:hAnsi="Trebuchet MS"/>
                <w:sz w:val="22"/>
                <w:szCs w:val="22"/>
              </w:rPr>
              <w:t xml:space="preserve"> entre </w:t>
            </w:r>
            <w:r w:rsidR="009D65A3" w:rsidRPr="00185239">
              <w:rPr>
                <w:rFonts w:ascii="Trebuchet MS" w:hAnsi="Trebuchet MS"/>
                <w:sz w:val="22"/>
                <w:szCs w:val="22"/>
              </w:rPr>
              <w:t xml:space="preserve">a </w:t>
            </w:r>
            <w:proofErr w:type="spellStart"/>
            <w:r w:rsidR="009D65A3" w:rsidRPr="00185239">
              <w:rPr>
                <w:rFonts w:ascii="Trebuchet MS" w:hAnsi="Trebuchet MS"/>
                <w:sz w:val="22"/>
                <w:szCs w:val="22"/>
              </w:rPr>
              <w:t>Securitizadora</w:t>
            </w:r>
            <w:proofErr w:type="spellEnd"/>
            <w:r w:rsidR="00B302E0" w:rsidRPr="00185239">
              <w:rPr>
                <w:rFonts w:ascii="Trebuchet MS" w:hAnsi="Trebuchet MS"/>
                <w:sz w:val="22"/>
                <w:szCs w:val="22"/>
              </w:rPr>
              <w:t xml:space="preserve"> e a Instituição </w:t>
            </w:r>
            <w:proofErr w:type="spellStart"/>
            <w:r w:rsidR="00B302E0" w:rsidRPr="00185239">
              <w:rPr>
                <w:rFonts w:ascii="Trebuchet MS" w:hAnsi="Trebuchet MS"/>
                <w:sz w:val="22"/>
                <w:szCs w:val="22"/>
              </w:rPr>
              <w:t>Custodiante</w:t>
            </w:r>
            <w:proofErr w:type="spellEnd"/>
            <w:r w:rsidR="00B302E0" w:rsidRPr="00185239">
              <w:rPr>
                <w:rFonts w:ascii="Trebuchet MS" w:hAnsi="Trebuchet MS"/>
                <w:sz w:val="22"/>
                <w:szCs w:val="22"/>
              </w:rPr>
              <w:t xml:space="preserve">, por meio do qual formaliza a contratação da Instituição </w:t>
            </w:r>
            <w:proofErr w:type="spellStart"/>
            <w:r w:rsidR="00B302E0" w:rsidRPr="00185239">
              <w:rPr>
                <w:rFonts w:ascii="Trebuchet MS" w:hAnsi="Trebuchet MS"/>
                <w:sz w:val="22"/>
                <w:szCs w:val="22"/>
              </w:rPr>
              <w:t>Custodiante</w:t>
            </w:r>
            <w:proofErr w:type="spellEnd"/>
            <w:r w:rsidR="00B302E0" w:rsidRPr="00185239">
              <w:rPr>
                <w:rFonts w:ascii="Trebuchet MS" w:hAnsi="Trebuchet MS"/>
                <w:sz w:val="22"/>
                <w:szCs w:val="22"/>
              </w:rPr>
              <w:t xml:space="preserve"> para os serviços de agente registrador e </w:t>
            </w:r>
            <w:proofErr w:type="spellStart"/>
            <w:r w:rsidR="00B302E0" w:rsidRPr="00185239">
              <w:rPr>
                <w:rFonts w:ascii="Trebuchet MS" w:hAnsi="Trebuchet MS"/>
                <w:sz w:val="22"/>
                <w:szCs w:val="22"/>
              </w:rPr>
              <w:t>custodiante</w:t>
            </w:r>
            <w:proofErr w:type="spellEnd"/>
            <w:r w:rsidR="00B302E0" w:rsidRPr="00185239">
              <w:rPr>
                <w:rFonts w:ascii="Trebuchet MS" w:hAnsi="Trebuchet MS"/>
                <w:sz w:val="22"/>
                <w:szCs w:val="22"/>
              </w:rPr>
              <w:t xml:space="preserve"> segundo as disposições da Lei nº. 10.931, de 02 de agosto de 2004 (“</w:t>
            </w:r>
            <w:r w:rsidR="00B302E0" w:rsidRPr="00185239">
              <w:rPr>
                <w:rFonts w:ascii="Trebuchet MS" w:hAnsi="Trebuchet MS"/>
                <w:sz w:val="22"/>
                <w:szCs w:val="22"/>
                <w:u w:val="single"/>
              </w:rPr>
              <w:t xml:space="preserve">Contrato de </w:t>
            </w:r>
            <w:proofErr w:type="spellStart"/>
            <w:r w:rsidR="00B302E0" w:rsidRPr="00185239">
              <w:rPr>
                <w:rFonts w:ascii="Trebuchet MS" w:hAnsi="Trebuchet MS"/>
                <w:sz w:val="22"/>
                <w:szCs w:val="22"/>
                <w:u w:val="single"/>
              </w:rPr>
              <w:t>Custodiante</w:t>
            </w:r>
            <w:proofErr w:type="spellEnd"/>
            <w:r w:rsidR="00B302E0" w:rsidRPr="00185239">
              <w:rPr>
                <w:rFonts w:ascii="Trebuchet MS" w:hAnsi="Trebuchet MS"/>
                <w:sz w:val="22"/>
                <w:szCs w:val="22"/>
                <w:u w:val="single"/>
              </w:rPr>
              <w:t xml:space="preserve"> e Registrador</w:t>
            </w:r>
            <w:r w:rsidR="00B302E0" w:rsidRPr="00185239">
              <w:rPr>
                <w:rFonts w:ascii="Trebuchet MS" w:hAnsi="Trebuchet MS"/>
                <w:sz w:val="22"/>
                <w:szCs w:val="22"/>
              </w:rPr>
              <w:t>”)</w:t>
            </w:r>
            <w:r w:rsidR="00D54BB6" w:rsidRPr="00185239">
              <w:rPr>
                <w:rFonts w:ascii="Trebuchet MS" w:hAnsi="Trebuchet MS"/>
                <w:sz w:val="22"/>
                <w:szCs w:val="22"/>
              </w:rPr>
              <w:t>;</w:t>
            </w:r>
          </w:p>
          <w:p w14:paraId="72C1ACA8" w14:textId="77777777" w:rsidR="00D54BB6" w:rsidRPr="00185239" w:rsidRDefault="00D54BB6" w:rsidP="00766D46">
            <w:pPr>
              <w:widowControl w:val="0"/>
              <w:tabs>
                <w:tab w:val="left" w:pos="851"/>
              </w:tabs>
              <w:spacing w:line="280" w:lineRule="exact"/>
              <w:rPr>
                <w:rFonts w:ascii="Trebuchet MS" w:hAnsi="Trebuchet MS"/>
                <w:sz w:val="22"/>
                <w:szCs w:val="22"/>
              </w:rPr>
            </w:pPr>
          </w:p>
          <w:p w14:paraId="0B099B9A" w14:textId="77777777" w:rsidR="00D54BB6" w:rsidRPr="00185239" w:rsidRDefault="0089472A" w:rsidP="00766D46">
            <w:pPr>
              <w:pStyle w:val="PargrafodaLista"/>
              <w:widowControl w:val="0"/>
              <w:tabs>
                <w:tab w:val="left" w:pos="851"/>
              </w:tabs>
              <w:spacing w:line="280" w:lineRule="exact"/>
              <w:ind w:left="0"/>
              <w:rPr>
                <w:rFonts w:ascii="Trebuchet MS" w:hAnsi="Trebuchet MS"/>
                <w:iCs/>
                <w:sz w:val="22"/>
                <w:szCs w:val="22"/>
              </w:rPr>
            </w:pPr>
            <w:r w:rsidRPr="00185239">
              <w:rPr>
                <w:rFonts w:ascii="Trebuchet MS" w:hAnsi="Trebuchet MS"/>
                <w:sz w:val="22"/>
                <w:szCs w:val="22"/>
              </w:rPr>
              <w:t>(</w:t>
            </w:r>
            <w:proofErr w:type="spellStart"/>
            <w:r w:rsidRPr="00185239">
              <w:rPr>
                <w:rFonts w:ascii="Trebuchet MS" w:hAnsi="Trebuchet MS"/>
                <w:sz w:val="22"/>
                <w:szCs w:val="22"/>
              </w:rPr>
              <w:t>ix</w:t>
            </w:r>
            <w:proofErr w:type="spellEnd"/>
            <w:r w:rsidRPr="00185239">
              <w:rPr>
                <w:rFonts w:ascii="Trebuchet MS" w:hAnsi="Trebuchet MS"/>
                <w:sz w:val="22"/>
                <w:szCs w:val="22"/>
              </w:rPr>
              <w:t xml:space="preserve">) </w:t>
            </w:r>
            <w:r w:rsidR="00D54BB6" w:rsidRPr="00185239">
              <w:rPr>
                <w:rFonts w:ascii="Trebuchet MS" w:hAnsi="Trebuchet MS"/>
                <w:sz w:val="22"/>
                <w:szCs w:val="22"/>
              </w:rPr>
              <w:t xml:space="preserve">todas as despesas incorridas e devidamente comprovadas pela </w:t>
            </w:r>
            <w:proofErr w:type="spellStart"/>
            <w:r w:rsidR="00D54BB6" w:rsidRPr="00185239">
              <w:rPr>
                <w:rFonts w:ascii="Trebuchet MS" w:hAnsi="Trebuchet MS"/>
                <w:sz w:val="22"/>
                <w:szCs w:val="22"/>
              </w:rPr>
              <w:t>Securitizadora</w:t>
            </w:r>
            <w:proofErr w:type="spellEnd"/>
            <w:r w:rsidR="00D54BB6" w:rsidRPr="00185239">
              <w:rPr>
                <w:rFonts w:ascii="Trebuchet MS" w:hAnsi="Trebuchet MS"/>
                <w:sz w:val="22"/>
                <w:szCs w:val="22"/>
              </w:rPr>
              <w:t xml:space="preserve"> e/ou pelo Agente Fiduciário dos CRI, inclusive despesas vinculadas aos eventuais aditamentos aos Documentos da Operação, ou que sejam necessárias para proteger os direitos e interesses dos Titulares dos CRI ou para realização dos seus créditos, a serem pagas no prazo de até </w:t>
            </w:r>
            <w:proofErr w:type="gramStart"/>
            <w:r w:rsidR="00D54BB6" w:rsidRPr="00185239">
              <w:rPr>
                <w:rFonts w:ascii="Trebuchet MS" w:hAnsi="Trebuchet MS"/>
                <w:sz w:val="22"/>
                <w:szCs w:val="22"/>
              </w:rPr>
              <w:t>5</w:t>
            </w:r>
            <w:proofErr w:type="gramEnd"/>
            <w:r w:rsidR="00D54BB6" w:rsidRPr="00185239">
              <w:rPr>
                <w:rFonts w:ascii="Trebuchet MS" w:hAnsi="Trebuchet MS"/>
                <w:sz w:val="22"/>
                <w:szCs w:val="22"/>
              </w:rPr>
              <w:t xml:space="preserve"> (cinco) Dias Úteis contados da apresentação de cobrança pela </w:t>
            </w:r>
            <w:proofErr w:type="spellStart"/>
            <w:r w:rsidR="00D54BB6" w:rsidRPr="00185239">
              <w:rPr>
                <w:rFonts w:ascii="Trebuchet MS" w:hAnsi="Trebuchet MS"/>
                <w:sz w:val="22"/>
                <w:szCs w:val="22"/>
              </w:rPr>
              <w:t>Securitizadora</w:t>
            </w:r>
            <w:proofErr w:type="spellEnd"/>
            <w:r w:rsidR="00D54BB6" w:rsidRPr="00185239">
              <w:rPr>
                <w:rFonts w:ascii="Trebuchet MS" w:hAnsi="Trebuchet MS"/>
                <w:sz w:val="22"/>
                <w:szCs w:val="22"/>
              </w:rPr>
              <w:t xml:space="preserve"> e/ou pelo Agente Fiduciário dos CRI nesse sentido; </w:t>
            </w:r>
          </w:p>
          <w:p w14:paraId="0AA30C16" w14:textId="77777777" w:rsidR="00D54BB6" w:rsidRPr="00185239" w:rsidRDefault="00D54BB6" w:rsidP="00766D46">
            <w:pPr>
              <w:widowControl w:val="0"/>
              <w:tabs>
                <w:tab w:val="left" w:pos="851"/>
              </w:tabs>
              <w:spacing w:line="280" w:lineRule="exact"/>
              <w:rPr>
                <w:rFonts w:ascii="Trebuchet MS" w:hAnsi="Trebuchet MS"/>
                <w:sz w:val="22"/>
                <w:szCs w:val="22"/>
              </w:rPr>
            </w:pPr>
          </w:p>
          <w:p w14:paraId="2C1350C1" w14:textId="77777777" w:rsidR="007122B2" w:rsidRPr="00185239" w:rsidRDefault="00F728AA" w:rsidP="007122B2">
            <w:pPr>
              <w:widowControl w:val="0"/>
              <w:tabs>
                <w:tab w:val="left" w:pos="851"/>
              </w:tabs>
              <w:spacing w:line="280" w:lineRule="exact"/>
              <w:rPr>
                <w:rFonts w:ascii="Trebuchet MS" w:hAnsi="Trebuchet MS"/>
                <w:sz w:val="22"/>
                <w:szCs w:val="22"/>
              </w:rPr>
            </w:pPr>
            <w:bookmarkStart w:id="40" w:name="_Hlk54376406"/>
            <w:r w:rsidRPr="00185239">
              <w:rPr>
                <w:rFonts w:ascii="Trebuchet MS" w:hAnsi="Trebuchet MS"/>
                <w:sz w:val="22"/>
                <w:szCs w:val="22"/>
              </w:rPr>
              <w:t>(</w:t>
            </w:r>
            <w:r w:rsidR="007122B2" w:rsidRPr="00185239">
              <w:rPr>
                <w:rFonts w:ascii="Trebuchet MS" w:hAnsi="Trebuchet MS"/>
                <w:sz w:val="22"/>
                <w:szCs w:val="22"/>
              </w:rPr>
              <w:t>x</w:t>
            </w:r>
            <w:proofErr w:type="gramStart"/>
            <w:r w:rsidR="007122B2" w:rsidRPr="00185239">
              <w:rPr>
                <w:rFonts w:ascii="Trebuchet MS" w:hAnsi="Trebuchet MS"/>
                <w:sz w:val="22"/>
                <w:szCs w:val="22"/>
              </w:rPr>
              <w:t>)</w:t>
            </w:r>
            <w:proofErr w:type="gramEnd"/>
            <w:r w:rsidR="007122B2" w:rsidRPr="00185239">
              <w:rPr>
                <w:rFonts w:ascii="Trebuchet MS" w:hAnsi="Trebuchet MS"/>
                <w:sz w:val="22"/>
                <w:szCs w:val="22"/>
              </w:rPr>
              <w:tab/>
              <w:t xml:space="preserve">remuneração do </w:t>
            </w:r>
            <w:proofErr w:type="spellStart"/>
            <w:r w:rsidR="007122B2" w:rsidRPr="00185239">
              <w:rPr>
                <w:rFonts w:ascii="Trebuchet MS" w:hAnsi="Trebuchet MS"/>
                <w:sz w:val="22"/>
                <w:szCs w:val="22"/>
              </w:rPr>
              <w:t>Servicer</w:t>
            </w:r>
            <w:proofErr w:type="spellEnd"/>
            <w:r w:rsidR="007122B2" w:rsidRPr="00185239">
              <w:rPr>
                <w:rFonts w:ascii="Trebuchet MS" w:hAnsi="Trebuchet MS"/>
                <w:sz w:val="22"/>
                <w:szCs w:val="22"/>
              </w:rPr>
              <w:t xml:space="preserve">, no valor mensal de R$ </w:t>
            </w:r>
            <w:r w:rsidR="00366414" w:rsidRPr="00185239">
              <w:rPr>
                <w:rFonts w:ascii="Trebuchet MS" w:hAnsi="Trebuchet MS"/>
                <w:sz w:val="22"/>
                <w:szCs w:val="22"/>
              </w:rPr>
              <w:t>2.500,00 (dois mil e quinhentos reais) mensais</w:t>
            </w:r>
            <w:r w:rsidR="007122B2" w:rsidRPr="00185239">
              <w:rPr>
                <w:rFonts w:ascii="Trebuchet MS" w:hAnsi="Trebuchet MS"/>
                <w:sz w:val="22"/>
                <w:szCs w:val="22"/>
              </w:rPr>
              <w:t xml:space="preserve">. Este valor será atualizado anualmente, a partir da data do primeiro pagamento, pela variação acumulada do IPCA, ou na falta deste, ou, ainda, na impossibilidade de sua utilização, pelo índice que vier a substituí-lo, calculadas </w:t>
            </w:r>
            <w:proofErr w:type="gramStart"/>
            <w:r w:rsidR="007122B2" w:rsidRPr="00185239">
              <w:rPr>
                <w:rFonts w:ascii="Trebuchet MS" w:hAnsi="Trebuchet MS"/>
                <w:sz w:val="22"/>
                <w:szCs w:val="22"/>
              </w:rPr>
              <w:t>pro rata</w:t>
            </w:r>
            <w:proofErr w:type="gramEnd"/>
            <w:r w:rsidR="007122B2" w:rsidRPr="00185239">
              <w:rPr>
                <w:rFonts w:ascii="Trebuchet MS" w:hAnsi="Trebuchet MS"/>
                <w:sz w:val="22"/>
                <w:szCs w:val="22"/>
              </w:rPr>
              <w:t xml:space="preserve"> die, se necessário;</w:t>
            </w:r>
          </w:p>
          <w:p w14:paraId="7C0DCEC1" w14:textId="77777777" w:rsidR="007122B2" w:rsidRPr="00185239" w:rsidRDefault="007122B2" w:rsidP="007122B2">
            <w:pPr>
              <w:widowControl w:val="0"/>
              <w:tabs>
                <w:tab w:val="left" w:pos="851"/>
              </w:tabs>
              <w:spacing w:line="280" w:lineRule="exact"/>
              <w:rPr>
                <w:rFonts w:ascii="Trebuchet MS" w:hAnsi="Trebuchet MS"/>
                <w:sz w:val="22"/>
                <w:szCs w:val="22"/>
              </w:rPr>
            </w:pPr>
            <w:r w:rsidRPr="00185239">
              <w:rPr>
                <w:rFonts w:ascii="Trebuchet MS" w:hAnsi="Trebuchet MS"/>
                <w:sz w:val="22"/>
                <w:szCs w:val="22"/>
              </w:rPr>
              <w:t xml:space="preserve"> </w:t>
            </w:r>
          </w:p>
          <w:p w14:paraId="38C1CFBB" w14:textId="77777777" w:rsidR="007122B2" w:rsidRPr="00185239" w:rsidRDefault="007122B2" w:rsidP="007122B2">
            <w:pPr>
              <w:pStyle w:val="PargrafodaLista"/>
              <w:widowControl w:val="0"/>
              <w:tabs>
                <w:tab w:val="left" w:pos="851"/>
              </w:tabs>
              <w:spacing w:line="280" w:lineRule="exact"/>
              <w:ind w:left="0"/>
              <w:rPr>
                <w:rFonts w:ascii="Trebuchet MS" w:hAnsi="Trebuchet MS"/>
                <w:sz w:val="22"/>
                <w:szCs w:val="22"/>
              </w:rPr>
            </w:pPr>
            <w:r w:rsidRPr="00185239">
              <w:rPr>
                <w:rFonts w:ascii="Trebuchet MS" w:hAnsi="Trebuchet MS"/>
                <w:sz w:val="22"/>
                <w:szCs w:val="22"/>
              </w:rPr>
              <w:t>(x</w:t>
            </w:r>
            <w:r w:rsidR="00F728AA" w:rsidRPr="00185239">
              <w:rPr>
                <w:rFonts w:ascii="Trebuchet MS" w:hAnsi="Trebuchet MS"/>
                <w:sz w:val="22"/>
                <w:szCs w:val="22"/>
              </w:rPr>
              <w:t>i</w:t>
            </w:r>
            <w:proofErr w:type="gramStart"/>
            <w:r w:rsidRPr="00185239">
              <w:rPr>
                <w:rFonts w:ascii="Trebuchet MS" w:hAnsi="Trebuchet MS"/>
                <w:sz w:val="22"/>
                <w:szCs w:val="22"/>
              </w:rPr>
              <w:t>)</w:t>
            </w:r>
            <w:proofErr w:type="gramEnd"/>
            <w:r w:rsidRPr="00185239">
              <w:rPr>
                <w:rFonts w:ascii="Trebuchet MS" w:hAnsi="Trebuchet MS"/>
                <w:sz w:val="22"/>
                <w:szCs w:val="22"/>
              </w:rPr>
              <w:tab/>
              <w:t xml:space="preserve">remuneração </w:t>
            </w:r>
            <w:r w:rsidR="00B41D64" w:rsidRPr="00185239">
              <w:rPr>
                <w:rFonts w:ascii="Trebuchet MS" w:hAnsi="Trebuchet MS"/>
                <w:sz w:val="22"/>
                <w:szCs w:val="22"/>
              </w:rPr>
              <w:t xml:space="preserve">do </w:t>
            </w:r>
            <w:proofErr w:type="spellStart"/>
            <w:r w:rsidR="00B41D64" w:rsidRPr="00185239">
              <w:rPr>
                <w:rFonts w:ascii="Trebuchet MS" w:hAnsi="Trebuchet MS"/>
                <w:sz w:val="22"/>
                <w:szCs w:val="22"/>
              </w:rPr>
              <w:t>Servicer</w:t>
            </w:r>
            <w:proofErr w:type="spellEnd"/>
            <w:r w:rsidRPr="00185239">
              <w:rPr>
                <w:rFonts w:ascii="Trebuchet MS" w:hAnsi="Trebuchet MS"/>
                <w:sz w:val="22"/>
                <w:szCs w:val="22"/>
              </w:rPr>
              <w:t xml:space="preserve"> pela auditoria financeira dos Créditos Imobiliários em parcela </w:t>
            </w:r>
            <w:r w:rsidRPr="00185239">
              <w:rPr>
                <w:rFonts w:ascii="Trebuchet MS" w:hAnsi="Trebuchet MS"/>
                <w:sz w:val="22"/>
                <w:szCs w:val="22"/>
              </w:rPr>
              <w:lastRenderedPageBreak/>
              <w:t xml:space="preserve">única no </w:t>
            </w:r>
            <w:r w:rsidR="00366414" w:rsidRPr="00185239">
              <w:rPr>
                <w:rFonts w:ascii="Trebuchet MS" w:hAnsi="Trebuchet MS"/>
                <w:sz w:val="22"/>
                <w:szCs w:val="22"/>
              </w:rPr>
              <w:t>correspondente a</w:t>
            </w:r>
            <w:r w:rsidRPr="00185239">
              <w:rPr>
                <w:rFonts w:ascii="Trebuchet MS" w:hAnsi="Trebuchet MS"/>
                <w:sz w:val="22"/>
                <w:szCs w:val="22"/>
              </w:rPr>
              <w:t xml:space="preserve"> R$ </w:t>
            </w:r>
            <w:r w:rsidR="00366414" w:rsidRPr="00185239">
              <w:rPr>
                <w:rFonts w:ascii="Trebuchet MS" w:hAnsi="Trebuchet MS"/>
                <w:sz w:val="22"/>
                <w:szCs w:val="22"/>
              </w:rPr>
              <w:t>110,00</w:t>
            </w:r>
            <w:r w:rsidRPr="00185239">
              <w:rPr>
                <w:rFonts w:ascii="Trebuchet MS" w:hAnsi="Trebuchet MS"/>
                <w:sz w:val="22"/>
                <w:szCs w:val="22"/>
              </w:rPr>
              <w:t xml:space="preserve"> (</w:t>
            </w:r>
            <w:r w:rsidR="00366414" w:rsidRPr="00185239">
              <w:rPr>
                <w:rFonts w:ascii="Trebuchet MS" w:hAnsi="Trebuchet MS"/>
                <w:sz w:val="22"/>
                <w:szCs w:val="22"/>
              </w:rPr>
              <w:t>cento e dez reais</w:t>
            </w:r>
            <w:r w:rsidRPr="00185239">
              <w:rPr>
                <w:rFonts w:ascii="Trebuchet MS" w:hAnsi="Trebuchet MS"/>
                <w:sz w:val="22"/>
                <w:szCs w:val="22"/>
              </w:rPr>
              <w:t>)</w:t>
            </w:r>
            <w:r w:rsidR="00366414" w:rsidRPr="00185239">
              <w:rPr>
                <w:rFonts w:ascii="Trebuchet MS" w:hAnsi="Trebuchet MS"/>
                <w:sz w:val="22"/>
                <w:szCs w:val="22"/>
              </w:rPr>
              <w:t xml:space="preserve"> por contrato</w:t>
            </w:r>
            <w:r w:rsidRPr="00185239">
              <w:rPr>
                <w:rFonts w:ascii="Trebuchet MS" w:hAnsi="Trebuchet MS"/>
                <w:sz w:val="22"/>
                <w:szCs w:val="22"/>
              </w:rPr>
              <w:t>;</w:t>
            </w:r>
            <w:r w:rsidR="00366414" w:rsidRPr="00185239">
              <w:rPr>
                <w:rFonts w:ascii="Trebuchet MS" w:hAnsi="Trebuchet MS"/>
                <w:sz w:val="22"/>
                <w:szCs w:val="22"/>
              </w:rPr>
              <w:t xml:space="preserve"> </w:t>
            </w:r>
          </w:p>
          <w:bookmarkEnd w:id="40"/>
          <w:p w14:paraId="7E4AF818" w14:textId="77777777" w:rsidR="007122B2" w:rsidRPr="00185239" w:rsidRDefault="007122B2" w:rsidP="00766D46">
            <w:pPr>
              <w:widowControl w:val="0"/>
              <w:tabs>
                <w:tab w:val="left" w:pos="851"/>
              </w:tabs>
              <w:spacing w:line="280" w:lineRule="exact"/>
              <w:rPr>
                <w:rFonts w:ascii="Trebuchet MS" w:hAnsi="Trebuchet MS"/>
                <w:sz w:val="22"/>
                <w:szCs w:val="22"/>
              </w:rPr>
            </w:pPr>
          </w:p>
          <w:p w14:paraId="1D1CB5A5" w14:textId="77777777" w:rsidR="00D54BB6" w:rsidRPr="00185239" w:rsidRDefault="0089472A" w:rsidP="00766D46">
            <w:pPr>
              <w:pStyle w:val="PargrafodaLista"/>
              <w:widowControl w:val="0"/>
              <w:tabs>
                <w:tab w:val="left" w:pos="851"/>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x</w:t>
            </w:r>
            <w:r w:rsidR="00F728AA" w:rsidRPr="00185239">
              <w:rPr>
                <w:rFonts w:ascii="Trebuchet MS" w:hAnsi="Trebuchet MS"/>
                <w:sz w:val="22"/>
                <w:szCs w:val="22"/>
              </w:rPr>
              <w:t>ii</w:t>
            </w:r>
            <w:proofErr w:type="spellEnd"/>
            <w:r w:rsidRPr="00185239">
              <w:rPr>
                <w:rFonts w:ascii="Trebuchet MS" w:hAnsi="Trebuchet MS"/>
                <w:sz w:val="22"/>
                <w:szCs w:val="22"/>
              </w:rPr>
              <w:t xml:space="preserve">) </w:t>
            </w:r>
            <w:r w:rsidR="00D54BB6" w:rsidRPr="00185239">
              <w:rPr>
                <w:rFonts w:ascii="Trebuchet MS" w:hAnsi="Trebuchet MS"/>
                <w:sz w:val="22"/>
                <w:szCs w:val="22"/>
              </w:rPr>
              <w:t xml:space="preserve">os honorários dentro de padrão de mercado, despesas e custos </w:t>
            </w:r>
            <w:r w:rsidR="00F0324A" w:rsidRPr="00185239">
              <w:rPr>
                <w:rFonts w:ascii="Trebuchet MS" w:hAnsi="Trebuchet MS"/>
                <w:sz w:val="22"/>
                <w:szCs w:val="22"/>
              </w:rPr>
              <w:t>comprovados</w:t>
            </w:r>
            <w:r w:rsidR="00D54BB6" w:rsidRPr="00185239">
              <w:rPr>
                <w:rFonts w:ascii="Trebuchet MS" w:hAnsi="Trebuchet MS"/>
                <w:sz w:val="22"/>
                <w:szCs w:val="22"/>
              </w:rPr>
              <w:t xml:space="preserve"> de terceiros especialistas, advogados, auditores ou fiscais relacionados com procedimentos legais incorridos para resguardar os interesses dos titulares dos CRI, na defesa de eventuais processos administrativos, arbitrais e/ou judiciais propostos contra o Patrimônio Separado ou, ainda, realização do Patrimônio Separado;</w:t>
            </w:r>
          </w:p>
          <w:p w14:paraId="71713768" w14:textId="77777777" w:rsidR="00D54BB6" w:rsidRPr="00185239" w:rsidRDefault="00D54BB6" w:rsidP="00766D46">
            <w:pPr>
              <w:widowControl w:val="0"/>
              <w:tabs>
                <w:tab w:val="left" w:pos="851"/>
              </w:tabs>
              <w:spacing w:line="280" w:lineRule="exact"/>
              <w:rPr>
                <w:rFonts w:ascii="Trebuchet MS" w:hAnsi="Trebuchet MS"/>
                <w:sz w:val="22"/>
                <w:szCs w:val="22"/>
              </w:rPr>
            </w:pPr>
          </w:p>
          <w:p w14:paraId="1F678107" w14:textId="77777777" w:rsidR="00D54BB6" w:rsidRPr="00185239" w:rsidRDefault="00035F0E" w:rsidP="00766D46">
            <w:pPr>
              <w:pStyle w:val="PargrafodaLista"/>
              <w:widowControl w:val="0"/>
              <w:tabs>
                <w:tab w:val="left" w:pos="851"/>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x</w:t>
            </w:r>
            <w:r w:rsidR="00F728AA" w:rsidRPr="00185239">
              <w:rPr>
                <w:rFonts w:ascii="Trebuchet MS" w:hAnsi="Trebuchet MS"/>
                <w:sz w:val="22"/>
                <w:szCs w:val="22"/>
              </w:rPr>
              <w:t>ii</w:t>
            </w:r>
            <w:r w:rsidRPr="00185239">
              <w:rPr>
                <w:rFonts w:ascii="Trebuchet MS" w:hAnsi="Trebuchet MS"/>
                <w:sz w:val="22"/>
                <w:szCs w:val="22"/>
              </w:rPr>
              <w:t>i</w:t>
            </w:r>
            <w:proofErr w:type="spellEnd"/>
            <w:r w:rsidRPr="00185239">
              <w:rPr>
                <w:rFonts w:ascii="Trebuchet MS" w:hAnsi="Trebuchet MS"/>
                <w:sz w:val="22"/>
                <w:szCs w:val="22"/>
              </w:rPr>
              <w:t xml:space="preserve">) </w:t>
            </w:r>
            <w:r w:rsidR="00D54BB6" w:rsidRPr="00185239">
              <w:rPr>
                <w:rFonts w:ascii="Trebuchet MS" w:hAnsi="Trebuchet MS"/>
                <w:sz w:val="22"/>
                <w:szCs w:val="22"/>
              </w:rPr>
              <w:t>as eventuais despesas, depósitos e custas judiciais decorrentes da sucumbência em ações judiciais ajuizadas com a finalidade de resguardar os interesses dos titulares dos CRI e a realização dos créditos do Patrimônio Separado;</w:t>
            </w:r>
          </w:p>
          <w:p w14:paraId="60CDA0EA" w14:textId="77777777" w:rsidR="00D54BB6" w:rsidRPr="00185239" w:rsidRDefault="00D54BB6" w:rsidP="00766D46">
            <w:pPr>
              <w:widowControl w:val="0"/>
              <w:tabs>
                <w:tab w:val="left" w:pos="851"/>
              </w:tabs>
              <w:spacing w:line="280" w:lineRule="exact"/>
              <w:rPr>
                <w:rFonts w:ascii="Trebuchet MS" w:hAnsi="Trebuchet MS"/>
                <w:sz w:val="22"/>
                <w:szCs w:val="22"/>
              </w:rPr>
            </w:pPr>
          </w:p>
          <w:p w14:paraId="4BA313C3" w14:textId="77777777" w:rsidR="00D54BB6" w:rsidRPr="00185239" w:rsidRDefault="00035F0E" w:rsidP="00766D46">
            <w:pPr>
              <w:pStyle w:val="PargrafodaLista"/>
              <w:widowControl w:val="0"/>
              <w:tabs>
                <w:tab w:val="left" w:pos="851"/>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xi</w:t>
            </w:r>
            <w:r w:rsidR="00F728AA" w:rsidRPr="00185239">
              <w:rPr>
                <w:rFonts w:ascii="Trebuchet MS" w:hAnsi="Trebuchet MS"/>
                <w:sz w:val="22"/>
                <w:szCs w:val="22"/>
              </w:rPr>
              <w:t>v</w:t>
            </w:r>
            <w:proofErr w:type="spellEnd"/>
            <w:r w:rsidR="00F728AA" w:rsidRPr="00185239">
              <w:rPr>
                <w:rFonts w:ascii="Trebuchet MS" w:hAnsi="Trebuchet MS"/>
                <w:sz w:val="22"/>
                <w:szCs w:val="22"/>
              </w:rPr>
              <w:t>)</w:t>
            </w:r>
            <w:r w:rsidRPr="00185239">
              <w:rPr>
                <w:rFonts w:ascii="Trebuchet MS" w:hAnsi="Trebuchet MS"/>
                <w:sz w:val="22"/>
                <w:szCs w:val="22"/>
              </w:rPr>
              <w:t xml:space="preserve"> </w:t>
            </w:r>
            <w:r w:rsidR="00D54BB6" w:rsidRPr="00185239">
              <w:rPr>
                <w:rFonts w:ascii="Trebuchet MS" w:hAnsi="Trebuchet MS"/>
                <w:sz w:val="22"/>
                <w:szCs w:val="22"/>
              </w:rPr>
              <w:t xml:space="preserve">remuneração de todas as verbas e tarifas </w:t>
            </w:r>
            <w:proofErr w:type="gramStart"/>
            <w:r w:rsidR="00D54BB6" w:rsidRPr="00185239">
              <w:rPr>
                <w:rFonts w:ascii="Trebuchet MS" w:hAnsi="Trebuchet MS"/>
                <w:sz w:val="22"/>
                <w:szCs w:val="22"/>
              </w:rPr>
              <w:t>devidas à instituição financeira onde se encontra aberta</w:t>
            </w:r>
            <w:proofErr w:type="gramEnd"/>
            <w:r w:rsidR="00D54BB6" w:rsidRPr="00185239">
              <w:rPr>
                <w:rFonts w:ascii="Trebuchet MS" w:hAnsi="Trebuchet MS"/>
                <w:sz w:val="22"/>
                <w:szCs w:val="22"/>
              </w:rPr>
              <w:t xml:space="preserve"> a conta corrente do Patrimônio Separado;</w:t>
            </w:r>
          </w:p>
          <w:p w14:paraId="4A3A091D" w14:textId="77777777" w:rsidR="00D54BB6" w:rsidRPr="00185239" w:rsidRDefault="00D54BB6" w:rsidP="00766D46">
            <w:pPr>
              <w:widowControl w:val="0"/>
              <w:tabs>
                <w:tab w:val="left" w:pos="851"/>
              </w:tabs>
              <w:spacing w:line="280" w:lineRule="exact"/>
              <w:rPr>
                <w:rFonts w:ascii="Trebuchet MS" w:hAnsi="Trebuchet MS"/>
                <w:sz w:val="22"/>
                <w:szCs w:val="22"/>
              </w:rPr>
            </w:pPr>
          </w:p>
          <w:p w14:paraId="2F7C7F3E" w14:textId="77777777" w:rsidR="00D54BB6" w:rsidRPr="00185239" w:rsidRDefault="00035F0E" w:rsidP="00766D46">
            <w:pPr>
              <w:pStyle w:val="PargrafodaLista"/>
              <w:widowControl w:val="0"/>
              <w:tabs>
                <w:tab w:val="left" w:pos="851"/>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x</w:t>
            </w:r>
            <w:r w:rsidR="00F728AA" w:rsidRPr="00185239">
              <w:rPr>
                <w:rFonts w:ascii="Trebuchet MS" w:hAnsi="Trebuchet MS"/>
                <w:sz w:val="22"/>
                <w:szCs w:val="22"/>
              </w:rPr>
              <w:t>v</w:t>
            </w:r>
            <w:proofErr w:type="spellEnd"/>
            <w:r w:rsidR="00F728AA" w:rsidRPr="00185239">
              <w:rPr>
                <w:rFonts w:ascii="Trebuchet MS" w:hAnsi="Trebuchet MS"/>
                <w:sz w:val="22"/>
                <w:szCs w:val="22"/>
              </w:rPr>
              <w:t>)</w:t>
            </w:r>
            <w:r w:rsidRPr="00185239">
              <w:rPr>
                <w:rFonts w:ascii="Trebuchet MS" w:hAnsi="Trebuchet MS"/>
                <w:sz w:val="22"/>
                <w:szCs w:val="22"/>
              </w:rPr>
              <w:t xml:space="preserve"> </w:t>
            </w:r>
            <w:r w:rsidR="00D54BB6" w:rsidRPr="00185239">
              <w:rPr>
                <w:rFonts w:ascii="Trebuchet MS" w:hAnsi="Trebuchet MS"/>
                <w:sz w:val="22"/>
                <w:szCs w:val="22"/>
              </w:rPr>
              <w:t>despesas com registros e movimentação perante instituições autorizadas à prestação de serviços de liquidação e custódia, escrituração, câmaras de compensação e liquidação, juntas comerciais e cartórios de registro de títulos e documentos, conforme o caso, da documentação societária relacionada aos CRI, ao Termo de Securitização e aos demais Documentos da Operação, bem como de seus eventuais aditamentos;</w:t>
            </w:r>
            <w:r w:rsidRPr="00185239">
              <w:rPr>
                <w:rFonts w:ascii="Trebuchet MS" w:hAnsi="Trebuchet MS"/>
                <w:sz w:val="22"/>
                <w:szCs w:val="22"/>
              </w:rPr>
              <w:t xml:space="preserve"> </w:t>
            </w:r>
            <w:proofErr w:type="gramStart"/>
            <w:r w:rsidRPr="00185239">
              <w:rPr>
                <w:rFonts w:ascii="Trebuchet MS" w:hAnsi="Trebuchet MS"/>
                <w:sz w:val="22"/>
                <w:szCs w:val="22"/>
              </w:rPr>
              <w:t>e</w:t>
            </w:r>
            <w:proofErr w:type="gramEnd"/>
          </w:p>
          <w:p w14:paraId="562A41F7" w14:textId="77777777" w:rsidR="00D54BB6" w:rsidRPr="00185239" w:rsidRDefault="00D54BB6" w:rsidP="00766D46">
            <w:pPr>
              <w:widowControl w:val="0"/>
              <w:tabs>
                <w:tab w:val="left" w:pos="851"/>
              </w:tabs>
              <w:spacing w:line="280" w:lineRule="exact"/>
              <w:rPr>
                <w:rFonts w:ascii="Trebuchet MS" w:hAnsi="Trebuchet MS"/>
                <w:sz w:val="22"/>
                <w:szCs w:val="22"/>
              </w:rPr>
            </w:pPr>
          </w:p>
          <w:p w14:paraId="2E3195C5" w14:textId="77777777" w:rsidR="00D54BB6" w:rsidRPr="00185239" w:rsidRDefault="00035F0E" w:rsidP="00766D46">
            <w:pPr>
              <w:pStyle w:val="PargrafodaLista"/>
              <w:widowControl w:val="0"/>
              <w:tabs>
                <w:tab w:val="left" w:pos="851"/>
              </w:tabs>
              <w:spacing w:line="280" w:lineRule="exact"/>
              <w:ind w:left="0"/>
              <w:rPr>
                <w:rFonts w:ascii="Trebuchet MS" w:hAnsi="Trebuchet MS"/>
                <w:sz w:val="22"/>
                <w:szCs w:val="22"/>
              </w:rPr>
            </w:pPr>
            <w:r w:rsidRPr="00185239">
              <w:rPr>
                <w:rFonts w:ascii="Trebuchet MS" w:hAnsi="Trebuchet MS"/>
                <w:sz w:val="22"/>
                <w:szCs w:val="22"/>
              </w:rPr>
              <w:t>(</w:t>
            </w:r>
            <w:proofErr w:type="spellStart"/>
            <w:r w:rsidRPr="00185239">
              <w:rPr>
                <w:rFonts w:ascii="Trebuchet MS" w:hAnsi="Trebuchet MS"/>
                <w:sz w:val="22"/>
                <w:szCs w:val="22"/>
              </w:rPr>
              <w:t>x</w:t>
            </w:r>
            <w:r w:rsidR="00F728AA" w:rsidRPr="00185239">
              <w:rPr>
                <w:rFonts w:ascii="Trebuchet MS" w:hAnsi="Trebuchet MS"/>
                <w:sz w:val="22"/>
                <w:szCs w:val="22"/>
              </w:rPr>
              <w:t>vi</w:t>
            </w:r>
            <w:proofErr w:type="spellEnd"/>
            <w:r w:rsidRPr="00185239">
              <w:rPr>
                <w:rFonts w:ascii="Trebuchet MS" w:hAnsi="Trebuchet MS"/>
                <w:sz w:val="22"/>
                <w:szCs w:val="22"/>
              </w:rPr>
              <w:t xml:space="preserve">) </w:t>
            </w:r>
            <w:r w:rsidR="00D54BB6" w:rsidRPr="00185239">
              <w:rPr>
                <w:rFonts w:ascii="Trebuchet MS" w:hAnsi="Trebuchet MS"/>
                <w:sz w:val="22"/>
                <w:szCs w:val="22"/>
              </w:rPr>
              <w:t>despesas necessárias à realização de assembleias gerais dos titulares dos CRI, na forma da regulamentação aplicável</w:t>
            </w:r>
            <w:r w:rsidRPr="00185239">
              <w:rPr>
                <w:rFonts w:ascii="Trebuchet MS" w:hAnsi="Trebuchet MS"/>
                <w:sz w:val="22"/>
                <w:szCs w:val="22"/>
              </w:rPr>
              <w:t>.</w:t>
            </w:r>
          </w:p>
          <w:p w14:paraId="3F4B75C4" w14:textId="77777777" w:rsidR="00D54BB6" w:rsidRPr="00185239" w:rsidRDefault="00D54BB6" w:rsidP="006A2E3D">
            <w:pPr>
              <w:widowControl w:val="0"/>
              <w:tabs>
                <w:tab w:val="left" w:pos="567"/>
                <w:tab w:val="left" w:pos="851"/>
              </w:tabs>
              <w:spacing w:line="280" w:lineRule="exact"/>
              <w:ind w:left="720"/>
              <w:rPr>
                <w:rFonts w:ascii="Trebuchet MS" w:hAnsi="Trebuchet MS"/>
                <w:sz w:val="22"/>
                <w:szCs w:val="22"/>
              </w:rPr>
            </w:pPr>
          </w:p>
          <w:p w14:paraId="4CF1B9D1" w14:textId="77777777" w:rsidR="00D54BB6" w:rsidRPr="00185239" w:rsidRDefault="00C11F24" w:rsidP="006A2E3D">
            <w:pPr>
              <w:widowControl w:val="0"/>
              <w:numPr>
                <w:ilvl w:val="2"/>
                <w:numId w:val="4"/>
              </w:numPr>
              <w:tabs>
                <w:tab w:val="left" w:pos="0"/>
                <w:tab w:val="left" w:pos="142"/>
                <w:tab w:val="left" w:pos="567"/>
              </w:tabs>
              <w:spacing w:line="280" w:lineRule="exact"/>
              <w:ind w:left="0" w:firstLine="0"/>
              <w:rPr>
                <w:rFonts w:ascii="Trebuchet MS" w:hAnsi="Trebuchet MS"/>
                <w:sz w:val="22"/>
                <w:szCs w:val="22"/>
              </w:rPr>
            </w:pPr>
            <w:r w:rsidRPr="00185239">
              <w:rPr>
                <w:rFonts w:ascii="Trebuchet MS" w:hAnsi="Trebuchet MS"/>
                <w:sz w:val="22"/>
                <w:szCs w:val="22"/>
              </w:rPr>
              <w:t xml:space="preserve"> Observado o disposto em 4.7.3, </w:t>
            </w:r>
            <w:r w:rsidR="00A2114A" w:rsidRPr="00185239">
              <w:rPr>
                <w:rFonts w:ascii="Trebuchet MS" w:hAnsi="Trebuchet MS"/>
                <w:sz w:val="22"/>
                <w:szCs w:val="22"/>
              </w:rPr>
              <w:t>c</w:t>
            </w:r>
            <w:r w:rsidR="00D54BB6" w:rsidRPr="00185239">
              <w:rPr>
                <w:rFonts w:ascii="Trebuchet MS" w:hAnsi="Trebuchet MS"/>
                <w:sz w:val="22"/>
                <w:szCs w:val="22"/>
              </w:rPr>
              <w:t>onstituem despesas de responsabilidade do Patrimônio Separado dos CRI, a serem arcadas pela emissora da Debênture</w:t>
            </w:r>
            <w:r w:rsidR="00F0324A" w:rsidRPr="00185239">
              <w:rPr>
                <w:rFonts w:ascii="Trebuchet MS" w:hAnsi="Trebuchet MS"/>
                <w:sz w:val="22"/>
                <w:szCs w:val="22"/>
              </w:rPr>
              <w:t>, desde que comprovadas</w:t>
            </w:r>
            <w:r w:rsidR="00D54BB6" w:rsidRPr="00185239">
              <w:rPr>
                <w:rFonts w:ascii="Trebuchet MS" w:hAnsi="Trebuchet MS"/>
                <w:sz w:val="22"/>
                <w:szCs w:val="22"/>
              </w:rPr>
              <w:t>:</w:t>
            </w:r>
          </w:p>
          <w:p w14:paraId="70726A0E" w14:textId="77777777" w:rsidR="001A42F1" w:rsidRPr="00185239" w:rsidRDefault="001A42F1" w:rsidP="001A42F1">
            <w:pPr>
              <w:widowControl w:val="0"/>
              <w:tabs>
                <w:tab w:val="left" w:pos="0"/>
                <w:tab w:val="left" w:pos="142"/>
                <w:tab w:val="left" w:pos="567"/>
              </w:tabs>
              <w:spacing w:line="280" w:lineRule="exact"/>
              <w:rPr>
                <w:rFonts w:ascii="Trebuchet MS" w:hAnsi="Trebuchet MS"/>
                <w:sz w:val="22"/>
                <w:szCs w:val="22"/>
              </w:rPr>
            </w:pPr>
          </w:p>
          <w:p w14:paraId="705B80D6" w14:textId="77777777" w:rsidR="00D54BB6" w:rsidRPr="00185239"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proofErr w:type="gramStart"/>
            <w:r w:rsidRPr="00185239">
              <w:rPr>
                <w:rFonts w:ascii="Trebuchet MS" w:hAnsi="Trebuchet MS"/>
                <w:sz w:val="22"/>
                <w:szCs w:val="22"/>
              </w:rPr>
              <w:t>as</w:t>
            </w:r>
            <w:proofErr w:type="gramEnd"/>
            <w:r w:rsidRPr="00185239">
              <w:rPr>
                <w:rFonts w:ascii="Trebuchet MS" w:hAnsi="Trebuchet MS"/>
                <w:sz w:val="22"/>
                <w:szCs w:val="22"/>
              </w:rPr>
              <w:t xml:space="preserve"> despesas com a gestão, cobrança, contabilidade e auditoria na realização e administração do Patrimônio Separado, outras despesas indispensáveis à administração dos créditos imobiliários, inclusive as despesas referentes à sua transferência na hipótese de o Agente Fiduciário dos CRI assumir transitoriamente </w:t>
            </w:r>
            <w:r w:rsidRPr="00185239">
              <w:rPr>
                <w:rFonts w:ascii="Trebuchet MS" w:hAnsi="Trebuchet MS"/>
                <w:sz w:val="22"/>
                <w:szCs w:val="22"/>
              </w:rPr>
              <w:lastRenderedPageBreak/>
              <w:t>a sua administração, desde que não arcadas pela Emissora;</w:t>
            </w:r>
          </w:p>
          <w:p w14:paraId="016A855C" w14:textId="77777777" w:rsidR="00766D46" w:rsidRPr="00185239" w:rsidRDefault="00766D46" w:rsidP="00766D46">
            <w:pPr>
              <w:widowControl w:val="0"/>
              <w:tabs>
                <w:tab w:val="left" w:pos="567"/>
                <w:tab w:val="left" w:pos="851"/>
                <w:tab w:val="left" w:pos="1034"/>
              </w:tabs>
              <w:spacing w:line="280" w:lineRule="exact"/>
              <w:rPr>
                <w:rFonts w:ascii="Trebuchet MS" w:hAnsi="Trebuchet MS"/>
                <w:sz w:val="22"/>
                <w:szCs w:val="22"/>
              </w:rPr>
            </w:pPr>
          </w:p>
          <w:p w14:paraId="6E8AD863" w14:textId="77777777" w:rsidR="00D54BB6" w:rsidRPr="00185239"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proofErr w:type="gramStart"/>
            <w:r w:rsidRPr="00185239">
              <w:rPr>
                <w:rFonts w:ascii="Trebuchet MS" w:hAnsi="Trebuchet MS"/>
                <w:sz w:val="22"/>
                <w:szCs w:val="22"/>
              </w:rPr>
              <w:t>as</w:t>
            </w:r>
            <w:proofErr w:type="gramEnd"/>
            <w:r w:rsidRPr="00185239">
              <w:rPr>
                <w:rFonts w:ascii="Trebuchet MS" w:hAnsi="Trebuchet MS"/>
                <w:sz w:val="22"/>
                <w:szCs w:val="22"/>
              </w:rPr>
              <w:t xml:space="preserve"> eventuais despesas com terceiros especialistas, advogados, auditores ou fiscais relacionados com procedimentos legais incorridas para resguardar os interesses dos Titulares de CRI e realização dos créditos imobiliários e das garantias integrantes do Patrimônio Separado, desde que previamente aprovadas pelos titulares dos CRI;</w:t>
            </w:r>
          </w:p>
          <w:p w14:paraId="5F9C301F" w14:textId="77777777" w:rsidR="00766D46" w:rsidRPr="00185239" w:rsidRDefault="00766D46" w:rsidP="00766D46">
            <w:pPr>
              <w:widowControl w:val="0"/>
              <w:tabs>
                <w:tab w:val="left" w:pos="567"/>
                <w:tab w:val="left" w:pos="851"/>
                <w:tab w:val="left" w:pos="1034"/>
              </w:tabs>
              <w:spacing w:line="280" w:lineRule="exact"/>
              <w:rPr>
                <w:rFonts w:ascii="Trebuchet MS" w:hAnsi="Trebuchet MS"/>
                <w:sz w:val="22"/>
                <w:szCs w:val="22"/>
              </w:rPr>
            </w:pPr>
          </w:p>
          <w:p w14:paraId="05EEF8B2" w14:textId="77777777" w:rsidR="00D54BB6" w:rsidRPr="00185239"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proofErr w:type="gramStart"/>
            <w:r w:rsidRPr="00185239">
              <w:rPr>
                <w:rFonts w:ascii="Trebuchet MS" w:hAnsi="Trebuchet MS"/>
                <w:sz w:val="22"/>
                <w:szCs w:val="22"/>
              </w:rPr>
              <w:t>as</w:t>
            </w:r>
            <w:proofErr w:type="gramEnd"/>
            <w:r w:rsidRPr="00185239">
              <w:rPr>
                <w:rFonts w:ascii="Trebuchet MS" w:hAnsi="Trebuchet MS"/>
                <w:sz w:val="22"/>
                <w:szCs w:val="22"/>
              </w:rPr>
              <w:t xml:space="preserve"> despesas com publicações em jornais ou outros meios de comunicação para cumprimento das eventuais formalidades relacionadas aos CRI;</w:t>
            </w:r>
          </w:p>
          <w:p w14:paraId="3BC77990" w14:textId="77777777" w:rsidR="00D54BB6" w:rsidRPr="00185239" w:rsidRDefault="00D54BB6" w:rsidP="00766D46">
            <w:pPr>
              <w:widowControl w:val="0"/>
              <w:tabs>
                <w:tab w:val="left" w:pos="567"/>
                <w:tab w:val="left" w:pos="851"/>
                <w:tab w:val="left" w:pos="1034"/>
              </w:tabs>
              <w:spacing w:line="280" w:lineRule="exact"/>
              <w:rPr>
                <w:rFonts w:ascii="Trebuchet MS" w:hAnsi="Trebuchet MS"/>
                <w:sz w:val="22"/>
                <w:szCs w:val="22"/>
              </w:rPr>
            </w:pPr>
          </w:p>
          <w:p w14:paraId="6E8F6C4A" w14:textId="77777777" w:rsidR="00D54BB6" w:rsidRPr="00185239"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proofErr w:type="gramStart"/>
            <w:r w:rsidRPr="00185239">
              <w:rPr>
                <w:rFonts w:ascii="Trebuchet MS" w:hAnsi="Trebuchet MS"/>
                <w:sz w:val="22"/>
                <w:szCs w:val="22"/>
              </w:rPr>
              <w:t>as</w:t>
            </w:r>
            <w:proofErr w:type="gramEnd"/>
            <w:r w:rsidRPr="00185239">
              <w:rPr>
                <w:rFonts w:ascii="Trebuchet MS" w:hAnsi="Trebuchet MS"/>
                <w:sz w:val="22"/>
                <w:szCs w:val="22"/>
              </w:rPr>
              <w:t xml:space="preserve"> eventuais despesas, depósitos e custas judiciais decorrentes da sucumbência em ações judiciais; </w:t>
            </w:r>
          </w:p>
          <w:p w14:paraId="0F3A5111" w14:textId="77777777" w:rsidR="00D54BB6" w:rsidRPr="00185239" w:rsidRDefault="00D54BB6" w:rsidP="00766D46">
            <w:pPr>
              <w:widowControl w:val="0"/>
              <w:tabs>
                <w:tab w:val="left" w:pos="851"/>
                <w:tab w:val="left" w:pos="1034"/>
              </w:tabs>
              <w:spacing w:line="280" w:lineRule="exact"/>
              <w:rPr>
                <w:rFonts w:ascii="Trebuchet MS" w:hAnsi="Trebuchet MS"/>
                <w:sz w:val="22"/>
                <w:szCs w:val="22"/>
              </w:rPr>
            </w:pPr>
          </w:p>
          <w:p w14:paraId="4B44A828" w14:textId="77777777" w:rsidR="00D54BB6" w:rsidRPr="00185239"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proofErr w:type="gramStart"/>
            <w:r w:rsidRPr="00185239">
              <w:rPr>
                <w:rFonts w:ascii="Trebuchet MS" w:hAnsi="Trebuchet MS"/>
                <w:sz w:val="22"/>
                <w:szCs w:val="22"/>
              </w:rPr>
              <w:t>os</w:t>
            </w:r>
            <w:proofErr w:type="gramEnd"/>
            <w:r w:rsidRPr="00185239">
              <w:rPr>
                <w:rFonts w:ascii="Trebuchet MS" w:hAnsi="Trebuchet MS"/>
                <w:sz w:val="22"/>
                <w:szCs w:val="22"/>
              </w:rPr>
              <w:t xml:space="preserve"> tributos incidentes sobre a distribuição de rendimentos dos CRI; e</w:t>
            </w:r>
          </w:p>
          <w:p w14:paraId="23F3DC1A" w14:textId="77777777" w:rsidR="00D54BB6" w:rsidRPr="00185239" w:rsidRDefault="00D54BB6" w:rsidP="00766D46">
            <w:pPr>
              <w:widowControl w:val="0"/>
              <w:tabs>
                <w:tab w:val="left" w:pos="567"/>
                <w:tab w:val="left" w:pos="851"/>
                <w:tab w:val="left" w:pos="1034"/>
              </w:tabs>
              <w:spacing w:line="280" w:lineRule="exact"/>
              <w:rPr>
                <w:rFonts w:ascii="Trebuchet MS" w:hAnsi="Trebuchet MS"/>
                <w:sz w:val="22"/>
                <w:szCs w:val="22"/>
              </w:rPr>
            </w:pPr>
          </w:p>
          <w:p w14:paraId="5D4F958E" w14:textId="77777777" w:rsidR="00D54BB6" w:rsidRPr="00185239"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proofErr w:type="gramStart"/>
            <w:r w:rsidRPr="00185239">
              <w:rPr>
                <w:rFonts w:ascii="Trebuchet MS" w:hAnsi="Trebuchet MS"/>
                <w:sz w:val="22"/>
                <w:szCs w:val="22"/>
              </w:rPr>
              <w:t>despesas</w:t>
            </w:r>
            <w:proofErr w:type="gramEnd"/>
            <w:r w:rsidRPr="00185239">
              <w:rPr>
                <w:rFonts w:ascii="Trebuchet MS" w:hAnsi="Trebuchet MS"/>
                <w:sz w:val="22"/>
                <w:szCs w:val="22"/>
              </w:rPr>
              <w:t xml:space="preserve"> acima, de responsabilidade da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que forem pagas por esta, sem prejuízo de posterior reembolso.</w:t>
            </w:r>
          </w:p>
          <w:p w14:paraId="512946B2" w14:textId="77777777" w:rsidR="00035F0E" w:rsidRPr="00185239" w:rsidRDefault="00F05870" w:rsidP="006A2E3D">
            <w:pPr>
              <w:widowControl w:val="0"/>
              <w:tabs>
                <w:tab w:val="left" w:pos="4215"/>
              </w:tabs>
              <w:spacing w:line="280" w:lineRule="exact"/>
              <w:rPr>
                <w:rFonts w:ascii="Trebuchet MS" w:hAnsi="Trebuchet MS"/>
                <w:sz w:val="22"/>
                <w:szCs w:val="22"/>
              </w:rPr>
            </w:pPr>
            <w:r w:rsidRPr="00185239">
              <w:rPr>
                <w:rFonts w:ascii="Trebuchet MS" w:hAnsi="Trebuchet MS"/>
                <w:sz w:val="22"/>
                <w:szCs w:val="22"/>
              </w:rPr>
              <w:tab/>
            </w:r>
          </w:p>
          <w:p w14:paraId="3789F9E6" w14:textId="77777777" w:rsidR="00035F0E" w:rsidRPr="00185239" w:rsidRDefault="00035F0E" w:rsidP="006A2E3D">
            <w:pPr>
              <w:pStyle w:val="PargrafodaLista"/>
              <w:widowControl w:val="0"/>
              <w:numPr>
                <w:ilvl w:val="2"/>
                <w:numId w:val="4"/>
              </w:numPr>
              <w:tabs>
                <w:tab w:val="left" w:pos="709"/>
                <w:tab w:val="left" w:pos="851"/>
              </w:tabs>
              <w:spacing w:line="280" w:lineRule="exact"/>
              <w:ind w:left="34" w:firstLine="0"/>
              <w:rPr>
                <w:rFonts w:ascii="Trebuchet MS" w:hAnsi="Trebuchet MS"/>
                <w:sz w:val="22"/>
                <w:szCs w:val="22"/>
              </w:rPr>
            </w:pPr>
            <w:r w:rsidRPr="00185239">
              <w:rPr>
                <w:rFonts w:ascii="Trebuchet MS" w:hAnsi="Trebuchet MS"/>
                <w:sz w:val="22"/>
                <w:szCs w:val="22"/>
              </w:rPr>
              <w:t xml:space="preserve">Na hipótese de a data de vencimento dos CRI vir a ser prorrogada por deliberação da Assembleia Geral dos Titulares de CRI, ou ainda, após a data de vencimento dos CRI, 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o Agente Fiduciário e os demais prestadores de serviços, continuarem exercendo as suas funções, as Despesas previstas na Cláusula 4.11. </w:t>
            </w:r>
            <w:proofErr w:type="gramStart"/>
            <w:r w:rsidRPr="00185239">
              <w:rPr>
                <w:rFonts w:ascii="Trebuchet MS" w:hAnsi="Trebuchet MS"/>
                <w:sz w:val="22"/>
                <w:szCs w:val="22"/>
              </w:rPr>
              <w:t>acima</w:t>
            </w:r>
            <w:proofErr w:type="gramEnd"/>
            <w:r w:rsidRPr="00185239">
              <w:rPr>
                <w:rFonts w:ascii="Trebuchet MS" w:hAnsi="Trebuchet MS"/>
                <w:sz w:val="22"/>
                <w:szCs w:val="22"/>
              </w:rPr>
              <w:t xml:space="preserve">, conforme o caso, continuarão sendo devidas. </w:t>
            </w:r>
          </w:p>
          <w:p w14:paraId="4344C139" w14:textId="77777777" w:rsidR="00F74BEE" w:rsidRPr="00185239" w:rsidRDefault="00F74BEE" w:rsidP="009B6ED3">
            <w:pPr>
              <w:widowControl w:val="0"/>
              <w:tabs>
                <w:tab w:val="left" w:pos="709"/>
                <w:tab w:val="left" w:pos="851"/>
              </w:tabs>
              <w:spacing w:line="280" w:lineRule="exact"/>
              <w:rPr>
                <w:rFonts w:ascii="Trebuchet MS" w:hAnsi="Trebuchet MS"/>
                <w:sz w:val="22"/>
                <w:szCs w:val="22"/>
              </w:rPr>
            </w:pPr>
          </w:p>
          <w:p w14:paraId="3FB58B49" w14:textId="77777777" w:rsidR="00035F0E" w:rsidRPr="00185239" w:rsidRDefault="00035F0E" w:rsidP="006A2E3D">
            <w:pPr>
              <w:pStyle w:val="PargrafodaLista"/>
              <w:widowControl w:val="0"/>
              <w:numPr>
                <w:ilvl w:val="2"/>
                <w:numId w:val="4"/>
              </w:numPr>
              <w:tabs>
                <w:tab w:val="left" w:pos="709"/>
                <w:tab w:val="left" w:pos="851"/>
              </w:tabs>
              <w:spacing w:line="280" w:lineRule="exact"/>
              <w:ind w:left="34" w:firstLine="0"/>
              <w:rPr>
                <w:rFonts w:ascii="Trebuchet MS" w:hAnsi="Trebuchet MS"/>
                <w:sz w:val="22"/>
                <w:szCs w:val="22"/>
              </w:rPr>
            </w:pPr>
            <w:r w:rsidRPr="00185239">
              <w:rPr>
                <w:rFonts w:ascii="Trebuchet MS" w:hAnsi="Trebuchet MS"/>
                <w:sz w:val="22"/>
                <w:szCs w:val="22"/>
              </w:rPr>
              <w:t xml:space="preserve">Despesas adicionais: Quaisquer despesas recorrentes não mencionadas na Cláusula 4.11. </w:t>
            </w:r>
            <w:proofErr w:type="gramStart"/>
            <w:r w:rsidRPr="00185239">
              <w:rPr>
                <w:rFonts w:ascii="Trebuchet MS" w:hAnsi="Trebuchet MS"/>
                <w:sz w:val="22"/>
                <w:szCs w:val="22"/>
              </w:rPr>
              <w:t>acima</w:t>
            </w:r>
            <w:proofErr w:type="gramEnd"/>
            <w:r w:rsidRPr="00185239">
              <w:rPr>
                <w:rFonts w:ascii="Trebuchet MS" w:hAnsi="Trebuchet MS"/>
                <w:sz w:val="22"/>
                <w:szCs w:val="22"/>
              </w:rPr>
              <w:t xml:space="preserve">, e relacionadas à Emissão e à Oferta, </w:t>
            </w:r>
            <w:r w:rsidR="00C11F24" w:rsidRPr="00185239">
              <w:rPr>
                <w:rFonts w:ascii="Trebuchet MS" w:hAnsi="Trebuchet MS"/>
                <w:sz w:val="22"/>
                <w:szCs w:val="22"/>
              </w:rPr>
              <w:t xml:space="preserve">e observado o disposto em 4.7.3, </w:t>
            </w:r>
            <w:r w:rsidRPr="00185239">
              <w:rPr>
                <w:rFonts w:ascii="Trebuchet MS" w:hAnsi="Trebuchet MS"/>
                <w:sz w:val="22"/>
                <w:szCs w:val="22"/>
              </w:rPr>
              <w:t xml:space="preserve">serão arcadas exclusivamente pela Emissora mediante a utilização de recursos próprios ou com os recursos do Fundo de Despesas, bem como com recursos do Patrimônio Separado, em último caso, inclusive as seguintes despesas razoavelmente incorridas ou a incorrer e devidamente comprovadas pela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necessárias ao exercício pleno de sua função, desde que a respectiva despesa não tenha sido incorrida por culpa exclusiva da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ou pelo Agente Fiduciário em </w:t>
            </w:r>
            <w:r w:rsidRPr="00185239">
              <w:rPr>
                <w:rFonts w:ascii="Trebuchet MS" w:hAnsi="Trebuchet MS"/>
                <w:sz w:val="22"/>
                <w:szCs w:val="22"/>
              </w:rPr>
              <w:lastRenderedPageBreak/>
              <w:t>benefício dos Titulares de CRI: (i) registro de documentos, notificações, extração de certidões em geral, reconhecimento de firmas em cartórios, cópias autenticadas em cartório e/ou reprográficas, emolumentos cartorários, custas processuais, periciais e similares, bem como quaisquer prestadores de serviço que venham a ser utilizados para a realização dos procedimentos listados neste item "i"; (</w:t>
            </w:r>
            <w:proofErr w:type="spellStart"/>
            <w:r w:rsidRPr="00185239">
              <w:rPr>
                <w:rFonts w:ascii="Trebuchet MS" w:hAnsi="Trebuchet MS"/>
                <w:sz w:val="22"/>
                <w:szCs w:val="22"/>
              </w:rPr>
              <w:t>ii</w:t>
            </w:r>
            <w:proofErr w:type="spellEnd"/>
            <w:r w:rsidRPr="00185239">
              <w:rPr>
                <w:rFonts w:ascii="Trebuchet MS" w:hAnsi="Trebuchet MS"/>
                <w:sz w:val="22"/>
                <w:szCs w:val="22"/>
              </w:rPr>
              <w:t>) contratação de prestadores de serviços não determinados nos Documentos da Operação, inclusive assessores legais, agentes de auditoria, fiscalização e/ou cobrança; (</w:t>
            </w:r>
            <w:proofErr w:type="spellStart"/>
            <w:r w:rsidRPr="00185239">
              <w:rPr>
                <w:rFonts w:ascii="Trebuchet MS" w:hAnsi="Trebuchet MS"/>
                <w:sz w:val="22"/>
                <w:szCs w:val="22"/>
              </w:rPr>
              <w:t>iii</w:t>
            </w:r>
            <w:proofErr w:type="spellEnd"/>
            <w:r w:rsidRPr="00185239">
              <w:rPr>
                <w:rFonts w:ascii="Trebuchet MS" w:hAnsi="Trebuchet MS"/>
                <w:sz w:val="22"/>
                <w:szCs w:val="22"/>
              </w:rPr>
              <w:t>) publicações em jornais e outros meios de comunicação, locação de imóvel, contratação de colaboradores, bem como quaisquer outras despesas necessárias para realização de Assembleias Gerais (“</w:t>
            </w:r>
            <w:r w:rsidRPr="00185239">
              <w:rPr>
                <w:rFonts w:ascii="Trebuchet MS" w:hAnsi="Trebuchet MS"/>
                <w:sz w:val="22"/>
                <w:szCs w:val="22"/>
                <w:u w:val="single"/>
              </w:rPr>
              <w:t>Despesas Adicionais</w:t>
            </w:r>
            <w:r w:rsidRPr="00185239">
              <w:rPr>
                <w:rFonts w:ascii="Trebuchet MS" w:hAnsi="Trebuchet MS"/>
                <w:sz w:val="22"/>
                <w:szCs w:val="22"/>
              </w:rPr>
              <w:t>”).</w:t>
            </w:r>
          </w:p>
          <w:p w14:paraId="32AD58B8" w14:textId="77777777" w:rsidR="00035F0E" w:rsidRPr="00185239" w:rsidRDefault="00035F0E" w:rsidP="006A2E3D">
            <w:pPr>
              <w:widowControl w:val="0"/>
              <w:tabs>
                <w:tab w:val="left" w:pos="709"/>
                <w:tab w:val="left" w:pos="851"/>
              </w:tabs>
              <w:spacing w:line="280" w:lineRule="exact"/>
              <w:ind w:left="176"/>
              <w:rPr>
                <w:rFonts w:ascii="Trebuchet MS" w:hAnsi="Trebuchet MS"/>
                <w:sz w:val="22"/>
                <w:szCs w:val="22"/>
              </w:rPr>
            </w:pPr>
          </w:p>
          <w:p w14:paraId="3F316595" w14:textId="77777777" w:rsidR="00035F0E" w:rsidRPr="00185239" w:rsidRDefault="00035F0E" w:rsidP="006A2E3D">
            <w:pPr>
              <w:pStyle w:val="PargrafodaLista"/>
              <w:widowControl w:val="0"/>
              <w:numPr>
                <w:ilvl w:val="2"/>
                <w:numId w:val="4"/>
              </w:numPr>
              <w:tabs>
                <w:tab w:val="left" w:pos="709"/>
                <w:tab w:val="left" w:pos="851"/>
              </w:tabs>
              <w:spacing w:line="280" w:lineRule="exact"/>
              <w:ind w:left="34" w:firstLine="0"/>
              <w:rPr>
                <w:rFonts w:ascii="Trebuchet MS" w:hAnsi="Trebuchet MS"/>
                <w:sz w:val="22"/>
                <w:szCs w:val="22"/>
              </w:rPr>
            </w:pPr>
            <w:r w:rsidRPr="00185239">
              <w:rPr>
                <w:rFonts w:ascii="Trebuchet MS" w:hAnsi="Trebuchet MS"/>
                <w:sz w:val="22"/>
                <w:szCs w:val="22"/>
              </w:rPr>
              <w:t xml:space="preserve">Reestruturação: Em qualquer Reestruturação (abaixo definida) que vier a ocorrer ao longo do prazo de duração dos CRI, que implique a elaboração de aditamentos aos Documentos da Operação e/ou na realização de Assembleias Gerais, será devida 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uma remuneração adicional, equivalente a </w:t>
            </w:r>
            <w:r w:rsidR="005151CF" w:rsidRPr="00185239">
              <w:rPr>
                <w:rFonts w:ascii="Trebuchet MS" w:hAnsi="Trebuchet MS"/>
                <w:sz w:val="22"/>
                <w:szCs w:val="22"/>
              </w:rPr>
              <w:t>R$ 1.000,00 (um mil reais</w:t>
            </w:r>
            <w:r w:rsidRPr="00185239">
              <w:rPr>
                <w:rFonts w:ascii="Trebuchet MS" w:hAnsi="Trebuchet MS"/>
                <w:sz w:val="22"/>
                <w:szCs w:val="22"/>
              </w:rPr>
              <w:t xml:space="preserve">) por hora de trabalho dos profissionais da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dedicados a tais atividades, corrigidos a partir da data de emissão dos CRI, pela variação acumulada do IPCA/IBGE no período anterior, a ser arcada da forma prevista na Cláusula 4.11.4. </w:t>
            </w:r>
            <w:proofErr w:type="gramStart"/>
            <w:r w:rsidRPr="00185239">
              <w:rPr>
                <w:rFonts w:ascii="Trebuchet MS" w:hAnsi="Trebuchet MS"/>
                <w:sz w:val="22"/>
                <w:szCs w:val="22"/>
              </w:rPr>
              <w:t>acima</w:t>
            </w:r>
            <w:proofErr w:type="gramEnd"/>
            <w:r w:rsidRPr="00185239">
              <w:rPr>
                <w:rFonts w:ascii="Trebuchet MS" w:hAnsi="Trebuchet MS"/>
                <w:sz w:val="22"/>
                <w:szCs w:val="22"/>
              </w:rPr>
              <w:t>. O valor de tal remuneração estará limitado a, no máximo R</w:t>
            </w:r>
            <w:r w:rsidR="005151CF" w:rsidRPr="00185239">
              <w:rPr>
                <w:rFonts w:ascii="Trebuchet MS" w:hAnsi="Trebuchet MS"/>
                <w:sz w:val="22"/>
                <w:szCs w:val="22"/>
              </w:rPr>
              <w:t>$ 15.000,00 (quinze mil reais</w:t>
            </w:r>
            <w:r w:rsidRPr="00185239">
              <w:rPr>
                <w:rFonts w:ascii="Trebuchet MS" w:hAnsi="Trebuchet MS"/>
                <w:sz w:val="22"/>
                <w:szCs w:val="22"/>
              </w:rPr>
              <w:t xml:space="preserve">). Também deverão ser arcados da forma prevista na Cláusula 4.11.4., acima, todos os custos decorrentes da formalização e constituição dessas alterações, inclusive aqueles relativos a honorários advocatícios razoáveis devidos ao assessor legal escolhido de comum acordo entre as Partes, acrescido das despesas e custos devidos a tal assessor legal. O pagamento da remuneração prevista neste item ocorrerá sem prejuízo da remuneração devida a terceiros eventualmente contratados para a prestação de serviços acessórios àqueles prestados pela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w:t>
            </w:r>
          </w:p>
          <w:p w14:paraId="6512DDB1" w14:textId="77777777" w:rsidR="00B17757" w:rsidRPr="00185239" w:rsidRDefault="00B17757" w:rsidP="006A2E3D">
            <w:pPr>
              <w:widowControl w:val="0"/>
              <w:tabs>
                <w:tab w:val="left" w:pos="709"/>
                <w:tab w:val="left" w:pos="851"/>
              </w:tabs>
              <w:spacing w:line="280" w:lineRule="exact"/>
              <w:ind w:left="176"/>
              <w:rPr>
                <w:rFonts w:ascii="Trebuchet MS" w:hAnsi="Trebuchet MS"/>
                <w:sz w:val="22"/>
                <w:szCs w:val="22"/>
              </w:rPr>
            </w:pPr>
          </w:p>
          <w:p w14:paraId="1FCFC3F7" w14:textId="77777777" w:rsidR="00035F0E" w:rsidRPr="00185239" w:rsidRDefault="00035F0E" w:rsidP="006A2E3D">
            <w:pPr>
              <w:widowControl w:val="0"/>
              <w:tabs>
                <w:tab w:val="left" w:pos="709"/>
                <w:tab w:val="left" w:pos="851"/>
              </w:tabs>
              <w:spacing w:line="280" w:lineRule="exact"/>
              <w:ind w:left="34"/>
              <w:rPr>
                <w:rFonts w:ascii="Trebuchet MS" w:hAnsi="Trebuchet MS"/>
                <w:sz w:val="22"/>
                <w:szCs w:val="22"/>
              </w:rPr>
            </w:pPr>
            <w:r w:rsidRPr="00185239">
              <w:rPr>
                <w:rFonts w:ascii="Trebuchet MS" w:hAnsi="Trebuchet MS"/>
                <w:sz w:val="22"/>
                <w:szCs w:val="22"/>
              </w:rPr>
              <w:t>4.11.5.1.</w:t>
            </w:r>
            <w:r w:rsidRPr="00185239">
              <w:rPr>
                <w:rFonts w:ascii="Trebuchet MS" w:hAnsi="Trebuchet MS"/>
                <w:sz w:val="22"/>
                <w:szCs w:val="22"/>
              </w:rPr>
              <w:tab/>
              <w:t xml:space="preserve">Entende-se por "Reestruturação" para 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a alteração de condições relacionadas (i) às condições essenciais dos CRI, tais como datas de pagamento, remuneração, data de vencimento final, fluxos operacionais de </w:t>
            </w:r>
            <w:r w:rsidRPr="00185239">
              <w:rPr>
                <w:rFonts w:ascii="Trebuchet MS" w:hAnsi="Trebuchet MS"/>
                <w:sz w:val="22"/>
                <w:szCs w:val="22"/>
              </w:rPr>
              <w:lastRenderedPageBreak/>
              <w:t xml:space="preserve">pagamento ou recebimento de valores, carência ou </w:t>
            </w:r>
            <w:proofErr w:type="spellStart"/>
            <w:r w:rsidRPr="00185239">
              <w:rPr>
                <w:rFonts w:ascii="Trebuchet MS" w:hAnsi="Trebuchet MS"/>
                <w:sz w:val="22"/>
                <w:szCs w:val="22"/>
              </w:rPr>
              <w:t>covenants</w:t>
            </w:r>
            <w:proofErr w:type="spellEnd"/>
            <w:r w:rsidRPr="00185239">
              <w:rPr>
                <w:rFonts w:ascii="Trebuchet MS" w:hAnsi="Trebuchet MS"/>
                <w:sz w:val="22"/>
                <w:szCs w:val="22"/>
              </w:rPr>
              <w:t xml:space="preserve"> operacionais ou financeiros; (</w:t>
            </w:r>
            <w:proofErr w:type="spellStart"/>
            <w:proofErr w:type="gramStart"/>
            <w:r w:rsidRPr="00185239">
              <w:rPr>
                <w:rFonts w:ascii="Trebuchet MS" w:hAnsi="Trebuchet MS"/>
                <w:sz w:val="22"/>
                <w:szCs w:val="22"/>
              </w:rPr>
              <w:t>ii</w:t>
            </w:r>
            <w:proofErr w:type="spellEnd"/>
            <w:proofErr w:type="gramEnd"/>
            <w:r w:rsidRPr="00185239">
              <w:rPr>
                <w:rFonts w:ascii="Trebuchet MS" w:hAnsi="Trebuchet MS"/>
                <w:sz w:val="22"/>
                <w:szCs w:val="22"/>
              </w:rPr>
              <w:t>) ofertas de resgate, repactuação, aditamentos aos Documentos da Operação e realização de assembleias; (</w:t>
            </w:r>
            <w:proofErr w:type="spellStart"/>
            <w:r w:rsidRPr="00185239">
              <w:rPr>
                <w:rFonts w:ascii="Trebuchet MS" w:hAnsi="Trebuchet MS"/>
                <w:sz w:val="22"/>
                <w:szCs w:val="22"/>
              </w:rPr>
              <w:t>iii</w:t>
            </w:r>
            <w:proofErr w:type="spellEnd"/>
            <w:r w:rsidRPr="00185239">
              <w:rPr>
                <w:rFonts w:ascii="Trebuchet MS" w:hAnsi="Trebuchet MS"/>
                <w:sz w:val="22"/>
                <w:szCs w:val="22"/>
              </w:rPr>
              <w:t>) garantias e (</w:t>
            </w:r>
            <w:proofErr w:type="spellStart"/>
            <w:r w:rsidRPr="00185239">
              <w:rPr>
                <w:rFonts w:ascii="Trebuchet MS" w:hAnsi="Trebuchet MS"/>
                <w:sz w:val="22"/>
                <w:szCs w:val="22"/>
              </w:rPr>
              <w:t>iv</w:t>
            </w:r>
            <w:proofErr w:type="spellEnd"/>
            <w:r w:rsidRPr="00185239">
              <w:rPr>
                <w:rFonts w:ascii="Trebuchet MS" w:hAnsi="Trebuchet MS"/>
                <w:sz w:val="22"/>
                <w:szCs w:val="22"/>
              </w:rPr>
              <w:t>) ao resgate antecipado dos CRI.</w:t>
            </w:r>
          </w:p>
          <w:p w14:paraId="009DAD75" w14:textId="77777777" w:rsidR="009B6ED3" w:rsidRPr="00185239" w:rsidRDefault="009B6ED3" w:rsidP="006A2E3D">
            <w:pPr>
              <w:widowControl w:val="0"/>
              <w:tabs>
                <w:tab w:val="left" w:pos="709"/>
                <w:tab w:val="left" w:pos="851"/>
              </w:tabs>
              <w:spacing w:line="280" w:lineRule="exact"/>
              <w:ind w:left="34"/>
              <w:rPr>
                <w:rFonts w:ascii="Trebuchet MS" w:hAnsi="Trebuchet MS"/>
                <w:sz w:val="22"/>
                <w:szCs w:val="22"/>
              </w:rPr>
            </w:pPr>
          </w:p>
          <w:p w14:paraId="3C1402FF" w14:textId="77777777" w:rsidR="00035F0E" w:rsidRPr="00185239" w:rsidRDefault="00035F0E" w:rsidP="006A2E3D">
            <w:pPr>
              <w:pStyle w:val="PargrafodaLista"/>
              <w:widowControl w:val="0"/>
              <w:numPr>
                <w:ilvl w:val="2"/>
                <w:numId w:val="4"/>
              </w:numPr>
              <w:tabs>
                <w:tab w:val="left" w:pos="709"/>
                <w:tab w:val="left" w:pos="851"/>
              </w:tabs>
              <w:spacing w:line="280" w:lineRule="exact"/>
              <w:ind w:left="34" w:firstLine="0"/>
              <w:rPr>
                <w:rFonts w:ascii="Trebuchet MS" w:hAnsi="Trebuchet MS"/>
                <w:sz w:val="22"/>
                <w:szCs w:val="22"/>
              </w:rPr>
            </w:pPr>
            <w:r w:rsidRPr="00185239">
              <w:rPr>
                <w:rFonts w:ascii="Trebuchet MS" w:hAnsi="Trebuchet MS"/>
                <w:sz w:val="22"/>
                <w:szCs w:val="22"/>
              </w:rPr>
              <w:t xml:space="preserve">Reembolso: As Despesas recorrentes que eventualmente sejam pagas diretamente pela </w:t>
            </w:r>
            <w:proofErr w:type="spellStart"/>
            <w:r w:rsidR="00B335AE" w:rsidRPr="00185239">
              <w:rPr>
                <w:rFonts w:ascii="Trebuchet MS" w:hAnsi="Trebuchet MS"/>
                <w:sz w:val="22"/>
                <w:szCs w:val="22"/>
              </w:rPr>
              <w:t>Securitizadora</w:t>
            </w:r>
            <w:proofErr w:type="spellEnd"/>
            <w:r w:rsidRPr="00185239">
              <w:rPr>
                <w:rFonts w:ascii="Trebuchet MS" w:hAnsi="Trebuchet MS"/>
                <w:sz w:val="22"/>
                <w:szCs w:val="22"/>
              </w:rPr>
              <w:t xml:space="preserve">, com a devida comprovação, por meio de recursos do Patrimônio Separado, deverão ser reembolsadas pela Emissora em até </w:t>
            </w:r>
            <w:proofErr w:type="gramStart"/>
            <w:r w:rsidRPr="00185239">
              <w:rPr>
                <w:rFonts w:ascii="Trebuchet MS" w:hAnsi="Trebuchet MS"/>
                <w:sz w:val="22"/>
                <w:szCs w:val="22"/>
              </w:rPr>
              <w:t>5</w:t>
            </w:r>
            <w:proofErr w:type="gramEnd"/>
            <w:r w:rsidRPr="00185239">
              <w:rPr>
                <w:rFonts w:ascii="Trebuchet MS" w:hAnsi="Trebuchet MS"/>
                <w:sz w:val="22"/>
                <w:szCs w:val="22"/>
              </w:rPr>
              <w:t xml:space="preserve"> (cinco) Dias Úteis contados da notificação neste sentido, observado que, em nenhuma hipótese 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possuirá a obrigação de utilizar recursos próprios para o pagamento de Despesas.</w:t>
            </w:r>
          </w:p>
          <w:p w14:paraId="66C3D1E5" w14:textId="77777777" w:rsidR="00035F0E" w:rsidRPr="00185239" w:rsidRDefault="00035F0E" w:rsidP="006A2E3D">
            <w:pPr>
              <w:widowControl w:val="0"/>
              <w:tabs>
                <w:tab w:val="left" w:pos="709"/>
                <w:tab w:val="left" w:pos="851"/>
              </w:tabs>
              <w:spacing w:line="280" w:lineRule="exact"/>
              <w:rPr>
                <w:rFonts w:ascii="Trebuchet MS" w:hAnsi="Trebuchet MS"/>
                <w:sz w:val="22"/>
                <w:szCs w:val="22"/>
              </w:rPr>
            </w:pPr>
          </w:p>
          <w:p w14:paraId="01581AA8" w14:textId="77777777" w:rsidR="008D5823" w:rsidRPr="00185239" w:rsidRDefault="004046B1" w:rsidP="006A2E3D">
            <w:pPr>
              <w:widowControl w:val="0"/>
              <w:numPr>
                <w:ilvl w:val="2"/>
                <w:numId w:val="4"/>
              </w:numPr>
              <w:tabs>
                <w:tab w:val="left" w:pos="0"/>
                <w:tab w:val="left" w:pos="142"/>
                <w:tab w:val="left" w:pos="567"/>
              </w:tabs>
              <w:spacing w:line="280" w:lineRule="exact"/>
              <w:ind w:left="0" w:firstLine="0"/>
              <w:rPr>
                <w:rFonts w:ascii="Trebuchet MS" w:hAnsi="Trebuchet MS"/>
                <w:sz w:val="22"/>
                <w:szCs w:val="22"/>
              </w:rPr>
            </w:pPr>
            <w:r w:rsidRPr="00185239">
              <w:rPr>
                <w:rFonts w:ascii="Trebuchet MS" w:hAnsi="Trebuchet MS"/>
                <w:sz w:val="22"/>
                <w:szCs w:val="22"/>
              </w:rPr>
              <w:t>A</w:t>
            </w:r>
            <w:r w:rsidR="00D54BB6" w:rsidRPr="00185239">
              <w:rPr>
                <w:rFonts w:ascii="Trebuchet MS" w:hAnsi="Trebuchet MS"/>
                <w:sz w:val="22"/>
                <w:szCs w:val="22"/>
              </w:rPr>
              <w:t xml:space="preserve"> Emissora </w:t>
            </w:r>
            <w:r w:rsidRPr="00185239">
              <w:rPr>
                <w:rFonts w:ascii="Trebuchet MS" w:hAnsi="Trebuchet MS"/>
                <w:sz w:val="22"/>
                <w:szCs w:val="22"/>
              </w:rPr>
              <w:t>constituirá, mediante a retenção de parte do valor devido à Emissora pela integralização das Debêntures</w:t>
            </w:r>
            <w:r w:rsidR="008D5823" w:rsidRPr="00185239">
              <w:rPr>
                <w:rFonts w:ascii="Trebuchet MS" w:hAnsi="Trebuchet MS"/>
                <w:sz w:val="22"/>
                <w:szCs w:val="22"/>
              </w:rPr>
              <w:t xml:space="preserve">, </w:t>
            </w:r>
            <w:r w:rsidR="00D54BB6" w:rsidRPr="00185239">
              <w:rPr>
                <w:rFonts w:ascii="Trebuchet MS" w:hAnsi="Trebuchet MS"/>
                <w:sz w:val="22"/>
                <w:szCs w:val="22"/>
              </w:rPr>
              <w:t xml:space="preserve">na Conta do Patrimônio Separado, um fundo de </w:t>
            </w:r>
            <w:r w:rsidR="008D5823" w:rsidRPr="00185239">
              <w:rPr>
                <w:rFonts w:ascii="Trebuchet MS" w:hAnsi="Trebuchet MS"/>
                <w:sz w:val="22"/>
                <w:szCs w:val="22"/>
              </w:rPr>
              <w:t xml:space="preserve">despesas, </w:t>
            </w:r>
            <w:r w:rsidR="00D54BB6" w:rsidRPr="00185239">
              <w:rPr>
                <w:rFonts w:ascii="Trebuchet MS" w:hAnsi="Trebuchet MS"/>
                <w:sz w:val="22"/>
                <w:szCs w:val="22"/>
              </w:rPr>
              <w:t xml:space="preserve">no valor </w:t>
            </w:r>
            <w:r w:rsidR="00606DF6" w:rsidRPr="00185239">
              <w:rPr>
                <w:rFonts w:ascii="Trebuchet MS" w:hAnsi="Trebuchet MS"/>
                <w:sz w:val="22"/>
                <w:szCs w:val="22"/>
              </w:rPr>
              <w:t xml:space="preserve">inicial </w:t>
            </w:r>
            <w:r w:rsidR="00D54BB6" w:rsidRPr="00185239">
              <w:rPr>
                <w:rFonts w:ascii="Trebuchet MS" w:hAnsi="Trebuchet MS"/>
                <w:sz w:val="22"/>
                <w:szCs w:val="22"/>
              </w:rPr>
              <w:t xml:space="preserve">de </w:t>
            </w:r>
            <w:r w:rsidR="00CF176B" w:rsidRPr="00185239">
              <w:rPr>
                <w:rFonts w:ascii="Trebuchet MS" w:hAnsi="Trebuchet MS"/>
                <w:sz w:val="22"/>
                <w:szCs w:val="22"/>
              </w:rPr>
              <w:t xml:space="preserve">R$ </w:t>
            </w:r>
            <w:r w:rsidR="005151CF" w:rsidRPr="00185239">
              <w:rPr>
                <w:rFonts w:ascii="Trebuchet MS" w:hAnsi="Trebuchet MS"/>
                <w:sz w:val="22"/>
                <w:szCs w:val="22"/>
              </w:rPr>
              <w:t>214.418,61</w:t>
            </w:r>
            <w:r w:rsidR="00CF176B" w:rsidRPr="00185239">
              <w:rPr>
                <w:rFonts w:ascii="Trebuchet MS" w:hAnsi="Trebuchet MS"/>
                <w:sz w:val="22"/>
                <w:szCs w:val="22"/>
              </w:rPr>
              <w:t xml:space="preserve"> (</w:t>
            </w:r>
            <w:r w:rsidR="00366414" w:rsidRPr="00185239">
              <w:rPr>
                <w:rFonts w:ascii="Trebuchet MS" w:hAnsi="Trebuchet MS"/>
                <w:sz w:val="22"/>
                <w:szCs w:val="22"/>
              </w:rPr>
              <w:t>duzentos e quatorze mil, quatrocentos e dezoito reais e sessenta e um centavos</w:t>
            </w:r>
            <w:r w:rsidR="00CF176B" w:rsidRPr="00185239">
              <w:rPr>
                <w:rFonts w:ascii="Trebuchet MS" w:hAnsi="Trebuchet MS"/>
                <w:sz w:val="22"/>
                <w:szCs w:val="22"/>
              </w:rPr>
              <w:t>)</w:t>
            </w:r>
            <w:r w:rsidR="00F728AA" w:rsidRPr="00185239">
              <w:rPr>
                <w:rFonts w:ascii="Trebuchet MS" w:hAnsi="Trebuchet MS"/>
                <w:sz w:val="22"/>
                <w:szCs w:val="22"/>
              </w:rPr>
              <w:t xml:space="preserve"> </w:t>
            </w:r>
            <w:r w:rsidR="00D54BB6" w:rsidRPr="00185239">
              <w:rPr>
                <w:rFonts w:ascii="Trebuchet MS" w:hAnsi="Trebuchet MS"/>
                <w:sz w:val="22"/>
                <w:szCs w:val="22"/>
              </w:rPr>
              <w:t>(“</w:t>
            </w:r>
            <w:r w:rsidR="00D54BB6" w:rsidRPr="00185239">
              <w:rPr>
                <w:rFonts w:ascii="Trebuchet MS" w:hAnsi="Trebuchet MS"/>
                <w:sz w:val="22"/>
                <w:szCs w:val="22"/>
                <w:u w:val="single"/>
              </w:rPr>
              <w:t xml:space="preserve">Valor </w:t>
            </w:r>
            <w:r w:rsidR="00441B90" w:rsidRPr="00185239">
              <w:rPr>
                <w:rFonts w:ascii="Trebuchet MS" w:hAnsi="Trebuchet MS"/>
                <w:sz w:val="22"/>
                <w:szCs w:val="22"/>
                <w:u w:val="single"/>
              </w:rPr>
              <w:t xml:space="preserve">Inicial </w:t>
            </w:r>
            <w:r w:rsidR="00D54BB6" w:rsidRPr="00185239">
              <w:rPr>
                <w:rFonts w:ascii="Trebuchet MS" w:hAnsi="Trebuchet MS"/>
                <w:sz w:val="22"/>
                <w:szCs w:val="22"/>
                <w:u w:val="single"/>
              </w:rPr>
              <w:t xml:space="preserve">do Fundo de </w:t>
            </w:r>
            <w:r w:rsidR="008D5823" w:rsidRPr="00185239">
              <w:rPr>
                <w:rFonts w:ascii="Trebuchet MS" w:hAnsi="Trebuchet MS"/>
                <w:sz w:val="22"/>
                <w:szCs w:val="22"/>
                <w:u w:val="single"/>
              </w:rPr>
              <w:t>Despesas</w:t>
            </w:r>
            <w:r w:rsidR="00D54BB6" w:rsidRPr="00185239">
              <w:rPr>
                <w:rFonts w:ascii="Trebuchet MS" w:hAnsi="Trebuchet MS"/>
                <w:sz w:val="22"/>
                <w:szCs w:val="22"/>
              </w:rPr>
              <w:t>” e “</w:t>
            </w:r>
            <w:r w:rsidR="00D54BB6" w:rsidRPr="00185239">
              <w:rPr>
                <w:rFonts w:ascii="Trebuchet MS" w:hAnsi="Trebuchet MS"/>
                <w:sz w:val="22"/>
                <w:szCs w:val="22"/>
                <w:u w:val="single"/>
              </w:rPr>
              <w:t xml:space="preserve">Fundo de </w:t>
            </w:r>
            <w:r w:rsidR="008D5823" w:rsidRPr="00185239">
              <w:rPr>
                <w:rFonts w:ascii="Trebuchet MS" w:hAnsi="Trebuchet MS"/>
                <w:sz w:val="22"/>
                <w:szCs w:val="22"/>
                <w:u w:val="single"/>
              </w:rPr>
              <w:t>Despesas</w:t>
            </w:r>
            <w:r w:rsidR="00D54BB6" w:rsidRPr="00185239">
              <w:rPr>
                <w:rFonts w:ascii="Trebuchet MS" w:hAnsi="Trebuchet MS"/>
                <w:sz w:val="22"/>
                <w:szCs w:val="22"/>
              </w:rPr>
              <w:t xml:space="preserve">”, respectivamente), cujos recursos poderão ser utilizados para o cumprimento </w:t>
            </w:r>
            <w:r w:rsidR="008D5823" w:rsidRPr="00185239">
              <w:rPr>
                <w:rFonts w:ascii="Trebuchet MS" w:hAnsi="Trebuchet MS"/>
                <w:sz w:val="22"/>
                <w:szCs w:val="22"/>
              </w:rPr>
              <w:t>de eventuais despesas em decorrência da manutenção do Patrimônio Separado.</w:t>
            </w:r>
            <w:r w:rsidRPr="00185239">
              <w:rPr>
                <w:rFonts w:ascii="Trebuchet MS" w:hAnsi="Trebuchet MS"/>
                <w:sz w:val="22"/>
                <w:szCs w:val="22"/>
              </w:rPr>
              <w:t xml:space="preserve"> A Emissora se compromete a manter, até a total liquidação das Obrigações Garantida</w:t>
            </w:r>
            <w:r w:rsidR="00606DF6" w:rsidRPr="00185239">
              <w:rPr>
                <w:rFonts w:ascii="Trebuchet MS" w:hAnsi="Trebuchet MS"/>
                <w:sz w:val="22"/>
                <w:szCs w:val="22"/>
              </w:rPr>
              <w:t>s</w:t>
            </w:r>
            <w:r w:rsidRPr="00185239">
              <w:rPr>
                <w:rFonts w:ascii="Trebuchet MS" w:hAnsi="Trebuchet MS"/>
                <w:sz w:val="22"/>
                <w:szCs w:val="22"/>
              </w:rPr>
              <w:t xml:space="preserve">, o </w:t>
            </w:r>
            <w:r w:rsidR="00441B90" w:rsidRPr="00185239">
              <w:rPr>
                <w:rFonts w:ascii="Trebuchet MS" w:hAnsi="Trebuchet MS"/>
                <w:sz w:val="22"/>
                <w:szCs w:val="22"/>
              </w:rPr>
              <w:t xml:space="preserve">valor mínimo de R$ </w:t>
            </w:r>
            <w:r w:rsidR="00075AD8" w:rsidRPr="00185239">
              <w:rPr>
                <w:rFonts w:ascii="Trebuchet MS" w:hAnsi="Trebuchet MS"/>
                <w:sz w:val="22"/>
                <w:szCs w:val="22"/>
              </w:rPr>
              <w:t xml:space="preserve">35.000,00 (trinta e cinco mil reais) </w:t>
            </w:r>
            <w:r w:rsidR="00441B90" w:rsidRPr="00185239">
              <w:rPr>
                <w:rFonts w:ascii="Trebuchet MS" w:hAnsi="Trebuchet MS"/>
                <w:sz w:val="22"/>
                <w:szCs w:val="22"/>
              </w:rPr>
              <w:t>(“</w:t>
            </w:r>
            <w:r w:rsidRPr="00185239">
              <w:rPr>
                <w:rFonts w:ascii="Trebuchet MS" w:hAnsi="Trebuchet MS"/>
                <w:sz w:val="22"/>
                <w:szCs w:val="22"/>
                <w:u w:val="single"/>
              </w:rPr>
              <w:t>Valor Mínimo do Fundo de Despesas</w:t>
            </w:r>
            <w:r w:rsidR="00441B90" w:rsidRPr="00185239">
              <w:rPr>
                <w:rFonts w:ascii="Trebuchet MS" w:hAnsi="Trebuchet MS"/>
                <w:sz w:val="22"/>
                <w:szCs w:val="22"/>
              </w:rPr>
              <w:t>”)</w:t>
            </w:r>
            <w:r w:rsidR="008C1367" w:rsidRPr="00185239">
              <w:rPr>
                <w:rFonts w:ascii="Trebuchet MS" w:hAnsi="Trebuchet MS"/>
                <w:sz w:val="22"/>
                <w:szCs w:val="22"/>
              </w:rPr>
              <w:t>.</w:t>
            </w:r>
          </w:p>
          <w:p w14:paraId="2C03580E" w14:textId="77777777" w:rsidR="009B6ED3" w:rsidRPr="00185239" w:rsidRDefault="009B6ED3" w:rsidP="006A2E3D">
            <w:pPr>
              <w:widowControl w:val="0"/>
              <w:tabs>
                <w:tab w:val="left" w:pos="0"/>
                <w:tab w:val="left" w:pos="142"/>
                <w:tab w:val="left" w:pos="567"/>
              </w:tabs>
              <w:spacing w:line="280" w:lineRule="exact"/>
              <w:rPr>
                <w:rFonts w:ascii="Trebuchet MS" w:hAnsi="Trebuchet MS"/>
                <w:bCs/>
                <w:sz w:val="22"/>
                <w:szCs w:val="22"/>
              </w:rPr>
            </w:pPr>
          </w:p>
          <w:p w14:paraId="1755CD55" w14:textId="77777777" w:rsidR="00D54BB6" w:rsidRPr="00185239" w:rsidRDefault="00035F0E" w:rsidP="006A2E3D">
            <w:pPr>
              <w:widowControl w:val="0"/>
              <w:tabs>
                <w:tab w:val="left" w:pos="0"/>
                <w:tab w:val="left" w:pos="142"/>
                <w:tab w:val="left" w:pos="567"/>
              </w:tabs>
              <w:spacing w:line="280" w:lineRule="exact"/>
              <w:rPr>
                <w:rFonts w:ascii="Trebuchet MS" w:hAnsi="Trebuchet MS"/>
                <w:bCs/>
                <w:sz w:val="22"/>
                <w:szCs w:val="22"/>
              </w:rPr>
            </w:pPr>
            <w:proofErr w:type="gramStart"/>
            <w:r w:rsidRPr="00185239">
              <w:rPr>
                <w:rFonts w:ascii="Trebuchet MS" w:hAnsi="Trebuchet MS"/>
                <w:bCs/>
                <w:sz w:val="22"/>
                <w:szCs w:val="22"/>
              </w:rPr>
              <w:t>4.11.7.1.</w:t>
            </w:r>
            <w:proofErr w:type="gramEnd"/>
            <w:r w:rsidR="004046B1" w:rsidRPr="00185239">
              <w:rPr>
                <w:rFonts w:ascii="Trebuchet MS" w:hAnsi="Trebuchet MS"/>
                <w:bCs/>
                <w:sz w:val="22"/>
                <w:szCs w:val="22"/>
              </w:rPr>
              <w:t>Para tanto, a</w:t>
            </w:r>
            <w:r w:rsidR="00D54BB6" w:rsidRPr="00185239">
              <w:rPr>
                <w:rFonts w:ascii="Trebuchet MS" w:hAnsi="Trebuchet MS"/>
                <w:bCs/>
                <w:sz w:val="22"/>
                <w:szCs w:val="22"/>
              </w:rPr>
              <w:t xml:space="preserve"> Emissora obriga-se a recompor o Fundo de </w:t>
            </w:r>
            <w:r w:rsidR="00AF5785" w:rsidRPr="00185239">
              <w:rPr>
                <w:rFonts w:ascii="Trebuchet MS" w:hAnsi="Trebuchet MS"/>
                <w:bCs/>
                <w:sz w:val="22"/>
                <w:szCs w:val="22"/>
              </w:rPr>
              <w:t>Despesas</w:t>
            </w:r>
            <w:r w:rsidR="00D54BB6" w:rsidRPr="00185239">
              <w:rPr>
                <w:rFonts w:ascii="Trebuchet MS" w:hAnsi="Trebuchet MS"/>
                <w:bCs/>
                <w:sz w:val="22"/>
                <w:szCs w:val="22"/>
              </w:rPr>
              <w:t xml:space="preserve">, para que o mesmo sempre contenha os recursos equivalentes ao Valor Mínimo do Fundo de </w:t>
            </w:r>
            <w:r w:rsidR="007C473D" w:rsidRPr="00185239">
              <w:rPr>
                <w:rFonts w:ascii="Trebuchet MS" w:hAnsi="Trebuchet MS"/>
                <w:bCs/>
                <w:sz w:val="22"/>
                <w:szCs w:val="22"/>
              </w:rPr>
              <w:t>Despesas</w:t>
            </w:r>
            <w:r w:rsidR="00D54BB6" w:rsidRPr="00185239">
              <w:rPr>
                <w:rFonts w:ascii="Trebuchet MS" w:hAnsi="Trebuchet MS"/>
                <w:bCs/>
                <w:sz w:val="22"/>
                <w:szCs w:val="22"/>
              </w:rPr>
              <w:t xml:space="preserve">, no prazo de até 30 (trinta) dias contado do recebimento de notificação escrita a ser enviada pela </w:t>
            </w:r>
            <w:proofErr w:type="spellStart"/>
            <w:r w:rsidR="00D54BB6" w:rsidRPr="00185239">
              <w:rPr>
                <w:rFonts w:ascii="Trebuchet MS" w:hAnsi="Trebuchet MS"/>
                <w:bCs/>
                <w:sz w:val="22"/>
                <w:szCs w:val="22"/>
              </w:rPr>
              <w:t>Securitizadora</w:t>
            </w:r>
            <w:proofErr w:type="spellEnd"/>
            <w:r w:rsidR="00D54BB6" w:rsidRPr="00185239">
              <w:rPr>
                <w:rFonts w:ascii="Trebuchet MS" w:hAnsi="Trebuchet MS"/>
                <w:bCs/>
                <w:sz w:val="22"/>
                <w:szCs w:val="22"/>
              </w:rPr>
              <w:t xml:space="preserve"> neste sentido, sob pena de Vencimento Antecipado das Debêntures. A verificação do Fundo de </w:t>
            </w:r>
            <w:r w:rsidR="00AF5785" w:rsidRPr="00185239">
              <w:rPr>
                <w:rFonts w:ascii="Trebuchet MS" w:hAnsi="Trebuchet MS"/>
                <w:bCs/>
                <w:sz w:val="22"/>
                <w:szCs w:val="22"/>
              </w:rPr>
              <w:t xml:space="preserve">Despesas </w:t>
            </w:r>
            <w:r w:rsidR="00D54BB6" w:rsidRPr="00185239">
              <w:rPr>
                <w:rFonts w:ascii="Trebuchet MS" w:hAnsi="Trebuchet MS"/>
                <w:bCs/>
                <w:sz w:val="22"/>
                <w:szCs w:val="22"/>
              </w:rPr>
              <w:t xml:space="preserve">será feita pela </w:t>
            </w:r>
            <w:proofErr w:type="spellStart"/>
            <w:r w:rsidR="00D54BB6" w:rsidRPr="00185239">
              <w:rPr>
                <w:rFonts w:ascii="Trebuchet MS" w:hAnsi="Trebuchet MS"/>
                <w:bCs/>
                <w:sz w:val="22"/>
                <w:szCs w:val="22"/>
              </w:rPr>
              <w:t>Securitizadora</w:t>
            </w:r>
            <w:proofErr w:type="spellEnd"/>
            <w:r w:rsidR="00D54BB6" w:rsidRPr="00185239">
              <w:rPr>
                <w:rFonts w:ascii="Trebuchet MS" w:hAnsi="Trebuchet MS"/>
                <w:bCs/>
                <w:sz w:val="22"/>
                <w:szCs w:val="22"/>
              </w:rPr>
              <w:t xml:space="preserve"> mensalmente.</w:t>
            </w:r>
          </w:p>
          <w:p w14:paraId="51B2F65B" w14:textId="77777777" w:rsidR="00F74BEE" w:rsidRPr="00185239" w:rsidRDefault="00F74BEE" w:rsidP="006A2E3D">
            <w:pPr>
              <w:widowControl w:val="0"/>
              <w:tabs>
                <w:tab w:val="left" w:pos="0"/>
                <w:tab w:val="left" w:pos="142"/>
                <w:tab w:val="left" w:pos="567"/>
              </w:tabs>
              <w:spacing w:line="280" w:lineRule="exact"/>
              <w:rPr>
                <w:rFonts w:ascii="Trebuchet MS" w:hAnsi="Trebuchet MS"/>
                <w:bCs/>
                <w:sz w:val="22"/>
                <w:szCs w:val="22"/>
              </w:rPr>
            </w:pPr>
          </w:p>
          <w:p w14:paraId="59A1D34B" w14:textId="77777777" w:rsidR="00035F0E" w:rsidRPr="00185239" w:rsidRDefault="00035F0E" w:rsidP="006A2E3D">
            <w:pPr>
              <w:widowControl w:val="0"/>
              <w:tabs>
                <w:tab w:val="left" w:pos="0"/>
                <w:tab w:val="left" w:pos="142"/>
                <w:tab w:val="left" w:pos="567"/>
              </w:tabs>
              <w:spacing w:line="280" w:lineRule="exact"/>
              <w:rPr>
                <w:rFonts w:ascii="Trebuchet MS" w:hAnsi="Trebuchet MS"/>
                <w:bCs/>
                <w:sz w:val="22"/>
                <w:szCs w:val="22"/>
              </w:rPr>
            </w:pPr>
            <w:r w:rsidRPr="00185239">
              <w:rPr>
                <w:rFonts w:ascii="Trebuchet MS" w:hAnsi="Trebuchet MS"/>
                <w:bCs/>
                <w:sz w:val="22"/>
                <w:szCs w:val="22"/>
              </w:rPr>
              <w:t xml:space="preserve">4.11.8. Obrigação de Indenização: A Emissora obriga-se a manter indene e a indenizar a </w:t>
            </w:r>
            <w:proofErr w:type="spellStart"/>
            <w:r w:rsidRPr="00185239">
              <w:rPr>
                <w:rFonts w:ascii="Trebuchet MS" w:hAnsi="Trebuchet MS"/>
                <w:bCs/>
                <w:sz w:val="22"/>
                <w:szCs w:val="22"/>
              </w:rPr>
              <w:t>Securitizadora</w:t>
            </w:r>
            <w:proofErr w:type="spellEnd"/>
            <w:r w:rsidRPr="00185239">
              <w:rPr>
                <w:rFonts w:ascii="Trebuchet MS" w:hAnsi="Trebuchet MS"/>
                <w:bCs/>
                <w:sz w:val="22"/>
                <w:szCs w:val="22"/>
              </w:rPr>
              <w:t xml:space="preserve">, seus diretores, conselheiros e empregados, por </w:t>
            </w:r>
            <w:r w:rsidR="00FF69BE" w:rsidRPr="00185239">
              <w:rPr>
                <w:rFonts w:ascii="Trebuchet MS" w:hAnsi="Trebuchet MS"/>
                <w:bCs/>
                <w:sz w:val="22"/>
                <w:szCs w:val="22"/>
              </w:rPr>
              <w:t xml:space="preserve">todo </w:t>
            </w:r>
            <w:r w:rsidRPr="00185239">
              <w:rPr>
                <w:rFonts w:ascii="Trebuchet MS" w:hAnsi="Trebuchet MS"/>
                <w:bCs/>
                <w:sz w:val="22"/>
                <w:szCs w:val="22"/>
              </w:rPr>
              <w:t xml:space="preserve">e qualquer </w:t>
            </w:r>
            <w:r w:rsidR="00FF69BE" w:rsidRPr="00185239">
              <w:rPr>
                <w:rFonts w:ascii="Trebuchet MS" w:hAnsi="Trebuchet MS"/>
                <w:bCs/>
                <w:sz w:val="22"/>
                <w:szCs w:val="22"/>
              </w:rPr>
              <w:t>valor decorrente</w:t>
            </w:r>
            <w:r w:rsidRPr="00185239">
              <w:rPr>
                <w:rFonts w:ascii="Trebuchet MS" w:hAnsi="Trebuchet MS"/>
                <w:bCs/>
                <w:sz w:val="22"/>
                <w:szCs w:val="22"/>
              </w:rPr>
              <w:t>: (i) das declarações acima prestadas serem falsas, incorretas ou inexatas; (</w:t>
            </w:r>
            <w:proofErr w:type="spellStart"/>
            <w:proofErr w:type="gramStart"/>
            <w:r w:rsidRPr="00185239">
              <w:rPr>
                <w:rFonts w:ascii="Trebuchet MS" w:hAnsi="Trebuchet MS"/>
                <w:bCs/>
                <w:sz w:val="22"/>
                <w:szCs w:val="22"/>
              </w:rPr>
              <w:t>ii</w:t>
            </w:r>
            <w:proofErr w:type="spellEnd"/>
            <w:proofErr w:type="gramEnd"/>
            <w:r w:rsidRPr="00185239">
              <w:rPr>
                <w:rFonts w:ascii="Trebuchet MS" w:hAnsi="Trebuchet MS"/>
                <w:bCs/>
                <w:sz w:val="22"/>
                <w:szCs w:val="22"/>
              </w:rPr>
              <w:t xml:space="preserve">) dos Documentos da Operação, exceto nos casos de dolo ou culpa da </w:t>
            </w:r>
            <w:proofErr w:type="spellStart"/>
            <w:r w:rsidRPr="00185239">
              <w:rPr>
                <w:rFonts w:ascii="Trebuchet MS" w:hAnsi="Trebuchet MS"/>
                <w:bCs/>
                <w:sz w:val="22"/>
                <w:szCs w:val="22"/>
              </w:rPr>
              <w:lastRenderedPageBreak/>
              <w:t>Securitizadora</w:t>
            </w:r>
            <w:proofErr w:type="spellEnd"/>
            <w:r w:rsidR="001C05EA" w:rsidRPr="00185239">
              <w:rPr>
                <w:rFonts w:ascii="Trebuchet MS" w:hAnsi="Trebuchet MS"/>
                <w:bCs/>
                <w:sz w:val="22"/>
                <w:szCs w:val="22"/>
              </w:rPr>
              <w:t xml:space="preserve"> e </w:t>
            </w:r>
            <w:r w:rsidR="001C05EA" w:rsidRPr="00185239">
              <w:rPr>
                <w:rFonts w:ascii="Trebuchet MS" w:hAnsi="Trebuchet MS"/>
                <w:sz w:val="22"/>
                <w:szCs w:val="22"/>
              </w:rPr>
              <w:t>observado o disposto em 4.7.3</w:t>
            </w:r>
            <w:r w:rsidRPr="00185239">
              <w:rPr>
                <w:rFonts w:ascii="Trebuchet MS" w:hAnsi="Trebuchet MS"/>
                <w:bCs/>
                <w:sz w:val="22"/>
                <w:szCs w:val="22"/>
              </w:rPr>
              <w:t>; (</w:t>
            </w:r>
            <w:proofErr w:type="spellStart"/>
            <w:r w:rsidRPr="00185239">
              <w:rPr>
                <w:rFonts w:ascii="Trebuchet MS" w:hAnsi="Trebuchet MS"/>
                <w:bCs/>
                <w:sz w:val="22"/>
                <w:szCs w:val="22"/>
              </w:rPr>
              <w:t>iii</w:t>
            </w:r>
            <w:proofErr w:type="spellEnd"/>
            <w:r w:rsidRPr="00185239">
              <w:rPr>
                <w:rFonts w:ascii="Trebuchet MS" w:hAnsi="Trebuchet MS"/>
                <w:bCs/>
                <w:sz w:val="22"/>
                <w:szCs w:val="22"/>
              </w:rPr>
              <w:t xml:space="preserve">) de demandas, ações ou processos judiciais e/ou extrajudiciais </w:t>
            </w:r>
            <w:r w:rsidR="008E3257" w:rsidRPr="00185239">
              <w:rPr>
                <w:rFonts w:ascii="Trebuchet MS" w:hAnsi="Trebuchet MS"/>
                <w:bCs/>
                <w:sz w:val="22"/>
                <w:szCs w:val="22"/>
              </w:rPr>
              <w:t xml:space="preserve">em virtude de ato ou fato da Emissora </w:t>
            </w:r>
            <w:r w:rsidRPr="00185239">
              <w:rPr>
                <w:rFonts w:ascii="Trebuchet MS" w:hAnsi="Trebuchet MS"/>
                <w:bCs/>
                <w:sz w:val="22"/>
                <w:szCs w:val="22"/>
              </w:rPr>
              <w:t xml:space="preserve">promovidos </w:t>
            </w:r>
            <w:r w:rsidR="008E3257" w:rsidRPr="00185239">
              <w:rPr>
                <w:rFonts w:ascii="Trebuchet MS" w:hAnsi="Trebuchet MS"/>
                <w:bCs/>
                <w:sz w:val="22"/>
                <w:szCs w:val="22"/>
              </w:rPr>
              <w:t>pelo</w:t>
            </w:r>
            <w:r w:rsidRPr="00185239">
              <w:rPr>
                <w:rFonts w:ascii="Trebuchet MS" w:hAnsi="Trebuchet MS"/>
                <w:bCs/>
                <w:sz w:val="22"/>
                <w:szCs w:val="22"/>
              </w:rPr>
              <w:t xml:space="preserve"> Ministério Público ou terceiros com o fim de discutir os Créditos Imobiliários, as Garantias, o empreendimento descrito nesta Escritura, danos ambientais e/ou fiscais, inclusive requerendo a exclusão da </w:t>
            </w:r>
            <w:proofErr w:type="spellStart"/>
            <w:r w:rsidRPr="00185239">
              <w:rPr>
                <w:rFonts w:ascii="Trebuchet MS" w:hAnsi="Trebuchet MS"/>
                <w:bCs/>
                <w:sz w:val="22"/>
                <w:szCs w:val="22"/>
              </w:rPr>
              <w:t>Securitizadora</w:t>
            </w:r>
            <w:proofErr w:type="spellEnd"/>
            <w:r w:rsidRPr="00185239">
              <w:rPr>
                <w:rFonts w:ascii="Trebuchet MS" w:hAnsi="Trebuchet MS"/>
                <w:bCs/>
                <w:sz w:val="22"/>
                <w:szCs w:val="22"/>
              </w:rPr>
              <w:t xml:space="preserve"> do polo passivo da demanda e arcando com os custos e despesas</w:t>
            </w:r>
            <w:r w:rsidR="008E3257" w:rsidRPr="00185239">
              <w:rPr>
                <w:rFonts w:ascii="Trebuchet MS" w:hAnsi="Trebuchet MS"/>
                <w:bCs/>
                <w:sz w:val="22"/>
                <w:szCs w:val="22"/>
              </w:rPr>
              <w:t>,</w:t>
            </w:r>
            <w:r w:rsidRPr="00185239">
              <w:rPr>
                <w:rFonts w:ascii="Trebuchet MS" w:hAnsi="Trebuchet MS"/>
                <w:bCs/>
                <w:sz w:val="22"/>
                <w:szCs w:val="22"/>
              </w:rPr>
              <w:t xml:space="preserve"> </w:t>
            </w:r>
            <w:r w:rsidR="008E3257" w:rsidRPr="00185239">
              <w:rPr>
                <w:rFonts w:ascii="Trebuchet MS" w:hAnsi="Trebuchet MS"/>
                <w:bCs/>
                <w:sz w:val="22"/>
                <w:szCs w:val="22"/>
              </w:rPr>
              <w:t xml:space="preserve">em valores comprovados, e em bases de mercado, </w:t>
            </w:r>
            <w:r w:rsidRPr="00185239">
              <w:rPr>
                <w:rFonts w:ascii="Trebuchet MS" w:hAnsi="Trebuchet MS"/>
                <w:bCs/>
                <w:sz w:val="22"/>
                <w:szCs w:val="22"/>
              </w:rPr>
              <w:t xml:space="preserve">do advogado contratado pela </w:t>
            </w:r>
            <w:proofErr w:type="spellStart"/>
            <w:r w:rsidRPr="00185239">
              <w:rPr>
                <w:rFonts w:ascii="Trebuchet MS" w:hAnsi="Trebuchet MS"/>
                <w:bCs/>
                <w:sz w:val="22"/>
                <w:szCs w:val="22"/>
              </w:rPr>
              <w:t>Securitizadora</w:t>
            </w:r>
            <w:proofErr w:type="spellEnd"/>
            <w:r w:rsidRPr="00185239">
              <w:rPr>
                <w:rFonts w:ascii="Trebuchet MS" w:hAnsi="Trebuchet MS"/>
                <w:bCs/>
                <w:sz w:val="22"/>
                <w:szCs w:val="22"/>
              </w:rPr>
              <w:t xml:space="preserve"> para </w:t>
            </w:r>
            <w:r w:rsidR="00B335AE" w:rsidRPr="00185239">
              <w:rPr>
                <w:rFonts w:ascii="Trebuchet MS" w:hAnsi="Trebuchet MS"/>
                <w:bCs/>
                <w:sz w:val="22"/>
                <w:szCs w:val="22"/>
              </w:rPr>
              <w:t>representá</w:t>
            </w:r>
            <w:r w:rsidRPr="00185239">
              <w:rPr>
                <w:rFonts w:ascii="Trebuchet MS" w:hAnsi="Trebuchet MS"/>
                <w:bCs/>
                <w:sz w:val="22"/>
                <w:szCs w:val="22"/>
              </w:rPr>
              <w:t xml:space="preserve">-la na defesa dos direitos do Patrimônio Separado ou ao cumprimento das obrigações decorrentes dos Documentos da Operação, podendo ou não decorrer de tributos, emolumentos, taxas ou custos de qualquer natureza, incluindo, mas sem limitação, as despesas com terceiros especialistas, advogados, auditores ou fiscais, bem como as despesas com procedimentos legais ou gastos com honorários advocatícios e terceiros, depósitos, custas e taxas judiciais, nas ações propostas pela </w:t>
            </w:r>
            <w:proofErr w:type="spellStart"/>
            <w:r w:rsidRPr="00185239">
              <w:rPr>
                <w:rFonts w:ascii="Trebuchet MS" w:hAnsi="Trebuchet MS"/>
                <w:bCs/>
                <w:sz w:val="22"/>
                <w:szCs w:val="22"/>
              </w:rPr>
              <w:t>Securitizadora</w:t>
            </w:r>
            <w:proofErr w:type="spellEnd"/>
            <w:r w:rsidRPr="00185239">
              <w:rPr>
                <w:rFonts w:ascii="Trebuchet MS" w:hAnsi="Trebuchet MS"/>
                <w:bCs/>
                <w:sz w:val="22"/>
                <w:szCs w:val="22"/>
              </w:rPr>
              <w:t xml:space="preserve"> ou contra elas intentadas.</w:t>
            </w:r>
          </w:p>
          <w:p w14:paraId="3033B851" w14:textId="77777777" w:rsidR="00035F0E" w:rsidRPr="00185239" w:rsidRDefault="00035F0E" w:rsidP="006A2E3D">
            <w:pPr>
              <w:widowControl w:val="0"/>
              <w:tabs>
                <w:tab w:val="left" w:pos="0"/>
                <w:tab w:val="left" w:pos="142"/>
                <w:tab w:val="left" w:pos="567"/>
              </w:tabs>
              <w:spacing w:line="280" w:lineRule="exact"/>
              <w:rPr>
                <w:rFonts w:ascii="Trebuchet MS" w:hAnsi="Trebuchet MS"/>
                <w:bCs/>
                <w:sz w:val="22"/>
                <w:szCs w:val="22"/>
              </w:rPr>
            </w:pPr>
          </w:p>
          <w:p w14:paraId="4B32CD9F" w14:textId="77777777" w:rsidR="00035F0E" w:rsidRPr="00185239" w:rsidRDefault="00035F0E" w:rsidP="006A2E3D">
            <w:pPr>
              <w:widowControl w:val="0"/>
              <w:tabs>
                <w:tab w:val="left" w:pos="0"/>
                <w:tab w:val="left" w:pos="142"/>
                <w:tab w:val="left" w:pos="567"/>
              </w:tabs>
              <w:spacing w:line="280" w:lineRule="exact"/>
              <w:rPr>
                <w:rFonts w:ascii="Trebuchet MS" w:hAnsi="Trebuchet MS"/>
                <w:bCs/>
                <w:sz w:val="22"/>
                <w:szCs w:val="22"/>
              </w:rPr>
            </w:pPr>
            <w:r w:rsidRPr="00185239">
              <w:rPr>
                <w:rFonts w:ascii="Trebuchet MS" w:hAnsi="Trebuchet MS"/>
                <w:bCs/>
                <w:sz w:val="22"/>
                <w:szCs w:val="22"/>
              </w:rPr>
              <w:t>4.11.8.1.</w:t>
            </w:r>
            <w:r w:rsidRPr="00185239">
              <w:rPr>
                <w:rFonts w:ascii="Trebuchet MS" w:hAnsi="Trebuchet MS"/>
                <w:bCs/>
                <w:sz w:val="22"/>
                <w:szCs w:val="22"/>
              </w:rPr>
              <w:tab/>
              <w:t xml:space="preserve">O pagamento de qualquer indenização referida na Cláusula 4.11.8. </w:t>
            </w:r>
            <w:proofErr w:type="gramStart"/>
            <w:r w:rsidRPr="00185239">
              <w:rPr>
                <w:rFonts w:ascii="Trebuchet MS" w:hAnsi="Trebuchet MS"/>
                <w:bCs/>
                <w:sz w:val="22"/>
                <w:szCs w:val="22"/>
              </w:rPr>
              <w:t>acima</w:t>
            </w:r>
            <w:proofErr w:type="gramEnd"/>
            <w:r w:rsidRPr="00185239">
              <w:rPr>
                <w:rFonts w:ascii="Trebuchet MS" w:hAnsi="Trebuchet MS"/>
                <w:bCs/>
                <w:sz w:val="22"/>
                <w:szCs w:val="22"/>
              </w:rPr>
              <w:t xml:space="preserve"> deverá ser realizado à vista, em parcela única, mediante depósito na conta corrente a ser oportunamente indicada pela </w:t>
            </w:r>
            <w:proofErr w:type="spellStart"/>
            <w:r w:rsidRPr="00185239">
              <w:rPr>
                <w:rFonts w:ascii="Trebuchet MS" w:hAnsi="Trebuchet MS"/>
                <w:bCs/>
                <w:sz w:val="22"/>
                <w:szCs w:val="22"/>
              </w:rPr>
              <w:t>Securitizadora</w:t>
            </w:r>
            <w:proofErr w:type="spellEnd"/>
            <w:r w:rsidRPr="00185239">
              <w:rPr>
                <w:rFonts w:ascii="Trebuchet MS" w:hAnsi="Trebuchet MS"/>
                <w:bCs/>
                <w:sz w:val="22"/>
                <w:szCs w:val="22"/>
              </w:rPr>
              <w:t xml:space="preserve">, conforme aplicável, dentro de 5 (cinco) dias após o recebimento pela Emissora de comunicação por escrito da </w:t>
            </w:r>
            <w:proofErr w:type="spellStart"/>
            <w:r w:rsidRPr="00185239">
              <w:rPr>
                <w:rFonts w:ascii="Trebuchet MS" w:hAnsi="Trebuchet MS"/>
                <w:bCs/>
                <w:sz w:val="22"/>
                <w:szCs w:val="22"/>
              </w:rPr>
              <w:t>Securitizadora</w:t>
            </w:r>
            <w:proofErr w:type="spellEnd"/>
            <w:r w:rsidRPr="00185239">
              <w:rPr>
                <w:rFonts w:ascii="Trebuchet MS" w:hAnsi="Trebuchet MS"/>
                <w:bCs/>
                <w:sz w:val="22"/>
                <w:szCs w:val="22"/>
              </w:rPr>
              <w:t xml:space="preserve">, conforme aplicável, indicando o montante a ser pago e conforme cálculos efetuados pela </w:t>
            </w:r>
            <w:proofErr w:type="spellStart"/>
            <w:r w:rsidRPr="00185239">
              <w:rPr>
                <w:rFonts w:ascii="Trebuchet MS" w:hAnsi="Trebuchet MS"/>
                <w:bCs/>
                <w:sz w:val="22"/>
                <w:szCs w:val="22"/>
              </w:rPr>
              <w:t>Securitizadora</w:t>
            </w:r>
            <w:proofErr w:type="spellEnd"/>
            <w:r w:rsidRPr="00185239">
              <w:rPr>
                <w:rFonts w:ascii="Trebuchet MS" w:hAnsi="Trebuchet MS"/>
                <w:bCs/>
                <w:sz w:val="22"/>
                <w:szCs w:val="22"/>
              </w:rPr>
              <w:t>, os quais, salvo manifesto erro, serão considerados vinculantes e definitivos.</w:t>
            </w:r>
          </w:p>
          <w:p w14:paraId="77073090" w14:textId="77777777" w:rsidR="00D54BB6" w:rsidRPr="00185239" w:rsidRDefault="00D54BB6" w:rsidP="006A2E3D">
            <w:pPr>
              <w:widowControl w:val="0"/>
              <w:tabs>
                <w:tab w:val="left" w:pos="0"/>
                <w:tab w:val="left" w:pos="142"/>
                <w:tab w:val="left" w:pos="851"/>
              </w:tabs>
              <w:spacing w:line="280" w:lineRule="exact"/>
              <w:rPr>
                <w:rFonts w:ascii="Trebuchet MS" w:hAnsi="Trebuchet MS"/>
                <w:bCs/>
                <w:sz w:val="22"/>
                <w:szCs w:val="22"/>
              </w:rPr>
            </w:pPr>
          </w:p>
          <w:p w14:paraId="69DF026A"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bookmarkStart w:id="41" w:name="_Hlk536455290"/>
            <w:r w:rsidRPr="00185239">
              <w:rPr>
                <w:rFonts w:ascii="Trebuchet MS" w:hAnsi="Trebuchet MS"/>
                <w:b/>
                <w:sz w:val="22"/>
                <w:szCs w:val="22"/>
              </w:rPr>
              <w:t xml:space="preserve">Resgate Antecipado Facultativo das Debêntures </w:t>
            </w:r>
          </w:p>
          <w:p w14:paraId="2B6C9153" w14:textId="77777777" w:rsidR="00D54BB6" w:rsidRPr="00185239" w:rsidRDefault="00D54BB6" w:rsidP="006A2E3D">
            <w:pPr>
              <w:widowControl w:val="0"/>
              <w:tabs>
                <w:tab w:val="left" w:pos="567"/>
              </w:tabs>
              <w:spacing w:line="280" w:lineRule="exact"/>
              <w:rPr>
                <w:rFonts w:ascii="Trebuchet MS" w:hAnsi="Trebuchet MS"/>
                <w:b/>
                <w:sz w:val="22"/>
                <w:szCs w:val="22"/>
              </w:rPr>
            </w:pPr>
          </w:p>
          <w:bookmarkEnd w:id="41"/>
          <w:p w14:paraId="7F0FD771" w14:textId="77777777" w:rsidR="00203AFF" w:rsidRPr="00185239" w:rsidRDefault="00D54BB6" w:rsidP="00203AFF">
            <w:pPr>
              <w:widowControl w:val="0"/>
              <w:numPr>
                <w:ilvl w:val="2"/>
                <w:numId w:val="4"/>
              </w:numPr>
              <w:tabs>
                <w:tab w:val="left" w:pos="567"/>
                <w:tab w:val="left" w:pos="851"/>
              </w:tabs>
              <w:spacing w:line="280" w:lineRule="exact"/>
              <w:ind w:left="0" w:firstLine="0"/>
              <w:rPr>
                <w:rFonts w:ascii="Trebuchet MS" w:hAnsi="Trebuchet MS"/>
                <w:sz w:val="22"/>
                <w:szCs w:val="22"/>
              </w:rPr>
            </w:pPr>
            <w:r w:rsidRPr="00185239">
              <w:rPr>
                <w:rFonts w:ascii="Trebuchet MS" w:hAnsi="Trebuchet MS"/>
                <w:sz w:val="22"/>
                <w:szCs w:val="22"/>
              </w:rPr>
              <w:t xml:space="preserve">A partir da Data da Emissão, mediante notificação prévia à Debenturista de, no mínimo, </w:t>
            </w:r>
            <w:r w:rsidR="005E133B" w:rsidRPr="00185239">
              <w:rPr>
                <w:rFonts w:ascii="Trebuchet MS" w:hAnsi="Trebuchet MS"/>
                <w:sz w:val="22"/>
                <w:szCs w:val="22"/>
              </w:rPr>
              <w:t xml:space="preserve">15 </w:t>
            </w:r>
            <w:r w:rsidRPr="00185239">
              <w:rPr>
                <w:rFonts w:ascii="Trebuchet MS" w:hAnsi="Trebuchet MS"/>
                <w:sz w:val="22"/>
                <w:szCs w:val="22"/>
              </w:rPr>
              <w:t>(</w:t>
            </w:r>
            <w:r w:rsidR="005E133B" w:rsidRPr="00185239">
              <w:rPr>
                <w:rFonts w:ascii="Trebuchet MS" w:hAnsi="Trebuchet MS"/>
                <w:sz w:val="22"/>
                <w:szCs w:val="22"/>
              </w:rPr>
              <w:t>quinze</w:t>
            </w:r>
            <w:r w:rsidRPr="00185239">
              <w:rPr>
                <w:rFonts w:ascii="Trebuchet MS" w:hAnsi="Trebuchet MS"/>
                <w:sz w:val="22"/>
                <w:szCs w:val="22"/>
              </w:rPr>
              <w:t>) dias</w:t>
            </w:r>
            <w:r w:rsidRPr="00185239">
              <w:rPr>
                <w:rFonts w:ascii="Trebuchet MS" w:hAnsi="Trebuchet MS"/>
                <w:bCs/>
                <w:iCs/>
                <w:sz w:val="22"/>
                <w:szCs w:val="22"/>
              </w:rPr>
              <w:t xml:space="preserve"> de antecedência, a Emissora poderá, a seu exclusivo critério, realizar o resgate antecipado facultativo total das Debêntures (“</w:t>
            </w:r>
            <w:r w:rsidRPr="00185239">
              <w:rPr>
                <w:rFonts w:ascii="Trebuchet MS" w:hAnsi="Trebuchet MS"/>
                <w:bCs/>
                <w:iCs/>
                <w:sz w:val="22"/>
                <w:szCs w:val="22"/>
                <w:u w:val="single"/>
              </w:rPr>
              <w:t>Resgate Antecipado Facultativo Total</w:t>
            </w:r>
            <w:r w:rsidRPr="00185239">
              <w:rPr>
                <w:rFonts w:ascii="Trebuchet MS" w:hAnsi="Trebuchet MS"/>
                <w:bCs/>
                <w:iCs/>
                <w:sz w:val="22"/>
                <w:szCs w:val="22"/>
              </w:rPr>
              <w:t>”), mediante o pagamento do Valor Nominal Unitário das Debêntures</w:t>
            </w:r>
            <w:r w:rsidR="00035F0E" w:rsidRPr="00185239">
              <w:rPr>
                <w:rFonts w:ascii="Trebuchet MS" w:hAnsi="Trebuchet MS"/>
                <w:bCs/>
                <w:iCs/>
                <w:sz w:val="22"/>
                <w:szCs w:val="22"/>
              </w:rPr>
              <w:t xml:space="preserve"> ou saldo do Valor Nominal Unitário das Debêntures</w:t>
            </w:r>
            <w:r w:rsidRPr="00185239">
              <w:rPr>
                <w:rFonts w:ascii="Trebuchet MS" w:hAnsi="Trebuchet MS"/>
                <w:bCs/>
                <w:iCs/>
                <w:sz w:val="22"/>
                <w:szCs w:val="22"/>
              </w:rPr>
              <w:t xml:space="preserve">, </w:t>
            </w:r>
            <w:r w:rsidR="007F0A8F" w:rsidRPr="00185239">
              <w:rPr>
                <w:rFonts w:ascii="Trebuchet MS" w:hAnsi="Trebuchet MS"/>
                <w:bCs/>
                <w:iCs/>
                <w:sz w:val="22"/>
                <w:szCs w:val="22"/>
              </w:rPr>
              <w:t xml:space="preserve">conforme o caso, </w:t>
            </w:r>
            <w:r w:rsidRPr="00185239">
              <w:rPr>
                <w:rFonts w:ascii="Trebuchet MS" w:hAnsi="Trebuchet MS"/>
                <w:bCs/>
                <w:iCs/>
                <w:sz w:val="22"/>
                <w:szCs w:val="22"/>
              </w:rPr>
              <w:t xml:space="preserve">acrescido da Remuneração </w:t>
            </w:r>
            <w:r w:rsidR="00203AFF" w:rsidRPr="00185239">
              <w:rPr>
                <w:rFonts w:ascii="Trebuchet MS" w:hAnsi="Trebuchet MS"/>
                <w:bCs/>
                <w:iCs/>
                <w:sz w:val="22"/>
                <w:szCs w:val="22"/>
              </w:rPr>
              <w:t>calculad</w:t>
            </w:r>
            <w:r w:rsidR="00366414" w:rsidRPr="00185239">
              <w:rPr>
                <w:rFonts w:ascii="Trebuchet MS" w:hAnsi="Trebuchet MS"/>
                <w:bCs/>
                <w:iCs/>
                <w:sz w:val="22"/>
                <w:szCs w:val="22"/>
              </w:rPr>
              <w:t>a</w:t>
            </w:r>
            <w:r w:rsidR="00203AFF" w:rsidRPr="00185239">
              <w:rPr>
                <w:rFonts w:ascii="Trebuchet MS" w:hAnsi="Trebuchet MS"/>
                <w:bCs/>
                <w:iCs/>
                <w:sz w:val="22"/>
                <w:szCs w:val="22"/>
              </w:rPr>
              <w:t xml:space="preserve"> </w:t>
            </w:r>
            <w:proofErr w:type="gramStart"/>
            <w:r w:rsidR="00203AFF" w:rsidRPr="00185239">
              <w:rPr>
                <w:rFonts w:ascii="Trebuchet MS" w:hAnsi="Trebuchet MS"/>
                <w:bCs/>
                <w:i/>
                <w:sz w:val="22"/>
                <w:szCs w:val="22"/>
              </w:rPr>
              <w:t>pro rata</w:t>
            </w:r>
            <w:proofErr w:type="gramEnd"/>
            <w:r w:rsidR="00203AFF" w:rsidRPr="00185239">
              <w:rPr>
                <w:rFonts w:ascii="Trebuchet MS" w:hAnsi="Trebuchet MS"/>
                <w:bCs/>
                <w:i/>
                <w:sz w:val="22"/>
                <w:szCs w:val="22"/>
              </w:rPr>
              <w:t xml:space="preserve"> </w:t>
            </w:r>
            <w:proofErr w:type="spellStart"/>
            <w:r w:rsidR="00203AFF" w:rsidRPr="00185239">
              <w:rPr>
                <w:rFonts w:ascii="Trebuchet MS" w:hAnsi="Trebuchet MS"/>
                <w:bCs/>
                <w:i/>
                <w:sz w:val="22"/>
                <w:szCs w:val="22"/>
              </w:rPr>
              <w:t>temporis</w:t>
            </w:r>
            <w:proofErr w:type="spellEnd"/>
            <w:r w:rsidR="00203AFF" w:rsidRPr="00185239">
              <w:rPr>
                <w:rFonts w:ascii="Trebuchet MS" w:hAnsi="Trebuchet MS"/>
                <w:bCs/>
                <w:i/>
                <w:sz w:val="22"/>
                <w:szCs w:val="22"/>
              </w:rPr>
              <w:t xml:space="preserve"> </w:t>
            </w:r>
            <w:r w:rsidRPr="00185239">
              <w:rPr>
                <w:rFonts w:ascii="Trebuchet MS" w:hAnsi="Trebuchet MS"/>
                <w:bCs/>
                <w:iCs/>
                <w:sz w:val="22"/>
                <w:szCs w:val="22"/>
              </w:rPr>
              <w:t xml:space="preserve">desde a </w:t>
            </w:r>
            <w:r w:rsidR="007F0A8F" w:rsidRPr="00185239">
              <w:rPr>
                <w:rFonts w:ascii="Trebuchet MS" w:hAnsi="Trebuchet MS"/>
                <w:bCs/>
                <w:iCs/>
                <w:sz w:val="22"/>
                <w:szCs w:val="22"/>
              </w:rPr>
              <w:lastRenderedPageBreak/>
              <w:t xml:space="preserve">primeira </w:t>
            </w:r>
            <w:r w:rsidRPr="00185239">
              <w:rPr>
                <w:rFonts w:ascii="Trebuchet MS" w:hAnsi="Trebuchet MS"/>
                <w:bCs/>
                <w:iCs/>
                <w:sz w:val="22"/>
                <w:szCs w:val="22"/>
              </w:rPr>
              <w:t>Data da Integralização</w:t>
            </w:r>
            <w:r w:rsidR="007F0A8F" w:rsidRPr="00185239">
              <w:rPr>
                <w:rFonts w:ascii="Trebuchet MS" w:hAnsi="Trebuchet MS"/>
                <w:bCs/>
                <w:iCs/>
                <w:sz w:val="22"/>
                <w:szCs w:val="22"/>
              </w:rPr>
              <w:t xml:space="preserve"> dos CRI</w:t>
            </w:r>
            <w:r w:rsidRPr="00185239">
              <w:rPr>
                <w:rFonts w:ascii="Trebuchet MS" w:hAnsi="Trebuchet MS"/>
                <w:bCs/>
                <w:iCs/>
                <w:sz w:val="22"/>
                <w:szCs w:val="22"/>
              </w:rPr>
              <w:t xml:space="preserve">, </w:t>
            </w:r>
            <w:r w:rsidR="009A7E94" w:rsidRPr="00185239">
              <w:rPr>
                <w:rFonts w:ascii="Trebuchet MS" w:hAnsi="Trebuchet MS"/>
                <w:bCs/>
                <w:iCs/>
                <w:sz w:val="22"/>
                <w:szCs w:val="22"/>
              </w:rPr>
              <w:t>ou Data de Aniversário imediatamente anterior, o que ocorrer por último,</w:t>
            </w:r>
            <w:r w:rsidR="001C435A" w:rsidRPr="00185239">
              <w:rPr>
                <w:rFonts w:ascii="Trebuchet MS" w:hAnsi="Trebuchet MS"/>
                <w:bCs/>
                <w:iCs/>
                <w:sz w:val="22"/>
                <w:szCs w:val="22"/>
              </w:rPr>
              <w:t xml:space="preserve"> </w:t>
            </w:r>
            <w:r w:rsidRPr="00185239">
              <w:rPr>
                <w:rFonts w:ascii="Trebuchet MS" w:hAnsi="Trebuchet MS"/>
                <w:bCs/>
                <w:iCs/>
                <w:sz w:val="22"/>
                <w:szCs w:val="22"/>
              </w:rPr>
              <w:t>até a data do efetivo Resgate Antecipado Facultativo Total, acrescido de eventuais despesas e encargos moratórios devidos, conforme aplicável (“</w:t>
            </w:r>
            <w:r w:rsidRPr="00185239">
              <w:rPr>
                <w:rFonts w:ascii="Trebuchet MS" w:hAnsi="Trebuchet MS"/>
                <w:bCs/>
                <w:iCs/>
                <w:sz w:val="22"/>
                <w:szCs w:val="22"/>
                <w:u w:val="single"/>
              </w:rPr>
              <w:t>Valor de Resgate</w:t>
            </w:r>
            <w:r w:rsidRPr="00185239">
              <w:rPr>
                <w:rFonts w:ascii="Trebuchet MS" w:hAnsi="Trebuchet MS"/>
                <w:bCs/>
                <w:iCs/>
                <w:sz w:val="22"/>
                <w:szCs w:val="22"/>
              </w:rPr>
              <w:t xml:space="preserve">”). Não haverá pagamento de prêmio pelo resgate antecipado facultativo das Debêntures. </w:t>
            </w:r>
          </w:p>
          <w:p w14:paraId="1DC91665" w14:textId="77777777" w:rsidR="0080438D" w:rsidRPr="00185239" w:rsidRDefault="0080438D" w:rsidP="00C52B88">
            <w:pPr>
              <w:widowControl w:val="0"/>
              <w:tabs>
                <w:tab w:val="left" w:pos="567"/>
                <w:tab w:val="left" w:pos="851"/>
              </w:tabs>
              <w:spacing w:line="280" w:lineRule="exact"/>
              <w:rPr>
                <w:rFonts w:ascii="Trebuchet MS" w:hAnsi="Trebuchet MS"/>
                <w:sz w:val="22"/>
                <w:szCs w:val="22"/>
              </w:rPr>
            </w:pPr>
          </w:p>
          <w:p w14:paraId="466CDC69"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snapToGrid w:val="0"/>
                <w:sz w:val="22"/>
                <w:szCs w:val="22"/>
              </w:rPr>
            </w:pPr>
            <w:bookmarkStart w:id="42" w:name="_Ref261312386"/>
            <w:r w:rsidRPr="00185239">
              <w:rPr>
                <w:rFonts w:ascii="Trebuchet MS" w:hAnsi="Trebuchet MS"/>
                <w:b/>
                <w:sz w:val="22"/>
                <w:szCs w:val="22"/>
              </w:rPr>
              <w:t>Multa</w:t>
            </w:r>
            <w:r w:rsidRPr="00185239">
              <w:rPr>
                <w:rFonts w:ascii="Trebuchet MS" w:hAnsi="Trebuchet MS"/>
                <w:b/>
                <w:snapToGrid w:val="0"/>
                <w:sz w:val="22"/>
                <w:szCs w:val="22"/>
              </w:rPr>
              <w:t xml:space="preserve"> e Juros Moratórios</w:t>
            </w:r>
            <w:bookmarkEnd w:id="42"/>
          </w:p>
          <w:p w14:paraId="59507911" w14:textId="77777777" w:rsidR="00D54BB6" w:rsidRPr="00185239" w:rsidRDefault="00D54BB6" w:rsidP="006A2E3D">
            <w:pPr>
              <w:widowControl w:val="0"/>
              <w:tabs>
                <w:tab w:val="left" w:pos="-2268"/>
              </w:tabs>
              <w:spacing w:line="280" w:lineRule="exact"/>
              <w:rPr>
                <w:rFonts w:ascii="Trebuchet MS" w:hAnsi="Trebuchet MS"/>
                <w:sz w:val="22"/>
                <w:szCs w:val="22"/>
              </w:rPr>
            </w:pPr>
          </w:p>
          <w:p w14:paraId="7F41619B" w14:textId="77777777" w:rsidR="00D54BB6" w:rsidRPr="00185239"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185239">
              <w:rPr>
                <w:rFonts w:ascii="Trebuchet MS" w:hAnsi="Trebuchet MS"/>
                <w:sz w:val="22"/>
                <w:szCs w:val="22"/>
              </w:rPr>
              <w:t xml:space="preserve">Ocorrendo atraso imputável à Emissora no pagamento de qualquer quantia devida à Debenturista, incluindo, sem limitação, o pagamento dos Juros Remuneratórios e/ou do resgate </w:t>
            </w:r>
            <w:r w:rsidR="00AA1CC5" w:rsidRPr="00185239">
              <w:rPr>
                <w:rFonts w:ascii="Trebuchet MS" w:hAnsi="Trebuchet MS"/>
                <w:sz w:val="22"/>
                <w:szCs w:val="22"/>
              </w:rPr>
              <w:t>e/ou do vencimento antecipado das Debêntures e/</w:t>
            </w:r>
            <w:r w:rsidRPr="00185239">
              <w:rPr>
                <w:rFonts w:ascii="Trebuchet MS" w:hAnsi="Trebuchet MS"/>
                <w:sz w:val="22"/>
                <w:szCs w:val="22"/>
              </w:rPr>
              <w:t xml:space="preserve">ou pagamento do Valor Nominal Unitário, os débitos em atraso e não pagos pela Emissora, independentemente de qualquer aviso, notificação ou interpelação judicial ou extrajudicial, ficarão sujeitos à multa moratória não compensatória de 2% (dois por cento) e juros de mora de 0,5% (meio por cento) ao mês, </w:t>
            </w:r>
            <w:bookmarkStart w:id="43" w:name="_Hlk536453096"/>
            <w:r w:rsidRPr="00185239">
              <w:rPr>
                <w:rFonts w:ascii="Trebuchet MS" w:hAnsi="Trebuchet MS"/>
                <w:sz w:val="22"/>
                <w:szCs w:val="22"/>
              </w:rPr>
              <w:t xml:space="preserve">calculados diariamente, tendo por </w:t>
            </w:r>
            <w:proofErr w:type="gramStart"/>
            <w:r w:rsidRPr="00185239">
              <w:rPr>
                <w:rFonts w:ascii="Trebuchet MS" w:hAnsi="Trebuchet MS"/>
                <w:sz w:val="22"/>
                <w:szCs w:val="22"/>
              </w:rPr>
              <w:t>base 21 (vinte e um) Dias Úteis ao mês,</w:t>
            </w:r>
            <w:bookmarkEnd w:id="43"/>
            <w:r w:rsidRPr="00185239">
              <w:rPr>
                <w:rFonts w:ascii="Trebuchet MS" w:hAnsi="Trebuchet MS"/>
                <w:sz w:val="22"/>
                <w:szCs w:val="22"/>
              </w:rPr>
              <w:t xml:space="preserve"> desde a data do inadimplemento</w:t>
            </w:r>
            <w:proofErr w:type="gramEnd"/>
            <w:r w:rsidRPr="00185239">
              <w:rPr>
                <w:rFonts w:ascii="Trebuchet MS" w:hAnsi="Trebuchet MS"/>
                <w:sz w:val="22"/>
                <w:szCs w:val="22"/>
              </w:rPr>
              <w:t xml:space="preserve">. </w:t>
            </w:r>
          </w:p>
          <w:p w14:paraId="0A4A6EBF" w14:textId="77777777" w:rsidR="001A42F1" w:rsidRPr="00185239" w:rsidRDefault="001A42F1" w:rsidP="001A42F1">
            <w:pPr>
              <w:widowControl w:val="0"/>
              <w:tabs>
                <w:tab w:val="left" w:pos="567"/>
                <w:tab w:val="left" w:pos="851"/>
              </w:tabs>
              <w:spacing w:line="280" w:lineRule="exact"/>
              <w:rPr>
                <w:rFonts w:ascii="Trebuchet MS" w:hAnsi="Trebuchet MS"/>
                <w:sz w:val="22"/>
                <w:szCs w:val="22"/>
              </w:rPr>
            </w:pPr>
          </w:p>
          <w:p w14:paraId="64875D8A"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rPr>
              <w:t>Da Garantia</w:t>
            </w:r>
          </w:p>
          <w:p w14:paraId="381C7444" w14:textId="77777777" w:rsidR="00D54BB6" w:rsidRPr="00185239" w:rsidRDefault="00D54BB6" w:rsidP="006A2E3D">
            <w:pPr>
              <w:widowControl w:val="0"/>
              <w:tabs>
                <w:tab w:val="left" w:pos="567"/>
              </w:tabs>
              <w:spacing w:line="280" w:lineRule="exact"/>
              <w:rPr>
                <w:rFonts w:ascii="Trebuchet MS" w:hAnsi="Trebuchet MS"/>
                <w:b/>
                <w:sz w:val="22"/>
                <w:szCs w:val="22"/>
              </w:rPr>
            </w:pPr>
          </w:p>
          <w:p w14:paraId="36A51538" w14:textId="77777777" w:rsidR="00DE6B1B" w:rsidRPr="00185239" w:rsidRDefault="00DE6B1B" w:rsidP="00DE6B1B">
            <w:pPr>
              <w:widowControl w:val="0"/>
              <w:tabs>
                <w:tab w:val="left" w:pos="851"/>
                <w:tab w:val="left" w:pos="892"/>
              </w:tabs>
              <w:autoSpaceDE w:val="0"/>
              <w:autoSpaceDN w:val="0"/>
              <w:adjustRightInd w:val="0"/>
              <w:spacing w:line="280" w:lineRule="exact"/>
              <w:rPr>
                <w:rFonts w:ascii="Trebuchet MS" w:hAnsi="Trebuchet MS"/>
                <w:sz w:val="22"/>
                <w:szCs w:val="22"/>
              </w:rPr>
            </w:pPr>
            <w:r w:rsidRPr="00185239">
              <w:rPr>
                <w:rFonts w:ascii="Trebuchet MS" w:hAnsi="Trebuchet MS"/>
                <w:sz w:val="22"/>
                <w:szCs w:val="22"/>
              </w:rPr>
              <w:t>4.14.1</w:t>
            </w:r>
            <w:proofErr w:type="gramStart"/>
            <w:r w:rsidRPr="00185239">
              <w:rPr>
                <w:rFonts w:ascii="Trebuchet MS" w:hAnsi="Trebuchet MS"/>
                <w:sz w:val="22"/>
                <w:szCs w:val="22"/>
              </w:rPr>
              <w:t xml:space="preserve">  </w:t>
            </w:r>
            <w:proofErr w:type="gramEnd"/>
            <w:r w:rsidR="00D54BB6" w:rsidRPr="00185239">
              <w:rPr>
                <w:rFonts w:ascii="Trebuchet MS" w:hAnsi="Trebuchet MS"/>
                <w:sz w:val="22"/>
                <w:szCs w:val="22"/>
              </w:rPr>
              <w:t>Em garantia do integral e pontual cumprimento de todas as obrigações assumidas ou que venham a ser assumidas pela Emissora relativas às Debêntures e demais obrigações nos termos desta Escritura de Emissão, o que inclui o pagamento do Principal, assim como Juros Remuneratórios, penalidades moratórias, seguros, despesas, custas e emolumentos devidos pela cobrança da dívida, despesas, despesas com a excussão de garantias, honorários advocatícios</w:t>
            </w:r>
            <w:r w:rsidR="00AA1CC5" w:rsidRPr="00185239">
              <w:rPr>
                <w:rFonts w:ascii="Trebuchet MS" w:hAnsi="Trebuchet MS"/>
                <w:sz w:val="22"/>
                <w:szCs w:val="22"/>
              </w:rPr>
              <w:t xml:space="preserve">  em valor de mercado</w:t>
            </w:r>
            <w:r w:rsidR="00D54BB6" w:rsidRPr="00185239">
              <w:rPr>
                <w:rFonts w:ascii="Trebuchet MS" w:hAnsi="Trebuchet MS"/>
                <w:sz w:val="22"/>
                <w:szCs w:val="22"/>
              </w:rPr>
              <w:t>, e qualquer obrigação pecuniária incorrida para a plena satisfação e recebimento, pela Debenturista, dos valores a ela devidos nas condições constantes desta Escritura de Emissão e dos demais Documentos da Operação (“</w:t>
            </w:r>
            <w:r w:rsidR="00D54BB6" w:rsidRPr="00185239">
              <w:rPr>
                <w:rFonts w:ascii="Trebuchet MS" w:hAnsi="Trebuchet MS"/>
                <w:sz w:val="22"/>
                <w:szCs w:val="22"/>
                <w:u w:val="single"/>
              </w:rPr>
              <w:t>Obrigações Garantidas</w:t>
            </w:r>
            <w:r w:rsidR="00D54BB6" w:rsidRPr="00185239">
              <w:rPr>
                <w:rFonts w:ascii="Trebuchet MS" w:hAnsi="Trebuchet MS"/>
                <w:sz w:val="22"/>
                <w:szCs w:val="22"/>
              </w:rPr>
              <w:t xml:space="preserve">”), </w:t>
            </w:r>
            <w:bookmarkStart w:id="44" w:name="_Hlk19615715"/>
            <w:r w:rsidR="00D54BB6" w:rsidRPr="00185239">
              <w:rPr>
                <w:rFonts w:ascii="Trebuchet MS" w:hAnsi="Trebuchet MS"/>
                <w:sz w:val="22"/>
                <w:szCs w:val="22"/>
              </w:rPr>
              <w:t xml:space="preserve">será constituída em favor da Debenturista a </w:t>
            </w:r>
            <w:r w:rsidR="0070651E" w:rsidRPr="00185239">
              <w:rPr>
                <w:rFonts w:ascii="Trebuchet MS" w:hAnsi="Trebuchet MS"/>
                <w:sz w:val="22"/>
                <w:szCs w:val="22"/>
              </w:rPr>
              <w:t xml:space="preserve">Cessão Fiduciária de Recebíveis e a </w:t>
            </w:r>
            <w:r w:rsidR="00D54BB6" w:rsidRPr="00185239">
              <w:rPr>
                <w:rFonts w:ascii="Trebuchet MS" w:hAnsi="Trebuchet MS"/>
                <w:sz w:val="22"/>
                <w:szCs w:val="22"/>
              </w:rPr>
              <w:t>Alienação Fiduciária dos Imóveis Garantia.</w:t>
            </w:r>
            <w:bookmarkStart w:id="45" w:name="_Ref261310874"/>
            <w:bookmarkEnd w:id="44"/>
          </w:p>
          <w:p w14:paraId="762BC7E1" w14:textId="77777777" w:rsidR="00A44B76" w:rsidRPr="00185239" w:rsidRDefault="00A44B76" w:rsidP="00DE6B1B">
            <w:pPr>
              <w:widowControl w:val="0"/>
              <w:tabs>
                <w:tab w:val="left" w:pos="851"/>
                <w:tab w:val="left" w:pos="892"/>
              </w:tabs>
              <w:autoSpaceDE w:val="0"/>
              <w:autoSpaceDN w:val="0"/>
              <w:adjustRightInd w:val="0"/>
              <w:spacing w:line="280" w:lineRule="exact"/>
              <w:rPr>
                <w:rFonts w:ascii="Trebuchet MS" w:hAnsi="Trebuchet MS"/>
                <w:sz w:val="22"/>
                <w:szCs w:val="22"/>
              </w:rPr>
            </w:pPr>
          </w:p>
          <w:p w14:paraId="089FE7F8" w14:textId="77777777" w:rsidR="00D54BB6" w:rsidRPr="00185239" w:rsidRDefault="00DE6B1B" w:rsidP="00410CBB">
            <w:pPr>
              <w:widowControl w:val="0"/>
              <w:numPr>
                <w:ilvl w:val="1"/>
                <w:numId w:val="4"/>
              </w:numPr>
              <w:tabs>
                <w:tab w:val="left" w:pos="567"/>
                <w:tab w:val="left" w:pos="851"/>
              </w:tabs>
              <w:autoSpaceDE w:val="0"/>
              <w:autoSpaceDN w:val="0"/>
              <w:adjustRightInd w:val="0"/>
              <w:spacing w:line="280" w:lineRule="exact"/>
              <w:ind w:left="0" w:firstLine="0"/>
              <w:rPr>
                <w:rFonts w:ascii="Trebuchet MS" w:hAnsi="Trebuchet MS"/>
                <w:b/>
                <w:sz w:val="22"/>
                <w:szCs w:val="22"/>
              </w:rPr>
            </w:pPr>
            <w:r w:rsidRPr="00185239">
              <w:rPr>
                <w:rFonts w:ascii="Trebuchet MS" w:hAnsi="Trebuchet MS"/>
                <w:b/>
                <w:sz w:val="22"/>
                <w:szCs w:val="22"/>
              </w:rPr>
              <w:t xml:space="preserve"> </w:t>
            </w:r>
            <w:r w:rsidR="00D54BB6" w:rsidRPr="00185239">
              <w:rPr>
                <w:rFonts w:ascii="Trebuchet MS" w:hAnsi="Trebuchet MS"/>
                <w:b/>
                <w:sz w:val="22"/>
                <w:szCs w:val="22"/>
              </w:rPr>
              <w:t>Vencimento Antecipado</w:t>
            </w:r>
            <w:bookmarkEnd w:id="45"/>
          </w:p>
          <w:p w14:paraId="7992D7DA" w14:textId="77777777" w:rsidR="00D54BB6" w:rsidRPr="00185239" w:rsidRDefault="00D54BB6" w:rsidP="006A2E3D">
            <w:pPr>
              <w:widowControl w:val="0"/>
              <w:autoSpaceDE w:val="0"/>
              <w:autoSpaceDN w:val="0"/>
              <w:adjustRightInd w:val="0"/>
              <w:spacing w:line="280" w:lineRule="exact"/>
              <w:rPr>
                <w:rFonts w:ascii="Trebuchet MS" w:hAnsi="Trebuchet MS"/>
                <w:sz w:val="22"/>
                <w:szCs w:val="22"/>
              </w:rPr>
            </w:pPr>
          </w:p>
          <w:p w14:paraId="116FC055" w14:textId="77777777" w:rsidR="00D54BB6" w:rsidRPr="00185239"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bookmarkStart w:id="46" w:name="_Ref261307408"/>
            <w:r w:rsidRPr="00185239">
              <w:rPr>
                <w:rFonts w:ascii="Trebuchet MS" w:hAnsi="Trebuchet MS"/>
                <w:sz w:val="22"/>
                <w:szCs w:val="22"/>
              </w:rPr>
              <w:lastRenderedPageBreak/>
              <w:t xml:space="preserve">Observado o disposto nesta Escritura de Emissão, a Debenturista deverá declarar antecipadamente </w:t>
            </w:r>
            <w:proofErr w:type="gramStart"/>
            <w:r w:rsidRPr="00185239">
              <w:rPr>
                <w:rFonts w:ascii="Trebuchet MS" w:hAnsi="Trebuchet MS"/>
                <w:sz w:val="22"/>
                <w:szCs w:val="22"/>
              </w:rPr>
              <w:t>vencidas</w:t>
            </w:r>
            <w:proofErr w:type="gramEnd"/>
            <w:r w:rsidRPr="00185239">
              <w:rPr>
                <w:rFonts w:ascii="Trebuchet MS" w:hAnsi="Trebuchet MS"/>
                <w:sz w:val="22"/>
                <w:szCs w:val="22"/>
              </w:rPr>
              <w:t xml:space="preserve"> todas as obrigações constantes desta Escritura de Emissão e exigir o imediato pagamento integral pela Emissora, independentemente de aviso ou notificação de qualquer espécie, do </w:t>
            </w:r>
            <w:r w:rsidR="007F0A8F" w:rsidRPr="00185239">
              <w:rPr>
                <w:rFonts w:ascii="Trebuchet MS" w:hAnsi="Trebuchet MS"/>
                <w:sz w:val="22"/>
                <w:szCs w:val="22"/>
              </w:rPr>
              <w:t xml:space="preserve">Valor de Vencimento Antecipado (conforme definido abaixo) </w:t>
            </w:r>
            <w:r w:rsidRPr="00185239">
              <w:rPr>
                <w:rFonts w:ascii="Trebuchet MS" w:hAnsi="Trebuchet MS"/>
                <w:sz w:val="22"/>
                <w:szCs w:val="22"/>
              </w:rPr>
              <w:t>(“</w:t>
            </w:r>
            <w:r w:rsidRPr="00185239">
              <w:rPr>
                <w:rFonts w:ascii="Trebuchet MS" w:hAnsi="Trebuchet MS"/>
                <w:sz w:val="22"/>
                <w:szCs w:val="22"/>
                <w:u w:val="single"/>
              </w:rPr>
              <w:t>Vencimento Antecipado</w:t>
            </w:r>
            <w:r w:rsidRPr="00185239">
              <w:rPr>
                <w:rFonts w:ascii="Trebuchet MS" w:hAnsi="Trebuchet MS"/>
                <w:sz w:val="22"/>
                <w:szCs w:val="22"/>
              </w:rPr>
              <w:t>”), na ocorrência de qualquer das seguintes hipóteses (cada uma, uma “</w:t>
            </w:r>
            <w:r w:rsidRPr="00185239">
              <w:rPr>
                <w:rFonts w:ascii="Trebuchet MS" w:hAnsi="Trebuchet MS"/>
                <w:sz w:val="22"/>
                <w:szCs w:val="22"/>
                <w:u w:val="single"/>
              </w:rPr>
              <w:t>Hipótese de Vencimento Antecipado</w:t>
            </w:r>
            <w:r w:rsidRPr="00185239">
              <w:rPr>
                <w:rFonts w:ascii="Trebuchet MS" w:hAnsi="Trebuchet MS"/>
                <w:sz w:val="22"/>
                <w:szCs w:val="22"/>
              </w:rPr>
              <w:t>”):</w:t>
            </w:r>
            <w:bookmarkEnd w:id="46"/>
          </w:p>
          <w:p w14:paraId="0732335B" w14:textId="77777777" w:rsidR="00D54BB6" w:rsidRPr="00185239" w:rsidRDefault="00D54BB6" w:rsidP="006A2E3D">
            <w:pPr>
              <w:widowControl w:val="0"/>
              <w:spacing w:line="280" w:lineRule="exact"/>
              <w:rPr>
                <w:rFonts w:ascii="Trebuchet MS" w:hAnsi="Trebuchet MS"/>
                <w:sz w:val="22"/>
                <w:szCs w:val="22"/>
              </w:rPr>
            </w:pPr>
          </w:p>
          <w:p w14:paraId="2BE8DF8F"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bookmarkStart w:id="47" w:name="_Ref164238998"/>
            <w:bookmarkStart w:id="48" w:name="_Ref137104995"/>
            <w:bookmarkStart w:id="49" w:name="_Ref137475230"/>
            <w:bookmarkStart w:id="50" w:name="_Ref130283570"/>
            <w:bookmarkStart w:id="51" w:name="_Ref130301134"/>
            <w:proofErr w:type="gramStart"/>
            <w:r w:rsidRPr="00185239">
              <w:rPr>
                <w:rFonts w:ascii="Trebuchet MS" w:hAnsi="Trebuchet MS"/>
                <w:sz w:val="22"/>
                <w:szCs w:val="22"/>
              </w:rPr>
              <w:t>descumprimento</w:t>
            </w:r>
            <w:proofErr w:type="gramEnd"/>
            <w:r w:rsidRPr="00185239">
              <w:rPr>
                <w:rFonts w:ascii="Trebuchet MS" w:hAnsi="Trebuchet MS"/>
                <w:sz w:val="22"/>
                <w:szCs w:val="22"/>
              </w:rPr>
              <w:t xml:space="preserve"> pela Emissora de qualquer uma de suas obrigações pecuniárias assumidas nesta Escritura de Emissão </w:t>
            </w:r>
            <w:r w:rsidR="00FD2892" w:rsidRPr="00185239">
              <w:rPr>
                <w:rFonts w:ascii="Trebuchet MS" w:hAnsi="Trebuchet MS"/>
                <w:sz w:val="22"/>
                <w:szCs w:val="22"/>
              </w:rPr>
              <w:t xml:space="preserve">de Debêntures </w:t>
            </w:r>
            <w:r w:rsidRPr="00185239">
              <w:rPr>
                <w:rFonts w:ascii="Trebuchet MS" w:hAnsi="Trebuchet MS"/>
                <w:sz w:val="22"/>
                <w:szCs w:val="22"/>
              </w:rPr>
              <w:t xml:space="preserve">e/ou </w:t>
            </w:r>
            <w:r w:rsidR="005E133B" w:rsidRPr="00185239">
              <w:rPr>
                <w:rFonts w:ascii="Trebuchet MS" w:hAnsi="Trebuchet MS"/>
                <w:sz w:val="22"/>
                <w:szCs w:val="22"/>
              </w:rPr>
              <w:t>Alienação Fiduciária dos Imóveis Garantia</w:t>
            </w:r>
            <w:r w:rsidR="00B41D64" w:rsidRPr="00185239">
              <w:rPr>
                <w:rFonts w:ascii="Trebuchet MS" w:hAnsi="Trebuchet MS"/>
                <w:sz w:val="22"/>
                <w:szCs w:val="22"/>
              </w:rPr>
              <w:t xml:space="preserve"> e/ou</w:t>
            </w:r>
            <w:r w:rsidR="005151CF" w:rsidRPr="00185239">
              <w:rPr>
                <w:rFonts w:ascii="Trebuchet MS" w:hAnsi="Trebuchet MS"/>
                <w:sz w:val="22"/>
                <w:szCs w:val="22"/>
              </w:rPr>
              <w:t xml:space="preserve"> Contrato de Cessão Fiduciária e/ou </w:t>
            </w:r>
            <w:r w:rsidR="00366414" w:rsidRPr="00185239">
              <w:rPr>
                <w:rFonts w:ascii="Trebuchet MS" w:hAnsi="Trebuchet MS"/>
                <w:sz w:val="22"/>
                <w:szCs w:val="22"/>
              </w:rPr>
              <w:t xml:space="preserve">Contrato </w:t>
            </w:r>
            <w:r w:rsidR="005151CF" w:rsidRPr="00185239">
              <w:rPr>
                <w:rFonts w:ascii="Trebuchet MS" w:hAnsi="Trebuchet MS"/>
                <w:sz w:val="22"/>
                <w:szCs w:val="22"/>
              </w:rPr>
              <w:t xml:space="preserve">de </w:t>
            </w:r>
            <w:proofErr w:type="spellStart"/>
            <w:r w:rsidR="00366414" w:rsidRPr="00185239">
              <w:rPr>
                <w:rFonts w:ascii="Trebuchet MS" w:hAnsi="Trebuchet MS"/>
                <w:sz w:val="22"/>
                <w:szCs w:val="22"/>
              </w:rPr>
              <w:t>Servicer</w:t>
            </w:r>
            <w:proofErr w:type="spellEnd"/>
            <w:r w:rsidR="00B41D64" w:rsidRPr="00185239">
              <w:rPr>
                <w:rFonts w:ascii="Trebuchet MS" w:hAnsi="Trebuchet MS"/>
                <w:sz w:val="22"/>
                <w:szCs w:val="22"/>
              </w:rPr>
              <w:t>,</w:t>
            </w:r>
            <w:r w:rsidR="00366414" w:rsidRPr="00185239">
              <w:rPr>
                <w:rFonts w:ascii="Trebuchet MS" w:hAnsi="Trebuchet MS"/>
                <w:sz w:val="22"/>
                <w:szCs w:val="22"/>
              </w:rPr>
              <w:t xml:space="preserve"> </w:t>
            </w:r>
            <w:r w:rsidRPr="00185239">
              <w:rPr>
                <w:rFonts w:ascii="Trebuchet MS" w:hAnsi="Trebuchet MS"/>
                <w:sz w:val="22"/>
                <w:szCs w:val="22"/>
              </w:rPr>
              <w:t xml:space="preserve">não sanado no prazo de 5 (cinco) Dias Úteis contado do descumprimento; </w:t>
            </w:r>
          </w:p>
          <w:p w14:paraId="1FD53EF4" w14:textId="77777777" w:rsidR="00D54BB6" w:rsidRPr="00185239" w:rsidRDefault="00D54BB6" w:rsidP="006A2E3D">
            <w:pPr>
              <w:pStyle w:val="Corpodetexto"/>
              <w:widowControl w:val="0"/>
              <w:suppressAutoHyphens/>
              <w:spacing w:line="280" w:lineRule="exact"/>
              <w:ind w:left="567"/>
              <w:rPr>
                <w:rFonts w:ascii="Trebuchet MS" w:hAnsi="Trebuchet MS"/>
                <w:sz w:val="22"/>
                <w:szCs w:val="22"/>
              </w:rPr>
            </w:pPr>
          </w:p>
          <w:p w14:paraId="52DCCD7D"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descumprimento</w:t>
            </w:r>
            <w:proofErr w:type="gramEnd"/>
            <w:r w:rsidRPr="00185239">
              <w:rPr>
                <w:rFonts w:ascii="Trebuchet MS" w:hAnsi="Trebuchet MS"/>
                <w:sz w:val="22"/>
                <w:szCs w:val="22"/>
              </w:rPr>
              <w:t xml:space="preserve"> pela Emissora de qualquer uma de suas obrigações não pecuniárias assumidas nesta Escritura de Emissão </w:t>
            </w:r>
            <w:r w:rsidR="00FD2892" w:rsidRPr="00185239">
              <w:rPr>
                <w:rFonts w:ascii="Trebuchet MS" w:hAnsi="Trebuchet MS"/>
                <w:sz w:val="22"/>
                <w:szCs w:val="22"/>
              </w:rPr>
              <w:t xml:space="preserve">de Debêntures </w:t>
            </w:r>
            <w:r w:rsidRPr="00185239">
              <w:rPr>
                <w:rFonts w:ascii="Trebuchet MS" w:hAnsi="Trebuchet MS"/>
                <w:sz w:val="22"/>
                <w:szCs w:val="22"/>
              </w:rPr>
              <w:t xml:space="preserve">e/ou </w:t>
            </w:r>
            <w:r w:rsidR="005E133B" w:rsidRPr="00185239">
              <w:rPr>
                <w:rFonts w:ascii="Trebuchet MS" w:hAnsi="Trebuchet MS"/>
                <w:sz w:val="22"/>
                <w:szCs w:val="22"/>
              </w:rPr>
              <w:t>Alienação Fiduciária dos Imóveis Garantia</w:t>
            </w:r>
            <w:r w:rsidR="00B41D64" w:rsidRPr="00185239">
              <w:rPr>
                <w:rFonts w:ascii="Trebuchet MS" w:hAnsi="Trebuchet MS"/>
                <w:sz w:val="22"/>
                <w:szCs w:val="22"/>
              </w:rPr>
              <w:t xml:space="preserve"> e/ou Contrato de Cessão Fiduciária e/ou  Contrato de </w:t>
            </w:r>
            <w:proofErr w:type="spellStart"/>
            <w:r w:rsidR="00B41D64" w:rsidRPr="00185239">
              <w:rPr>
                <w:rFonts w:ascii="Trebuchet MS" w:hAnsi="Trebuchet MS"/>
                <w:sz w:val="22"/>
                <w:szCs w:val="22"/>
              </w:rPr>
              <w:t>Servicer</w:t>
            </w:r>
            <w:proofErr w:type="spellEnd"/>
            <w:r w:rsidRPr="00185239">
              <w:rPr>
                <w:rFonts w:ascii="Trebuchet MS" w:hAnsi="Trebuchet MS"/>
                <w:sz w:val="22"/>
                <w:szCs w:val="22"/>
              </w:rPr>
              <w:t>, não sanada no prazo de cura específico ou, caso não haja, em 30 (trinta) dias contados do recebimento de aviso escrito da Debenturista;</w:t>
            </w:r>
            <w:r w:rsidR="005E133B" w:rsidRPr="00185239">
              <w:rPr>
                <w:rFonts w:ascii="Trebuchet MS" w:hAnsi="Trebuchet MS"/>
                <w:bCs/>
                <w:i/>
                <w:sz w:val="22"/>
                <w:szCs w:val="22"/>
              </w:rPr>
              <w:t xml:space="preserve"> </w:t>
            </w:r>
          </w:p>
          <w:p w14:paraId="7BC40CBF" w14:textId="77777777" w:rsidR="00E31320" w:rsidRPr="00185239" w:rsidRDefault="00E31320" w:rsidP="006A2E3D">
            <w:pPr>
              <w:pStyle w:val="Corpodetexto"/>
              <w:widowControl w:val="0"/>
              <w:suppressAutoHyphens/>
              <w:spacing w:line="280" w:lineRule="exact"/>
              <w:rPr>
                <w:rFonts w:ascii="Trebuchet MS" w:hAnsi="Trebuchet MS"/>
                <w:sz w:val="22"/>
                <w:szCs w:val="22"/>
              </w:rPr>
            </w:pPr>
          </w:p>
          <w:bookmarkEnd w:id="47"/>
          <w:bookmarkEnd w:id="48"/>
          <w:bookmarkEnd w:id="49"/>
          <w:bookmarkEnd w:id="50"/>
          <w:bookmarkEnd w:id="51"/>
          <w:p w14:paraId="2B2A0183"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ocorrência</w:t>
            </w:r>
            <w:proofErr w:type="gramEnd"/>
            <w:r w:rsidRPr="00185239">
              <w:rPr>
                <w:rFonts w:ascii="Trebuchet MS" w:hAnsi="Trebuchet MS"/>
                <w:sz w:val="22"/>
                <w:szCs w:val="22"/>
              </w:rPr>
              <w:t xml:space="preserve"> das hipóteses mencionadas nos artigos 333 e 1.425 do Código Civil;</w:t>
            </w:r>
          </w:p>
          <w:p w14:paraId="0588B777" w14:textId="77777777" w:rsidR="00D54BB6" w:rsidRPr="00185239" w:rsidRDefault="00D54BB6" w:rsidP="006A2E3D">
            <w:pPr>
              <w:pStyle w:val="Corpodetexto"/>
              <w:widowControl w:val="0"/>
              <w:suppressAutoHyphens/>
              <w:spacing w:line="280" w:lineRule="exact"/>
              <w:ind w:left="567"/>
              <w:rPr>
                <w:rFonts w:ascii="Trebuchet MS" w:hAnsi="Trebuchet MS"/>
                <w:sz w:val="22"/>
                <w:szCs w:val="22"/>
              </w:rPr>
            </w:pPr>
          </w:p>
          <w:p w14:paraId="68F2FE89"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requerimento</w:t>
            </w:r>
            <w:proofErr w:type="gramEnd"/>
            <w:r w:rsidRPr="00185239">
              <w:rPr>
                <w:rFonts w:ascii="Trebuchet MS" w:hAnsi="Trebuchet MS"/>
                <w:sz w:val="22"/>
                <w:szCs w:val="22"/>
              </w:rPr>
              <w:t xml:space="preserve"> de recuperação judicial ou submissão a qualquer credor ou classe de credores de pedido de negociação de plano de recuperação extrajudicial pela Emissora;</w:t>
            </w:r>
          </w:p>
          <w:p w14:paraId="4D1BB159" w14:textId="77777777" w:rsidR="00F74BEE" w:rsidRPr="00185239" w:rsidRDefault="00F74BEE" w:rsidP="009B6ED3">
            <w:pPr>
              <w:pStyle w:val="Corpodetexto"/>
              <w:widowControl w:val="0"/>
              <w:suppressAutoHyphens/>
              <w:spacing w:line="280" w:lineRule="exact"/>
              <w:rPr>
                <w:rFonts w:ascii="Trebuchet MS" w:hAnsi="Trebuchet MS"/>
                <w:sz w:val="22"/>
                <w:szCs w:val="22"/>
              </w:rPr>
            </w:pPr>
          </w:p>
          <w:p w14:paraId="3A6F8C88"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requerimento</w:t>
            </w:r>
            <w:proofErr w:type="gramEnd"/>
            <w:r w:rsidRPr="00185239">
              <w:rPr>
                <w:rFonts w:ascii="Trebuchet MS" w:hAnsi="Trebuchet MS"/>
                <w:sz w:val="22"/>
                <w:szCs w:val="22"/>
              </w:rPr>
              <w:t xml:space="preserve"> de falência contra a Emissora não elidido no prazo legal, decretação de falência da Emissora, sua extinção, liquidação, dissolução, insolvência ou pedido de autofalência;</w:t>
            </w:r>
          </w:p>
          <w:p w14:paraId="646F1824" w14:textId="77777777" w:rsidR="00F74BEE" w:rsidRPr="00185239" w:rsidRDefault="00F74BEE" w:rsidP="006A2E3D">
            <w:pPr>
              <w:pStyle w:val="Corpodetexto"/>
              <w:widowControl w:val="0"/>
              <w:suppressAutoHyphens/>
              <w:spacing w:line="280" w:lineRule="exact"/>
              <w:ind w:left="567"/>
              <w:rPr>
                <w:rFonts w:ascii="Trebuchet MS" w:hAnsi="Trebuchet MS"/>
                <w:sz w:val="22"/>
                <w:szCs w:val="22"/>
              </w:rPr>
            </w:pPr>
          </w:p>
          <w:p w14:paraId="14FE1C02"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protestos</w:t>
            </w:r>
            <w:proofErr w:type="gramEnd"/>
            <w:r w:rsidRPr="00185239">
              <w:rPr>
                <w:rFonts w:ascii="Trebuchet MS" w:hAnsi="Trebuchet MS"/>
                <w:sz w:val="22"/>
                <w:szCs w:val="22"/>
              </w:rPr>
              <w:t xml:space="preserve"> legítimos de títulos contra a Emissora, cujo valor unitário ou agregado ultrapasse </w:t>
            </w:r>
            <w:r w:rsidR="005151CF" w:rsidRPr="00185239">
              <w:rPr>
                <w:rFonts w:ascii="Trebuchet MS" w:hAnsi="Trebuchet MS"/>
                <w:sz w:val="22"/>
                <w:szCs w:val="22"/>
              </w:rPr>
              <w:t>R$ 2.000.000,00</w:t>
            </w:r>
            <w:r w:rsidRPr="00185239">
              <w:rPr>
                <w:rFonts w:ascii="Trebuchet MS" w:hAnsi="Trebuchet MS"/>
                <w:sz w:val="22"/>
                <w:szCs w:val="22"/>
              </w:rPr>
              <w:t xml:space="preserve"> (</w:t>
            </w:r>
            <w:r w:rsidR="00AA1CC5" w:rsidRPr="00185239">
              <w:rPr>
                <w:rFonts w:ascii="Trebuchet MS" w:hAnsi="Trebuchet MS"/>
                <w:sz w:val="22"/>
                <w:szCs w:val="22"/>
              </w:rPr>
              <w:t>dois milhões de</w:t>
            </w:r>
            <w:r w:rsidRPr="00185239">
              <w:rPr>
                <w:rFonts w:ascii="Trebuchet MS" w:hAnsi="Trebuchet MS"/>
                <w:sz w:val="22"/>
                <w:szCs w:val="22"/>
              </w:rPr>
              <w:t xml:space="preserve"> reais), salvo se (i) o protesto tiver sido efetuado por erro ou má</w:t>
            </w:r>
            <w:r w:rsidR="00B335AE" w:rsidRPr="00185239">
              <w:rPr>
                <w:rFonts w:ascii="Trebuchet MS" w:hAnsi="Trebuchet MS"/>
                <w:sz w:val="22"/>
                <w:szCs w:val="22"/>
              </w:rPr>
              <w:t>-</w:t>
            </w:r>
            <w:r w:rsidRPr="00185239">
              <w:rPr>
                <w:rFonts w:ascii="Trebuchet MS" w:hAnsi="Trebuchet MS"/>
                <w:sz w:val="22"/>
                <w:szCs w:val="22"/>
              </w:rPr>
              <w:t xml:space="preserve">fé de terceiros, </w:t>
            </w:r>
            <w:r w:rsidRPr="00185239">
              <w:rPr>
                <w:rFonts w:ascii="Trebuchet MS" w:hAnsi="Trebuchet MS"/>
                <w:sz w:val="22"/>
                <w:szCs w:val="22"/>
              </w:rPr>
              <w:lastRenderedPageBreak/>
              <w:t>desde que validamente comprovado pela Emissora; (</w:t>
            </w:r>
            <w:proofErr w:type="spellStart"/>
            <w:r w:rsidRPr="00185239">
              <w:rPr>
                <w:rFonts w:ascii="Trebuchet MS" w:hAnsi="Trebuchet MS"/>
                <w:sz w:val="22"/>
                <w:szCs w:val="22"/>
              </w:rPr>
              <w:t>ii</w:t>
            </w:r>
            <w:proofErr w:type="spellEnd"/>
            <w:r w:rsidRPr="00185239">
              <w:rPr>
                <w:rFonts w:ascii="Trebuchet MS" w:hAnsi="Trebuchet MS"/>
                <w:sz w:val="22"/>
                <w:szCs w:val="22"/>
              </w:rPr>
              <w:t xml:space="preserve">) se for cancelado, sanado, suspenso ou sejam prestadas garantias suficientes, em qualquer hipótese, no prazo máximo de 10 (dez) Dias Úteis de sua ocorrência; </w:t>
            </w:r>
          </w:p>
          <w:p w14:paraId="73854706" w14:textId="77777777" w:rsidR="00D54BB6" w:rsidRPr="00185239" w:rsidRDefault="00D54BB6" w:rsidP="006A2E3D">
            <w:pPr>
              <w:pStyle w:val="Corpodetexto"/>
              <w:widowControl w:val="0"/>
              <w:suppressAutoHyphens/>
              <w:spacing w:line="280" w:lineRule="exact"/>
              <w:ind w:left="567"/>
              <w:rPr>
                <w:rFonts w:ascii="Trebuchet MS" w:hAnsi="Trebuchet MS"/>
                <w:sz w:val="22"/>
                <w:szCs w:val="22"/>
              </w:rPr>
            </w:pPr>
          </w:p>
          <w:p w14:paraId="5B02AA43"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cessão</w:t>
            </w:r>
            <w:proofErr w:type="gramEnd"/>
            <w:r w:rsidRPr="00185239">
              <w:rPr>
                <w:rFonts w:ascii="Trebuchet MS" w:hAnsi="Trebuchet MS"/>
                <w:sz w:val="22"/>
                <w:szCs w:val="22"/>
              </w:rPr>
              <w:t>, promessa de cessão ou qualquer forma de transferência ou promessa de transferência a terceiros, no todo ou em parte, pela Emissora, de qualquer de suas obrigações nos termos das Debêntures e desta Escritura de Emissão, exceto se previamente autorizado pela Debenturista;</w:t>
            </w:r>
          </w:p>
          <w:p w14:paraId="104ABA90" w14:textId="77777777" w:rsidR="00E31320" w:rsidRPr="00185239" w:rsidRDefault="00E31320" w:rsidP="006A2E3D">
            <w:pPr>
              <w:pStyle w:val="PargrafodaLista"/>
              <w:spacing w:line="280" w:lineRule="exact"/>
              <w:rPr>
                <w:rFonts w:ascii="Trebuchet MS" w:hAnsi="Trebuchet MS"/>
                <w:sz w:val="22"/>
                <w:szCs w:val="22"/>
              </w:rPr>
            </w:pPr>
          </w:p>
          <w:p w14:paraId="1DE3E135" w14:textId="77777777" w:rsidR="00D54BB6" w:rsidRPr="00185239" w:rsidRDefault="00D54BB6" w:rsidP="006A2E3D">
            <w:pPr>
              <w:pStyle w:val="Corpodetexto"/>
              <w:widowControl w:val="0"/>
              <w:numPr>
                <w:ilvl w:val="0"/>
                <w:numId w:val="10"/>
              </w:numPr>
              <w:tabs>
                <w:tab w:val="clear" w:pos="576"/>
                <w:tab w:val="left" w:pos="567"/>
              </w:tabs>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não</w:t>
            </w:r>
            <w:proofErr w:type="gramEnd"/>
            <w:r w:rsidRPr="00185239">
              <w:rPr>
                <w:rFonts w:ascii="Trebuchet MS" w:hAnsi="Trebuchet MS"/>
                <w:sz w:val="22"/>
                <w:szCs w:val="22"/>
              </w:rPr>
              <w:t xml:space="preserve"> realização, por motivo imputável à Emissora, do registro do Contrato de Alienação Fiduciária, em até 90 (noventa) dias contados da data da </w:t>
            </w:r>
            <w:r w:rsidR="00166880" w:rsidRPr="00185239">
              <w:rPr>
                <w:rFonts w:ascii="Trebuchet MS" w:hAnsi="Trebuchet MS"/>
                <w:sz w:val="22"/>
                <w:szCs w:val="22"/>
              </w:rPr>
              <w:t>I</w:t>
            </w:r>
            <w:r w:rsidRPr="00185239">
              <w:rPr>
                <w:rFonts w:ascii="Trebuchet MS" w:hAnsi="Trebuchet MS"/>
                <w:sz w:val="22"/>
                <w:szCs w:val="22"/>
              </w:rPr>
              <w:t>ntegralização</w:t>
            </w:r>
            <w:r w:rsidR="00084536" w:rsidRPr="00185239">
              <w:rPr>
                <w:rFonts w:ascii="Trebuchet MS" w:hAnsi="Trebuchet MS"/>
                <w:sz w:val="22"/>
                <w:szCs w:val="22"/>
              </w:rPr>
              <w:t xml:space="preserve"> das Debêntures</w:t>
            </w:r>
            <w:r w:rsidR="00AA1CC5" w:rsidRPr="00185239">
              <w:rPr>
                <w:rFonts w:ascii="Trebuchet MS" w:hAnsi="Trebuchet MS"/>
                <w:sz w:val="22"/>
                <w:szCs w:val="22"/>
              </w:rPr>
              <w:t xml:space="preserve"> hipótese em que se aplicará o disposto nas cláusulas 4.7.4 e 4.7.5 acima</w:t>
            </w:r>
            <w:r w:rsidRPr="00185239">
              <w:rPr>
                <w:rFonts w:ascii="Trebuchet MS" w:hAnsi="Trebuchet MS"/>
                <w:sz w:val="22"/>
                <w:szCs w:val="22"/>
              </w:rPr>
              <w:t>;</w:t>
            </w:r>
          </w:p>
          <w:p w14:paraId="4A437F40" w14:textId="77777777" w:rsidR="00D54BB6" w:rsidRPr="00185239" w:rsidRDefault="00D54BB6" w:rsidP="006A2E3D">
            <w:pPr>
              <w:spacing w:line="280" w:lineRule="exact"/>
              <w:rPr>
                <w:rFonts w:ascii="Trebuchet MS" w:hAnsi="Trebuchet MS"/>
                <w:sz w:val="22"/>
                <w:szCs w:val="22"/>
              </w:rPr>
            </w:pPr>
          </w:p>
          <w:p w14:paraId="1A75A1A7"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invalidade</w:t>
            </w:r>
            <w:proofErr w:type="gramEnd"/>
            <w:r w:rsidRPr="00185239">
              <w:rPr>
                <w:rFonts w:ascii="Trebuchet MS" w:hAnsi="Trebuchet MS"/>
                <w:sz w:val="22"/>
                <w:szCs w:val="22"/>
              </w:rPr>
              <w:t>, ineficácia, nulidade ou inexequibilidade desta Escritura de Emissão ou de quaisquer das obrigações da Emissora oriundas desta Escritura de Emissão;</w:t>
            </w:r>
          </w:p>
          <w:p w14:paraId="2DC7509F" w14:textId="77777777" w:rsidR="00E31320" w:rsidRPr="00185239" w:rsidRDefault="00E31320" w:rsidP="006A2E3D">
            <w:pPr>
              <w:pStyle w:val="Corpodetexto"/>
              <w:widowControl w:val="0"/>
              <w:suppressAutoHyphens/>
              <w:spacing w:line="280" w:lineRule="exact"/>
              <w:rPr>
                <w:rFonts w:ascii="Trebuchet MS" w:hAnsi="Trebuchet MS"/>
                <w:sz w:val="22"/>
                <w:szCs w:val="22"/>
              </w:rPr>
            </w:pPr>
          </w:p>
          <w:p w14:paraId="526CAC24"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se</w:t>
            </w:r>
            <w:proofErr w:type="gramEnd"/>
            <w:r w:rsidRPr="00185239">
              <w:rPr>
                <w:rFonts w:ascii="Trebuchet MS" w:hAnsi="Trebuchet MS"/>
                <w:sz w:val="22"/>
                <w:szCs w:val="22"/>
              </w:rPr>
              <w:t xml:space="preserve"> for comprovada a falsidade de qualquer declaração ou informação da Emissora, contida nesta Escritura de Emissão, que gere comprovado dano ou prejuízo para a Debenturista ou aos titulares de CRI, a qualquer título</w:t>
            </w:r>
            <w:r w:rsidR="005E133B" w:rsidRPr="00185239">
              <w:rPr>
                <w:rFonts w:ascii="Trebuchet MS" w:hAnsi="Trebuchet MS"/>
                <w:sz w:val="22"/>
                <w:szCs w:val="22"/>
              </w:rPr>
              <w:t>, não corrigidas (se passíveis de correção) em 05 (cinco) Dias Úteis</w:t>
            </w:r>
            <w:r w:rsidRPr="00185239">
              <w:rPr>
                <w:rFonts w:ascii="Trebuchet MS" w:hAnsi="Trebuchet MS"/>
                <w:sz w:val="22"/>
                <w:szCs w:val="22"/>
              </w:rPr>
              <w:t>;</w:t>
            </w:r>
            <w:r w:rsidR="005E133B" w:rsidRPr="00185239">
              <w:rPr>
                <w:rFonts w:ascii="Trebuchet MS" w:hAnsi="Trebuchet MS"/>
                <w:bCs/>
                <w:i/>
                <w:sz w:val="22"/>
                <w:szCs w:val="22"/>
              </w:rPr>
              <w:t xml:space="preserve"> </w:t>
            </w:r>
          </w:p>
          <w:p w14:paraId="2E14CCC0" w14:textId="77777777" w:rsidR="00537ECD" w:rsidRPr="00185239" w:rsidRDefault="00537ECD" w:rsidP="006A2E3D">
            <w:pPr>
              <w:pStyle w:val="Corpodetexto"/>
              <w:widowControl w:val="0"/>
              <w:suppressAutoHyphens/>
              <w:spacing w:line="280" w:lineRule="exact"/>
              <w:ind w:left="567"/>
              <w:rPr>
                <w:rFonts w:ascii="Trebuchet MS" w:hAnsi="Trebuchet MS"/>
                <w:sz w:val="22"/>
                <w:szCs w:val="22"/>
              </w:rPr>
            </w:pPr>
          </w:p>
          <w:p w14:paraId="6EFFBC43"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declaração</w:t>
            </w:r>
            <w:proofErr w:type="gramEnd"/>
            <w:r w:rsidRPr="00185239">
              <w:rPr>
                <w:rFonts w:ascii="Trebuchet MS" w:hAnsi="Trebuchet MS"/>
                <w:sz w:val="22"/>
                <w:szCs w:val="22"/>
              </w:rPr>
              <w:t xml:space="preserve"> de vencimento antecipado de quaisquer dívidas da Emissora, cujo valor individual ou agregado, seja igual ou superior </w:t>
            </w:r>
            <w:r w:rsidR="005E133B" w:rsidRPr="00185239">
              <w:rPr>
                <w:rFonts w:ascii="Trebuchet MS" w:hAnsi="Trebuchet MS"/>
                <w:sz w:val="22"/>
                <w:szCs w:val="22"/>
              </w:rPr>
              <w:t xml:space="preserve">a </w:t>
            </w:r>
            <w:r w:rsidRPr="00185239">
              <w:rPr>
                <w:rFonts w:ascii="Trebuchet MS" w:hAnsi="Trebuchet MS"/>
                <w:sz w:val="22"/>
                <w:szCs w:val="22"/>
              </w:rPr>
              <w:t>R</w:t>
            </w:r>
            <w:r w:rsidR="005151CF" w:rsidRPr="00185239">
              <w:rPr>
                <w:rFonts w:ascii="Trebuchet MS" w:hAnsi="Trebuchet MS"/>
                <w:sz w:val="22"/>
                <w:szCs w:val="22"/>
              </w:rPr>
              <w:t>$ 2.000.000,00 (dois milhões de reais</w:t>
            </w:r>
            <w:r w:rsidRPr="00185239">
              <w:rPr>
                <w:rFonts w:ascii="Trebuchet MS" w:hAnsi="Trebuchet MS"/>
                <w:sz w:val="22"/>
                <w:szCs w:val="22"/>
              </w:rPr>
              <w:t>), salvo se a Emissora comprovar, até o</w:t>
            </w:r>
            <w:r w:rsidR="005E133B" w:rsidRPr="00185239">
              <w:rPr>
                <w:rFonts w:ascii="Trebuchet MS" w:hAnsi="Trebuchet MS"/>
                <w:sz w:val="22"/>
                <w:szCs w:val="22"/>
              </w:rPr>
              <w:t>s 05 (cinco)</w:t>
            </w:r>
            <w:r w:rsidRPr="00185239">
              <w:rPr>
                <w:rFonts w:ascii="Trebuchet MS" w:hAnsi="Trebuchet MS"/>
                <w:sz w:val="22"/>
                <w:szCs w:val="22"/>
              </w:rPr>
              <w:t xml:space="preserve"> Dia</w:t>
            </w:r>
            <w:r w:rsidR="005E133B" w:rsidRPr="00185239">
              <w:rPr>
                <w:rFonts w:ascii="Trebuchet MS" w:hAnsi="Trebuchet MS"/>
                <w:sz w:val="22"/>
                <w:szCs w:val="22"/>
              </w:rPr>
              <w:t>s</w:t>
            </w:r>
            <w:r w:rsidRPr="00185239">
              <w:rPr>
                <w:rFonts w:ascii="Trebuchet MS" w:hAnsi="Trebuchet MS"/>
                <w:sz w:val="22"/>
                <w:szCs w:val="22"/>
              </w:rPr>
              <w:t xml:space="preserve"> </w:t>
            </w:r>
            <w:r w:rsidR="005151CF" w:rsidRPr="00185239">
              <w:rPr>
                <w:rFonts w:ascii="Trebuchet MS" w:hAnsi="Trebuchet MS"/>
                <w:sz w:val="22"/>
                <w:szCs w:val="22"/>
              </w:rPr>
              <w:t>Úteis imediatamente</w:t>
            </w:r>
            <w:r w:rsidRPr="00185239">
              <w:rPr>
                <w:rFonts w:ascii="Trebuchet MS" w:hAnsi="Trebuchet MS"/>
                <w:sz w:val="22"/>
                <w:szCs w:val="22"/>
              </w:rPr>
              <w:t xml:space="preserve"> seguinte</w:t>
            </w:r>
            <w:r w:rsidR="005E133B" w:rsidRPr="00185239">
              <w:rPr>
                <w:rFonts w:ascii="Trebuchet MS" w:hAnsi="Trebuchet MS"/>
                <w:sz w:val="22"/>
                <w:szCs w:val="22"/>
              </w:rPr>
              <w:t>s</w:t>
            </w:r>
            <w:r w:rsidRPr="00185239">
              <w:rPr>
                <w:rFonts w:ascii="Trebuchet MS" w:hAnsi="Trebuchet MS"/>
                <w:sz w:val="22"/>
                <w:szCs w:val="22"/>
              </w:rPr>
              <w:t xml:space="preserve"> à data de sua ocorrência, que tal inadimplemento não ocorreu ou foi devidamente sanado pela Emissora; </w:t>
            </w:r>
          </w:p>
          <w:p w14:paraId="63E6405D" w14:textId="77777777" w:rsidR="00155116" w:rsidRPr="00185239" w:rsidRDefault="00155116" w:rsidP="006A2E3D">
            <w:pPr>
              <w:pStyle w:val="Corpodetexto"/>
              <w:widowControl w:val="0"/>
              <w:suppressAutoHyphens/>
              <w:spacing w:line="280" w:lineRule="exact"/>
              <w:ind w:left="567"/>
              <w:rPr>
                <w:rFonts w:ascii="Trebuchet MS" w:hAnsi="Trebuchet MS"/>
                <w:sz w:val="22"/>
                <w:szCs w:val="22"/>
              </w:rPr>
            </w:pPr>
          </w:p>
          <w:p w14:paraId="13400A87"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não</w:t>
            </w:r>
            <w:proofErr w:type="gramEnd"/>
            <w:r w:rsidRPr="00185239">
              <w:rPr>
                <w:rFonts w:ascii="Trebuchet MS" w:hAnsi="Trebuchet MS"/>
                <w:sz w:val="22"/>
                <w:szCs w:val="22"/>
              </w:rPr>
              <w:t xml:space="preserve"> pagamento, pela Emissora, de decisão arbitral ou judicial transitada em julgado contra a Emissora, cujo valor individual ou agregado, seja igual ou superior a R$</w:t>
            </w:r>
            <w:r w:rsidR="00AF5785" w:rsidRPr="00185239">
              <w:rPr>
                <w:rFonts w:ascii="Trebuchet MS" w:hAnsi="Trebuchet MS"/>
                <w:sz w:val="22"/>
                <w:szCs w:val="22"/>
              </w:rPr>
              <w:t xml:space="preserve"> 1</w:t>
            </w:r>
            <w:r w:rsidRPr="00185239">
              <w:rPr>
                <w:rFonts w:ascii="Trebuchet MS" w:hAnsi="Trebuchet MS"/>
                <w:sz w:val="22"/>
                <w:szCs w:val="22"/>
              </w:rPr>
              <w:t>.000.000,00 (</w:t>
            </w:r>
            <w:r w:rsidR="00AF5785" w:rsidRPr="00185239">
              <w:rPr>
                <w:rFonts w:ascii="Trebuchet MS" w:hAnsi="Trebuchet MS"/>
                <w:sz w:val="22"/>
                <w:szCs w:val="22"/>
              </w:rPr>
              <w:t xml:space="preserve">um milhão </w:t>
            </w:r>
            <w:r w:rsidRPr="00185239">
              <w:rPr>
                <w:rFonts w:ascii="Trebuchet MS" w:hAnsi="Trebuchet MS"/>
                <w:sz w:val="22"/>
                <w:szCs w:val="22"/>
              </w:rPr>
              <w:t>de reais),</w:t>
            </w:r>
            <w:r w:rsidR="005E133B" w:rsidRPr="00185239">
              <w:rPr>
                <w:rFonts w:ascii="Trebuchet MS" w:hAnsi="Trebuchet MS"/>
                <w:sz w:val="22"/>
                <w:szCs w:val="22"/>
              </w:rPr>
              <w:t xml:space="preserve"> desde que </w:t>
            </w:r>
            <w:r w:rsidR="005E133B" w:rsidRPr="00185239">
              <w:rPr>
                <w:rFonts w:ascii="Trebuchet MS" w:hAnsi="Trebuchet MS"/>
                <w:sz w:val="22"/>
                <w:szCs w:val="22"/>
              </w:rPr>
              <w:lastRenderedPageBreak/>
              <w:t>a Emissora não comprove aos Debenturistas, no prazo de 02 (dois) Dias Úteis, o pagamento nos prazos e termos estabelecidos na referida decisão</w:t>
            </w:r>
            <w:r w:rsidRPr="00185239">
              <w:rPr>
                <w:rFonts w:ascii="Trebuchet MS" w:hAnsi="Trebuchet MS"/>
                <w:sz w:val="22"/>
                <w:szCs w:val="22"/>
              </w:rPr>
              <w:t xml:space="preserve">; </w:t>
            </w:r>
          </w:p>
          <w:p w14:paraId="1AE08F3F" w14:textId="77777777" w:rsidR="0005231E" w:rsidRPr="00185239" w:rsidRDefault="0005231E" w:rsidP="006A2E3D">
            <w:pPr>
              <w:pStyle w:val="Corpodetexto"/>
              <w:widowControl w:val="0"/>
              <w:suppressAutoHyphens/>
              <w:spacing w:line="280" w:lineRule="exact"/>
              <w:ind w:left="567"/>
              <w:rPr>
                <w:rFonts w:ascii="Trebuchet MS" w:hAnsi="Trebuchet MS"/>
                <w:sz w:val="22"/>
                <w:szCs w:val="22"/>
              </w:rPr>
            </w:pPr>
          </w:p>
          <w:p w14:paraId="33E43230"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alteração</w:t>
            </w:r>
            <w:proofErr w:type="gramEnd"/>
            <w:r w:rsidRPr="00185239">
              <w:rPr>
                <w:rFonts w:ascii="Trebuchet MS" w:hAnsi="Trebuchet MS"/>
                <w:sz w:val="22"/>
                <w:szCs w:val="22"/>
              </w:rPr>
              <w:t xml:space="preserve"> do Estatuto Social da Emissora que implique a concessão de direito de retirada aos sócios da Emissora em montante que possa afetar, direta ou indiretamente, o cumprimento das obrigações da Emissora previstas nesta Escritura de Emissão;</w:t>
            </w:r>
          </w:p>
          <w:p w14:paraId="54662E28" w14:textId="77777777" w:rsidR="009B6ED3" w:rsidRPr="00185239" w:rsidRDefault="009B6ED3" w:rsidP="009B6ED3">
            <w:pPr>
              <w:pStyle w:val="Corpodetexto"/>
              <w:widowControl w:val="0"/>
              <w:suppressAutoHyphens/>
              <w:spacing w:line="280" w:lineRule="exact"/>
              <w:rPr>
                <w:rFonts w:ascii="Trebuchet MS" w:hAnsi="Trebuchet MS"/>
                <w:sz w:val="22"/>
                <w:szCs w:val="22"/>
              </w:rPr>
            </w:pPr>
          </w:p>
          <w:p w14:paraId="6F05A2C0"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pagamento</w:t>
            </w:r>
            <w:proofErr w:type="gramEnd"/>
            <w:r w:rsidRPr="00185239">
              <w:rPr>
                <w:rFonts w:ascii="Trebuchet MS" w:hAnsi="Trebuchet MS"/>
                <w:sz w:val="22"/>
                <w:szCs w:val="22"/>
              </w:rPr>
              <w:t xml:space="preserve">, pela Emissora, de dividendos e/ou juros sobre o capital próprio, exceto os dividendos obrigatórios por lei e os juros sobre capital próprio imputados aos dividendos obrigatórios, caso esta esteja em mora relativamente ao cumprimento de suas obrigações pecuniárias previstas nesta Escritura de Emissão; </w:t>
            </w:r>
          </w:p>
          <w:p w14:paraId="46418102" w14:textId="77777777" w:rsidR="00D54BB6" w:rsidRPr="00185239" w:rsidRDefault="00D54BB6" w:rsidP="006A2E3D">
            <w:pPr>
              <w:pStyle w:val="Corpodetexto"/>
              <w:widowControl w:val="0"/>
              <w:suppressAutoHyphens/>
              <w:spacing w:line="280" w:lineRule="exact"/>
              <w:ind w:left="567"/>
              <w:rPr>
                <w:rFonts w:ascii="Trebuchet MS" w:hAnsi="Trebuchet MS"/>
                <w:sz w:val="22"/>
                <w:szCs w:val="22"/>
              </w:rPr>
            </w:pPr>
          </w:p>
          <w:p w14:paraId="59FEFADF"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transformação</w:t>
            </w:r>
            <w:proofErr w:type="gramEnd"/>
            <w:r w:rsidRPr="00185239">
              <w:rPr>
                <w:rFonts w:ascii="Trebuchet MS" w:hAnsi="Trebuchet MS"/>
                <w:sz w:val="22"/>
                <w:szCs w:val="22"/>
              </w:rPr>
              <w:t xml:space="preserve"> do tipo societário da Emissora;</w:t>
            </w:r>
          </w:p>
          <w:p w14:paraId="25EB325A" w14:textId="77777777" w:rsidR="00D54BB6" w:rsidRPr="00185239" w:rsidRDefault="00D54BB6" w:rsidP="006A2E3D">
            <w:pPr>
              <w:pStyle w:val="Corpodetexto"/>
              <w:widowControl w:val="0"/>
              <w:suppressAutoHyphens/>
              <w:spacing w:line="280" w:lineRule="exact"/>
              <w:ind w:left="567"/>
              <w:rPr>
                <w:rFonts w:ascii="Trebuchet MS" w:hAnsi="Trebuchet MS"/>
                <w:sz w:val="22"/>
                <w:szCs w:val="22"/>
              </w:rPr>
            </w:pPr>
          </w:p>
          <w:p w14:paraId="4AF76B67"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cisão</w:t>
            </w:r>
            <w:proofErr w:type="gramEnd"/>
            <w:r w:rsidRPr="00185239">
              <w:rPr>
                <w:rFonts w:ascii="Trebuchet MS" w:hAnsi="Trebuchet MS"/>
                <w:sz w:val="22"/>
                <w:szCs w:val="22"/>
              </w:rPr>
              <w:t>, fusão, incorporação de sociedades e/ou ações ou qualquer outra forma de reorganização societária envolvendo a Emissora, sem que haja a prévia autorização da Debenturista;</w:t>
            </w:r>
          </w:p>
          <w:p w14:paraId="10E03DEA" w14:textId="77777777" w:rsidR="00D54BB6" w:rsidRPr="00185239" w:rsidRDefault="00D54BB6" w:rsidP="006A2E3D">
            <w:pPr>
              <w:pStyle w:val="Corpodetexto"/>
              <w:widowControl w:val="0"/>
              <w:suppressAutoHyphens/>
              <w:spacing w:line="280" w:lineRule="exact"/>
              <w:ind w:left="567"/>
              <w:rPr>
                <w:rFonts w:ascii="Trebuchet MS" w:hAnsi="Trebuchet MS"/>
                <w:sz w:val="22"/>
                <w:szCs w:val="22"/>
              </w:rPr>
            </w:pPr>
          </w:p>
          <w:p w14:paraId="05B3F847"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desapropriação</w:t>
            </w:r>
            <w:proofErr w:type="gramEnd"/>
            <w:r w:rsidRPr="00185239">
              <w:rPr>
                <w:rFonts w:ascii="Trebuchet MS" w:hAnsi="Trebuchet MS"/>
                <w:sz w:val="22"/>
                <w:szCs w:val="22"/>
              </w:rPr>
              <w:t>, confisco ou qualquer outra medida de qualquer entidade governamental de qualquer jurisdição que resulte na perda, pela Emissora e/ou qualquer controlada, da propriedade e/ou da posse direta ou indireta da totalidade ou parte substancial de seus ativos e/ou propriedades;</w:t>
            </w:r>
          </w:p>
          <w:p w14:paraId="64486D18" w14:textId="77777777" w:rsidR="00D54BB6" w:rsidRPr="00185239" w:rsidRDefault="00D54BB6" w:rsidP="006A2E3D">
            <w:pPr>
              <w:pStyle w:val="Corpodetexto"/>
              <w:widowControl w:val="0"/>
              <w:suppressAutoHyphens/>
              <w:spacing w:line="280" w:lineRule="exact"/>
              <w:ind w:left="567"/>
              <w:rPr>
                <w:rFonts w:ascii="Trebuchet MS" w:hAnsi="Trebuchet MS"/>
                <w:sz w:val="22"/>
                <w:szCs w:val="22"/>
              </w:rPr>
            </w:pPr>
          </w:p>
          <w:p w14:paraId="498E1F7D"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sem</w:t>
            </w:r>
            <w:proofErr w:type="gramEnd"/>
            <w:r w:rsidRPr="00185239">
              <w:rPr>
                <w:rFonts w:ascii="Trebuchet MS" w:hAnsi="Trebuchet MS"/>
                <w:sz w:val="22"/>
                <w:szCs w:val="22"/>
              </w:rPr>
              <w:t xml:space="preserve"> que haja prévia autorização da Debenturista, caso os atuais detentores diretos ou indiretos do controle acionário da Emissora, por si próprios ou por seus herdeiros ou sucessores legais, deixem de deter, direta ou indiretamente, o controle da Emissora; </w:t>
            </w:r>
          </w:p>
          <w:p w14:paraId="6C5ADC38" w14:textId="77777777" w:rsidR="00AF5785" w:rsidRPr="00185239" w:rsidRDefault="00AF5785" w:rsidP="006A2E3D">
            <w:pPr>
              <w:pStyle w:val="PargrafodaLista"/>
              <w:spacing w:line="280" w:lineRule="exact"/>
              <w:rPr>
                <w:rFonts w:ascii="Trebuchet MS" w:hAnsi="Trebuchet MS"/>
                <w:sz w:val="22"/>
                <w:szCs w:val="22"/>
              </w:rPr>
            </w:pPr>
          </w:p>
          <w:p w14:paraId="74BF3A11" w14:textId="77777777" w:rsidR="00AF5785" w:rsidRPr="00185239" w:rsidRDefault="00AF5785"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não</w:t>
            </w:r>
            <w:proofErr w:type="gramEnd"/>
            <w:r w:rsidRPr="00185239">
              <w:rPr>
                <w:rFonts w:ascii="Trebuchet MS" w:hAnsi="Trebuchet MS"/>
                <w:sz w:val="22"/>
                <w:szCs w:val="22"/>
              </w:rPr>
              <w:t xml:space="preserve"> manutenção ou renovação, durante a vigência dos CRI, do seguro performance dos Imóveis Garantia, </w:t>
            </w:r>
            <w:r w:rsidR="005151CF" w:rsidRPr="00185239">
              <w:rPr>
                <w:rFonts w:ascii="Trebuchet MS" w:hAnsi="Trebuchet MS"/>
                <w:sz w:val="22"/>
                <w:szCs w:val="22"/>
              </w:rPr>
              <w:t xml:space="preserve">nos termos da apólice nº </w:t>
            </w:r>
            <w:r w:rsidR="005151CF" w:rsidRPr="00185239">
              <w:rPr>
                <w:rFonts w:ascii="Trebuchet MS" w:hAnsi="Trebuchet MS"/>
                <w:bCs/>
                <w:sz w:val="22"/>
                <w:szCs w:val="22"/>
              </w:rPr>
              <w:t>0141420170001077600</w:t>
            </w:r>
            <w:r w:rsidR="00CC70BD" w:rsidRPr="00185239">
              <w:rPr>
                <w:rFonts w:ascii="Trebuchet MS" w:hAnsi="Trebuchet MS"/>
                <w:bCs/>
                <w:sz w:val="22"/>
                <w:szCs w:val="22"/>
              </w:rPr>
              <w:t>13331</w:t>
            </w:r>
            <w:r w:rsidR="00D7529C" w:rsidRPr="00185239">
              <w:rPr>
                <w:rFonts w:ascii="Trebuchet MS" w:hAnsi="Trebuchet MS"/>
                <w:bCs/>
                <w:sz w:val="22"/>
                <w:szCs w:val="22"/>
              </w:rPr>
              <w:t xml:space="preserve">, contratada junto à seguradora </w:t>
            </w:r>
            <w:proofErr w:type="spellStart"/>
            <w:r w:rsidR="00D7529C" w:rsidRPr="00185239">
              <w:rPr>
                <w:rFonts w:ascii="Trebuchet MS" w:hAnsi="Trebuchet MS"/>
                <w:bCs/>
                <w:sz w:val="22"/>
                <w:szCs w:val="22"/>
              </w:rPr>
              <w:t>Berkley</w:t>
            </w:r>
            <w:proofErr w:type="spellEnd"/>
            <w:r w:rsidR="00D7529C" w:rsidRPr="00185239">
              <w:rPr>
                <w:rFonts w:ascii="Trebuchet MS" w:hAnsi="Trebuchet MS"/>
                <w:bCs/>
                <w:sz w:val="22"/>
                <w:szCs w:val="22"/>
              </w:rPr>
              <w:t xml:space="preserve"> Internacional do Brasil Seguros S.A.</w:t>
            </w:r>
            <w:r w:rsidRPr="00185239">
              <w:rPr>
                <w:rFonts w:ascii="Trebuchet MS" w:hAnsi="Trebuchet MS"/>
                <w:sz w:val="22"/>
                <w:szCs w:val="22"/>
              </w:rPr>
              <w:t>;</w:t>
            </w:r>
          </w:p>
          <w:p w14:paraId="67238367" w14:textId="77777777" w:rsidR="00D54BB6" w:rsidRPr="00185239" w:rsidRDefault="00D54BB6" w:rsidP="006A2E3D">
            <w:pPr>
              <w:pStyle w:val="PargrafodaLista"/>
              <w:spacing w:line="280" w:lineRule="exact"/>
              <w:rPr>
                <w:rFonts w:ascii="Trebuchet MS" w:hAnsi="Trebuchet MS"/>
                <w:sz w:val="22"/>
                <w:szCs w:val="22"/>
              </w:rPr>
            </w:pPr>
          </w:p>
          <w:p w14:paraId="5874EF8B"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inadimplemento</w:t>
            </w:r>
            <w:proofErr w:type="gramEnd"/>
            <w:r w:rsidRPr="00185239">
              <w:rPr>
                <w:rFonts w:ascii="Trebuchet MS" w:hAnsi="Trebuchet MS"/>
                <w:sz w:val="22"/>
                <w:szCs w:val="22"/>
              </w:rPr>
              <w:t xml:space="preserve"> de quaisquer obrigações </w:t>
            </w:r>
            <w:r w:rsidR="00AF5785" w:rsidRPr="00185239">
              <w:rPr>
                <w:rFonts w:ascii="Trebuchet MS" w:hAnsi="Trebuchet MS"/>
                <w:sz w:val="22"/>
                <w:szCs w:val="22"/>
              </w:rPr>
              <w:t xml:space="preserve">não pecuniárias </w:t>
            </w:r>
            <w:r w:rsidRPr="00185239">
              <w:rPr>
                <w:rFonts w:ascii="Trebuchet MS" w:hAnsi="Trebuchet MS"/>
                <w:sz w:val="22"/>
                <w:szCs w:val="22"/>
              </w:rPr>
              <w:t xml:space="preserve">perante 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não sanadas no prazo de cura previsto especificamente para a obrigação em questão, se houver, assumidas por qualquer sociedade controlada, controladora, coligada ou sob controle comum da Emissora ou, caso não haja, em 30 (trinta) dias contados do recebimento de aviso escrito da Debenturista;</w:t>
            </w:r>
          </w:p>
          <w:p w14:paraId="19167B45" w14:textId="77777777" w:rsidR="00D54BB6" w:rsidRPr="00185239" w:rsidRDefault="00D54BB6" w:rsidP="006A2E3D">
            <w:pPr>
              <w:pStyle w:val="Corpodetexto"/>
              <w:widowControl w:val="0"/>
              <w:suppressAutoHyphens/>
              <w:spacing w:line="280" w:lineRule="exact"/>
              <w:ind w:left="567"/>
              <w:rPr>
                <w:rFonts w:ascii="Trebuchet MS" w:hAnsi="Trebuchet MS"/>
                <w:sz w:val="22"/>
                <w:szCs w:val="22"/>
              </w:rPr>
            </w:pPr>
          </w:p>
          <w:p w14:paraId="0E83BC65"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não</w:t>
            </w:r>
            <w:proofErr w:type="gramEnd"/>
            <w:r w:rsidRPr="00185239">
              <w:rPr>
                <w:rFonts w:ascii="Trebuchet MS" w:hAnsi="Trebuchet MS"/>
                <w:sz w:val="22"/>
                <w:szCs w:val="22"/>
              </w:rPr>
              <w:t xml:space="preserve"> renovação, cancelamento, revogação ou suspensão das autorizações, concessões, subvenções, alvarás ou licenças, </w:t>
            </w:r>
            <w:r w:rsidR="00577FE0" w:rsidRPr="00185239">
              <w:rPr>
                <w:rFonts w:ascii="Trebuchet MS" w:hAnsi="Trebuchet MS"/>
                <w:sz w:val="22"/>
                <w:szCs w:val="22"/>
              </w:rPr>
              <w:t xml:space="preserve">relevantes e </w:t>
            </w:r>
            <w:r w:rsidRPr="00185239">
              <w:rPr>
                <w:rFonts w:ascii="Trebuchet MS" w:hAnsi="Trebuchet MS"/>
                <w:sz w:val="22"/>
                <w:szCs w:val="22"/>
              </w:rPr>
              <w:t>necessárias para o regular exercício das atividades pela Emissora e/ou qualquer controlada, que afete de forma adversa a capacidade da Emissora de cumprir suas obrigações nos termos desta Escritura de Emissão;</w:t>
            </w:r>
          </w:p>
          <w:p w14:paraId="6EDF1640" w14:textId="77777777" w:rsidR="00D54BB6" w:rsidRPr="00185239" w:rsidRDefault="00D54BB6" w:rsidP="006A2E3D">
            <w:pPr>
              <w:pStyle w:val="Corpodetexto"/>
              <w:widowControl w:val="0"/>
              <w:suppressAutoHyphens/>
              <w:spacing w:line="280" w:lineRule="exact"/>
              <w:ind w:left="567"/>
              <w:rPr>
                <w:rFonts w:ascii="Trebuchet MS" w:hAnsi="Trebuchet MS"/>
                <w:sz w:val="22"/>
                <w:szCs w:val="22"/>
              </w:rPr>
            </w:pPr>
          </w:p>
          <w:p w14:paraId="7F6591DA"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seja</w:t>
            </w:r>
            <w:proofErr w:type="gramEnd"/>
            <w:r w:rsidRPr="00185239">
              <w:rPr>
                <w:rFonts w:ascii="Trebuchet MS" w:hAnsi="Trebuchet MS"/>
                <w:sz w:val="22"/>
                <w:szCs w:val="22"/>
              </w:rPr>
              <w:t xml:space="preserve"> verificada a falsidade de qualquer declaração ou informação da Emissora, nos termos desta Escritura de Emissão</w:t>
            </w:r>
            <w:r w:rsidR="00577FE0" w:rsidRPr="00185239">
              <w:rPr>
                <w:rFonts w:ascii="Trebuchet MS" w:hAnsi="Trebuchet MS"/>
                <w:sz w:val="22"/>
                <w:szCs w:val="22"/>
              </w:rPr>
              <w:t xml:space="preserve"> </w:t>
            </w:r>
            <w:r w:rsidR="008E4291" w:rsidRPr="00185239">
              <w:rPr>
                <w:rFonts w:ascii="Trebuchet MS" w:hAnsi="Trebuchet MS"/>
                <w:sz w:val="22"/>
                <w:szCs w:val="22"/>
              </w:rPr>
              <w:t xml:space="preserve">de Debêntures </w:t>
            </w:r>
            <w:r w:rsidR="00577FE0" w:rsidRPr="00185239">
              <w:rPr>
                <w:rFonts w:ascii="Trebuchet MS" w:hAnsi="Trebuchet MS"/>
                <w:sz w:val="22"/>
                <w:szCs w:val="22"/>
              </w:rPr>
              <w:t>e Alienação Fiduciária Imóveis Garantia</w:t>
            </w:r>
            <w:r w:rsidRPr="00185239">
              <w:rPr>
                <w:rFonts w:ascii="Trebuchet MS" w:hAnsi="Trebuchet MS"/>
                <w:sz w:val="22"/>
                <w:szCs w:val="22"/>
              </w:rPr>
              <w:t xml:space="preserve">, ou outras obrigações no âmbito da Emissão, que gere comprovado dano ou prejuízo para a Debenturista ou aos titulares de CRI, a qualquer título; </w:t>
            </w:r>
          </w:p>
          <w:p w14:paraId="76995B18" w14:textId="77777777" w:rsidR="00D54BB6" w:rsidRPr="00185239" w:rsidRDefault="00D54BB6" w:rsidP="006A2E3D">
            <w:pPr>
              <w:pStyle w:val="PargrafodaLista"/>
              <w:spacing w:line="280" w:lineRule="exact"/>
              <w:rPr>
                <w:rFonts w:ascii="Trebuchet MS" w:hAnsi="Trebuchet MS"/>
                <w:sz w:val="22"/>
                <w:szCs w:val="22"/>
              </w:rPr>
            </w:pPr>
          </w:p>
          <w:p w14:paraId="74488E25" w14:textId="77777777" w:rsidR="00D54BB6"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não</w:t>
            </w:r>
            <w:proofErr w:type="gramEnd"/>
            <w:r w:rsidRPr="00185239">
              <w:rPr>
                <w:rFonts w:ascii="Trebuchet MS" w:hAnsi="Trebuchet MS"/>
                <w:sz w:val="22"/>
                <w:szCs w:val="22"/>
              </w:rPr>
              <w:t xml:space="preserve"> cumprimento da obrigação prevista na Cláusula 5.1, (</w:t>
            </w:r>
            <w:proofErr w:type="spellStart"/>
            <w:r w:rsidRPr="00185239">
              <w:rPr>
                <w:rFonts w:ascii="Trebuchet MS" w:hAnsi="Trebuchet MS"/>
                <w:sz w:val="22"/>
                <w:szCs w:val="22"/>
              </w:rPr>
              <w:t>xvi</w:t>
            </w:r>
            <w:proofErr w:type="spellEnd"/>
            <w:r w:rsidRPr="00185239">
              <w:rPr>
                <w:rFonts w:ascii="Trebuchet MS" w:hAnsi="Trebuchet MS"/>
                <w:sz w:val="22"/>
                <w:szCs w:val="22"/>
              </w:rPr>
              <w:t>);</w:t>
            </w:r>
          </w:p>
          <w:p w14:paraId="1E8206F9" w14:textId="77777777" w:rsidR="00035F0E" w:rsidRPr="00185239" w:rsidRDefault="00035F0E" w:rsidP="006A2E3D">
            <w:pPr>
              <w:pStyle w:val="PargrafodaLista"/>
              <w:spacing w:line="280" w:lineRule="exact"/>
              <w:rPr>
                <w:rFonts w:ascii="Trebuchet MS" w:hAnsi="Trebuchet MS"/>
                <w:sz w:val="22"/>
                <w:szCs w:val="22"/>
              </w:rPr>
            </w:pPr>
          </w:p>
          <w:p w14:paraId="7D5236BA" w14:textId="77777777" w:rsidR="00035F0E" w:rsidRPr="00185239" w:rsidRDefault="00035F0E"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não</w:t>
            </w:r>
            <w:proofErr w:type="gramEnd"/>
            <w:r w:rsidRPr="00185239">
              <w:rPr>
                <w:rFonts w:ascii="Trebuchet MS" w:hAnsi="Trebuchet MS"/>
                <w:sz w:val="22"/>
                <w:szCs w:val="22"/>
              </w:rPr>
              <w:t xml:space="preserve"> utilização, pela Emissora, dos recursos obtidos com a Emissão, estritamente nos termos da cláusula 3.5 </w:t>
            </w:r>
            <w:r w:rsidR="008E4291" w:rsidRPr="00185239">
              <w:rPr>
                <w:rFonts w:ascii="Trebuchet MS" w:hAnsi="Trebuchet MS"/>
                <w:sz w:val="22"/>
                <w:szCs w:val="22"/>
              </w:rPr>
              <w:t>a</w:t>
            </w:r>
            <w:r w:rsidRPr="00185239">
              <w:rPr>
                <w:rFonts w:ascii="Trebuchet MS" w:hAnsi="Trebuchet MS"/>
                <w:sz w:val="22"/>
                <w:szCs w:val="22"/>
              </w:rPr>
              <w:t xml:space="preserve">cima; </w:t>
            </w:r>
          </w:p>
          <w:p w14:paraId="560A6738" w14:textId="77777777" w:rsidR="00D54BB6" w:rsidRPr="00185239" w:rsidRDefault="00D54BB6" w:rsidP="006A2E3D">
            <w:pPr>
              <w:pStyle w:val="Corpodetexto"/>
              <w:widowControl w:val="0"/>
              <w:suppressAutoHyphens/>
              <w:spacing w:line="280" w:lineRule="exact"/>
              <w:ind w:left="567"/>
              <w:rPr>
                <w:rFonts w:ascii="Trebuchet MS" w:hAnsi="Trebuchet MS"/>
                <w:sz w:val="22"/>
                <w:szCs w:val="22"/>
              </w:rPr>
            </w:pPr>
          </w:p>
          <w:p w14:paraId="6826ADAD" w14:textId="77777777" w:rsidR="00A055AA" w:rsidRPr="00185239"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proofErr w:type="gramStart"/>
            <w:r w:rsidRPr="00185239">
              <w:rPr>
                <w:rFonts w:ascii="Trebuchet MS" w:hAnsi="Trebuchet MS"/>
                <w:sz w:val="22"/>
                <w:szCs w:val="22"/>
              </w:rPr>
              <w:t>descumprimento</w:t>
            </w:r>
            <w:proofErr w:type="gramEnd"/>
            <w:r w:rsidRPr="00185239">
              <w:rPr>
                <w:rFonts w:ascii="Trebuchet MS" w:hAnsi="Trebuchet MS"/>
                <w:sz w:val="22"/>
                <w:szCs w:val="22"/>
              </w:rPr>
              <w:t xml:space="preserve"> dos termos e obrigações assumidos </w:t>
            </w:r>
            <w:r w:rsidR="00577FE0" w:rsidRPr="00185239">
              <w:rPr>
                <w:rFonts w:ascii="Trebuchet MS" w:hAnsi="Trebuchet MS"/>
                <w:sz w:val="22"/>
                <w:szCs w:val="22"/>
              </w:rPr>
              <w:t>nesta Escritura de Emissão e Alienação Fiduciária Imóveis Garantia</w:t>
            </w:r>
            <w:r w:rsidRPr="00185239">
              <w:rPr>
                <w:rFonts w:ascii="Trebuchet MS" w:hAnsi="Trebuchet MS"/>
                <w:sz w:val="22"/>
                <w:szCs w:val="22"/>
              </w:rPr>
              <w:t>, especialmente as obrigações de fornecimento de informações, desde que não sanados no prazo de cura previsto especificamente para a obrigação em questão</w:t>
            </w:r>
            <w:r w:rsidR="00A055AA" w:rsidRPr="00185239">
              <w:rPr>
                <w:rFonts w:ascii="Trebuchet MS" w:hAnsi="Trebuchet MS"/>
                <w:sz w:val="22"/>
                <w:szCs w:val="22"/>
              </w:rPr>
              <w:t>; ou</w:t>
            </w:r>
          </w:p>
          <w:p w14:paraId="2EE1B9FD" w14:textId="77777777" w:rsidR="00A055AA" w:rsidRPr="00185239" w:rsidRDefault="00A055AA" w:rsidP="00A055AA">
            <w:pPr>
              <w:pStyle w:val="PargrafodaLista"/>
              <w:rPr>
                <w:rFonts w:ascii="Trebuchet MS" w:hAnsi="Trebuchet MS"/>
                <w:bCs/>
                <w:iCs/>
                <w:sz w:val="22"/>
                <w:szCs w:val="22"/>
              </w:rPr>
            </w:pPr>
          </w:p>
          <w:p w14:paraId="24A8E738" w14:textId="77777777" w:rsidR="00D54BB6" w:rsidRPr="00185239" w:rsidRDefault="00A055AA" w:rsidP="006A2E3D">
            <w:pPr>
              <w:pStyle w:val="Corpodetexto"/>
              <w:widowControl w:val="0"/>
              <w:numPr>
                <w:ilvl w:val="0"/>
                <w:numId w:val="10"/>
              </w:numPr>
              <w:suppressAutoHyphens/>
              <w:spacing w:line="280" w:lineRule="exact"/>
              <w:ind w:left="567" w:hanging="567"/>
              <w:rPr>
                <w:rFonts w:ascii="Trebuchet MS" w:hAnsi="Trebuchet MS"/>
                <w:iCs/>
                <w:sz w:val="22"/>
                <w:szCs w:val="22"/>
              </w:rPr>
            </w:pPr>
            <w:proofErr w:type="gramStart"/>
            <w:r w:rsidRPr="00185239">
              <w:rPr>
                <w:rFonts w:ascii="Trebuchet MS" w:hAnsi="Trebuchet MS"/>
                <w:bCs/>
                <w:iCs/>
                <w:sz w:val="22"/>
                <w:szCs w:val="22"/>
              </w:rPr>
              <w:t>desatendimento</w:t>
            </w:r>
            <w:proofErr w:type="gramEnd"/>
            <w:r w:rsidRPr="00185239">
              <w:rPr>
                <w:rFonts w:ascii="Trebuchet MS" w:hAnsi="Trebuchet MS"/>
                <w:bCs/>
                <w:iCs/>
                <w:sz w:val="22"/>
                <w:szCs w:val="22"/>
              </w:rPr>
              <w:t xml:space="preserve"> das razões mínima</w:t>
            </w:r>
            <w:r w:rsidR="00B335AE" w:rsidRPr="00185239">
              <w:rPr>
                <w:rFonts w:ascii="Trebuchet MS" w:hAnsi="Trebuchet MS"/>
                <w:bCs/>
                <w:iCs/>
                <w:sz w:val="22"/>
                <w:szCs w:val="22"/>
              </w:rPr>
              <w:t>s</w:t>
            </w:r>
            <w:r w:rsidRPr="00185239">
              <w:rPr>
                <w:rFonts w:ascii="Trebuchet MS" w:hAnsi="Trebuchet MS"/>
                <w:bCs/>
                <w:iCs/>
                <w:sz w:val="22"/>
                <w:szCs w:val="22"/>
              </w:rPr>
              <w:t xml:space="preserve"> de garantia estabelecidas na Cessão Fiduciária de Recebíveis e na Alienação Fiduciária dos Imóveis Garantia</w:t>
            </w:r>
            <w:r w:rsidR="00B335AE" w:rsidRPr="00185239">
              <w:rPr>
                <w:rFonts w:ascii="Trebuchet MS" w:hAnsi="Trebuchet MS"/>
                <w:bCs/>
                <w:iCs/>
                <w:sz w:val="22"/>
                <w:szCs w:val="22"/>
              </w:rPr>
              <w:t>.</w:t>
            </w:r>
          </w:p>
          <w:p w14:paraId="7EBB0DAE" w14:textId="77777777" w:rsidR="00FB22F3" w:rsidRPr="00185239" w:rsidRDefault="00FB22F3" w:rsidP="006A2E3D">
            <w:pPr>
              <w:pStyle w:val="Corpodetexto"/>
              <w:widowControl w:val="0"/>
              <w:suppressAutoHyphens/>
              <w:spacing w:line="280" w:lineRule="exact"/>
              <w:ind w:left="567"/>
              <w:rPr>
                <w:rFonts w:ascii="Trebuchet MS" w:hAnsi="Trebuchet MS"/>
                <w:sz w:val="22"/>
                <w:szCs w:val="22"/>
              </w:rPr>
            </w:pPr>
          </w:p>
          <w:p w14:paraId="6908D135" w14:textId="77777777" w:rsidR="00D54BB6" w:rsidRPr="00185239"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185239">
              <w:rPr>
                <w:rFonts w:ascii="Trebuchet MS" w:hAnsi="Trebuchet MS"/>
                <w:sz w:val="22"/>
                <w:szCs w:val="22"/>
              </w:rPr>
              <w:lastRenderedPageBreak/>
              <w:t>Para fins desta Escritura de Emissão, serão aplicadas as definições de controle e sociedades coligadas previstas, respectivamente, no artigo 116 e no artigo 243, §§1º e 2º, ambos da Lei das Sociedades por Ações, sempre que houver referência a termos como “controle”, “controlador”, “controlada”, “controladora”, “coligada” e demais variações dos referidos termos.</w:t>
            </w:r>
            <w:r w:rsidR="00577FE0" w:rsidRPr="00185239">
              <w:rPr>
                <w:rFonts w:ascii="Trebuchet MS" w:hAnsi="Trebuchet MS"/>
                <w:sz w:val="22"/>
                <w:szCs w:val="22"/>
              </w:rPr>
              <w:t xml:space="preserve"> </w:t>
            </w:r>
          </w:p>
          <w:p w14:paraId="735AA6F8" w14:textId="77777777" w:rsidR="00D54BB6" w:rsidRPr="00185239"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185239">
              <w:rPr>
                <w:rFonts w:ascii="Trebuchet MS" w:hAnsi="Trebuchet MS"/>
                <w:sz w:val="22"/>
                <w:szCs w:val="22"/>
              </w:rPr>
              <w:t xml:space="preserve">A Emissora obriga-se a comunicar a Debenturista, com cópia ao Agente Fiduciário, no prazo de até </w:t>
            </w:r>
            <w:proofErr w:type="gramStart"/>
            <w:r w:rsidRPr="00185239">
              <w:rPr>
                <w:rFonts w:ascii="Trebuchet MS" w:hAnsi="Trebuchet MS"/>
                <w:sz w:val="22"/>
                <w:szCs w:val="22"/>
              </w:rPr>
              <w:t>5</w:t>
            </w:r>
            <w:proofErr w:type="gramEnd"/>
            <w:r w:rsidRPr="00185239">
              <w:rPr>
                <w:rFonts w:ascii="Trebuchet MS" w:hAnsi="Trebuchet MS"/>
                <w:sz w:val="22"/>
                <w:szCs w:val="22"/>
              </w:rPr>
              <w:t xml:space="preserve"> (cinco) Dias Úteis, sobre a ocorrência e a data de qualquer uma das Hipóteses de Vencimento Antecipado que tenha ciência e esteja listada na Cláusula 4.15.1 acima. Adicionalmente, a Emissora obriga-se a enviar à Debenturista, </w:t>
            </w:r>
            <w:r w:rsidR="00AF5785" w:rsidRPr="00185239">
              <w:rPr>
                <w:rFonts w:ascii="Trebuchet MS" w:hAnsi="Trebuchet MS"/>
                <w:sz w:val="22"/>
                <w:szCs w:val="22"/>
              </w:rPr>
              <w:t>sempre que solicitado pela Debenturista</w:t>
            </w:r>
            <w:r w:rsidRPr="00185239">
              <w:rPr>
                <w:rFonts w:ascii="Trebuchet MS" w:hAnsi="Trebuchet MS"/>
                <w:sz w:val="22"/>
                <w:szCs w:val="22"/>
              </w:rPr>
              <w:t>, declaração atestando a ocorrência ou não de qualquer Hipótese de Vencimento Antecipado, bem como os documentos necessários à sua comprovação</w:t>
            </w:r>
            <w:r w:rsidR="00AA1CC5" w:rsidRPr="00185239">
              <w:rPr>
                <w:rFonts w:ascii="Trebuchet MS" w:hAnsi="Trebuchet MS"/>
                <w:sz w:val="22"/>
                <w:szCs w:val="22"/>
              </w:rPr>
              <w:t>, se aplicável</w:t>
            </w:r>
            <w:r w:rsidRPr="00185239">
              <w:rPr>
                <w:rFonts w:ascii="Trebuchet MS" w:hAnsi="Trebuchet MS"/>
                <w:sz w:val="22"/>
                <w:szCs w:val="22"/>
              </w:rPr>
              <w:t xml:space="preserve">. </w:t>
            </w:r>
          </w:p>
          <w:p w14:paraId="77C48089" w14:textId="77777777" w:rsidR="00D54BB6" w:rsidRPr="00185239" w:rsidRDefault="00D54BB6" w:rsidP="006A2E3D">
            <w:pPr>
              <w:widowControl w:val="0"/>
              <w:tabs>
                <w:tab w:val="left" w:pos="567"/>
                <w:tab w:val="left" w:pos="851"/>
              </w:tabs>
              <w:spacing w:line="280" w:lineRule="exact"/>
              <w:ind w:left="720"/>
              <w:rPr>
                <w:rFonts w:ascii="Trebuchet MS" w:hAnsi="Trebuchet MS"/>
                <w:sz w:val="22"/>
                <w:szCs w:val="22"/>
              </w:rPr>
            </w:pPr>
          </w:p>
          <w:p w14:paraId="4883FF21" w14:textId="77777777" w:rsidR="00D54BB6" w:rsidRPr="00185239" w:rsidRDefault="00577FE0" w:rsidP="006A2E3D">
            <w:pPr>
              <w:widowControl w:val="0"/>
              <w:tabs>
                <w:tab w:val="left" w:pos="567"/>
                <w:tab w:val="left" w:pos="851"/>
              </w:tabs>
              <w:spacing w:line="280" w:lineRule="exact"/>
              <w:rPr>
                <w:rFonts w:ascii="Trebuchet MS" w:hAnsi="Trebuchet MS"/>
                <w:sz w:val="22"/>
                <w:szCs w:val="22"/>
              </w:rPr>
            </w:pPr>
            <w:r w:rsidRPr="00185239">
              <w:rPr>
                <w:rFonts w:ascii="Trebuchet MS" w:hAnsi="Trebuchet MS"/>
                <w:sz w:val="22"/>
                <w:szCs w:val="22"/>
              </w:rPr>
              <w:t>4.15.</w:t>
            </w:r>
            <w:r w:rsidR="008E4291" w:rsidRPr="00185239">
              <w:rPr>
                <w:rFonts w:ascii="Trebuchet MS" w:hAnsi="Trebuchet MS"/>
                <w:sz w:val="22"/>
                <w:szCs w:val="22"/>
              </w:rPr>
              <w:t>4.</w:t>
            </w:r>
            <w:r w:rsidRPr="00185239">
              <w:rPr>
                <w:rFonts w:ascii="Trebuchet MS" w:hAnsi="Trebuchet MS"/>
                <w:sz w:val="22"/>
                <w:szCs w:val="22"/>
              </w:rPr>
              <w:t xml:space="preserve"> </w:t>
            </w:r>
            <w:r w:rsidR="00D54BB6" w:rsidRPr="00185239">
              <w:rPr>
                <w:rFonts w:ascii="Trebuchet MS" w:hAnsi="Trebuchet MS"/>
                <w:sz w:val="22"/>
                <w:szCs w:val="22"/>
              </w:rPr>
              <w:t xml:space="preserve">Na ocorrência de quaisquer das Hipóteses de Vencimento Antecipado, a Debenturista deverá convocar, em até </w:t>
            </w:r>
            <w:proofErr w:type="gramStart"/>
            <w:r w:rsidR="00D54BB6" w:rsidRPr="00185239">
              <w:rPr>
                <w:rFonts w:ascii="Trebuchet MS" w:hAnsi="Trebuchet MS"/>
                <w:sz w:val="22"/>
                <w:szCs w:val="22"/>
              </w:rPr>
              <w:t>2</w:t>
            </w:r>
            <w:proofErr w:type="gramEnd"/>
            <w:r w:rsidR="00D54BB6" w:rsidRPr="00185239">
              <w:rPr>
                <w:rFonts w:ascii="Trebuchet MS" w:hAnsi="Trebuchet MS"/>
                <w:sz w:val="22"/>
                <w:szCs w:val="22"/>
              </w:rPr>
              <w:t xml:space="preserve"> (dois) Dias Úteis contados da data em que tomar conhecimento do respectivo evento, uma Assembleia Geral de Titulares dos CRI (conforme previsto no Termo de Securitização) para que seja deliberada a orientação da manifestação da Debenturista em relação a tal hipótese.</w:t>
            </w:r>
          </w:p>
          <w:p w14:paraId="0ADF7C78" w14:textId="77777777" w:rsidR="00155116" w:rsidRPr="00185239" w:rsidRDefault="00155116" w:rsidP="006A2E3D">
            <w:pPr>
              <w:widowControl w:val="0"/>
              <w:tabs>
                <w:tab w:val="left" w:pos="567"/>
                <w:tab w:val="left" w:pos="851"/>
              </w:tabs>
              <w:spacing w:line="280" w:lineRule="exact"/>
              <w:ind w:left="720"/>
              <w:rPr>
                <w:rFonts w:ascii="Trebuchet MS" w:hAnsi="Trebuchet MS"/>
                <w:sz w:val="22"/>
                <w:szCs w:val="22"/>
              </w:rPr>
            </w:pPr>
          </w:p>
          <w:p w14:paraId="3AB6B527" w14:textId="77777777" w:rsidR="00D54BB6" w:rsidRPr="00185239" w:rsidRDefault="00577FE0" w:rsidP="006A2E3D">
            <w:pPr>
              <w:widowControl w:val="0"/>
              <w:tabs>
                <w:tab w:val="left" w:pos="567"/>
                <w:tab w:val="left" w:pos="851"/>
              </w:tabs>
              <w:spacing w:line="280" w:lineRule="exact"/>
              <w:rPr>
                <w:rFonts w:ascii="Trebuchet MS" w:hAnsi="Trebuchet MS"/>
                <w:sz w:val="22"/>
                <w:szCs w:val="22"/>
              </w:rPr>
            </w:pPr>
            <w:r w:rsidRPr="00185239">
              <w:rPr>
                <w:rFonts w:ascii="Trebuchet MS" w:hAnsi="Trebuchet MS"/>
                <w:sz w:val="22"/>
                <w:szCs w:val="22"/>
              </w:rPr>
              <w:t>4.15.4.</w:t>
            </w:r>
            <w:r w:rsidR="008E4291" w:rsidRPr="00185239">
              <w:rPr>
                <w:rFonts w:ascii="Trebuchet MS" w:hAnsi="Trebuchet MS"/>
                <w:sz w:val="22"/>
                <w:szCs w:val="22"/>
              </w:rPr>
              <w:t>1.</w:t>
            </w:r>
            <w:r w:rsidRPr="00185239">
              <w:rPr>
                <w:rFonts w:ascii="Trebuchet MS" w:hAnsi="Trebuchet MS"/>
                <w:sz w:val="22"/>
                <w:szCs w:val="22"/>
              </w:rPr>
              <w:t xml:space="preserve"> </w:t>
            </w:r>
            <w:r w:rsidR="00D54BB6" w:rsidRPr="00185239">
              <w:rPr>
                <w:rFonts w:ascii="Trebuchet MS" w:hAnsi="Trebuchet MS"/>
                <w:sz w:val="22"/>
                <w:szCs w:val="22"/>
              </w:rPr>
              <w:t>Na hipótese de instalação e deliberação favorável ao Vencimento Antecipado das Debêntures, a Debenturista deverá declarar o Vencimento Antecipado das Debêntures e exigir o pagamento do que for devido</w:t>
            </w:r>
            <w:r w:rsidR="00AA1CC5" w:rsidRPr="00185239">
              <w:rPr>
                <w:rFonts w:ascii="Trebuchet MS" w:hAnsi="Trebuchet MS"/>
                <w:sz w:val="22"/>
                <w:szCs w:val="22"/>
              </w:rPr>
              <w:t xml:space="preserve"> (“</w:t>
            </w:r>
            <w:r w:rsidR="00AA1CC5" w:rsidRPr="00185239">
              <w:rPr>
                <w:rFonts w:ascii="Trebuchet MS" w:hAnsi="Trebuchet MS"/>
                <w:sz w:val="22"/>
                <w:szCs w:val="22"/>
                <w:u w:val="single"/>
              </w:rPr>
              <w:t>Notificação de Vencimento Antecipado</w:t>
            </w:r>
            <w:r w:rsidR="00AA1CC5" w:rsidRPr="00185239">
              <w:rPr>
                <w:rFonts w:ascii="Trebuchet MS" w:hAnsi="Trebuchet MS"/>
                <w:sz w:val="22"/>
                <w:szCs w:val="22"/>
              </w:rPr>
              <w:t>”),</w:t>
            </w:r>
            <w:r w:rsidR="00FE1B20" w:rsidRPr="00185239">
              <w:rPr>
                <w:rFonts w:ascii="Trebuchet MS" w:hAnsi="Trebuchet MS"/>
                <w:sz w:val="22"/>
                <w:szCs w:val="22"/>
              </w:rPr>
              <w:t xml:space="preserve"> sendo certo que, caso não haja instalação e/ou deliberação por falta de quórum, em primeira e segunda convocação, não será declarado o Vencimento Antecipado das Debêntures</w:t>
            </w:r>
            <w:r w:rsidR="00D54BB6" w:rsidRPr="00185239">
              <w:rPr>
                <w:rFonts w:ascii="Trebuchet MS" w:hAnsi="Trebuchet MS"/>
                <w:sz w:val="22"/>
                <w:szCs w:val="22"/>
              </w:rPr>
              <w:t>.</w:t>
            </w:r>
          </w:p>
          <w:p w14:paraId="0E505D6E" w14:textId="77777777" w:rsidR="00D54BB6" w:rsidRPr="00185239" w:rsidRDefault="00D54BB6" w:rsidP="006A2E3D">
            <w:pPr>
              <w:widowControl w:val="0"/>
              <w:tabs>
                <w:tab w:val="left" w:pos="567"/>
                <w:tab w:val="left" w:pos="851"/>
              </w:tabs>
              <w:spacing w:line="280" w:lineRule="exact"/>
              <w:ind w:left="720"/>
              <w:rPr>
                <w:rFonts w:ascii="Trebuchet MS" w:hAnsi="Trebuchet MS"/>
                <w:sz w:val="22"/>
                <w:szCs w:val="22"/>
              </w:rPr>
            </w:pPr>
          </w:p>
          <w:p w14:paraId="3C1D0AA5" w14:textId="77777777" w:rsidR="00D54BB6" w:rsidRPr="00185239" w:rsidRDefault="00577FE0" w:rsidP="006A2E3D">
            <w:pPr>
              <w:widowControl w:val="0"/>
              <w:tabs>
                <w:tab w:val="left" w:pos="567"/>
                <w:tab w:val="left" w:pos="851"/>
              </w:tabs>
              <w:spacing w:line="280" w:lineRule="exact"/>
              <w:rPr>
                <w:rFonts w:ascii="Trebuchet MS" w:hAnsi="Trebuchet MS"/>
                <w:sz w:val="22"/>
                <w:szCs w:val="22"/>
              </w:rPr>
            </w:pPr>
            <w:r w:rsidRPr="00185239">
              <w:rPr>
                <w:rFonts w:ascii="Trebuchet MS" w:hAnsi="Trebuchet MS"/>
                <w:sz w:val="22"/>
                <w:szCs w:val="22"/>
              </w:rPr>
              <w:t xml:space="preserve">4.15.5. </w:t>
            </w:r>
            <w:r w:rsidR="00AA1CC5" w:rsidRPr="00185239">
              <w:rPr>
                <w:rFonts w:ascii="Trebuchet MS" w:hAnsi="Trebuchet MS"/>
                <w:sz w:val="22"/>
                <w:szCs w:val="22"/>
              </w:rPr>
              <w:t>A</w:t>
            </w:r>
            <w:r w:rsidR="00D54BB6" w:rsidRPr="00185239">
              <w:rPr>
                <w:rFonts w:ascii="Trebuchet MS" w:hAnsi="Trebuchet MS"/>
                <w:sz w:val="22"/>
                <w:szCs w:val="22"/>
              </w:rPr>
              <w:t xml:space="preserve"> Emissora obriga-se a efetuar o pagamento do </w:t>
            </w:r>
            <w:r w:rsidR="007F0A8F" w:rsidRPr="00185239">
              <w:rPr>
                <w:rFonts w:ascii="Trebuchet MS" w:hAnsi="Trebuchet MS"/>
                <w:snapToGrid w:val="0"/>
                <w:sz w:val="22"/>
                <w:szCs w:val="22"/>
              </w:rPr>
              <w:t xml:space="preserve">Valor Nominal Unitário das Debêntures ou do </w:t>
            </w:r>
            <w:r w:rsidR="00D54BB6" w:rsidRPr="00185239">
              <w:rPr>
                <w:rFonts w:ascii="Trebuchet MS" w:hAnsi="Trebuchet MS"/>
                <w:sz w:val="22"/>
                <w:szCs w:val="22"/>
              </w:rPr>
              <w:t>saldo do Valor Nominal Unitário das Debêntures, acrescido</w:t>
            </w:r>
            <w:r w:rsidR="00DD295D" w:rsidRPr="00185239">
              <w:rPr>
                <w:rFonts w:ascii="Trebuchet MS" w:hAnsi="Trebuchet MS"/>
                <w:sz w:val="22"/>
                <w:szCs w:val="22"/>
              </w:rPr>
              <w:t xml:space="preserve"> </w:t>
            </w:r>
            <w:r w:rsidR="007F0A8F" w:rsidRPr="00185239">
              <w:rPr>
                <w:rFonts w:ascii="Trebuchet MS" w:hAnsi="Trebuchet MS"/>
                <w:sz w:val="22"/>
                <w:szCs w:val="22"/>
              </w:rPr>
              <w:t>da Remuneração</w:t>
            </w:r>
            <w:r w:rsidR="00DD295D" w:rsidRPr="00185239">
              <w:rPr>
                <w:rFonts w:ascii="Trebuchet MS" w:hAnsi="Trebuchet MS"/>
                <w:sz w:val="22"/>
                <w:szCs w:val="22"/>
              </w:rPr>
              <w:t>,</w:t>
            </w:r>
            <w:r w:rsidR="007F0A8F" w:rsidRPr="00185239">
              <w:rPr>
                <w:rFonts w:ascii="Trebuchet MS" w:hAnsi="Trebuchet MS"/>
                <w:sz w:val="22"/>
                <w:szCs w:val="22"/>
              </w:rPr>
              <w:t xml:space="preserve"> </w:t>
            </w:r>
            <w:r w:rsidR="00D54BB6" w:rsidRPr="00185239">
              <w:rPr>
                <w:rFonts w:ascii="Trebuchet MS" w:hAnsi="Trebuchet MS"/>
                <w:sz w:val="22"/>
                <w:szCs w:val="22"/>
              </w:rPr>
              <w:t xml:space="preserve">calculada </w:t>
            </w:r>
            <w:proofErr w:type="gramStart"/>
            <w:r w:rsidR="00D54BB6" w:rsidRPr="00185239">
              <w:rPr>
                <w:rFonts w:ascii="Trebuchet MS" w:hAnsi="Trebuchet MS"/>
                <w:i/>
                <w:iCs/>
                <w:sz w:val="22"/>
                <w:szCs w:val="22"/>
              </w:rPr>
              <w:t>pro rata</w:t>
            </w:r>
            <w:proofErr w:type="gramEnd"/>
            <w:r w:rsidR="00D54BB6" w:rsidRPr="00185239">
              <w:rPr>
                <w:rFonts w:ascii="Trebuchet MS" w:hAnsi="Trebuchet MS"/>
                <w:i/>
                <w:iCs/>
                <w:sz w:val="22"/>
                <w:szCs w:val="22"/>
              </w:rPr>
              <w:t xml:space="preserve"> </w:t>
            </w:r>
            <w:proofErr w:type="spellStart"/>
            <w:r w:rsidR="00D54BB6" w:rsidRPr="00185239">
              <w:rPr>
                <w:rFonts w:ascii="Trebuchet MS" w:hAnsi="Trebuchet MS"/>
                <w:i/>
                <w:iCs/>
                <w:sz w:val="22"/>
                <w:szCs w:val="22"/>
              </w:rPr>
              <w:t>temporis</w:t>
            </w:r>
            <w:proofErr w:type="spellEnd"/>
            <w:r w:rsidR="00D54BB6" w:rsidRPr="00185239">
              <w:rPr>
                <w:rFonts w:ascii="Trebuchet MS" w:hAnsi="Trebuchet MS"/>
                <w:sz w:val="22"/>
                <w:szCs w:val="22"/>
              </w:rPr>
              <w:t xml:space="preserve"> desde a data da primeira integralização dos CRI, </w:t>
            </w:r>
            <w:r w:rsidR="00C32464" w:rsidRPr="00185239">
              <w:rPr>
                <w:rFonts w:ascii="Trebuchet MS" w:hAnsi="Trebuchet MS"/>
                <w:sz w:val="22"/>
                <w:szCs w:val="22"/>
              </w:rPr>
              <w:t xml:space="preserve">ou da Data de Aniversário imediatamente anterior, o que ocorrer por último, </w:t>
            </w:r>
            <w:r w:rsidR="00D54BB6" w:rsidRPr="00185239">
              <w:rPr>
                <w:rFonts w:ascii="Trebuchet MS" w:hAnsi="Trebuchet MS"/>
                <w:sz w:val="22"/>
                <w:szCs w:val="22"/>
              </w:rPr>
              <w:t xml:space="preserve">até a data do efetivo pagamento, e de </w:t>
            </w:r>
            <w:r w:rsidR="007F0A8F" w:rsidRPr="00185239">
              <w:rPr>
                <w:rFonts w:ascii="Trebuchet MS" w:hAnsi="Trebuchet MS"/>
                <w:sz w:val="22"/>
                <w:szCs w:val="22"/>
              </w:rPr>
              <w:t xml:space="preserve">eventuais despesas e encargos moratórios devidos, conforme aplicável e </w:t>
            </w:r>
            <w:r w:rsidR="00D54BB6" w:rsidRPr="00185239">
              <w:rPr>
                <w:rFonts w:ascii="Trebuchet MS" w:hAnsi="Trebuchet MS"/>
                <w:sz w:val="22"/>
                <w:szCs w:val="22"/>
              </w:rPr>
              <w:lastRenderedPageBreak/>
              <w:t>quaisquer outros valores eventualmente devidos pela Emissora nos termos desta Escritura de Emissão</w:t>
            </w:r>
            <w:r w:rsidR="007F0A8F" w:rsidRPr="00185239">
              <w:rPr>
                <w:rFonts w:ascii="Trebuchet MS" w:hAnsi="Trebuchet MS"/>
                <w:sz w:val="22"/>
                <w:szCs w:val="22"/>
              </w:rPr>
              <w:t>, do Contrato de Cessão Fiduciária de Recebíveis</w:t>
            </w:r>
            <w:r w:rsidR="00D54BB6" w:rsidRPr="00185239">
              <w:rPr>
                <w:rFonts w:ascii="Trebuchet MS" w:hAnsi="Trebuchet MS"/>
                <w:sz w:val="22"/>
                <w:szCs w:val="22"/>
              </w:rPr>
              <w:t xml:space="preserve"> e </w:t>
            </w:r>
            <w:r w:rsidR="00875630" w:rsidRPr="00185239">
              <w:rPr>
                <w:rFonts w:ascii="Trebuchet MS" w:hAnsi="Trebuchet MS"/>
                <w:sz w:val="22"/>
                <w:szCs w:val="22"/>
              </w:rPr>
              <w:t>da</w:t>
            </w:r>
            <w:r w:rsidRPr="00185239">
              <w:rPr>
                <w:rFonts w:ascii="Trebuchet MS" w:hAnsi="Trebuchet MS"/>
                <w:sz w:val="22"/>
                <w:szCs w:val="22"/>
              </w:rPr>
              <w:t xml:space="preserve"> </w:t>
            </w:r>
            <w:r w:rsidR="00D54BB6" w:rsidRPr="00185239">
              <w:rPr>
                <w:rFonts w:ascii="Trebuchet MS" w:hAnsi="Trebuchet MS"/>
                <w:sz w:val="22"/>
                <w:szCs w:val="22"/>
              </w:rPr>
              <w:t>Alienação Fiduciária</w:t>
            </w:r>
            <w:r w:rsidR="00875630" w:rsidRPr="00185239">
              <w:rPr>
                <w:rFonts w:ascii="Trebuchet MS" w:hAnsi="Trebuchet MS"/>
                <w:sz w:val="22"/>
                <w:szCs w:val="22"/>
              </w:rPr>
              <w:t xml:space="preserve"> de</w:t>
            </w:r>
            <w:r w:rsidR="00D54BB6" w:rsidRPr="00185239">
              <w:rPr>
                <w:rFonts w:ascii="Trebuchet MS" w:hAnsi="Trebuchet MS"/>
                <w:sz w:val="22"/>
                <w:szCs w:val="22"/>
              </w:rPr>
              <w:t xml:space="preserve"> Imóveis, em até </w:t>
            </w:r>
            <w:r w:rsidR="00AA1CC5" w:rsidRPr="00185239">
              <w:rPr>
                <w:rFonts w:ascii="Trebuchet MS" w:hAnsi="Trebuchet MS"/>
                <w:sz w:val="22"/>
                <w:szCs w:val="22"/>
              </w:rPr>
              <w:t xml:space="preserve">10 </w:t>
            </w:r>
            <w:r w:rsidR="00D54BB6" w:rsidRPr="00185239">
              <w:rPr>
                <w:rFonts w:ascii="Trebuchet MS" w:hAnsi="Trebuchet MS"/>
                <w:sz w:val="22"/>
                <w:szCs w:val="22"/>
              </w:rPr>
              <w:t>(</w:t>
            </w:r>
            <w:r w:rsidR="00AA1CC5" w:rsidRPr="00185239">
              <w:rPr>
                <w:rFonts w:ascii="Trebuchet MS" w:hAnsi="Trebuchet MS"/>
                <w:sz w:val="22"/>
                <w:szCs w:val="22"/>
              </w:rPr>
              <w:t>dez</w:t>
            </w:r>
            <w:r w:rsidR="00D54BB6" w:rsidRPr="00185239">
              <w:rPr>
                <w:rFonts w:ascii="Trebuchet MS" w:hAnsi="Trebuchet MS"/>
                <w:sz w:val="22"/>
                <w:szCs w:val="22"/>
              </w:rPr>
              <w:t xml:space="preserve">) Dias Úteis a contar da data </w:t>
            </w:r>
            <w:r w:rsidR="00AA1CC5" w:rsidRPr="00185239">
              <w:rPr>
                <w:rFonts w:ascii="Trebuchet MS" w:hAnsi="Trebuchet MS"/>
                <w:sz w:val="22"/>
                <w:szCs w:val="22"/>
              </w:rPr>
              <w:t xml:space="preserve">do envio da Notificação </w:t>
            </w:r>
            <w:r w:rsidR="00D54BB6" w:rsidRPr="00185239">
              <w:rPr>
                <w:rFonts w:ascii="Trebuchet MS" w:hAnsi="Trebuchet MS"/>
                <w:sz w:val="22"/>
                <w:szCs w:val="22"/>
              </w:rPr>
              <w:t>de Vencimento Antecipado das Debêntures</w:t>
            </w:r>
            <w:r w:rsidR="00AA1CC5" w:rsidRPr="00185239">
              <w:rPr>
                <w:rFonts w:ascii="Trebuchet MS" w:hAnsi="Trebuchet MS"/>
                <w:sz w:val="22"/>
                <w:szCs w:val="22"/>
              </w:rPr>
              <w:t xml:space="preserve"> pela Debenturista à Emissora</w:t>
            </w:r>
            <w:r w:rsidR="00D54BB6" w:rsidRPr="00185239">
              <w:rPr>
                <w:rFonts w:ascii="Trebuchet MS" w:hAnsi="Trebuchet MS"/>
                <w:sz w:val="22"/>
                <w:szCs w:val="22"/>
              </w:rPr>
              <w:t>, sob pena de, em não o fazendo, ficar obrigada, ainda, ao pagamento dos encargos moratórios previstos na Cláusula 4.13 acima</w:t>
            </w:r>
            <w:r w:rsidR="00B41D64" w:rsidRPr="00185239">
              <w:rPr>
                <w:rFonts w:ascii="Trebuchet MS" w:hAnsi="Trebuchet MS"/>
                <w:sz w:val="22"/>
                <w:szCs w:val="22"/>
              </w:rPr>
              <w:t xml:space="preserve"> (“</w:t>
            </w:r>
            <w:r w:rsidR="005151CF" w:rsidRPr="00185239">
              <w:rPr>
                <w:rFonts w:ascii="Trebuchet MS" w:hAnsi="Trebuchet MS"/>
                <w:sz w:val="22"/>
                <w:szCs w:val="22"/>
                <w:u w:val="single"/>
              </w:rPr>
              <w:t>Valor de Vencimento Antecipado</w:t>
            </w:r>
            <w:r w:rsidR="00B41D64" w:rsidRPr="00185239">
              <w:rPr>
                <w:rFonts w:ascii="Trebuchet MS" w:hAnsi="Trebuchet MS"/>
                <w:sz w:val="22"/>
                <w:szCs w:val="22"/>
              </w:rPr>
              <w:t>”)</w:t>
            </w:r>
            <w:r w:rsidR="00D54BB6" w:rsidRPr="00185239">
              <w:rPr>
                <w:rFonts w:ascii="Trebuchet MS" w:hAnsi="Trebuchet MS"/>
                <w:sz w:val="22"/>
                <w:szCs w:val="22"/>
              </w:rPr>
              <w:t xml:space="preserve">. </w:t>
            </w:r>
            <w:r w:rsidR="00DD295D" w:rsidRPr="00185239">
              <w:rPr>
                <w:rFonts w:ascii="Trebuchet MS" w:hAnsi="Trebuchet MS"/>
                <w:sz w:val="22"/>
                <w:szCs w:val="22"/>
              </w:rPr>
              <w:t xml:space="preserve"> </w:t>
            </w:r>
          </w:p>
          <w:p w14:paraId="412E32EF" w14:textId="77777777" w:rsidR="00225E46" w:rsidRPr="00185239" w:rsidRDefault="00225E46" w:rsidP="006A2E3D">
            <w:pPr>
              <w:widowControl w:val="0"/>
              <w:spacing w:line="280" w:lineRule="exact"/>
              <w:rPr>
                <w:rFonts w:ascii="Trebuchet MS" w:hAnsi="Trebuchet MS"/>
                <w:snapToGrid w:val="0"/>
                <w:sz w:val="22"/>
                <w:szCs w:val="22"/>
              </w:rPr>
            </w:pPr>
          </w:p>
          <w:p w14:paraId="2464D03F"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rPr>
              <w:t>Local de Pagamento</w:t>
            </w:r>
          </w:p>
          <w:p w14:paraId="4A95B70F" w14:textId="77777777" w:rsidR="00D54BB6" w:rsidRPr="00185239" w:rsidRDefault="00D54BB6" w:rsidP="006A2E3D">
            <w:pPr>
              <w:widowControl w:val="0"/>
              <w:spacing w:line="280" w:lineRule="exact"/>
              <w:rPr>
                <w:rFonts w:ascii="Trebuchet MS" w:hAnsi="Trebuchet MS"/>
                <w:sz w:val="22"/>
                <w:szCs w:val="22"/>
              </w:rPr>
            </w:pPr>
          </w:p>
          <w:p w14:paraId="6C9CA0CD" w14:textId="77777777" w:rsidR="00D54BB6" w:rsidRPr="00185239"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185239">
              <w:rPr>
                <w:rFonts w:ascii="Trebuchet MS" w:hAnsi="Trebuchet MS"/>
                <w:sz w:val="22"/>
                <w:szCs w:val="22"/>
              </w:rPr>
              <w:t>Os pagamentos a que fizerem jus as Debêntures serão efetuados pela Emissora na Conta do Patrimônio Separado.</w:t>
            </w:r>
          </w:p>
          <w:p w14:paraId="4FD1B6F5" w14:textId="77777777" w:rsidR="00D54BB6" w:rsidRPr="00185239" w:rsidRDefault="00D54BB6" w:rsidP="006A2E3D">
            <w:pPr>
              <w:widowControl w:val="0"/>
              <w:spacing w:line="280" w:lineRule="exact"/>
              <w:rPr>
                <w:rFonts w:ascii="Trebuchet MS" w:hAnsi="Trebuchet MS"/>
                <w:sz w:val="22"/>
                <w:szCs w:val="22"/>
              </w:rPr>
            </w:pPr>
          </w:p>
          <w:p w14:paraId="3B64B0CB" w14:textId="77777777" w:rsidR="00D54BB6" w:rsidRPr="00185239"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rPr>
              <w:t>Prorrogação dos Prazos</w:t>
            </w:r>
          </w:p>
          <w:p w14:paraId="20DF22C8" w14:textId="77777777" w:rsidR="00D54BB6" w:rsidRPr="00185239" w:rsidRDefault="00D54BB6" w:rsidP="006A2E3D">
            <w:pPr>
              <w:widowControl w:val="0"/>
              <w:spacing w:line="280" w:lineRule="exact"/>
              <w:rPr>
                <w:rFonts w:ascii="Trebuchet MS" w:hAnsi="Trebuchet MS"/>
                <w:sz w:val="22"/>
                <w:szCs w:val="22"/>
              </w:rPr>
            </w:pPr>
          </w:p>
          <w:p w14:paraId="2B460DA0" w14:textId="77777777" w:rsidR="00D54BB6" w:rsidRPr="00185239"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185239">
              <w:rPr>
                <w:rFonts w:ascii="Trebuchet MS" w:hAnsi="Trebuchet MS"/>
                <w:sz w:val="22"/>
                <w:szCs w:val="22"/>
              </w:rPr>
              <w:t>Considerar-se-ão</w:t>
            </w:r>
            <w:r w:rsidR="001A42F1" w:rsidRPr="00185239">
              <w:rPr>
                <w:rFonts w:ascii="Trebuchet MS" w:hAnsi="Trebuchet MS"/>
                <w:sz w:val="22"/>
                <w:szCs w:val="22"/>
              </w:rPr>
              <w:t xml:space="preserve"> </w:t>
            </w:r>
            <w:r w:rsidRPr="00185239">
              <w:rPr>
                <w:rFonts w:ascii="Trebuchet MS" w:hAnsi="Trebuchet MS"/>
                <w:sz w:val="22"/>
                <w:szCs w:val="22"/>
              </w:rPr>
              <w:t xml:space="preserve">automaticamente prorrogados os prazos para pagamento de qualquer obrigação prevista ou decorrente da Emissão até o </w:t>
            </w:r>
            <w:r w:rsidR="00AA1CC5" w:rsidRPr="00185239">
              <w:rPr>
                <w:rFonts w:ascii="Trebuchet MS" w:hAnsi="Trebuchet MS"/>
                <w:sz w:val="22"/>
                <w:szCs w:val="22"/>
              </w:rPr>
              <w:t xml:space="preserve">próximo </w:t>
            </w:r>
            <w:r w:rsidRPr="00185239">
              <w:rPr>
                <w:rFonts w:ascii="Trebuchet MS" w:hAnsi="Trebuchet MS"/>
                <w:sz w:val="22"/>
                <w:szCs w:val="22"/>
              </w:rPr>
              <w:t xml:space="preserve">Dia Útil subsequente, sem acréscimo de juros ou de qualquer outro encargo moratório aos valores a serem pagos, quando a data de tais pagamentos </w:t>
            </w:r>
            <w:proofErr w:type="gramStart"/>
            <w:r w:rsidRPr="00185239">
              <w:rPr>
                <w:rFonts w:ascii="Trebuchet MS" w:hAnsi="Trebuchet MS"/>
                <w:sz w:val="22"/>
                <w:szCs w:val="22"/>
              </w:rPr>
              <w:t>coincidir</w:t>
            </w:r>
            <w:proofErr w:type="gramEnd"/>
            <w:r w:rsidRPr="00185239">
              <w:rPr>
                <w:rFonts w:ascii="Trebuchet MS" w:hAnsi="Trebuchet MS"/>
                <w:sz w:val="22"/>
                <w:szCs w:val="22"/>
              </w:rPr>
              <w:t xml:space="preserve"> com sábado, domingo e feriado declarado nacional na República Federativa do Brasil</w:t>
            </w:r>
            <w:r w:rsidR="00B335AE" w:rsidRPr="00185239">
              <w:rPr>
                <w:rFonts w:ascii="Trebuchet MS" w:hAnsi="Trebuchet MS"/>
                <w:sz w:val="22"/>
                <w:szCs w:val="22"/>
              </w:rPr>
              <w:t xml:space="preserve"> ou na Cidade </w:t>
            </w:r>
            <w:r w:rsidR="0041171A" w:rsidRPr="00185239">
              <w:rPr>
                <w:rFonts w:ascii="Trebuchet MS" w:hAnsi="Trebuchet MS"/>
                <w:sz w:val="22"/>
                <w:szCs w:val="22"/>
              </w:rPr>
              <w:t>ou</w:t>
            </w:r>
            <w:r w:rsidR="00B335AE" w:rsidRPr="00185239">
              <w:rPr>
                <w:rFonts w:ascii="Trebuchet MS" w:hAnsi="Trebuchet MS"/>
                <w:sz w:val="22"/>
                <w:szCs w:val="22"/>
              </w:rPr>
              <w:t xml:space="preserve"> Estado de São Paulo</w:t>
            </w:r>
            <w:r w:rsidRPr="00185239">
              <w:rPr>
                <w:rFonts w:ascii="Trebuchet MS" w:hAnsi="Trebuchet MS"/>
                <w:sz w:val="22"/>
                <w:szCs w:val="22"/>
              </w:rPr>
              <w:t>.</w:t>
            </w:r>
            <w:r w:rsidR="007F0A8F" w:rsidRPr="00185239">
              <w:rPr>
                <w:rFonts w:ascii="Trebuchet MS" w:hAnsi="Trebuchet MS"/>
                <w:sz w:val="22"/>
                <w:szCs w:val="22"/>
              </w:rPr>
              <w:t xml:space="preserve"> (“Dia(s) </w:t>
            </w:r>
            <w:proofErr w:type="gramStart"/>
            <w:r w:rsidR="007F0A8F" w:rsidRPr="00185239">
              <w:rPr>
                <w:rFonts w:ascii="Trebuchet MS" w:hAnsi="Trebuchet MS"/>
                <w:sz w:val="22"/>
                <w:szCs w:val="22"/>
              </w:rPr>
              <w:t>Útil(</w:t>
            </w:r>
            <w:proofErr w:type="gramEnd"/>
            <w:r w:rsidR="007F0A8F" w:rsidRPr="00185239">
              <w:rPr>
                <w:rFonts w:ascii="Trebuchet MS" w:hAnsi="Trebuchet MS"/>
                <w:sz w:val="22"/>
                <w:szCs w:val="22"/>
              </w:rPr>
              <w:t>eis)”).</w:t>
            </w:r>
          </w:p>
          <w:p w14:paraId="39858B17" w14:textId="77777777" w:rsidR="002226A1" w:rsidRPr="00185239" w:rsidRDefault="002226A1" w:rsidP="006A2E3D">
            <w:pPr>
              <w:widowControl w:val="0"/>
              <w:autoSpaceDE w:val="0"/>
              <w:autoSpaceDN w:val="0"/>
              <w:adjustRightInd w:val="0"/>
              <w:spacing w:line="280" w:lineRule="exact"/>
              <w:rPr>
                <w:rFonts w:ascii="Trebuchet MS" w:hAnsi="Trebuchet MS"/>
                <w:sz w:val="22"/>
                <w:szCs w:val="22"/>
              </w:rPr>
            </w:pPr>
          </w:p>
          <w:p w14:paraId="5335D4A2" w14:textId="77777777" w:rsidR="00577FE0" w:rsidRPr="00185239" w:rsidRDefault="00577FE0" w:rsidP="006A2E3D">
            <w:pPr>
              <w:pStyle w:val="PargrafodaLista"/>
              <w:widowControl w:val="0"/>
              <w:numPr>
                <w:ilvl w:val="1"/>
                <w:numId w:val="4"/>
              </w:numPr>
              <w:autoSpaceDE w:val="0"/>
              <w:autoSpaceDN w:val="0"/>
              <w:adjustRightInd w:val="0"/>
              <w:spacing w:line="280" w:lineRule="exact"/>
              <w:rPr>
                <w:rFonts w:ascii="Trebuchet MS" w:hAnsi="Trebuchet MS"/>
                <w:sz w:val="22"/>
                <w:szCs w:val="22"/>
              </w:rPr>
            </w:pPr>
            <w:r w:rsidRPr="00185239">
              <w:rPr>
                <w:rFonts w:ascii="Trebuchet MS" w:hAnsi="Trebuchet MS"/>
                <w:b/>
                <w:bCs/>
                <w:sz w:val="22"/>
                <w:szCs w:val="22"/>
              </w:rPr>
              <w:t>Renegociação.</w:t>
            </w:r>
            <w:r w:rsidRPr="00185239">
              <w:rPr>
                <w:rFonts w:ascii="Trebuchet MS" w:hAnsi="Trebuchet MS"/>
                <w:sz w:val="22"/>
                <w:szCs w:val="22"/>
              </w:rPr>
              <w:t xml:space="preserve"> </w:t>
            </w:r>
          </w:p>
          <w:p w14:paraId="532B3E8A" w14:textId="77777777" w:rsidR="00577FE0" w:rsidRPr="00185239" w:rsidRDefault="00577FE0" w:rsidP="006A2E3D">
            <w:pPr>
              <w:widowControl w:val="0"/>
              <w:autoSpaceDE w:val="0"/>
              <w:autoSpaceDN w:val="0"/>
              <w:adjustRightInd w:val="0"/>
              <w:spacing w:line="280" w:lineRule="exact"/>
              <w:rPr>
                <w:rFonts w:ascii="Trebuchet MS" w:hAnsi="Trebuchet MS"/>
                <w:sz w:val="22"/>
                <w:szCs w:val="22"/>
              </w:rPr>
            </w:pPr>
          </w:p>
          <w:p w14:paraId="3D0B1F5B" w14:textId="77777777" w:rsidR="00577FE0" w:rsidRPr="00185239" w:rsidRDefault="00225E46" w:rsidP="006A2E3D">
            <w:pPr>
              <w:widowControl w:val="0"/>
              <w:tabs>
                <w:tab w:val="left" w:pos="567"/>
                <w:tab w:val="left" w:pos="851"/>
              </w:tabs>
              <w:autoSpaceDE w:val="0"/>
              <w:autoSpaceDN w:val="0"/>
              <w:adjustRightInd w:val="0"/>
              <w:spacing w:line="280" w:lineRule="exact"/>
              <w:rPr>
                <w:rFonts w:ascii="Trebuchet MS" w:hAnsi="Trebuchet MS"/>
                <w:sz w:val="22"/>
                <w:szCs w:val="22"/>
              </w:rPr>
            </w:pPr>
            <w:r w:rsidRPr="00185239">
              <w:rPr>
                <w:rFonts w:ascii="Trebuchet MS" w:hAnsi="Trebuchet MS"/>
                <w:sz w:val="22"/>
                <w:szCs w:val="22"/>
              </w:rPr>
              <w:t>4.18. 1</w:t>
            </w:r>
            <w:r w:rsidR="007C473D" w:rsidRPr="00185239">
              <w:rPr>
                <w:rFonts w:ascii="Trebuchet MS" w:hAnsi="Trebuchet MS"/>
                <w:sz w:val="22"/>
                <w:szCs w:val="22"/>
              </w:rPr>
              <w:t xml:space="preserve">. </w:t>
            </w:r>
            <w:r w:rsidR="00577FE0" w:rsidRPr="00185239">
              <w:rPr>
                <w:rFonts w:ascii="Trebuchet MS" w:hAnsi="Trebuchet MS"/>
                <w:sz w:val="22"/>
                <w:szCs w:val="22"/>
              </w:rPr>
              <w:t xml:space="preserve">Os termos e condições da presente Emissão poderão ser renegociados entre as partes mediante acordo mútuo formalizado em aditamento a presente Escritura de Emissão devidamente registrado na JUCESP, desde que previamente aprovado pelos titulares dos CRI. </w:t>
            </w:r>
          </w:p>
          <w:p w14:paraId="6EBEBD1F" w14:textId="77777777" w:rsidR="007F0A8F" w:rsidRPr="00185239" w:rsidRDefault="007F0A8F" w:rsidP="006A2E3D">
            <w:pPr>
              <w:widowControl w:val="0"/>
              <w:tabs>
                <w:tab w:val="left" w:pos="567"/>
                <w:tab w:val="left" w:pos="851"/>
              </w:tabs>
              <w:autoSpaceDE w:val="0"/>
              <w:autoSpaceDN w:val="0"/>
              <w:adjustRightInd w:val="0"/>
              <w:spacing w:line="280" w:lineRule="exact"/>
              <w:rPr>
                <w:rFonts w:ascii="Trebuchet MS" w:hAnsi="Trebuchet MS"/>
                <w:sz w:val="22"/>
                <w:szCs w:val="22"/>
              </w:rPr>
            </w:pPr>
          </w:p>
          <w:p w14:paraId="266A5103" w14:textId="77777777" w:rsidR="007F0A8F" w:rsidRPr="00185239" w:rsidRDefault="007F0A8F" w:rsidP="007F0A8F">
            <w:pPr>
              <w:widowControl w:val="0"/>
              <w:tabs>
                <w:tab w:val="left" w:pos="567"/>
                <w:tab w:val="left" w:pos="851"/>
              </w:tabs>
              <w:autoSpaceDE w:val="0"/>
              <w:autoSpaceDN w:val="0"/>
              <w:adjustRightInd w:val="0"/>
              <w:spacing w:line="280" w:lineRule="exact"/>
              <w:rPr>
                <w:rFonts w:ascii="Trebuchet MS" w:hAnsi="Trebuchet MS"/>
                <w:sz w:val="22"/>
                <w:szCs w:val="22"/>
              </w:rPr>
            </w:pPr>
            <w:bookmarkStart w:id="52" w:name="_Hlk54377732"/>
            <w:r w:rsidRPr="00185239">
              <w:rPr>
                <w:rFonts w:ascii="Trebuchet MS" w:hAnsi="Trebuchet MS"/>
                <w:sz w:val="22"/>
                <w:szCs w:val="22"/>
              </w:rPr>
              <w:t xml:space="preserve">4.18.2. Qualquer alteração a esta Escritura de Emissão de Debêntures, após a integralização dos CRI, dependerá de prévia aprovação dos titulares dos CRI, reunidos em assembleia geral, nos termos e condições do Termo de Securitização. Fica desde já dispensada a realização de assembleia de titulares dos CRI para deliberar a alteração desta Escritura, sempre que tal alteração: (i) decorrer exclusivamente da necessidade de atendimento a exigências expressas da CVM, de adequação a </w:t>
            </w:r>
            <w:r w:rsidRPr="00185239">
              <w:rPr>
                <w:rFonts w:ascii="Trebuchet MS" w:hAnsi="Trebuchet MS"/>
                <w:sz w:val="22"/>
                <w:szCs w:val="22"/>
              </w:rPr>
              <w:lastRenderedPageBreak/>
              <w:t xml:space="preserve">normas legais ou regulamentares, bem como de demandas das entidades administradoras de mercados organizados ou de entidades </w:t>
            </w:r>
            <w:proofErr w:type="spellStart"/>
            <w:r w:rsidRPr="00185239">
              <w:rPr>
                <w:rFonts w:ascii="Trebuchet MS" w:hAnsi="Trebuchet MS"/>
                <w:sz w:val="22"/>
                <w:szCs w:val="22"/>
              </w:rPr>
              <w:t>autorreguladoras</w:t>
            </w:r>
            <w:proofErr w:type="spellEnd"/>
            <w:r w:rsidRPr="00185239">
              <w:rPr>
                <w:rFonts w:ascii="Trebuchet MS" w:hAnsi="Trebuchet MS"/>
                <w:sz w:val="22"/>
                <w:szCs w:val="22"/>
              </w:rPr>
              <w:t>, incluindo, mas não se limitando, a B3 (Segmento CETIP UTVM); (</w:t>
            </w:r>
            <w:proofErr w:type="spellStart"/>
            <w:r w:rsidRPr="00185239">
              <w:rPr>
                <w:rFonts w:ascii="Trebuchet MS" w:hAnsi="Trebuchet MS"/>
                <w:sz w:val="22"/>
                <w:szCs w:val="22"/>
              </w:rPr>
              <w:t>ii</w:t>
            </w:r>
            <w:proofErr w:type="spellEnd"/>
            <w:r w:rsidRPr="00185239">
              <w:rPr>
                <w:rFonts w:ascii="Trebuchet MS" w:hAnsi="Trebuchet MS"/>
                <w:sz w:val="22"/>
                <w:szCs w:val="22"/>
              </w:rPr>
              <w:t>) for necessária em virtude da atualização dos dados cadastrais de qualquer das Partes ou dos prestadores de serviços; (</w:t>
            </w:r>
            <w:proofErr w:type="spellStart"/>
            <w:r w:rsidRPr="00185239">
              <w:rPr>
                <w:rFonts w:ascii="Trebuchet MS" w:hAnsi="Trebuchet MS"/>
                <w:sz w:val="22"/>
                <w:szCs w:val="22"/>
              </w:rPr>
              <w:t>iii</w:t>
            </w:r>
            <w:proofErr w:type="spellEnd"/>
            <w:r w:rsidRPr="00185239">
              <w:rPr>
                <w:rFonts w:ascii="Trebuchet MS" w:hAnsi="Trebuchet MS"/>
                <w:sz w:val="22"/>
                <w:szCs w:val="22"/>
              </w:rPr>
              <w:t>) envolver redução da remuneração dos prestadores de serviço descritos neste instrumento; (</w:t>
            </w:r>
            <w:proofErr w:type="spellStart"/>
            <w:r w:rsidRPr="00185239">
              <w:rPr>
                <w:rFonts w:ascii="Trebuchet MS" w:hAnsi="Trebuchet MS"/>
                <w:sz w:val="22"/>
                <w:szCs w:val="22"/>
              </w:rPr>
              <w:t>iv</w:t>
            </w:r>
            <w:proofErr w:type="spellEnd"/>
            <w:r w:rsidRPr="00185239">
              <w:rPr>
                <w:rFonts w:ascii="Trebuchet MS" w:hAnsi="Trebuchet MS"/>
                <w:sz w:val="22"/>
                <w:szCs w:val="22"/>
              </w:rPr>
              <w:t xml:space="preserve">) decorrer de correção de erro formal; ou (v) já estiverem </w:t>
            </w:r>
            <w:proofErr w:type="gramStart"/>
            <w:r w:rsidRPr="00185239">
              <w:rPr>
                <w:rFonts w:ascii="Trebuchet MS" w:hAnsi="Trebuchet MS"/>
                <w:sz w:val="22"/>
                <w:szCs w:val="22"/>
              </w:rPr>
              <w:t>permitidas</w:t>
            </w:r>
            <w:proofErr w:type="gramEnd"/>
            <w:r w:rsidRPr="00185239">
              <w:rPr>
                <w:rFonts w:ascii="Trebuchet MS" w:hAnsi="Trebuchet MS"/>
                <w:sz w:val="22"/>
                <w:szCs w:val="22"/>
              </w:rPr>
              <w:t xml:space="preserve"> expressamente nesta Escritura e nos demais documentos relacionados aos CRI, desde que as alterações ou correções referidas nos itens (i), (</w:t>
            </w:r>
            <w:proofErr w:type="spellStart"/>
            <w:r w:rsidRPr="00185239">
              <w:rPr>
                <w:rFonts w:ascii="Trebuchet MS" w:hAnsi="Trebuchet MS"/>
                <w:sz w:val="22"/>
                <w:szCs w:val="22"/>
              </w:rPr>
              <w:t>ii</w:t>
            </w:r>
            <w:proofErr w:type="spellEnd"/>
            <w:r w:rsidRPr="00185239">
              <w:rPr>
                <w:rFonts w:ascii="Trebuchet MS" w:hAnsi="Trebuchet MS"/>
                <w:sz w:val="22"/>
                <w:szCs w:val="22"/>
              </w:rPr>
              <w:t>), (</w:t>
            </w:r>
            <w:proofErr w:type="spellStart"/>
            <w:r w:rsidRPr="00185239">
              <w:rPr>
                <w:rFonts w:ascii="Trebuchet MS" w:hAnsi="Trebuchet MS"/>
                <w:sz w:val="22"/>
                <w:szCs w:val="22"/>
              </w:rPr>
              <w:t>iii</w:t>
            </w:r>
            <w:proofErr w:type="spellEnd"/>
            <w:r w:rsidRPr="00185239">
              <w:rPr>
                <w:rFonts w:ascii="Trebuchet MS" w:hAnsi="Trebuchet MS"/>
                <w:sz w:val="22"/>
                <w:szCs w:val="22"/>
              </w:rPr>
              <w:t>), (</w:t>
            </w:r>
            <w:proofErr w:type="spellStart"/>
            <w:r w:rsidRPr="00185239">
              <w:rPr>
                <w:rFonts w:ascii="Trebuchet MS" w:hAnsi="Trebuchet MS"/>
                <w:sz w:val="22"/>
                <w:szCs w:val="22"/>
              </w:rPr>
              <w:t>iv</w:t>
            </w:r>
            <w:proofErr w:type="spellEnd"/>
            <w:r w:rsidRPr="00185239">
              <w:rPr>
                <w:rFonts w:ascii="Trebuchet MS" w:hAnsi="Trebuchet MS"/>
                <w:sz w:val="22"/>
                <w:szCs w:val="22"/>
              </w:rPr>
              <w:t>) e (v) acima, não possam acarretar qualquer prejuízo aos titulares dos CRI ou qualquer alteração no fluxo dos CRI, e desde que não haja qualquer custo ou despesa adicional para os titulares dos CRI.</w:t>
            </w:r>
          </w:p>
          <w:bookmarkEnd w:id="52"/>
          <w:p w14:paraId="57B2B894" w14:textId="77777777" w:rsidR="007F0A8F" w:rsidRPr="00185239" w:rsidRDefault="007F0A8F" w:rsidP="007F0A8F">
            <w:pPr>
              <w:pStyle w:val="PargrafodaLista"/>
              <w:widowControl w:val="0"/>
              <w:autoSpaceDE w:val="0"/>
              <w:autoSpaceDN w:val="0"/>
              <w:adjustRightInd w:val="0"/>
              <w:spacing w:line="280" w:lineRule="exact"/>
              <w:ind w:left="720"/>
              <w:rPr>
                <w:rFonts w:ascii="Trebuchet MS" w:hAnsi="Trebuchet MS"/>
                <w:sz w:val="22"/>
                <w:szCs w:val="22"/>
              </w:rPr>
            </w:pPr>
          </w:p>
          <w:p w14:paraId="7E5FF375" w14:textId="77777777" w:rsidR="00D54BB6" w:rsidRPr="00185239" w:rsidRDefault="00D54BB6"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Cláusula V</w:t>
            </w:r>
          </w:p>
          <w:p w14:paraId="420BCCB6" w14:textId="77777777" w:rsidR="00D54BB6" w:rsidRPr="00185239" w:rsidRDefault="00D54BB6"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 xml:space="preserve">Das obrigações adicionais da Emissora </w:t>
            </w:r>
          </w:p>
          <w:p w14:paraId="59B929AC" w14:textId="77777777" w:rsidR="00D54BB6" w:rsidRPr="00185239" w:rsidRDefault="00D54BB6" w:rsidP="006A2E3D">
            <w:pPr>
              <w:widowControl w:val="0"/>
              <w:tabs>
                <w:tab w:val="left" w:pos="567"/>
              </w:tabs>
              <w:spacing w:line="280" w:lineRule="exact"/>
              <w:rPr>
                <w:rFonts w:ascii="Trebuchet MS" w:hAnsi="Trebuchet MS"/>
                <w:sz w:val="22"/>
                <w:szCs w:val="22"/>
              </w:rPr>
            </w:pPr>
          </w:p>
          <w:p w14:paraId="2F80973C" w14:textId="77777777" w:rsidR="00D54BB6" w:rsidRPr="00185239" w:rsidRDefault="00D54BB6" w:rsidP="006A2E3D">
            <w:pPr>
              <w:widowControl w:val="0"/>
              <w:tabs>
                <w:tab w:val="left" w:pos="567"/>
              </w:tabs>
              <w:spacing w:line="280" w:lineRule="exact"/>
              <w:rPr>
                <w:rFonts w:ascii="Trebuchet MS" w:hAnsi="Trebuchet MS"/>
                <w:sz w:val="22"/>
                <w:szCs w:val="22"/>
              </w:rPr>
            </w:pPr>
            <w:bookmarkStart w:id="53" w:name="_Ref261310369"/>
            <w:r w:rsidRPr="00185239">
              <w:rPr>
                <w:rFonts w:ascii="Trebuchet MS" w:hAnsi="Trebuchet MS"/>
                <w:b/>
                <w:bCs/>
                <w:sz w:val="22"/>
                <w:szCs w:val="22"/>
              </w:rPr>
              <w:t>5.1.</w:t>
            </w:r>
            <w:r w:rsidRPr="00185239">
              <w:rPr>
                <w:rFonts w:ascii="Trebuchet MS" w:hAnsi="Trebuchet MS"/>
                <w:sz w:val="22"/>
                <w:szCs w:val="22"/>
              </w:rPr>
              <w:t xml:space="preserve"> A Emissora:</w:t>
            </w:r>
            <w:bookmarkEnd w:id="53"/>
          </w:p>
          <w:p w14:paraId="733693EA" w14:textId="77777777" w:rsidR="00D54BB6" w:rsidRPr="00185239" w:rsidRDefault="00D54BB6" w:rsidP="006A2E3D">
            <w:pPr>
              <w:widowControl w:val="0"/>
              <w:spacing w:line="280" w:lineRule="exact"/>
              <w:ind w:left="2496"/>
              <w:rPr>
                <w:rFonts w:ascii="Trebuchet MS" w:hAnsi="Trebuchet MS"/>
                <w:sz w:val="22"/>
                <w:szCs w:val="22"/>
              </w:rPr>
            </w:pPr>
          </w:p>
          <w:p w14:paraId="0FD55DEA"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hAnsi="Trebuchet MS"/>
                <w:sz w:val="22"/>
                <w:szCs w:val="22"/>
              </w:rPr>
            </w:pPr>
            <w:bookmarkStart w:id="54" w:name="_DV_M17"/>
            <w:bookmarkEnd w:id="54"/>
            <w:proofErr w:type="gramStart"/>
            <w:r w:rsidRPr="00185239">
              <w:rPr>
                <w:rFonts w:ascii="Trebuchet MS" w:hAnsi="Trebuchet MS"/>
                <w:sz w:val="22"/>
                <w:szCs w:val="22"/>
              </w:rPr>
              <w:t>assume</w:t>
            </w:r>
            <w:proofErr w:type="gramEnd"/>
            <w:r w:rsidRPr="00185239">
              <w:rPr>
                <w:rFonts w:ascii="Trebuchet MS" w:hAnsi="Trebuchet MS"/>
                <w:sz w:val="22"/>
                <w:szCs w:val="22"/>
              </w:rPr>
              <w:t xml:space="preserve"> a responsabilidade de manter constantemente atualizado e por escrito, junto à Debenturista o seu endereço. Para efeito de comunicação/conhecimento sobre qualquer ato ou fato decorrente desta Escritura de Emissão, esta será automaticamente considerada intimada nos termos da Cláusula </w:t>
            </w:r>
            <w:r w:rsidR="006016D3" w:rsidRPr="00185239">
              <w:rPr>
                <w:rFonts w:ascii="Trebuchet MS" w:hAnsi="Trebuchet MS"/>
                <w:sz w:val="22"/>
                <w:szCs w:val="22"/>
              </w:rPr>
              <w:t xml:space="preserve">VII </w:t>
            </w:r>
            <w:r w:rsidRPr="00185239">
              <w:rPr>
                <w:rFonts w:ascii="Trebuchet MS" w:hAnsi="Trebuchet MS"/>
                <w:sz w:val="22"/>
                <w:szCs w:val="22"/>
              </w:rPr>
              <w:t xml:space="preserve">abaixo; </w:t>
            </w:r>
          </w:p>
          <w:p w14:paraId="07808EB0" w14:textId="77777777" w:rsidR="00D54BB6" w:rsidRPr="00185239" w:rsidRDefault="00D54BB6" w:rsidP="006A2E3D">
            <w:pPr>
              <w:widowControl w:val="0"/>
              <w:tabs>
                <w:tab w:val="left" w:pos="540"/>
                <w:tab w:val="num" w:pos="1276"/>
              </w:tabs>
              <w:spacing w:line="280" w:lineRule="exact"/>
              <w:ind w:hanging="567"/>
              <w:rPr>
                <w:rFonts w:ascii="Trebuchet MS" w:hAnsi="Trebuchet MS"/>
                <w:sz w:val="22"/>
                <w:szCs w:val="22"/>
              </w:rPr>
            </w:pPr>
          </w:p>
          <w:p w14:paraId="69EE9DA6"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hAnsi="Trebuchet MS"/>
                <w:sz w:val="22"/>
                <w:szCs w:val="22"/>
              </w:rPr>
            </w:pPr>
            <w:proofErr w:type="gramStart"/>
            <w:r w:rsidRPr="00185239">
              <w:rPr>
                <w:rFonts w:ascii="Trebuchet MS" w:hAnsi="Trebuchet MS"/>
                <w:sz w:val="22"/>
                <w:szCs w:val="22"/>
              </w:rPr>
              <w:t>responsabiliza</w:t>
            </w:r>
            <w:proofErr w:type="gramEnd"/>
            <w:r w:rsidRPr="00185239">
              <w:rPr>
                <w:rFonts w:ascii="Trebuchet MS" w:hAnsi="Trebuchet MS"/>
                <w:sz w:val="22"/>
                <w:szCs w:val="22"/>
              </w:rPr>
              <w:t xml:space="preserve">-se pela veracidade e exatidão dos dados e informações ora prestados e/ou enviados à Debenturista; </w:t>
            </w:r>
          </w:p>
          <w:p w14:paraId="0222CD7D" w14:textId="77777777" w:rsidR="009B6ED3" w:rsidRPr="00185239" w:rsidRDefault="009B6ED3" w:rsidP="00FF23BF">
            <w:pPr>
              <w:widowControl w:val="0"/>
              <w:tabs>
                <w:tab w:val="left" w:pos="540"/>
                <w:tab w:val="num" w:pos="1276"/>
              </w:tabs>
              <w:spacing w:line="280" w:lineRule="exact"/>
              <w:rPr>
                <w:rFonts w:ascii="Trebuchet MS" w:hAnsi="Trebuchet MS"/>
                <w:sz w:val="22"/>
                <w:szCs w:val="22"/>
              </w:rPr>
            </w:pPr>
          </w:p>
          <w:p w14:paraId="0C31E245"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hAnsi="Trebuchet MS"/>
                <w:sz w:val="22"/>
                <w:szCs w:val="22"/>
              </w:rPr>
            </w:pPr>
            <w:proofErr w:type="gramStart"/>
            <w:r w:rsidRPr="00185239">
              <w:rPr>
                <w:rFonts w:ascii="Trebuchet MS" w:hAnsi="Trebuchet MS"/>
                <w:sz w:val="22"/>
                <w:szCs w:val="22"/>
              </w:rPr>
              <w:t>obriga</w:t>
            </w:r>
            <w:proofErr w:type="gramEnd"/>
            <w:r w:rsidRPr="00185239">
              <w:rPr>
                <w:rFonts w:ascii="Trebuchet MS" w:hAnsi="Trebuchet MS"/>
                <w:sz w:val="22"/>
                <w:szCs w:val="22"/>
              </w:rPr>
              <w:t xml:space="preserve">-se a entregar à Debenturista, mediante recebimento de comunicação escrita nesse sentido e em data razoavelmente requerida, os documentos </w:t>
            </w:r>
            <w:r w:rsidR="00AA1CC5" w:rsidRPr="00185239">
              <w:rPr>
                <w:rFonts w:ascii="Trebuchet MS" w:hAnsi="Trebuchet MS"/>
                <w:sz w:val="22"/>
                <w:szCs w:val="22"/>
              </w:rPr>
              <w:t xml:space="preserve">razoavelmente </w:t>
            </w:r>
            <w:r w:rsidRPr="00185239">
              <w:rPr>
                <w:rFonts w:ascii="Trebuchet MS" w:hAnsi="Trebuchet MS"/>
                <w:sz w:val="22"/>
                <w:szCs w:val="22"/>
              </w:rPr>
              <w:t xml:space="preserve">solicitados pela Debenturista para atualização daqueles já entregues, ou que venham a ser exigidos pelas normas vigentes ou em razão de determinação ou orientação de autoridades competentes; </w:t>
            </w:r>
          </w:p>
          <w:p w14:paraId="70C22AD6" w14:textId="77777777" w:rsidR="00DC741D" w:rsidRPr="00185239" w:rsidRDefault="00DC741D" w:rsidP="006A2E3D">
            <w:pPr>
              <w:widowControl w:val="0"/>
              <w:tabs>
                <w:tab w:val="left" w:pos="900"/>
              </w:tabs>
              <w:spacing w:line="280" w:lineRule="exact"/>
              <w:ind w:left="1276" w:hanging="567"/>
              <w:rPr>
                <w:rFonts w:ascii="Trebuchet MS" w:hAnsi="Trebuchet MS"/>
                <w:sz w:val="22"/>
                <w:szCs w:val="22"/>
              </w:rPr>
            </w:pPr>
          </w:p>
          <w:p w14:paraId="63F2464C"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dará</w:t>
            </w:r>
            <w:proofErr w:type="gramEnd"/>
            <w:r w:rsidRPr="00185239">
              <w:rPr>
                <w:rFonts w:ascii="Trebuchet MS" w:eastAsia="SimSun" w:hAnsi="Trebuchet MS"/>
                <w:sz w:val="22"/>
                <w:szCs w:val="22"/>
              </w:rPr>
              <w:t xml:space="preserve"> ciência desta </w:t>
            </w:r>
            <w:r w:rsidRPr="00185239">
              <w:rPr>
                <w:rFonts w:ascii="Trebuchet MS" w:hAnsi="Trebuchet MS"/>
                <w:sz w:val="22"/>
                <w:szCs w:val="22"/>
              </w:rPr>
              <w:t>Escritura de Emissão</w:t>
            </w:r>
            <w:r w:rsidR="00A055AA" w:rsidRPr="00185239">
              <w:rPr>
                <w:rFonts w:ascii="Trebuchet MS" w:hAnsi="Trebuchet MS"/>
                <w:sz w:val="22"/>
                <w:szCs w:val="22"/>
              </w:rPr>
              <w:t xml:space="preserve">, da Cessão Fiduciária de Recebíveis </w:t>
            </w:r>
            <w:r w:rsidRPr="00185239">
              <w:rPr>
                <w:rFonts w:ascii="Trebuchet MS" w:hAnsi="Trebuchet MS"/>
                <w:sz w:val="22"/>
                <w:szCs w:val="22"/>
              </w:rPr>
              <w:t xml:space="preserve">e </w:t>
            </w:r>
            <w:r w:rsidR="00A055AA" w:rsidRPr="00185239">
              <w:rPr>
                <w:rFonts w:ascii="Trebuchet MS" w:hAnsi="Trebuchet MS"/>
                <w:sz w:val="22"/>
                <w:szCs w:val="22"/>
              </w:rPr>
              <w:t xml:space="preserve">da </w:t>
            </w:r>
            <w:r w:rsidR="00577FE0" w:rsidRPr="00185239">
              <w:rPr>
                <w:rFonts w:ascii="Trebuchet MS" w:hAnsi="Trebuchet MS"/>
                <w:sz w:val="22"/>
                <w:szCs w:val="22"/>
              </w:rPr>
              <w:t>Alienação Fiduciária Imóveis Garantia</w:t>
            </w:r>
            <w:r w:rsidRPr="00185239">
              <w:rPr>
                <w:rFonts w:ascii="Trebuchet MS" w:hAnsi="Trebuchet MS"/>
                <w:sz w:val="22"/>
                <w:szCs w:val="22"/>
              </w:rPr>
              <w:t xml:space="preserve">, bem </w:t>
            </w:r>
            <w:r w:rsidRPr="00185239">
              <w:rPr>
                <w:rFonts w:ascii="Trebuchet MS" w:hAnsi="Trebuchet MS"/>
                <w:sz w:val="22"/>
                <w:szCs w:val="22"/>
              </w:rPr>
              <w:lastRenderedPageBreak/>
              <w:t>como de seus respectivos</w:t>
            </w:r>
            <w:r w:rsidRPr="00185239">
              <w:rPr>
                <w:rFonts w:ascii="Trebuchet MS" w:eastAsia="SimSun" w:hAnsi="Trebuchet MS"/>
                <w:sz w:val="22"/>
                <w:szCs w:val="22"/>
              </w:rPr>
              <w:t xml:space="preserve"> termos e condições aos seus administradores e farão com que </w:t>
            </w:r>
            <w:r w:rsidRPr="00185239">
              <w:rPr>
                <w:rFonts w:ascii="Trebuchet MS" w:hAnsi="Trebuchet MS"/>
                <w:sz w:val="22"/>
                <w:szCs w:val="22"/>
              </w:rPr>
              <w:t>estes</w:t>
            </w:r>
            <w:r w:rsidRPr="00185239">
              <w:rPr>
                <w:rFonts w:ascii="Trebuchet MS" w:eastAsia="SimSun" w:hAnsi="Trebuchet MS"/>
                <w:sz w:val="22"/>
                <w:szCs w:val="22"/>
              </w:rPr>
              <w:t xml:space="preserve"> cumpram e façam cumprir todos os seus termos e condições;</w:t>
            </w:r>
          </w:p>
          <w:p w14:paraId="607FB82F" w14:textId="77777777" w:rsidR="00DC741D" w:rsidRPr="00185239" w:rsidRDefault="00DC741D" w:rsidP="006A2E3D">
            <w:pPr>
              <w:pStyle w:val="Level1"/>
              <w:numPr>
                <w:ilvl w:val="0"/>
                <w:numId w:val="0"/>
              </w:numPr>
              <w:tabs>
                <w:tab w:val="left" w:pos="708"/>
              </w:tabs>
              <w:spacing w:line="280" w:lineRule="exact"/>
              <w:ind w:left="709"/>
              <w:jc w:val="both"/>
              <w:rPr>
                <w:rFonts w:ascii="Trebuchet MS" w:eastAsia="SimSun" w:hAnsi="Trebuchet MS"/>
                <w:sz w:val="22"/>
                <w:szCs w:val="22"/>
              </w:rPr>
            </w:pPr>
          </w:p>
          <w:p w14:paraId="1EC9D677"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informará</w:t>
            </w:r>
            <w:proofErr w:type="gramEnd"/>
            <w:r w:rsidRPr="00185239">
              <w:rPr>
                <w:rFonts w:ascii="Trebuchet MS" w:eastAsia="SimSun" w:hAnsi="Trebuchet MS"/>
                <w:sz w:val="22"/>
                <w:szCs w:val="22"/>
              </w:rPr>
              <w:t xml:space="preserve"> à Debenturista qualquer descumprimento de qualquer de suas respectivas obrigações nos termos desta Escritura de Emissão, bem como a ocorrência de qualquer Hipótese de Vencimento Antecipado no prazo de até </w:t>
            </w:r>
            <w:r w:rsidR="008E3257" w:rsidRPr="00185239">
              <w:rPr>
                <w:rFonts w:ascii="Trebuchet MS" w:eastAsia="SimSun" w:hAnsi="Trebuchet MS"/>
                <w:sz w:val="22"/>
                <w:szCs w:val="22"/>
              </w:rPr>
              <w:t xml:space="preserve">5 </w:t>
            </w:r>
            <w:r w:rsidRPr="00185239">
              <w:rPr>
                <w:rFonts w:ascii="Trebuchet MS" w:eastAsia="SimSun" w:hAnsi="Trebuchet MS"/>
                <w:sz w:val="22"/>
                <w:szCs w:val="22"/>
              </w:rPr>
              <w:t>(</w:t>
            </w:r>
            <w:r w:rsidR="008E3257" w:rsidRPr="00185239">
              <w:rPr>
                <w:rFonts w:ascii="Trebuchet MS" w:eastAsia="SimSun" w:hAnsi="Trebuchet MS"/>
                <w:sz w:val="22"/>
                <w:szCs w:val="22"/>
              </w:rPr>
              <w:t>cinco</w:t>
            </w:r>
            <w:r w:rsidRPr="00185239">
              <w:rPr>
                <w:rFonts w:ascii="Trebuchet MS" w:eastAsia="SimSun" w:hAnsi="Trebuchet MS"/>
                <w:sz w:val="22"/>
                <w:szCs w:val="22"/>
              </w:rPr>
              <w:t xml:space="preserve">) Dias Úteis contado da data em </w:t>
            </w:r>
            <w:r w:rsidR="00577FE0" w:rsidRPr="00185239">
              <w:rPr>
                <w:rFonts w:ascii="Trebuchet MS" w:eastAsia="SimSun" w:hAnsi="Trebuchet MS"/>
                <w:sz w:val="22"/>
                <w:szCs w:val="22"/>
              </w:rPr>
              <w:t xml:space="preserve">que </w:t>
            </w:r>
            <w:r w:rsidRPr="00185239">
              <w:rPr>
                <w:rFonts w:ascii="Trebuchet MS" w:eastAsia="SimSun" w:hAnsi="Trebuchet MS"/>
                <w:sz w:val="22"/>
                <w:szCs w:val="22"/>
              </w:rPr>
              <w:t>tomar ciência do evento;</w:t>
            </w:r>
            <w:r w:rsidR="00AF5785" w:rsidRPr="00185239">
              <w:rPr>
                <w:rFonts w:ascii="Trebuchet MS" w:eastAsia="SimSun" w:hAnsi="Trebuchet MS"/>
                <w:sz w:val="22"/>
                <w:szCs w:val="22"/>
              </w:rPr>
              <w:t xml:space="preserve"> </w:t>
            </w:r>
          </w:p>
          <w:p w14:paraId="40356294" w14:textId="77777777" w:rsidR="0005231E" w:rsidRPr="00185239" w:rsidRDefault="0005231E" w:rsidP="006A2E3D">
            <w:pPr>
              <w:pStyle w:val="PargrafodaLista"/>
              <w:spacing w:line="280" w:lineRule="exact"/>
              <w:rPr>
                <w:rFonts w:ascii="Trebuchet MS" w:eastAsia="SimSun" w:hAnsi="Trebuchet MS"/>
                <w:sz w:val="22"/>
                <w:szCs w:val="22"/>
              </w:rPr>
            </w:pPr>
          </w:p>
          <w:p w14:paraId="5B13AF51"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comunicará</w:t>
            </w:r>
            <w:proofErr w:type="gramEnd"/>
            <w:r w:rsidRPr="00185239">
              <w:rPr>
                <w:rFonts w:ascii="Trebuchet MS" w:eastAsia="SimSun" w:hAnsi="Trebuchet MS"/>
                <w:sz w:val="22"/>
                <w:szCs w:val="22"/>
              </w:rPr>
              <w:t xml:space="preserve"> imediatamente à Debenturista, com cópia ao Agente Fiduciário dos CRI, a ocorrência de quaisquer eventos ou situações que sejam de seu conhecimento e que possam comprometer, de maneira relevante, o pontual cumprimento das obrigações assumidas nesta Escritura de Emissão, no prazo de até </w:t>
            </w:r>
            <w:r w:rsidR="006016D3" w:rsidRPr="00185239">
              <w:rPr>
                <w:rFonts w:ascii="Trebuchet MS" w:eastAsia="SimSun" w:hAnsi="Trebuchet MS"/>
                <w:sz w:val="22"/>
                <w:szCs w:val="22"/>
              </w:rPr>
              <w:t xml:space="preserve">10 </w:t>
            </w:r>
            <w:r w:rsidRPr="00185239">
              <w:rPr>
                <w:rFonts w:ascii="Trebuchet MS" w:eastAsia="SimSun" w:hAnsi="Trebuchet MS"/>
                <w:sz w:val="22"/>
                <w:szCs w:val="22"/>
              </w:rPr>
              <w:t>(</w:t>
            </w:r>
            <w:r w:rsidR="006016D3" w:rsidRPr="00185239">
              <w:rPr>
                <w:rFonts w:ascii="Trebuchet MS" w:eastAsia="SimSun" w:hAnsi="Trebuchet MS"/>
                <w:sz w:val="22"/>
                <w:szCs w:val="22"/>
              </w:rPr>
              <w:t>dez</w:t>
            </w:r>
            <w:r w:rsidRPr="00185239">
              <w:rPr>
                <w:rFonts w:ascii="Trebuchet MS" w:eastAsia="SimSun" w:hAnsi="Trebuchet MS"/>
                <w:sz w:val="22"/>
                <w:szCs w:val="22"/>
              </w:rPr>
              <w:t xml:space="preserve">) Dias Úteis contado da data em </w:t>
            </w:r>
            <w:r w:rsidR="00577FE0" w:rsidRPr="00185239">
              <w:rPr>
                <w:rFonts w:ascii="Trebuchet MS" w:eastAsia="SimSun" w:hAnsi="Trebuchet MS"/>
                <w:sz w:val="22"/>
                <w:szCs w:val="22"/>
              </w:rPr>
              <w:t xml:space="preserve">que </w:t>
            </w:r>
            <w:r w:rsidRPr="00185239">
              <w:rPr>
                <w:rFonts w:ascii="Trebuchet MS" w:eastAsia="SimSun" w:hAnsi="Trebuchet MS"/>
                <w:sz w:val="22"/>
                <w:szCs w:val="22"/>
              </w:rPr>
              <w:t>tomar ciência do evento;</w:t>
            </w:r>
          </w:p>
          <w:p w14:paraId="1D399151" w14:textId="77777777" w:rsidR="00D54BB6" w:rsidRPr="00185239" w:rsidRDefault="00D54BB6" w:rsidP="009B6ED3">
            <w:pPr>
              <w:tabs>
                <w:tab w:val="left" w:pos="1134"/>
                <w:tab w:val="num" w:pos="1276"/>
              </w:tabs>
              <w:spacing w:line="280" w:lineRule="exact"/>
              <w:rPr>
                <w:rFonts w:ascii="Trebuchet MS" w:eastAsia="SimSun" w:hAnsi="Trebuchet MS"/>
                <w:sz w:val="22"/>
                <w:szCs w:val="22"/>
              </w:rPr>
            </w:pPr>
          </w:p>
          <w:p w14:paraId="44889090" w14:textId="77777777" w:rsidR="009B6ED3" w:rsidRPr="00185239" w:rsidRDefault="00D54BB6" w:rsidP="009B6ED3">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se</w:t>
            </w:r>
            <w:proofErr w:type="gramEnd"/>
            <w:r w:rsidRPr="00185239">
              <w:rPr>
                <w:rFonts w:ascii="Trebuchet MS" w:eastAsia="SimSun" w:hAnsi="Trebuchet MS"/>
                <w:sz w:val="22"/>
                <w:szCs w:val="22"/>
              </w:rPr>
              <w:t xml:space="preserve"> compromete a utilizar os recursos recebidos em virtude das Debêntures exclusivamente na forma da Cláusula 3.5.1 desta Escritura de Emissão;</w:t>
            </w:r>
          </w:p>
          <w:p w14:paraId="461ED0BC" w14:textId="77777777" w:rsidR="009B6ED3" w:rsidRPr="00185239" w:rsidRDefault="009B6ED3" w:rsidP="009B6ED3">
            <w:pPr>
              <w:pStyle w:val="PargrafodaLista"/>
              <w:rPr>
                <w:rFonts w:ascii="Trebuchet MS" w:hAnsi="Trebuchet MS"/>
                <w:sz w:val="22"/>
                <w:szCs w:val="22"/>
              </w:rPr>
            </w:pPr>
          </w:p>
          <w:p w14:paraId="273A8FC5" w14:textId="77777777" w:rsidR="00D54BB6" w:rsidRPr="00185239" w:rsidRDefault="00D54BB6" w:rsidP="009B6ED3">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hAnsi="Trebuchet MS"/>
                <w:sz w:val="22"/>
                <w:szCs w:val="22"/>
              </w:rPr>
              <w:t>não</w:t>
            </w:r>
            <w:proofErr w:type="gramEnd"/>
            <w:r w:rsidRPr="00185239">
              <w:rPr>
                <w:rFonts w:ascii="Trebuchet MS" w:hAnsi="Trebuchet MS"/>
                <w:sz w:val="22"/>
                <w:szCs w:val="22"/>
              </w:rPr>
              <w:t xml:space="preserve"> poderá transferir as suas obrigações descritas nesta Escritura de Emissão para terceiros sem o prévio e expresso consentimento por escrito da Debenturista;</w:t>
            </w:r>
          </w:p>
          <w:p w14:paraId="0CAA3962" w14:textId="77777777" w:rsidR="009B6ED3" w:rsidRPr="00185239" w:rsidRDefault="009B6ED3" w:rsidP="009B6ED3">
            <w:pPr>
              <w:pStyle w:val="Level1"/>
              <w:numPr>
                <w:ilvl w:val="0"/>
                <w:numId w:val="0"/>
              </w:numPr>
              <w:tabs>
                <w:tab w:val="left" w:pos="708"/>
              </w:tabs>
              <w:spacing w:line="280" w:lineRule="exact"/>
              <w:jc w:val="both"/>
              <w:rPr>
                <w:rFonts w:ascii="Trebuchet MS" w:eastAsia="SimSun" w:hAnsi="Trebuchet MS"/>
                <w:sz w:val="22"/>
                <w:szCs w:val="22"/>
              </w:rPr>
            </w:pPr>
          </w:p>
          <w:p w14:paraId="79681CA5"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arcará</w:t>
            </w:r>
            <w:proofErr w:type="gramEnd"/>
            <w:r w:rsidRPr="00185239">
              <w:rPr>
                <w:rFonts w:ascii="Trebuchet MS" w:eastAsia="SimSun" w:hAnsi="Trebuchet MS"/>
                <w:sz w:val="22"/>
                <w:szCs w:val="22"/>
              </w:rPr>
              <w:t xml:space="preserve"> com todas as despesas</w:t>
            </w:r>
            <w:r w:rsidR="00AA1CC5" w:rsidRPr="00185239">
              <w:rPr>
                <w:rFonts w:ascii="Trebuchet MS" w:eastAsia="SimSun" w:hAnsi="Trebuchet MS"/>
                <w:sz w:val="22"/>
                <w:szCs w:val="22"/>
              </w:rPr>
              <w:t xml:space="preserve"> razoáveis</w:t>
            </w:r>
            <w:r w:rsidRPr="00185239">
              <w:rPr>
                <w:rFonts w:ascii="Trebuchet MS" w:eastAsia="SimSun" w:hAnsi="Trebuchet MS"/>
                <w:sz w:val="22"/>
                <w:szCs w:val="22"/>
              </w:rPr>
              <w:t xml:space="preserve">, tributos, taxas e emolumentos devidos aos cartórios de notas, registros de </w:t>
            </w:r>
            <w:r w:rsidRPr="00185239">
              <w:rPr>
                <w:rFonts w:ascii="Trebuchet MS" w:hAnsi="Trebuchet MS"/>
                <w:sz w:val="22"/>
                <w:szCs w:val="22"/>
              </w:rPr>
              <w:t>títulos</w:t>
            </w:r>
            <w:r w:rsidRPr="00185239">
              <w:rPr>
                <w:rFonts w:ascii="Trebuchet MS" w:eastAsia="SimSun" w:hAnsi="Trebuchet MS"/>
                <w:sz w:val="22"/>
                <w:szCs w:val="22"/>
              </w:rPr>
              <w:t xml:space="preserve"> e documentos e demais despesas necessárias para a formalização desta Escritura de Emissão e para a perfeita formalização dos demais Documentos da Operação;</w:t>
            </w:r>
          </w:p>
          <w:p w14:paraId="2A1FE10D" w14:textId="77777777" w:rsidR="00D54BB6" w:rsidRPr="00185239" w:rsidRDefault="00D54BB6" w:rsidP="006A2E3D">
            <w:pPr>
              <w:pStyle w:val="PargrafodaLista"/>
              <w:spacing w:line="280" w:lineRule="exact"/>
              <w:ind w:left="1276" w:hanging="567"/>
              <w:rPr>
                <w:rFonts w:ascii="Trebuchet MS" w:eastAsia="SimSun" w:hAnsi="Trebuchet MS"/>
                <w:color w:val="000000"/>
                <w:sz w:val="22"/>
                <w:szCs w:val="22"/>
              </w:rPr>
            </w:pPr>
          </w:p>
          <w:p w14:paraId="240973FC"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comprovará</w:t>
            </w:r>
            <w:proofErr w:type="gramEnd"/>
            <w:r w:rsidRPr="00185239">
              <w:rPr>
                <w:rFonts w:ascii="Trebuchet MS" w:eastAsia="SimSun" w:hAnsi="Trebuchet MS"/>
                <w:sz w:val="22"/>
                <w:szCs w:val="22"/>
              </w:rPr>
              <w:t xml:space="preserve"> semestralmente à Debenturista e ao Agente Fiduciário dos CRI as despesas incorridas e investimentos efetuados com os recursos captados por meio das Debêntures, nos termos e prazos estabelecidos nesta Escritura de Emissão; </w:t>
            </w:r>
          </w:p>
          <w:p w14:paraId="19B3503C" w14:textId="77777777" w:rsidR="0005231E" w:rsidRPr="00185239" w:rsidRDefault="0005231E" w:rsidP="006A2E3D">
            <w:pPr>
              <w:pStyle w:val="PargrafodaLista"/>
              <w:spacing w:line="280" w:lineRule="exact"/>
              <w:rPr>
                <w:rFonts w:ascii="Trebuchet MS" w:eastAsia="SimSun" w:hAnsi="Trebuchet MS"/>
                <w:color w:val="000000"/>
                <w:sz w:val="22"/>
                <w:szCs w:val="22"/>
              </w:rPr>
            </w:pPr>
          </w:p>
          <w:p w14:paraId="0F19BE6E"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lastRenderedPageBreak/>
              <w:t>enviará</w:t>
            </w:r>
            <w:proofErr w:type="gramEnd"/>
            <w:r w:rsidRPr="00185239">
              <w:rPr>
                <w:rFonts w:ascii="Trebuchet MS" w:eastAsia="SimSun" w:hAnsi="Trebuchet MS"/>
                <w:sz w:val="22"/>
                <w:szCs w:val="22"/>
              </w:rPr>
              <w:t xml:space="preserve">, </w:t>
            </w:r>
            <w:r w:rsidR="00577FE0" w:rsidRPr="00185239">
              <w:rPr>
                <w:rFonts w:ascii="Trebuchet MS" w:eastAsia="SimSun" w:hAnsi="Trebuchet MS"/>
                <w:sz w:val="22"/>
                <w:szCs w:val="22"/>
              </w:rPr>
              <w:t xml:space="preserve">em até </w:t>
            </w:r>
            <w:r w:rsidR="00577FE0" w:rsidRPr="00185239">
              <w:rPr>
                <w:rFonts w:ascii="Trebuchet MS" w:hAnsi="Trebuchet MS"/>
                <w:sz w:val="22"/>
                <w:szCs w:val="22"/>
              </w:rPr>
              <w:t>5</w:t>
            </w:r>
            <w:r w:rsidR="00577FE0" w:rsidRPr="00185239">
              <w:rPr>
                <w:rFonts w:ascii="Trebuchet MS" w:eastAsia="SimSun" w:hAnsi="Trebuchet MS"/>
                <w:sz w:val="22"/>
                <w:szCs w:val="22"/>
              </w:rPr>
              <w:t xml:space="preserve"> (cinco) Dias Úteis a </w:t>
            </w:r>
            <w:r w:rsidRPr="00185239">
              <w:rPr>
                <w:rFonts w:ascii="Trebuchet MS" w:eastAsia="SimSun" w:hAnsi="Trebuchet MS"/>
                <w:sz w:val="22"/>
                <w:szCs w:val="22"/>
              </w:rPr>
              <w:t>contar de solicitação nesse sentido, quaisquer documentos eventualmente solicitados pela Debenturista necessários para comprovação de que os recursos das Debêntures estão sendo ou foram aplicados exclusivamente na forma prevista nesta Escritura de Emissão;</w:t>
            </w:r>
          </w:p>
          <w:p w14:paraId="69AB3104" w14:textId="77777777" w:rsidR="00225E46" w:rsidRPr="00185239" w:rsidRDefault="00225E46" w:rsidP="006A2E3D">
            <w:pPr>
              <w:pStyle w:val="PargrafodaLista"/>
              <w:spacing w:line="280" w:lineRule="exact"/>
              <w:ind w:left="0"/>
              <w:rPr>
                <w:rFonts w:ascii="Trebuchet MS" w:eastAsia="SimSun" w:hAnsi="Trebuchet MS"/>
                <w:color w:val="000000"/>
                <w:sz w:val="22"/>
                <w:szCs w:val="22"/>
              </w:rPr>
            </w:pPr>
          </w:p>
          <w:p w14:paraId="678442FD"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cumprirá</w:t>
            </w:r>
            <w:proofErr w:type="gramEnd"/>
            <w:r w:rsidRPr="00185239">
              <w:rPr>
                <w:rFonts w:ascii="Trebuchet MS" w:eastAsia="SimSun" w:hAnsi="Trebuchet MS"/>
                <w:sz w:val="22"/>
                <w:szCs w:val="22"/>
              </w:rPr>
              <w:t xml:space="preserve"> rigorosamente a legislação ambiental e trabalhista em vigor, </w:t>
            </w:r>
            <w:r w:rsidR="00577FE0" w:rsidRPr="00185239">
              <w:rPr>
                <w:rFonts w:ascii="Trebuchet MS" w:eastAsia="SimSun" w:hAnsi="Trebuchet MS"/>
                <w:sz w:val="22"/>
                <w:szCs w:val="22"/>
              </w:rPr>
              <w:t xml:space="preserve">em todos os seus aspectos materialmente relevantes, </w:t>
            </w:r>
            <w:r w:rsidRPr="00185239">
              <w:rPr>
                <w:rFonts w:ascii="Trebuchet MS" w:eastAsia="SimSun" w:hAnsi="Trebuchet MS"/>
                <w:sz w:val="22"/>
                <w:szCs w:val="22"/>
              </w:rPr>
              <w:t xml:space="preserve">adotando as medidas e ações preventivas e/ou </w:t>
            </w:r>
            <w:r w:rsidRPr="00185239">
              <w:rPr>
                <w:rFonts w:ascii="Trebuchet MS" w:hAnsi="Trebuchet MS"/>
                <w:sz w:val="22"/>
                <w:szCs w:val="22"/>
              </w:rPr>
              <w:t>reparatórias</w:t>
            </w:r>
            <w:r w:rsidRPr="00185239">
              <w:rPr>
                <w:rFonts w:ascii="Trebuchet MS" w:eastAsia="SimSun" w:hAnsi="Trebuchet MS"/>
                <w:sz w:val="22"/>
                <w:szCs w:val="22"/>
              </w:rPr>
              <w:t>, destinadas a evitar e corrigir eventuais danos ao meio ambiente e a seus trabalhadores decorrentes das atividades descritas em seus respectivos objetos sociais, especialmente as elencadas na Lei n. 10.165/2000, estando comprometida com as melhores práticas socioambientais em sua gestão;</w:t>
            </w:r>
          </w:p>
          <w:p w14:paraId="580ACA43" w14:textId="77777777" w:rsidR="00286774" w:rsidRPr="00185239" w:rsidRDefault="00286774" w:rsidP="00286774">
            <w:pPr>
              <w:pStyle w:val="PargrafodaLista"/>
              <w:rPr>
                <w:rFonts w:ascii="Trebuchet MS" w:eastAsia="SimSun" w:hAnsi="Trebuchet MS"/>
                <w:sz w:val="22"/>
                <w:szCs w:val="22"/>
              </w:rPr>
            </w:pPr>
          </w:p>
          <w:p w14:paraId="30FE4AD3" w14:textId="77777777" w:rsidR="00D54BB6" w:rsidRPr="00185239"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procederá</w:t>
            </w:r>
            <w:proofErr w:type="gramEnd"/>
            <w:r w:rsidRPr="00185239">
              <w:rPr>
                <w:rFonts w:ascii="Trebuchet MS" w:eastAsia="SimSun" w:hAnsi="Trebuchet MS"/>
                <w:sz w:val="22"/>
                <w:szCs w:val="22"/>
              </w:rPr>
              <w:t xml:space="preserve"> todas as diligências exigidas para suas atividades econômicas, preservando o meio ambiente e atendendo às </w:t>
            </w:r>
            <w:r w:rsidRPr="00185239">
              <w:rPr>
                <w:rFonts w:ascii="Trebuchet MS" w:hAnsi="Trebuchet MS"/>
                <w:sz w:val="22"/>
                <w:szCs w:val="22"/>
              </w:rPr>
              <w:t>determinações</w:t>
            </w:r>
            <w:r w:rsidRPr="00185239">
              <w:rPr>
                <w:rFonts w:ascii="Trebuchet MS" w:eastAsia="SimSun" w:hAnsi="Trebuchet MS"/>
                <w:sz w:val="22"/>
                <w:szCs w:val="22"/>
              </w:rPr>
              <w:t xml:space="preserve"> dos Órgãos Municipais, Estaduais e Federais venham a legislar ou regulamentar as normas ambientais em vigor;</w:t>
            </w:r>
          </w:p>
          <w:p w14:paraId="26895C5E" w14:textId="77777777" w:rsidR="00D54BB6" w:rsidRPr="00185239" w:rsidRDefault="00D54BB6" w:rsidP="006A2E3D">
            <w:pPr>
              <w:pStyle w:val="PargrafodaLista"/>
              <w:spacing w:line="280" w:lineRule="exact"/>
              <w:ind w:left="0"/>
              <w:rPr>
                <w:rFonts w:ascii="Trebuchet MS" w:eastAsia="SimSun" w:hAnsi="Trebuchet MS"/>
                <w:color w:val="000000"/>
                <w:sz w:val="22"/>
                <w:szCs w:val="22"/>
              </w:rPr>
            </w:pPr>
          </w:p>
          <w:p w14:paraId="7EA94235" w14:textId="77777777" w:rsidR="004413A4" w:rsidRPr="00185239"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não</w:t>
            </w:r>
            <w:proofErr w:type="gramEnd"/>
            <w:r w:rsidRPr="00185239">
              <w:rPr>
                <w:rFonts w:ascii="Trebuchet MS" w:eastAsia="SimSun" w:hAnsi="Trebuchet MS"/>
                <w:sz w:val="22"/>
                <w:szCs w:val="22"/>
              </w:rPr>
              <w:t xml:space="preserve"> realizará </w:t>
            </w:r>
            <w:r w:rsidRPr="00185239">
              <w:rPr>
                <w:rFonts w:ascii="Trebuchet MS" w:hAnsi="Trebuchet MS"/>
                <w:sz w:val="22"/>
                <w:szCs w:val="22"/>
              </w:rPr>
              <w:t>operações</w:t>
            </w:r>
            <w:r w:rsidRPr="00185239">
              <w:rPr>
                <w:rFonts w:ascii="Trebuchet MS" w:eastAsia="SimSun" w:hAnsi="Trebuchet MS"/>
                <w:sz w:val="22"/>
                <w:szCs w:val="22"/>
              </w:rPr>
              <w:t xml:space="preserve"> fora de seu objeto social, observadas as </w:t>
            </w:r>
            <w:r w:rsidR="004413A4" w:rsidRPr="00185239">
              <w:rPr>
                <w:rFonts w:ascii="Trebuchet MS" w:eastAsia="SimSun" w:hAnsi="Trebuchet MS"/>
                <w:sz w:val="22"/>
                <w:szCs w:val="22"/>
              </w:rPr>
              <w:t>disposições estatutárias, legais e regulamentares em vigor;</w:t>
            </w:r>
          </w:p>
          <w:p w14:paraId="3E5DF712" w14:textId="77777777" w:rsidR="00AF5785" w:rsidRPr="00185239" w:rsidRDefault="00AF5785" w:rsidP="006A2E3D">
            <w:pPr>
              <w:pStyle w:val="PargrafodaLista"/>
              <w:spacing w:line="280" w:lineRule="exact"/>
              <w:rPr>
                <w:rFonts w:ascii="Trebuchet MS" w:eastAsia="SimSun" w:hAnsi="Trebuchet MS"/>
                <w:sz w:val="22"/>
                <w:szCs w:val="22"/>
              </w:rPr>
            </w:pPr>
          </w:p>
          <w:p w14:paraId="35DC4548" w14:textId="77777777" w:rsidR="004413A4" w:rsidRPr="00185239" w:rsidRDefault="00AF5785" w:rsidP="009B6ED3">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procederá</w:t>
            </w:r>
            <w:proofErr w:type="gramEnd"/>
            <w:r w:rsidRPr="00185239">
              <w:rPr>
                <w:rFonts w:ascii="Trebuchet MS" w:eastAsia="SimSun" w:hAnsi="Trebuchet MS"/>
                <w:sz w:val="22"/>
                <w:szCs w:val="22"/>
              </w:rPr>
              <w:t xml:space="preserve"> todas as diligências para se manter em conformidade com as exigências de preservação de patrimônio histórico, conforme determinação do Condephaat;</w:t>
            </w:r>
          </w:p>
          <w:p w14:paraId="5E5AA988" w14:textId="77777777" w:rsidR="009B6ED3" w:rsidRPr="00185239" w:rsidRDefault="009B6ED3" w:rsidP="009B6ED3">
            <w:pPr>
              <w:pStyle w:val="Level1"/>
              <w:numPr>
                <w:ilvl w:val="0"/>
                <w:numId w:val="0"/>
              </w:numPr>
              <w:tabs>
                <w:tab w:val="left" w:pos="708"/>
              </w:tabs>
              <w:spacing w:line="280" w:lineRule="exact"/>
              <w:jc w:val="both"/>
              <w:rPr>
                <w:rFonts w:ascii="Trebuchet MS" w:eastAsia="SimSun" w:hAnsi="Trebuchet MS"/>
                <w:sz w:val="22"/>
                <w:szCs w:val="22"/>
              </w:rPr>
            </w:pPr>
          </w:p>
          <w:p w14:paraId="5726A018" w14:textId="77777777" w:rsidR="00452D6B" w:rsidRPr="00185239" w:rsidRDefault="004413A4"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manterá</w:t>
            </w:r>
            <w:proofErr w:type="gramEnd"/>
            <w:r w:rsidRPr="00185239">
              <w:rPr>
                <w:rFonts w:ascii="Trebuchet MS" w:eastAsia="SimSun" w:hAnsi="Trebuchet MS"/>
                <w:sz w:val="22"/>
                <w:szCs w:val="22"/>
              </w:rPr>
              <w:t xml:space="preserve"> durante a vigência das Debêntures, todas as declarações prestadas vigentes e eficazes; </w:t>
            </w:r>
          </w:p>
          <w:p w14:paraId="7FD8A2D0" w14:textId="77777777" w:rsidR="00452D6B" w:rsidRPr="00185239" w:rsidRDefault="00452D6B" w:rsidP="006A2E3D">
            <w:pPr>
              <w:pStyle w:val="Level1"/>
              <w:numPr>
                <w:ilvl w:val="0"/>
                <w:numId w:val="0"/>
              </w:numPr>
              <w:tabs>
                <w:tab w:val="left" w:pos="708"/>
              </w:tabs>
              <w:spacing w:line="280" w:lineRule="exact"/>
              <w:ind w:left="709"/>
              <w:jc w:val="both"/>
              <w:rPr>
                <w:rFonts w:ascii="Trebuchet MS" w:eastAsia="SimSun" w:hAnsi="Trebuchet MS"/>
                <w:sz w:val="22"/>
                <w:szCs w:val="22"/>
              </w:rPr>
            </w:pPr>
          </w:p>
          <w:p w14:paraId="34EB0D8F" w14:textId="77777777" w:rsidR="004413A4" w:rsidRPr="00185239" w:rsidRDefault="00452D6B"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cumprirá</w:t>
            </w:r>
            <w:proofErr w:type="gramEnd"/>
            <w:r w:rsidR="002A3648" w:rsidRPr="00185239">
              <w:rPr>
                <w:rFonts w:ascii="Trebuchet MS" w:eastAsia="SimSun" w:hAnsi="Trebuchet MS"/>
                <w:sz w:val="22"/>
                <w:szCs w:val="22"/>
              </w:rPr>
              <w:t>,</w:t>
            </w:r>
            <w:r w:rsidRPr="00185239">
              <w:rPr>
                <w:rFonts w:ascii="Trebuchet MS" w:eastAsia="SimSun" w:hAnsi="Trebuchet MS"/>
                <w:sz w:val="22"/>
                <w:szCs w:val="22"/>
              </w:rPr>
              <w:t xml:space="preserve"> durante a vigência dos CRI, todas as obrigações assumidas no Termo de Ajustamento de Conduta,</w:t>
            </w:r>
            <w:r w:rsidRPr="00185239">
              <w:rPr>
                <w:rFonts w:ascii="Trebuchet MS" w:hAnsi="Trebuchet MS"/>
                <w:sz w:val="22"/>
                <w:szCs w:val="22"/>
              </w:rPr>
              <w:t xml:space="preserve"> </w:t>
            </w:r>
            <w:r w:rsidRPr="00185239">
              <w:rPr>
                <w:rFonts w:ascii="Trebuchet MS" w:eastAsia="SimSun" w:hAnsi="Trebuchet MS"/>
                <w:sz w:val="22"/>
                <w:szCs w:val="22"/>
              </w:rPr>
              <w:t>firmado em 02 de abril de 201</w:t>
            </w:r>
            <w:r w:rsidR="0066069A" w:rsidRPr="00185239">
              <w:rPr>
                <w:rFonts w:ascii="Trebuchet MS" w:eastAsia="SimSun" w:hAnsi="Trebuchet MS"/>
                <w:sz w:val="22"/>
                <w:szCs w:val="22"/>
              </w:rPr>
              <w:t>2</w:t>
            </w:r>
            <w:r w:rsidR="002A3648" w:rsidRPr="00185239">
              <w:rPr>
                <w:rFonts w:ascii="Trebuchet MS" w:eastAsia="SimSun" w:hAnsi="Trebuchet MS"/>
                <w:sz w:val="22"/>
                <w:szCs w:val="22"/>
              </w:rPr>
              <w:t>, relacionado ao Empreendimento Imobiliário</w:t>
            </w:r>
            <w:r w:rsidRPr="00185239">
              <w:rPr>
                <w:rFonts w:ascii="Trebuchet MS" w:eastAsia="SimSun" w:hAnsi="Trebuchet MS"/>
                <w:sz w:val="22"/>
                <w:szCs w:val="22"/>
              </w:rPr>
              <w:t xml:space="preserve"> </w:t>
            </w:r>
            <w:r w:rsidRPr="00185239">
              <w:rPr>
                <w:rFonts w:ascii="Trebuchet MS" w:hAnsi="Trebuchet MS"/>
                <w:sz w:val="22"/>
                <w:szCs w:val="22"/>
              </w:rPr>
              <w:t>(“</w:t>
            </w:r>
            <w:r w:rsidRPr="00185239">
              <w:rPr>
                <w:rFonts w:ascii="Trebuchet MS" w:hAnsi="Trebuchet MS"/>
                <w:sz w:val="22"/>
                <w:szCs w:val="22"/>
                <w:u w:val="single"/>
              </w:rPr>
              <w:t>TAC</w:t>
            </w:r>
            <w:r w:rsidRPr="00185239">
              <w:rPr>
                <w:rFonts w:ascii="Trebuchet MS" w:hAnsi="Trebuchet MS"/>
                <w:sz w:val="22"/>
                <w:szCs w:val="22"/>
              </w:rPr>
              <w:t>”)</w:t>
            </w:r>
            <w:r w:rsidR="002A3648" w:rsidRPr="00185239">
              <w:rPr>
                <w:rFonts w:ascii="Trebuchet MS" w:hAnsi="Trebuchet MS"/>
                <w:sz w:val="22"/>
                <w:szCs w:val="22"/>
              </w:rPr>
              <w:t>, sob pena de vencimento antecipado das Debêntures</w:t>
            </w:r>
            <w:r w:rsidRPr="00185239">
              <w:rPr>
                <w:rFonts w:ascii="Trebuchet MS" w:hAnsi="Trebuchet MS"/>
                <w:sz w:val="22"/>
                <w:szCs w:val="22"/>
              </w:rPr>
              <w:t xml:space="preserve">; </w:t>
            </w:r>
            <w:r w:rsidR="004413A4" w:rsidRPr="00185239">
              <w:rPr>
                <w:rFonts w:ascii="Trebuchet MS" w:eastAsia="SimSun" w:hAnsi="Trebuchet MS"/>
                <w:sz w:val="22"/>
                <w:szCs w:val="22"/>
              </w:rPr>
              <w:t>e</w:t>
            </w:r>
          </w:p>
          <w:p w14:paraId="3873F480" w14:textId="77777777" w:rsidR="00B335AE" w:rsidRPr="00185239" w:rsidRDefault="00B335AE" w:rsidP="002207AB">
            <w:pPr>
              <w:pStyle w:val="PargrafodaLista"/>
              <w:rPr>
                <w:rFonts w:ascii="Trebuchet MS" w:eastAsia="SimSun" w:hAnsi="Trebuchet MS"/>
                <w:sz w:val="22"/>
                <w:szCs w:val="22"/>
              </w:rPr>
            </w:pPr>
          </w:p>
          <w:p w14:paraId="5377AC43" w14:textId="77777777" w:rsidR="004413A4" w:rsidRPr="00185239" w:rsidRDefault="004413A4"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proofErr w:type="gramStart"/>
            <w:r w:rsidRPr="00185239">
              <w:rPr>
                <w:rFonts w:ascii="Trebuchet MS" w:eastAsia="SimSun" w:hAnsi="Trebuchet MS"/>
                <w:sz w:val="22"/>
                <w:szCs w:val="22"/>
              </w:rPr>
              <w:t>disponibilizará</w:t>
            </w:r>
            <w:proofErr w:type="gramEnd"/>
            <w:r w:rsidRPr="00185239">
              <w:rPr>
                <w:rFonts w:ascii="Trebuchet MS" w:eastAsia="SimSun" w:hAnsi="Trebuchet MS"/>
                <w:sz w:val="22"/>
                <w:szCs w:val="22"/>
              </w:rPr>
              <w:t xml:space="preserve"> seu balanço patrimonial, as demonstrações financeiras do exercício e as demais demonstrações </w:t>
            </w:r>
            <w:r w:rsidRPr="00185239">
              <w:rPr>
                <w:rFonts w:ascii="Trebuchet MS" w:hAnsi="Trebuchet MS"/>
                <w:sz w:val="22"/>
                <w:szCs w:val="22"/>
              </w:rPr>
              <w:t>contábeis</w:t>
            </w:r>
            <w:r w:rsidRPr="00185239">
              <w:rPr>
                <w:rFonts w:ascii="Trebuchet MS" w:eastAsia="SimSun" w:hAnsi="Trebuchet MS"/>
                <w:sz w:val="22"/>
                <w:szCs w:val="22"/>
              </w:rPr>
              <w:t xml:space="preserve"> exigidas em leis, </w:t>
            </w:r>
            <w:r w:rsidR="00AA1CC5" w:rsidRPr="00185239">
              <w:rPr>
                <w:rFonts w:ascii="Trebuchet MS" w:eastAsia="SimSun" w:hAnsi="Trebuchet MS"/>
                <w:sz w:val="22"/>
                <w:szCs w:val="22"/>
              </w:rPr>
              <w:t xml:space="preserve">nos prazos previstos em lei, </w:t>
            </w:r>
            <w:r w:rsidRPr="00185239">
              <w:rPr>
                <w:rFonts w:ascii="Trebuchet MS" w:eastAsia="SimSun" w:hAnsi="Trebuchet MS"/>
                <w:sz w:val="22"/>
                <w:szCs w:val="22"/>
              </w:rPr>
              <w:t xml:space="preserve">e conforme as práticas contábeis adotadas no Brasil, em até </w:t>
            </w:r>
            <w:r w:rsidR="00577FE0" w:rsidRPr="00185239">
              <w:rPr>
                <w:rFonts w:ascii="Trebuchet MS" w:eastAsia="SimSun" w:hAnsi="Trebuchet MS"/>
                <w:sz w:val="22"/>
                <w:szCs w:val="22"/>
              </w:rPr>
              <w:t xml:space="preserve">5 </w:t>
            </w:r>
            <w:r w:rsidRPr="00185239">
              <w:rPr>
                <w:rFonts w:ascii="Trebuchet MS" w:eastAsia="SimSun" w:hAnsi="Trebuchet MS"/>
                <w:sz w:val="22"/>
                <w:szCs w:val="22"/>
              </w:rPr>
              <w:t>(</w:t>
            </w:r>
            <w:r w:rsidR="00577FE0" w:rsidRPr="00185239">
              <w:rPr>
                <w:rFonts w:ascii="Trebuchet MS" w:eastAsia="SimSun" w:hAnsi="Trebuchet MS"/>
                <w:sz w:val="22"/>
                <w:szCs w:val="22"/>
              </w:rPr>
              <w:t>cinco</w:t>
            </w:r>
            <w:r w:rsidRPr="00185239">
              <w:rPr>
                <w:rFonts w:ascii="Trebuchet MS" w:eastAsia="SimSun" w:hAnsi="Trebuchet MS"/>
                <w:sz w:val="22"/>
                <w:szCs w:val="22"/>
              </w:rPr>
              <w:t xml:space="preserve">) Dias Úteis, a contar da solicitação da </w:t>
            </w:r>
            <w:r w:rsidR="00AF5785" w:rsidRPr="00185239">
              <w:rPr>
                <w:rFonts w:ascii="Trebuchet MS" w:eastAsia="SimSun" w:hAnsi="Trebuchet MS"/>
                <w:sz w:val="22"/>
                <w:szCs w:val="22"/>
              </w:rPr>
              <w:t>Debenturista</w:t>
            </w:r>
            <w:r w:rsidR="004F5985" w:rsidRPr="00185239">
              <w:rPr>
                <w:rFonts w:ascii="Trebuchet MS" w:eastAsia="SimSun" w:hAnsi="Trebuchet MS"/>
                <w:sz w:val="22"/>
                <w:szCs w:val="22"/>
              </w:rPr>
              <w:t xml:space="preserve"> ou do Agente Fiduciário</w:t>
            </w:r>
            <w:r w:rsidRPr="00185239">
              <w:rPr>
                <w:rFonts w:ascii="Trebuchet MS" w:eastAsia="SimSun" w:hAnsi="Trebuchet MS"/>
                <w:sz w:val="22"/>
                <w:szCs w:val="22"/>
              </w:rPr>
              <w:t>;</w:t>
            </w:r>
          </w:p>
          <w:p w14:paraId="31187768" w14:textId="77777777" w:rsidR="006E2B79" w:rsidRPr="00185239" w:rsidRDefault="006E2B79" w:rsidP="006A2E3D">
            <w:pPr>
              <w:pStyle w:val="PargrafodaLista"/>
              <w:spacing w:line="280" w:lineRule="exact"/>
              <w:rPr>
                <w:rFonts w:ascii="Trebuchet MS" w:hAnsi="Trebuchet MS"/>
                <w:sz w:val="22"/>
                <w:szCs w:val="22"/>
              </w:rPr>
            </w:pPr>
          </w:p>
          <w:p w14:paraId="12A9AE4B" w14:textId="77777777" w:rsidR="00AF5602" w:rsidRPr="00185239" w:rsidRDefault="00AF5602" w:rsidP="008D00BA">
            <w:pPr>
              <w:pStyle w:val="NormalWeb"/>
              <w:numPr>
                <w:ilvl w:val="1"/>
                <w:numId w:val="90"/>
              </w:numPr>
              <w:spacing w:before="0" w:beforeAutospacing="0" w:after="0" w:afterAutospacing="0" w:line="280" w:lineRule="exact"/>
              <w:ind w:left="0" w:firstLine="0"/>
              <w:jc w:val="both"/>
              <w:rPr>
                <w:rFonts w:ascii="Trebuchet MS" w:eastAsia="SimSun" w:hAnsi="Trebuchet MS" w:cs="Times New Roman"/>
                <w:sz w:val="22"/>
                <w:szCs w:val="22"/>
                <w:lang w:eastAsia="en-US"/>
              </w:rPr>
            </w:pPr>
            <w:r w:rsidRPr="00185239">
              <w:rPr>
                <w:rFonts w:ascii="Trebuchet MS" w:eastAsia="SimSun" w:hAnsi="Trebuchet MS" w:cs="Times New Roman"/>
                <w:sz w:val="22"/>
                <w:szCs w:val="22"/>
                <w:lang w:eastAsia="en-US"/>
              </w:rPr>
              <w:t xml:space="preserve">Responsabilidade Tributária: Com base na interpretação da legislação fiscal vigente à época da assinatura desta Escritura de Emissão, sobre a Emissão não incidem quaisquer impostos, taxas, contribuições ou quaisquer outros tributos federais, estaduais ou municipais, sendo </w:t>
            </w:r>
            <w:proofErr w:type="gramStart"/>
            <w:r w:rsidRPr="00185239">
              <w:rPr>
                <w:rFonts w:ascii="Trebuchet MS" w:eastAsia="SimSun" w:hAnsi="Trebuchet MS" w:cs="Times New Roman"/>
                <w:sz w:val="22"/>
                <w:szCs w:val="22"/>
                <w:lang w:eastAsia="en-US"/>
              </w:rPr>
              <w:t>entendido que não são necessários</w:t>
            </w:r>
            <w:proofErr w:type="gramEnd"/>
            <w:r w:rsidRPr="00185239">
              <w:rPr>
                <w:rFonts w:ascii="Trebuchet MS" w:eastAsia="SimSun" w:hAnsi="Trebuchet MS" w:cs="Times New Roman"/>
                <w:sz w:val="22"/>
                <w:szCs w:val="22"/>
                <w:lang w:eastAsia="en-US"/>
              </w:rPr>
              <w:t xml:space="preserve"> quaisquer recolhimentos sobre os pagamentos ou reembolso devidos à </w:t>
            </w:r>
            <w:proofErr w:type="spellStart"/>
            <w:r w:rsidRPr="00185239">
              <w:rPr>
                <w:rFonts w:ascii="Trebuchet MS" w:eastAsia="SimSun" w:hAnsi="Trebuchet MS" w:cs="Times New Roman"/>
                <w:sz w:val="22"/>
                <w:szCs w:val="22"/>
                <w:lang w:eastAsia="en-US"/>
              </w:rPr>
              <w:t>Securitizadora</w:t>
            </w:r>
            <w:proofErr w:type="spellEnd"/>
            <w:r w:rsidRPr="00185239">
              <w:rPr>
                <w:rFonts w:ascii="Trebuchet MS" w:eastAsia="SimSun" w:hAnsi="Trebuchet MS" w:cs="Times New Roman"/>
                <w:sz w:val="22"/>
                <w:szCs w:val="22"/>
                <w:lang w:eastAsia="en-US"/>
              </w:rPr>
              <w:t>. Todos os tributos, atuais ou futuros, incluindo impostos, contribuições e taxas, bem como quaisquer outros encargos que incidam ou venham a incidir sobre os pagamentos feitos pela Emissora no âmbito desta Escritura de Emissão (“</w:t>
            </w:r>
            <w:r w:rsidRPr="00185239">
              <w:rPr>
                <w:rFonts w:ascii="Trebuchet MS" w:eastAsia="SimSun" w:hAnsi="Trebuchet MS" w:cs="Times New Roman"/>
                <w:sz w:val="22"/>
                <w:szCs w:val="22"/>
                <w:u w:val="single"/>
                <w:lang w:eastAsia="en-US"/>
              </w:rPr>
              <w:t>Tributos</w:t>
            </w:r>
            <w:r w:rsidRPr="00185239">
              <w:rPr>
                <w:rFonts w:ascii="Trebuchet MS" w:eastAsia="SimSun" w:hAnsi="Trebuchet MS" w:cs="Times New Roman"/>
                <w:sz w:val="22"/>
                <w:szCs w:val="22"/>
                <w:lang w:eastAsia="en-US"/>
              </w:rPr>
              <w:t>”), inclusive em decorrência de majoração de alíquota ou base de cálculo, bem como em decorrência de nova interpretação da norma, com fulcro em norma legal ou regulamentar, são de responsabilidade da Emissora e serão por ela integralmente suportados, se e quando devidos, acrescido</w:t>
            </w:r>
            <w:r w:rsidR="00B335AE" w:rsidRPr="00185239">
              <w:rPr>
                <w:rFonts w:ascii="Trebuchet MS" w:eastAsia="SimSun" w:hAnsi="Trebuchet MS" w:cs="Times New Roman"/>
                <w:sz w:val="22"/>
                <w:szCs w:val="22"/>
                <w:lang w:eastAsia="en-US"/>
              </w:rPr>
              <w:t>s</w:t>
            </w:r>
            <w:r w:rsidRPr="00185239">
              <w:rPr>
                <w:rFonts w:ascii="Trebuchet MS" w:eastAsia="SimSun" w:hAnsi="Trebuchet MS" w:cs="Times New Roman"/>
                <w:sz w:val="22"/>
                <w:szCs w:val="22"/>
                <w:lang w:eastAsia="en-US"/>
              </w:rPr>
              <w:t xml:space="preserve"> de eventuais multas e penalidades. Caso qualquer órgão competente venha a exigir, mesmo que sob a legislação fiscal vigente, o recolhimento, pagamento e/ou retenção de quaisquer impostos, taxas, contribuições ou quaisquer outros tributos federais, estaduais ou municipais sobre os pagamentos ou reembolso previstos nesta Escritura de Emissão, ou a legislação vigente venha a sofrer qualquer modificação ou, por quaisquer outros motivos, novos tributos venham a incidir sobre os pagamentos ou reembolso devidos à Debenturista no âmbito desta Escritura de Emissão, a Emissora será responsável pelo recolhimento, pagamento e/ou retenção destes tributos. Nesta situação, a Emissora deverá acrescer a tais pagamentos valores adicionais de modo que a Debenturista receba os mesmos valores líquidos que seriam recebidos caso nenhuma retenção ou dedução fosse realizada.</w:t>
            </w:r>
          </w:p>
          <w:p w14:paraId="1290411A" w14:textId="77777777" w:rsidR="001A42F1" w:rsidRPr="00185239" w:rsidRDefault="001A42F1" w:rsidP="006A2E3D">
            <w:pPr>
              <w:pStyle w:val="PargrafodaLista"/>
              <w:spacing w:line="280" w:lineRule="exact"/>
              <w:rPr>
                <w:rFonts w:ascii="Trebuchet MS" w:hAnsi="Trebuchet MS"/>
                <w:sz w:val="22"/>
                <w:szCs w:val="22"/>
              </w:rPr>
            </w:pPr>
          </w:p>
          <w:p w14:paraId="431E2B5B" w14:textId="77777777" w:rsidR="004413A4" w:rsidRPr="00185239"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proofErr w:type="gramStart"/>
            <w:r w:rsidRPr="00185239">
              <w:rPr>
                <w:rFonts w:ascii="Trebuchet MS" w:hAnsi="Trebuchet MS" w:cs="Times New Roman"/>
                <w:b/>
                <w:smallCaps/>
                <w:sz w:val="22"/>
                <w:szCs w:val="22"/>
              </w:rPr>
              <w:t>Cláusula VI</w:t>
            </w:r>
            <w:proofErr w:type="gramEnd"/>
          </w:p>
          <w:p w14:paraId="777222A3" w14:textId="77777777" w:rsidR="004413A4" w:rsidRPr="00185239"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Das declarações da Emissora</w:t>
            </w:r>
          </w:p>
          <w:p w14:paraId="70A7CC96" w14:textId="77777777" w:rsidR="004413A4" w:rsidRPr="00185239" w:rsidRDefault="004413A4" w:rsidP="006A2E3D">
            <w:pPr>
              <w:widowControl w:val="0"/>
              <w:tabs>
                <w:tab w:val="left" w:pos="567"/>
              </w:tabs>
              <w:spacing w:line="280" w:lineRule="exact"/>
              <w:rPr>
                <w:rFonts w:ascii="Trebuchet MS" w:hAnsi="Trebuchet MS"/>
                <w:b/>
                <w:sz w:val="22"/>
                <w:szCs w:val="22"/>
              </w:rPr>
            </w:pPr>
          </w:p>
          <w:p w14:paraId="70607C9E" w14:textId="77777777" w:rsidR="004413A4" w:rsidRPr="00185239" w:rsidRDefault="004413A4" w:rsidP="006A2E3D">
            <w:pPr>
              <w:pStyle w:val="PargrafodaLista"/>
              <w:widowControl w:val="0"/>
              <w:numPr>
                <w:ilvl w:val="1"/>
                <w:numId w:val="16"/>
              </w:numPr>
              <w:spacing w:line="280" w:lineRule="exact"/>
              <w:ind w:left="0" w:firstLine="0"/>
              <w:rPr>
                <w:rFonts w:ascii="Trebuchet MS" w:hAnsi="Trebuchet MS"/>
                <w:sz w:val="22"/>
                <w:szCs w:val="22"/>
              </w:rPr>
            </w:pPr>
            <w:r w:rsidRPr="00185239">
              <w:rPr>
                <w:rFonts w:ascii="Trebuchet MS" w:hAnsi="Trebuchet MS"/>
                <w:sz w:val="22"/>
                <w:szCs w:val="22"/>
              </w:rPr>
              <w:t>A Emissora declara, neste ato, na Data de Emissão e na data de subscrição e integralização das Debêntures, que:</w:t>
            </w:r>
          </w:p>
          <w:p w14:paraId="4099A96B" w14:textId="77777777" w:rsidR="004413A4" w:rsidRPr="00185239" w:rsidRDefault="004413A4" w:rsidP="006A2E3D">
            <w:pPr>
              <w:widowControl w:val="0"/>
              <w:spacing w:line="280" w:lineRule="exact"/>
              <w:rPr>
                <w:rFonts w:ascii="Trebuchet MS" w:hAnsi="Trebuchet MS"/>
                <w:sz w:val="22"/>
                <w:szCs w:val="22"/>
              </w:rPr>
            </w:pPr>
          </w:p>
          <w:p w14:paraId="620536A0" w14:textId="77777777"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é</w:t>
            </w:r>
            <w:proofErr w:type="gramEnd"/>
            <w:r w:rsidRPr="00185239">
              <w:rPr>
                <w:rFonts w:ascii="Trebuchet MS" w:hAnsi="Trebuchet MS"/>
                <w:sz w:val="22"/>
                <w:szCs w:val="22"/>
              </w:rPr>
              <w:t xml:space="preserve"> uma sociedade por ações devidamente organizada, constituída e existente de acordo com as leis brasileiras;</w:t>
            </w:r>
          </w:p>
          <w:p w14:paraId="7D0D8046" w14:textId="77777777" w:rsidR="004413A4" w:rsidRPr="00185239" w:rsidRDefault="004413A4" w:rsidP="006A2E3D">
            <w:pPr>
              <w:pStyle w:val="p0"/>
              <w:widowControl w:val="0"/>
              <w:tabs>
                <w:tab w:val="clear" w:pos="720"/>
                <w:tab w:val="left" w:pos="709"/>
              </w:tabs>
              <w:spacing w:line="280" w:lineRule="exact"/>
              <w:ind w:left="709" w:hanging="709"/>
              <w:rPr>
                <w:rFonts w:ascii="Trebuchet MS" w:hAnsi="Trebuchet MS"/>
                <w:sz w:val="22"/>
                <w:szCs w:val="22"/>
              </w:rPr>
            </w:pPr>
          </w:p>
          <w:p w14:paraId="09FEE9B4" w14:textId="77777777"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está</w:t>
            </w:r>
            <w:proofErr w:type="gramEnd"/>
            <w:r w:rsidRPr="00185239">
              <w:rPr>
                <w:rFonts w:ascii="Trebuchet MS" w:hAnsi="Trebuchet MS"/>
                <w:sz w:val="22"/>
                <w:szCs w:val="22"/>
              </w:rPr>
              <w:t xml:space="preserve"> devidamente autorizada e obteve todas as licenças e autorizações, inclusive as societárias necessárias à celebração desta Escritura de Emissão, </w:t>
            </w:r>
            <w:r w:rsidR="004F5985" w:rsidRPr="00185239">
              <w:rPr>
                <w:rFonts w:ascii="Trebuchet MS" w:hAnsi="Trebuchet MS"/>
                <w:sz w:val="22"/>
                <w:szCs w:val="22"/>
              </w:rPr>
              <w:t xml:space="preserve">atentando-se ao exposto na cláusula 1.1 acima, </w:t>
            </w:r>
            <w:r w:rsidR="00F50797" w:rsidRPr="00185239">
              <w:rPr>
                <w:rFonts w:ascii="Trebuchet MS" w:hAnsi="Trebuchet MS"/>
                <w:sz w:val="22"/>
                <w:szCs w:val="22"/>
              </w:rPr>
              <w:t>da Alienação Fiduciária Imóveis Garantia</w:t>
            </w:r>
            <w:r w:rsidRPr="00185239">
              <w:rPr>
                <w:rFonts w:ascii="Trebuchet MS" w:hAnsi="Trebuchet MS"/>
                <w:sz w:val="22"/>
                <w:szCs w:val="22"/>
              </w:rPr>
              <w:t>, à emissão das Debêntures e ao cumprimento de suas obrigações previstas nos referidos documentos, tendo sido plenamente satisfeitos todos os requisitos legais e estatutários necessários para tanto;</w:t>
            </w:r>
          </w:p>
          <w:p w14:paraId="13586401" w14:textId="77777777" w:rsidR="004413A4" w:rsidRPr="00185239" w:rsidRDefault="004413A4" w:rsidP="008D00BA">
            <w:pPr>
              <w:pStyle w:val="p0"/>
              <w:widowControl w:val="0"/>
              <w:tabs>
                <w:tab w:val="clear" w:pos="720"/>
                <w:tab w:val="left" w:pos="709"/>
              </w:tabs>
              <w:spacing w:line="280" w:lineRule="exact"/>
              <w:rPr>
                <w:rFonts w:ascii="Trebuchet MS" w:hAnsi="Trebuchet MS"/>
                <w:sz w:val="22"/>
                <w:szCs w:val="22"/>
              </w:rPr>
            </w:pPr>
          </w:p>
          <w:p w14:paraId="41012406" w14:textId="77777777"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os</w:t>
            </w:r>
            <w:proofErr w:type="gramEnd"/>
            <w:r w:rsidRPr="00185239">
              <w:rPr>
                <w:rFonts w:ascii="Trebuchet MS" w:hAnsi="Trebuchet MS"/>
                <w:sz w:val="22"/>
                <w:szCs w:val="22"/>
              </w:rPr>
              <w:t xml:space="preserve"> representantes legais que assinam esta Escritura de Emissão e os demais Documentos da Operação têm poderes estatutários e/ou delegados para assumir, em seu nome, as obrigações ora estabelecidas e, sendo mandatários, tiveram os poderes legitimamente outorgados, estando os respectivos mandatos em pleno vigor;</w:t>
            </w:r>
          </w:p>
          <w:p w14:paraId="63CFD3B8" w14:textId="77777777" w:rsidR="004413A4" w:rsidRPr="00185239" w:rsidRDefault="004413A4" w:rsidP="006A2E3D">
            <w:pPr>
              <w:pStyle w:val="PargrafodaLista"/>
              <w:spacing w:line="280" w:lineRule="exact"/>
              <w:rPr>
                <w:rFonts w:ascii="Trebuchet MS" w:hAnsi="Trebuchet MS"/>
                <w:sz w:val="22"/>
                <w:szCs w:val="22"/>
              </w:rPr>
            </w:pPr>
          </w:p>
          <w:p w14:paraId="36FA1602" w14:textId="77777777" w:rsidR="004413A4" w:rsidRPr="00185239" w:rsidRDefault="004413A4" w:rsidP="006A2E3D">
            <w:pPr>
              <w:pStyle w:val="p0"/>
              <w:widowControl w:val="0"/>
              <w:numPr>
                <w:ilvl w:val="0"/>
                <w:numId w:val="15"/>
              </w:numPr>
              <w:tabs>
                <w:tab w:val="clear" w:pos="1080"/>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a</w:t>
            </w:r>
            <w:proofErr w:type="gramEnd"/>
            <w:r w:rsidRPr="00185239">
              <w:rPr>
                <w:rFonts w:ascii="Trebuchet MS" w:hAnsi="Trebuchet MS"/>
                <w:sz w:val="22"/>
                <w:szCs w:val="22"/>
              </w:rPr>
              <w:t xml:space="preserve"> Escritura de Emissão</w:t>
            </w:r>
            <w:r w:rsidR="00710827" w:rsidRPr="00185239">
              <w:rPr>
                <w:rFonts w:ascii="Trebuchet MS" w:hAnsi="Trebuchet MS"/>
                <w:sz w:val="22"/>
                <w:szCs w:val="22"/>
              </w:rPr>
              <w:t>, a Cessão Fiduciária de Recebíveis</w:t>
            </w:r>
            <w:r w:rsidRPr="00185239">
              <w:rPr>
                <w:rFonts w:ascii="Trebuchet MS" w:hAnsi="Trebuchet MS"/>
                <w:sz w:val="22"/>
                <w:szCs w:val="22"/>
              </w:rPr>
              <w:t xml:space="preserve"> e </w:t>
            </w:r>
            <w:r w:rsidR="00F50797" w:rsidRPr="00185239">
              <w:rPr>
                <w:rFonts w:ascii="Trebuchet MS" w:hAnsi="Trebuchet MS"/>
                <w:sz w:val="22"/>
                <w:szCs w:val="22"/>
              </w:rPr>
              <w:t>a Alienação Fiduciária Imóveis Garantia</w:t>
            </w:r>
            <w:r w:rsidRPr="00185239">
              <w:rPr>
                <w:rFonts w:ascii="Trebuchet MS" w:hAnsi="Trebuchet MS"/>
                <w:sz w:val="22"/>
                <w:szCs w:val="22"/>
              </w:rPr>
              <w:t xml:space="preserve"> e as obrigações aqui e ali previstas constituem obrigações lícitas, válidas e vinculativas da Emissora, conforme aplicável, exequíveis de acordo com os seus termos e condições, com força de título executivo extrajudicial nos termos do artigo 784 do Código de Processo Civil Brasileiro;</w:t>
            </w:r>
            <w:bookmarkStart w:id="55" w:name="_DV_M298"/>
            <w:bookmarkEnd w:id="55"/>
          </w:p>
          <w:p w14:paraId="332B0E3D" w14:textId="77777777" w:rsidR="0005231E" w:rsidRPr="00185239" w:rsidRDefault="0005231E" w:rsidP="006A2E3D">
            <w:pPr>
              <w:pStyle w:val="PargrafodaLista"/>
              <w:spacing w:line="280" w:lineRule="exact"/>
              <w:rPr>
                <w:rFonts w:ascii="Trebuchet MS" w:hAnsi="Trebuchet MS"/>
                <w:sz w:val="22"/>
                <w:szCs w:val="22"/>
              </w:rPr>
            </w:pPr>
          </w:p>
          <w:p w14:paraId="15CE06E4" w14:textId="77777777"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a</w:t>
            </w:r>
            <w:proofErr w:type="gramEnd"/>
            <w:r w:rsidRPr="00185239">
              <w:rPr>
                <w:rFonts w:ascii="Trebuchet MS" w:hAnsi="Trebuchet MS"/>
                <w:sz w:val="22"/>
                <w:szCs w:val="22"/>
              </w:rPr>
              <w:t xml:space="preserve"> Emissora encontra-se adimplente no cumprimento de todas as suas obrigações previstas nesta Escritura de Emissão</w:t>
            </w:r>
            <w:r w:rsidR="00710827" w:rsidRPr="00185239">
              <w:rPr>
                <w:rFonts w:ascii="Trebuchet MS" w:hAnsi="Trebuchet MS"/>
                <w:sz w:val="22"/>
                <w:szCs w:val="22"/>
              </w:rPr>
              <w:t>, na Cessão Fiduciária de Recebíveis</w:t>
            </w:r>
            <w:r w:rsidRPr="00185239">
              <w:rPr>
                <w:rFonts w:ascii="Trebuchet MS" w:hAnsi="Trebuchet MS"/>
                <w:sz w:val="22"/>
                <w:szCs w:val="22"/>
              </w:rPr>
              <w:t xml:space="preserve"> </w:t>
            </w:r>
            <w:r w:rsidR="00710827" w:rsidRPr="00185239">
              <w:rPr>
                <w:rFonts w:ascii="Trebuchet MS" w:hAnsi="Trebuchet MS"/>
                <w:sz w:val="22"/>
                <w:szCs w:val="22"/>
              </w:rPr>
              <w:t xml:space="preserve">e </w:t>
            </w:r>
            <w:r w:rsidR="00F50797" w:rsidRPr="00185239">
              <w:rPr>
                <w:rFonts w:ascii="Trebuchet MS" w:hAnsi="Trebuchet MS"/>
                <w:sz w:val="22"/>
                <w:szCs w:val="22"/>
              </w:rPr>
              <w:t>na Alienação Fiduciária Imóveis Garantia</w:t>
            </w:r>
            <w:r w:rsidRPr="00185239">
              <w:rPr>
                <w:rFonts w:ascii="Trebuchet MS" w:hAnsi="Trebuchet MS"/>
                <w:sz w:val="22"/>
                <w:szCs w:val="22"/>
              </w:rPr>
              <w:t>;</w:t>
            </w:r>
          </w:p>
          <w:p w14:paraId="1BEB0C4E" w14:textId="77777777" w:rsidR="004413A4" w:rsidRPr="00185239" w:rsidRDefault="004413A4" w:rsidP="006A2E3D">
            <w:pPr>
              <w:pStyle w:val="PargrafodaLista"/>
              <w:spacing w:line="280" w:lineRule="exact"/>
              <w:rPr>
                <w:rFonts w:ascii="Trebuchet MS" w:hAnsi="Trebuchet MS"/>
                <w:sz w:val="22"/>
                <w:szCs w:val="22"/>
              </w:rPr>
            </w:pPr>
          </w:p>
          <w:p w14:paraId="2343DE03" w14:textId="7EF39CA2"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a</w:t>
            </w:r>
            <w:proofErr w:type="gramEnd"/>
            <w:r w:rsidRPr="00185239">
              <w:rPr>
                <w:rFonts w:ascii="Trebuchet MS" w:hAnsi="Trebuchet MS"/>
                <w:sz w:val="22"/>
                <w:szCs w:val="22"/>
              </w:rPr>
              <w:t xml:space="preserve"> celebração desta Escritura de Emissão, </w:t>
            </w:r>
            <w:r w:rsidR="00710827" w:rsidRPr="00185239">
              <w:rPr>
                <w:rFonts w:ascii="Trebuchet MS" w:hAnsi="Trebuchet MS"/>
                <w:sz w:val="22"/>
                <w:szCs w:val="22"/>
              </w:rPr>
              <w:t xml:space="preserve">da Cessão Fiduciária de Recebíveis e da </w:t>
            </w:r>
            <w:r w:rsidR="00F50797" w:rsidRPr="00185239">
              <w:rPr>
                <w:rFonts w:ascii="Trebuchet MS" w:hAnsi="Trebuchet MS"/>
                <w:sz w:val="22"/>
                <w:szCs w:val="22"/>
              </w:rPr>
              <w:t>Alienação Fiduciária Imóveis Garantia</w:t>
            </w:r>
            <w:r w:rsidRPr="00185239">
              <w:rPr>
                <w:rFonts w:ascii="Trebuchet MS" w:hAnsi="Trebuchet MS"/>
                <w:sz w:val="22"/>
                <w:szCs w:val="22"/>
              </w:rPr>
              <w:t xml:space="preserve"> e o </w:t>
            </w:r>
            <w:r w:rsidRPr="00185239">
              <w:rPr>
                <w:rFonts w:ascii="Trebuchet MS" w:hAnsi="Trebuchet MS"/>
                <w:sz w:val="22"/>
                <w:szCs w:val="22"/>
              </w:rPr>
              <w:lastRenderedPageBreak/>
              <w:t>cumprimento de suas respectivas obrigações aqui e ali previstos, assim como a Emissão não infringem ou contrariam, (i) qualquer contrato ou documento no qual a Emissora seja parte ou pelo qual quaisquer de seus bens e propriedades estejam vinculados, nem irá resultar em (</w:t>
            </w:r>
            <w:proofErr w:type="spellStart"/>
            <w:r w:rsidRPr="00185239">
              <w:rPr>
                <w:rFonts w:ascii="Trebuchet MS" w:hAnsi="Trebuchet MS"/>
                <w:sz w:val="22"/>
                <w:szCs w:val="22"/>
              </w:rPr>
              <w:t>ii</w:t>
            </w:r>
            <w:proofErr w:type="spellEnd"/>
            <w:r w:rsidRPr="00185239">
              <w:rPr>
                <w:rFonts w:ascii="Trebuchet MS" w:hAnsi="Trebuchet MS"/>
                <w:sz w:val="22"/>
                <w:szCs w:val="22"/>
              </w:rPr>
              <w:t>) vencimento antecipado de qualquer obrigação estabelecida em qualquer destes contratos ou instrumentos; (</w:t>
            </w:r>
            <w:proofErr w:type="spellStart"/>
            <w:r w:rsidRPr="00185239">
              <w:rPr>
                <w:rFonts w:ascii="Trebuchet MS" w:hAnsi="Trebuchet MS"/>
                <w:sz w:val="22"/>
                <w:szCs w:val="22"/>
              </w:rPr>
              <w:t>iii</w:t>
            </w:r>
            <w:proofErr w:type="spellEnd"/>
            <w:r w:rsidRPr="00185239">
              <w:rPr>
                <w:rFonts w:ascii="Trebuchet MS" w:hAnsi="Trebuchet MS"/>
                <w:sz w:val="22"/>
                <w:szCs w:val="22"/>
              </w:rPr>
              <w:t>) criação de qualquer ônus sobre qualquer ativo ou bem da Emissora, exceto pela Alienação Fiduciária dos Imóveis Garantia</w:t>
            </w:r>
            <w:r w:rsidR="0041171A" w:rsidRPr="00185239">
              <w:rPr>
                <w:rFonts w:ascii="Trebuchet MS" w:hAnsi="Trebuchet MS"/>
                <w:sz w:val="22"/>
                <w:szCs w:val="22"/>
              </w:rPr>
              <w:t xml:space="preserve"> ou Cessão Fiduciária de Recebíveis</w:t>
            </w:r>
            <w:r w:rsidRPr="00185239">
              <w:rPr>
                <w:rFonts w:ascii="Trebuchet MS" w:hAnsi="Trebuchet MS"/>
                <w:sz w:val="22"/>
                <w:szCs w:val="22"/>
              </w:rPr>
              <w:t>; ou (</w:t>
            </w:r>
            <w:proofErr w:type="spellStart"/>
            <w:r w:rsidRPr="00185239">
              <w:rPr>
                <w:rFonts w:ascii="Trebuchet MS" w:hAnsi="Trebuchet MS"/>
                <w:sz w:val="22"/>
                <w:szCs w:val="22"/>
              </w:rPr>
              <w:t>iv</w:t>
            </w:r>
            <w:proofErr w:type="spellEnd"/>
            <w:r w:rsidRPr="00185239">
              <w:rPr>
                <w:rFonts w:ascii="Trebuchet MS" w:hAnsi="Trebuchet MS"/>
                <w:sz w:val="22"/>
                <w:szCs w:val="22"/>
              </w:rPr>
              <w:t xml:space="preserve">) </w:t>
            </w:r>
            <w:r w:rsidR="00AA1CC5" w:rsidRPr="00185239">
              <w:rPr>
                <w:rFonts w:ascii="Trebuchet MS" w:hAnsi="Trebuchet MS"/>
                <w:sz w:val="22"/>
                <w:szCs w:val="22"/>
              </w:rPr>
              <w:t xml:space="preserve">na </w:t>
            </w:r>
            <w:r w:rsidRPr="00185239">
              <w:rPr>
                <w:rFonts w:ascii="Trebuchet MS" w:hAnsi="Trebuchet MS"/>
                <w:sz w:val="22"/>
                <w:szCs w:val="22"/>
              </w:rPr>
              <w:t>rescisão de qualquer desses contratos ou instrumentos; (v) qualquer lei, decreto ou regulamento a que a Emissora ou quaisquer de seus bens e propriedades estejam sujeitos; ou (vi) qualquer ordem, decisão ou sentença administrativa, judicial ou arbitral que afete a Emissora ou quaisquer de seus bens e propriedades;</w:t>
            </w:r>
          </w:p>
          <w:p w14:paraId="7DA8CC1D" w14:textId="77777777" w:rsidR="0005231E" w:rsidRPr="00185239" w:rsidRDefault="0005231E" w:rsidP="006A2E3D">
            <w:pPr>
              <w:pStyle w:val="PargrafodaLista"/>
              <w:spacing w:line="280" w:lineRule="exact"/>
              <w:rPr>
                <w:rFonts w:ascii="Trebuchet MS" w:hAnsi="Trebuchet MS"/>
                <w:sz w:val="22"/>
                <w:szCs w:val="22"/>
              </w:rPr>
            </w:pPr>
          </w:p>
          <w:p w14:paraId="4FAB691F" w14:textId="77777777" w:rsidR="004413A4" w:rsidRPr="00185239" w:rsidRDefault="004413A4" w:rsidP="006A2E3D">
            <w:pPr>
              <w:pStyle w:val="p0"/>
              <w:widowControl w:val="0"/>
              <w:numPr>
                <w:ilvl w:val="0"/>
                <w:numId w:val="15"/>
              </w:numPr>
              <w:tabs>
                <w:tab w:val="clear" w:pos="1080"/>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tem</w:t>
            </w:r>
            <w:proofErr w:type="gramEnd"/>
            <w:r w:rsidRPr="00185239">
              <w:rPr>
                <w:rFonts w:ascii="Trebuchet MS" w:hAnsi="Trebuchet MS"/>
                <w:sz w:val="22"/>
                <w:szCs w:val="22"/>
              </w:rPr>
              <w:t>, assim como suas controladas, todas as autorizações e licenças (inclusive ambientais) relevantes exigidas pelas autoridades federais, estaduais e municipais para o exercício de suas atividades, sendo todas elas válidas;</w:t>
            </w:r>
          </w:p>
          <w:p w14:paraId="7DECBC60" w14:textId="77777777" w:rsidR="004413A4" w:rsidRPr="00185239" w:rsidRDefault="004413A4" w:rsidP="006A2E3D">
            <w:pPr>
              <w:widowControl w:val="0"/>
              <w:tabs>
                <w:tab w:val="num" w:pos="709"/>
              </w:tabs>
              <w:spacing w:line="280" w:lineRule="exact"/>
              <w:ind w:left="709" w:hanging="709"/>
              <w:rPr>
                <w:rFonts w:ascii="Trebuchet MS" w:hAnsi="Trebuchet MS"/>
                <w:sz w:val="22"/>
                <w:szCs w:val="22"/>
              </w:rPr>
            </w:pPr>
          </w:p>
          <w:p w14:paraId="7E03A136" w14:textId="77777777" w:rsidR="004413A4" w:rsidRPr="00185239" w:rsidRDefault="004413A4" w:rsidP="006A2E3D">
            <w:pPr>
              <w:pStyle w:val="p0"/>
              <w:widowControl w:val="0"/>
              <w:numPr>
                <w:ilvl w:val="0"/>
                <w:numId w:val="15"/>
              </w:numPr>
              <w:tabs>
                <w:tab w:val="clear" w:pos="1080"/>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cumpre</w:t>
            </w:r>
            <w:proofErr w:type="gramEnd"/>
            <w:r w:rsidRPr="00185239">
              <w:rPr>
                <w:rFonts w:ascii="Trebuchet MS" w:hAnsi="Trebuchet MS"/>
                <w:sz w:val="22"/>
                <w:szCs w:val="22"/>
              </w:rPr>
              <w:t xml:space="preserve"> as leis, regulamentos, normas administrativas e determinações dos órgãos governamentais, autarquias ou tribunais</w:t>
            </w:r>
            <w:r w:rsidR="00F50797" w:rsidRPr="00185239">
              <w:rPr>
                <w:rFonts w:ascii="Trebuchet MS" w:hAnsi="Trebuchet MS"/>
                <w:sz w:val="22"/>
                <w:szCs w:val="22"/>
              </w:rPr>
              <w:t>, em todos os seus aspectos materialmente relevantes</w:t>
            </w:r>
            <w:r w:rsidRPr="00185239">
              <w:rPr>
                <w:rFonts w:ascii="Trebuchet MS" w:hAnsi="Trebuchet MS"/>
                <w:sz w:val="22"/>
                <w:szCs w:val="22"/>
              </w:rPr>
              <w:t>;</w:t>
            </w:r>
          </w:p>
          <w:p w14:paraId="6C4C9C03" w14:textId="77777777" w:rsidR="0005231E" w:rsidRPr="00185239" w:rsidRDefault="0005231E" w:rsidP="006A2E3D">
            <w:pPr>
              <w:pStyle w:val="PargrafodaLista"/>
              <w:spacing w:line="280" w:lineRule="exact"/>
              <w:rPr>
                <w:rFonts w:ascii="Trebuchet MS" w:hAnsi="Trebuchet MS"/>
                <w:sz w:val="22"/>
                <w:szCs w:val="22"/>
              </w:rPr>
            </w:pPr>
          </w:p>
          <w:p w14:paraId="520A019F" w14:textId="77777777" w:rsidR="004413A4" w:rsidRPr="00185239" w:rsidRDefault="004413A4" w:rsidP="006A2E3D">
            <w:pPr>
              <w:pStyle w:val="p0"/>
              <w:widowControl w:val="0"/>
              <w:numPr>
                <w:ilvl w:val="0"/>
                <w:numId w:val="15"/>
              </w:numPr>
              <w:tabs>
                <w:tab w:val="clear" w:pos="1080"/>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a</w:t>
            </w:r>
            <w:proofErr w:type="gramEnd"/>
            <w:r w:rsidRPr="00185239">
              <w:rPr>
                <w:rFonts w:ascii="Trebuchet MS" w:hAnsi="Trebuchet MS"/>
                <w:sz w:val="22"/>
                <w:szCs w:val="22"/>
              </w:rPr>
              <w:t xml:space="preserve"> Emissora e suas controladas não possuem </w:t>
            </w:r>
            <w:r w:rsidR="00AA1CC5" w:rsidRPr="00185239">
              <w:rPr>
                <w:rFonts w:ascii="Trebuchet MS" w:hAnsi="Trebuchet MS"/>
                <w:sz w:val="22"/>
                <w:szCs w:val="22"/>
              </w:rPr>
              <w:t xml:space="preserve">(i) </w:t>
            </w:r>
            <w:r w:rsidRPr="00185239">
              <w:rPr>
                <w:rFonts w:ascii="Trebuchet MS" w:hAnsi="Trebuchet MS"/>
                <w:sz w:val="22"/>
                <w:szCs w:val="22"/>
              </w:rPr>
              <w:t xml:space="preserve">quaisquer passivos relevantes que já tenham sido demandados ou exigidos, </w:t>
            </w:r>
            <w:r w:rsidR="00AA1CC5" w:rsidRPr="00185239">
              <w:rPr>
                <w:rFonts w:ascii="Trebuchet MS" w:hAnsi="Trebuchet MS"/>
                <w:sz w:val="22"/>
                <w:szCs w:val="22"/>
              </w:rPr>
              <w:t>(</w:t>
            </w:r>
            <w:proofErr w:type="spellStart"/>
            <w:r w:rsidR="00AA1CC5" w:rsidRPr="00185239">
              <w:rPr>
                <w:rFonts w:ascii="Trebuchet MS" w:hAnsi="Trebuchet MS"/>
                <w:sz w:val="22"/>
                <w:szCs w:val="22"/>
              </w:rPr>
              <w:t>ii</w:t>
            </w:r>
            <w:proofErr w:type="spellEnd"/>
            <w:r w:rsidR="00AA1CC5" w:rsidRPr="00185239">
              <w:rPr>
                <w:rFonts w:ascii="Trebuchet MS" w:hAnsi="Trebuchet MS"/>
                <w:sz w:val="22"/>
                <w:szCs w:val="22"/>
              </w:rPr>
              <w:t xml:space="preserve">) </w:t>
            </w:r>
            <w:r w:rsidRPr="00185239">
              <w:rPr>
                <w:rFonts w:ascii="Trebuchet MS" w:hAnsi="Trebuchet MS"/>
                <w:sz w:val="22"/>
                <w:szCs w:val="22"/>
              </w:rPr>
              <w:t xml:space="preserve">nem passivos ou contingências decorrentes de operações praticadas que não estejam refletidos nas respectivas demonstrações financeiras ou em suas </w:t>
            </w:r>
            <w:r w:rsidR="00AA1CC5" w:rsidRPr="00185239">
              <w:rPr>
                <w:rFonts w:ascii="Trebuchet MS" w:hAnsi="Trebuchet MS"/>
                <w:sz w:val="22"/>
                <w:szCs w:val="22"/>
              </w:rPr>
              <w:t xml:space="preserve">respectivas </w:t>
            </w:r>
            <w:r w:rsidRPr="00185239">
              <w:rPr>
                <w:rFonts w:ascii="Trebuchet MS" w:hAnsi="Trebuchet MS"/>
                <w:sz w:val="22"/>
                <w:szCs w:val="22"/>
              </w:rPr>
              <w:t>notas explicativas;</w:t>
            </w:r>
          </w:p>
          <w:p w14:paraId="64ED0534" w14:textId="77777777" w:rsidR="004413A4" w:rsidRPr="00185239" w:rsidRDefault="004413A4" w:rsidP="006A2E3D">
            <w:pPr>
              <w:spacing w:line="280" w:lineRule="exact"/>
              <w:rPr>
                <w:rFonts w:ascii="Trebuchet MS" w:hAnsi="Trebuchet MS"/>
                <w:sz w:val="22"/>
                <w:szCs w:val="22"/>
              </w:rPr>
            </w:pPr>
          </w:p>
          <w:p w14:paraId="73ED90ED" w14:textId="77777777"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bookmarkStart w:id="56" w:name="_DV_M304"/>
            <w:bookmarkStart w:id="57" w:name="_DV_M305"/>
            <w:bookmarkEnd w:id="56"/>
            <w:bookmarkEnd w:id="57"/>
            <w:proofErr w:type="gramStart"/>
            <w:r w:rsidRPr="00185239">
              <w:rPr>
                <w:rFonts w:ascii="Trebuchet MS" w:hAnsi="Trebuchet MS"/>
                <w:sz w:val="22"/>
                <w:szCs w:val="22"/>
              </w:rPr>
              <w:t>inexiste</w:t>
            </w:r>
            <w:proofErr w:type="gramEnd"/>
            <w:r w:rsidRPr="00185239">
              <w:rPr>
                <w:rFonts w:ascii="Trebuchet MS" w:hAnsi="Trebuchet MS"/>
                <w:sz w:val="22"/>
                <w:szCs w:val="22"/>
              </w:rPr>
              <w:t xml:space="preserve">, em seu conhecimento (a) descumprimento de qualquer disposição relevante contratual, legal ou de qualquer outra ordem judicial, administrativa ou arbitral; ou (b) qualquer ação judicial, </w:t>
            </w:r>
            <w:r w:rsidRPr="00185239">
              <w:rPr>
                <w:rFonts w:ascii="Trebuchet MS" w:hAnsi="Trebuchet MS"/>
                <w:sz w:val="22"/>
                <w:szCs w:val="22"/>
              </w:rPr>
              <w:lastRenderedPageBreak/>
              <w:t>procedimento administrativo ou arbitral, inquérito ou outro tipo de investigação governamental</w:t>
            </w:r>
            <w:r w:rsidR="00AA1CC5" w:rsidRPr="00185239">
              <w:rPr>
                <w:rFonts w:ascii="Trebuchet MS" w:hAnsi="Trebuchet MS"/>
                <w:sz w:val="22"/>
                <w:szCs w:val="22"/>
              </w:rPr>
              <w:t xml:space="preserve"> que possa de forma relevante afetar a capacidade da Emissora de cumprir suas obrigações previstas nesta Escritura de Emissão</w:t>
            </w:r>
            <w:r w:rsidRPr="00185239">
              <w:rPr>
                <w:rFonts w:ascii="Trebuchet MS" w:hAnsi="Trebuchet MS"/>
                <w:sz w:val="22"/>
                <w:szCs w:val="22"/>
              </w:rPr>
              <w:t xml:space="preserve">; </w:t>
            </w:r>
          </w:p>
          <w:p w14:paraId="7BDDC9A8" w14:textId="77777777" w:rsidR="004413A4" w:rsidRPr="00185239" w:rsidRDefault="004413A4" w:rsidP="006A2E3D">
            <w:pPr>
              <w:pStyle w:val="PargrafodaLista"/>
              <w:spacing w:line="280" w:lineRule="exact"/>
              <w:rPr>
                <w:rFonts w:ascii="Trebuchet MS" w:hAnsi="Trebuchet MS"/>
                <w:sz w:val="22"/>
                <w:szCs w:val="22"/>
              </w:rPr>
            </w:pPr>
          </w:p>
          <w:p w14:paraId="068E3216" w14:textId="77777777"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as</w:t>
            </w:r>
            <w:proofErr w:type="gramEnd"/>
            <w:r w:rsidRPr="00185239">
              <w:rPr>
                <w:rFonts w:ascii="Trebuchet MS" w:hAnsi="Trebuchet MS"/>
                <w:sz w:val="22"/>
                <w:szCs w:val="22"/>
              </w:rPr>
              <w:t xml:space="preserve"> declarações prestadas pela Emissora nesta Escritura de Emissão e </w:t>
            </w:r>
            <w:r w:rsidR="00F50797" w:rsidRPr="00185239">
              <w:rPr>
                <w:rFonts w:ascii="Trebuchet MS" w:hAnsi="Trebuchet MS"/>
                <w:sz w:val="22"/>
                <w:szCs w:val="22"/>
              </w:rPr>
              <w:t>na Alienação Fiduciária Imóveis Garantia</w:t>
            </w:r>
            <w:r w:rsidRPr="00185239">
              <w:rPr>
                <w:rFonts w:ascii="Trebuchet MS" w:hAnsi="Trebuchet MS"/>
                <w:sz w:val="22"/>
                <w:szCs w:val="22"/>
              </w:rPr>
              <w:t xml:space="preserve"> são e permanecem nesta data integralmente verdadeiras, corretas e completas;</w:t>
            </w:r>
          </w:p>
          <w:p w14:paraId="182439CE" w14:textId="77777777" w:rsidR="0005231E" w:rsidRPr="00185239" w:rsidRDefault="0005231E" w:rsidP="006A2E3D">
            <w:pPr>
              <w:pStyle w:val="PargrafodaLista"/>
              <w:spacing w:line="280" w:lineRule="exact"/>
              <w:rPr>
                <w:rFonts w:ascii="Trebuchet MS" w:hAnsi="Trebuchet MS"/>
                <w:sz w:val="22"/>
                <w:szCs w:val="22"/>
              </w:rPr>
            </w:pPr>
          </w:p>
          <w:p w14:paraId="40CA5613" w14:textId="77777777"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não</w:t>
            </w:r>
            <w:proofErr w:type="gramEnd"/>
            <w:r w:rsidRPr="00185239">
              <w:rPr>
                <w:rFonts w:ascii="Trebuchet MS" w:hAnsi="Trebuchet MS"/>
                <w:sz w:val="22"/>
                <w:szCs w:val="22"/>
              </w:rPr>
              <w:t xml:space="preserve"> há qualquer ligação entre a Emissora e o Agente Fiduciário que impeça o Agente Fiduciário de exercer plenamente suas funções;</w:t>
            </w:r>
            <w:r w:rsidR="000B18F9" w:rsidRPr="00185239">
              <w:rPr>
                <w:rFonts w:ascii="Trebuchet MS" w:hAnsi="Trebuchet MS"/>
                <w:sz w:val="22"/>
                <w:szCs w:val="22"/>
              </w:rPr>
              <w:t xml:space="preserve"> </w:t>
            </w:r>
          </w:p>
          <w:p w14:paraId="2D54E042" w14:textId="77777777" w:rsidR="004413A4" w:rsidRPr="00185239" w:rsidRDefault="004413A4" w:rsidP="006A2E3D">
            <w:pPr>
              <w:pStyle w:val="p0"/>
              <w:widowControl w:val="0"/>
              <w:tabs>
                <w:tab w:val="clear" w:pos="720"/>
                <w:tab w:val="left" w:pos="709"/>
              </w:tabs>
              <w:spacing w:line="280" w:lineRule="exact"/>
              <w:ind w:left="709" w:hanging="709"/>
              <w:rPr>
                <w:rFonts w:ascii="Trebuchet MS" w:hAnsi="Trebuchet MS"/>
                <w:sz w:val="22"/>
                <w:szCs w:val="22"/>
              </w:rPr>
            </w:pPr>
          </w:p>
          <w:p w14:paraId="2C2C1726" w14:textId="77777777"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cumprirá</w:t>
            </w:r>
            <w:proofErr w:type="gramEnd"/>
            <w:r w:rsidRPr="00185239">
              <w:rPr>
                <w:rFonts w:ascii="Trebuchet MS" w:hAnsi="Trebuchet MS"/>
                <w:sz w:val="22"/>
                <w:szCs w:val="22"/>
              </w:rPr>
              <w:t xml:space="preserve"> todas as obrigações assumidas nos termos desta Escritura de Emissão e </w:t>
            </w:r>
            <w:r w:rsidR="000B18F9" w:rsidRPr="00185239">
              <w:rPr>
                <w:rFonts w:ascii="Trebuchet MS" w:hAnsi="Trebuchet MS"/>
                <w:sz w:val="22"/>
                <w:szCs w:val="22"/>
              </w:rPr>
              <w:t>da Alienação Fiduciária Imóveis Garantia</w:t>
            </w:r>
            <w:r w:rsidRPr="00185239">
              <w:rPr>
                <w:rFonts w:ascii="Trebuchet MS" w:hAnsi="Trebuchet MS"/>
                <w:sz w:val="22"/>
                <w:szCs w:val="22"/>
              </w:rPr>
              <w:t>, incluindo, mas não se limitando, à obrigação de destinar os recursos obtidos por meio das Debêntures na forma prevista na Cláusula 3.5.1 desta Escritura de Emissão;</w:t>
            </w:r>
          </w:p>
          <w:p w14:paraId="3280D81C" w14:textId="77777777" w:rsidR="004413A4" w:rsidRPr="00185239" w:rsidRDefault="004413A4" w:rsidP="006A2E3D">
            <w:pPr>
              <w:pStyle w:val="p0"/>
              <w:widowControl w:val="0"/>
              <w:tabs>
                <w:tab w:val="clear" w:pos="720"/>
                <w:tab w:val="left" w:pos="709"/>
                <w:tab w:val="num" w:pos="1276"/>
              </w:tabs>
              <w:spacing w:line="280" w:lineRule="exact"/>
              <w:rPr>
                <w:rFonts w:ascii="Trebuchet MS" w:hAnsi="Trebuchet MS"/>
                <w:sz w:val="22"/>
                <w:szCs w:val="22"/>
              </w:rPr>
            </w:pPr>
          </w:p>
          <w:p w14:paraId="13EF72B5" w14:textId="77777777"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nenhum</w:t>
            </w:r>
            <w:proofErr w:type="gramEnd"/>
            <w:r w:rsidRPr="00185239">
              <w:rPr>
                <w:rFonts w:ascii="Trebuchet MS" w:hAnsi="Trebuchet MS"/>
                <w:sz w:val="22"/>
                <w:szCs w:val="22"/>
              </w:rPr>
              <w:t xml:space="preserve"> registro, consentimento, autorização, aprovação, licença, ordem de, ou qualificação perante qualquer autoridade governamental ou órgão regulatório, é exigido para o cumprimento, pela Emissora, de suas obrigações nos termos desta Escritura de Emissão e </w:t>
            </w:r>
            <w:r w:rsidR="000B18F9" w:rsidRPr="00185239">
              <w:rPr>
                <w:rFonts w:ascii="Trebuchet MS" w:hAnsi="Trebuchet MS"/>
                <w:sz w:val="22"/>
                <w:szCs w:val="22"/>
              </w:rPr>
              <w:t>da Alienação Fiduciária Imóveis Garantia</w:t>
            </w:r>
            <w:r w:rsidRPr="00185239">
              <w:rPr>
                <w:rFonts w:ascii="Trebuchet MS" w:hAnsi="Trebuchet MS"/>
                <w:sz w:val="22"/>
                <w:szCs w:val="22"/>
              </w:rPr>
              <w:t>, ou para a realização da Emissão</w:t>
            </w:r>
            <w:r w:rsidR="000B18F9" w:rsidRPr="00185239">
              <w:rPr>
                <w:rFonts w:ascii="Trebuchet MS" w:hAnsi="Trebuchet MS"/>
                <w:sz w:val="22"/>
                <w:szCs w:val="22"/>
              </w:rPr>
              <w:t>, exceto por aqueles já aqui previstos</w:t>
            </w:r>
            <w:r w:rsidRPr="00185239">
              <w:rPr>
                <w:rFonts w:ascii="Trebuchet MS" w:hAnsi="Trebuchet MS"/>
                <w:sz w:val="22"/>
                <w:szCs w:val="22"/>
              </w:rPr>
              <w:t>;</w:t>
            </w:r>
          </w:p>
          <w:p w14:paraId="641036A2" w14:textId="77777777" w:rsidR="004413A4" w:rsidRPr="00185239" w:rsidRDefault="004413A4" w:rsidP="006A2E3D">
            <w:pPr>
              <w:pStyle w:val="PargrafodaLista"/>
              <w:tabs>
                <w:tab w:val="left" w:pos="2680"/>
              </w:tabs>
              <w:spacing w:line="280" w:lineRule="exact"/>
              <w:rPr>
                <w:rFonts w:ascii="Trebuchet MS" w:hAnsi="Trebuchet MS"/>
                <w:sz w:val="22"/>
                <w:szCs w:val="22"/>
              </w:rPr>
            </w:pPr>
          </w:p>
          <w:p w14:paraId="5D0CDD7C" w14:textId="77777777" w:rsidR="004413A4" w:rsidRPr="00185239" w:rsidRDefault="00AA1CC5"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no</w:t>
            </w:r>
            <w:proofErr w:type="gramEnd"/>
            <w:r w:rsidRPr="00185239">
              <w:rPr>
                <w:rFonts w:ascii="Trebuchet MS" w:hAnsi="Trebuchet MS"/>
                <w:sz w:val="22"/>
                <w:szCs w:val="22"/>
              </w:rPr>
              <w:t xml:space="preserve"> melhor do seu conhecimento, </w:t>
            </w:r>
            <w:r w:rsidR="004413A4" w:rsidRPr="00185239">
              <w:rPr>
                <w:rFonts w:ascii="Trebuchet MS" w:hAnsi="Trebuchet MS"/>
                <w:sz w:val="22"/>
                <w:szCs w:val="22"/>
              </w:rPr>
              <w:t xml:space="preserve">está </w:t>
            </w:r>
            <w:r w:rsidR="00AF5785" w:rsidRPr="00185239">
              <w:rPr>
                <w:rFonts w:ascii="Trebuchet MS" w:hAnsi="Trebuchet MS"/>
                <w:sz w:val="22"/>
                <w:szCs w:val="22"/>
              </w:rPr>
              <w:t xml:space="preserve">e continuará </w:t>
            </w:r>
            <w:r w:rsidR="004413A4" w:rsidRPr="00185239">
              <w:rPr>
                <w:rFonts w:ascii="Trebuchet MS" w:hAnsi="Trebuchet MS"/>
                <w:sz w:val="22"/>
                <w:szCs w:val="22"/>
              </w:rPr>
              <w:t>cumprindo todas as leis, regulamentos, normas administrativas e determinações dos órgãos governamentais, autarquias ou tribunais, aplicáveis à condução de seus negócios e que sejam relevantes para a execução das suas atividades, inclusive com o disposto na legislação e regulamentação ambiental</w:t>
            </w:r>
            <w:r w:rsidR="00AF5785" w:rsidRPr="00185239">
              <w:rPr>
                <w:rFonts w:ascii="Trebuchet MS" w:hAnsi="Trebuchet MS"/>
                <w:sz w:val="22"/>
                <w:szCs w:val="22"/>
              </w:rPr>
              <w:t xml:space="preserve"> e de preservação de patrimônio histórico</w:t>
            </w:r>
            <w:r w:rsidR="004413A4" w:rsidRPr="00185239">
              <w:rPr>
                <w:rFonts w:ascii="Trebuchet MS" w:hAnsi="Trebuchet MS"/>
                <w:sz w:val="22"/>
                <w:szCs w:val="22"/>
              </w:rPr>
              <w:t xml:space="preserve">, adotando as medidas e ações preventivas ou reparatórias destinadas a evitar ou corrigir eventuais danos ambientais decorrentes do </w:t>
            </w:r>
            <w:r w:rsidR="004413A4" w:rsidRPr="00185239">
              <w:rPr>
                <w:rFonts w:ascii="Trebuchet MS" w:hAnsi="Trebuchet MS"/>
                <w:sz w:val="22"/>
                <w:szCs w:val="22"/>
              </w:rPr>
              <w:lastRenderedPageBreak/>
              <w:t>exercício das atividades descritas em seu objeto social, salvo nos casos em que de boa-fé, esteja discutindo a aplicabilidade da lei, regra ou regulamento nas esferas administrativa ou judicial; e</w:t>
            </w:r>
          </w:p>
          <w:p w14:paraId="5199C8D2" w14:textId="77777777" w:rsidR="00B4267E" w:rsidRPr="00185239" w:rsidRDefault="00B4267E" w:rsidP="006A2E3D">
            <w:pPr>
              <w:pStyle w:val="PargrafodaLista"/>
              <w:spacing w:line="280" w:lineRule="exact"/>
              <w:rPr>
                <w:rFonts w:ascii="Trebuchet MS" w:hAnsi="Trebuchet MS"/>
                <w:sz w:val="22"/>
                <w:szCs w:val="22"/>
              </w:rPr>
            </w:pPr>
          </w:p>
          <w:p w14:paraId="13B9F3E9" w14:textId="77777777" w:rsidR="004413A4" w:rsidRPr="00185239"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gramStart"/>
            <w:r w:rsidRPr="00185239">
              <w:rPr>
                <w:rFonts w:ascii="Trebuchet MS" w:hAnsi="Trebuchet MS"/>
                <w:sz w:val="22"/>
                <w:szCs w:val="22"/>
              </w:rPr>
              <w:t>cumpre</w:t>
            </w:r>
            <w:proofErr w:type="gramEnd"/>
            <w:r w:rsidRPr="00185239">
              <w:rPr>
                <w:rFonts w:ascii="Trebuchet MS" w:hAnsi="Trebuchet MS"/>
                <w:sz w:val="22"/>
                <w:szCs w:val="22"/>
              </w:rPr>
              <w:t xml:space="preserve"> todas as leis e regulamentos trabalhistas e previdenciários aplicáveis (inclusive dissídios coletivos), </w:t>
            </w:r>
            <w:r w:rsidR="000E134C" w:rsidRPr="00185239">
              <w:rPr>
                <w:rFonts w:ascii="Trebuchet MS" w:hAnsi="Trebuchet MS"/>
                <w:sz w:val="22"/>
                <w:szCs w:val="22"/>
              </w:rPr>
              <w:t xml:space="preserve">em todos os seus aspectos relevantes, </w:t>
            </w:r>
            <w:r w:rsidRPr="00185239">
              <w:rPr>
                <w:rFonts w:ascii="Trebuchet MS" w:hAnsi="Trebuchet MS"/>
                <w:sz w:val="22"/>
                <w:szCs w:val="22"/>
              </w:rPr>
              <w:t xml:space="preserve">relativos a todos os seus empregados, inclusive, sem limitação, aqueles relativos a salários, jornada de trabalho, práticas trabalhistas equitativas, saúde, segurança. </w:t>
            </w:r>
          </w:p>
          <w:p w14:paraId="5FCF0064" w14:textId="77777777" w:rsidR="00155116" w:rsidRPr="00185239" w:rsidRDefault="00155116" w:rsidP="006A2E3D">
            <w:pPr>
              <w:pStyle w:val="p0"/>
              <w:widowControl w:val="0"/>
              <w:tabs>
                <w:tab w:val="clear" w:pos="720"/>
              </w:tabs>
              <w:spacing w:line="280" w:lineRule="exact"/>
              <w:rPr>
                <w:rFonts w:ascii="Trebuchet MS" w:hAnsi="Trebuchet MS"/>
                <w:sz w:val="22"/>
                <w:szCs w:val="22"/>
              </w:rPr>
            </w:pPr>
          </w:p>
          <w:p w14:paraId="234EF8DC" w14:textId="77777777" w:rsidR="004413A4" w:rsidRPr="00185239"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Cláusula VII</w:t>
            </w:r>
          </w:p>
          <w:p w14:paraId="27ADE56B" w14:textId="77777777" w:rsidR="004413A4" w:rsidRPr="00185239"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 xml:space="preserve">Das comunicações </w:t>
            </w:r>
          </w:p>
          <w:p w14:paraId="5546F703" w14:textId="77777777" w:rsidR="004413A4" w:rsidRPr="00185239" w:rsidRDefault="004413A4" w:rsidP="006A2E3D">
            <w:pPr>
              <w:widowControl w:val="0"/>
              <w:tabs>
                <w:tab w:val="left" w:pos="567"/>
              </w:tabs>
              <w:spacing w:line="280" w:lineRule="exact"/>
              <w:rPr>
                <w:rFonts w:ascii="Trebuchet MS" w:hAnsi="Trebuchet MS"/>
                <w:sz w:val="22"/>
                <w:szCs w:val="22"/>
              </w:rPr>
            </w:pPr>
          </w:p>
          <w:p w14:paraId="1E7F1053" w14:textId="77777777" w:rsidR="004413A4" w:rsidRPr="00185239" w:rsidRDefault="004413A4" w:rsidP="00FF23BF">
            <w:pPr>
              <w:pStyle w:val="PargrafodaLista"/>
              <w:widowControl w:val="0"/>
              <w:numPr>
                <w:ilvl w:val="1"/>
                <w:numId w:val="17"/>
              </w:numPr>
              <w:spacing w:line="280" w:lineRule="exact"/>
              <w:ind w:left="0" w:firstLine="0"/>
              <w:rPr>
                <w:rFonts w:ascii="Trebuchet MS" w:hAnsi="Trebuchet MS"/>
                <w:sz w:val="22"/>
                <w:szCs w:val="22"/>
              </w:rPr>
            </w:pPr>
            <w:r w:rsidRPr="00185239">
              <w:rPr>
                <w:rFonts w:ascii="Trebuchet MS" w:hAnsi="Trebuchet MS"/>
                <w:sz w:val="22"/>
                <w:szCs w:val="22"/>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14:paraId="0BA1F8A7" w14:textId="77777777" w:rsidR="004413A4" w:rsidRPr="00185239" w:rsidRDefault="004413A4" w:rsidP="006A2E3D">
            <w:pPr>
              <w:widowControl w:val="0"/>
              <w:spacing w:line="280" w:lineRule="exact"/>
              <w:rPr>
                <w:rFonts w:ascii="Trebuchet MS" w:hAnsi="Trebuchet MS"/>
                <w:sz w:val="22"/>
                <w:szCs w:val="22"/>
                <w:u w:val="single"/>
              </w:rPr>
            </w:pPr>
          </w:p>
          <w:p w14:paraId="5FCCD07E" w14:textId="77777777" w:rsidR="004413A4" w:rsidRPr="00185239" w:rsidRDefault="004413A4" w:rsidP="006A2E3D">
            <w:pPr>
              <w:widowControl w:val="0"/>
              <w:spacing w:line="280" w:lineRule="exact"/>
              <w:rPr>
                <w:rFonts w:ascii="Trebuchet MS" w:hAnsi="Trebuchet MS"/>
                <w:b/>
                <w:i/>
                <w:iCs/>
                <w:sz w:val="22"/>
                <w:szCs w:val="22"/>
              </w:rPr>
            </w:pPr>
            <w:r w:rsidRPr="00185239">
              <w:rPr>
                <w:rFonts w:ascii="Trebuchet MS" w:hAnsi="Trebuchet MS"/>
                <w:b/>
                <w:i/>
                <w:iCs/>
                <w:sz w:val="22"/>
                <w:szCs w:val="22"/>
              </w:rPr>
              <w:t>Para a Emissora:</w:t>
            </w:r>
          </w:p>
          <w:p w14:paraId="4F6769F5" w14:textId="77777777" w:rsidR="002207AB" w:rsidRPr="00185239" w:rsidRDefault="002207AB" w:rsidP="006A2E3D">
            <w:pPr>
              <w:widowControl w:val="0"/>
              <w:spacing w:line="280" w:lineRule="exact"/>
              <w:rPr>
                <w:rFonts w:ascii="Trebuchet MS" w:hAnsi="Trebuchet MS"/>
                <w:b/>
                <w:i/>
                <w:iCs/>
                <w:sz w:val="22"/>
                <w:szCs w:val="22"/>
              </w:rPr>
            </w:pPr>
          </w:p>
          <w:p w14:paraId="4D58C354" w14:textId="77777777" w:rsidR="004413A4" w:rsidRPr="00185239" w:rsidRDefault="004413A4" w:rsidP="006A2E3D">
            <w:pPr>
              <w:widowControl w:val="0"/>
              <w:spacing w:line="280" w:lineRule="exact"/>
              <w:rPr>
                <w:rFonts w:ascii="Trebuchet MS" w:hAnsi="Trebuchet MS"/>
                <w:b/>
                <w:bCs/>
                <w:sz w:val="22"/>
                <w:szCs w:val="22"/>
              </w:rPr>
            </w:pPr>
            <w:r w:rsidRPr="00185239">
              <w:rPr>
                <w:rFonts w:ascii="Trebuchet MS" w:hAnsi="Trebuchet MS"/>
                <w:b/>
                <w:bCs/>
                <w:sz w:val="22"/>
                <w:szCs w:val="22"/>
              </w:rPr>
              <w:t>BM EMPREENDIMENTOS E PARTICIPAÇÕES SPE S.A</w:t>
            </w:r>
          </w:p>
          <w:p w14:paraId="614A59DC" w14:textId="77777777" w:rsidR="004413A4" w:rsidRPr="00185239" w:rsidRDefault="004413A4" w:rsidP="006A2E3D">
            <w:pPr>
              <w:widowControl w:val="0"/>
              <w:spacing w:line="280" w:lineRule="exact"/>
              <w:rPr>
                <w:rFonts w:ascii="Trebuchet MS" w:hAnsi="Trebuchet MS"/>
                <w:sz w:val="22"/>
                <w:szCs w:val="22"/>
              </w:rPr>
            </w:pPr>
            <w:r w:rsidRPr="00185239">
              <w:rPr>
                <w:rFonts w:ascii="Trebuchet MS" w:hAnsi="Trebuchet MS"/>
                <w:sz w:val="22"/>
                <w:szCs w:val="22"/>
              </w:rPr>
              <w:t xml:space="preserve">Rua Itapeva, nº 538, 12º andar, Bela </w:t>
            </w:r>
            <w:proofErr w:type="gramStart"/>
            <w:r w:rsidRPr="00185239">
              <w:rPr>
                <w:rFonts w:ascii="Trebuchet MS" w:hAnsi="Trebuchet MS"/>
                <w:sz w:val="22"/>
                <w:szCs w:val="22"/>
              </w:rPr>
              <w:t>Vista</w:t>
            </w:r>
            <w:proofErr w:type="gramEnd"/>
          </w:p>
          <w:p w14:paraId="7C663FC9" w14:textId="77777777" w:rsidR="004413A4" w:rsidRPr="00185239" w:rsidRDefault="004413A4" w:rsidP="006A2E3D">
            <w:pPr>
              <w:widowControl w:val="0"/>
              <w:spacing w:line="280" w:lineRule="exact"/>
              <w:rPr>
                <w:rFonts w:ascii="Trebuchet MS" w:hAnsi="Trebuchet MS"/>
                <w:sz w:val="22"/>
                <w:szCs w:val="22"/>
                <w:lang w:val="fr-FR"/>
              </w:rPr>
            </w:pPr>
            <w:r w:rsidRPr="00185239">
              <w:rPr>
                <w:rFonts w:ascii="Trebuchet MS" w:hAnsi="Trebuchet MS"/>
                <w:sz w:val="22"/>
                <w:szCs w:val="22"/>
                <w:lang w:val="fr-FR"/>
              </w:rPr>
              <w:t>CEP</w:t>
            </w:r>
            <w:r w:rsidR="0005231E" w:rsidRPr="00185239">
              <w:rPr>
                <w:rFonts w:ascii="Trebuchet MS" w:hAnsi="Trebuchet MS"/>
                <w:sz w:val="22"/>
                <w:szCs w:val="22"/>
                <w:lang w:val="fr-FR"/>
              </w:rPr>
              <w:t> </w:t>
            </w:r>
            <w:r w:rsidRPr="00185239">
              <w:rPr>
                <w:rFonts w:ascii="Trebuchet MS" w:hAnsi="Trebuchet MS"/>
                <w:sz w:val="22"/>
                <w:szCs w:val="22"/>
                <w:lang w:val="fr-FR"/>
              </w:rPr>
              <w:t>: 01.332-000 – São Paulo/SP</w:t>
            </w:r>
          </w:p>
          <w:p w14:paraId="79A9ED50" w14:textId="77777777" w:rsidR="004413A4" w:rsidRPr="00185239" w:rsidRDefault="004413A4" w:rsidP="006A2E3D">
            <w:pPr>
              <w:widowControl w:val="0"/>
              <w:spacing w:line="280" w:lineRule="exact"/>
              <w:rPr>
                <w:rFonts w:ascii="Trebuchet MS" w:hAnsi="Trebuchet MS"/>
                <w:sz w:val="22"/>
                <w:szCs w:val="22"/>
                <w:lang w:val="fr-FR"/>
              </w:rPr>
            </w:pPr>
            <w:r w:rsidRPr="00185239">
              <w:rPr>
                <w:rFonts w:ascii="Trebuchet MS" w:hAnsi="Trebuchet MS"/>
                <w:sz w:val="22"/>
                <w:szCs w:val="22"/>
                <w:lang w:val="fr-FR"/>
              </w:rPr>
              <w:t>At. Sr. Jacques Philippe Marc Louis Maurice Brault</w:t>
            </w:r>
          </w:p>
          <w:p w14:paraId="07021A77" w14:textId="77777777" w:rsidR="004413A4" w:rsidRPr="00185239" w:rsidRDefault="004413A4" w:rsidP="006A2E3D">
            <w:pPr>
              <w:widowControl w:val="0"/>
              <w:spacing w:line="280" w:lineRule="exact"/>
              <w:rPr>
                <w:rFonts w:ascii="Trebuchet MS" w:hAnsi="Trebuchet MS"/>
                <w:sz w:val="22"/>
                <w:szCs w:val="22"/>
              </w:rPr>
            </w:pPr>
            <w:proofErr w:type="spellStart"/>
            <w:r w:rsidRPr="00185239">
              <w:rPr>
                <w:rFonts w:ascii="Trebuchet MS" w:hAnsi="Trebuchet MS"/>
                <w:sz w:val="22"/>
                <w:szCs w:val="22"/>
              </w:rPr>
              <w:t>Tel</w:t>
            </w:r>
            <w:proofErr w:type="spellEnd"/>
            <w:r w:rsidRPr="00185239">
              <w:rPr>
                <w:rFonts w:ascii="Trebuchet MS" w:hAnsi="Trebuchet MS"/>
                <w:sz w:val="22"/>
                <w:szCs w:val="22"/>
              </w:rPr>
              <w:t xml:space="preserve">: (11) </w:t>
            </w:r>
            <w:r w:rsidR="006755AE" w:rsidRPr="00185239">
              <w:rPr>
                <w:rFonts w:ascii="Trebuchet MS" w:hAnsi="Trebuchet MS"/>
                <w:sz w:val="22"/>
                <w:szCs w:val="22"/>
              </w:rPr>
              <w:t>3385-0710</w:t>
            </w:r>
          </w:p>
          <w:p w14:paraId="76BDF934" w14:textId="77777777" w:rsidR="004413A4" w:rsidRPr="00185239" w:rsidRDefault="004413A4" w:rsidP="006A2E3D">
            <w:pPr>
              <w:widowControl w:val="0"/>
              <w:spacing w:line="280" w:lineRule="exact"/>
              <w:rPr>
                <w:rFonts w:ascii="Trebuchet MS" w:hAnsi="Trebuchet MS"/>
                <w:sz w:val="22"/>
                <w:szCs w:val="22"/>
              </w:rPr>
            </w:pPr>
            <w:r w:rsidRPr="00185239">
              <w:rPr>
                <w:rFonts w:ascii="Trebuchet MS" w:hAnsi="Trebuchet MS"/>
                <w:sz w:val="22"/>
                <w:szCs w:val="22"/>
              </w:rPr>
              <w:t xml:space="preserve">E-mail: </w:t>
            </w:r>
            <w:r w:rsidR="006755AE" w:rsidRPr="00185239">
              <w:rPr>
                <w:rFonts w:ascii="Trebuchet MS" w:hAnsi="Trebuchet MS"/>
                <w:sz w:val="22"/>
                <w:szCs w:val="22"/>
              </w:rPr>
              <w:t>jbrault@groupe-allard.com.br</w:t>
            </w:r>
          </w:p>
          <w:p w14:paraId="710E4602" w14:textId="77777777" w:rsidR="004413A4" w:rsidRPr="00185239" w:rsidRDefault="004413A4" w:rsidP="006A2E3D">
            <w:pPr>
              <w:widowControl w:val="0"/>
              <w:spacing w:line="280" w:lineRule="exact"/>
              <w:rPr>
                <w:rFonts w:ascii="Trebuchet MS" w:hAnsi="Trebuchet MS"/>
                <w:b/>
                <w:smallCaps/>
                <w:sz w:val="22"/>
                <w:szCs w:val="22"/>
              </w:rPr>
            </w:pPr>
          </w:p>
          <w:p w14:paraId="4BA0C053" w14:textId="77777777" w:rsidR="000E134C" w:rsidRPr="00185239" w:rsidRDefault="000E134C" w:rsidP="006A2E3D">
            <w:pPr>
              <w:widowControl w:val="0"/>
              <w:spacing w:line="280" w:lineRule="exact"/>
              <w:rPr>
                <w:rFonts w:ascii="Trebuchet MS" w:hAnsi="Trebuchet MS"/>
                <w:sz w:val="22"/>
                <w:szCs w:val="22"/>
              </w:rPr>
            </w:pPr>
            <w:r w:rsidRPr="00185239">
              <w:rPr>
                <w:rFonts w:ascii="Trebuchet MS" w:hAnsi="Trebuchet MS"/>
                <w:sz w:val="22"/>
                <w:szCs w:val="22"/>
              </w:rPr>
              <w:t>Com cópia para:</w:t>
            </w:r>
          </w:p>
          <w:p w14:paraId="70FF04E5" w14:textId="77777777" w:rsidR="002207AB" w:rsidRPr="00185239" w:rsidRDefault="002207AB" w:rsidP="006A2E3D">
            <w:pPr>
              <w:widowControl w:val="0"/>
              <w:spacing w:line="280" w:lineRule="exact"/>
              <w:rPr>
                <w:rFonts w:ascii="Trebuchet MS" w:hAnsi="Trebuchet MS"/>
                <w:sz w:val="22"/>
                <w:szCs w:val="22"/>
              </w:rPr>
            </w:pPr>
          </w:p>
          <w:p w14:paraId="026BAFBE" w14:textId="77777777" w:rsidR="000E134C" w:rsidRPr="00185239" w:rsidRDefault="000E134C" w:rsidP="006A2E3D">
            <w:pPr>
              <w:widowControl w:val="0"/>
              <w:spacing w:line="280" w:lineRule="exact"/>
              <w:rPr>
                <w:rFonts w:ascii="Trebuchet MS" w:hAnsi="Trebuchet MS"/>
                <w:b/>
                <w:bCs/>
                <w:sz w:val="22"/>
                <w:szCs w:val="22"/>
              </w:rPr>
            </w:pPr>
            <w:proofErr w:type="spellStart"/>
            <w:proofErr w:type="gramStart"/>
            <w:r w:rsidRPr="00185239">
              <w:rPr>
                <w:rFonts w:ascii="Trebuchet MS" w:hAnsi="Trebuchet MS"/>
                <w:b/>
                <w:bCs/>
                <w:sz w:val="22"/>
                <w:szCs w:val="22"/>
              </w:rPr>
              <w:t>GTLawyers</w:t>
            </w:r>
            <w:proofErr w:type="spellEnd"/>
            <w:proofErr w:type="gramEnd"/>
          </w:p>
          <w:p w14:paraId="7841CAE3" w14:textId="77777777" w:rsidR="000E134C" w:rsidRPr="00185239" w:rsidRDefault="000E134C" w:rsidP="006A2E3D">
            <w:pPr>
              <w:widowControl w:val="0"/>
              <w:spacing w:line="280" w:lineRule="exact"/>
              <w:rPr>
                <w:rFonts w:ascii="Trebuchet MS" w:hAnsi="Trebuchet MS"/>
                <w:sz w:val="22"/>
                <w:szCs w:val="22"/>
              </w:rPr>
            </w:pPr>
            <w:r w:rsidRPr="00185239">
              <w:rPr>
                <w:rFonts w:ascii="Trebuchet MS" w:hAnsi="Trebuchet MS"/>
                <w:sz w:val="22"/>
                <w:szCs w:val="22"/>
              </w:rPr>
              <w:t xml:space="preserve">Rua Bandeira Paulista, 275, 1º andar, Itaim Bibi, São Paulo </w:t>
            </w:r>
            <w:r w:rsidR="0005231E" w:rsidRPr="00185239">
              <w:rPr>
                <w:rFonts w:ascii="Trebuchet MS" w:hAnsi="Trebuchet MS"/>
                <w:sz w:val="22"/>
                <w:szCs w:val="22"/>
              </w:rPr>
              <w:t>–</w:t>
            </w:r>
            <w:r w:rsidRPr="00185239">
              <w:rPr>
                <w:rFonts w:ascii="Trebuchet MS" w:hAnsi="Trebuchet MS"/>
                <w:sz w:val="22"/>
                <w:szCs w:val="22"/>
              </w:rPr>
              <w:t xml:space="preserve"> </w:t>
            </w:r>
            <w:proofErr w:type="gramStart"/>
            <w:r w:rsidRPr="00185239">
              <w:rPr>
                <w:rFonts w:ascii="Trebuchet MS" w:hAnsi="Trebuchet MS"/>
                <w:sz w:val="22"/>
                <w:szCs w:val="22"/>
              </w:rPr>
              <w:t>SP</w:t>
            </w:r>
            <w:proofErr w:type="gramEnd"/>
          </w:p>
          <w:p w14:paraId="0F114F85" w14:textId="77777777" w:rsidR="000E134C" w:rsidRPr="00185239" w:rsidRDefault="000E134C" w:rsidP="006A2E3D">
            <w:pPr>
              <w:widowControl w:val="0"/>
              <w:spacing w:line="280" w:lineRule="exact"/>
              <w:rPr>
                <w:rFonts w:ascii="Trebuchet MS" w:hAnsi="Trebuchet MS"/>
                <w:sz w:val="22"/>
                <w:szCs w:val="22"/>
              </w:rPr>
            </w:pPr>
            <w:r w:rsidRPr="00185239">
              <w:rPr>
                <w:rFonts w:ascii="Trebuchet MS" w:hAnsi="Trebuchet MS"/>
                <w:sz w:val="22"/>
                <w:szCs w:val="22"/>
              </w:rPr>
              <w:t xml:space="preserve">At.: </w:t>
            </w:r>
            <w:proofErr w:type="spellStart"/>
            <w:r w:rsidRPr="00185239">
              <w:rPr>
                <w:rFonts w:ascii="Trebuchet MS" w:hAnsi="Trebuchet MS"/>
                <w:sz w:val="22"/>
                <w:szCs w:val="22"/>
              </w:rPr>
              <w:t>Tam</w:t>
            </w:r>
            <w:r w:rsidR="00146286" w:rsidRPr="00185239">
              <w:rPr>
                <w:rFonts w:ascii="Trebuchet MS" w:hAnsi="Trebuchet MS"/>
                <w:sz w:val="22"/>
                <w:szCs w:val="22"/>
              </w:rPr>
              <w:t>y</w:t>
            </w:r>
            <w:proofErr w:type="spellEnd"/>
            <w:r w:rsidRPr="00185239">
              <w:rPr>
                <w:rFonts w:ascii="Trebuchet MS" w:hAnsi="Trebuchet MS"/>
                <w:sz w:val="22"/>
                <w:szCs w:val="22"/>
              </w:rPr>
              <w:t xml:space="preserve"> </w:t>
            </w:r>
            <w:proofErr w:type="spellStart"/>
            <w:r w:rsidRPr="00185239">
              <w:rPr>
                <w:rFonts w:ascii="Trebuchet MS" w:hAnsi="Trebuchet MS"/>
                <w:sz w:val="22"/>
                <w:szCs w:val="22"/>
              </w:rPr>
              <w:t>Tanzilli</w:t>
            </w:r>
            <w:proofErr w:type="spellEnd"/>
          </w:p>
          <w:p w14:paraId="26245ED6" w14:textId="77777777" w:rsidR="000E134C" w:rsidRPr="00185239" w:rsidRDefault="000E134C" w:rsidP="006A2E3D">
            <w:pPr>
              <w:widowControl w:val="0"/>
              <w:spacing w:line="280" w:lineRule="exact"/>
              <w:rPr>
                <w:rFonts w:ascii="Trebuchet MS" w:hAnsi="Trebuchet MS"/>
                <w:sz w:val="22"/>
                <w:szCs w:val="22"/>
              </w:rPr>
            </w:pPr>
            <w:r w:rsidRPr="00185239">
              <w:rPr>
                <w:rFonts w:ascii="Trebuchet MS" w:hAnsi="Trebuchet MS"/>
                <w:sz w:val="22"/>
                <w:szCs w:val="22"/>
              </w:rPr>
              <w:t>Telefone: (11) 3504-7600</w:t>
            </w:r>
          </w:p>
          <w:p w14:paraId="5C56F016" w14:textId="77777777" w:rsidR="000E134C" w:rsidRPr="00185239" w:rsidRDefault="000E134C" w:rsidP="006A2E3D">
            <w:pPr>
              <w:widowControl w:val="0"/>
              <w:spacing w:line="280" w:lineRule="exact"/>
              <w:rPr>
                <w:rFonts w:ascii="Trebuchet MS" w:hAnsi="Trebuchet MS"/>
                <w:sz w:val="22"/>
                <w:szCs w:val="22"/>
              </w:rPr>
            </w:pPr>
            <w:r w:rsidRPr="00185239">
              <w:rPr>
                <w:rFonts w:ascii="Trebuchet MS" w:hAnsi="Trebuchet MS"/>
                <w:sz w:val="22"/>
                <w:szCs w:val="22"/>
              </w:rPr>
              <w:t xml:space="preserve">E-mail: </w:t>
            </w:r>
            <w:hyperlink r:id="rId9" w:history="1">
              <w:r w:rsidRPr="00185239">
                <w:rPr>
                  <w:rFonts w:ascii="Trebuchet MS" w:hAnsi="Trebuchet MS"/>
                  <w:sz w:val="22"/>
                  <w:szCs w:val="22"/>
                </w:rPr>
                <w:t>ttanzilli@gtlawyers.com.br</w:t>
              </w:r>
            </w:hyperlink>
            <w:r w:rsidRPr="00185239">
              <w:rPr>
                <w:rFonts w:ascii="Trebuchet MS" w:hAnsi="Trebuchet MS"/>
                <w:sz w:val="22"/>
                <w:szCs w:val="22"/>
              </w:rPr>
              <w:t xml:space="preserve"> </w:t>
            </w:r>
          </w:p>
          <w:p w14:paraId="0E456C9D" w14:textId="77777777" w:rsidR="00FF23BF" w:rsidRPr="00185239" w:rsidRDefault="00FF23BF" w:rsidP="006A2E3D">
            <w:pPr>
              <w:widowControl w:val="0"/>
              <w:spacing w:line="280" w:lineRule="exact"/>
              <w:rPr>
                <w:rFonts w:ascii="Trebuchet MS" w:hAnsi="Trebuchet MS"/>
                <w:sz w:val="22"/>
                <w:szCs w:val="22"/>
              </w:rPr>
            </w:pPr>
          </w:p>
          <w:p w14:paraId="186476BD" w14:textId="77777777" w:rsidR="000E134C" w:rsidRPr="00185239" w:rsidRDefault="000E134C" w:rsidP="006A2E3D">
            <w:pPr>
              <w:widowControl w:val="0"/>
              <w:spacing w:line="280" w:lineRule="exact"/>
              <w:rPr>
                <w:rFonts w:ascii="Trebuchet MS" w:hAnsi="Trebuchet MS"/>
                <w:sz w:val="22"/>
                <w:szCs w:val="22"/>
              </w:rPr>
            </w:pPr>
            <w:r w:rsidRPr="00185239">
              <w:rPr>
                <w:rFonts w:ascii="Trebuchet MS" w:hAnsi="Trebuchet MS"/>
                <w:sz w:val="22"/>
                <w:szCs w:val="22"/>
              </w:rPr>
              <w:t>Com cópia para:</w:t>
            </w:r>
          </w:p>
          <w:p w14:paraId="612BF0DF" w14:textId="77777777" w:rsidR="002207AB" w:rsidRPr="00185239" w:rsidRDefault="002207AB" w:rsidP="006A2E3D">
            <w:pPr>
              <w:widowControl w:val="0"/>
              <w:spacing w:line="280" w:lineRule="exact"/>
              <w:rPr>
                <w:rFonts w:ascii="Trebuchet MS" w:hAnsi="Trebuchet MS"/>
                <w:sz w:val="22"/>
                <w:szCs w:val="22"/>
              </w:rPr>
            </w:pPr>
          </w:p>
          <w:p w14:paraId="6DC48E66" w14:textId="77777777" w:rsidR="000E134C" w:rsidRPr="00185239" w:rsidRDefault="000E134C" w:rsidP="006A2E3D">
            <w:pPr>
              <w:widowControl w:val="0"/>
              <w:spacing w:line="280" w:lineRule="exact"/>
              <w:rPr>
                <w:rFonts w:ascii="Trebuchet MS" w:hAnsi="Trebuchet MS"/>
                <w:b/>
                <w:bCs/>
                <w:sz w:val="22"/>
                <w:szCs w:val="22"/>
              </w:rPr>
            </w:pPr>
            <w:proofErr w:type="spellStart"/>
            <w:r w:rsidRPr="00185239">
              <w:rPr>
                <w:rFonts w:ascii="Trebuchet MS" w:hAnsi="Trebuchet MS"/>
                <w:b/>
                <w:bCs/>
                <w:sz w:val="22"/>
                <w:szCs w:val="22"/>
              </w:rPr>
              <w:t>Tauil</w:t>
            </w:r>
            <w:proofErr w:type="spellEnd"/>
            <w:r w:rsidRPr="00185239">
              <w:rPr>
                <w:rFonts w:ascii="Trebuchet MS" w:hAnsi="Trebuchet MS"/>
                <w:b/>
                <w:bCs/>
                <w:sz w:val="22"/>
                <w:szCs w:val="22"/>
              </w:rPr>
              <w:t xml:space="preserve"> &amp; </w:t>
            </w:r>
            <w:proofErr w:type="spellStart"/>
            <w:r w:rsidRPr="00185239">
              <w:rPr>
                <w:rFonts w:ascii="Trebuchet MS" w:hAnsi="Trebuchet MS"/>
                <w:b/>
                <w:bCs/>
                <w:sz w:val="22"/>
                <w:szCs w:val="22"/>
              </w:rPr>
              <w:t>Chequer</w:t>
            </w:r>
            <w:proofErr w:type="spellEnd"/>
            <w:r w:rsidRPr="00185239">
              <w:rPr>
                <w:rFonts w:ascii="Trebuchet MS" w:hAnsi="Trebuchet MS"/>
                <w:b/>
                <w:bCs/>
                <w:sz w:val="22"/>
                <w:szCs w:val="22"/>
              </w:rPr>
              <w:t xml:space="preserve"> Advogados Associado a Mayer Brown</w:t>
            </w:r>
          </w:p>
          <w:p w14:paraId="2897D4C5" w14:textId="77777777" w:rsidR="000E134C" w:rsidRPr="00185239" w:rsidRDefault="000E134C" w:rsidP="006A2E3D">
            <w:pPr>
              <w:widowControl w:val="0"/>
              <w:spacing w:line="280" w:lineRule="exact"/>
              <w:rPr>
                <w:rFonts w:ascii="Trebuchet MS" w:hAnsi="Trebuchet MS"/>
                <w:sz w:val="22"/>
                <w:szCs w:val="22"/>
              </w:rPr>
            </w:pPr>
            <w:r w:rsidRPr="00185239">
              <w:rPr>
                <w:rFonts w:ascii="Trebuchet MS" w:hAnsi="Trebuchet MS"/>
                <w:sz w:val="22"/>
                <w:szCs w:val="22"/>
              </w:rPr>
              <w:t xml:space="preserve">Avenida Presidente Juscelino Kubitschek, 1455, 6º Andar, São Paulo </w:t>
            </w:r>
            <w:r w:rsidR="0005231E" w:rsidRPr="00185239">
              <w:rPr>
                <w:rFonts w:ascii="Trebuchet MS" w:hAnsi="Trebuchet MS"/>
                <w:sz w:val="22"/>
                <w:szCs w:val="22"/>
              </w:rPr>
              <w:t>–</w:t>
            </w:r>
            <w:r w:rsidRPr="00185239">
              <w:rPr>
                <w:rFonts w:ascii="Trebuchet MS" w:hAnsi="Trebuchet MS"/>
                <w:sz w:val="22"/>
                <w:szCs w:val="22"/>
              </w:rPr>
              <w:t xml:space="preserve"> </w:t>
            </w:r>
            <w:proofErr w:type="gramStart"/>
            <w:r w:rsidRPr="00185239">
              <w:rPr>
                <w:rFonts w:ascii="Trebuchet MS" w:hAnsi="Trebuchet MS"/>
                <w:sz w:val="22"/>
                <w:szCs w:val="22"/>
              </w:rPr>
              <w:t>SP</w:t>
            </w:r>
            <w:proofErr w:type="gramEnd"/>
          </w:p>
          <w:p w14:paraId="63CA4AD4" w14:textId="77777777" w:rsidR="000E134C" w:rsidRPr="00185239" w:rsidRDefault="000E134C" w:rsidP="006A2E3D">
            <w:pPr>
              <w:widowControl w:val="0"/>
              <w:spacing w:line="280" w:lineRule="exact"/>
              <w:rPr>
                <w:rFonts w:ascii="Trebuchet MS" w:hAnsi="Trebuchet MS"/>
                <w:sz w:val="22"/>
                <w:szCs w:val="22"/>
              </w:rPr>
            </w:pPr>
            <w:r w:rsidRPr="00185239">
              <w:rPr>
                <w:rFonts w:ascii="Trebuchet MS" w:hAnsi="Trebuchet MS"/>
                <w:sz w:val="22"/>
                <w:szCs w:val="22"/>
              </w:rPr>
              <w:lastRenderedPageBreak/>
              <w:t xml:space="preserve">At.: José Paulo </w:t>
            </w:r>
            <w:proofErr w:type="spellStart"/>
            <w:r w:rsidRPr="00185239">
              <w:rPr>
                <w:rFonts w:ascii="Trebuchet MS" w:hAnsi="Trebuchet MS"/>
                <w:sz w:val="22"/>
                <w:szCs w:val="22"/>
              </w:rPr>
              <w:t>Marzagão</w:t>
            </w:r>
            <w:proofErr w:type="spellEnd"/>
          </w:p>
          <w:p w14:paraId="62A588DF" w14:textId="77777777" w:rsidR="000E134C" w:rsidRPr="00185239" w:rsidRDefault="000E134C" w:rsidP="006A2E3D">
            <w:pPr>
              <w:widowControl w:val="0"/>
              <w:spacing w:line="280" w:lineRule="exact"/>
              <w:rPr>
                <w:rFonts w:ascii="Trebuchet MS" w:hAnsi="Trebuchet MS"/>
                <w:sz w:val="22"/>
                <w:szCs w:val="22"/>
              </w:rPr>
            </w:pPr>
            <w:r w:rsidRPr="00185239">
              <w:rPr>
                <w:rFonts w:ascii="Trebuchet MS" w:hAnsi="Trebuchet MS"/>
                <w:sz w:val="22"/>
                <w:szCs w:val="22"/>
              </w:rPr>
              <w:t>Telefone: (11) 2504-4217</w:t>
            </w:r>
          </w:p>
          <w:p w14:paraId="0380B566" w14:textId="77777777" w:rsidR="000E134C" w:rsidRPr="00185239" w:rsidRDefault="000E134C" w:rsidP="006A2E3D">
            <w:pPr>
              <w:widowControl w:val="0"/>
              <w:spacing w:line="280" w:lineRule="exact"/>
              <w:rPr>
                <w:rFonts w:ascii="Trebuchet MS" w:hAnsi="Trebuchet MS"/>
                <w:sz w:val="22"/>
                <w:szCs w:val="22"/>
              </w:rPr>
            </w:pPr>
            <w:r w:rsidRPr="00185239">
              <w:rPr>
                <w:rFonts w:ascii="Trebuchet MS" w:hAnsi="Trebuchet MS"/>
                <w:sz w:val="22"/>
                <w:szCs w:val="22"/>
              </w:rPr>
              <w:t xml:space="preserve">E-mail: </w:t>
            </w:r>
            <w:hyperlink r:id="rId10" w:history="1">
              <w:r w:rsidRPr="00185239">
                <w:rPr>
                  <w:rFonts w:ascii="Trebuchet MS" w:hAnsi="Trebuchet MS"/>
                  <w:sz w:val="22"/>
                  <w:szCs w:val="22"/>
                </w:rPr>
                <w:t>jmarzagao@mayerbrown.com</w:t>
              </w:r>
            </w:hyperlink>
            <w:r w:rsidRPr="00185239">
              <w:rPr>
                <w:rFonts w:ascii="Trebuchet MS" w:hAnsi="Trebuchet MS"/>
                <w:sz w:val="22"/>
                <w:szCs w:val="22"/>
              </w:rPr>
              <w:t xml:space="preserve"> </w:t>
            </w:r>
          </w:p>
          <w:p w14:paraId="7BBBAA1F" w14:textId="77777777" w:rsidR="000E134C" w:rsidRPr="00185239" w:rsidRDefault="000E134C" w:rsidP="006A2E3D">
            <w:pPr>
              <w:widowControl w:val="0"/>
              <w:spacing w:line="280" w:lineRule="exact"/>
              <w:rPr>
                <w:rFonts w:ascii="Trebuchet MS" w:hAnsi="Trebuchet MS"/>
                <w:b/>
                <w:smallCaps/>
                <w:sz w:val="22"/>
                <w:szCs w:val="22"/>
              </w:rPr>
            </w:pPr>
          </w:p>
          <w:p w14:paraId="697A5D92" w14:textId="77777777" w:rsidR="004413A4" w:rsidRPr="00185239" w:rsidRDefault="004413A4" w:rsidP="006A2E3D">
            <w:pPr>
              <w:spacing w:line="280" w:lineRule="exact"/>
              <w:jc w:val="left"/>
              <w:rPr>
                <w:rFonts w:ascii="Trebuchet MS" w:hAnsi="Trebuchet MS"/>
                <w:b/>
                <w:bCs/>
                <w:i/>
                <w:iCs/>
                <w:sz w:val="22"/>
                <w:szCs w:val="22"/>
              </w:rPr>
            </w:pPr>
            <w:r w:rsidRPr="00185239">
              <w:rPr>
                <w:rFonts w:ascii="Trebuchet MS" w:hAnsi="Trebuchet MS"/>
                <w:b/>
                <w:bCs/>
                <w:i/>
                <w:iCs/>
                <w:sz w:val="22"/>
                <w:szCs w:val="22"/>
              </w:rPr>
              <w:t xml:space="preserve">Para a </w:t>
            </w:r>
            <w:r w:rsidR="00250DDF" w:rsidRPr="00185239">
              <w:rPr>
                <w:rFonts w:ascii="Trebuchet MS" w:hAnsi="Trebuchet MS"/>
                <w:b/>
                <w:bCs/>
                <w:i/>
                <w:iCs/>
                <w:sz w:val="22"/>
                <w:szCs w:val="22"/>
              </w:rPr>
              <w:t>Debenturista</w:t>
            </w:r>
            <w:r w:rsidRPr="00185239">
              <w:rPr>
                <w:rFonts w:ascii="Trebuchet MS" w:hAnsi="Trebuchet MS"/>
                <w:b/>
                <w:bCs/>
                <w:i/>
                <w:iCs/>
                <w:sz w:val="22"/>
                <w:szCs w:val="22"/>
              </w:rPr>
              <w:t>:</w:t>
            </w:r>
          </w:p>
          <w:p w14:paraId="1664A30D" w14:textId="77777777" w:rsidR="002207AB" w:rsidRPr="00185239" w:rsidRDefault="002207AB" w:rsidP="006A2E3D">
            <w:pPr>
              <w:spacing w:line="280" w:lineRule="exact"/>
              <w:jc w:val="left"/>
              <w:rPr>
                <w:rFonts w:ascii="Trebuchet MS" w:hAnsi="Trebuchet MS"/>
                <w:b/>
                <w:bCs/>
                <w:i/>
                <w:iCs/>
                <w:sz w:val="22"/>
                <w:szCs w:val="22"/>
              </w:rPr>
            </w:pPr>
          </w:p>
          <w:p w14:paraId="2DCFEA9D" w14:textId="77777777" w:rsidR="004413A4" w:rsidRPr="00185239" w:rsidRDefault="004413A4" w:rsidP="006A2E3D">
            <w:pPr>
              <w:widowControl w:val="0"/>
              <w:spacing w:line="280" w:lineRule="exact"/>
              <w:rPr>
                <w:rFonts w:ascii="Trebuchet MS" w:hAnsi="Trebuchet MS"/>
                <w:b/>
                <w:bCs/>
                <w:sz w:val="22"/>
                <w:szCs w:val="22"/>
              </w:rPr>
            </w:pPr>
            <w:proofErr w:type="spellStart"/>
            <w:r w:rsidRPr="00185239">
              <w:rPr>
                <w:rFonts w:ascii="Trebuchet MS" w:hAnsi="Trebuchet MS"/>
                <w:b/>
                <w:bCs/>
                <w:sz w:val="22"/>
                <w:szCs w:val="22"/>
              </w:rPr>
              <w:t>True</w:t>
            </w:r>
            <w:proofErr w:type="spellEnd"/>
            <w:r w:rsidRPr="00185239">
              <w:rPr>
                <w:rFonts w:ascii="Trebuchet MS" w:hAnsi="Trebuchet MS"/>
                <w:b/>
                <w:bCs/>
                <w:sz w:val="22"/>
                <w:szCs w:val="22"/>
              </w:rPr>
              <w:t xml:space="preserve"> </w:t>
            </w:r>
            <w:proofErr w:type="spellStart"/>
            <w:r w:rsidRPr="00185239">
              <w:rPr>
                <w:rFonts w:ascii="Trebuchet MS" w:hAnsi="Trebuchet MS"/>
                <w:b/>
                <w:bCs/>
                <w:sz w:val="22"/>
                <w:szCs w:val="22"/>
              </w:rPr>
              <w:t>Securitizadora</w:t>
            </w:r>
            <w:proofErr w:type="spellEnd"/>
            <w:r w:rsidRPr="00185239">
              <w:rPr>
                <w:rFonts w:ascii="Trebuchet MS" w:hAnsi="Trebuchet MS"/>
                <w:b/>
                <w:bCs/>
                <w:sz w:val="22"/>
                <w:szCs w:val="22"/>
              </w:rPr>
              <w:t xml:space="preserve"> S.A.</w:t>
            </w:r>
          </w:p>
          <w:p w14:paraId="1C68480D" w14:textId="77777777" w:rsidR="004413A4" w:rsidRPr="00185239" w:rsidRDefault="004413A4" w:rsidP="006A2E3D">
            <w:pPr>
              <w:widowControl w:val="0"/>
              <w:spacing w:line="280" w:lineRule="exact"/>
              <w:rPr>
                <w:rFonts w:ascii="Trebuchet MS" w:hAnsi="Trebuchet MS"/>
                <w:sz w:val="22"/>
                <w:szCs w:val="22"/>
              </w:rPr>
            </w:pPr>
            <w:r w:rsidRPr="00185239">
              <w:rPr>
                <w:rFonts w:ascii="Trebuchet MS" w:hAnsi="Trebuchet MS"/>
                <w:sz w:val="22"/>
                <w:szCs w:val="22"/>
              </w:rPr>
              <w:t xml:space="preserve">Avenida Santo Amaro, nº 48, 1º andar, conjunto 12, Vila Nova Conceição. </w:t>
            </w:r>
          </w:p>
          <w:p w14:paraId="67A0EB58" w14:textId="77777777" w:rsidR="004413A4" w:rsidRPr="00185239" w:rsidRDefault="004413A4" w:rsidP="006A2E3D">
            <w:pPr>
              <w:widowControl w:val="0"/>
              <w:spacing w:line="280" w:lineRule="exact"/>
              <w:rPr>
                <w:rFonts w:ascii="Trebuchet MS" w:hAnsi="Trebuchet MS"/>
                <w:sz w:val="22"/>
                <w:szCs w:val="22"/>
              </w:rPr>
            </w:pPr>
            <w:r w:rsidRPr="00185239">
              <w:rPr>
                <w:rFonts w:ascii="Trebuchet MS" w:hAnsi="Trebuchet MS"/>
                <w:sz w:val="22"/>
                <w:szCs w:val="22"/>
              </w:rPr>
              <w:t>CEP 04506-000 – São Paulo/SP</w:t>
            </w:r>
          </w:p>
          <w:p w14:paraId="237179E5" w14:textId="77777777" w:rsidR="004F5985" w:rsidRPr="00185239" w:rsidRDefault="004F5985" w:rsidP="006A2E3D">
            <w:pPr>
              <w:widowControl w:val="0"/>
              <w:spacing w:line="280" w:lineRule="exact"/>
              <w:rPr>
                <w:rFonts w:ascii="Trebuchet MS" w:hAnsi="Trebuchet MS"/>
                <w:sz w:val="22"/>
                <w:szCs w:val="22"/>
              </w:rPr>
            </w:pPr>
            <w:r w:rsidRPr="00185239">
              <w:rPr>
                <w:rFonts w:ascii="Trebuchet MS" w:hAnsi="Trebuchet MS"/>
                <w:sz w:val="22"/>
                <w:szCs w:val="22"/>
              </w:rPr>
              <w:t xml:space="preserve">At: </w:t>
            </w:r>
            <w:proofErr w:type="spellStart"/>
            <w:r w:rsidRPr="00185239">
              <w:rPr>
                <w:rFonts w:ascii="Trebuchet MS" w:hAnsi="Trebuchet MS"/>
                <w:sz w:val="22"/>
                <w:szCs w:val="22"/>
              </w:rPr>
              <w:t>Arley</w:t>
            </w:r>
            <w:proofErr w:type="spellEnd"/>
            <w:r w:rsidRPr="00185239">
              <w:rPr>
                <w:rFonts w:ascii="Trebuchet MS" w:hAnsi="Trebuchet MS"/>
                <w:sz w:val="22"/>
                <w:szCs w:val="22"/>
              </w:rPr>
              <w:t xml:space="preserve"> Custódio Fonseca</w:t>
            </w:r>
          </w:p>
          <w:p w14:paraId="535E0162" w14:textId="77777777" w:rsidR="004F5985" w:rsidRPr="00185239" w:rsidRDefault="004F5985" w:rsidP="006A2E3D">
            <w:pPr>
              <w:widowControl w:val="0"/>
              <w:spacing w:line="280" w:lineRule="exact"/>
              <w:rPr>
                <w:rFonts w:ascii="Trebuchet MS" w:hAnsi="Trebuchet MS"/>
                <w:sz w:val="22"/>
                <w:szCs w:val="22"/>
              </w:rPr>
            </w:pPr>
            <w:proofErr w:type="spellStart"/>
            <w:r w:rsidRPr="00185239">
              <w:rPr>
                <w:rFonts w:ascii="Trebuchet MS" w:hAnsi="Trebuchet MS"/>
                <w:sz w:val="22"/>
                <w:szCs w:val="22"/>
              </w:rPr>
              <w:t>Tel</w:t>
            </w:r>
            <w:proofErr w:type="spellEnd"/>
            <w:r w:rsidRPr="00185239">
              <w:rPr>
                <w:rFonts w:ascii="Trebuchet MS" w:hAnsi="Trebuchet MS"/>
                <w:sz w:val="22"/>
                <w:szCs w:val="22"/>
              </w:rPr>
              <w:t>: (11) 3071-4475</w:t>
            </w:r>
          </w:p>
          <w:p w14:paraId="5867F979" w14:textId="77777777" w:rsidR="004413A4" w:rsidRPr="00185239" w:rsidRDefault="004F5985" w:rsidP="006A2E3D">
            <w:pPr>
              <w:pStyle w:val="p3"/>
              <w:widowControl w:val="0"/>
              <w:tabs>
                <w:tab w:val="clear" w:pos="720"/>
                <w:tab w:val="left" w:pos="5954"/>
              </w:tabs>
              <w:spacing w:line="280" w:lineRule="exact"/>
              <w:rPr>
                <w:rStyle w:val="Hyperlink"/>
                <w:rFonts w:ascii="Trebuchet MS" w:hAnsi="Trebuchet MS"/>
                <w:sz w:val="22"/>
                <w:szCs w:val="22"/>
              </w:rPr>
            </w:pPr>
            <w:proofErr w:type="spellStart"/>
            <w:r w:rsidRPr="00185239">
              <w:rPr>
                <w:rFonts w:ascii="Trebuchet MS" w:hAnsi="Trebuchet MS"/>
                <w:sz w:val="22"/>
                <w:szCs w:val="22"/>
              </w:rPr>
              <w:t>Email</w:t>
            </w:r>
            <w:proofErr w:type="spellEnd"/>
            <w:r w:rsidRPr="00185239">
              <w:rPr>
                <w:rFonts w:ascii="Trebuchet MS" w:hAnsi="Trebuchet MS"/>
                <w:sz w:val="22"/>
                <w:szCs w:val="22"/>
              </w:rPr>
              <w:t xml:space="preserve">: middle@truesecuritizadora.com.br e </w:t>
            </w:r>
            <w:hyperlink r:id="rId11" w:history="1">
              <w:r w:rsidR="00C41E1E" w:rsidRPr="00185239">
                <w:rPr>
                  <w:rStyle w:val="Hyperlink"/>
                  <w:rFonts w:ascii="Trebuchet MS" w:hAnsi="Trebuchet MS"/>
                  <w:sz w:val="22"/>
                  <w:szCs w:val="22"/>
                </w:rPr>
                <w:t>jurídico@truesecuritizadora.com.br</w:t>
              </w:r>
            </w:hyperlink>
          </w:p>
          <w:p w14:paraId="27DA6DE0" w14:textId="77777777" w:rsidR="00094855" w:rsidRPr="00185239" w:rsidRDefault="00094855" w:rsidP="006A2E3D">
            <w:pPr>
              <w:pStyle w:val="p3"/>
              <w:widowControl w:val="0"/>
              <w:tabs>
                <w:tab w:val="clear" w:pos="720"/>
                <w:tab w:val="left" w:pos="5954"/>
              </w:tabs>
              <w:spacing w:line="280" w:lineRule="exact"/>
              <w:rPr>
                <w:rFonts w:ascii="Trebuchet MS" w:hAnsi="Trebuchet MS"/>
                <w:sz w:val="22"/>
                <w:szCs w:val="22"/>
              </w:rPr>
            </w:pPr>
          </w:p>
          <w:p w14:paraId="01B5F8D4" w14:textId="77777777" w:rsidR="004413A4" w:rsidRPr="00185239" w:rsidRDefault="000D4751" w:rsidP="006A2E3D">
            <w:pPr>
              <w:pStyle w:val="PargrafodaLista"/>
              <w:widowControl w:val="0"/>
              <w:numPr>
                <w:ilvl w:val="1"/>
                <w:numId w:val="17"/>
              </w:numPr>
              <w:tabs>
                <w:tab w:val="left" w:pos="567"/>
              </w:tabs>
              <w:spacing w:line="280" w:lineRule="exact"/>
              <w:ind w:left="0" w:firstLine="0"/>
              <w:rPr>
                <w:rFonts w:ascii="Trebuchet MS" w:hAnsi="Trebuchet MS"/>
                <w:sz w:val="22"/>
                <w:szCs w:val="22"/>
              </w:rPr>
            </w:pPr>
            <w:r w:rsidRPr="00185239">
              <w:rPr>
                <w:rFonts w:ascii="Trebuchet MS" w:hAnsi="Trebuchet MS"/>
                <w:sz w:val="22"/>
                <w:szCs w:val="22"/>
              </w:rPr>
              <w:t>A</w:t>
            </w:r>
            <w:r w:rsidR="004413A4" w:rsidRPr="00185239">
              <w:rPr>
                <w:rFonts w:ascii="Trebuchet MS" w:hAnsi="Trebuchet MS"/>
                <w:sz w:val="22"/>
                <w:szCs w:val="22"/>
              </w:rPr>
              <w:t xml:space="preserve">s comunicações referentes a esta Escritura de Emissão serão consideradas entregues quando recebidas </w:t>
            </w:r>
            <w:proofErr w:type="gramStart"/>
            <w:r w:rsidR="004413A4" w:rsidRPr="00185239">
              <w:rPr>
                <w:rFonts w:ascii="Trebuchet MS" w:hAnsi="Trebuchet MS"/>
                <w:sz w:val="22"/>
                <w:szCs w:val="22"/>
              </w:rPr>
              <w:t>sob protocolo</w:t>
            </w:r>
            <w:proofErr w:type="gramEnd"/>
            <w:r w:rsidR="004413A4" w:rsidRPr="00185239">
              <w:rPr>
                <w:rFonts w:ascii="Trebuchet MS" w:hAnsi="Trebuchet MS"/>
                <w:sz w:val="22"/>
                <w:szCs w:val="22"/>
              </w:rPr>
              <w:t xml:space="preserve"> ou com “Aviso de Recebimento” expedido pelo correio, nos endereços acima. As comunicações feitas por meio de correio eletrônico serão consideradas recebidas na data de seu envio, desde que seu recebimento seja confirmado por meio de indicativo (recibo emitido pela máquina utilizada pelo remetente)</w:t>
            </w:r>
            <w:r w:rsidR="00C41E1E" w:rsidRPr="00185239">
              <w:rPr>
                <w:rFonts w:ascii="Trebuchet MS" w:hAnsi="Trebuchet MS"/>
                <w:sz w:val="22"/>
                <w:szCs w:val="22"/>
              </w:rPr>
              <w:t xml:space="preserve"> e desde que o</w:t>
            </w:r>
            <w:r w:rsidR="004413A4" w:rsidRPr="00185239">
              <w:rPr>
                <w:rFonts w:ascii="Trebuchet MS" w:hAnsi="Trebuchet MS"/>
                <w:sz w:val="22"/>
                <w:szCs w:val="22"/>
              </w:rPr>
              <w:t xml:space="preserve">s respectivos originais </w:t>
            </w:r>
            <w:r w:rsidR="0041171A" w:rsidRPr="00185239">
              <w:rPr>
                <w:rFonts w:ascii="Trebuchet MS" w:hAnsi="Trebuchet MS"/>
                <w:sz w:val="22"/>
                <w:szCs w:val="22"/>
              </w:rPr>
              <w:t>sejam</w:t>
            </w:r>
            <w:r w:rsidR="004413A4" w:rsidRPr="00185239">
              <w:rPr>
                <w:rFonts w:ascii="Trebuchet MS" w:hAnsi="Trebuchet MS"/>
                <w:sz w:val="22"/>
                <w:szCs w:val="22"/>
              </w:rPr>
              <w:t xml:space="preserve"> encaminhados para os endereços acima em até 05 (cinco) Dias Úteis após o envio da mensagem. </w:t>
            </w:r>
          </w:p>
          <w:p w14:paraId="3D17974F" w14:textId="77777777" w:rsidR="004413A4" w:rsidRPr="00185239" w:rsidRDefault="004413A4" w:rsidP="006A2E3D">
            <w:pPr>
              <w:widowControl w:val="0"/>
              <w:tabs>
                <w:tab w:val="left" w:pos="567"/>
              </w:tabs>
              <w:spacing w:line="280" w:lineRule="exact"/>
              <w:rPr>
                <w:rFonts w:ascii="Trebuchet MS" w:hAnsi="Trebuchet MS"/>
                <w:sz w:val="22"/>
                <w:szCs w:val="22"/>
              </w:rPr>
            </w:pPr>
          </w:p>
          <w:p w14:paraId="4D1497AE" w14:textId="77777777" w:rsidR="004413A4" w:rsidRPr="00185239" w:rsidRDefault="004413A4" w:rsidP="006A2E3D">
            <w:pPr>
              <w:widowControl w:val="0"/>
              <w:numPr>
                <w:ilvl w:val="1"/>
                <w:numId w:val="17"/>
              </w:numPr>
              <w:tabs>
                <w:tab w:val="left" w:pos="567"/>
              </w:tabs>
              <w:spacing w:line="280" w:lineRule="exact"/>
              <w:ind w:left="0" w:firstLine="0"/>
              <w:rPr>
                <w:rFonts w:ascii="Trebuchet MS" w:hAnsi="Trebuchet MS"/>
                <w:sz w:val="22"/>
                <w:szCs w:val="22"/>
              </w:rPr>
            </w:pPr>
            <w:r w:rsidRPr="00185239">
              <w:rPr>
                <w:rFonts w:ascii="Trebuchet MS" w:hAnsi="Trebuchet MS"/>
                <w:sz w:val="22"/>
                <w:szCs w:val="22"/>
              </w:rPr>
              <w:t xml:space="preserve">A mudança de qualquer dos endereços acima ou das pessoas responsáveis pelo recebimento das comunicações deverá ser comunicada à outra Parte pela parte que tiver seu endereço alterado ou a pessoa responsável pelo recebimento das comunicações, em até 05 (cinco) dias contados da sua ocorrência. </w:t>
            </w:r>
          </w:p>
          <w:p w14:paraId="2A0BC0DC" w14:textId="77777777" w:rsidR="00CE5AD8" w:rsidRPr="00185239" w:rsidRDefault="00CE5AD8" w:rsidP="006A2E3D">
            <w:pPr>
              <w:widowControl w:val="0"/>
              <w:tabs>
                <w:tab w:val="left" w:pos="567"/>
              </w:tabs>
              <w:spacing w:line="280" w:lineRule="exact"/>
              <w:rPr>
                <w:rFonts w:ascii="Trebuchet MS" w:hAnsi="Trebuchet MS"/>
                <w:sz w:val="22"/>
                <w:szCs w:val="22"/>
              </w:rPr>
            </w:pPr>
          </w:p>
          <w:p w14:paraId="1FF278D0" w14:textId="77777777" w:rsidR="004413A4" w:rsidRPr="00185239"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Cláusula VIII</w:t>
            </w:r>
          </w:p>
          <w:p w14:paraId="34118294" w14:textId="77777777" w:rsidR="004413A4" w:rsidRPr="00185239"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 xml:space="preserve">Das disposições gerais </w:t>
            </w:r>
          </w:p>
          <w:p w14:paraId="1ECB3864" w14:textId="77777777" w:rsidR="004413A4" w:rsidRPr="00185239" w:rsidRDefault="004413A4" w:rsidP="006A2E3D">
            <w:pPr>
              <w:pStyle w:val="PargrafodaLista"/>
              <w:widowControl w:val="0"/>
              <w:spacing w:line="280" w:lineRule="exact"/>
              <w:ind w:left="0"/>
              <w:rPr>
                <w:rFonts w:ascii="Trebuchet MS" w:hAnsi="Trebuchet MS"/>
                <w:sz w:val="22"/>
                <w:szCs w:val="22"/>
              </w:rPr>
            </w:pPr>
          </w:p>
          <w:p w14:paraId="753F18E2" w14:textId="77777777" w:rsidR="004413A4" w:rsidRPr="00185239" w:rsidRDefault="004413A4" w:rsidP="006A2E3D">
            <w:pPr>
              <w:pStyle w:val="PargrafodaLista"/>
              <w:widowControl w:val="0"/>
              <w:numPr>
                <w:ilvl w:val="1"/>
                <w:numId w:val="18"/>
              </w:numPr>
              <w:tabs>
                <w:tab w:val="left" w:pos="567"/>
              </w:tabs>
              <w:spacing w:line="280" w:lineRule="exact"/>
              <w:ind w:left="0" w:firstLine="0"/>
              <w:rPr>
                <w:rFonts w:ascii="Trebuchet MS" w:hAnsi="Trebuchet MS"/>
                <w:sz w:val="22"/>
                <w:szCs w:val="22"/>
              </w:rPr>
            </w:pPr>
            <w:r w:rsidRPr="00185239">
              <w:rPr>
                <w:rFonts w:ascii="Trebuchet MS" w:hAnsi="Trebuchet MS"/>
                <w:sz w:val="22"/>
                <w:szCs w:val="22"/>
              </w:rPr>
              <w:t>Para os fins da presente Escritura de Emissão “</w:t>
            </w:r>
            <w:r w:rsidRPr="00185239">
              <w:rPr>
                <w:rFonts w:ascii="Trebuchet MS" w:hAnsi="Trebuchet MS"/>
                <w:sz w:val="22"/>
                <w:szCs w:val="22"/>
                <w:u w:val="single"/>
              </w:rPr>
              <w:t>Dia Útil</w:t>
            </w:r>
            <w:r w:rsidRPr="00185239">
              <w:rPr>
                <w:rFonts w:ascii="Trebuchet MS" w:hAnsi="Trebuchet MS"/>
                <w:sz w:val="22"/>
                <w:szCs w:val="22"/>
              </w:rPr>
              <w:t>” significa qualquer dia que não seja sábado, domingo ou feriado declarado nacional na República Federativa do Brasil</w:t>
            </w:r>
            <w:r w:rsidR="0041171A" w:rsidRPr="00185239">
              <w:rPr>
                <w:rFonts w:ascii="Trebuchet MS" w:hAnsi="Trebuchet MS"/>
                <w:sz w:val="22"/>
                <w:szCs w:val="22"/>
              </w:rPr>
              <w:t xml:space="preserve"> ou na Cidade ou Estado de São Paulo</w:t>
            </w:r>
            <w:r w:rsidRPr="00185239">
              <w:rPr>
                <w:rFonts w:ascii="Trebuchet MS" w:hAnsi="Trebuchet MS"/>
                <w:sz w:val="22"/>
                <w:szCs w:val="22"/>
              </w:rPr>
              <w:t>.</w:t>
            </w:r>
          </w:p>
          <w:p w14:paraId="10AA9E06" w14:textId="77777777" w:rsidR="004413A4" w:rsidRPr="00185239" w:rsidRDefault="004413A4" w:rsidP="006A2E3D">
            <w:pPr>
              <w:pStyle w:val="PargrafodaLista"/>
              <w:widowControl w:val="0"/>
              <w:spacing w:line="280" w:lineRule="exact"/>
              <w:ind w:left="0"/>
              <w:rPr>
                <w:rFonts w:ascii="Trebuchet MS" w:hAnsi="Trebuchet MS"/>
                <w:sz w:val="22"/>
                <w:szCs w:val="22"/>
              </w:rPr>
            </w:pPr>
          </w:p>
          <w:p w14:paraId="7C7D12D5" w14:textId="77777777" w:rsidR="004413A4" w:rsidRPr="00185239" w:rsidRDefault="004413A4" w:rsidP="006A2E3D">
            <w:pPr>
              <w:pStyle w:val="PargrafodaLista"/>
              <w:widowControl w:val="0"/>
              <w:numPr>
                <w:ilvl w:val="1"/>
                <w:numId w:val="18"/>
              </w:numPr>
              <w:spacing w:line="280" w:lineRule="exact"/>
              <w:ind w:left="0" w:firstLine="0"/>
              <w:rPr>
                <w:rFonts w:ascii="Trebuchet MS" w:hAnsi="Trebuchet MS"/>
                <w:sz w:val="22"/>
                <w:szCs w:val="22"/>
              </w:rPr>
            </w:pPr>
            <w:r w:rsidRPr="00185239">
              <w:rPr>
                <w:rFonts w:ascii="Trebuchet MS" w:hAnsi="Trebuchet MS"/>
                <w:sz w:val="22"/>
                <w:szCs w:val="22"/>
              </w:rPr>
              <w:t xml:space="preserve">Não se presume a renúncia a qualquer dos direitos decorrentes desta Escritura de Emissão. Dessa forma, nenhum atraso, omissão ou liberalidade no exercício de qualquer direito, faculdade ou remédio que caiba à Emissora em </w:t>
            </w:r>
            <w:r w:rsidRPr="00185239">
              <w:rPr>
                <w:rFonts w:ascii="Trebuchet MS" w:hAnsi="Trebuchet MS"/>
                <w:sz w:val="22"/>
                <w:szCs w:val="22"/>
              </w:rPr>
              <w:lastRenderedPageBreak/>
              <w:t>qualquer razão ou à Debenturista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65488098" w14:textId="77777777" w:rsidR="0005231E" w:rsidRPr="00185239" w:rsidRDefault="0005231E" w:rsidP="006A2E3D">
            <w:pPr>
              <w:pStyle w:val="PargrafodaLista"/>
              <w:spacing w:line="280" w:lineRule="exact"/>
              <w:rPr>
                <w:rFonts w:ascii="Trebuchet MS" w:hAnsi="Trebuchet MS"/>
                <w:sz w:val="22"/>
                <w:szCs w:val="22"/>
              </w:rPr>
            </w:pPr>
          </w:p>
          <w:p w14:paraId="297A33F1" w14:textId="77777777" w:rsidR="004413A4" w:rsidRPr="00185239" w:rsidRDefault="004413A4" w:rsidP="006A2E3D">
            <w:pPr>
              <w:pStyle w:val="PargrafodaLista"/>
              <w:widowControl w:val="0"/>
              <w:numPr>
                <w:ilvl w:val="1"/>
                <w:numId w:val="18"/>
              </w:numPr>
              <w:spacing w:line="280" w:lineRule="exact"/>
              <w:ind w:left="0" w:firstLine="0"/>
              <w:rPr>
                <w:rFonts w:ascii="Trebuchet MS" w:hAnsi="Trebuchet MS"/>
                <w:sz w:val="22"/>
                <w:szCs w:val="22"/>
              </w:rPr>
            </w:pPr>
            <w:r w:rsidRPr="00185239">
              <w:rPr>
                <w:rFonts w:ascii="Trebuchet MS" w:hAnsi="Trebuchet MS"/>
                <w:sz w:val="22"/>
                <w:szCs w:val="22"/>
              </w:rPr>
              <w:t>A presente Escritura de Emissão é firmada em caráter irrevogável e irretratável, obrigando as Partes por si e seus sucessores, salvo na hipótese de não atendimento das Condições Precedentes</w:t>
            </w:r>
            <w:r w:rsidR="00DE3854" w:rsidRPr="00185239">
              <w:rPr>
                <w:rFonts w:ascii="Trebuchet MS" w:hAnsi="Trebuchet MS"/>
                <w:sz w:val="22"/>
                <w:szCs w:val="22"/>
              </w:rPr>
              <w:t xml:space="preserve"> da</w:t>
            </w:r>
            <w:r w:rsidRPr="00185239">
              <w:rPr>
                <w:rFonts w:ascii="Trebuchet MS" w:hAnsi="Trebuchet MS"/>
                <w:sz w:val="22"/>
                <w:szCs w:val="22"/>
              </w:rPr>
              <w:t xml:space="preserve"> Integralização.</w:t>
            </w:r>
          </w:p>
          <w:p w14:paraId="50276D88" w14:textId="77777777" w:rsidR="0005231E" w:rsidRPr="00185239" w:rsidRDefault="0005231E" w:rsidP="006A2E3D">
            <w:pPr>
              <w:pStyle w:val="PargrafodaLista"/>
              <w:spacing w:line="280" w:lineRule="exact"/>
              <w:rPr>
                <w:rFonts w:ascii="Trebuchet MS" w:hAnsi="Trebuchet MS"/>
                <w:sz w:val="22"/>
                <w:szCs w:val="22"/>
              </w:rPr>
            </w:pPr>
          </w:p>
          <w:p w14:paraId="13A1D11A" w14:textId="77777777" w:rsidR="00CE5AD8" w:rsidRPr="00185239" w:rsidRDefault="004413A4" w:rsidP="006A2E3D">
            <w:pPr>
              <w:pStyle w:val="PargrafodaLista"/>
              <w:widowControl w:val="0"/>
              <w:numPr>
                <w:ilvl w:val="1"/>
                <w:numId w:val="18"/>
              </w:numPr>
              <w:spacing w:line="280" w:lineRule="exact"/>
              <w:ind w:left="0" w:firstLine="0"/>
              <w:rPr>
                <w:rFonts w:ascii="Trebuchet MS" w:hAnsi="Trebuchet MS"/>
                <w:sz w:val="22"/>
                <w:szCs w:val="22"/>
              </w:rPr>
            </w:pPr>
            <w:r w:rsidRPr="00185239">
              <w:rPr>
                <w:rFonts w:ascii="Trebuchet MS" w:hAnsi="Trebuchet MS"/>
                <w:sz w:val="22"/>
                <w:szCs w:val="22"/>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w:t>
            </w:r>
            <w:r w:rsidR="00CE5AD8" w:rsidRPr="00185239">
              <w:rPr>
                <w:rFonts w:ascii="Trebuchet MS" w:hAnsi="Trebuchet MS"/>
                <w:sz w:val="22"/>
                <w:szCs w:val="22"/>
              </w:rPr>
              <w:t xml:space="preserve"> o mesmo efeito.</w:t>
            </w:r>
          </w:p>
          <w:p w14:paraId="41DF8BFE" w14:textId="77777777" w:rsidR="00CE5AD8" w:rsidRPr="00185239" w:rsidRDefault="00CE5AD8" w:rsidP="006A2E3D">
            <w:pPr>
              <w:widowControl w:val="0"/>
              <w:spacing w:line="280" w:lineRule="exact"/>
              <w:rPr>
                <w:rFonts w:ascii="Trebuchet MS" w:hAnsi="Trebuchet MS"/>
                <w:sz w:val="22"/>
                <w:szCs w:val="22"/>
              </w:rPr>
            </w:pPr>
          </w:p>
          <w:p w14:paraId="380A55EE" w14:textId="77777777" w:rsidR="00CE5AD8" w:rsidRPr="00185239" w:rsidRDefault="00CE5AD8" w:rsidP="006A2E3D">
            <w:pPr>
              <w:pStyle w:val="PargrafodaLista"/>
              <w:widowControl w:val="0"/>
              <w:numPr>
                <w:ilvl w:val="1"/>
                <w:numId w:val="18"/>
              </w:numPr>
              <w:spacing w:line="280" w:lineRule="exact"/>
              <w:ind w:left="0" w:firstLine="0"/>
              <w:rPr>
                <w:rFonts w:ascii="Trebuchet MS" w:hAnsi="Trebuchet MS"/>
                <w:sz w:val="22"/>
                <w:szCs w:val="22"/>
              </w:rPr>
            </w:pPr>
            <w:r w:rsidRPr="00185239">
              <w:rPr>
                <w:rFonts w:ascii="Trebuchet MS" w:hAnsi="Trebuchet MS"/>
                <w:sz w:val="22"/>
                <w:szCs w:val="22"/>
              </w:rPr>
              <w:t>A presente Escritura de Emissão e as Debêntures constituem título executivo extrajudicial, nos termos do artigo 784, incisos I e II do Código de Processo Civil, e as obrigações nela contidas estão sujeitas à execução específica, de acordo com os artigos 815 e seguintes do Código de Processo Civil.</w:t>
            </w:r>
          </w:p>
          <w:p w14:paraId="7F8F7050" w14:textId="77777777" w:rsidR="00CE5AD8" w:rsidRPr="00185239" w:rsidRDefault="00CE5AD8" w:rsidP="006A2E3D">
            <w:pPr>
              <w:pStyle w:val="PargrafodaLista"/>
              <w:spacing w:line="280" w:lineRule="exact"/>
              <w:rPr>
                <w:rFonts w:ascii="Trebuchet MS" w:hAnsi="Trebuchet MS"/>
                <w:sz w:val="22"/>
                <w:szCs w:val="22"/>
              </w:rPr>
            </w:pPr>
          </w:p>
          <w:p w14:paraId="3CD499A2" w14:textId="77777777" w:rsidR="004F5985" w:rsidRPr="00185239" w:rsidRDefault="004F5985" w:rsidP="006A2E3D">
            <w:pPr>
              <w:pStyle w:val="PargrafodaLista"/>
              <w:widowControl w:val="0"/>
              <w:numPr>
                <w:ilvl w:val="1"/>
                <w:numId w:val="18"/>
              </w:numPr>
              <w:spacing w:line="280" w:lineRule="exact"/>
              <w:ind w:left="0" w:firstLine="0"/>
              <w:rPr>
                <w:rFonts w:ascii="Trebuchet MS" w:hAnsi="Trebuchet MS"/>
                <w:sz w:val="22"/>
                <w:szCs w:val="22"/>
              </w:rPr>
            </w:pPr>
            <w:r w:rsidRPr="00185239">
              <w:rPr>
                <w:rFonts w:ascii="Trebuchet MS" w:hAnsi="Trebuchet MS"/>
                <w:sz w:val="22"/>
                <w:szCs w:val="22"/>
              </w:rPr>
              <w:t xml:space="preserve">Por força da vinculação da presente Escritura aos Documentos da Operação, fica desde já estabelecido que a Debenturista </w:t>
            </w:r>
            <w:proofErr w:type="gramStart"/>
            <w:r w:rsidRPr="00185239">
              <w:rPr>
                <w:rFonts w:ascii="Trebuchet MS" w:hAnsi="Trebuchet MS"/>
                <w:sz w:val="22"/>
                <w:szCs w:val="22"/>
              </w:rPr>
              <w:t>deverá</w:t>
            </w:r>
            <w:proofErr w:type="gramEnd"/>
            <w:r w:rsidRPr="00185239">
              <w:rPr>
                <w:rFonts w:ascii="Trebuchet MS" w:hAnsi="Trebuchet MS"/>
                <w:sz w:val="22"/>
                <w:szCs w:val="22"/>
              </w:rPr>
              <w:t xml:space="preserve"> manifestar-se conforme orientação deliberada pelos Titulares dos CRI, após a realização de uma Assembleia Geral de Titulares de CRI, nos termos do Termo de Securitização.</w:t>
            </w:r>
          </w:p>
          <w:p w14:paraId="4316BD55" w14:textId="77777777" w:rsidR="0005231E" w:rsidRPr="00185239" w:rsidRDefault="0005231E" w:rsidP="006A2E3D">
            <w:pPr>
              <w:pStyle w:val="PargrafodaLista"/>
              <w:spacing w:line="280" w:lineRule="exact"/>
              <w:rPr>
                <w:rFonts w:ascii="Trebuchet MS" w:hAnsi="Trebuchet MS"/>
                <w:sz w:val="22"/>
                <w:szCs w:val="22"/>
              </w:rPr>
            </w:pPr>
          </w:p>
          <w:p w14:paraId="5A6A4BC8" w14:textId="77777777" w:rsidR="004F5985" w:rsidRPr="00185239" w:rsidRDefault="004F5985" w:rsidP="006A2E3D">
            <w:pPr>
              <w:pStyle w:val="PargrafodaLista"/>
              <w:widowControl w:val="0"/>
              <w:numPr>
                <w:ilvl w:val="1"/>
                <w:numId w:val="18"/>
              </w:numPr>
              <w:spacing w:line="280" w:lineRule="exact"/>
              <w:ind w:left="0" w:firstLine="0"/>
              <w:rPr>
                <w:rFonts w:ascii="Trebuchet MS" w:hAnsi="Trebuchet MS"/>
                <w:sz w:val="22"/>
                <w:szCs w:val="22"/>
              </w:rPr>
            </w:pPr>
            <w:r w:rsidRPr="00185239">
              <w:rPr>
                <w:rFonts w:ascii="Trebuchet MS" w:hAnsi="Trebuchet MS"/>
                <w:sz w:val="22"/>
                <w:szCs w:val="22"/>
              </w:rPr>
              <w:t xml:space="preserve">Transferência de recursos à Emissora: Qualquer transferência de recursos da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à Emissora será realizada pela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líquidos de tributos (incluindo seus rendimentos líquidos de tributos), na conta a ser expressamente indicada pela Emissora, ressalvados à </w:t>
            </w:r>
            <w:proofErr w:type="spellStart"/>
            <w:r w:rsidRPr="00185239">
              <w:rPr>
                <w:rFonts w:ascii="Trebuchet MS" w:hAnsi="Trebuchet MS"/>
                <w:sz w:val="22"/>
                <w:szCs w:val="22"/>
              </w:rPr>
              <w:t>Securitizadora</w:t>
            </w:r>
            <w:proofErr w:type="spellEnd"/>
            <w:r w:rsidRPr="00185239">
              <w:rPr>
                <w:rFonts w:ascii="Trebuchet MS" w:hAnsi="Trebuchet MS"/>
                <w:sz w:val="22"/>
                <w:szCs w:val="22"/>
              </w:rPr>
              <w:t xml:space="preserve"> os benefícios fiscais desses rendimentos.</w:t>
            </w:r>
          </w:p>
          <w:p w14:paraId="3AEA12B2" w14:textId="77777777" w:rsidR="00403D09" w:rsidRPr="00185239" w:rsidRDefault="00403D09" w:rsidP="006A2E3D">
            <w:pPr>
              <w:pStyle w:val="PargrafodaLista"/>
              <w:spacing w:line="280" w:lineRule="exact"/>
              <w:rPr>
                <w:rFonts w:ascii="Trebuchet MS" w:hAnsi="Trebuchet MS"/>
                <w:sz w:val="22"/>
                <w:szCs w:val="22"/>
              </w:rPr>
            </w:pPr>
          </w:p>
          <w:p w14:paraId="40DC04BD" w14:textId="77777777" w:rsidR="00403D09" w:rsidRPr="00185239" w:rsidRDefault="00403D09" w:rsidP="006A2E3D">
            <w:pPr>
              <w:pStyle w:val="PargrafodaLista"/>
              <w:widowControl w:val="0"/>
              <w:numPr>
                <w:ilvl w:val="1"/>
                <w:numId w:val="18"/>
              </w:numPr>
              <w:spacing w:line="280" w:lineRule="exact"/>
              <w:ind w:left="0" w:firstLine="0"/>
              <w:rPr>
                <w:rFonts w:ascii="Trebuchet MS" w:hAnsi="Trebuchet MS"/>
                <w:sz w:val="22"/>
                <w:szCs w:val="22"/>
              </w:rPr>
            </w:pPr>
            <w:r w:rsidRPr="00185239">
              <w:rPr>
                <w:rFonts w:ascii="Trebuchet MS" w:hAnsi="Trebuchet MS"/>
                <w:sz w:val="22"/>
                <w:szCs w:val="22"/>
              </w:rPr>
              <w:lastRenderedPageBreak/>
              <w:t>A presente Escritura foi redigida e assinada nos idiomas português e inglês</w:t>
            </w:r>
            <w:r w:rsidR="0068544B" w:rsidRPr="00185239">
              <w:rPr>
                <w:rFonts w:ascii="Trebuchet MS" w:hAnsi="Trebuchet MS"/>
                <w:sz w:val="22"/>
                <w:szCs w:val="22"/>
              </w:rPr>
              <w:t>, sendo certo que, n</w:t>
            </w:r>
            <w:r w:rsidR="008D00BA" w:rsidRPr="00185239">
              <w:rPr>
                <w:rFonts w:ascii="Trebuchet MS" w:hAnsi="Trebuchet MS"/>
                <w:sz w:val="22"/>
                <w:szCs w:val="22"/>
              </w:rPr>
              <w:t>a</w:t>
            </w:r>
            <w:r w:rsidRPr="00185239">
              <w:rPr>
                <w:rFonts w:ascii="Trebuchet MS" w:hAnsi="Trebuchet MS"/>
                <w:sz w:val="22"/>
                <w:szCs w:val="22"/>
              </w:rPr>
              <w:t xml:space="preserve"> hipótese de conflito entre as versões, a versão em português deverá prevalecer.</w:t>
            </w:r>
          </w:p>
          <w:p w14:paraId="53AEAAD7" w14:textId="77777777" w:rsidR="00710827" w:rsidRPr="00185239" w:rsidRDefault="00710827" w:rsidP="00286774">
            <w:pPr>
              <w:pStyle w:val="PargrafodaLista"/>
              <w:rPr>
                <w:rFonts w:ascii="Trebuchet MS" w:hAnsi="Trebuchet MS"/>
                <w:sz w:val="22"/>
                <w:szCs w:val="22"/>
              </w:rPr>
            </w:pPr>
          </w:p>
          <w:p w14:paraId="6EDCCE53" w14:textId="77777777" w:rsidR="00710827" w:rsidRPr="00185239" w:rsidRDefault="00710827" w:rsidP="006A2E3D">
            <w:pPr>
              <w:pStyle w:val="PargrafodaLista"/>
              <w:widowControl w:val="0"/>
              <w:numPr>
                <w:ilvl w:val="1"/>
                <w:numId w:val="18"/>
              </w:numPr>
              <w:spacing w:line="280" w:lineRule="exact"/>
              <w:ind w:left="0" w:firstLine="0"/>
              <w:rPr>
                <w:rFonts w:ascii="Trebuchet MS" w:hAnsi="Trebuchet MS"/>
                <w:sz w:val="22"/>
                <w:szCs w:val="22"/>
              </w:rPr>
            </w:pPr>
            <w:r w:rsidRPr="00185239">
              <w:rPr>
                <w:rFonts w:ascii="Trebuchet MS" w:hAnsi="Trebuchet MS"/>
                <w:sz w:val="22"/>
                <w:szCs w:val="22"/>
              </w:rPr>
              <w:t>Para todos os fins e efeitos de direito, as Partes reconhecem e concordam que suas assinaturas no presente instrumento poderão realizadas por meio eletrônico, assim como as assinaturas das testemunhas, constituindo meio idôneo e possuindo a mesma validade e exequibilidade que as assinaturas manuscritas apostas em documento físico. Ainda, nos termos do artigo 10, §2º, da Medida Provisória nº 2.200-2/01, as Partes expressamente concordam em utilizar e reconhecem como válida qualquer forma de comprovação de anuência aos termos ora acordados em formato eletrônico, ainda que não utilizem certificado digital emitido no padrão ICP- Brasil.</w:t>
            </w:r>
          </w:p>
          <w:p w14:paraId="27E4264A" w14:textId="77777777" w:rsidR="004F5985" w:rsidRPr="00185239" w:rsidRDefault="004F5985" w:rsidP="00FF23BF">
            <w:pPr>
              <w:spacing w:line="280" w:lineRule="exact"/>
              <w:rPr>
                <w:rFonts w:ascii="Trebuchet MS" w:hAnsi="Trebuchet MS"/>
                <w:sz w:val="22"/>
                <w:szCs w:val="22"/>
              </w:rPr>
            </w:pPr>
          </w:p>
          <w:p w14:paraId="769D9A27" w14:textId="77777777" w:rsidR="00CE5AD8" w:rsidRPr="00185239" w:rsidRDefault="00CE5AD8"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Cláusula IX</w:t>
            </w:r>
          </w:p>
          <w:p w14:paraId="172FCFFE" w14:textId="77777777" w:rsidR="00CE5AD8" w:rsidRPr="00185239" w:rsidRDefault="00CE5AD8" w:rsidP="006A2E3D">
            <w:pPr>
              <w:pStyle w:val="NormalWeb"/>
              <w:spacing w:before="0" w:beforeAutospacing="0" w:after="0" w:afterAutospacing="0" w:line="280" w:lineRule="exact"/>
              <w:jc w:val="center"/>
              <w:rPr>
                <w:rFonts w:ascii="Trebuchet MS" w:hAnsi="Trebuchet MS" w:cs="Times New Roman"/>
                <w:b/>
                <w:smallCaps/>
                <w:sz w:val="22"/>
                <w:szCs w:val="22"/>
              </w:rPr>
            </w:pPr>
            <w:r w:rsidRPr="00185239">
              <w:rPr>
                <w:rFonts w:ascii="Trebuchet MS" w:hAnsi="Trebuchet MS" w:cs="Times New Roman"/>
                <w:b/>
                <w:smallCaps/>
                <w:sz w:val="22"/>
                <w:szCs w:val="22"/>
              </w:rPr>
              <w:t xml:space="preserve">Foro </w:t>
            </w:r>
          </w:p>
          <w:p w14:paraId="204B06A3" w14:textId="77777777" w:rsidR="00CE5AD8" w:rsidRPr="00185239" w:rsidRDefault="00CE5AD8" w:rsidP="006A2E3D">
            <w:pPr>
              <w:pStyle w:val="PargrafodaLista"/>
              <w:spacing w:line="280" w:lineRule="exact"/>
              <w:rPr>
                <w:rFonts w:ascii="Trebuchet MS" w:hAnsi="Trebuchet MS"/>
                <w:sz w:val="22"/>
                <w:szCs w:val="22"/>
              </w:rPr>
            </w:pPr>
          </w:p>
          <w:p w14:paraId="794A5A00" w14:textId="77777777" w:rsidR="00CE5AD8" w:rsidRPr="00185239" w:rsidRDefault="00CE5AD8" w:rsidP="006A2E3D">
            <w:pPr>
              <w:pStyle w:val="PargrafodaLista"/>
              <w:widowControl w:val="0"/>
              <w:numPr>
                <w:ilvl w:val="1"/>
                <w:numId w:val="51"/>
              </w:numPr>
              <w:spacing w:line="280" w:lineRule="exact"/>
              <w:ind w:left="0" w:firstLine="0"/>
              <w:rPr>
                <w:rFonts w:ascii="Trebuchet MS" w:hAnsi="Trebuchet MS"/>
                <w:sz w:val="22"/>
                <w:szCs w:val="22"/>
              </w:rPr>
            </w:pPr>
            <w:r w:rsidRPr="00185239">
              <w:rPr>
                <w:rFonts w:ascii="Trebuchet MS" w:hAnsi="Trebuchet MS"/>
                <w:sz w:val="22"/>
                <w:szCs w:val="22"/>
              </w:rPr>
              <w:t>Fica eleito o foro da Comarca de São Paulo, Estado de São Paulo para dirimir quaisquer dúvidas oriundas desta Escritura de Emissão, renunciando a Emissora a qualquer outro, por mais privilegiado que seja.</w:t>
            </w:r>
          </w:p>
          <w:p w14:paraId="346BBA72" w14:textId="77777777" w:rsidR="00CE5AD8" w:rsidRPr="00185239" w:rsidRDefault="00CE5AD8" w:rsidP="006A2E3D">
            <w:pPr>
              <w:spacing w:line="280" w:lineRule="exact"/>
              <w:jc w:val="left"/>
              <w:rPr>
                <w:rFonts w:ascii="Trebuchet MS" w:hAnsi="Trebuchet MS"/>
                <w:sz w:val="22"/>
                <w:szCs w:val="22"/>
              </w:rPr>
            </w:pPr>
          </w:p>
          <w:p w14:paraId="23DC786A" w14:textId="77777777" w:rsidR="00CE5AD8" w:rsidRPr="00185239" w:rsidRDefault="00CE5AD8" w:rsidP="006A2E3D">
            <w:pPr>
              <w:widowControl w:val="0"/>
              <w:spacing w:line="280" w:lineRule="exact"/>
              <w:rPr>
                <w:rFonts w:ascii="Trebuchet MS" w:hAnsi="Trebuchet MS"/>
                <w:sz w:val="22"/>
                <w:szCs w:val="22"/>
              </w:rPr>
            </w:pPr>
            <w:r w:rsidRPr="00185239">
              <w:rPr>
                <w:rFonts w:ascii="Trebuchet MS" w:hAnsi="Trebuchet MS"/>
                <w:sz w:val="22"/>
                <w:szCs w:val="22"/>
              </w:rPr>
              <w:t xml:space="preserve">E, por estarem assim justas e contratadas, firmam a presente Escritura de Emissão em </w:t>
            </w:r>
            <w:proofErr w:type="gramStart"/>
            <w:r w:rsidRPr="00185239">
              <w:rPr>
                <w:rFonts w:ascii="Trebuchet MS" w:hAnsi="Trebuchet MS"/>
                <w:sz w:val="22"/>
                <w:szCs w:val="22"/>
              </w:rPr>
              <w:t>5</w:t>
            </w:r>
            <w:proofErr w:type="gramEnd"/>
            <w:r w:rsidRPr="00185239">
              <w:rPr>
                <w:rFonts w:ascii="Trebuchet MS" w:hAnsi="Trebuchet MS"/>
                <w:sz w:val="22"/>
                <w:szCs w:val="22"/>
              </w:rPr>
              <w:t xml:space="preserve"> (cinco) vias de igual forma e teor e para o mesmo fim, em conjunto com as 2 (duas) testemunhas abaixo assinadas.</w:t>
            </w:r>
          </w:p>
          <w:p w14:paraId="5C043B8B" w14:textId="77777777" w:rsidR="00CE5AD8" w:rsidRPr="00185239" w:rsidRDefault="00CE5AD8" w:rsidP="006A2E3D">
            <w:pPr>
              <w:pStyle w:val="p0"/>
              <w:tabs>
                <w:tab w:val="clear" w:pos="720"/>
              </w:tabs>
              <w:spacing w:line="280" w:lineRule="exact"/>
              <w:rPr>
                <w:rFonts w:ascii="Trebuchet MS" w:hAnsi="Trebuchet MS"/>
                <w:sz w:val="22"/>
                <w:szCs w:val="22"/>
              </w:rPr>
            </w:pPr>
          </w:p>
          <w:p w14:paraId="296D36D0" w14:textId="62CCEF4E" w:rsidR="00CE5AD8" w:rsidRPr="00185239" w:rsidRDefault="00CE5AD8" w:rsidP="006A2E3D">
            <w:pPr>
              <w:pStyle w:val="Ttulo7"/>
              <w:tabs>
                <w:tab w:val="left" w:pos="142"/>
              </w:tabs>
              <w:spacing w:line="280" w:lineRule="exact"/>
              <w:jc w:val="center"/>
              <w:outlineLvl w:val="6"/>
              <w:rPr>
                <w:rFonts w:ascii="Trebuchet MS" w:hAnsi="Trebuchet MS"/>
                <w:sz w:val="22"/>
                <w:szCs w:val="22"/>
                <w:u w:val="none"/>
              </w:rPr>
            </w:pPr>
            <w:r w:rsidRPr="00185239">
              <w:rPr>
                <w:rFonts w:ascii="Trebuchet MS" w:hAnsi="Trebuchet MS"/>
                <w:sz w:val="22"/>
                <w:szCs w:val="22"/>
                <w:u w:val="none"/>
              </w:rPr>
              <w:t xml:space="preserve">São Paulo, </w:t>
            </w:r>
            <w:r w:rsidR="007566BF" w:rsidRPr="00185239">
              <w:rPr>
                <w:rFonts w:ascii="Trebuchet MS" w:hAnsi="Trebuchet MS"/>
                <w:sz w:val="22"/>
                <w:szCs w:val="22"/>
                <w:u w:val="none"/>
              </w:rPr>
              <w:t xml:space="preserve">27 </w:t>
            </w:r>
            <w:r w:rsidRPr="00185239">
              <w:rPr>
                <w:rFonts w:ascii="Trebuchet MS" w:hAnsi="Trebuchet MS"/>
                <w:sz w:val="22"/>
                <w:szCs w:val="22"/>
                <w:u w:val="none"/>
              </w:rPr>
              <w:t xml:space="preserve">de </w:t>
            </w:r>
            <w:r w:rsidR="007566BF" w:rsidRPr="00185239">
              <w:rPr>
                <w:rFonts w:ascii="Trebuchet MS" w:hAnsi="Trebuchet MS"/>
                <w:sz w:val="22"/>
                <w:szCs w:val="22"/>
                <w:u w:val="none"/>
              </w:rPr>
              <w:t xml:space="preserve">outubro </w:t>
            </w:r>
            <w:r w:rsidRPr="00185239">
              <w:rPr>
                <w:rFonts w:ascii="Trebuchet MS" w:hAnsi="Trebuchet MS"/>
                <w:sz w:val="22"/>
                <w:szCs w:val="22"/>
                <w:u w:val="none"/>
              </w:rPr>
              <w:t>de 2020.</w:t>
            </w:r>
          </w:p>
          <w:p w14:paraId="5DDC91F1" w14:textId="77777777" w:rsidR="00CE5AD8" w:rsidRPr="00185239" w:rsidRDefault="00CE5AD8" w:rsidP="006A2E3D">
            <w:pPr>
              <w:widowControl w:val="0"/>
              <w:spacing w:line="280" w:lineRule="exact"/>
              <w:rPr>
                <w:rFonts w:ascii="Trebuchet MS" w:hAnsi="Trebuchet MS"/>
                <w:sz w:val="22"/>
                <w:szCs w:val="22"/>
              </w:rPr>
            </w:pPr>
          </w:p>
          <w:p w14:paraId="71D7B638" w14:textId="77777777" w:rsidR="00CE5AD8" w:rsidRPr="00185239" w:rsidRDefault="00CE5AD8" w:rsidP="006A2E3D">
            <w:pPr>
              <w:widowControl w:val="0"/>
              <w:spacing w:line="280" w:lineRule="exact"/>
              <w:jc w:val="center"/>
              <w:rPr>
                <w:rFonts w:ascii="Trebuchet MS" w:hAnsi="Trebuchet MS"/>
                <w:i/>
                <w:sz w:val="22"/>
                <w:szCs w:val="22"/>
              </w:rPr>
            </w:pPr>
            <w:r w:rsidRPr="00185239">
              <w:rPr>
                <w:rFonts w:ascii="Trebuchet MS" w:hAnsi="Trebuchet MS"/>
                <w:i/>
                <w:sz w:val="22"/>
                <w:szCs w:val="22"/>
              </w:rPr>
              <w:t>[o restante da página foi deixado intencionalmente em branco]</w:t>
            </w:r>
          </w:p>
          <w:p w14:paraId="7B768338" w14:textId="77777777" w:rsidR="00CE5AD8" w:rsidRPr="00185239" w:rsidRDefault="00CE5AD8" w:rsidP="006A2E3D">
            <w:pPr>
              <w:widowControl w:val="0"/>
              <w:spacing w:line="280" w:lineRule="exact"/>
              <w:rPr>
                <w:rFonts w:ascii="Trebuchet MS" w:hAnsi="Trebuchet MS"/>
                <w:sz w:val="22"/>
                <w:szCs w:val="22"/>
              </w:rPr>
            </w:pPr>
          </w:p>
          <w:p w14:paraId="0C94E55F" w14:textId="77777777" w:rsidR="00FF23BF" w:rsidRPr="00185239" w:rsidRDefault="00CE5AD8" w:rsidP="00E220C4">
            <w:pPr>
              <w:widowControl w:val="0"/>
              <w:spacing w:line="280" w:lineRule="exact"/>
              <w:jc w:val="center"/>
              <w:rPr>
                <w:rFonts w:ascii="Trebuchet MS" w:hAnsi="Trebuchet MS"/>
                <w:i/>
                <w:sz w:val="22"/>
                <w:szCs w:val="22"/>
              </w:rPr>
            </w:pPr>
            <w:r w:rsidRPr="00185239">
              <w:rPr>
                <w:rFonts w:ascii="Trebuchet MS" w:hAnsi="Trebuchet MS"/>
                <w:i/>
                <w:sz w:val="22"/>
                <w:szCs w:val="22"/>
              </w:rPr>
              <w:t>[as assinaturas seguem na próxima página]</w:t>
            </w:r>
          </w:p>
        </w:tc>
        <w:tc>
          <w:tcPr>
            <w:tcW w:w="5249" w:type="dxa"/>
            <w:gridSpan w:val="3"/>
            <w:tcBorders>
              <w:left w:val="nil"/>
            </w:tcBorders>
          </w:tcPr>
          <w:p w14:paraId="473021E3" w14:textId="77777777" w:rsidR="00186643" w:rsidRPr="00185239" w:rsidRDefault="00186643" w:rsidP="006A2E3D">
            <w:pPr>
              <w:pStyle w:val="NormalWeb"/>
              <w:spacing w:before="0" w:beforeAutospacing="0" w:after="0" w:afterAutospacing="0" w:line="280" w:lineRule="exact"/>
              <w:ind w:left="49"/>
              <w:jc w:val="both"/>
              <w:rPr>
                <w:rFonts w:ascii="Trebuchet MS" w:hAnsi="Trebuchet MS" w:cs="Times New Roman"/>
                <w:b/>
                <w:smallCaps/>
                <w:sz w:val="22"/>
                <w:szCs w:val="22"/>
                <w:lang w:val="en-US"/>
              </w:rPr>
            </w:pPr>
            <w:r w:rsidRPr="00185239">
              <w:rPr>
                <w:rFonts w:ascii="Trebuchet MS" w:hAnsi="Trebuchet MS" w:cs="Times New Roman"/>
                <w:b/>
                <w:smallCaps/>
                <w:sz w:val="22"/>
                <w:szCs w:val="22"/>
                <w:lang w:val="en-US"/>
              </w:rPr>
              <w:lastRenderedPageBreak/>
              <w:t xml:space="preserve">Private Deed of the </w:t>
            </w:r>
            <w:r w:rsidR="00466D33" w:rsidRPr="00185239">
              <w:rPr>
                <w:rFonts w:ascii="Trebuchet MS" w:hAnsi="Trebuchet MS" w:cs="Times New Roman"/>
                <w:b/>
                <w:smallCaps/>
                <w:sz w:val="22"/>
                <w:szCs w:val="22"/>
                <w:lang w:val="en-US"/>
              </w:rPr>
              <w:t>7</w:t>
            </w:r>
            <w:r w:rsidR="00466D33" w:rsidRPr="00185239">
              <w:rPr>
                <w:rFonts w:ascii="Trebuchet MS" w:hAnsi="Trebuchet MS" w:cs="Times New Roman"/>
                <w:b/>
                <w:smallCaps/>
                <w:sz w:val="22"/>
                <w:szCs w:val="22"/>
                <w:vertAlign w:val="superscript"/>
                <w:lang w:val="en-US"/>
              </w:rPr>
              <w:t>th</w:t>
            </w:r>
            <w:r w:rsidR="00466D33" w:rsidRPr="00185239">
              <w:rPr>
                <w:rFonts w:ascii="Trebuchet MS" w:hAnsi="Trebuchet MS" w:cs="Times New Roman"/>
                <w:b/>
                <w:smallCaps/>
                <w:sz w:val="22"/>
                <w:szCs w:val="22"/>
                <w:lang w:val="en-US"/>
              </w:rPr>
              <w:t xml:space="preserve"> </w:t>
            </w:r>
            <w:r w:rsidRPr="00185239">
              <w:rPr>
                <w:rFonts w:ascii="Trebuchet MS" w:hAnsi="Trebuchet MS" w:cs="Times New Roman"/>
                <w:b/>
                <w:smallCaps/>
                <w:sz w:val="22"/>
                <w:szCs w:val="22"/>
                <w:lang w:val="en-US"/>
              </w:rPr>
              <w:t xml:space="preserve">Issuance of Ordinary debentures, Non-convertible Into Shares, in </w:t>
            </w:r>
            <w:r w:rsidR="00BF3CD5" w:rsidRPr="00185239">
              <w:rPr>
                <w:rFonts w:ascii="Trebuchet MS" w:hAnsi="Trebuchet MS" w:cs="Times New Roman"/>
                <w:b/>
                <w:smallCaps/>
                <w:sz w:val="22"/>
                <w:szCs w:val="22"/>
                <w:lang w:val="en-US"/>
              </w:rPr>
              <w:t xml:space="preserve">Two </w:t>
            </w:r>
            <w:r w:rsidRPr="00185239">
              <w:rPr>
                <w:rFonts w:ascii="Trebuchet MS" w:hAnsi="Trebuchet MS" w:cs="Times New Roman"/>
                <w:b/>
                <w:smallCaps/>
                <w:sz w:val="22"/>
                <w:szCs w:val="22"/>
                <w:lang w:val="en-US"/>
              </w:rPr>
              <w:t xml:space="preserve">Series, </w:t>
            </w:r>
            <w:r w:rsidR="00C442EB" w:rsidRPr="00185239">
              <w:rPr>
                <w:rFonts w:ascii="Trebuchet MS" w:hAnsi="Trebuchet MS" w:cs="Times New Roman"/>
                <w:b/>
                <w:smallCaps/>
                <w:sz w:val="22"/>
                <w:szCs w:val="22"/>
                <w:lang w:val="en-US"/>
              </w:rPr>
              <w:t xml:space="preserve">of Unsecured </w:t>
            </w:r>
            <w:r w:rsidR="00D21B6D" w:rsidRPr="00185239">
              <w:rPr>
                <w:rFonts w:ascii="Trebuchet MS" w:hAnsi="Trebuchet MS" w:cs="Times New Roman"/>
                <w:b/>
                <w:smallCaps/>
                <w:sz w:val="22"/>
                <w:szCs w:val="22"/>
                <w:lang w:val="en-US"/>
              </w:rPr>
              <w:t>Type</w:t>
            </w:r>
            <w:r w:rsidR="00C442EB" w:rsidRPr="00185239">
              <w:rPr>
                <w:rFonts w:ascii="Trebuchet MS" w:hAnsi="Trebuchet MS" w:cs="Times New Roman"/>
                <w:b/>
                <w:smallCaps/>
                <w:sz w:val="22"/>
                <w:szCs w:val="22"/>
                <w:lang w:val="en-US"/>
              </w:rPr>
              <w:t xml:space="preserve">, </w:t>
            </w:r>
            <w:r w:rsidRPr="00185239">
              <w:rPr>
                <w:rFonts w:ascii="Trebuchet MS" w:hAnsi="Trebuchet MS" w:cs="Times New Roman"/>
                <w:b/>
                <w:smallCaps/>
                <w:sz w:val="22"/>
                <w:szCs w:val="22"/>
                <w:lang w:val="en-US"/>
              </w:rPr>
              <w:t>to be converted in</w:t>
            </w:r>
            <w:r w:rsidR="0056045A" w:rsidRPr="00185239">
              <w:rPr>
                <w:rFonts w:ascii="Trebuchet MS" w:hAnsi="Trebuchet MS" w:cs="Times New Roman"/>
                <w:b/>
                <w:smallCaps/>
                <w:sz w:val="22"/>
                <w:szCs w:val="22"/>
                <w:lang w:val="en-US"/>
              </w:rPr>
              <w:t>to</w:t>
            </w:r>
            <w:r w:rsidRPr="00185239">
              <w:rPr>
                <w:rFonts w:ascii="Trebuchet MS" w:hAnsi="Trebuchet MS" w:cs="Times New Roman"/>
                <w:b/>
                <w:smallCaps/>
                <w:sz w:val="22"/>
                <w:szCs w:val="22"/>
                <w:lang w:val="en-US"/>
              </w:rPr>
              <w:t xml:space="preserve"> </w:t>
            </w:r>
            <w:r w:rsidR="007A34F9" w:rsidRPr="00185239">
              <w:rPr>
                <w:rFonts w:ascii="Trebuchet MS" w:hAnsi="Trebuchet MS" w:cs="Times New Roman"/>
                <w:b/>
                <w:smallCaps/>
                <w:sz w:val="22"/>
                <w:szCs w:val="22"/>
                <w:lang w:val="en-US"/>
              </w:rPr>
              <w:t>the Type</w:t>
            </w:r>
            <w:r w:rsidRPr="00185239">
              <w:rPr>
                <w:rFonts w:ascii="Trebuchet MS" w:hAnsi="Trebuchet MS" w:cs="Times New Roman"/>
                <w:b/>
                <w:smallCaps/>
                <w:sz w:val="22"/>
                <w:szCs w:val="22"/>
                <w:lang w:val="en-US"/>
              </w:rPr>
              <w:t xml:space="preserve"> with </w:t>
            </w:r>
            <w:r w:rsidR="00452E36" w:rsidRPr="00185239">
              <w:rPr>
                <w:rFonts w:ascii="Trebuchet MS" w:hAnsi="Trebuchet MS" w:cs="Times New Roman"/>
                <w:b/>
                <w:smallCaps/>
                <w:sz w:val="22"/>
                <w:szCs w:val="22"/>
                <w:lang w:val="en-US"/>
              </w:rPr>
              <w:t xml:space="preserve">In Rem Guarantee </w:t>
            </w:r>
            <w:r w:rsidRPr="00185239">
              <w:rPr>
                <w:rFonts w:ascii="Trebuchet MS" w:hAnsi="Trebuchet MS" w:cs="Times New Roman"/>
                <w:b/>
                <w:smallCaps/>
                <w:sz w:val="22"/>
                <w:szCs w:val="22"/>
                <w:lang w:val="en-US"/>
              </w:rPr>
              <w:t xml:space="preserve">for Private Placement, of BM </w:t>
            </w:r>
            <w:proofErr w:type="spellStart"/>
            <w:r w:rsidRPr="00185239">
              <w:rPr>
                <w:rFonts w:ascii="Trebuchet MS" w:hAnsi="Trebuchet MS" w:cs="Times New Roman"/>
                <w:b/>
                <w:smallCaps/>
                <w:sz w:val="22"/>
                <w:szCs w:val="22"/>
                <w:lang w:val="en-US"/>
              </w:rPr>
              <w:t>Empreendimentos</w:t>
            </w:r>
            <w:proofErr w:type="spellEnd"/>
            <w:r w:rsidRPr="00185239">
              <w:rPr>
                <w:rFonts w:ascii="Trebuchet MS" w:hAnsi="Trebuchet MS" w:cs="Times New Roman"/>
                <w:b/>
                <w:smallCaps/>
                <w:sz w:val="22"/>
                <w:szCs w:val="22"/>
                <w:lang w:val="en-US"/>
              </w:rPr>
              <w:t xml:space="preserve"> e </w:t>
            </w:r>
            <w:proofErr w:type="spellStart"/>
            <w:r w:rsidRPr="00185239">
              <w:rPr>
                <w:rFonts w:ascii="Trebuchet MS" w:hAnsi="Trebuchet MS" w:cs="Times New Roman"/>
                <w:b/>
                <w:smallCaps/>
                <w:sz w:val="22"/>
                <w:szCs w:val="22"/>
                <w:lang w:val="en-US"/>
              </w:rPr>
              <w:t>participações</w:t>
            </w:r>
            <w:proofErr w:type="spellEnd"/>
            <w:r w:rsidRPr="00185239">
              <w:rPr>
                <w:rFonts w:ascii="Trebuchet MS" w:hAnsi="Trebuchet MS" w:cs="Times New Roman"/>
                <w:b/>
                <w:smallCaps/>
                <w:sz w:val="22"/>
                <w:szCs w:val="22"/>
                <w:lang w:val="en-US"/>
              </w:rPr>
              <w:t xml:space="preserve"> </w:t>
            </w:r>
            <w:proofErr w:type="spellStart"/>
            <w:r w:rsidRPr="00185239">
              <w:rPr>
                <w:rFonts w:ascii="Trebuchet MS" w:hAnsi="Trebuchet MS" w:cs="Times New Roman"/>
                <w:b/>
                <w:smallCaps/>
                <w:sz w:val="22"/>
                <w:szCs w:val="22"/>
                <w:lang w:val="en-US"/>
              </w:rPr>
              <w:t>spe</w:t>
            </w:r>
            <w:proofErr w:type="spellEnd"/>
            <w:r w:rsidRPr="00185239">
              <w:rPr>
                <w:rFonts w:ascii="Trebuchet MS" w:hAnsi="Trebuchet MS" w:cs="Times New Roman"/>
                <w:b/>
                <w:smallCaps/>
                <w:sz w:val="22"/>
                <w:szCs w:val="22"/>
                <w:lang w:val="en-US"/>
              </w:rPr>
              <w:t xml:space="preserve"> S.A</w:t>
            </w:r>
            <w:r w:rsidR="006A2E3D" w:rsidRPr="00185239">
              <w:rPr>
                <w:rFonts w:ascii="Trebuchet MS" w:hAnsi="Trebuchet MS" w:cs="Times New Roman"/>
                <w:b/>
                <w:smallCaps/>
                <w:sz w:val="22"/>
                <w:szCs w:val="22"/>
                <w:lang w:val="en-US"/>
              </w:rPr>
              <w:t>.</w:t>
            </w:r>
          </w:p>
          <w:p w14:paraId="1C90DA08" w14:textId="77777777" w:rsidR="00AC3CBC" w:rsidRPr="00185239" w:rsidRDefault="00AC3CBC" w:rsidP="006A2E3D">
            <w:pPr>
              <w:pStyle w:val="p0"/>
              <w:widowControl w:val="0"/>
              <w:tabs>
                <w:tab w:val="clear" w:pos="720"/>
              </w:tabs>
              <w:spacing w:line="280" w:lineRule="exact"/>
              <w:ind w:left="49"/>
              <w:rPr>
                <w:rFonts w:ascii="Trebuchet MS" w:hAnsi="Trebuchet MS"/>
                <w:sz w:val="22"/>
                <w:szCs w:val="22"/>
                <w:lang w:val="en-US"/>
              </w:rPr>
            </w:pPr>
          </w:p>
          <w:p w14:paraId="7C093334" w14:textId="77777777" w:rsidR="00AC3CBC" w:rsidRPr="00185239" w:rsidRDefault="00AC3CBC" w:rsidP="00AC3CBC">
            <w:pPr>
              <w:widowControl w:val="0"/>
              <w:spacing w:line="280" w:lineRule="exact"/>
              <w:ind w:left="49"/>
              <w:rPr>
                <w:rFonts w:ascii="Trebuchet MS" w:hAnsi="Trebuchet MS"/>
                <w:sz w:val="22"/>
                <w:szCs w:val="22"/>
                <w:lang w:val="en-US"/>
              </w:rPr>
            </w:pPr>
            <w:r w:rsidRPr="00185239">
              <w:rPr>
                <w:rFonts w:ascii="Trebuchet MS" w:hAnsi="Trebuchet MS"/>
                <w:sz w:val="22"/>
                <w:szCs w:val="22"/>
                <w:lang w:val="en-US"/>
              </w:rPr>
              <w:t>By this private instrument:</w:t>
            </w:r>
          </w:p>
          <w:p w14:paraId="07FE4AFA" w14:textId="77777777" w:rsidR="00186643" w:rsidRPr="00185239" w:rsidRDefault="00186643" w:rsidP="006A2E3D">
            <w:pPr>
              <w:widowControl w:val="0"/>
              <w:spacing w:line="280" w:lineRule="exact"/>
              <w:ind w:left="49"/>
              <w:rPr>
                <w:rFonts w:ascii="Trebuchet MS" w:hAnsi="Trebuchet MS"/>
                <w:sz w:val="22"/>
                <w:szCs w:val="22"/>
                <w:lang w:val="en-US"/>
              </w:rPr>
            </w:pPr>
          </w:p>
          <w:p w14:paraId="418F20AD" w14:textId="77777777" w:rsidR="00186643" w:rsidRPr="00185239" w:rsidRDefault="00186643" w:rsidP="006A2E3D">
            <w:pPr>
              <w:pStyle w:val="NormalWeb"/>
              <w:spacing w:before="0" w:beforeAutospacing="0" w:after="0" w:afterAutospacing="0" w:line="280" w:lineRule="exact"/>
              <w:ind w:left="49"/>
              <w:jc w:val="both"/>
              <w:rPr>
                <w:rFonts w:ascii="Trebuchet MS" w:hAnsi="Trebuchet MS"/>
                <w:sz w:val="22"/>
                <w:szCs w:val="22"/>
                <w:lang w:val="en-US"/>
              </w:rPr>
            </w:pPr>
            <w:r w:rsidRPr="00185239">
              <w:rPr>
                <w:rFonts w:ascii="Trebuchet MS" w:hAnsi="Trebuchet MS" w:cs="Times New Roman"/>
                <w:b/>
                <w:smallCaps/>
                <w:sz w:val="22"/>
                <w:szCs w:val="22"/>
                <w:lang w:val="en-US"/>
              </w:rPr>
              <w:t xml:space="preserve">BM </w:t>
            </w:r>
            <w:proofErr w:type="spellStart"/>
            <w:r w:rsidRPr="00185239">
              <w:rPr>
                <w:rFonts w:ascii="Trebuchet MS" w:hAnsi="Trebuchet MS" w:cs="Times New Roman"/>
                <w:b/>
                <w:smallCaps/>
                <w:sz w:val="22"/>
                <w:szCs w:val="22"/>
                <w:lang w:val="en-US"/>
              </w:rPr>
              <w:t>Empreendimentos</w:t>
            </w:r>
            <w:proofErr w:type="spellEnd"/>
            <w:r w:rsidRPr="00185239">
              <w:rPr>
                <w:rFonts w:ascii="Trebuchet MS" w:hAnsi="Trebuchet MS" w:cs="Times New Roman"/>
                <w:b/>
                <w:smallCaps/>
                <w:sz w:val="22"/>
                <w:szCs w:val="22"/>
                <w:lang w:val="en-US"/>
              </w:rPr>
              <w:t xml:space="preserve"> e </w:t>
            </w:r>
            <w:proofErr w:type="spellStart"/>
            <w:r w:rsidRPr="00185239">
              <w:rPr>
                <w:rFonts w:ascii="Trebuchet MS" w:hAnsi="Trebuchet MS" w:cs="Times New Roman"/>
                <w:b/>
                <w:smallCaps/>
                <w:sz w:val="22"/>
                <w:szCs w:val="22"/>
                <w:lang w:val="en-US"/>
              </w:rPr>
              <w:t>participações</w:t>
            </w:r>
            <w:proofErr w:type="spellEnd"/>
            <w:r w:rsidRPr="00185239">
              <w:rPr>
                <w:rFonts w:ascii="Trebuchet MS" w:hAnsi="Trebuchet MS" w:cs="Times New Roman"/>
                <w:b/>
                <w:smallCaps/>
                <w:sz w:val="22"/>
                <w:szCs w:val="22"/>
                <w:lang w:val="en-US"/>
              </w:rPr>
              <w:t xml:space="preserve"> </w:t>
            </w:r>
            <w:r w:rsidR="00C442EB" w:rsidRPr="00185239">
              <w:rPr>
                <w:rFonts w:ascii="Trebuchet MS" w:hAnsi="Trebuchet MS" w:cs="Times New Roman"/>
                <w:b/>
                <w:smallCaps/>
                <w:sz w:val="22"/>
                <w:szCs w:val="22"/>
                <w:lang w:val="en-US"/>
              </w:rPr>
              <w:t>SPE</w:t>
            </w:r>
            <w:r w:rsidRPr="00185239">
              <w:rPr>
                <w:rFonts w:ascii="Trebuchet MS" w:hAnsi="Trebuchet MS" w:cs="Times New Roman"/>
                <w:b/>
                <w:smallCaps/>
                <w:sz w:val="22"/>
                <w:szCs w:val="22"/>
                <w:lang w:val="en-US"/>
              </w:rPr>
              <w:t xml:space="preserve"> S.A., </w:t>
            </w:r>
            <w:r w:rsidRPr="00185239">
              <w:rPr>
                <w:rFonts w:ascii="Trebuchet MS" w:hAnsi="Trebuchet MS"/>
                <w:snapToGrid w:val="0"/>
                <w:sz w:val="22"/>
                <w:szCs w:val="22"/>
                <w:lang w:val="en-US"/>
              </w:rPr>
              <w:t xml:space="preserve">a joint stock company, headquartered in the city of São Paulo, State of São Paulo, at </w:t>
            </w:r>
            <w:proofErr w:type="spellStart"/>
            <w:r w:rsidRPr="00185239">
              <w:rPr>
                <w:rFonts w:ascii="Trebuchet MS" w:hAnsi="Trebuchet MS"/>
                <w:snapToGrid w:val="0"/>
                <w:sz w:val="22"/>
                <w:szCs w:val="22"/>
                <w:lang w:val="en-US"/>
              </w:rPr>
              <w:t>Rua</w:t>
            </w:r>
            <w:proofErr w:type="spellEnd"/>
            <w:r w:rsidRPr="00185239">
              <w:rPr>
                <w:rFonts w:ascii="Trebuchet MS" w:hAnsi="Trebuchet MS"/>
                <w:snapToGrid w:val="0"/>
                <w:sz w:val="22"/>
                <w:szCs w:val="22"/>
                <w:lang w:val="en-US"/>
              </w:rPr>
              <w:t xml:space="preserve"> </w:t>
            </w:r>
            <w:proofErr w:type="spellStart"/>
            <w:r w:rsidRPr="00185239">
              <w:rPr>
                <w:rFonts w:ascii="Trebuchet MS" w:hAnsi="Trebuchet MS"/>
                <w:snapToGrid w:val="0"/>
                <w:sz w:val="22"/>
                <w:szCs w:val="22"/>
                <w:lang w:val="en-US"/>
              </w:rPr>
              <w:t>Itapeva</w:t>
            </w:r>
            <w:proofErr w:type="spellEnd"/>
            <w:r w:rsidRPr="00185239">
              <w:rPr>
                <w:rFonts w:ascii="Trebuchet MS" w:hAnsi="Trebuchet MS"/>
                <w:snapToGrid w:val="0"/>
                <w:sz w:val="22"/>
                <w:szCs w:val="22"/>
                <w:lang w:val="en-US"/>
              </w:rPr>
              <w:t xml:space="preserve">, No. 538, 12º </w:t>
            </w:r>
            <w:proofErr w:type="spellStart"/>
            <w:r w:rsidRPr="00185239">
              <w:rPr>
                <w:rFonts w:ascii="Trebuchet MS" w:hAnsi="Trebuchet MS"/>
                <w:snapToGrid w:val="0"/>
                <w:sz w:val="22"/>
                <w:szCs w:val="22"/>
                <w:lang w:val="en-US"/>
              </w:rPr>
              <w:t>andar</w:t>
            </w:r>
            <w:proofErr w:type="spellEnd"/>
            <w:r w:rsidRPr="00185239">
              <w:rPr>
                <w:rFonts w:ascii="Trebuchet MS" w:hAnsi="Trebuchet MS"/>
                <w:snapToGrid w:val="0"/>
                <w:sz w:val="22"/>
                <w:szCs w:val="22"/>
                <w:lang w:val="en-US"/>
              </w:rPr>
              <w:t>, Bela Vista, Zip Code 01332-00</w:t>
            </w:r>
            <w:r w:rsidR="00DE0DCF" w:rsidRPr="00185239">
              <w:rPr>
                <w:rFonts w:ascii="Trebuchet MS" w:hAnsi="Trebuchet MS"/>
                <w:snapToGrid w:val="0"/>
                <w:sz w:val="22"/>
                <w:szCs w:val="22"/>
                <w:lang w:val="en-US"/>
              </w:rPr>
              <w:t>0</w:t>
            </w:r>
            <w:r w:rsidR="006A2E3D" w:rsidRPr="00185239">
              <w:rPr>
                <w:rFonts w:ascii="Trebuchet MS" w:hAnsi="Trebuchet MS"/>
                <w:snapToGrid w:val="0"/>
                <w:sz w:val="22"/>
                <w:szCs w:val="22"/>
                <w:lang w:val="en-US"/>
              </w:rPr>
              <w:t>,</w:t>
            </w:r>
            <w:r w:rsidRPr="00185239">
              <w:rPr>
                <w:rFonts w:ascii="Trebuchet MS" w:hAnsi="Trebuchet MS"/>
                <w:snapToGrid w:val="0"/>
                <w:sz w:val="22"/>
                <w:szCs w:val="22"/>
                <w:lang w:val="en-US"/>
              </w:rPr>
              <w:t xml:space="preserve"> enrolled with the National Register of Legal Entities (“</w:t>
            </w:r>
            <w:r w:rsidRPr="00185239">
              <w:rPr>
                <w:rFonts w:ascii="Trebuchet MS" w:hAnsi="Trebuchet MS"/>
                <w:snapToGrid w:val="0"/>
                <w:sz w:val="22"/>
                <w:szCs w:val="22"/>
                <w:u w:val="single"/>
                <w:lang w:val="en-US"/>
              </w:rPr>
              <w:t>CNPJ</w:t>
            </w:r>
            <w:r w:rsidR="0005231E" w:rsidRPr="00185239">
              <w:rPr>
                <w:rFonts w:ascii="Trebuchet MS" w:hAnsi="Trebuchet MS"/>
                <w:snapToGrid w:val="0"/>
                <w:sz w:val="22"/>
                <w:szCs w:val="22"/>
                <w:lang w:val="en-US"/>
              </w:rPr>
              <w:t>”</w:t>
            </w:r>
            <w:r w:rsidRPr="00185239">
              <w:rPr>
                <w:rFonts w:ascii="Trebuchet MS" w:hAnsi="Trebuchet MS"/>
                <w:snapToGrid w:val="0"/>
                <w:sz w:val="22"/>
                <w:szCs w:val="22"/>
                <w:lang w:val="en-US"/>
              </w:rPr>
              <w:t xml:space="preserve">) under No. 12.051.345/0001-53, herein represented in the terms of its Bylaws </w:t>
            </w:r>
            <w:r w:rsidRPr="00185239">
              <w:rPr>
                <w:rFonts w:ascii="Trebuchet MS" w:hAnsi="Trebuchet MS"/>
                <w:snapToGrid w:val="0"/>
                <w:sz w:val="22"/>
                <w:szCs w:val="22"/>
                <w:u w:val="single"/>
                <w:lang w:val="en-US"/>
              </w:rPr>
              <w:t>(</w:t>
            </w:r>
            <w:r w:rsidR="0005231E" w:rsidRPr="00185239">
              <w:rPr>
                <w:rFonts w:ascii="Trebuchet MS" w:hAnsi="Trebuchet MS"/>
                <w:sz w:val="22"/>
                <w:szCs w:val="22"/>
                <w:u w:val="single"/>
                <w:lang w:val="en-US"/>
              </w:rPr>
              <w:t>“</w:t>
            </w:r>
            <w:r w:rsidRPr="00185239">
              <w:rPr>
                <w:rFonts w:ascii="Trebuchet MS" w:hAnsi="Trebuchet MS"/>
                <w:sz w:val="22"/>
                <w:szCs w:val="22"/>
                <w:u w:val="single"/>
                <w:lang w:val="en-US"/>
              </w:rPr>
              <w:t>Issuer</w:t>
            </w:r>
            <w:r w:rsidR="0005231E" w:rsidRPr="00185239">
              <w:rPr>
                <w:rFonts w:ascii="Trebuchet MS" w:hAnsi="Trebuchet MS"/>
                <w:sz w:val="22"/>
                <w:szCs w:val="22"/>
                <w:lang w:val="en-US"/>
              </w:rPr>
              <w:t>”</w:t>
            </w:r>
            <w:r w:rsidRPr="00185239">
              <w:rPr>
                <w:rFonts w:ascii="Trebuchet MS" w:hAnsi="Trebuchet MS"/>
                <w:snapToGrid w:val="0"/>
                <w:sz w:val="22"/>
                <w:szCs w:val="22"/>
                <w:lang w:val="en-US"/>
              </w:rPr>
              <w:t>);</w:t>
            </w:r>
          </w:p>
          <w:p w14:paraId="2AE56E1B" w14:textId="77777777" w:rsidR="00186643" w:rsidRPr="00185239" w:rsidRDefault="00186643" w:rsidP="006A2E3D">
            <w:pPr>
              <w:widowControl w:val="0"/>
              <w:spacing w:line="280" w:lineRule="exact"/>
              <w:ind w:left="49"/>
              <w:rPr>
                <w:rFonts w:ascii="Trebuchet MS" w:hAnsi="Trebuchet MS"/>
                <w:sz w:val="22"/>
                <w:szCs w:val="22"/>
                <w:lang w:val="en-US"/>
              </w:rPr>
            </w:pPr>
          </w:p>
          <w:p w14:paraId="3EBDD2CE" w14:textId="77777777" w:rsidR="00186643" w:rsidRPr="00185239" w:rsidRDefault="006A2E3D" w:rsidP="006A2E3D">
            <w:pPr>
              <w:widowControl w:val="0"/>
              <w:spacing w:line="280" w:lineRule="exact"/>
              <w:ind w:left="49"/>
              <w:rPr>
                <w:rFonts w:ascii="Trebuchet MS" w:hAnsi="Trebuchet MS"/>
                <w:sz w:val="22"/>
                <w:szCs w:val="22"/>
                <w:lang w:val="en-US"/>
              </w:rPr>
            </w:pPr>
            <w:r w:rsidRPr="00185239">
              <w:rPr>
                <w:rFonts w:ascii="Trebuchet MS" w:hAnsi="Trebuchet MS"/>
                <w:sz w:val="22"/>
                <w:szCs w:val="22"/>
                <w:lang w:val="en-US"/>
              </w:rPr>
              <w:t>a</w:t>
            </w:r>
            <w:r w:rsidR="00186643" w:rsidRPr="00185239">
              <w:rPr>
                <w:rFonts w:ascii="Trebuchet MS" w:hAnsi="Trebuchet MS"/>
                <w:sz w:val="22"/>
                <w:szCs w:val="22"/>
                <w:lang w:val="en-US"/>
              </w:rPr>
              <w:t xml:space="preserve">nd, in the capacity of </w:t>
            </w:r>
            <w:r w:rsidR="00C442EB" w:rsidRPr="00185239">
              <w:rPr>
                <w:rFonts w:ascii="Trebuchet MS" w:hAnsi="Trebuchet MS"/>
                <w:sz w:val="22"/>
                <w:szCs w:val="22"/>
                <w:lang w:val="en-US"/>
              </w:rPr>
              <w:t>debenture holder</w:t>
            </w:r>
            <w:r w:rsidR="00186643" w:rsidRPr="00185239">
              <w:rPr>
                <w:rFonts w:ascii="Trebuchet MS" w:hAnsi="Trebuchet MS"/>
                <w:sz w:val="22"/>
                <w:szCs w:val="22"/>
                <w:lang w:val="en-US"/>
              </w:rPr>
              <w:t xml:space="preserve">: </w:t>
            </w:r>
          </w:p>
          <w:p w14:paraId="134D103D" w14:textId="77777777" w:rsidR="00186643" w:rsidRPr="00185239" w:rsidRDefault="00186643" w:rsidP="006A2E3D">
            <w:pPr>
              <w:widowControl w:val="0"/>
              <w:spacing w:line="280" w:lineRule="exact"/>
              <w:ind w:left="49"/>
              <w:rPr>
                <w:rFonts w:ascii="Trebuchet MS" w:hAnsi="Trebuchet MS"/>
                <w:sz w:val="22"/>
                <w:szCs w:val="22"/>
                <w:lang w:val="en-US"/>
              </w:rPr>
            </w:pPr>
          </w:p>
          <w:p w14:paraId="0E74C11D" w14:textId="77777777" w:rsidR="00186643" w:rsidRPr="00185239" w:rsidRDefault="00186643" w:rsidP="006A2E3D">
            <w:pPr>
              <w:spacing w:line="280" w:lineRule="exact"/>
              <w:rPr>
                <w:rFonts w:ascii="Trebuchet MS" w:hAnsi="Trebuchet MS"/>
                <w:b/>
                <w:bCs/>
                <w:smallCaps/>
                <w:sz w:val="22"/>
                <w:szCs w:val="22"/>
                <w:lang w:val="en-US"/>
              </w:rPr>
            </w:pPr>
            <w:r w:rsidRPr="00185239">
              <w:rPr>
                <w:rFonts w:ascii="Trebuchet MS" w:eastAsia="Arial Unicode MS" w:hAnsi="Trebuchet MS"/>
                <w:b/>
                <w:smallCaps/>
                <w:sz w:val="22"/>
                <w:szCs w:val="22"/>
                <w:lang w:val="en-US"/>
              </w:rPr>
              <w:t xml:space="preserve">TRUE </w:t>
            </w:r>
            <w:proofErr w:type="spellStart"/>
            <w:r w:rsidRPr="00185239">
              <w:rPr>
                <w:rFonts w:ascii="Trebuchet MS" w:eastAsia="Arial Unicode MS" w:hAnsi="Trebuchet MS"/>
                <w:b/>
                <w:smallCaps/>
                <w:sz w:val="22"/>
                <w:szCs w:val="22"/>
                <w:lang w:val="en-US"/>
              </w:rPr>
              <w:t>Securitizadora</w:t>
            </w:r>
            <w:proofErr w:type="spellEnd"/>
            <w:r w:rsidRPr="00185239">
              <w:rPr>
                <w:rFonts w:ascii="Trebuchet MS" w:eastAsia="Arial Unicode MS" w:hAnsi="Trebuchet MS"/>
                <w:b/>
                <w:smallCaps/>
                <w:sz w:val="22"/>
                <w:szCs w:val="22"/>
                <w:lang w:val="en-US"/>
              </w:rPr>
              <w:t xml:space="preserve"> S.A.,</w:t>
            </w:r>
            <w:r w:rsidRPr="00185239">
              <w:rPr>
                <w:rFonts w:ascii="Trebuchet MS" w:hAnsi="Trebuchet MS"/>
                <w:smallCaps/>
                <w:sz w:val="22"/>
                <w:szCs w:val="22"/>
                <w:lang w:val="en-US"/>
              </w:rPr>
              <w:t xml:space="preserve"> </w:t>
            </w:r>
            <w:r w:rsidRPr="00185239">
              <w:rPr>
                <w:rFonts w:ascii="Trebuchet MS" w:hAnsi="Trebuchet MS"/>
                <w:sz w:val="22"/>
                <w:szCs w:val="22"/>
                <w:lang w:val="en-US"/>
              </w:rPr>
              <w:t xml:space="preserve">a joint stock company registered as a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before the securities and exchange commission (“</w:t>
            </w:r>
            <w:r w:rsidRPr="00185239">
              <w:rPr>
                <w:rFonts w:ascii="Trebuchet MS" w:hAnsi="Trebuchet MS"/>
                <w:sz w:val="22"/>
                <w:szCs w:val="22"/>
                <w:u w:val="single"/>
                <w:lang w:val="en-US"/>
              </w:rPr>
              <w:t>CVM</w:t>
            </w:r>
            <w:r w:rsidRPr="00185239">
              <w:rPr>
                <w:rFonts w:ascii="Trebuchet MS" w:hAnsi="Trebuchet MS"/>
                <w:sz w:val="22"/>
                <w:szCs w:val="22"/>
                <w:lang w:val="en-US"/>
              </w:rPr>
              <w:t xml:space="preserve">”), headquartered in the city of São Paulo, State of São Paulo, at </w:t>
            </w:r>
            <w:proofErr w:type="spellStart"/>
            <w:r w:rsidRPr="00185239">
              <w:rPr>
                <w:rFonts w:ascii="Trebuchet MS" w:hAnsi="Trebuchet MS"/>
                <w:sz w:val="22"/>
                <w:szCs w:val="22"/>
                <w:lang w:val="en-US"/>
              </w:rPr>
              <w:t>Avenida</w:t>
            </w:r>
            <w:proofErr w:type="spellEnd"/>
            <w:r w:rsidRPr="00185239">
              <w:rPr>
                <w:rFonts w:ascii="Trebuchet MS" w:hAnsi="Trebuchet MS"/>
                <w:sz w:val="22"/>
                <w:szCs w:val="22"/>
                <w:lang w:val="en-US"/>
              </w:rPr>
              <w:t xml:space="preserve"> Santo </w:t>
            </w:r>
            <w:proofErr w:type="spellStart"/>
            <w:r w:rsidRPr="00185239">
              <w:rPr>
                <w:rFonts w:ascii="Trebuchet MS" w:hAnsi="Trebuchet MS"/>
                <w:sz w:val="22"/>
                <w:szCs w:val="22"/>
                <w:lang w:val="en-US"/>
              </w:rPr>
              <w:t>Amaro</w:t>
            </w:r>
            <w:proofErr w:type="spellEnd"/>
            <w:r w:rsidRPr="00185239">
              <w:rPr>
                <w:rFonts w:ascii="Trebuchet MS" w:hAnsi="Trebuchet MS"/>
                <w:sz w:val="22"/>
                <w:szCs w:val="22"/>
                <w:lang w:val="en-US"/>
              </w:rPr>
              <w:t xml:space="preserve">, No. 48, 1º </w:t>
            </w:r>
            <w:proofErr w:type="spellStart"/>
            <w:r w:rsidRPr="00185239">
              <w:rPr>
                <w:rFonts w:ascii="Trebuchet MS" w:hAnsi="Trebuchet MS"/>
                <w:sz w:val="22"/>
                <w:szCs w:val="22"/>
                <w:lang w:val="en-US"/>
              </w:rPr>
              <w:t>andar</w:t>
            </w:r>
            <w:proofErr w:type="spellEnd"/>
            <w:r w:rsidRPr="00185239">
              <w:rPr>
                <w:rFonts w:ascii="Trebuchet MS" w:hAnsi="Trebuchet MS"/>
                <w:sz w:val="22"/>
                <w:szCs w:val="22"/>
                <w:lang w:val="en-US"/>
              </w:rPr>
              <w:t xml:space="preserve">, </w:t>
            </w:r>
            <w:proofErr w:type="spellStart"/>
            <w:r w:rsidRPr="00185239">
              <w:rPr>
                <w:rFonts w:ascii="Trebuchet MS" w:hAnsi="Trebuchet MS"/>
                <w:sz w:val="22"/>
                <w:szCs w:val="22"/>
                <w:lang w:val="en-US"/>
              </w:rPr>
              <w:t>conjunto</w:t>
            </w:r>
            <w:proofErr w:type="spellEnd"/>
            <w:r w:rsidRPr="00185239">
              <w:rPr>
                <w:rFonts w:ascii="Trebuchet MS" w:hAnsi="Trebuchet MS"/>
                <w:sz w:val="22"/>
                <w:szCs w:val="22"/>
                <w:lang w:val="en-US"/>
              </w:rPr>
              <w:t xml:space="preserve"> 12, Vila Nova </w:t>
            </w:r>
            <w:proofErr w:type="spellStart"/>
            <w:r w:rsidRPr="00185239">
              <w:rPr>
                <w:rFonts w:ascii="Trebuchet MS" w:hAnsi="Trebuchet MS"/>
                <w:sz w:val="22"/>
                <w:szCs w:val="22"/>
                <w:lang w:val="en-US"/>
              </w:rPr>
              <w:t>Conceição</w:t>
            </w:r>
            <w:proofErr w:type="spellEnd"/>
            <w:r w:rsidRPr="00185239">
              <w:rPr>
                <w:rFonts w:ascii="Trebuchet MS" w:hAnsi="Trebuchet MS"/>
                <w:sz w:val="22"/>
                <w:szCs w:val="22"/>
                <w:lang w:val="en-US"/>
              </w:rPr>
              <w:t>, Zip Code 04506-000, enrolled with the CNPJ under No. 12.130.744/0001-00, herein represented in the terms of its Bylaws (</w:t>
            </w:r>
            <w:r w:rsidR="0005231E" w:rsidRPr="00185239">
              <w:rPr>
                <w:rFonts w:ascii="Trebuchet MS" w:hAnsi="Trebuchet MS"/>
                <w:sz w:val="22"/>
                <w:szCs w:val="22"/>
                <w:lang w:val="en-US"/>
              </w:rPr>
              <w:t>“</w:t>
            </w:r>
            <w:r w:rsidRPr="00185239">
              <w:rPr>
                <w:rFonts w:ascii="Trebuchet MS" w:hAnsi="Trebuchet MS"/>
                <w:sz w:val="22"/>
                <w:szCs w:val="22"/>
                <w:u w:val="single"/>
                <w:lang w:val="en-US"/>
              </w:rPr>
              <w:t xml:space="preserve">Debenture </w:t>
            </w:r>
            <w:r w:rsidR="00E14937" w:rsidRPr="00185239">
              <w:rPr>
                <w:rFonts w:ascii="Trebuchet MS" w:hAnsi="Trebuchet MS"/>
                <w:sz w:val="22"/>
                <w:szCs w:val="22"/>
                <w:u w:val="single"/>
                <w:lang w:val="en-US"/>
              </w:rPr>
              <w:t>H</w:t>
            </w:r>
            <w:r w:rsidRPr="00185239">
              <w:rPr>
                <w:rFonts w:ascii="Trebuchet MS" w:hAnsi="Trebuchet MS"/>
                <w:sz w:val="22"/>
                <w:szCs w:val="22"/>
                <w:u w:val="single"/>
                <w:lang w:val="en-US"/>
              </w:rPr>
              <w:t>older</w:t>
            </w:r>
            <w:r w:rsidR="0005231E" w:rsidRPr="00185239">
              <w:rPr>
                <w:rFonts w:ascii="Trebuchet MS" w:hAnsi="Trebuchet MS"/>
                <w:sz w:val="22"/>
                <w:szCs w:val="22"/>
                <w:lang w:val="en-US"/>
              </w:rPr>
              <w:t>”</w:t>
            </w:r>
            <w:r w:rsidRPr="00185239">
              <w:rPr>
                <w:rFonts w:ascii="Trebuchet MS" w:hAnsi="Trebuchet MS"/>
                <w:sz w:val="22"/>
                <w:szCs w:val="22"/>
                <w:lang w:val="en-US"/>
              </w:rPr>
              <w:t xml:space="preserve"> or </w:t>
            </w:r>
            <w:r w:rsidR="0005231E" w:rsidRPr="00185239">
              <w:rPr>
                <w:rFonts w:ascii="Trebuchet MS" w:hAnsi="Trebuchet MS"/>
                <w:sz w:val="22"/>
                <w:szCs w:val="22"/>
                <w:u w:val="single"/>
                <w:lang w:val="en-US"/>
              </w:rPr>
              <w:t>“</w:t>
            </w:r>
            <w:r w:rsidR="00B32793" w:rsidRPr="00185239">
              <w:rPr>
                <w:rFonts w:ascii="Trebuchet MS" w:hAnsi="Trebuchet MS"/>
                <w:sz w:val="22"/>
                <w:szCs w:val="22"/>
                <w:u w:val="single"/>
                <w:lang w:val="en-US"/>
              </w:rPr>
              <w:t>Securitization Company</w:t>
            </w:r>
            <w:r w:rsidR="0005231E" w:rsidRPr="00185239">
              <w:rPr>
                <w:rFonts w:ascii="Trebuchet MS" w:hAnsi="Trebuchet MS"/>
                <w:sz w:val="22"/>
                <w:szCs w:val="22"/>
                <w:u w:val="single"/>
                <w:lang w:val="en-US"/>
              </w:rPr>
              <w:t>”</w:t>
            </w:r>
            <w:r w:rsidRPr="00185239">
              <w:rPr>
                <w:rFonts w:ascii="Trebuchet MS" w:hAnsi="Trebuchet MS"/>
                <w:sz w:val="22"/>
                <w:szCs w:val="22"/>
                <w:lang w:val="en-US"/>
              </w:rPr>
              <w:t xml:space="preserve"> and, jointly with the Issuer, referred to as </w:t>
            </w:r>
            <w:r w:rsidR="0005231E" w:rsidRPr="00185239">
              <w:rPr>
                <w:rFonts w:ascii="Trebuchet MS" w:hAnsi="Trebuchet MS"/>
                <w:sz w:val="22"/>
                <w:szCs w:val="22"/>
                <w:lang w:val="en-US"/>
              </w:rPr>
              <w:t>“</w:t>
            </w:r>
            <w:r w:rsidRPr="00185239">
              <w:rPr>
                <w:rFonts w:ascii="Trebuchet MS" w:hAnsi="Trebuchet MS"/>
                <w:sz w:val="22"/>
                <w:szCs w:val="22"/>
                <w:u w:val="single"/>
                <w:lang w:val="en-US"/>
              </w:rPr>
              <w:t>Parties</w:t>
            </w:r>
            <w:r w:rsidR="0005231E" w:rsidRPr="00185239">
              <w:rPr>
                <w:rFonts w:ascii="Trebuchet MS" w:hAnsi="Trebuchet MS"/>
                <w:sz w:val="22"/>
                <w:szCs w:val="22"/>
                <w:lang w:val="en-US"/>
              </w:rPr>
              <w:t>”</w:t>
            </w:r>
            <w:r w:rsidRPr="00185239">
              <w:rPr>
                <w:rFonts w:ascii="Trebuchet MS" w:hAnsi="Trebuchet MS"/>
                <w:sz w:val="22"/>
                <w:szCs w:val="22"/>
                <w:lang w:val="en-US"/>
              </w:rPr>
              <w:t>);</w:t>
            </w:r>
          </w:p>
          <w:p w14:paraId="30213DEB" w14:textId="77777777" w:rsidR="009B6ED3" w:rsidRPr="00185239" w:rsidRDefault="009B6ED3" w:rsidP="006A2E3D">
            <w:pPr>
              <w:spacing w:line="280" w:lineRule="exact"/>
              <w:ind w:left="49"/>
              <w:rPr>
                <w:rFonts w:ascii="Trebuchet MS" w:hAnsi="Trebuchet MS"/>
                <w:b/>
                <w:sz w:val="22"/>
                <w:szCs w:val="22"/>
                <w:lang w:val="en-US"/>
              </w:rPr>
            </w:pPr>
          </w:p>
          <w:p w14:paraId="065125AF" w14:textId="77777777" w:rsidR="00186643" w:rsidRPr="00185239" w:rsidRDefault="00186643" w:rsidP="006A2E3D">
            <w:pPr>
              <w:widowControl w:val="0"/>
              <w:spacing w:line="280" w:lineRule="exact"/>
              <w:ind w:left="49"/>
              <w:rPr>
                <w:rFonts w:ascii="Trebuchet MS" w:hAnsi="Trebuchet MS"/>
                <w:sz w:val="22"/>
                <w:szCs w:val="22"/>
                <w:lang w:val="en-US"/>
              </w:rPr>
            </w:pPr>
            <w:proofErr w:type="gramStart"/>
            <w:r w:rsidRPr="00185239">
              <w:rPr>
                <w:rFonts w:ascii="Trebuchet MS" w:hAnsi="Trebuchet MS"/>
                <w:sz w:val="22"/>
                <w:szCs w:val="22"/>
                <w:lang w:val="en-US"/>
              </w:rPr>
              <w:t>herein</w:t>
            </w:r>
            <w:proofErr w:type="gramEnd"/>
            <w:r w:rsidRPr="00185239">
              <w:rPr>
                <w:rFonts w:ascii="Trebuchet MS" w:hAnsi="Trebuchet MS"/>
                <w:sz w:val="22"/>
                <w:szCs w:val="22"/>
                <w:lang w:val="en-US"/>
              </w:rPr>
              <w:t xml:space="preserve"> enters, in the best form of the law, into this </w:t>
            </w:r>
            <w:r w:rsidR="0005231E" w:rsidRPr="00185239">
              <w:rPr>
                <w:rFonts w:ascii="Trebuchet MS" w:hAnsi="Trebuchet MS"/>
                <w:i/>
                <w:iCs/>
                <w:sz w:val="22"/>
                <w:szCs w:val="22"/>
                <w:lang w:val="en-US"/>
              </w:rPr>
              <w:t>“</w:t>
            </w:r>
            <w:r w:rsidRPr="00185239">
              <w:rPr>
                <w:rFonts w:ascii="Trebuchet MS" w:hAnsi="Trebuchet MS"/>
                <w:i/>
                <w:iCs/>
                <w:sz w:val="22"/>
                <w:szCs w:val="22"/>
                <w:lang w:val="en-US"/>
              </w:rPr>
              <w:t xml:space="preserve">Private Deed of the </w:t>
            </w:r>
            <w:r w:rsidR="00466D33" w:rsidRPr="00185239">
              <w:rPr>
                <w:rFonts w:ascii="Trebuchet MS" w:hAnsi="Trebuchet MS"/>
                <w:i/>
                <w:iCs/>
                <w:sz w:val="22"/>
                <w:szCs w:val="22"/>
                <w:lang w:val="en-US"/>
              </w:rPr>
              <w:t>7</w:t>
            </w:r>
            <w:r w:rsidRPr="00185239">
              <w:rPr>
                <w:rFonts w:ascii="Trebuchet MS" w:hAnsi="Trebuchet MS"/>
                <w:i/>
                <w:sz w:val="22"/>
                <w:szCs w:val="22"/>
                <w:vertAlign w:val="superscript"/>
                <w:lang w:val="en-US"/>
              </w:rPr>
              <w:t>t</w:t>
            </w:r>
            <w:r w:rsidR="006A2E3D" w:rsidRPr="00185239">
              <w:rPr>
                <w:rFonts w:ascii="Trebuchet MS" w:hAnsi="Trebuchet MS"/>
                <w:i/>
                <w:sz w:val="22"/>
                <w:szCs w:val="22"/>
                <w:vertAlign w:val="superscript"/>
                <w:lang w:val="en-US"/>
              </w:rPr>
              <w:t>h</w:t>
            </w:r>
            <w:r w:rsidRPr="00185239">
              <w:rPr>
                <w:rFonts w:ascii="Trebuchet MS" w:hAnsi="Trebuchet MS"/>
                <w:i/>
                <w:iCs/>
                <w:sz w:val="22"/>
                <w:szCs w:val="22"/>
                <w:lang w:val="en-US"/>
              </w:rPr>
              <w:t xml:space="preserve"> Issuance of Ordinary Debentures, Non-convertible Into Shares, in </w:t>
            </w:r>
            <w:r w:rsidR="00490170" w:rsidRPr="00185239">
              <w:rPr>
                <w:rFonts w:ascii="Trebuchet MS" w:hAnsi="Trebuchet MS"/>
                <w:i/>
                <w:iCs/>
                <w:sz w:val="22"/>
                <w:szCs w:val="22"/>
                <w:lang w:val="en-US"/>
              </w:rPr>
              <w:t>Two</w:t>
            </w:r>
            <w:r w:rsidRPr="00185239">
              <w:rPr>
                <w:rFonts w:ascii="Trebuchet MS" w:hAnsi="Trebuchet MS"/>
                <w:i/>
                <w:iCs/>
                <w:sz w:val="22"/>
                <w:szCs w:val="22"/>
                <w:lang w:val="en-US"/>
              </w:rPr>
              <w:t xml:space="preserve"> Series, </w:t>
            </w:r>
            <w:r w:rsidR="00C442EB" w:rsidRPr="00185239">
              <w:rPr>
                <w:rFonts w:ascii="Trebuchet MS" w:hAnsi="Trebuchet MS"/>
                <w:i/>
                <w:iCs/>
                <w:sz w:val="22"/>
                <w:szCs w:val="22"/>
                <w:lang w:val="en-US"/>
              </w:rPr>
              <w:t xml:space="preserve">of Unsecured </w:t>
            </w:r>
            <w:r w:rsidR="00D21B6D" w:rsidRPr="00185239">
              <w:rPr>
                <w:rFonts w:ascii="Trebuchet MS" w:hAnsi="Trebuchet MS"/>
                <w:i/>
                <w:iCs/>
                <w:sz w:val="22"/>
                <w:szCs w:val="22"/>
                <w:lang w:val="en-US"/>
              </w:rPr>
              <w:t>Type</w:t>
            </w:r>
            <w:r w:rsidR="00C442EB" w:rsidRPr="00185239">
              <w:rPr>
                <w:rFonts w:ascii="Trebuchet MS" w:hAnsi="Trebuchet MS"/>
                <w:i/>
                <w:iCs/>
                <w:sz w:val="22"/>
                <w:szCs w:val="22"/>
                <w:lang w:val="en-US"/>
              </w:rPr>
              <w:t xml:space="preserve">, </w:t>
            </w:r>
            <w:r w:rsidR="00AC3CBC" w:rsidRPr="00185239">
              <w:rPr>
                <w:rFonts w:ascii="Trebuchet MS" w:hAnsi="Trebuchet MS"/>
                <w:bCs/>
                <w:i/>
                <w:iCs/>
                <w:sz w:val="22"/>
                <w:szCs w:val="22"/>
                <w:lang w:val="en-US"/>
              </w:rPr>
              <w:t xml:space="preserve">to be converted in </w:t>
            </w:r>
            <w:r w:rsidR="007A34F9" w:rsidRPr="00185239">
              <w:rPr>
                <w:rFonts w:ascii="Trebuchet MS" w:hAnsi="Trebuchet MS"/>
                <w:bCs/>
                <w:i/>
                <w:iCs/>
                <w:sz w:val="22"/>
                <w:szCs w:val="22"/>
                <w:lang w:val="en-US"/>
              </w:rPr>
              <w:t>the Type</w:t>
            </w:r>
            <w:r w:rsidR="00AC3CBC" w:rsidRPr="00185239">
              <w:rPr>
                <w:rFonts w:ascii="Trebuchet MS" w:hAnsi="Trebuchet MS"/>
                <w:i/>
                <w:iCs/>
                <w:sz w:val="22"/>
                <w:szCs w:val="22"/>
                <w:lang w:val="en-US"/>
              </w:rPr>
              <w:t xml:space="preserve"> </w:t>
            </w:r>
            <w:r w:rsidRPr="00185239">
              <w:rPr>
                <w:rFonts w:ascii="Trebuchet MS" w:hAnsi="Trebuchet MS"/>
                <w:i/>
                <w:iCs/>
                <w:sz w:val="22"/>
                <w:szCs w:val="22"/>
                <w:lang w:val="en-US"/>
              </w:rPr>
              <w:t xml:space="preserve">with </w:t>
            </w:r>
            <w:r w:rsidR="004C5A29" w:rsidRPr="00185239">
              <w:rPr>
                <w:rFonts w:ascii="Trebuchet MS" w:hAnsi="Trebuchet MS"/>
                <w:i/>
                <w:iCs/>
                <w:sz w:val="22"/>
                <w:szCs w:val="22"/>
                <w:lang w:val="en-US"/>
              </w:rPr>
              <w:t xml:space="preserve">In Rem </w:t>
            </w:r>
            <w:r w:rsidR="00452E36" w:rsidRPr="00185239">
              <w:rPr>
                <w:rFonts w:ascii="Trebuchet MS" w:hAnsi="Trebuchet MS"/>
                <w:i/>
                <w:iCs/>
                <w:sz w:val="22"/>
                <w:szCs w:val="22"/>
                <w:lang w:val="en-US"/>
              </w:rPr>
              <w:t xml:space="preserve">Guarantee </w:t>
            </w:r>
            <w:r w:rsidRPr="00185239">
              <w:rPr>
                <w:rFonts w:ascii="Trebuchet MS" w:hAnsi="Trebuchet MS"/>
                <w:i/>
                <w:iCs/>
                <w:sz w:val="22"/>
                <w:szCs w:val="22"/>
                <w:lang w:val="en-US"/>
              </w:rPr>
              <w:t xml:space="preserve">for Private Placement, of </w:t>
            </w:r>
            <w:r w:rsidR="00AC3CBC" w:rsidRPr="00185239">
              <w:rPr>
                <w:rFonts w:ascii="Trebuchet MS" w:hAnsi="Trebuchet MS"/>
                <w:i/>
                <w:iCs/>
                <w:sz w:val="22"/>
                <w:szCs w:val="22"/>
                <w:lang w:val="en-GB"/>
              </w:rPr>
              <w:t xml:space="preserve">BM </w:t>
            </w:r>
            <w:proofErr w:type="spellStart"/>
            <w:r w:rsidR="00AC3CBC" w:rsidRPr="00185239">
              <w:rPr>
                <w:rFonts w:ascii="Trebuchet MS" w:hAnsi="Trebuchet MS"/>
                <w:i/>
                <w:iCs/>
                <w:sz w:val="22"/>
                <w:szCs w:val="22"/>
                <w:lang w:val="en-GB"/>
              </w:rPr>
              <w:t>Empreendimentos</w:t>
            </w:r>
            <w:proofErr w:type="spellEnd"/>
            <w:r w:rsidR="00AC3CBC" w:rsidRPr="00185239">
              <w:rPr>
                <w:rFonts w:ascii="Trebuchet MS" w:hAnsi="Trebuchet MS"/>
                <w:i/>
                <w:iCs/>
                <w:sz w:val="22"/>
                <w:szCs w:val="22"/>
                <w:lang w:val="en-GB"/>
              </w:rPr>
              <w:t xml:space="preserve"> e </w:t>
            </w:r>
            <w:proofErr w:type="spellStart"/>
            <w:r w:rsidR="00AC3CBC" w:rsidRPr="00185239">
              <w:rPr>
                <w:rFonts w:ascii="Trebuchet MS" w:hAnsi="Trebuchet MS"/>
                <w:i/>
                <w:iCs/>
                <w:sz w:val="22"/>
                <w:szCs w:val="22"/>
                <w:lang w:val="en-GB"/>
              </w:rPr>
              <w:t>Participações</w:t>
            </w:r>
            <w:proofErr w:type="spellEnd"/>
            <w:r w:rsidR="00AC3CBC" w:rsidRPr="00185239">
              <w:rPr>
                <w:rFonts w:ascii="Trebuchet MS" w:hAnsi="Trebuchet MS"/>
                <w:i/>
                <w:iCs/>
                <w:sz w:val="22"/>
                <w:szCs w:val="22"/>
                <w:lang w:val="en-GB"/>
              </w:rPr>
              <w:t xml:space="preserve"> SPE S.A.</w:t>
            </w:r>
            <w:r w:rsidRPr="00185239">
              <w:rPr>
                <w:rFonts w:ascii="Trebuchet MS" w:hAnsi="Trebuchet MS"/>
                <w:sz w:val="22"/>
                <w:szCs w:val="22"/>
                <w:lang w:val="en-US"/>
              </w:rPr>
              <w:t>” (“</w:t>
            </w:r>
            <w:r w:rsidRPr="00185239">
              <w:rPr>
                <w:rFonts w:ascii="Trebuchet MS" w:hAnsi="Trebuchet MS"/>
                <w:sz w:val="22"/>
                <w:szCs w:val="22"/>
                <w:u w:val="single"/>
                <w:lang w:val="en-US"/>
              </w:rPr>
              <w:t>Indenture</w:t>
            </w:r>
            <w:r w:rsidR="0005231E" w:rsidRPr="00185239">
              <w:rPr>
                <w:rFonts w:ascii="Trebuchet MS" w:hAnsi="Trebuchet MS"/>
                <w:i/>
                <w:iCs/>
                <w:sz w:val="22"/>
                <w:szCs w:val="22"/>
                <w:lang w:val="en-US"/>
              </w:rPr>
              <w:t>”</w:t>
            </w:r>
            <w:r w:rsidR="006A2E3D" w:rsidRPr="00185239">
              <w:rPr>
                <w:rFonts w:ascii="Trebuchet MS" w:hAnsi="Trebuchet MS"/>
                <w:i/>
                <w:iCs/>
                <w:sz w:val="22"/>
                <w:szCs w:val="22"/>
                <w:lang w:val="en-US"/>
              </w:rPr>
              <w:t xml:space="preserve">, </w:t>
            </w:r>
            <w:r w:rsidR="0005231E" w:rsidRPr="00185239">
              <w:rPr>
                <w:rFonts w:ascii="Trebuchet MS" w:hAnsi="Trebuchet MS"/>
                <w:sz w:val="22"/>
                <w:szCs w:val="22"/>
                <w:lang w:val="en-US"/>
              </w:rPr>
              <w:t>“</w:t>
            </w:r>
            <w:r w:rsidRPr="00185239">
              <w:rPr>
                <w:rFonts w:ascii="Trebuchet MS" w:hAnsi="Trebuchet MS"/>
                <w:sz w:val="22"/>
                <w:szCs w:val="22"/>
                <w:u w:val="single"/>
                <w:lang w:val="en-US"/>
              </w:rPr>
              <w:t>Issuance</w:t>
            </w:r>
            <w:r w:rsidR="0005231E" w:rsidRPr="00185239">
              <w:rPr>
                <w:rFonts w:ascii="Trebuchet MS" w:hAnsi="Trebuchet MS"/>
                <w:sz w:val="22"/>
                <w:szCs w:val="22"/>
                <w:lang w:val="en-US"/>
              </w:rPr>
              <w:t>”</w:t>
            </w:r>
            <w:r w:rsidRPr="00185239">
              <w:rPr>
                <w:rFonts w:ascii="Trebuchet MS" w:hAnsi="Trebuchet MS"/>
                <w:sz w:val="22"/>
                <w:szCs w:val="22"/>
                <w:lang w:val="en-US"/>
              </w:rPr>
              <w:t xml:space="preserve"> and “</w:t>
            </w:r>
            <w:r w:rsidRPr="00185239">
              <w:rPr>
                <w:rFonts w:ascii="Trebuchet MS" w:hAnsi="Trebuchet MS"/>
                <w:sz w:val="22"/>
                <w:szCs w:val="22"/>
                <w:u w:val="single"/>
                <w:lang w:val="en-US"/>
              </w:rPr>
              <w:t>Debentures</w:t>
            </w:r>
            <w:r w:rsidRPr="00185239">
              <w:rPr>
                <w:rFonts w:ascii="Trebuchet MS" w:hAnsi="Trebuchet MS"/>
                <w:sz w:val="22"/>
                <w:szCs w:val="22"/>
                <w:lang w:val="en-US"/>
              </w:rPr>
              <w:t>”, respectively), observing the following Clauses and conditions:</w:t>
            </w:r>
          </w:p>
          <w:p w14:paraId="721F5EB9" w14:textId="77777777" w:rsidR="006A15B3" w:rsidRPr="00185239" w:rsidRDefault="006A15B3" w:rsidP="006A2E3D">
            <w:pPr>
              <w:spacing w:line="280" w:lineRule="exact"/>
              <w:rPr>
                <w:rFonts w:ascii="Trebuchet MS" w:hAnsi="Trebuchet MS"/>
                <w:sz w:val="22"/>
                <w:szCs w:val="22"/>
                <w:lang w:val="en-US"/>
              </w:rPr>
            </w:pPr>
          </w:p>
          <w:p w14:paraId="3881C93B" w14:textId="77777777" w:rsidR="00186643" w:rsidRPr="00185239" w:rsidRDefault="00186643" w:rsidP="006A2E3D">
            <w:pPr>
              <w:spacing w:line="280" w:lineRule="exact"/>
              <w:ind w:left="49"/>
              <w:jc w:val="center"/>
              <w:rPr>
                <w:rFonts w:ascii="Trebuchet MS" w:hAnsi="Trebuchet MS"/>
                <w:b/>
                <w:smallCaps/>
                <w:sz w:val="22"/>
                <w:szCs w:val="22"/>
                <w:lang w:val="en-US"/>
              </w:rPr>
            </w:pPr>
            <w:r w:rsidRPr="00185239">
              <w:rPr>
                <w:rFonts w:ascii="Trebuchet MS" w:hAnsi="Trebuchet MS"/>
                <w:b/>
                <w:smallCaps/>
                <w:sz w:val="22"/>
                <w:szCs w:val="22"/>
                <w:lang w:val="en-US"/>
              </w:rPr>
              <w:t>Clause I</w:t>
            </w:r>
          </w:p>
          <w:p w14:paraId="6611B72B" w14:textId="77777777" w:rsidR="00186643" w:rsidRPr="00185239" w:rsidRDefault="00186643" w:rsidP="006A2E3D">
            <w:pPr>
              <w:pStyle w:val="NormalWeb"/>
              <w:spacing w:before="0" w:beforeAutospacing="0" w:after="0" w:afterAutospacing="0" w:line="280" w:lineRule="exact"/>
              <w:ind w:left="49"/>
              <w:jc w:val="center"/>
              <w:rPr>
                <w:rFonts w:ascii="Trebuchet MS" w:hAnsi="Trebuchet MS" w:cs="Times New Roman"/>
                <w:b/>
                <w:smallCaps/>
                <w:sz w:val="22"/>
                <w:szCs w:val="22"/>
                <w:lang w:val="en-US"/>
              </w:rPr>
            </w:pPr>
            <w:r w:rsidRPr="00185239">
              <w:rPr>
                <w:rFonts w:ascii="Trebuchet MS" w:hAnsi="Trebuchet MS" w:cs="Times New Roman"/>
                <w:b/>
                <w:smallCaps/>
                <w:sz w:val="22"/>
                <w:szCs w:val="22"/>
                <w:lang w:val="en-US"/>
              </w:rPr>
              <w:t>Authorizations</w:t>
            </w:r>
          </w:p>
          <w:p w14:paraId="50ACEB8D" w14:textId="77777777" w:rsidR="008B564D" w:rsidRPr="00185239" w:rsidRDefault="008B564D" w:rsidP="006A2E3D">
            <w:pPr>
              <w:widowControl w:val="0"/>
              <w:tabs>
                <w:tab w:val="left" w:pos="567"/>
              </w:tabs>
              <w:spacing w:line="280" w:lineRule="exact"/>
              <w:rPr>
                <w:rFonts w:ascii="Trebuchet MS" w:hAnsi="Trebuchet MS"/>
                <w:sz w:val="22"/>
                <w:szCs w:val="22"/>
                <w:lang w:val="en-US"/>
              </w:rPr>
            </w:pPr>
          </w:p>
          <w:p w14:paraId="14D54E87" w14:textId="1BDD17AC" w:rsidR="00186643" w:rsidRPr="00185239" w:rsidRDefault="00186643" w:rsidP="006A2E3D">
            <w:pPr>
              <w:pStyle w:val="PargrafodaLista"/>
              <w:widowControl w:val="0"/>
              <w:numPr>
                <w:ilvl w:val="1"/>
                <w:numId w:val="19"/>
              </w:numPr>
              <w:spacing w:line="280" w:lineRule="exact"/>
              <w:ind w:left="49" w:firstLine="0"/>
              <w:rPr>
                <w:rFonts w:ascii="Trebuchet MS" w:eastAsia="Arial Unicode MS" w:hAnsi="Trebuchet MS"/>
                <w:b/>
                <w:smallCaps/>
                <w:sz w:val="22"/>
                <w:szCs w:val="22"/>
                <w:lang w:val="en-US"/>
              </w:rPr>
            </w:pPr>
            <w:r w:rsidRPr="00185239">
              <w:rPr>
                <w:rFonts w:ascii="Trebuchet MS" w:hAnsi="Trebuchet MS"/>
                <w:sz w:val="22"/>
                <w:szCs w:val="22"/>
                <w:lang w:val="en-US"/>
              </w:rPr>
              <w:t xml:space="preserve">The execution of this Indenture, as well as its terms and conditions, were duly authorized and approved </w:t>
            </w:r>
            <w:r w:rsidR="000050D4" w:rsidRPr="00185239">
              <w:rPr>
                <w:rFonts w:ascii="Trebuchet MS" w:hAnsi="Trebuchet MS"/>
                <w:sz w:val="22"/>
                <w:szCs w:val="22"/>
                <w:lang w:val="en-US"/>
              </w:rPr>
              <w:t>(</w:t>
            </w:r>
            <w:proofErr w:type="spellStart"/>
            <w:r w:rsidR="000050D4" w:rsidRPr="00185239">
              <w:rPr>
                <w:rFonts w:ascii="Trebuchet MS" w:hAnsi="Trebuchet MS"/>
                <w:sz w:val="22"/>
                <w:szCs w:val="22"/>
                <w:lang w:val="en-US"/>
              </w:rPr>
              <w:t>i</w:t>
            </w:r>
            <w:proofErr w:type="spellEnd"/>
            <w:r w:rsidR="000050D4" w:rsidRPr="00185239">
              <w:rPr>
                <w:rFonts w:ascii="Trebuchet MS" w:hAnsi="Trebuchet MS"/>
                <w:sz w:val="22"/>
                <w:szCs w:val="22"/>
                <w:lang w:val="en-US"/>
              </w:rPr>
              <w:t>)</w:t>
            </w:r>
            <w:r w:rsidRPr="00185239">
              <w:rPr>
                <w:rFonts w:ascii="Trebuchet MS" w:hAnsi="Trebuchet MS"/>
                <w:sz w:val="22"/>
                <w:szCs w:val="22"/>
                <w:lang w:val="en-US"/>
              </w:rPr>
              <w:t xml:space="preserve"> in the Issuer</w:t>
            </w:r>
            <w:r w:rsidR="0005231E" w:rsidRPr="00185239">
              <w:rPr>
                <w:rFonts w:ascii="Trebuchet MS" w:hAnsi="Trebuchet MS"/>
                <w:sz w:val="22"/>
                <w:szCs w:val="22"/>
                <w:lang w:val="en-US"/>
              </w:rPr>
              <w:t>’</w:t>
            </w:r>
            <w:r w:rsidRPr="00185239">
              <w:rPr>
                <w:rFonts w:ascii="Trebuchet MS" w:hAnsi="Trebuchet MS"/>
                <w:sz w:val="22"/>
                <w:szCs w:val="22"/>
                <w:lang w:val="en-US"/>
              </w:rPr>
              <w:t xml:space="preserve">s stockholders general meeting, which took place on </w:t>
            </w:r>
            <w:r w:rsidR="00466D33" w:rsidRPr="00185239">
              <w:rPr>
                <w:rFonts w:ascii="Trebuchet MS" w:hAnsi="Trebuchet MS"/>
                <w:sz w:val="22"/>
                <w:szCs w:val="22"/>
                <w:lang w:val="en-US"/>
              </w:rPr>
              <w:t xml:space="preserve">October </w:t>
            </w:r>
            <w:r w:rsidR="007566BF" w:rsidRPr="00185239">
              <w:rPr>
                <w:rFonts w:ascii="Trebuchet MS" w:hAnsi="Trebuchet MS"/>
                <w:sz w:val="22"/>
                <w:szCs w:val="22"/>
                <w:lang w:val="en-US"/>
              </w:rPr>
              <w:t xml:space="preserve">27, </w:t>
            </w:r>
            <w:r w:rsidRPr="00185239">
              <w:rPr>
                <w:rFonts w:ascii="Trebuchet MS" w:hAnsi="Trebuchet MS"/>
                <w:sz w:val="22"/>
                <w:szCs w:val="22"/>
                <w:lang w:val="en-US"/>
              </w:rPr>
              <w:t>2020,</w:t>
            </w:r>
            <w:r w:rsidR="0045401E" w:rsidRPr="00185239">
              <w:rPr>
                <w:rFonts w:ascii="Trebuchet MS" w:hAnsi="Trebuchet MS"/>
                <w:sz w:val="22"/>
                <w:szCs w:val="22"/>
                <w:lang w:val="en-US"/>
              </w:rPr>
              <w:t xml:space="preserve"> with </w:t>
            </w:r>
            <w:r w:rsidRPr="00185239">
              <w:rPr>
                <w:rFonts w:ascii="Trebuchet MS" w:hAnsi="Trebuchet MS"/>
                <w:sz w:val="22"/>
                <w:szCs w:val="22"/>
                <w:lang w:val="en-US"/>
              </w:rPr>
              <w:t xml:space="preserve">the Registry of Commerce of the State </w:t>
            </w:r>
            <w:r w:rsidRPr="00185239">
              <w:rPr>
                <w:rFonts w:ascii="Trebuchet MS" w:hAnsi="Trebuchet MS"/>
                <w:sz w:val="22"/>
                <w:szCs w:val="22"/>
                <w:lang w:val="en-US"/>
              </w:rPr>
              <w:lastRenderedPageBreak/>
              <w:t>of São Paulo (“</w:t>
            </w:r>
            <w:r w:rsidRPr="00185239">
              <w:rPr>
                <w:rFonts w:ascii="Trebuchet MS" w:hAnsi="Trebuchet MS"/>
                <w:sz w:val="22"/>
                <w:szCs w:val="22"/>
                <w:u w:val="single"/>
                <w:lang w:val="en-US"/>
              </w:rPr>
              <w:t>AGE</w:t>
            </w:r>
            <w:r w:rsidRPr="00185239">
              <w:rPr>
                <w:rFonts w:ascii="Trebuchet MS" w:hAnsi="Trebuchet MS"/>
                <w:sz w:val="22"/>
                <w:szCs w:val="22"/>
                <w:lang w:val="en-US"/>
              </w:rPr>
              <w:t>”)</w:t>
            </w:r>
            <w:r w:rsidR="0045401E" w:rsidRPr="00185239">
              <w:rPr>
                <w:rFonts w:ascii="Trebuchet MS" w:hAnsi="Trebuchet MS"/>
                <w:sz w:val="22"/>
                <w:szCs w:val="22"/>
                <w:lang w:val="en-US"/>
              </w:rPr>
              <w:t xml:space="preserve">, </w:t>
            </w:r>
            <w:r w:rsidR="00D7406D" w:rsidRPr="00185239">
              <w:rPr>
                <w:rFonts w:ascii="Trebuchet MS" w:hAnsi="Trebuchet MS"/>
                <w:sz w:val="22"/>
                <w:szCs w:val="22"/>
                <w:lang w:val="en-US"/>
              </w:rPr>
              <w:t>in which authorization was also given to the Issuer</w:t>
            </w:r>
            <w:r w:rsidR="0005231E" w:rsidRPr="00185239">
              <w:rPr>
                <w:rFonts w:ascii="Trebuchet MS" w:hAnsi="Trebuchet MS"/>
                <w:sz w:val="22"/>
                <w:szCs w:val="22"/>
                <w:lang w:val="en-US"/>
              </w:rPr>
              <w:t>’</w:t>
            </w:r>
            <w:r w:rsidR="00D7406D" w:rsidRPr="00185239">
              <w:rPr>
                <w:rFonts w:ascii="Trebuchet MS" w:hAnsi="Trebuchet MS"/>
                <w:sz w:val="22"/>
                <w:szCs w:val="22"/>
                <w:lang w:val="en-US"/>
              </w:rPr>
              <w:t>s Board of Directors to perform all acts and execute all documents necessary for the Issuance and private placement, and may even enter into amendments to this Indenture, in accordance with the Issuer</w:t>
            </w:r>
            <w:r w:rsidR="0005231E" w:rsidRPr="00185239">
              <w:rPr>
                <w:rFonts w:ascii="Trebuchet MS" w:hAnsi="Trebuchet MS"/>
                <w:sz w:val="22"/>
                <w:szCs w:val="22"/>
                <w:lang w:val="en-US"/>
              </w:rPr>
              <w:t>’</w:t>
            </w:r>
            <w:r w:rsidR="00D7406D" w:rsidRPr="00185239">
              <w:rPr>
                <w:rFonts w:ascii="Trebuchet MS" w:hAnsi="Trebuchet MS"/>
                <w:sz w:val="22"/>
                <w:szCs w:val="22"/>
                <w:lang w:val="en-US"/>
              </w:rPr>
              <w:t>s bylaws,</w:t>
            </w:r>
            <w:r w:rsidR="000050D4" w:rsidRPr="00185239">
              <w:rPr>
                <w:rFonts w:ascii="Trebuchet MS" w:hAnsi="Trebuchet MS"/>
                <w:sz w:val="22"/>
                <w:szCs w:val="22"/>
                <w:lang w:val="en-US"/>
              </w:rPr>
              <w:t xml:space="preserve"> (ii)</w:t>
            </w:r>
            <w:r w:rsidR="0045401E" w:rsidRPr="00185239">
              <w:rPr>
                <w:rFonts w:ascii="Trebuchet MS" w:hAnsi="Trebuchet MS"/>
                <w:sz w:val="22"/>
                <w:szCs w:val="22"/>
                <w:lang w:val="en-US"/>
              </w:rPr>
              <w:t xml:space="preserve"> in the Issuer’s board of directors meeting (“</w:t>
            </w:r>
            <w:r w:rsidR="0045401E" w:rsidRPr="00185239">
              <w:rPr>
                <w:rFonts w:ascii="Trebuchet MS" w:hAnsi="Trebuchet MS"/>
                <w:sz w:val="22"/>
                <w:szCs w:val="22"/>
                <w:u w:val="single"/>
                <w:lang w:val="en-US"/>
              </w:rPr>
              <w:t>RCA</w:t>
            </w:r>
            <w:r w:rsidR="0045401E" w:rsidRPr="00185239">
              <w:rPr>
                <w:rFonts w:ascii="Trebuchet MS" w:hAnsi="Trebuchet MS"/>
                <w:sz w:val="22"/>
                <w:szCs w:val="22"/>
                <w:lang w:val="en-US"/>
              </w:rPr>
              <w:t>”)</w:t>
            </w:r>
            <w:r w:rsidR="000050D4" w:rsidRPr="00185239">
              <w:rPr>
                <w:rFonts w:ascii="Trebuchet MS" w:hAnsi="Trebuchet MS"/>
                <w:sz w:val="22"/>
                <w:szCs w:val="22"/>
                <w:lang w:val="en-US"/>
              </w:rPr>
              <w:t>, both to be registered by the Issuer with the Registry of Commerce of the State of São Paulo (“</w:t>
            </w:r>
            <w:r w:rsidR="000050D4" w:rsidRPr="00185239">
              <w:rPr>
                <w:rFonts w:ascii="Trebuchet MS" w:hAnsi="Trebuchet MS"/>
                <w:sz w:val="22"/>
                <w:szCs w:val="22"/>
                <w:u w:val="single"/>
                <w:lang w:val="en-US"/>
              </w:rPr>
              <w:t>JUCESP</w:t>
            </w:r>
            <w:r w:rsidR="000050D4" w:rsidRPr="00185239">
              <w:rPr>
                <w:rFonts w:ascii="Trebuchet MS" w:hAnsi="Trebuchet MS"/>
                <w:sz w:val="22"/>
                <w:szCs w:val="22"/>
                <w:lang w:val="en-US"/>
              </w:rPr>
              <w:t>”), as well as</w:t>
            </w:r>
            <w:r w:rsidR="008B564D" w:rsidRPr="00185239">
              <w:rPr>
                <w:rFonts w:ascii="Trebuchet MS" w:hAnsi="Trebuchet MS"/>
                <w:sz w:val="22"/>
                <w:szCs w:val="22"/>
                <w:lang w:val="en-US"/>
              </w:rPr>
              <w:t xml:space="preserve"> (iii)</w:t>
            </w:r>
            <w:r w:rsidR="0045401E" w:rsidRPr="00185239">
              <w:rPr>
                <w:rFonts w:ascii="Trebuchet MS" w:hAnsi="Trebuchet MS"/>
                <w:sz w:val="22"/>
                <w:szCs w:val="22"/>
                <w:lang w:val="en-US"/>
              </w:rPr>
              <w:t xml:space="preserve"> </w:t>
            </w:r>
            <w:r w:rsidR="00466D33" w:rsidRPr="00185239">
              <w:rPr>
                <w:rFonts w:ascii="Trebuchet MS" w:hAnsi="Trebuchet MS"/>
                <w:sz w:val="22"/>
                <w:szCs w:val="22"/>
                <w:lang w:val="en-US"/>
              </w:rPr>
              <w:t xml:space="preserve">at </w:t>
            </w:r>
            <w:r w:rsidR="0045401E" w:rsidRPr="00185239">
              <w:rPr>
                <w:rFonts w:ascii="Trebuchet MS" w:hAnsi="Trebuchet MS"/>
                <w:sz w:val="22"/>
                <w:szCs w:val="22"/>
                <w:lang w:val="en-US"/>
              </w:rPr>
              <w:t xml:space="preserve">the </w:t>
            </w:r>
            <w:r w:rsidR="00466D33" w:rsidRPr="00185239">
              <w:rPr>
                <w:rFonts w:ascii="Trebuchet MS" w:hAnsi="Trebuchet MS"/>
                <w:sz w:val="22"/>
                <w:szCs w:val="22"/>
                <w:lang w:val="en-US"/>
              </w:rPr>
              <w:t xml:space="preserve">extraordinary general meeting of FIP BM 888 – </w:t>
            </w:r>
            <w:proofErr w:type="spellStart"/>
            <w:r w:rsidR="00466D33" w:rsidRPr="00185239">
              <w:rPr>
                <w:rFonts w:ascii="Trebuchet MS" w:hAnsi="Trebuchet MS"/>
                <w:sz w:val="22"/>
                <w:szCs w:val="22"/>
                <w:lang w:val="en-US"/>
              </w:rPr>
              <w:t>Multiestratégia</w:t>
            </w:r>
            <w:proofErr w:type="spellEnd"/>
            <w:r w:rsidR="00466D33" w:rsidRPr="00185239">
              <w:rPr>
                <w:rFonts w:ascii="Trebuchet MS" w:hAnsi="Trebuchet MS"/>
                <w:sz w:val="22"/>
                <w:szCs w:val="22"/>
                <w:lang w:val="en-US"/>
              </w:rPr>
              <w:t xml:space="preserve"> (“</w:t>
            </w:r>
            <w:r w:rsidR="00466D33" w:rsidRPr="00185239">
              <w:rPr>
                <w:rFonts w:ascii="Trebuchet MS" w:hAnsi="Trebuchet MS"/>
                <w:sz w:val="22"/>
                <w:szCs w:val="22"/>
                <w:u w:val="single"/>
                <w:lang w:val="en-US"/>
              </w:rPr>
              <w:t>FIP EGM</w:t>
            </w:r>
            <w:r w:rsidR="00466D33" w:rsidRPr="00185239">
              <w:rPr>
                <w:rFonts w:ascii="Trebuchet MS" w:hAnsi="Trebuchet MS"/>
                <w:sz w:val="22"/>
                <w:szCs w:val="22"/>
                <w:lang w:val="en-US"/>
              </w:rPr>
              <w:t xml:space="preserve">”), the </w:t>
            </w:r>
            <w:r w:rsidR="0045401E" w:rsidRPr="00185239">
              <w:rPr>
                <w:rFonts w:ascii="Trebuchet MS" w:hAnsi="Trebuchet MS"/>
                <w:sz w:val="22"/>
                <w:szCs w:val="22"/>
                <w:lang w:val="en-US"/>
              </w:rPr>
              <w:t>Issuer’s controlling shareholder</w:t>
            </w:r>
            <w:r w:rsidRPr="00185239">
              <w:rPr>
                <w:rFonts w:ascii="Trebuchet MS" w:hAnsi="Trebuchet MS"/>
                <w:sz w:val="22"/>
                <w:szCs w:val="22"/>
                <w:lang w:val="en-US"/>
              </w:rPr>
              <w:t xml:space="preserve">. </w:t>
            </w:r>
          </w:p>
          <w:p w14:paraId="56323D66" w14:textId="77777777" w:rsidR="0045401E" w:rsidRPr="00185239" w:rsidRDefault="0045401E" w:rsidP="006A2E3D">
            <w:pPr>
              <w:spacing w:line="280" w:lineRule="exact"/>
              <w:rPr>
                <w:rFonts w:ascii="Trebuchet MS" w:eastAsia="Arial Unicode MS" w:hAnsi="Trebuchet MS"/>
                <w:b/>
                <w:smallCaps/>
                <w:sz w:val="22"/>
                <w:szCs w:val="22"/>
                <w:lang w:val="en-US"/>
              </w:rPr>
            </w:pPr>
          </w:p>
          <w:p w14:paraId="6BFC3EAF" w14:textId="77777777" w:rsidR="00186643" w:rsidRPr="00185239" w:rsidRDefault="00186643" w:rsidP="006A2E3D">
            <w:pPr>
              <w:pStyle w:val="NormalWeb"/>
              <w:spacing w:before="0" w:beforeAutospacing="0" w:after="0" w:afterAutospacing="0" w:line="280" w:lineRule="exact"/>
              <w:ind w:left="49"/>
              <w:jc w:val="center"/>
              <w:rPr>
                <w:rFonts w:ascii="Trebuchet MS" w:hAnsi="Trebuchet MS" w:cs="Times New Roman"/>
                <w:b/>
                <w:smallCaps/>
                <w:sz w:val="22"/>
                <w:szCs w:val="22"/>
              </w:rPr>
            </w:pPr>
            <w:r w:rsidRPr="00185239">
              <w:rPr>
                <w:rFonts w:ascii="Trebuchet MS" w:hAnsi="Trebuchet MS" w:cs="Times New Roman"/>
                <w:b/>
                <w:smallCaps/>
                <w:sz w:val="22"/>
                <w:szCs w:val="22"/>
                <w:lang w:val="en-US"/>
              </w:rPr>
              <w:t>Clause II</w:t>
            </w:r>
          </w:p>
          <w:p w14:paraId="46FDB6EF" w14:textId="77777777" w:rsidR="00186643" w:rsidRPr="00185239" w:rsidRDefault="00186643" w:rsidP="006A2E3D">
            <w:pPr>
              <w:pStyle w:val="NormalWeb"/>
              <w:spacing w:before="0" w:beforeAutospacing="0" w:after="0" w:afterAutospacing="0" w:line="280" w:lineRule="exact"/>
              <w:ind w:left="49"/>
              <w:jc w:val="center"/>
              <w:rPr>
                <w:rFonts w:ascii="Trebuchet MS" w:hAnsi="Trebuchet MS" w:cs="Times New Roman"/>
                <w:b/>
                <w:smallCaps/>
                <w:sz w:val="22"/>
                <w:szCs w:val="22"/>
              </w:rPr>
            </w:pPr>
            <w:r w:rsidRPr="00185239">
              <w:rPr>
                <w:rFonts w:ascii="Trebuchet MS" w:hAnsi="Trebuchet MS" w:cs="Times New Roman"/>
                <w:b/>
                <w:smallCaps/>
                <w:sz w:val="22"/>
                <w:szCs w:val="22"/>
                <w:lang w:val="en-US"/>
              </w:rPr>
              <w:t>Requirements</w:t>
            </w:r>
          </w:p>
          <w:p w14:paraId="0E5FD64E" w14:textId="77777777" w:rsidR="00186643" w:rsidRPr="00185239" w:rsidRDefault="00186643" w:rsidP="006A2E3D">
            <w:pPr>
              <w:widowControl w:val="0"/>
              <w:spacing w:line="280" w:lineRule="exact"/>
              <w:ind w:left="49"/>
              <w:rPr>
                <w:rFonts w:ascii="Trebuchet MS" w:hAnsi="Trebuchet MS"/>
                <w:sz w:val="22"/>
                <w:szCs w:val="22"/>
              </w:rPr>
            </w:pPr>
          </w:p>
          <w:p w14:paraId="0DAD1BE5" w14:textId="77777777" w:rsidR="00186643" w:rsidRPr="00185239" w:rsidRDefault="00186643" w:rsidP="008D00BA">
            <w:pPr>
              <w:pStyle w:val="PargrafodaLista"/>
              <w:widowControl w:val="0"/>
              <w:numPr>
                <w:ilvl w:val="1"/>
                <w:numId w:val="20"/>
              </w:numPr>
              <w:tabs>
                <w:tab w:val="left" w:pos="0"/>
              </w:tabs>
              <w:spacing w:line="280" w:lineRule="exact"/>
              <w:ind w:left="0" w:firstLine="0"/>
              <w:rPr>
                <w:rFonts w:ascii="Trebuchet MS" w:hAnsi="Trebuchet MS"/>
                <w:sz w:val="22"/>
                <w:szCs w:val="22"/>
                <w:lang w:val="en-US"/>
              </w:rPr>
            </w:pPr>
            <w:r w:rsidRPr="00185239">
              <w:rPr>
                <w:rFonts w:ascii="Trebuchet MS" w:hAnsi="Trebuchet MS"/>
                <w:b/>
                <w:sz w:val="22"/>
                <w:szCs w:val="22"/>
                <w:lang w:val="en-US"/>
              </w:rPr>
              <w:t xml:space="preserve">JUCESP </w:t>
            </w:r>
            <w:r w:rsidR="000050D4" w:rsidRPr="00185239">
              <w:rPr>
                <w:rFonts w:ascii="Trebuchet MS" w:hAnsi="Trebuchet MS"/>
                <w:b/>
                <w:sz w:val="22"/>
                <w:szCs w:val="22"/>
                <w:lang w:val="en-US"/>
              </w:rPr>
              <w:t xml:space="preserve">AGE and RCA </w:t>
            </w:r>
            <w:r w:rsidRPr="00185239">
              <w:rPr>
                <w:rFonts w:ascii="Trebuchet MS" w:hAnsi="Trebuchet MS"/>
                <w:b/>
                <w:sz w:val="22"/>
                <w:szCs w:val="22"/>
                <w:lang w:val="en-US"/>
              </w:rPr>
              <w:t>registration and AGE publication</w:t>
            </w:r>
          </w:p>
          <w:p w14:paraId="4513E473" w14:textId="77777777" w:rsidR="00186643" w:rsidRPr="00185239" w:rsidRDefault="00186643" w:rsidP="006A2E3D">
            <w:pPr>
              <w:widowControl w:val="0"/>
              <w:tabs>
                <w:tab w:val="left" w:pos="0"/>
              </w:tabs>
              <w:spacing w:line="280" w:lineRule="exact"/>
              <w:ind w:left="49"/>
              <w:rPr>
                <w:rFonts w:ascii="Trebuchet MS" w:hAnsi="Trebuchet MS"/>
                <w:sz w:val="22"/>
                <w:szCs w:val="22"/>
                <w:lang w:val="en-US"/>
              </w:rPr>
            </w:pPr>
          </w:p>
          <w:p w14:paraId="272FFBD3" w14:textId="77777777" w:rsidR="00186643" w:rsidRPr="00185239" w:rsidRDefault="00186643" w:rsidP="006A2E3D">
            <w:pPr>
              <w:pStyle w:val="PargrafodaLista"/>
              <w:widowControl w:val="0"/>
              <w:numPr>
                <w:ilvl w:val="2"/>
                <w:numId w:val="20"/>
              </w:numPr>
              <w:tabs>
                <w:tab w:val="left" w:pos="851"/>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The Issuer</w:t>
            </w:r>
            <w:r w:rsidR="0005231E" w:rsidRPr="00185239">
              <w:rPr>
                <w:rFonts w:ascii="Trebuchet MS" w:hAnsi="Trebuchet MS"/>
                <w:sz w:val="22"/>
                <w:szCs w:val="22"/>
                <w:lang w:val="en-US"/>
              </w:rPr>
              <w:t>’</w:t>
            </w:r>
            <w:r w:rsidRPr="00185239">
              <w:rPr>
                <w:rFonts w:ascii="Trebuchet MS" w:hAnsi="Trebuchet MS"/>
                <w:sz w:val="22"/>
                <w:szCs w:val="22"/>
                <w:lang w:val="en-US"/>
              </w:rPr>
              <w:t>s AGE</w:t>
            </w:r>
            <w:r w:rsidR="000050D4" w:rsidRPr="00185239">
              <w:rPr>
                <w:rFonts w:ascii="Trebuchet MS" w:hAnsi="Trebuchet MS"/>
                <w:sz w:val="22"/>
                <w:szCs w:val="22"/>
                <w:lang w:val="en-US"/>
              </w:rPr>
              <w:t xml:space="preserve"> and the RCA</w:t>
            </w:r>
            <w:r w:rsidRPr="00185239">
              <w:rPr>
                <w:rFonts w:ascii="Trebuchet MS" w:hAnsi="Trebuchet MS"/>
                <w:sz w:val="22"/>
                <w:szCs w:val="22"/>
                <w:lang w:val="en-US"/>
              </w:rPr>
              <w:t xml:space="preserve"> shall be duly filed at JUCESP, under the terms of Act No. 6,404, dated December 15, 1976 (</w:t>
            </w:r>
            <w:r w:rsidR="0005231E" w:rsidRPr="00185239">
              <w:rPr>
                <w:rFonts w:ascii="Trebuchet MS" w:hAnsi="Trebuchet MS"/>
                <w:sz w:val="22"/>
                <w:szCs w:val="22"/>
                <w:u w:val="single"/>
                <w:lang w:val="en-US"/>
              </w:rPr>
              <w:t>“</w:t>
            </w:r>
            <w:r w:rsidRPr="00185239">
              <w:rPr>
                <w:rFonts w:ascii="Trebuchet MS" w:hAnsi="Trebuchet MS"/>
                <w:sz w:val="22"/>
                <w:szCs w:val="22"/>
                <w:u w:val="single"/>
                <w:lang w:val="en-US"/>
              </w:rPr>
              <w:t>Corporations Act</w:t>
            </w:r>
            <w:r w:rsidR="0005231E" w:rsidRPr="00185239">
              <w:rPr>
                <w:rFonts w:ascii="Trebuchet MS" w:hAnsi="Trebuchet MS"/>
                <w:sz w:val="22"/>
                <w:szCs w:val="22"/>
                <w:u w:val="single"/>
                <w:lang w:val="en-US"/>
              </w:rPr>
              <w:t>”</w:t>
            </w:r>
            <w:r w:rsidRPr="00185239">
              <w:rPr>
                <w:rFonts w:ascii="Trebuchet MS" w:hAnsi="Trebuchet MS"/>
                <w:sz w:val="22"/>
                <w:szCs w:val="22"/>
                <w:lang w:val="en-US"/>
              </w:rPr>
              <w:t xml:space="preserve">), and </w:t>
            </w:r>
            <w:r w:rsidR="000050D4" w:rsidRPr="00185239">
              <w:rPr>
                <w:rFonts w:ascii="Trebuchet MS" w:hAnsi="Trebuchet MS"/>
                <w:sz w:val="22"/>
                <w:szCs w:val="22"/>
                <w:lang w:val="en-US"/>
              </w:rPr>
              <w:t>the AGE</w:t>
            </w:r>
            <w:r w:rsidRPr="00185239">
              <w:rPr>
                <w:rFonts w:ascii="Trebuchet MS" w:hAnsi="Trebuchet MS"/>
                <w:sz w:val="22"/>
                <w:szCs w:val="22"/>
                <w:lang w:val="en-US"/>
              </w:rPr>
              <w:t xml:space="preserve"> published in the Official Gazette of the State of São Paulo and in the newspaper </w:t>
            </w:r>
            <w:r w:rsidR="00D7406D" w:rsidRPr="00185239">
              <w:rPr>
                <w:rFonts w:ascii="Trebuchet MS" w:hAnsi="Trebuchet MS"/>
                <w:sz w:val="22"/>
                <w:szCs w:val="22"/>
                <w:lang w:val="en-US"/>
              </w:rPr>
              <w:t>with major circulation in the city of São Paulo, usually used by the Issuer for its legal publications, under the terms of item I, article 62, of the Corporations Act</w:t>
            </w:r>
            <w:r w:rsidRPr="00185239">
              <w:rPr>
                <w:rFonts w:ascii="Trebuchet MS" w:hAnsi="Trebuchet MS"/>
                <w:sz w:val="22"/>
                <w:szCs w:val="22"/>
                <w:lang w:val="en-US"/>
              </w:rPr>
              <w:t>.</w:t>
            </w:r>
          </w:p>
          <w:p w14:paraId="76DCA4A4" w14:textId="77777777" w:rsidR="00186643" w:rsidRPr="00185239" w:rsidRDefault="00186643" w:rsidP="006A2E3D">
            <w:pPr>
              <w:widowControl w:val="0"/>
              <w:tabs>
                <w:tab w:val="left" w:pos="567"/>
              </w:tabs>
              <w:spacing w:line="280" w:lineRule="exact"/>
              <w:rPr>
                <w:rFonts w:ascii="Trebuchet MS" w:hAnsi="Trebuchet MS"/>
                <w:sz w:val="22"/>
                <w:szCs w:val="22"/>
                <w:lang w:val="en-US"/>
              </w:rPr>
            </w:pPr>
          </w:p>
          <w:p w14:paraId="09A5235D" w14:textId="77777777" w:rsidR="00186643" w:rsidRPr="00185239" w:rsidRDefault="00186643" w:rsidP="006A2E3D">
            <w:pPr>
              <w:widowControl w:val="0"/>
              <w:numPr>
                <w:ilvl w:val="1"/>
                <w:numId w:val="20"/>
              </w:numPr>
              <w:tabs>
                <w:tab w:val="left" w:pos="567"/>
              </w:tabs>
              <w:spacing w:line="280" w:lineRule="exact"/>
              <w:ind w:left="49" w:firstLine="0"/>
              <w:rPr>
                <w:rFonts w:ascii="Trebuchet MS" w:hAnsi="Trebuchet MS"/>
                <w:b/>
                <w:sz w:val="22"/>
                <w:szCs w:val="22"/>
                <w:lang w:val="en-US"/>
              </w:rPr>
            </w:pPr>
            <w:r w:rsidRPr="00185239">
              <w:rPr>
                <w:rFonts w:ascii="Trebuchet MS" w:hAnsi="Trebuchet MS"/>
                <w:b/>
                <w:sz w:val="22"/>
                <w:szCs w:val="22"/>
                <w:lang w:val="en-US"/>
              </w:rPr>
              <w:t xml:space="preserve">Filing of this Indenture and its eventual addenda at JUCESP. </w:t>
            </w:r>
          </w:p>
          <w:p w14:paraId="1F4A5CF6" w14:textId="77777777" w:rsidR="00916090" w:rsidRPr="00185239" w:rsidRDefault="00916090" w:rsidP="006A2E3D">
            <w:pPr>
              <w:pStyle w:val="PargrafodaLista"/>
              <w:spacing w:line="280" w:lineRule="exact"/>
              <w:rPr>
                <w:rFonts w:ascii="Trebuchet MS" w:hAnsi="Trebuchet MS"/>
                <w:sz w:val="22"/>
                <w:szCs w:val="22"/>
                <w:lang w:val="en-US"/>
              </w:rPr>
            </w:pPr>
          </w:p>
          <w:p w14:paraId="02DD095C" w14:textId="77777777" w:rsidR="000050D4" w:rsidRPr="00185239" w:rsidRDefault="003206E1" w:rsidP="006A2E3D">
            <w:pPr>
              <w:pStyle w:val="PargrafodaLista"/>
              <w:widowControl w:val="0"/>
              <w:numPr>
                <w:ilvl w:val="2"/>
                <w:numId w:val="77"/>
              </w:numPr>
              <w:tabs>
                <w:tab w:val="left" w:pos="851"/>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 xml:space="preserve">The </w:t>
            </w:r>
            <w:r w:rsidR="000050D4" w:rsidRPr="00185239">
              <w:rPr>
                <w:rFonts w:ascii="Trebuchet MS" w:hAnsi="Trebuchet MS"/>
                <w:sz w:val="22"/>
                <w:szCs w:val="22"/>
                <w:lang w:val="en-US"/>
              </w:rPr>
              <w:t xml:space="preserve">present Deed of Issuance and its eventual amendments shall be filed by the Issuer </w:t>
            </w:r>
          </w:p>
          <w:p w14:paraId="74BCC68A" w14:textId="77777777" w:rsidR="000050D4" w:rsidRPr="00185239" w:rsidRDefault="000050D4" w:rsidP="006A2E3D">
            <w:pPr>
              <w:pStyle w:val="PargrafodaLista"/>
              <w:widowControl w:val="0"/>
              <w:tabs>
                <w:tab w:val="left" w:pos="851"/>
              </w:tabs>
              <w:spacing w:line="280" w:lineRule="exact"/>
              <w:ind w:left="49"/>
              <w:rPr>
                <w:rFonts w:ascii="Trebuchet MS" w:hAnsi="Trebuchet MS"/>
                <w:sz w:val="22"/>
                <w:szCs w:val="22"/>
                <w:lang w:val="en-US"/>
              </w:rPr>
            </w:pPr>
            <w:proofErr w:type="gramStart"/>
            <w:r w:rsidRPr="00185239">
              <w:rPr>
                <w:rFonts w:ascii="Trebuchet MS" w:hAnsi="Trebuchet MS"/>
                <w:sz w:val="22"/>
                <w:szCs w:val="22"/>
                <w:lang w:val="en-US"/>
              </w:rPr>
              <w:t>at</w:t>
            </w:r>
            <w:proofErr w:type="gramEnd"/>
            <w:r w:rsidRPr="00185239">
              <w:rPr>
                <w:rFonts w:ascii="Trebuchet MS" w:hAnsi="Trebuchet MS"/>
                <w:sz w:val="22"/>
                <w:szCs w:val="22"/>
                <w:lang w:val="en-US"/>
              </w:rPr>
              <w:t xml:space="preserve"> JUCESP, as of article 62, item II, of the Corporations Act.</w:t>
            </w:r>
          </w:p>
          <w:p w14:paraId="09199E37" w14:textId="77777777" w:rsidR="000050D4" w:rsidRPr="00185239" w:rsidRDefault="000050D4" w:rsidP="006A2E3D">
            <w:pPr>
              <w:pStyle w:val="PargrafodaLista"/>
              <w:widowControl w:val="0"/>
              <w:tabs>
                <w:tab w:val="left" w:pos="851"/>
              </w:tabs>
              <w:spacing w:line="280" w:lineRule="exact"/>
              <w:ind w:left="49"/>
              <w:rPr>
                <w:rFonts w:ascii="Trebuchet MS" w:hAnsi="Trebuchet MS"/>
                <w:sz w:val="22"/>
                <w:szCs w:val="22"/>
                <w:lang w:val="en-US"/>
              </w:rPr>
            </w:pPr>
          </w:p>
          <w:p w14:paraId="36D754C2" w14:textId="77777777" w:rsidR="00C53466" w:rsidRPr="00185239" w:rsidRDefault="006A2E3D" w:rsidP="006A2E3D">
            <w:pPr>
              <w:pStyle w:val="PargrafodaLista"/>
              <w:widowControl w:val="0"/>
              <w:tabs>
                <w:tab w:val="left" w:pos="851"/>
              </w:tabs>
              <w:spacing w:line="280" w:lineRule="exact"/>
              <w:ind w:left="49"/>
              <w:rPr>
                <w:rFonts w:ascii="Trebuchet MS" w:hAnsi="Trebuchet MS"/>
                <w:sz w:val="22"/>
                <w:szCs w:val="22"/>
                <w:lang w:val="en-US"/>
              </w:rPr>
            </w:pPr>
            <w:r w:rsidRPr="00185239">
              <w:rPr>
                <w:rFonts w:ascii="Trebuchet MS" w:hAnsi="Trebuchet MS"/>
                <w:sz w:val="22"/>
                <w:szCs w:val="22"/>
                <w:lang w:val="en-US"/>
              </w:rPr>
              <w:t>2.2.2</w:t>
            </w:r>
            <w:r w:rsidR="00B023DB" w:rsidRPr="00185239">
              <w:rPr>
                <w:rFonts w:ascii="Trebuchet MS" w:hAnsi="Trebuchet MS"/>
                <w:sz w:val="22"/>
                <w:szCs w:val="22"/>
                <w:lang w:val="en-US"/>
              </w:rPr>
              <w:t>.</w:t>
            </w:r>
            <w:r w:rsidRPr="00185239">
              <w:rPr>
                <w:rFonts w:ascii="Trebuchet MS" w:hAnsi="Trebuchet MS"/>
                <w:sz w:val="22"/>
                <w:szCs w:val="22"/>
                <w:lang w:val="en-US"/>
              </w:rPr>
              <w:t xml:space="preserve">    </w:t>
            </w:r>
            <w:r w:rsidR="00186643" w:rsidRPr="00185239">
              <w:rPr>
                <w:rFonts w:ascii="Trebuchet MS" w:hAnsi="Trebuchet MS"/>
                <w:sz w:val="22"/>
                <w:szCs w:val="22"/>
                <w:lang w:val="en-US"/>
              </w:rPr>
              <w:t xml:space="preserve">An original, duly registered copy of this Indenture, </w:t>
            </w:r>
            <w:r w:rsidR="000050D4" w:rsidRPr="00185239">
              <w:rPr>
                <w:rFonts w:ascii="Trebuchet MS" w:hAnsi="Trebuchet MS"/>
                <w:sz w:val="22"/>
                <w:szCs w:val="22"/>
                <w:lang w:val="en-US"/>
              </w:rPr>
              <w:t>AGE and RCA</w:t>
            </w:r>
            <w:r w:rsidR="00186643" w:rsidRPr="00185239">
              <w:rPr>
                <w:rFonts w:ascii="Trebuchet MS" w:hAnsi="Trebuchet MS"/>
                <w:sz w:val="22"/>
                <w:szCs w:val="22"/>
                <w:lang w:val="en-US"/>
              </w:rPr>
              <w:t xml:space="preserve">, shall be forwarded </w:t>
            </w:r>
            <w:r w:rsidR="00DE0DCF" w:rsidRPr="00185239">
              <w:rPr>
                <w:rFonts w:ascii="Trebuchet MS" w:hAnsi="Trebuchet MS"/>
                <w:sz w:val="22"/>
                <w:szCs w:val="22"/>
                <w:lang w:val="en-US"/>
              </w:rPr>
              <w:t xml:space="preserve">by the Issuer </w:t>
            </w:r>
            <w:r w:rsidR="00186643" w:rsidRPr="00185239">
              <w:rPr>
                <w:rFonts w:ascii="Trebuchet MS" w:hAnsi="Trebuchet MS"/>
                <w:sz w:val="22"/>
                <w:szCs w:val="22"/>
                <w:lang w:val="en-US"/>
              </w:rPr>
              <w:t xml:space="preserve">to the </w:t>
            </w:r>
            <w:r w:rsidR="00B32793" w:rsidRPr="00185239">
              <w:rPr>
                <w:rFonts w:ascii="Trebuchet MS" w:hAnsi="Trebuchet MS"/>
                <w:sz w:val="22"/>
                <w:szCs w:val="22"/>
                <w:lang w:val="en-US"/>
              </w:rPr>
              <w:t>Securitization Company</w:t>
            </w:r>
            <w:r w:rsidR="00AD3285" w:rsidRPr="00185239">
              <w:rPr>
                <w:rFonts w:ascii="Trebuchet MS" w:hAnsi="Trebuchet MS"/>
                <w:sz w:val="22"/>
                <w:szCs w:val="22"/>
                <w:lang w:val="en-US"/>
              </w:rPr>
              <w:t xml:space="preserve">, and a </w:t>
            </w:r>
            <w:r w:rsidR="005D3DCA" w:rsidRPr="00185239">
              <w:rPr>
                <w:rFonts w:ascii="Trebuchet MS" w:hAnsi="Trebuchet MS"/>
                <w:sz w:val="22"/>
                <w:szCs w:val="22"/>
                <w:lang w:val="en-US"/>
              </w:rPr>
              <w:t xml:space="preserve">scanned </w:t>
            </w:r>
            <w:r w:rsidR="005358DE" w:rsidRPr="00185239">
              <w:rPr>
                <w:rFonts w:ascii="Trebuchet MS" w:hAnsi="Trebuchet MS"/>
                <w:sz w:val="22"/>
                <w:szCs w:val="22"/>
                <w:lang w:val="en-US"/>
              </w:rPr>
              <w:t xml:space="preserve">copy </w:t>
            </w:r>
            <w:r w:rsidR="00AD3285" w:rsidRPr="00185239">
              <w:rPr>
                <w:rFonts w:ascii="Trebuchet MS" w:hAnsi="Trebuchet MS"/>
                <w:sz w:val="22"/>
                <w:szCs w:val="22"/>
                <w:lang w:val="en-US"/>
              </w:rPr>
              <w:t>of the mentioned instruments will be available</w:t>
            </w:r>
            <w:r w:rsidR="000050D4" w:rsidRPr="00185239">
              <w:rPr>
                <w:rFonts w:ascii="Trebuchet MS" w:hAnsi="Trebuchet MS"/>
                <w:sz w:val="22"/>
                <w:szCs w:val="22"/>
                <w:lang w:val="en-US"/>
              </w:rPr>
              <w:t xml:space="preserve"> to the CRI Fiduciary Agent (as defined below)</w:t>
            </w:r>
            <w:r w:rsidR="00186643" w:rsidRPr="00185239">
              <w:rPr>
                <w:rFonts w:ascii="Trebuchet MS" w:hAnsi="Trebuchet MS"/>
                <w:sz w:val="22"/>
                <w:szCs w:val="22"/>
                <w:lang w:val="en-US"/>
              </w:rPr>
              <w:t xml:space="preserve">, within </w:t>
            </w:r>
            <w:r w:rsidR="000050D4" w:rsidRPr="00185239">
              <w:rPr>
                <w:rFonts w:ascii="Trebuchet MS" w:hAnsi="Trebuchet MS"/>
                <w:sz w:val="22"/>
                <w:szCs w:val="22"/>
                <w:lang w:val="en-US"/>
              </w:rPr>
              <w:t xml:space="preserve">ten </w:t>
            </w:r>
            <w:r w:rsidR="00186643" w:rsidRPr="00185239">
              <w:rPr>
                <w:rFonts w:ascii="Trebuchet MS" w:hAnsi="Trebuchet MS"/>
                <w:sz w:val="22"/>
                <w:szCs w:val="22"/>
                <w:lang w:val="en-US"/>
              </w:rPr>
              <w:t>(</w:t>
            </w:r>
            <w:r w:rsidR="000050D4" w:rsidRPr="00185239">
              <w:rPr>
                <w:rFonts w:ascii="Trebuchet MS" w:hAnsi="Trebuchet MS"/>
                <w:sz w:val="22"/>
                <w:szCs w:val="22"/>
                <w:lang w:val="en-US"/>
              </w:rPr>
              <w:t>10</w:t>
            </w:r>
            <w:r w:rsidR="00186643" w:rsidRPr="00185239">
              <w:rPr>
                <w:rFonts w:ascii="Trebuchet MS" w:hAnsi="Trebuchet MS"/>
                <w:sz w:val="22"/>
                <w:szCs w:val="22"/>
                <w:lang w:val="en-US"/>
              </w:rPr>
              <w:t xml:space="preserve">) Business Days from the registration obtainment, whereas this deed must be presented by the Issuer to JUCESP, within </w:t>
            </w:r>
            <w:r w:rsidR="00A40CF5" w:rsidRPr="00185239">
              <w:rPr>
                <w:rFonts w:ascii="Trebuchet MS" w:hAnsi="Trebuchet MS"/>
                <w:sz w:val="22"/>
                <w:szCs w:val="22"/>
                <w:lang w:val="en-US"/>
              </w:rPr>
              <w:t xml:space="preserve">ten </w:t>
            </w:r>
            <w:r w:rsidR="00BB6577" w:rsidRPr="00185239">
              <w:rPr>
                <w:rFonts w:ascii="Trebuchet MS" w:hAnsi="Trebuchet MS"/>
                <w:sz w:val="22"/>
                <w:szCs w:val="22"/>
                <w:lang w:val="en-US"/>
              </w:rPr>
              <w:t>(</w:t>
            </w:r>
            <w:r w:rsidR="00166B44" w:rsidRPr="00185239">
              <w:rPr>
                <w:rFonts w:ascii="Trebuchet MS" w:hAnsi="Trebuchet MS"/>
                <w:sz w:val="22"/>
                <w:szCs w:val="22"/>
                <w:lang w:val="en-US"/>
              </w:rPr>
              <w:t>10)</w:t>
            </w:r>
            <w:r w:rsidR="008D4E55" w:rsidRPr="00185239">
              <w:rPr>
                <w:rFonts w:ascii="Trebuchet MS" w:hAnsi="Trebuchet MS"/>
                <w:sz w:val="22"/>
                <w:szCs w:val="22"/>
                <w:lang w:val="en-US"/>
              </w:rPr>
              <w:t xml:space="preserve"> </w:t>
            </w:r>
            <w:r w:rsidR="00186643" w:rsidRPr="00185239">
              <w:rPr>
                <w:rFonts w:ascii="Trebuchet MS" w:hAnsi="Trebuchet MS"/>
                <w:sz w:val="22"/>
                <w:szCs w:val="22"/>
                <w:lang w:val="en-US"/>
              </w:rPr>
              <w:t>Business Days</w:t>
            </w:r>
            <w:r w:rsidRPr="00185239">
              <w:rPr>
                <w:rFonts w:ascii="Trebuchet MS" w:hAnsi="Trebuchet MS"/>
                <w:sz w:val="22"/>
                <w:szCs w:val="22"/>
                <w:lang w:val="en-US"/>
              </w:rPr>
              <w:t>.</w:t>
            </w:r>
          </w:p>
          <w:p w14:paraId="7DDB79D4" w14:textId="77777777" w:rsidR="009B6ED3" w:rsidRPr="00185239" w:rsidRDefault="009B6ED3" w:rsidP="006A2E3D">
            <w:pPr>
              <w:pStyle w:val="PargrafodaLista"/>
              <w:widowControl w:val="0"/>
              <w:tabs>
                <w:tab w:val="left" w:pos="851"/>
              </w:tabs>
              <w:spacing w:line="280" w:lineRule="exact"/>
              <w:ind w:left="49"/>
              <w:rPr>
                <w:rFonts w:ascii="Trebuchet MS" w:hAnsi="Trebuchet MS"/>
                <w:sz w:val="22"/>
                <w:szCs w:val="22"/>
                <w:lang w:val="en-US"/>
              </w:rPr>
            </w:pPr>
          </w:p>
          <w:p w14:paraId="3F6911A9" w14:textId="77777777" w:rsidR="00186643" w:rsidRPr="00185239" w:rsidRDefault="00AD3285" w:rsidP="006A2E3D">
            <w:pPr>
              <w:widowControl w:val="0"/>
              <w:tabs>
                <w:tab w:val="left" w:pos="851"/>
              </w:tabs>
              <w:spacing w:line="280" w:lineRule="exact"/>
              <w:rPr>
                <w:rFonts w:ascii="Trebuchet MS" w:hAnsi="Trebuchet MS"/>
                <w:sz w:val="22"/>
                <w:szCs w:val="22"/>
                <w:lang w:val="en-US"/>
              </w:rPr>
            </w:pPr>
            <w:r w:rsidRPr="00185239">
              <w:rPr>
                <w:rFonts w:ascii="Trebuchet MS" w:hAnsi="Trebuchet MS"/>
                <w:sz w:val="22"/>
                <w:szCs w:val="22"/>
                <w:lang w:val="en-US"/>
              </w:rPr>
              <w:t xml:space="preserve">2.2.2.1. </w:t>
            </w:r>
            <w:r w:rsidR="00186643" w:rsidRPr="00185239">
              <w:rPr>
                <w:rFonts w:ascii="Trebuchet MS" w:hAnsi="Trebuchet MS"/>
                <w:sz w:val="22"/>
                <w:szCs w:val="22"/>
                <w:lang w:val="en-US"/>
              </w:rPr>
              <w:t>Regardless of the effective registration of this Indenture</w:t>
            </w:r>
            <w:r w:rsidR="00466D33" w:rsidRPr="00185239">
              <w:rPr>
                <w:rFonts w:ascii="Trebuchet MS" w:hAnsi="Trebuchet MS"/>
                <w:sz w:val="22"/>
                <w:szCs w:val="22"/>
                <w:lang w:val="en-US"/>
              </w:rPr>
              <w:t xml:space="preserve"> of</w:t>
            </w:r>
            <w:r w:rsidR="00A43322" w:rsidRPr="00185239">
              <w:rPr>
                <w:rFonts w:ascii="Trebuchet MS" w:hAnsi="Trebuchet MS"/>
                <w:sz w:val="22"/>
                <w:szCs w:val="22"/>
                <w:lang w:val="en-US"/>
              </w:rPr>
              <w:t xml:space="preserve"> the AGE and the RCA</w:t>
            </w:r>
            <w:r w:rsidR="00186643" w:rsidRPr="00185239">
              <w:rPr>
                <w:rFonts w:ascii="Trebuchet MS" w:hAnsi="Trebuchet MS"/>
                <w:sz w:val="22"/>
                <w:szCs w:val="22"/>
                <w:lang w:val="en-US"/>
              </w:rPr>
              <w:t xml:space="preserve"> </w:t>
            </w:r>
            <w:r w:rsidR="00466D33" w:rsidRPr="00185239">
              <w:rPr>
                <w:rFonts w:ascii="Trebuchet MS" w:hAnsi="Trebuchet MS"/>
                <w:sz w:val="22"/>
                <w:szCs w:val="22"/>
                <w:lang w:val="en-US"/>
              </w:rPr>
              <w:t xml:space="preserve">with the </w:t>
            </w:r>
            <w:r w:rsidR="00186643" w:rsidRPr="00185239">
              <w:rPr>
                <w:rFonts w:ascii="Trebuchet MS" w:hAnsi="Trebuchet MS"/>
                <w:sz w:val="22"/>
                <w:szCs w:val="22"/>
                <w:lang w:val="en-US"/>
              </w:rPr>
              <w:lastRenderedPageBreak/>
              <w:t>JUCESP, the Issuer acknowledges as net</w:t>
            </w:r>
            <w:r w:rsidR="00A43322" w:rsidRPr="00185239">
              <w:rPr>
                <w:rFonts w:ascii="Trebuchet MS" w:hAnsi="Trebuchet MS"/>
                <w:sz w:val="22"/>
                <w:szCs w:val="22"/>
                <w:lang w:val="en-US"/>
              </w:rPr>
              <w:t>,</w:t>
            </w:r>
            <w:r w:rsidR="00186643" w:rsidRPr="00185239">
              <w:rPr>
                <w:rFonts w:ascii="Trebuchet MS" w:hAnsi="Trebuchet MS"/>
                <w:sz w:val="22"/>
                <w:szCs w:val="22"/>
                <w:lang w:val="en-US"/>
              </w:rPr>
              <w:t xml:space="preserve"> certain</w:t>
            </w:r>
            <w:r w:rsidR="00A43322" w:rsidRPr="00185239">
              <w:rPr>
                <w:rFonts w:ascii="Trebuchet MS" w:hAnsi="Trebuchet MS"/>
                <w:sz w:val="22"/>
                <w:szCs w:val="22"/>
                <w:lang w:val="en-US"/>
              </w:rPr>
              <w:t xml:space="preserve"> and chargeable</w:t>
            </w:r>
            <w:r w:rsidR="00466D33" w:rsidRPr="00185239">
              <w:rPr>
                <w:rFonts w:ascii="Trebuchet MS" w:hAnsi="Trebuchet MS"/>
                <w:sz w:val="22"/>
                <w:szCs w:val="22"/>
                <w:lang w:val="en-US"/>
              </w:rPr>
              <w:t>,</w:t>
            </w:r>
            <w:r w:rsidR="00186643" w:rsidRPr="00185239">
              <w:rPr>
                <w:rFonts w:ascii="Trebuchet MS" w:hAnsi="Trebuchet MS"/>
                <w:sz w:val="22"/>
                <w:szCs w:val="22"/>
                <w:lang w:val="en-US"/>
              </w:rPr>
              <w:t xml:space="preserve"> the amount owed by the Debentures, as provided for in Article 784, III, of the Civil Procedure Code, </w:t>
            </w:r>
            <w:r w:rsidR="00466D33" w:rsidRPr="00185239">
              <w:rPr>
                <w:rFonts w:ascii="Trebuchet MS" w:hAnsi="Trebuchet MS"/>
                <w:sz w:val="22"/>
                <w:szCs w:val="22"/>
                <w:lang w:val="en-US"/>
              </w:rPr>
              <w:t xml:space="preserve">requiring </w:t>
            </w:r>
            <w:r w:rsidR="00186643" w:rsidRPr="00185239">
              <w:rPr>
                <w:rFonts w:ascii="Trebuchet MS" w:hAnsi="Trebuchet MS"/>
                <w:sz w:val="22"/>
                <w:szCs w:val="22"/>
                <w:lang w:val="en-US"/>
              </w:rPr>
              <w:t>it to pay them</w:t>
            </w:r>
            <w:r w:rsidR="00466D33" w:rsidRPr="00185239">
              <w:rPr>
                <w:rFonts w:ascii="Trebuchet MS" w:hAnsi="Trebuchet MS"/>
                <w:sz w:val="22"/>
                <w:szCs w:val="22"/>
                <w:lang w:val="en-US"/>
              </w:rPr>
              <w:t>,</w:t>
            </w:r>
            <w:r w:rsidR="00186643" w:rsidRPr="00185239">
              <w:rPr>
                <w:rFonts w:ascii="Trebuchet MS" w:hAnsi="Trebuchet MS"/>
                <w:sz w:val="22"/>
                <w:szCs w:val="22"/>
                <w:lang w:val="en-US"/>
              </w:rPr>
              <w:t xml:space="preserve"> at the time and in the manner herein specified, being unable to claim the absence of </w:t>
            </w:r>
            <w:r w:rsidR="008A1E2D" w:rsidRPr="00185239">
              <w:rPr>
                <w:rFonts w:ascii="Trebuchet MS" w:hAnsi="Trebuchet MS"/>
                <w:sz w:val="22"/>
                <w:szCs w:val="22"/>
                <w:lang w:val="en-US"/>
              </w:rPr>
              <w:t>the mentioned</w:t>
            </w:r>
            <w:r w:rsidR="00186643" w:rsidRPr="00185239">
              <w:rPr>
                <w:rFonts w:ascii="Trebuchet MS" w:hAnsi="Trebuchet MS"/>
                <w:sz w:val="22"/>
                <w:szCs w:val="22"/>
                <w:lang w:val="en-US"/>
              </w:rPr>
              <w:t xml:space="preserve"> registration</w:t>
            </w:r>
            <w:r w:rsidR="008A1E2D" w:rsidRPr="00185239">
              <w:rPr>
                <w:rFonts w:ascii="Trebuchet MS" w:hAnsi="Trebuchet MS"/>
                <w:sz w:val="22"/>
                <w:szCs w:val="22"/>
                <w:lang w:val="en-US"/>
              </w:rPr>
              <w:t>s</w:t>
            </w:r>
            <w:r w:rsidR="00186643" w:rsidRPr="00185239">
              <w:rPr>
                <w:rFonts w:ascii="Trebuchet MS" w:hAnsi="Trebuchet MS"/>
                <w:sz w:val="22"/>
                <w:szCs w:val="22"/>
                <w:lang w:val="en-US"/>
              </w:rPr>
              <w:t xml:space="preserve"> as justification for </w:t>
            </w:r>
            <w:r w:rsidR="008A1E2D" w:rsidRPr="00185239">
              <w:rPr>
                <w:rFonts w:ascii="Trebuchet MS" w:hAnsi="Trebuchet MS"/>
                <w:sz w:val="22"/>
                <w:szCs w:val="22"/>
                <w:lang w:val="en-US"/>
              </w:rPr>
              <w:t>its</w:t>
            </w:r>
            <w:r w:rsidR="00186643" w:rsidRPr="00185239">
              <w:rPr>
                <w:rFonts w:ascii="Trebuchet MS" w:hAnsi="Trebuchet MS"/>
                <w:sz w:val="22"/>
                <w:szCs w:val="22"/>
                <w:lang w:val="en-US"/>
              </w:rPr>
              <w:t xml:space="preserve"> non-payment.  </w:t>
            </w:r>
          </w:p>
          <w:p w14:paraId="3CD75ECE" w14:textId="77777777" w:rsidR="009B6ED3" w:rsidRPr="00185239" w:rsidRDefault="009B6ED3" w:rsidP="006A2E3D">
            <w:pPr>
              <w:widowControl w:val="0"/>
              <w:tabs>
                <w:tab w:val="left" w:pos="567"/>
              </w:tabs>
              <w:spacing w:line="280" w:lineRule="exact"/>
              <w:rPr>
                <w:rFonts w:ascii="Trebuchet MS" w:hAnsi="Trebuchet MS"/>
                <w:sz w:val="22"/>
                <w:szCs w:val="22"/>
                <w:lang w:val="en-US"/>
              </w:rPr>
            </w:pPr>
          </w:p>
          <w:p w14:paraId="2D5CD995" w14:textId="77777777" w:rsidR="00186643" w:rsidRPr="00185239" w:rsidRDefault="00186643" w:rsidP="006A2E3D">
            <w:pPr>
              <w:widowControl w:val="0"/>
              <w:numPr>
                <w:ilvl w:val="1"/>
                <w:numId w:val="20"/>
              </w:numPr>
              <w:tabs>
                <w:tab w:val="left" w:pos="567"/>
              </w:tabs>
              <w:spacing w:line="280" w:lineRule="exact"/>
              <w:ind w:left="49" w:firstLine="0"/>
              <w:rPr>
                <w:rFonts w:ascii="Trebuchet MS" w:hAnsi="Trebuchet MS"/>
                <w:b/>
                <w:bCs/>
                <w:sz w:val="22"/>
                <w:szCs w:val="22"/>
                <w:lang w:val="en-US"/>
              </w:rPr>
            </w:pPr>
            <w:r w:rsidRPr="00185239">
              <w:rPr>
                <w:rFonts w:ascii="Trebuchet MS" w:hAnsi="Trebuchet MS"/>
                <w:b/>
                <w:bCs/>
                <w:sz w:val="22"/>
                <w:szCs w:val="22"/>
                <w:lang w:val="en-US"/>
              </w:rPr>
              <w:t>Issuance registration at CVM and in the Association of Financial and Capital Market Entities (“</w:t>
            </w:r>
            <w:r w:rsidRPr="00185239">
              <w:rPr>
                <w:rFonts w:ascii="Trebuchet MS" w:hAnsi="Trebuchet MS"/>
                <w:b/>
                <w:bCs/>
                <w:sz w:val="22"/>
                <w:szCs w:val="22"/>
                <w:u w:val="single"/>
                <w:lang w:val="en-US"/>
              </w:rPr>
              <w:t>ANBIMA</w:t>
            </w:r>
            <w:r w:rsidRPr="00185239">
              <w:rPr>
                <w:rFonts w:ascii="Trebuchet MS" w:hAnsi="Trebuchet MS"/>
                <w:b/>
                <w:bCs/>
                <w:sz w:val="22"/>
                <w:szCs w:val="22"/>
                <w:lang w:val="en-US"/>
              </w:rPr>
              <w:t>”).</w:t>
            </w:r>
          </w:p>
          <w:p w14:paraId="5E13ED50" w14:textId="77777777" w:rsidR="00186643" w:rsidRPr="00185239" w:rsidRDefault="00186643" w:rsidP="006A2E3D">
            <w:pPr>
              <w:widowControl w:val="0"/>
              <w:tabs>
                <w:tab w:val="left" w:pos="567"/>
              </w:tabs>
              <w:spacing w:line="280" w:lineRule="exact"/>
              <w:ind w:left="49"/>
              <w:rPr>
                <w:rFonts w:ascii="Trebuchet MS" w:hAnsi="Trebuchet MS"/>
                <w:b/>
                <w:bCs/>
                <w:sz w:val="22"/>
                <w:szCs w:val="22"/>
                <w:lang w:val="en-US"/>
              </w:rPr>
            </w:pPr>
          </w:p>
          <w:p w14:paraId="3D83FB24" w14:textId="77777777" w:rsidR="00186643" w:rsidRPr="00185239" w:rsidRDefault="00186643" w:rsidP="006A2E3D">
            <w:pPr>
              <w:widowControl w:val="0"/>
              <w:numPr>
                <w:ilvl w:val="2"/>
                <w:numId w:val="20"/>
              </w:numPr>
              <w:tabs>
                <w:tab w:val="left" w:pos="851"/>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This Issuance shall not be registered before the CVM, as well as shall not be registered at ANBIMA, as the Debentures are the object of a private placement, with no intermediation or sales effort on the part of an institution belonging to the distribution system before investors.</w:t>
            </w:r>
          </w:p>
          <w:p w14:paraId="0B466F32" w14:textId="77777777" w:rsidR="00186643" w:rsidRPr="00185239" w:rsidRDefault="00186643" w:rsidP="006A2E3D">
            <w:pPr>
              <w:widowControl w:val="0"/>
              <w:tabs>
                <w:tab w:val="left" w:pos="851"/>
              </w:tabs>
              <w:spacing w:line="280" w:lineRule="exact"/>
              <w:ind w:left="49"/>
              <w:rPr>
                <w:rFonts w:ascii="Trebuchet MS" w:hAnsi="Trebuchet MS"/>
                <w:b/>
                <w:bCs/>
                <w:sz w:val="22"/>
                <w:szCs w:val="22"/>
                <w:lang w:val="en-US"/>
              </w:rPr>
            </w:pPr>
          </w:p>
          <w:p w14:paraId="28247FD9" w14:textId="77777777" w:rsidR="00186643" w:rsidRPr="00185239" w:rsidRDefault="00186643" w:rsidP="006A2E3D">
            <w:pPr>
              <w:widowControl w:val="0"/>
              <w:numPr>
                <w:ilvl w:val="1"/>
                <w:numId w:val="20"/>
              </w:numPr>
              <w:tabs>
                <w:tab w:val="left" w:pos="567"/>
              </w:tabs>
              <w:spacing w:line="280" w:lineRule="exact"/>
              <w:ind w:left="49" w:firstLine="0"/>
              <w:rPr>
                <w:rFonts w:ascii="Trebuchet MS" w:hAnsi="Trebuchet MS"/>
                <w:b/>
                <w:bCs/>
                <w:sz w:val="22"/>
                <w:szCs w:val="22"/>
              </w:rPr>
            </w:pPr>
            <w:r w:rsidRPr="00185239">
              <w:rPr>
                <w:rFonts w:ascii="Trebuchet MS" w:hAnsi="Trebuchet MS"/>
                <w:b/>
                <w:bCs/>
                <w:sz w:val="22"/>
                <w:szCs w:val="22"/>
                <w:lang w:val="en-US"/>
              </w:rPr>
              <w:t>Real Estate Receivables Certificates Issuance</w:t>
            </w:r>
          </w:p>
          <w:p w14:paraId="1B496188" w14:textId="77777777" w:rsidR="00186643" w:rsidRPr="00185239" w:rsidRDefault="00186643" w:rsidP="006A2E3D">
            <w:pPr>
              <w:widowControl w:val="0"/>
              <w:tabs>
                <w:tab w:val="left" w:pos="567"/>
              </w:tabs>
              <w:spacing w:line="280" w:lineRule="exact"/>
              <w:ind w:left="49"/>
              <w:rPr>
                <w:rFonts w:ascii="Trebuchet MS" w:hAnsi="Trebuchet MS"/>
                <w:b/>
                <w:bCs/>
                <w:sz w:val="22"/>
                <w:szCs w:val="22"/>
              </w:rPr>
            </w:pPr>
          </w:p>
          <w:p w14:paraId="692F4CA3" w14:textId="4BE4EA34" w:rsidR="00186643" w:rsidRPr="00185239" w:rsidRDefault="005151CF" w:rsidP="006A2E3D">
            <w:pPr>
              <w:widowControl w:val="0"/>
              <w:numPr>
                <w:ilvl w:val="2"/>
                <w:numId w:val="20"/>
              </w:numPr>
              <w:tabs>
                <w:tab w:val="left" w:pos="851"/>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The Debentures shall be subscribed by the Securitization Company, which shall issue 2 (two) Real Estate Credit Note</w:t>
            </w:r>
            <w:r w:rsidR="0056045A" w:rsidRPr="00185239">
              <w:rPr>
                <w:rFonts w:ascii="Trebuchet MS" w:hAnsi="Trebuchet MS"/>
                <w:sz w:val="22"/>
                <w:szCs w:val="22"/>
                <w:lang w:val="en-US"/>
              </w:rPr>
              <w:t>s</w:t>
            </w:r>
            <w:r w:rsidRPr="00185239">
              <w:rPr>
                <w:rFonts w:ascii="Trebuchet MS" w:hAnsi="Trebuchet MS"/>
                <w:sz w:val="22"/>
                <w:szCs w:val="22"/>
                <w:lang w:val="en-US"/>
              </w:rPr>
              <w:t xml:space="preserve"> (</w:t>
            </w:r>
            <w:r w:rsidRPr="00185239">
              <w:rPr>
                <w:rFonts w:ascii="Trebuchet MS" w:hAnsi="Trebuchet MS"/>
                <w:sz w:val="22"/>
                <w:szCs w:val="22"/>
                <w:u w:val="single"/>
                <w:lang w:val="en-US"/>
              </w:rPr>
              <w:t>“CCI”</w:t>
            </w:r>
            <w:r w:rsidRPr="00185239">
              <w:rPr>
                <w:rFonts w:ascii="Trebuchet MS" w:hAnsi="Trebuchet MS"/>
                <w:sz w:val="22"/>
                <w:szCs w:val="22"/>
                <w:lang w:val="en-US"/>
              </w:rPr>
              <w:t xml:space="preserve">), </w:t>
            </w:r>
            <w:r w:rsidR="00DE0DCF" w:rsidRPr="00185239">
              <w:rPr>
                <w:rFonts w:ascii="Trebuchet MS" w:hAnsi="Trebuchet MS"/>
                <w:sz w:val="22"/>
                <w:szCs w:val="22"/>
                <w:lang w:val="en-US"/>
              </w:rPr>
              <w:t xml:space="preserve">jointly </w:t>
            </w:r>
            <w:r w:rsidRPr="00185239">
              <w:rPr>
                <w:rFonts w:ascii="Trebuchet MS" w:hAnsi="Trebuchet MS"/>
                <w:sz w:val="22"/>
                <w:szCs w:val="22"/>
                <w:lang w:val="en-US"/>
              </w:rPr>
              <w:t>representing all the credits arising from the Debentures (</w:t>
            </w:r>
            <w:r w:rsidRPr="00185239">
              <w:rPr>
                <w:rFonts w:ascii="Trebuchet MS" w:hAnsi="Trebuchet MS"/>
                <w:sz w:val="22"/>
                <w:szCs w:val="22"/>
                <w:u w:val="single"/>
                <w:lang w:val="en-US"/>
              </w:rPr>
              <w:t>“Real Estate Credits”</w:t>
            </w:r>
            <w:r w:rsidRPr="00185239">
              <w:rPr>
                <w:rFonts w:ascii="Trebuchet MS" w:hAnsi="Trebuchet MS"/>
                <w:sz w:val="22"/>
                <w:szCs w:val="22"/>
                <w:lang w:val="en-US"/>
              </w:rPr>
              <w:t xml:space="preserve">), to be </w:t>
            </w:r>
            <w:r w:rsidR="00DE0DCF" w:rsidRPr="00185239">
              <w:rPr>
                <w:rFonts w:ascii="Trebuchet MS" w:hAnsi="Trebuchet MS"/>
                <w:sz w:val="22"/>
                <w:szCs w:val="22"/>
                <w:lang w:val="en-US"/>
              </w:rPr>
              <w:t xml:space="preserve">issued </w:t>
            </w:r>
            <w:r w:rsidRPr="00185239">
              <w:rPr>
                <w:rFonts w:ascii="Trebuchet MS" w:hAnsi="Trebuchet MS"/>
                <w:sz w:val="22"/>
                <w:szCs w:val="22"/>
                <w:lang w:val="en-US"/>
              </w:rPr>
              <w:t xml:space="preserve">through the </w:t>
            </w:r>
            <w:r w:rsidRPr="00185239">
              <w:rPr>
                <w:rFonts w:ascii="Trebuchet MS" w:hAnsi="Trebuchet MS"/>
                <w:i/>
                <w:iCs/>
                <w:sz w:val="22"/>
                <w:szCs w:val="22"/>
                <w:lang w:val="en-US"/>
              </w:rPr>
              <w:t>“Private Deed of Real Estate Credit Note</w:t>
            </w:r>
            <w:r w:rsidR="0056045A" w:rsidRPr="00185239">
              <w:rPr>
                <w:rFonts w:ascii="Trebuchet MS" w:hAnsi="Trebuchet MS"/>
                <w:i/>
                <w:iCs/>
                <w:sz w:val="22"/>
                <w:szCs w:val="22"/>
                <w:lang w:val="en-US"/>
              </w:rPr>
              <w:t>s</w:t>
            </w:r>
            <w:r w:rsidRPr="00185239">
              <w:rPr>
                <w:rFonts w:ascii="Trebuchet MS" w:hAnsi="Trebuchet MS"/>
                <w:i/>
                <w:iCs/>
                <w:sz w:val="22"/>
                <w:szCs w:val="22"/>
                <w:lang w:val="en-US"/>
              </w:rPr>
              <w:t xml:space="preserve"> with In Rem Guarantee Issuance, in Book-Entry Form”</w:t>
            </w:r>
            <w:r w:rsidRPr="00185239">
              <w:rPr>
                <w:rFonts w:ascii="Trebuchet MS" w:hAnsi="Trebuchet MS"/>
                <w:sz w:val="22"/>
                <w:szCs w:val="22"/>
                <w:lang w:val="en-US"/>
              </w:rPr>
              <w:t xml:space="preserve"> (“</w:t>
            </w:r>
            <w:r w:rsidRPr="00185239">
              <w:rPr>
                <w:rFonts w:ascii="Trebuchet MS" w:hAnsi="Trebuchet MS"/>
                <w:sz w:val="22"/>
                <w:szCs w:val="22"/>
                <w:u w:val="single"/>
                <w:lang w:val="en-US"/>
              </w:rPr>
              <w:t>Deed of CCI Issuance</w:t>
            </w:r>
            <w:r w:rsidRPr="00185239">
              <w:rPr>
                <w:rFonts w:ascii="Trebuchet MS" w:hAnsi="Trebuchet MS"/>
                <w:sz w:val="22"/>
                <w:szCs w:val="22"/>
                <w:lang w:val="en-US"/>
              </w:rPr>
              <w:t>”), which will serve as support for a securitization Transaction. The Certificates of Real Estate Receivables (“</w:t>
            </w:r>
            <w:r w:rsidRPr="00185239">
              <w:rPr>
                <w:rFonts w:ascii="Trebuchet MS" w:hAnsi="Trebuchet MS"/>
                <w:sz w:val="22"/>
                <w:szCs w:val="22"/>
                <w:u w:val="single"/>
                <w:lang w:val="en-US"/>
              </w:rPr>
              <w:t>CRI</w:t>
            </w:r>
            <w:r w:rsidRPr="00185239">
              <w:rPr>
                <w:rFonts w:ascii="Trebuchet MS" w:hAnsi="Trebuchet MS"/>
                <w:sz w:val="22"/>
                <w:szCs w:val="22"/>
                <w:lang w:val="en-US"/>
              </w:rPr>
              <w:t>”) shall be issued with backing in the Real Estate Credits, represented by the CCI, and shall be placed together with investors in the capital market. The Issuer henceforth authorizes the other acts necessary for the abovementioned securitization Transaction to be carried out and undertakes to take any provisions necessary to enable said securitization transaction (“</w:t>
            </w:r>
            <w:r w:rsidRPr="00185239">
              <w:rPr>
                <w:rFonts w:ascii="Trebuchet MS" w:hAnsi="Trebuchet MS"/>
                <w:sz w:val="22"/>
                <w:szCs w:val="22"/>
                <w:u w:val="single"/>
                <w:lang w:val="en-US"/>
              </w:rPr>
              <w:t>Transaction</w:t>
            </w:r>
            <w:r w:rsidRPr="00185239">
              <w:rPr>
                <w:rFonts w:ascii="Trebuchet MS" w:hAnsi="Trebuchet MS"/>
                <w:sz w:val="22"/>
                <w:szCs w:val="22"/>
                <w:lang w:val="en-US"/>
              </w:rPr>
              <w:t>”).</w:t>
            </w:r>
            <w:r w:rsidR="009E421D" w:rsidRPr="00185239">
              <w:rPr>
                <w:rFonts w:ascii="Trebuchet MS" w:hAnsi="Trebuchet MS"/>
                <w:sz w:val="22"/>
                <w:szCs w:val="22"/>
                <w:lang w:val="en-US"/>
              </w:rPr>
              <w:t xml:space="preserve"> </w:t>
            </w:r>
          </w:p>
          <w:p w14:paraId="569BE5D3" w14:textId="77777777" w:rsidR="00186643" w:rsidRPr="00185239" w:rsidRDefault="00186643" w:rsidP="006A2E3D">
            <w:pPr>
              <w:widowControl w:val="0"/>
              <w:tabs>
                <w:tab w:val="left" w:pos="567"/>
              </w:tabs>
              <w:spacing w:line="280" w:lineRule="exact"/>
              <w:ind w:left="49"/>
              <w:rPr>
                <w:rFonts w:ascii="Trebuchet MS" w:hAnsi="Trebuchet MS"/>
                <w:sz w:val="22"/>
                <w:szCs w:val="22"/>
                <w:lang w:val="en-US"/>
              </w:rPr>
            </w:pPr>
          </w:p>
          <w:p w14:paraId="35CCBCF9" w14:textId="30139EE2" w:rsidR="00186643" w:rsidRPr="00185239" w:rsidRDefault="00186643" w:rsidP="006A2E3D">
            <w:pPr>
              <w:widowControl w:val="0"/>
              <w:numPr>
                <w:ilvl w:val="2"/>
                <w:numId w:val="20"/>
              </w:numPr>
              <w:tabs>
                <w:tab w:val="left" w:pos="709"/>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The following shall be considered “</w:t>
            </w:r>
            <w:r w:rsidRPr="00185239">
              <w:rPr>
                <w:rFonts w:ascii="Trebuchet MS" w:hAnsi="Trebuchet MS"/>
                <w:sz w:val="22"/>
                <w:szCs w:val="22"/>
                <w:u w:val="single"/>
                <w:lang w:val="en-US"/>
              </w:rPr>
              <w:t>Transaction Documents</w:t>
            </w:r>
            <w:r w:rsidRPr="00185239">
              <w:rPr>
                <w:rFonts w:ascii="Trebuchet MS" w:hAnsi="Trebuchet MS"/>
                <w:sz w:val="22"/>
                <w:szCs w:val="22"/>
                <w:lang w:val="en-US"/>
              </w:rPr>
              <w:t>”: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xml:space="preserve">) this Indenture; (ii) the Subscription Form; (iii) the Deed of CCI Issuance; (iv) the </w:t>
            </w:r>
            <w:r w:rsidR="00EB6637" w:rsidRPr="00185239">
              <w:rPr>
                <w:rFonts w:ascii="Trebuchet MS" w:hAnsi="Trebuchet MS"/>
                <w:sz w:val="22"/>
                <w:szCs w:val="22"/>
                <w:lang w:val="en-US"/>
              </w:rPr>
              <w:t xml:space="preserve">Fiduciary Sale </w:t>
            </w:r>
            <w:r w:rsidRPr="00185239">
              <w:rPr>
                <w:rFonts w:ascii="Trebuchet MS" w:hAnsi="Trebuchet MS"/>
                <w:sz w:val="22"/>
                <w:szCs w:val="22"/>
                <w:lang w:val="en-US"/>
              </w:rPr>
              <w:t>Agreement (as defined below</w:t>
            </w:r>
            <w:r w:rsidR="00AB6393" w:rsidRPr="00185239">
              <w:rPr>
                <w:rFonts w:ascii="Trebuchet MS" w:hAnsi="Trebuchet MS"/>
                <w:sz w:val="22"/>
                <w:szCs w:val="22"/>
                <w:lang w:val="en-US"/>
              </w:rPr>
              <w:t>);</w:t>
            </w:r>
            <w:r w:rsidRPr="00185239">
              <w:rPr>
                <w:rFonts w:ascii="Trebuchet MS" w:hAnsi="Trebuchet MS"/>
                <w:sz w:val="22"/>
                <w:szCs w:val="22"/>
                <w:lang w:val="en-US"/>
              </w:rPr>
              <w:t xml:space="preserve"> </w:t>
            </w:r>
            <w:r w:rsidR="00AB6393" w:rsidRPr="00185239">
              <w:rPr>
                <w:rFonts w:ascii="Trebuchet MS" w:hAnsi="Trebuchet MS"/>
                <w:sz w:val="22"/>
                <w:szCs w:val="22"/>
                <w:lang w:val="en-US"/>
              </w:rPr>
              <w:t>(v) the Fidu</w:t>
            </w:r>
            <w:r w:rsidR="0018312E" w:rsidRPr="00185239">
              <w:rPr>
                <w:rFonts w:ascii="Trebuchet MS" w:hAnsi="Trebuchet MS"/>
                <w:sz w:val="22"/>
                <w:szCs w:val="22"/>
                <w:lang w:val="en-US"/>
              </w:rPr>
              <w:t>c</w:t>
            </w:r>
            <w:r w:rsidR="00AB6393" w:rsidRPr="00185239">
              <w:rPr>
                <w:rFonts w:ascii="Trebuchet MS" w:hAnsi="Trebuchet MS"/>
                <w:sz w:val="22"/>
                <w:szCs w:val="22"/>
                <w:lang w:val="en-US"/>
              </w:rPr>
              <w:t xml:space="preserve">iary </w:t>
            </w:r>
            <w:r w:rsidR="0018312E" w:rsidRPr="00185239">
              <w:rPr>
                <w:rFonts w:ascii="Trebuchet MS" w:hAnsi="Trebuchet MS"/>
                <w:sz w:val="22"/>
                <w:szCs w:val="22"/>
                <w:lang w:val="en-US"/>
              </w:rPr>
              <w:t>Assignment</w:t>
            </w:r>
            <w:r w:rsidR="00AB6393" w:rsidRPr="00185239">
              <w:rPr>
                <w:rFonts w:ascii="Trebuchet MS" w:hAnsi="Trebuchet MS"/>
                <w:sz w:val="22"/>
                <w:szCs w:val="22"/>
                <w:lang w:val="en-US"/>
              </w:rPr>
              <w:t xml:space="preserve"> of Receivables Agreement</w:t>
            </w:r>
            <w:r w:rsidR="006F56B7" w:rsidRPr="00185239">
              <w:rPr>
                <w:rFonts w:ascii="Trebuchet MS" w:hAnsi="Trebuchet MS"/>
                <w:sz w:val="22"/>
                <w:szCs w:val="22"/>
                <w:lang w:val="en-US"/>
              </w:rPr>
              <w:t xml:space="preserve"> (as defined below); </w:t>
            </w:r>
            <w:r w:rsidRPr="00185239">
              <w:rPr>
                <w:rFonts w:ascii="Trebuchet MS" w:hAnsi="Trebuchet MS"/>
                <w:sz w:val="22"/>
                <w:szCs w:val="22"/>
                <w:lang w:val="en-US"/>
              </w:rPr>
              <w:t>(v</w:t>
            </w:r>
            <w:r w:rsidR="00AB6393" w:rsidRPr="00185239">
              <w:rPr>
                <w:rFonts w:ascii="Trebuchet MS" w:hAnsi="Trebuchet MS"/>
                <w:sz w:val="22"/>
                <w:szCs w:val="22"/>
                <w:lang w:val="en-US"/>
              </w:rPr>
              <w:t>i</w:t>
            </w:r>
            <w:r w:rsidRPr="00185239">
              <w:rPr>
                <w:rFonts w:ascii="Trebuchet MS" w:hAnsi="Trebuchet MS"/>
                <w:sz w:val="22"/>
                <w:szCs w:val="22"/>
                <w:lang w:val="en-US"/>
              </w:rPr>
              <w:t>) the “</w:t>
            </w:r>
            <w:r w:rsidRPr="00185239">
              <w:rPr>
                <w:rFonts w:ascii="Trebuchet MS" w:hAnsi="Trebuchet MS"/>
                <w:i/>
                <w:iCs/>
                <w:sz w:val="22"/>
                <w:szCs w:val="22"/>
                <w:lang w:val="en-US"/>
              </w:rPr>
              <w:t xml:space="preserve">Term of Securitization for Real Estate </w:t>
            </w:r>
            <w:r w:rsidRPr="00185239">
              <w:rPr>
                <w:rFonts w:ascii="Trebuchet MS" w:hAnsi="Trebuchet MS"/>
                <w:i/>
                <w:iCs/>
                <w:sz w:val="22"/>
                <w:szCs w:val="22"/>
                <w:lang w:val="en-US"/>
              </w:rPr>
              <w:lastRenderedPageBreak/>
              <w:t>Credits”</w:t>
            </w:r>
            <w:r w:rsidRPr="00185239">
              <w:rPr>
                <w:rFonts w:ascii="Trebuchet MS" w:hAnsi="Trebuchet MS"/>
                <w:sz w:val="22"/>
                <w:szCs w:val="22"/>
                <w:lang w:val="en-US"/>
              </w:rPr>
              <w:t xml:space="preserve"> to be signed between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and Oliveira Trust </w:t>
            </w:r>
            <w:proofErr w:type="spellStart"/>
            <w:r w:rsidRPr="00185239">
              <w:rPr>
                <w:rFonts w:ascii="Trebuchet MS" w:hAnsi="Trebuchet MS"/>
                <w:sz w:val="22"/>
                <w:szCs w:val="22"/>
                <w:lang w:val="en-US"/>
              </w:rPr>
              <w:t>Distribuidora</w:t>
            </w:r>
            <w:proofErr w:type="spellEnd"/>
            <w:r w:rsidRPr="00185239">
              <w:rPr>
                <w:rFonts w:ascii="Trebuchet MS" w:hAnsi="Trebuchet MS"/>
                <w:sz w:val="22"/>
                <w:szCs w:val="22"/>
                <w:lang w:val="en-US"/>
              </w:rPr>
              <w:t xml:space="preserve"> de </w:t>
            </w:r>
            <w:proofErr w:type="spellStart"/>
            <w:r w:rsidRPr="00185239">
              <w:rPr>
                <w:rFonts w:ascii="Trebuchet MS" w:hAnsi="Trebuchet MS"/>
                <w:sz w:val="22"/>
                <w:szCs w:val="22"/>
                <w:lang w:val="en-US"/>
              </w:rPr>
              <w:t>Títulos</w:t>
            </w:r>
            <w:proofErr w:type="spellEnd"/>
            <w:r w:rsidRPr="00185239">
              <w:rPr>
                <w:rFonts w:ascii="Trebuchet MS" w:hAnsi="Trebuchet MS"/>
                <w:sz w:val="22"/>
                <w:szCs w:val="22"/>
                <w:lang w:val="en-US"/>
              </w:rPr>
              <w:t xml:space="preserve"> e </w:t>
            </w:r>
            <w:proofErr w:type="spellStart"/>
            <w:r w:rsidRPr="00185239">
              <w:rPr>
                <w:rFonts w:ascii="Trebuchet MS" w:hAnsi="Trebuchet MS"/>
                <w:sz w:val="22"/>
                <w:szCs w:val="22"/>
                <w:lang w:val="en-US"/>
              </w:rPr>
              <w:t>Valores</w:t>
            </w:r>
            <w:proofErr w:type="spellEnd"/>
            <w:r w:rsidRPr="00185239">
              <w:rPr>
                <w:rFonts w:ascii="Trebuchet MS" w:hAnsi="Trebuchet MS"/>
                <w:sz w:val="22"/>
                <w:szCs w:val="22"/>
                <w:lang w:val="en-US"/>
              </w:rPr>
              <w:t xml:space="preserve"> </w:t>
            </w:r>
            <w:proofErr w:type="spellStart"/>
            <w:r w:rsidRPr="00185239">
              <w:rPr>
                <w:rFonts w:ascii="Trebuchet MS" w:hAnsi="Trebuchet MS"/>
                <w:sz w:val="22"/>
                <w:szCs w:val="22"/>
                <w:lang w:val="en-US"/>
              </w:rPr>
              <w:t>Mobiliários</w:t>
            </w:r>
            <w:proofErr w:type="spellEnd"/>
            <w:r w:rsidRPr="00185239">
              <w:rPr>
                <w:rFonts w:ascii="Trebuchet MS" w:hAnsi="Trebuchet MS"/>
                <w:sz w:val="22"/>
                <w:szCs w:val="22"/>
                <w:lang w:val="en-US"/>
              </w:rPr>
              <w:t xml:space="preserve"> S.A., </w:t>
            </w:r>
            <w:r w:rsidR="00AB6393" w:rsidRPr="00185239">
              <w:rPr>
                <w:rFonts w:ascii="Trebuchet MS" w:hAnsi="Trebuchet MS" w:cs="Arial"/>
                <w:color w:val="000000"/>
                <w:sz w:val="22"/>
                <w:szCs w:val="22"/>
                <w:lang w:val="en-US"/>
              </w:rPr>
              <w:t xml:space="preserve">a </w:t>
            </w:r>
            <w:r w:rsidRPr="00185239">
              <w:rPr>
                <w:rFonts w:ascii="Trebuchet MS" w:hAnsi="Trebuchet MS" w:cs="Arial"/>
                <w:color w:val="000000"/>
                <w:sz w:val="22"/>
                <w:szCs w:val="22"/>
                <w:lang w:val="en-US"/>
              </w:rPr>
              <w:t>financial institution,</w:t>
            </w:r>
            <w:r w:rsidRPr="00185239">
              <w:rPr>
                <w:rFonts w:ascii="Trebuchet MS" w:hAnsi="Trebuchet MS"/>
                <w:sz w:val="22"/>
                <w:szCs w:val="22"/>
                <w:lang w:val="en-US"/>
              </w:rPr>
              <w:t xml:space="preserve"> with </w:t>
            </w:r>
            <w:r w:rsidR="00AB6393" w:rsidRPr="00185239">
              <w:rPr>
                <w:rFonts w:ascii="Trebuchet MS" w:hAnsi="Trebuchet MS"/>
                <w:sz w:val="22"/>
                <w:szCs w:val="22"/>
                <w:lang w:val="en-US"/>
              </w:rPr>
              <w:t xml:space="preserve">a </w:t>
            </w:r>
            <w:r w:rsidRPr="00185239">
              <w:rPr>
                <w:rFonts w:ascii="Trebuchet MS" w:hAnsi="Trebuchet MS"/>
                <w:sz w:val="22"/>
                <w:szCs w:val="22"/>
                <w:lang w:val="en-US"/>
              </w:rPr>
              <w:t xml:space="preserve">branch located </w:t>
            </w:r>
            <w:r w:rsidR="00AB6393" w:rsidRPr="00185239">
              <w:rPr>
                <w:rFonts w:ascii="Trebuchet MS" w:hAnsi="Trebuchet MS"/>
                <w:sz w:val="22"/>
                <w:szCs w:val="22"/>
                <w:lang w:val="en-US"/>
              </w:rPr>
              <w:t xml:space="preserve">in </w:t>
            </w:r>
            <w:r w:rsidRPr="00185239">
              <w:rPr>
                <w:rFonts w:ascii="Trebuchet MS" w:hAnsi="Trebuchet MS"/>
                <w:sz w:val="22"/>
                <w:szCs w:val="22"/>
                <w:lang w:val="en-US"/>
              </w:rPr>
              <w:t>the city of S</w:t>
            </w:r>
            <w:r w:rsidRPr="00185239">
              <w:rPr>
                <w:rFonts w:ascii="Trebuchet MS" w:hAnsi="Trebuchet MS" w:cs="Trebuchet MS"/>
                <w:sz w:val="22"/>
                <w:szCs w:val="22"/>
                <w:lang w:val="en-US"/>
              </w:rPr>
              <w:t>ã</w:t>
            </w:r>
            <w:r w:rsidRPr="00185239">
              <w:rPr>
                <w:rFonts w:ascii="Trebuchet MS" w:hAnsi="Trebuchet MS"/>
                <w:sz w:val="22"/>
                <w:szCs w:val="22"/>
                <w:lang w:val="en-US"/>
              </w:rPr>
              <w:t>o Paulo, State of S</w:t>
            </w:r>
            <w:r w:rsidRPr="00185239">
              <w:rPr>
                <w:rFonts w:ascii="Trebuchet MS" w:hAnsi="Trebuchet MS" w:cs="Trebuchet MS"/>
                <w:sz w:val="22"/>
                <w:szCs w:val="22"/>
                <w:lang w:val="en-US"/>
              </w:rPr>
              <w:t>ã</w:t>
            </w:r>
            <w:r w:rsidRPr="00185239">
              <w:rPr>
                <w:rFonts w:ascii="Trebuchet MS" w:hAnsi="Trebuchet MS"/>
                <w:sz w:val="22"/>
                <w:szCs w:val="22"/>
                <w:lang w:val="en-US"/>
              </w:rPr>
              <w:t xml:space="preserve">o Paulo, at </w:t>
            </w:r>
            <w:proofErr w:type="spellStart"/>
            <w:r w:rsidRPr="00185239">
              <w:rPr>
                <w:rFonts w:ascii="Trebuchet MS" w:hAnsi="Trebuchet MS"/>
                <w:sz w:val="22"/>
                <w:szCs w:val="22"/>
                <w:lang w:val="en-US"/>
              </w:rPr>
              <w:t>Rua</w:t>
            </w:r>
            <w:proofErr w:type="spellEnd"/>
            <w:r w:rsidRPr="00185239">
              <w:rPr>
                <w:rFonts w:ascii="Trebuchet MS" w:hAnsi="Trebuchet MS"/>
                <w:sz w:val="22"/>
                <w:szCs w:val="22"/>
                <w:lang w:val="en-US"/>
              </w:rPr>
              <w:t xml:space="preserve"> Joaquim </w:t>
            </w:r>
            <w:proofErr w:type="spellStart"/>
            <w:r w:rsidRPr="00185239">
              <w:rPr>
                <w:rFonts w:ascii="Trebuchet MS" w:hAnsi="Trebuchet MS"/>
                <w:sz w:val="22"/>
                <w:szCs w:val="22"/>
                <w:lang w:val="en-US"/>
              </w:rPr>
              <w:t>Floriano</w:t>
            </w:r>
            <w:proofErr w:type="spellEnd"/>
            <w:r w:rsidRPr="00185239">
              <w:rPr>
                <w:rFonts w:ascii="Trebuchet MS" w:hAnsi="Trebuchet MS"/>
                <w:sz w:val="22"/>
                <w:szCs w:val="22"/>
                <w:lang w:val="en-US"/>
              </w:rPr>
              <w:t>, No. 1052, 13</w:t>
            </w:r>
            <w:r w:rsidRPr="00185239">
              <w:rPr>
                <w:rFonts w:ascii="Trebuchet MS" w:hAnsi="Trebuchet MS" w:cs="Trebuchet MS"/>
                <w:sz w:val="22"/>
                <w:szCs w:val="22"/>
                <w:lang w:val="en-US"/>
              </w:rPr>
              <w:t>º</w:t>
            </w:r>
            <w:r w:rsidRPr="00185239">
              <w:rPr>
                <w:rFonts w:ascii="Trebuchet MS" w:hAnsi="Trebuchet MS"/>
                <w:sz w:val="22"/>
                <w:szCs w:val="22"/>
                <w:lang w:val="en-US"/>
              </w:rPr>
              <w:t xml:space="preserve"> </w:t>
            </w:r>
            <w:proofErr w:type="spellStart"/>
            <w:r w:rsidRPr="00185239">
              <w:rPr>
                <w:rFonts w:ascii="Trebuchet MS" w:hAnsi="Trebuchet MS"/>
                <w:sz w:val="22"/>
                <w:szCs w:val="22"/>
                <w:lang w:val="en-US"/>
              </w:rPr>
              <w:t>andar</w:t>
            </w:r>
            <w:proofErr w:type="spellEnd"/>
            <w:r w:rsidRPr="00185239">
              <w:rPr>
                <w:rFonts w:ascii="Trebuchet MS" w:hAnsi="Trebuchet MS"/>
                <w:sz w:val="22"/>
                <w:szCs w:val="22"/>
                <w:lang w:val="en-US"/>
              </w:rPr>
              <w:t xml:space="preserve">, </w:t>
            </w:r>
            <w:proofErr w:type="spellStart"/>
            <w:r w:rsidRPr="00185239">
              <w:rPr>
                <w:rFonts w:ascii="Trebuchet MS" w:hAnsi="Trebuchet MS"/>
                <w:sz w:val="22"/>
                <w:szCs w:val="22"/>
                <w:lang w:val="en-US"/>
              </w:rPr>
              <w:t>sala</w:t>
            </w:r>
            <w:proofErr w:type="spellEnd"/>
            <w:r w:rsidRPr="00185239">
              <w:rPr>
                <w:rFonts w:ascii="Trebuchet MS" w:hAnsi="Trebuchet MS"/>
                <w:sz w:val="22"/>
                <w:szCs w:val="22"/>
                <w:lang w:val="en-US"/>
              </w:rPr>
              <w:t xml:space="preserve"> 132, Zip Code 04.534-004, enrolled with the CNPJ under No. 36.113.876/0004-34 (</w:t>
            </w:r>
            <w:r w:rsidRPr="00185239">
              <w:rPr>
                <w:rFonts w:ascii="Trebuchet MS" w:hAnsi="Trebuchet MS"/>
                <w:sz w:val="22"/>
                <w:szCs w:val="22"/>
                <w:u w:val="single"/>
                <w:lang w:val="en-US"/>
              </w:rPr>
              <w:t>“Term of Securitization”</w:t>
            </w:r>
            <w:r w:rsidRPr="00185239">
              <w:rPr>
                <w:rFonts w:ascii="Trebuchet MS" w:hAnsi="Trebuchet MS"/>
                <w:sz w:val="22"/>
                <w:szCs w:val="22"/>
                <w:lang w:val="en-US"/>
              </w:rPr>
              <w:t xml:space="preserve"> and </w:t>
            </w:r>
            <w:r w:rsidRPr="00185239">
              <w:rPr>
                <w:rFonts w:ascii="Trebuchet MS" w:hAnsi="Trebuchet MS"/>
                <w:sz w:val="22"/>
                <w:szCs w:val="22"/>
                <w:u w:val="single"/>
                <w:lang w:val="en-US"/>
              </w:rPr>
              <w:t>“CRI Fiduciary Agent”</w:t>
            </w:r>
            <w:r w:rsidRPr="00185239">
              <w:rPr>
                <w:rFonts w:ascii="Trebuchet MS" w:hAnsi="Trebuchet MS"/>
                <w:sz w:val="22"/>
                <w:szCs w:val="22"/>
                <w:lang w:val="en-US"/>
              </w:rPr>
              <w:t>)</w:t>
            </w:r>
            <w:r w:rsidR="008A1E2D" w:rsidRPr="00185239">
              <w:rPr>
                <w:rFonts w:ascii="Trebuchet MS" w:hAnsi="Trebuchet MS"/>
                <w:sz w:val="22"/>
                <w:szCs w:val="22"/>
                <w:lang w:val="en-US"/>
              </w:rPr>
              <w:t>: (vi</w:t>
            </w:r>
            <w:r w:rsidR="006F56B7" w:rsidRPr="00185239">
              <w:rPr>
                <w:rFonts w:ascii="Trebuchet MS" w:hAnsi="Trebuchet MS"/>
                <w:sz w:val="22"/>
                <w:szCs w:val="22"/>
                <w:lang w:val="en-US"/>
              </w:rPr>
              <w:t>i</w:t>
            </w:r>
            <w:r w:rsidR="008A1E2D" w:rsidRPr="00185239">
              <w:rPr>
                <w:rFonts w:ascii="Trebuchet MS" w:hAnsi="Trebuchet MS"/>
                <w:sz w:val="22"/>
                <w:szCs w:val="22"/>
                <w:lang w:val="en-US"/>
              </w:rPr>
              <w:t>) the CCI Registration and Custody Agreement;</w:t>
            </w:r>
            <w:r w:rsidRPr="00185239">
              <w:rPr>
                <w:rFonts w:ascii="Trebuchet MS" w:hAnsi="Trebuchet MS"/>
                <w:sz w:val="22"/>
                <w:szCs w:val="22"/>
                <w:lang w:val="en-US"/>
              </w:rPr>
              <w:t xml:space="preserve"> </w:t>
            </w:r>
            <w:r w:rsidR="0031725E" w:rsidRPr="00185239">
              <w:rPr>
                <w:rFonts w:ascii="Trebuchet MS" w:hAnsi="Trebuchet MS"/>
                <w:sz w:val="22"/>
                <w:szCs w:val="22"/>
                <w:lang w:val="en-US"/>
              </w:rPr>
              <w:t xml:space="preserve">(viii) the service provision agreement to be entered into with </w:t>
            </w:r>
            <w:r w:rsidR="0031725E" w:rsidRPr="00185239">
              <w:rPr>
                <w:rFonts w:ascii="Trebuchet MS" w:hAnsi="Trebuchet MS"/>
                <w:sz w:val="22"/>
                <w:szCs w:val="22"/>
                <w:lang w:val="en-GB"/>
              </w:rPr>
              <w:t xml:space="preserve">MAXIMUS SERVICER ASSESSORIA E CONSULTORIA EM CRÉDITO IMOBILIÁRIO LTDA., registered with the CNPJ/ME under no. 27.894.972/0001-23, in </w:t>
            </w:r>
            <w:r w:rsidR="007A34F9" w:rsidRPr="00185239">
              <w:rPr>
                <w:rFonts w:ascii="Trebuchet MS" w:hAnsi="Trebuchet MS"/>
                <w:sz w:val="22"/>
                <w:szCs w:val="22"/>
                <w:lang w:val="en-GB"/>
              </w:rPr>
              <w:t>its</w:t>
            </w:r>
            <w:r w:rsidR="0031725E" w:rsidRPr="00185239">
              <w:rPr>
                <w:rFonts w:ascii="Trebuchet MS" w:hAnsi="Trebuchet MS"/>
                <w:sz w:val="22"/>
                <w:szCs w:val="22"/>
                <w:lang w:val="en-GB"/>
              </w:rPr>
              <w:t xml:space="preserve"> capacity </w:t>
            </w:r>
            <w:r w:rsidR="007A34F9" w:rsidRPr="00185239">
              <w:rPr>
                <w:rFonts w:ascii="Trebuchet MS" w:hAnsi="Trebuchet MS"/>
                <w:sz w:val="22"/>
                <w:szCs w:val="22"/>
                <w:lang w:val="en-GB"/>
              </w:rPr>
              <w:t>as</w:t>
            </w:r>
            <w:r w:rsidR="0031725E" w:rsidRPr="00185239">
              <w:rPr>
                <w:rFonts w:ascii="Trebuchet MS" w:hAnsi="Trebuchet MS"/>
                <w:sz w:val="22"/>
                <w:szCs w:val="22"/>
                <w:lang w:val="en-GB"/>
              </w:rPr>
              <w:t xml:space="preserve"> receivables mirroring and data entry agent; </w:t>
            </w:r>
            <w:r w:rsidRPr="00185239">
              <w:rPr>
                <w:rFonts w:ascii="Trebuchet MS" w:hAnsi="Trebuchet MS"/>
                <w:sz w:val="22"/>
                <w:szCs w:val="22"/>
                <w:lang w:val="en-US"/>
              </w:rPr>
              <w:t>as well as (</w:t>
            </w:r>
            <w:r w:rsidR="00770142" w:rsidRPr="00185239">
              <w:rPr>
                <w:rFonts w:ascii="Trebuchet MS" w:hAnsi="Trebuchet MS"/>
                <w:sz w:val="22"/>
                <w:szCs w:val="22"/>
                <w:lang w:val="en-US"/>
              </w:rPr>
              <w:t>ix</w:t>
            </w:r>
            <w:r w:rsidRPr="00185239">
              <w:rPr>
                <w:rFonts w:ascii="Trebuchet MS" w:hAnsi="Trebuchet MS"/>
                <w:sz w:val="22"/>
                <w:szCs w:val="22"/>
                <w:lang w:val="en-US"/>
              </w:rPr>
              <w:t>) any and all amendment</w:t>
            </w:r>
            <w:r w:rsidR="00AB6393" w:rsidRPr="00185239">
              <w:rPr>
                <w:rFonts w:ascii="Trebuchet MS" w:hAnsi="Trebuchet MS"/>
                <w:sz w:val="22"/>
                <w:szCs w:val="22"/>
                <w:lang w:val="en-US"/>
              </w:rPr>
              <w:t>s</w:t>
            </w:r>
            <w:r w:rsidRPr="00185239">
              <w:rPr>
                <w:rFonts w:ascii="Trebuchet MS" w:hAnsi="Trebuchet MS"/>
                <w:sz w:val="22"/>
                <w:szCs w:val="22"/>
                <w:lang w:val="en-US"/>
              </w:rPr>
              <w:t xml:space="preserve"> and other instruments that are part of the Transaction and that may be entered into, which will automatically </w:t>
            </w:r>
            <w:r w:rsidR="00AB6393" w:rsidRPr="00185239">
              <w:rPr>
                <w:rFonts w:ascii="Trebuchet MS" w:hAnsi="Trebuchet MS"/>
                <w:sz w:val="22"/>
                <w:szCs w:val="22"/>
                <w:lang w:val="en-US"/>
              </w:rPr>
              <w:t xml:space="preserve">form part of </w:t>
            </w:r>
            <w:r w:rsidRPr="00185239">
              <w:rPr>
                <w:rFonts w:ascii="Trebuchet MS" w:hAnsi="Trebuchet MS"/>
                <w:sz w:val="22"/>
                <w:szCs w:val="22"/>
                <w:lang w:val="en-US"/>
              </w:rPr>
              <w:t>the concept of Transaction Documents, being certain that none of the Transaction Documents may be interpreted and/or analyzed separately</w:t>
            </w:r>
            <w:r w:rsidR="00096E71" w:rsidRPr="00185239">
              <w:rPr>
                <w:rFonts w:ascii="Trebuchet MS" w:hAnsi="Trebuchet MS"/>
                <w:sz w:val="22"/>
                <w:szCs w:val="22"/>
                <w:lang w:val="en-US"/>
              </w:rPr>
              <w:t>.</w:t>
            </w:r>
            <w:r w:rsidR="00CC4514" w:rsidRPr="00185239">
              <w:rPr>
                <w:rFonts w:ascii="Trebuchet MS" w:hAnsi="Trebuchet MS"/>
                <w:sz w:val="22"/>
                <w:szCs w:val="22"/>
                <w:lang w:val="en-US"/>
              </w:rPr>
              <w:t xml:space="preserve"> </w:t>
            </w:r>
          </w:p>
          <w:p w14:paraId="0A7A76D3" w14:textId="77777777" w:rsidR="00DE0DCF" w:rsidRPr="00185239" w:rsidRDefault="00DE0DCF" w:rsidP="008D00BA">
            <w:pPr>
              <w:widowControl w:val="0"/>
              <w:tabs>
                <w:tab w:val="left" w:pos="567"/>
              </w:tabs>
              <w:spacing w:line="280" w:lineRule="exact"/>
              <w:rPr>
                <w:rFonts w:ascii="Trebuchet MS" w:hAnsi="Trebuchet MS"/>
                <w:sz w:val="22"/>
                <w:szCs w:val="22"/>
                <w:lang w:val="en-US"/>
              </w:rPr>
            </w:pPr>
          </w:p>
          <w:p w14:paraId="172D3261" w14:textId="77777777" w:rsidR="00186643" w:rsidRPr="00185239" w:rsidRDefault="00186643" w:rsidP="006A2E3D">
            <w:pPr>
              <w:widowControl w:val="0"/>
              <w:numPr>
                <w:ilvl w:val="2"/>
                <w:numId w:val="20"/>
              </w:numPr>
              <w:tabs>
                <w:tab w:val="left" w:pos="567"/>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Due to the connection between the Debentures to the CRI, the Debentures ownership transfer</w:t>
            </w:r>
            <w:r w:rsidR="00096E71" w:rsidRPr="00185239">
              <w:rPr>
                <w:rFonts w:ascii="Trebuchet MS" w:hAnsi="Trebuchet MS"/>
                <w:sz w:val="22"/>
                <w:szCs w:val="22"/>
                <w:lang w:val="en-US"/>
              </w:rPr>
              <w:t xml:space="preserve"> is prohibited.</w:t>
            </w:r>
            <w:r w:rsidR="006A2E3D" w:rsidRPr="00185239">
              <w:rPr>
                <w:rFonts w:ascii="Trebuchet MS" w:hAnsi="Trebuchet MS"/>
                <w:sz w:val="22"/>
                <w:szCs w:val="22"/>
                <w:lang w:val="en-US"/>
              </w:rPr>
              <w:t xml:space="preserve"> </w:t>
            </w:r>
            <w:r w:rsidRPr="00185239">
              <w:rPr>
                <w:rFonts w:ascii="Trebuchet MS" w:hAnsi="Trebuchet MS"/>
                <w:sz w:val="22"/>
                <w:szCs w:val="22"/>
                <w:lang w:val="en-US"/>
              </w:rPr>
              <w:t>Additionally, in light of the foregoing, the</w:t>
            </w:r>
            <w:r w:rsidR="00096E71" w:rsidRPr="00185239">
              <w:rPr>
                <w:rFonts w:ascii="Trebuchet MS" w:hAnsi="Trebuchet MS"/>
                <w:sz w:val="22"/>
                <w:szCs w:val="22"/>
                <w:lang w:val="en-US"/>
              </w:rPr>
              <w:t xml:space="preserve"> modification</w:t>
            </w:r>
            <w:r w:rsidRPr="00185239">
              <w:rPr>
                <w:rFonts w:ascii="Trebuchet MS" w:hAnsi="Trebuchet MS"/>
                <w:sz w:val="22"/>
                <w:szCs w:val="22"/>
                <w:lang w:val="en-US"/>
              </w:rPr>
              <w:t xml:space="preserve"> of </w:t>
            </w:r>
            <w:r w:rsidR="00096E71" w:rsidRPr="00185239">
              <w:rPr>
                <w:rFonts w:ascii="Trebuchet MS" w:hAnsi="Trebuchet MS"/>
                <w:sz w:val="22"/>
                <w:szCs w:val="22"/>
                <w:lang w:val="en-US"/>
              </w:rPr>
              <w:t xml:space="preserve">any </w:t>
            </w:r>
            <w:r w:rsidRPr="00185239">
              <w:rPr>
                <w:rFonts w:ascii="Trebuchet MS" w:hAnsi="Trebuchet MS"/>
                <w:sz w:val="22"/>
                <w:szCs w:val="22"/>
                <w:lang w:val="en-US"/>
              </w:rPr>
              <w:t>right provided for in this Indenture by the Debenture Holder shall depend on the prior approval by the CRI holders.</w:t>
            </w:r>
          </w:p>
          <w:p w14:paraId="3BF26FC8" w14:textId="77777777" w:rsidR="00FF23BF" w:rsidRPr="00185239" w:rsidRDefault="00FF23BF" w:rsidP="00FF23BF">
            <w:pPr>
              <w:pStyle w:val="NormalWeb"/>
              <w:spacing w:before="0" w:beforeAutospacing="0" w:after="0" w:afterAutospacing="0" w:line="280" w:lineRule="exact"/>
              <w:rPr>
                <w:rFonts w:ascii="Trebuchet MS" w:hAnsi="Trebuchet MS" w:cs="Times New Roman"/>
                <w:b/>
                <w:smallCaps/>
                <w:sz w:val="22"/>
                <w:szCs w:val="22"/>
                <w:lang w:val="en-US"/>
              </w:rPr>
            </w:pPr>
          </w:p>
          <w:p w14:paraId="5EB71C81" w14:textId="77777777" w:rsidR="00186643" w:rsidRPr="00185239" w:rsidRDefault="00186643" w:rsidP="006A2E3D">
            <w:pPr>
              <w:pStyle w:val="NormalWeb"/>
              <w:spacing w:before="0" w:beforeAutospacing="0" w:after="0" w:afterAutospacing="0" w:line="280" w:lineRule="exact"/>
              <w:ind w:left="49"/>
              <w:jc w:val="center"/>
              <w:rPr>
                <w:rFonts w:ascii="Trebuchet MS" w:hAnsi="Trebuchet MS" w:cs="Times New Roman"/>
                <w:b/>
                <w:smallCaps/>
                <w:sz w:val="22"/>
                <w:szCs w:val="22"/>
              </w:rPr>
            </w:pPr>
            <w:r w:rsidRPr="00185239">
              <w:rPr>
                <w:rFonts w:ascii="Trebuchet MS" w:hAnsi="Trebuchet MS" w:cs="Times New Roman"/>
                <w:b/>
                <w:smallCaps/>
                <w:sz w:val="22"/>
                <w:szCs w:val="22"/>
                <w:lang w:val="en-US"/>
              </w:rPr>
              <w:t>Clause III</w:t>
            </w:r>
          </w:p>
          <w:p w14:paraId="31CD5A54" w14:textId="77777777" w:rsidR="00186643" w:rsidRPr="00185239" w:rsidRDefault="00186643" w:rsidP="006A2E3D">
            <w:pPr>
              <w:pStyle w:val="NormalWeb"/>
              <w:spacing w:before="0" w:beforeAutospacing="0" w:after="0" w:afterAutospacing="0" w:line="280" w:lineRule="exact"/>
              <w:ind w:left="49"/>
              <w:jc w:val="center"/>
              <w:rPr>
                <w:rFonts w:ascii="Trebuchet MS" w:hAnsi="Trebuchet MS" w:cs="Times New Roman"/>
                <w:b/>
                <w:smallCaps/>
                <w:sz w:val="22"/>
                <w:szCs w:val="22"/>
              </w:rPr>
            </w:pPr>
            <w:r w:rsidRPr="00185239">
              <w:rPr>
                <w:rFonts w:ascii="Trebuchet MS" w:hAnsi="Trebuchet MS" w:cs="Times New Roman"/>
                <w:b/>
                <w:smallCaps/>
                <w:sz w:val="22"/>
                <w:szCs w:val="22"/>
                <w:lang w:val="en-US"/>
              </w:rPr>
              <w:t>Issuance Characteristics</w:t>
            </w:r>
          </w:p>
          <w:p w14:paraId="2E0F1DB6" w14:textId="77777777" w:rsidR="00186643" w:rsidRPr="00185239" w:rsidRDefault="00186643" w:rsidP="006A2E3D">
            <w:pPr>
              <w:widowControl w:val="0"/>
              <w:spacing w:line="280" w:lineRule="exact"/>
              <w:ind w:left="49"/>
              <w:rPr>
                <w:rFonts w:ascii="Trebuchet MS" w:hAnsi="Trebuchet MS"/>
                <w:sz w:val="22"/>
                <w:szCs w:val="22"/>
              </w:rPr>
            </w:pPr>
          </w:p>
          <w:p w14:paraId="14F396C0" w14:textId="77777777" w:rsidR="00186643" w:rsidRPr="00185239" w:rsidRDefault="00186643" w:rsidP="006A2E3D">
            <w:pPr>
              <w:pStyle w:val="PargrafodaLista"/>
              <w:widowControl w:val="0"/>
              <w:numPr>
                <w:ilvl w:val="1"/>
                <w:numId w:val="21"/>
              </w:numPr>
              <w:spacing w:line="280" w:lineRule="exact"/>
              <w:rPr>
                <w:rFonts w:ascii="Trebuchet MS" w:hAnsi="Trebuchet MS"/>
                <w:b/>
                <w:sz w:val="22"/>
                <w:szCs w:val="22"/>
              </w:rPr>
            </w:pPr>
            <w:r w:rsidRPr="00185239">
              <w:rPr>
                <w:rFonts w:ascii="Trebuchet MS" w:hAnsi="Trebuchet MS"/>
                <w:b/>
                <w:sz w:val="22"/>
                <w:szCs w:val="22"/>
                <w:lang w:val="en-US"/>
              </w:rPr>
              <w:t>Issuer</w:t>
            </w:r>
            <w:r w:rsidR="0005231E" w:rsidRPr="00185239">
              <w:rPr>
                <w:rFonts w:ascii="Trebuchet MS" w:hAnsi="Trebuchet MS"/>
                <w:b/>
                <w:sz w:val="22"/>
                <w:szCs w:val="22"/>
                <w:lang w:val="en-US"/>
              </w:rPr>
              <w:t>’</w:t>
            </w:r>
            <w:r w:rsidRPr="00185239">
              <w:rPr>
                <w:rFonts w:ascii="Trebuchet MS" w:hAnsi="Trebuchet MS"/>
                <w:b/>
                <w:sz w:val="22"/>
                <w:szCs w:val="22"/>
                <w:lang w:val="en-US"/>
              </w:rPr>
              <w:t>s Corporate Purpose</w:t>
            </w:r>
          </w:p>
          <w:p w14:paraId="5FEB101A" w14:textId="77777777" w:rsidR="00186643" w:rsidRPr="00185239" w:rsidRDefault="00186643" w:rsidP="006A2E3D">
            <w:pPr>
              <w:widowControl w:val="0"/>
              <w:spacing w:line="280" w:lineRule="exact"/>
              <w:ind w:left="49"/>
              <w:rPr>
                <w:rFonts w:ascii="Trebuchet MS" w:hAnsi="Trebuchet MS"/>
                <w:sz w:val="22"/>
                <w:szCs w:val="22"/>
              </w:rPr>
            </w:pPr>
          </w:p>
          <w:p w14:paraId="57D592CE" w14:textId="7BC30702" w:rsidR="00186643" w:rsidRPr="00185239" w:rsidRDefault="00186643" w:rsidP="006A2E3D">
            <w:pPr>
              <w:pStyle w:val="PargrafodaLista"/>
              <w:widowControl w:val="0"/>
              <w:numPr>
                <w:ilvl w:val="2"/>
                <w:numId w:val="21"/>
              </w:numPr>
              <w:tabs>
                <w:tab w:val="left" w:pos="851"/>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 xml:space="preserve">The corporate purpose of the Issuer includes (a) the acquisition, ownership, granting of right, development, real estate development, financing, refinancing, improvement, renovation, commercialization, ownership, sale, transfer, lease, exchange, management, Transaction and in any other way, the negotiation and sale of properties, as well as the development of part of the </w:t>
            </w:r>
            <w:r w:rsidR="00B023DB" w:rsidRPr="00185239">
              <w:rPr>
                <w:rFonts w:ascii="Trebuchet MS" w:hAnsi="Trebuchet MS"/>
                <w:sz w:val="22"/>
                <w:szCs w:val="22"/>
                <w:lang w:val="en-US"/>
              </w:rPr>
              <w:t>real estate development</w:t>
            </w:r>
            <w:r w:rsidRPr="00185239">
              <w:rPr>
                <w:rFonts w:ascii="Trebuchet MS" w:hAnsi="Trebuchet MS"/>
                <w:sz w:val="22"/>
                <w:szCs w:val="22"/>
                <w:lang w:val="en-US"/>
              </w:rPr>
              <w:t xml:space="preserve"> entitled “</w:t>
            </w:r>
            <w:proofErr w:type="spellStart"/>
            <w:r w:rsidRPr="00185239">
              <w:rPr>
                <w:rFonts w:ascii="Trebuchet MS" w:hAnsi="Trebuchet MS"/>
                <w:sz w:val="22"/>
                <w:szCs w:val="22"/>
                <w:lang w:val="en-US"/>
              </w:rPr>
              <w:t>Cidade</w:t>
            </w:r>
            <w:proofErr w:type="spellEnd"/>
            <w:r w:rsidRPr="00185239">
              <w:rPr>
                <w:rFonts w:ascii="Trebuchet MS" w:hAnsi="Trebuchet MS"/>
                <w:sz w:val="22"/>
                <w:szCs w:val="22"/>
                <w:lang w:val="en-US"/>
              </w:rPr>
              <w:t xml:space="preserve"> </w:t>
            </w:r>
            <w:proofErr w:type="spellStart"/>
            <w:r w:rsidRPr="00185239">
              <w:rPr>
                <w:rFonts w:ascii="Trebuchet MS" w:hAnsi="Trebuchet MS"/>
                <w:sz w:val="22"/>
                <w:szCs w:val="22"/>
                <w:lang w:val="en-US"/>
              </w:rPr>
              <w:t>Matarazzo</w:t>
            </w:r>
            <w:proofErr w:type="spellEnd"/>
            <w:r w:rsidRPr="00185239">
              <w:rPr>
                <w:rFonts w:ascii="Trebuchet MS" w:hAnsi="Trebuchet MS"/>
                <w:sz w:val="22"/>
                <w:szCs w:val="22"/>
                <w:lang w:val="en-US"/>
              </w:rPr>
              <w:t>” which comprises the development of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a five-star hotel, super luxury category (“</w:t>
            </w:r>
            <w:r w:rsidRPr="00185239">
              <w:rPr>
                <w:rFonts w:ascii="Trebuchet MS" w:hAnsi="Trebuchet MS"/>
                <w:sz w:val="22"/>
                <w:szCs w:val="22"/>
                <w:u w:val="single"/>
                <w:lang w:val="en-US"/>
              </w:rPr>
              <w:t>Hotel</w:t>
            </w:r>
            <w:r w:rsidRPr="00185239">
              <w:rPr>
                <w:rFonts w:ascii="Trebuchet MS" w:hAnsi="Trebuchet MS"/>
                <w:sz w:val="22"/>
                <w:szCs w:val="22"/>
                <w:lang w:val="en-US"/>
              </w:rPr>
              <w:t xml:space="preserve">”); (ii) a non-residential tower called Torre Mata </w:t>
            </w:r>
            <w:proofErr w:type="spellStart"/>
            <w:r w:rsidRPr="00185239">
              <w:rPr>
                <w:rFonts w:ascii="Trebuchet MS" w:hAnsi="Trebuchet MS"/>
                <w:sz w:val="22"/>
                <w:szCs w:val="22"/>
                <w:lang w:val="en-US"/>
              </w:rPr>
              <w:t>Atlântica</w:t>
            </w:r>
            <w:proofErr w:type="spellEnd"/>
            <w:r w:rsidRPr="00185239">
              <w:rPr>
                <w:rFonts w:ascii="Trebuchet MS" w:hAnsi="Trebuchet MS"/>
                <w:sz w:val="22"/>
                <w:szCs w:val="22"/>
                <w:lang w:val="en-US"/>
              </w:rPr>
              <w:t xml:space="preserve"> (“</w:t>
            </w:r>
            <w:r w:rsidRPr="00185239">
              <w:rPr>
                <w:rFonts w:ascii="Trebuchet MS" w:hAnsi="Trebuchet MS"/>
                <w:sz w:val="22"/>
                <w:szCs w:val="22"/>
                <w:u w:val="single"/>
                <w:lang w:val="en-US"/>
              </w:rPr>
              <w:t>Tower</w:t>
            </w:r>
            <w:r w:rsidRPr="00185239">
              <w:rPr>
                <w:rFonts w:ascii="Trebuchet MS" w:hAnsi="Trebuchet MS"/>
                <w:sz w:val="22"/>
                <w:szCs w:val="22"/>
                <w:lang w:val="en-US"/>
              </w:rPr>
              <w:t xml:space="preserve">”) comprised of suites that </w:t>
            </w:r>
            <w:r w:rsidR="0041171A" w:rsidRPr="00185239">
              <w:rPr>
                <w:rFonts w:ascii="Trebuchet MS" w:hAnsi="Trebuchet MS"/>
                <w:sz w:val="22"/>
                <w:szCs w:val="22"/>
                <w:lang w:val="en-US"/>
              </w:rPr>
              <w:t xml:space="preserve">may participate in the hotel rental </w:t>
            </w:r>
            <w:r w:rsidR="0041171A" w:rsidRPr="00185239">
              <w:rPr>
                <w:rFonts w:ascii="Trebuchet MS" w:hAnsi="Trebuchet MS"/>
                <w:sz w:val="22"/>
                <w:szCs w:val="22"/>
                <w:lang w:val="en-US"/>
              </w:rPr>
              <w:lastRenderedPageBreak/>
              <w:t>program</w:t>
            </w:r>
            <w:r w:rsidRPr="00185239">
              <w:rPr>
                <w:rFonts w:ascii="Trebuchet MS" w:hAnsi="Trebuchet MS"/>
                <w:sz w:val="22"/>
                <w:szCs w:val="22"/>
                <w:lang w:val="en-US"/>
              </w:rPr>
              <w:t xml:space="preserve"> and will be sold to third parties; (iii) a non-residential tower called Torre Rio Claro Offices (“</w:t>
            </w:r>
            <w:r w:rsidRPr="00185239">
              <w:rPr>
                <w:rFonts w:ascii="Trebuchet MS" w:hAnsi="Trebuchet MS"/>
                <w:sz w:val="22"/>
                <w:szCs w:val="22"/>
                <w:u w:val="single"/>
                <w:lang w:val="en-US"/>
              </w:rPr>
              <w:t>Office</w:t>
            </w:r>
            <w:r w:rsidRPr="00185239">
              <w:rPr>
                <w:rFonts w:ascii="Trebuchet MS" w:hAnsi="Trebuchet MS"/>
                <w:sz w:val="22"/>
                <w:szCs w:val="22"/>
                <w:lang w:val="en-US"/>
              </w:rPr>
              <w:t xml:space="preserve">”) comprised of offices; and (iv) a garage called </w:t>
            </w:r>
            <w:proofErr w:type="spellStart"/>
            <w:r w:rsidRPr="00185239">
              <w:rPr>
                <w:rFonts w:ascii="Trebuchet MS" w:hAnsi="Trebuchet MS"/>
                <w:sz w:val="22"/>
                <w:szCs w:val="22"/>
                <w:lang w:val="en-US"/>
              </w:rPr>
              <w:t>Garagem</w:t>
            </w:r>
            <w:proofErr w:type="spellEnd"/>
            <w:r w:rsidRPr="00185239">
              <w:rPr>
                <w:rFonts w:ascii="Trebuchet MS" w:hAnsi="Trebuchet MS"/>
                <w:sz w:val="22"/>
                <w:szCs w:val="22"/>
                <w:lang w:val="en-US"/>
              </w:rPr>
              <w:t xml:space="preserve"> 1 (“</w:t>
            </w:r>
            <w:r w:rsidRPr="00185239">
              <w:rPr>
                <w:rFonts w:ascii="Trebuchet MS" w:hAnsi="Trebuchet MS"/>
                <w:sz w:val="22"/>
                <w:szCs w:val="22"/>
                <w:u w:val="single"/>
                <w:lang w:val="en-US"/>
              </w:rPr>
              <w:t>Project</w:t>
            </w:r>
            <w:r w:rsidRPr="00185239">
              <w:rPr>
                <w:rFonts w:ascii="Trebuchet MS" w:hAnsi="Trebuchet MS"/>
                <w:sz w:val="22"/>
                <w:szCs w:val="22"/>
                <w:lang w:val="en-US"/>
              </w:rPr>
              <w:t xml:space="preserve">”), as approved from time to time by the Board of Directors; and (b) conducting all activities that are reasonably necessary or desirable to achieve the aforementioned purpose. </w:t>
            </w:r>
          </w:p>
          <w:p w14:paraId="376DCF1D" w14:textId="77777777" w:rsidR="006C0BFB" w:rsidRPr="00185239" w:rsidRDefault="006C0BFB" w:rsidP="006C0BFB">
            <w:pPr>
              <w:pStyle w:val="PargrafodaLista"/>
              <w:widowControl w:val="0"/>
              <w:tabs>
                <w:tab w:val="left" w:pos="851"/>
              </w:tabs>
              <w:spacing w:line="280" w:lineRule="exact"/>
              <w:ind w:left="49"/>
              <w:rPr>
                <w:rFonts w:ascii="Trebuchet MS" w:hAnsi="Trebuchet MS"/>
                <w:sz w:val="22"/>
                <w:szCs w:val="22"/>
                <w:lang w:val="en-US"/>
              </w:rPr>
            </w:pPr>
          </w:p>
          <w:p w14:paraId="0AAF630E" w14:textId="77777777" w:rsidR="00186643" w:rsidRPr="00185239" w:rsidRDefault="00186643" w:rsidP="006A2E3D">
            <w:pPr>
              <w:pStyle w:val="PargrafodaLista"/>
              <w:widowControl w:val="0"/>
              <w:numPr>
                <w:ilvl w:val="1"/>
                <w:numId w:val="21"/>
              </w:numPr>
              <w:spacing w:line="280" w:lineRule="exact"/>
              <w:ind w:left="49" w:hanging="49"/>
              <w:rPr>
                <w:rFonts w:ascii="Trebuchet MS" w:hAnsi="Trebuchet MS"/>
                <w:b/>
                <w:sz w:val="22"/>
                <w:szCs w:val="22"/>
              </w:rPr>
            </w:pPr>
            <w:r w:rsidRPr="00185239">
              <w:rPr>
                <w:rFonts w:ascii="Trebuchet MS" w:hAnsi="Trebuchet MS"/>
                <w:b/>
                <w:sz w:val="22"/>
                <w:szCs w:val="22"/>
                <w:lang w:val="en-US"/>
              </w:rPr>
              <w:t>Series</w:t>
            </w:r>
          </w:p>
          <w:p w14:paraId="0577C98F" w14:textId="77777777" w:rsidR="00186643" w:rsidRPr="00185239" w:rsidRDefault="00186643" w:rsidP="006A2E3D">
            <w:pPr>
              <w:pStyle w:val="PargrafodaLista"/>
              <w:widowControl w:val="0"/>
              <w:spacing w:line="280" w:lineRule="exact"/>
              <w:ind w:left="49"/>
              <w:rPr>
                <w:rFonts w:ascii="Trebuchet MS" w:hAnsi="Trebuchet MS"/>
                <w:b/>
                <w:sz w:val="22"/>
                <w:szCs w:val="22"/>
              </w:rPr>
            </w:pPr>
          </w:p>
          <w:p w14:paraId="5F7C32A3" w14:textId="77777777" w:rsidR="00186643" w:rsidRPr="00185239" w:rsidRDefault="00186643" w:rsidP="006A2E3D">
            <w:pPr>
              <w:widowControl w:val="0"/>
              <w:numPr>
                <w:ilvl w:val="2"/>
                <w:numId w:val="21"/>
              </w:numPr>
              <w:tabs>
                <w:tab w:val="left" w:pos="709"/>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 xml:space="preserve">The Issuance shall be executed in </w:t>
            </w:r>
            <w:r w:rsidR="006F56B7" w:rsidRPr="00185239">
              <w:rPr>
                <w:rFonts w:ascii="Trebuchet MS" w:hAnsi="Trebuchet MS"/>
                <w:sz w:val="22"/>
                <w:szCs w:val="22"/>
                <w:lang w:val="en-US"/>
              </w:rPr>
              <w:t>two</w:t>
            </w:r>
            <w:r w:rsidRPr="00185239">
              <w:rPr>
                <w:rFonts w:ascii="Trebuchet MS" w:hAnsi="Trebuchet MS"/>
                <w:sz w:val="22"/>
                <w:szCs w:val="22"/>
                <w:lang w:val="en-US"/>
              </w:rPr>
              <w:t xml:space="preserve"> series.</w:t>
            </w:r>
          </w:p>
          <w:p w14:paraId="3AAF8031" w14:textId="77777777" w:rsidR="00186643" w:rsidRPr="00185239" w:rsidRDefault="00186643" w:rsidP="006A2E3D">
            <w:pPr>
              <w:widowControl w:val="0"/>
              <w:spacing w:line="280" w:lineRule="exact"/>
              <w:ind w:left="49"/>
              <w:rPr>
                <w:rFonts w:ascii="Trebuchet MS" w:hAnsi="Trebuchet MS"/>
                <w:sz w:val="22"/>
                <w:szCs w:val="22"/>
                <w:lang w:val="en-US"/>
              </w:rPr>
            </w:pPr>
          </w:p>
          <w:p w14:paraId="79D59DA1" w14:textId="77777777" w:rsidR="00186643" w:rsidRPr="00185239" w:rsidRDefault="00186643" w:rsidP="006A2E3D">
            <w:pPr>
              <w:pStyle w:val="PargrafodaLista"/>
              <w:widowControl w:val="0"/>
              <w:numPr>
                <w:ilvl w:val="1"/>
                <w:numId w:val="21"/>
              </w:numPr>
              <w:spacing w:line="280" w:lineRule="exact"/>
              <w:ind w:left="49" w:hanging="49"/>
              <w:rPr>
                <w:rFonts w:ascii="Trebuchet MS" w:hAnsi="Trebuchet MS"/>
                <w:b/>
                <w:sz w:val="22"/>
                <w:szCs w:val="22"/>
              </w:rPr>
            </w:pPr>
            <w:r w:rsidRPr="00185239">
              <w:rPr>
                <w:rFonts w:ascii="Trebuchet MS" w:hAnsi="Trebuchet MS"/>
                <w:b/>
                <w:sz w:val="22"/>
                <w:szCs w:val="22"/>
                <w:lang w:val="en-US"/>
              </w:rPr>
              <w:t>Total Issuances</w:t>
            </w:r>
          </w:p>
          <w:p w14:paraId="130D34C8" w14:textId="77777777" w:rsidR="00186643" w:rsidRPr="00185239" w:rsidRDefault="00186643" w:rsidP="006A2E3D">
            <w:pPr>
              <w:widowControl w:val="0"/>
              <w:tabs>
                <w:tab w:val="left" w:pos="567"/>
              </w:tabs>
              <w:spacing w:line="280" w:lineRule="exact"/>
              <w:ind w:left="49"/>
              <w:rPr>
                <w:rFonts w:ascii="Trebuchet MS" w:hAnsi="Trebuchet MS"/>
                <w:sz w:val="22"/>
                <w:szCs w:val="22"/>
              </w:rPr>
            </w:pPr>
          </w:p>
          <w:p w14:paraId="7CAEA9E7" w14:textId="03F0DFCD" w:rsidR="00186643" w:rsidRPr="00185239" w:rsidRDefault="00186643" w:rsidP="006A2E3D">
            <w:pPr>
              <w:widowControl w:val="0"/>
              <w:numPr>
                <w:ilvl w:val="2"/>
                <w:numId w:val="21"/>
              </w:numPr>
              <w:tabs>
                <w:tab w:val="left" w:pos="709"/>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 xml:space="preserve">The total value of the Issuance is </w:t>
            </w:r>
            <w:r w:rsidR="006F56B7" w:rsidRPr="00185239">
              <w:rPr>
                <w:rFonts w:ascii="Trebuchet MS" w:hAnsi="Trebuchet MS"/>
                <w:sz w:val="22"/>
                <w:szCs w:val="22"/>
                <w:lang w:val="en-US"/>
              </w:rPr>
              <w:t xml:space="preserve">seventy </w:t>
            </w:r>
            <w:r w:rsidRPr="00185239">
              <w:rPr>
                <w:rFonts w:ascii="Trebuchet MS" w:hAnsi="Trebuchet MS"/>
                <w:sz w:val="22"/>
                <w:szCs w:val="22"/>
                <w:lang w:val="en-US"/>
              </w:rPr>
              <w:t>million</w:t>
            </w:r>
            <w:r w:rsidR="002226A1" w:rsidRPr="00185239">
              <w:rPr>
                <w:rFonts w:ascii="Trebuchet MS" w:hAnsi="Trebuchet MS"/>
                <w:sz w:val="22"/>
                <w:szCs w:val="22"/>
                <w:lang w:val="en-US"/>
              </w:rPr>
              <w:t xml:space="preserve"> </w:t>
            </w:r>
            <w:r w:rsidRPr="00185239">
              <w:rPr>
                <w:rFonts w:ascii="Trebuchet MS" w:hAnsi="Trebuchet MS"/>
                <w:sz w:val="22"/>
                <w:szCs w:val="22"/>
                <w:lang w:val="en-US"/>
              </w:rPr>
              <w:t xml:space="preserve">Brazilian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(BRL </w:t>
            </w:r>
            <w:r w:rsidR="006F56B7" w:rsidRPr="00185239">
              <w:rPr>
                <w:rFonts w:ascii="Trebuchet MS" w:hAnsi="Trebuchet MS"/>
                <w:sz w:val="22"/>
                <w:szCs w:val="22"/>
                <w:lang w:val="en-US"/>
              </w:rPr>
              <w:t>70</w:t>
            </w:r>
            <w:r w:rsidRPr="00185239">
              <w:rPr>
                <w:rFonts w:ascii="Trebuchet MS" w:hAnsi="Trebuchet MS"/>
                <w:sz w:val="22"/>
                <w:szCs w:val="22"/>
                <w:lang w:val="en-US"/>
              </w:rPr>
              <w:t>,</w:t>
            </w:r>
            <w:r w:rsidR="006F56B7" w:rsidRPr="00185239">
              <w:rPr>
                <w:rFonts w:ascii="Trebuchet MS" w:hAnsi="Trebuchet MS"/>
                <w:sz w:val="22"/>
                <w:szCs w:val="22"/>
                <w:lang w:val="en-US"/>
              </w:rPr>
              <w:t>0</w:t>
            </w:r>
            <w:r w:rsidRPr="00185239">
              <w:rPr>
                <w:rFonts w:ascii="Trebuchet MS" w:hAnsi="Trebuchet MS"/>
                <w:sz w:val="22"/>
                <w:szCs w:val="22"/>
                <w:lang w:val="en-US"/>
              </w:rPr>
              <w:t>00</w:t>
            </w:r>
            <w:r w:rsidR="003C505F" w:rsidRPr="00185239">
              <w:rPr>
                <w:rFonts w:ascii="Trebuchet MS" w:hAnsi="Trebuchet MS"/>
                <w:sz w:val="22"/>
                <w:szCs w:val="22"/>
                <w:lang w:val="en-US"/>
              </w:rPr>
              <w:t>,</w:t>
            </w:r>
            <w:r w:rsidRPr="00185239">
              <w:rPr>
                <w:rFonts w:ascii="Trebuchet MS" w:hAnsi="Trebuchet MS"/>
                <w:sz w:val="22"/>
                <w:szCs w:val="22"/>
                <w:lang w:val="en-US"/>
              </w:rPr>
              <w:t>000.00) (</w:t>
            </w:r>
            <w:r w:rsidR="0005231E" w:rsidRPr="00185239">
              <w:rPr>
                <w:rFonts w:ascii="Trebuchet MS" w:hAnsi="Trebuchet MS"/>
                <w:sz w:val="22"/>
                <w:szCs w:val="22"/>
                <w:lang w:val="en-US"/>
              </w:rPr>
              <w:t>“</w:t>
            </w:r>
            <w:r w:rsidRPr="00185239">
              <w:rPr>
                <w:rFonts w:ascii="Trebuchet MS" w:hAnsi="Trebuchet MS"/>
                <w:sz w:val="22"/>
                <w:szCs w:val="22"/>
                <w:u w:val="single"/>
                <w:lang w:val="en-US"/>
              </w:rPr>
              <w:t>Principal</w:t>
            </w:r>
            <w:r w:rsidR="0005231E" w:rsidRPr="00185239">
              <w:rPr>
                <w:rFonts w:ascii="Trebuchet MS" w:hAnsi="Trebuchet MS"/>
                <w:sz w:val="22"/>
                <w:szCs w:val="22"/>
                <w:lang w:val="en-US"/>
              </w:rPr>
              <w:t>”</w:t>
            </w:r>
            <w:r w:rsidRPr="00185239">
              <w:rPr>
                <w:rFonts w:ascii="Trebuchet MS" w:hAnsi="Trebuchet MS"/>
                <w:sz w:val="22"/>
                <w:szCs w:val="22"/>
                <w:lang w:val="en-US"/>
              </w:rPr>
              <w:t>).</w:t>
            </w:r>
          </w:p>
          <w:p w14:paraId="53B90D89" w14:textId="77777777" w:rsidR="00186643" w:rsidRPr="00185239" w:rsidRDefault="00186643" w:rsidP="006A2E3D">
            <w:pPr>
              <w:widowControl w:val="0"/>
              <w:tabs>
                <w:tab w:val="left" w:pos="709"/>
              </w:tabs>
              <w:spacing w:line="280" w:lineRule="exact"/>
              <w:ind w:left="49"/>
              <w:rPr>
                <w:rFonts w:ascii="Trebuchet MS" w:hAnsi="Trebuchet MS"/>
                <w:sz w:val="22"/>
                <w:szCs w:val="22"/>
                <w:lang w:val="en-US"/>
              </w:rPr>
            </w:pPr>
          </w:p>
          <w:p w14:paraId="7D491C1B" w14:textId="77777777" w:rsidR="00186643" w:rsidRPr="00185239" w:rsidRDefault="00186643" w:rsidP="006A2E3D">
            <w:pPr>
              <w:pStyle w:val="PargrafodaLista"/>
              <w:widowControl w:val="0"/>
              <w:numPr>
                <w:ilvl w:val="1"/>
                <w:numId w:val="21"/>
              </w:numPr>
              <w:spacing w:line="280" w:lineRule="exact"/>
              <w:ind w:left="49" w:hanging="49"/>
              <w:rPr>
                <w:rFonts w:ascii="Trebuchet MS" w:hAnsi="Trebuchet MS"/>
                <w:b/>
                <w:sz w:val="22"/>
                <w:szCs w:val="22"/>
              </w:rPr>
            </w:pPr>
            <w:r w:rsidRPr="00185239">
              <w:rPr>
                <w:rFonts w:ascii="Trebuchet MS" w:hAnsi="Trebuchet MS"/>
                <w:b/>
                <w:sz w:val="22"/>
                <w:szCs w:val="22"/>
                <w:lang w:val="en-US"/>
              </w:rPr>
              <w:t>Quantity of Debentures</w:t>
            </w:r>
          </w:p>
          <w:p w14:paraId="78C821C1" w14:textId="77777777" w:rsidR="006C0BFB" w:rsidRPr="00185239" w:rsidRDefault="006C0BFB" w:rsidP="006C0BFB">
            <w:pPr>
              <w:pStyle w:val="PargrafodaLista"/>
              <w:widowControl w:val="0"/>
              <w:spacing w:line="280" w:lineRule="exact"/>
              <w:ind w:left="49"/>
              <w:rPr>
                <w:rFonts w:ascii="Trebuchet MS" w:hAnsi="Trebuchet MS"/>
                <w:b/>
                <w:sz w:val="22"/>
                <w:szCs w:val="22"/>
              </w:rPr>
            </w:pPr>
          </w:p>
          <w:p w14:paraId="30C3E353" w14:textId="77777777" w:rsidR="00186643" w:rsidRPr="00185239" w:rsidRDefault="006F56B7" w:rsidP="006A2E3D">
            <w:pPr>
              <w:pStyle w:val="PargrafodaLista"/>
              <w:widowControl w:val="0"/>
              <w:numPr>
                <w:ilvl w:val="2"/>
                <w:numId w:val="21"/>
              </w:numPr>
              <w:spacing w:line="280" w:lineRule="exact"/>
              <w:ind w:left="49" w:firstLine="0"/>
              <w:rPr>
                <w:rFonts w:ascii="Trebuchet MS" w:hAnsi="Trebuchet MS"/>
                <w:sz w:val="22"/>
                <w:szCs w:val="22"/>
                <w:lang w:val="en-US"/>
              </w:rPr>
            </w:pPr>
            <w:r w:rsidRPr="00185239">
              <w:rPr>
                <w:rFonts w:ascii="Trebuchet MS" w:hAnsi="Trebuchet MS"/>
                <w:sz w:val="22"/>
                <w:szCs w:val="22"/>
                <w:lang w:val="en-US"/>
              </w:rPr>
              <w:t>Seventy</w:t>
            </w:r>
            <w:r w:rsidR="002226A1" w:rsidRPr="00185239">
              <w:rPr>
                <w:rFonts w:ascii="Trebuchet MS" w:hAnsi="Trebuchet MS"/>
                <w:sz w:val="22"/>
                <w:szCs w:val="22"/>
                <w:lang w:val="en-US"/>
              </w:rPr>
              <w:t xml:space="preserve"> </w:t>
            </w:r>
            <w:r w:rsidR="00186643" w:rsidRPr="00185239">
              <w:rPr>
                <w:rFonts w:ascii="Trebuchet MS" w:hAnsi="Trebuchet MS"/>
                <w:sz w:val="22"/>
                <w:szCs w:val="22"/>
                <w:lang w:val="en-US"/>
              </w:rPr>
              <w:t>thousand (</w:t>
            </w:r>
            <w:r w:rsidRPr="00185239">
              <w:rPr>
                <w:rFonts w:ascii="Trebuchet MS" w:hAnsi="Trebuchet MS"/>
                <w:sz w:val="22"/>
                <w:szCs w:val="22"/>
                <w:lang w:val="en-US"/>
              </w:rPr>
              <w:t>70,0</w:t>
            </w:r>
            <w:r w:rsidR="00186643" w:rsidRPr="00185239">
              <w:rPr>
                <w:rFonts w:ascii="Trebuchet MS" w:hAnsi="Trebuchet MS"/>
                <w:sz w:val="22"/>
                <w:szCs w:val="22"/>
                <w:lang w:val="en-US"/>
              </w:rPr>
              <w:t>00) Debentures will be issued</w:t>
            </w:r>
            <w:r w:rsidRPr="00185239">
              <w:rPr>
                <w:rFonts w:ascii="Trebuchet MS" w:hAnsi="Trebuchet MS"/>
                <w:sz w:val="22"/>
                <w:szCs w:val="22"/>
                <w:lang w:val="en-US"/>
              </w:rPr>
              <w:t xml:space="preserve">, with </w:t>
            </w:r>
            <w:r w:rsidR="00DC3675" w:rsidRPr="00185239">
              <w:rPr>
                <w:rFonts w:ascii="Trebuchet MS" w:hAnsi="Trebuchet MS"/>
                <w:sz w:val="22"/>
                <w:szCs w:val="22"/>
                <w:lang w:val="en-US"/>
              </w:rPr>
              <w:t>forty</w:t>
            </w:r>
            <w:r w:rsidRPr="00185239">
              <w:rPr>
                <w:rFonts w:ascii="Trebuchet MS" w:hAnsi="Trebuchet MS"/>
                <w:sz w:val="22"/>
                <w:szCs w:val="22"/>
                <w:lang w:val="en-US"/>
              </w:rPr>
              <w:t xml:space="preserve"> thousand (</w:t>
            </w:r>
            <w:r w:rsidR="00DC3675" w:rsidRPr="00185239">
              <w:rPr>
                <w:rFonts w:ascii="Trebuchet MS" w:hAnsi="Trebuchet MS"/>
                <w:sz w:val="22"/>
                <w:szCs w:val="22"/>
                <w:lang w:val="en-US"/>
              </w:rPr>
              <w:t>4</w:t>
            </w:r>
            <w:r w:rsidRPr="00185239">
              <w:rPr>
                <w:rFonts w:ascii="Trebuchet MS" w:hAnsi="Trebuchet MS"/>
                <w:sz w:val="22"/>
                <w:szCs w:val="22"/>
                <w:lang w:val="en-US"/>
              </w:rPr>
              <w:t>0,000) being issued in the first series</w:t>
            </w:r>
            <w:r w:rsidR="006C0BFB" w:rsidRPr="00185239">
              <w:rPr>
                <w:rFonts w:ascii="Trebuchet MS" w:hAnsi="Trebuchet MS"/>
                <w:sz w:val="22"/>
                <w:szCs w:val="22"/>
                <w:lang w:val="en-US"/>
              </w:rPr>
              <w:t xml:space="preserve"> (“</w:t>
            </w:r>
            <w:r w:rsidR="006C0BFB" w:rsidRPr="00185239">
              <w:rPr>
                <w:rFonts w:ascii="Trebuchet MS" w:hAnsi="Trebuchet MS"/>
                <w:sz w:val="22"/>
                <w:szCs w:val="22"/>
                <w:u w:val="single"/>
                <w:lang w:val="en-US"/>
              </w:rPr>
              <w:t>Debentures 1</w:t>
            </w:r>
            <w:r w:rsidR="006C0BFB" w:rsidRPr="00185239">
              <w:rPr>
                <w:rFonts w:ascii="Trebuchet MS" w:hAnsi="Trebuchet MS"/>
                <w:sz w:val="22"/>
                <w:szCs w:val="22"/>
                <w:u w:val="single"/>
                <w:vertAlign w:val="superscript"/>
                <w:lang w:val="en-US"/>
              </w:rPr>
              <w:t>st</w:t>
            </w:r>
            <w:r w:rsidR="006C0BFB" w:rsidRPr="00185239">
              <w:rPr>
                <w:rFonts w:ascii="Trebuchet MS" w:hAnsi="Trebuchet MS"/>
                <w:sz w:val="22"/>
                <w:szCs w:val="22"/>
                <w:u w:val="single"/>
                <w:lang w:val="en-US"/>
              </w:rPr>
              <w:t xml:space="preserve"> Series</w:t>
            </w:r>
            <w:r w:rsidR="006C0BFB" w:rsidRPr="00185239">
              <w:rPr>
                <w:rFonts w:ascii="Trebuchet MS" w:hAnsi="Trebuchet MS"/>
                <w:sz w:val="22"/>
                <w:szCs w:val="22"/>
                <w:lang w:val="en-US"/>
              </w:rPr>
              <w:t>”)</w:t>
            </w:r>
            <w:r w:rsidRPr="00185239">
              <w:rPr>
                <w:rFonts w:ascii="Trebuchet MS" w:hAnsi="Trebuchet MS"/>
                <w:sz w:val="22"/>
                <w:szCs w:val="22"/>
                <w:lang w:val="en-US"/>
              </w:rPr>
              <w:t xml:space="preserve">, and </w:t>
            </w:r>
            <w:r w:rsidR="00DC3675" w:rsidRPr="00185239">
              <w:rPr>
                <w:rFonts w:ascii="Trebuchet MS" w:hAnsi="Trebuchet MS"/>
                <w:sz w:val="22"/>
                <w:szCs w:val="22"/>
                <w:lang w:val="en-US"/>
              </w:rPr>
              <w:t>thirty</w:t>
            </w:r>
            <w:r w:rsidRPr="00185239">
              <w:rPr>
                <w:rFonts w:ascii="Trebuchet MS" w:hAnsi="Trebuchet MS"/>
                <w:sz w:val="22"/>
                <w:szCs w:val="22"/>
                <w:lang w:val="en-US"/>
              </w:rPr>
              <w:t xml:space="preserve"> thousand (</w:t>
            </w:r>
            <w:r w:rsidR="00DC3675" w:rsidRPr="00185239">
              <w:rPr>
                <w:rFonts w:ascii="Trebuchet MS" w:hAnsi="Trebuchet MS"/>
                <w:sz w:val="22"/>
                <w:szCs w:val="22"/>
                <w:lang w:val="en-US"/>
              </w:rPr>
              <w:t>3</w:t>
            </w:r>
            <w:r w:rsidRPr="00185239">
              <w:rPr>
                <w:rFonts w:ascii="Trebuchet MS" w:hAnsi="Trebuchet MS"/>
                <w:sz w:val="22"/>
                <w:szCs w:val="22"/>
                <w:lang w:val="en-US"/>
              </w:rPr>
              <w:t>0,000) being issued in the second series</w:t>
            </w:r>
            <w:r w:rsidR="006C0BFB" w:rsidRPr="00185239">
              <w:rPr>
                <w:rFonts w:ascii="Trebuchet MS" w:hAnsi="Trebuchet MS"/>
                <w:sz w:val="22"/>
                <w:szCs w:val="22"/>
                <w:lang w:val="en-US"/>
              </w:rPr>
              <w:t xml:space="preserve"> (“</w:t>
            </w:r>
            <w:r w:rsidR="006C0BFB" w:rsidRPr="00185239">
              <w:rPr>
                <w:rFonts w:ascii="Trebuchet MS" w:hAnsi="Trebuchet MS"/>
                <w:sz w:val="22"/>
                <w:szCs w:val="22"/>
                <w:u w:val="single"/>
                <w:lang w:val="en-US"/>
              </w:rPr>
              <w:t>Debentures 2</w:t>
            </w:r>
            <w:r w:rsidR="006C0BFB" w:rsidRPr="00185239">
              <w:rPr>
                <w:rFonts w:ascii="Trebuchet MS" w:hAnsi="Trebuchet MS"/>
                <w:sz w:val="22"/>
                <w:szCs w:val="22"/>
                <w:u w:val="single"/>
                <w:vertAlign w:val="superscript"/>
                <w:lang w:val="en-US"/>
              </w:rPr>
              <w:t>nd</w:t>
            </w:r>
            <w:r w:rsidR="006C0BFB" w:rsidRPr="00185239">
              <w:rPr>
                <w:rFonts w:ascii="Trebuchet MS" w:hAnsi="Trebuchet MS"/>
                <w:sz w:val="22"/>
                <w:szCs w:val="22"/>
                <w:u w:val="single"/>
                <w:lang w:val="en-US"/>
              </w:rPr>
              <w:t xml:space="preserve"> Series</w:t>
            </w:r>
            <w:r w:rsidR="006C0BFB" w:rsidRPr="00185239">
              <w:rPr>
                <w:rFonts w:ascii="Trebuchet MS" w:hAnsi="Trebuchet MS"/>
                <w:sz w:val="22"/>
                <w:szCs w:val="22"/>
                <w:lang w:val="en-US"/>
              </w:rPr>
              <w:t>”)</w:t>
            </w:r>
            <w:r w:rsidR="00186643" w:rsidRPr="00185239">
              <w:rPr>
                <w:rFonts w:ascii="Trebuchet MS" w:hAnsi="Trebuchet MS"/>
                <w:sz w:val="22"/>
                <w:szCs w:val="22"/>
                <w:lang w:val="en-US"/>
              </w:rPr>
              <w:t xml:space="preserve">. </w:t>
            </w:r>
          </w:p>
          <w:p w14:paraId="65F4A484" w14:textId="77777777" w:rsidR="00A45E50" w:rsidRPr="00185239" w:rsidRDefault="00A45E50" w:rsidP="006C625A">
            <w:pPr>
              <w:pStyle w:val="PargrafodaLista"/>
              <w:widowControl w:val="0"/>
              <w:spacing w:line="280" w:lineRule="exact"/>
              <w:ind w:left="49"/>
              <w:rPr>
                <w:rFonts w:ascii="Trebuchet MS" w:hAnsi="Trebuchet MS"/>
                <w:sz w:val="22"/>
                <w:szCs w:val="22"/>
                <w:lang w:val="en-US"/>
              </w:rPr>
            </w:pPr>
          </w:p>
          <w:p w14:paraId="75585316" w14:textId="77777777" w:rsidR="00A45E50" w:rsidRPr="00185239" w:rsidRDefault="00A45E50" w:rsidP="006A2E3D">
            <w:pPr>
              <w:pStyle w:val="PargrafodaLista"/>
              <w:widowControl w:val="0"/>
              <w:numPr>
                <w:ilvl w:val="2"/>
                <w:numId w:val="21"/>
              </w:numPr>
              <w:spacing w:line="280" w:lineRule="exact"/>
              <w:ind w:left="49" w:firstLine="0"/>
              <w:rPr>
                <w:rFonts w:ascii="Trebuchet MS" w:hAnsi="Trebuchet MS"/>
                <w:sz w:val="22"/>
                <w:szCs w:val="22"/>
                <w:lang w:val="en-US"/>
              </w:rPr>
            </w:pPr>
            <w:r w:rsidRPr="00185239">
              <w:rPr>
                <w:rFonts w:ascii="Trebuchet MS" w:hAnsi="Trebuchet MS"/>
                <w:sz w:val="22"/>
                <w:szCs w:val="22"/>
                <w:lang w:val="en-US"/>
              </w:rPr>
              <w:t xml:space="preserve">The Issuer may cancel the </w:t>
            </w:r>
            <w:r w:rsidR="003F240D" w:rsidRPr="00185239">
              <w:rPr>
                <w:rFonts w:ascii="Trebuchet MS" w:hAnsi="Trebuchet MS"/>
                <w:sz w:val="22"/>
                <w:szCs w:val="22"/>
                <w:lang w:val="en-US"/>
              </w:rPr>
              <w:t>2</w:t>
            </w:r>
            <w:r w:rsidR="003F240D" w:rsidRPr="00185239">
              <w:rPr>
                <w:rFonts w:ascii="Trebuchet MS" w:hAnsi="Trebuchet MS"/>
                <w:sz w:val="22"/>
                <w:szCs w:val="22"/>
                <w:vertAlign w:val="superscript"/>
                <w:lang w:val="en-US"/>
              </w:rPr>
              <w:t>nd</w:t>
            </w:r>
            <w:r w:rsidR="003F240D" w:rsidRPr="00185239">
              <w:rPr>
                <w:rFonts w:ascii="Trebuchet MS" w:hAnsi="Trebuchet MS"/>
                <w:sz w:val="22"/>
                <w:szCs w:val="22"/>
                <w:lang w:val="en-US"/>
              </w:rPr>
              <w:t xml:space="preserve"> Series </w:t>
            </w:r>
            <w:r w:rsidR="00DE0DCF" w:rsidRPr="00185239">
              <w:rPr>
                <w:rFonts w:ascii="Trebuchet MS" w:hAnsi="Trebuchet MS"/>
                <w:sz w:val="22"/>
                <w:szCs w:val="22"/>
                <w:lang w:val="en-US"/>
              </w:rPr>
              <w:t xml:space="preserve">of </w:t>
            </w:r>
            <w:r w:rsidR="0031725E" w:rsidRPr="00185239">
              <w:rPr>
                <w:rFonts w:ascii="Trebuchet MS" w:hAnsi="Trebuchet MS"/>
                <w:sz w:val="22"/>
                <w:szCs w:val="22"/>
                <w:lang w:val="en-US"/>
              </w:rPr>
              <w:t xml:space="preserve">Debentures </w:t>
            </w:r>
            <w:r w:rsidRPr="00185239">
              <w:rPr>
                <w:rFonts w:ascii="Trebuchet MS" w:hAnsi="Trebuchet MS"/>
                <w:sz w:val="22"/>
                <w:szCs w:val="22"/>
                <w:lang w:val="en-US"/>
              </w:rPr>
              <w:t xml:space="preserve">that are not effectively subscribed and paid </w:t>
            </w:r>
            <w:r w:rsidR="000A4152" w:rsidRPr="00185239">
              <w:rPr>
                <w:rFonts w:ascii="Trebuchet MS" w:hAnsi="Trebuchet MS"/>
                <w:sz w:val="22"/>
                <w:szCs w:val="22"/>
                <w:lang w:val="en-US"/>
              </w:rPr>
              <w:t xml:space="preserve">in, so </w:t>
            </w:r>
            <w:r w:rsidR="00BF08F0" w:rsidRPr="00185239">
              <w:rPr>
                <w:rFonts w:ascii="Trebuchet MS" w:hAnsi="Trebuchet MS"/>
                <w:sz w:val="22"/>
                <w:szCs w:val="22"/>
                <w:lang w:val="en-US"/>
              </w:rPr>
              <w:t xml:space="preserve">the </w:t>
            </w:r>
            <w:r w:rsidRPr="00185239">
              <w:rPr>
                <w:rFonts w:ascii="Trebuchet MS" w:hAnsi="Trebuchet MS"/>
                <w:sz w:val="22"/>
                <w:szCs w:val="22"/>
                <w:lang w:val="en-US"/>
              </w:rPr>
              <w:t>partial subscription is authorized.</w:t>
            </w:r>
          </w:p>
          <w:p w14:paraId="58786BDA" w14:textId="77777777" w:rsidR="00186643" w:rsidRPr="00185239" w:rsidRDefault="00186643" w:rsidP="006A2E3D">
            <w:pPr>
              <w:pStyle w:val="PargrafodaLista"/>
              <w:widowControl w:val="0"/>
              <w:numPr>
                <w:ilvl w:val="1"/>
                <w:numId w:val="21"/>
              </w:numPr>
              <w:spacing w:line="280" w:lineRule="exact"/>
              <w:ind w:left="49" w:hanging="49"/>
              <w:rPr>
                <w:rFonts w:ascii="Trebuchet MS" w:hAnsi="Trebuchet MS"/>
                <w:b/>
                <w:sz w:val="22"/>
                <w:szCs w:val="22"/>
              </w:rPr>
            </w:pPr>
            <w:r w:rsidRPr="00185239">
              <w:rPr>
                <w:rFonts w:ascii="Trebuchet MS" w:hAnsi="Trebuchet MS"/>
                <w:b/>
                <w:sz w:val="22"/>
                <w:szCs w:val="22"/>
                <w:lang w:val="en-US"/>
              </w:rPr>
              <w:t>Resources Allocation</w:t>
            </w:r>
          </w:p>
          <w:p w14:paraId="1ECE6396" w14:textId="77777777" w:rsidR="00186643" w:rsidRPr="00185239" w:rsidRDefault="00186643" w:rsidP="006A2E3D">
            <w:pPr>
              <w:widowControl w:val="0"/>
              <w:spacing w:line="280" w:lineRule="exact"/>
              <w:ind w:left="49"/>
              <w:rPr>
                <w:rFonts w:ascii="Trebuchet MS" w:hAnsi="Trebuchet MS"/>
                <w:sz w:val="22"/>
                <w:szCs w:val="22"/>
              </w:rPr>
            </w:pPr>
          </w:p>
          <w:p w14:paraId="6ECF3FB7" w14:textId="77777777" w:rsidR="001B43BB" w:rsidRPr="00185239" w:rsidRDefault="001620D6" w:rsidP="001B43BB">
            <w:pPr>
              <w:pStyle w:val="PargrafodaLista"/>
              <w:widowControl w:val="0"/>
              <w:numPr>
                <w:ilvl w:val="2"/>
                <w:numId w:val="3"/>
              </w:numPr>
              <w:tabs>
                <w:tab w:val="left" w:pos="709"/>
                <w:tab w:val="left" w:pos="5245"/>
              </w:tabs>
              <w:spacing w:line="280" w:lineRule="exact"/>
              <w:ind w:left="0" w:firstLine="0"/>
              <w:rPr>
                <w:rFonts w:ascii="Trebuchet MS" w:hAnsi="Trebuchet MS"/>
                <w:sz w:val="22"/>
                <w:szCs w:val="22"/>
                <w:lang w:val="en-GB"/>
              </w:rPr>
            </w:pPr>
            <w:r w:rsidRPr="00185239">
              <w:rPr>
                <w:rFonts w:ascii="Trebuchet MS" w:hAnsi="Trebuchet MS"/>
                <w:sz w:val="22"/>
                <w:szCs w:val="22"/>
                <w:lang w:val="en-US"/>
              </w:rPr>
              <w:t>T</w:t>
            </w:r>
            <w:r w:rsidR="00186643" w:rsidRPr="00185239">
              <w:rPr>
                <w:rFonts w:ascii="Trebuchet MS" w:hAnsi="Trebuchet MS"/>
                <w:sz w:val="22"/>
                <w:szCs w:val="22"/>
                <w:lang w:val="en-US"/>
              </w:rPr>
              <w:t xml:space="preserve">he net </w:t>
            </w:r>
            <w:r w:rsidR="00101D0F" w:rsidRPr="00185239">
              <w:rPr>
                <w:rFonts w:ascii="Trebuchet MS" w:hAnsi="Trebuchet MS"/>
                <w:sz w:val="22"/>
                <w:szCs w:val="22"/>
                <w:lang w:val="en-US"/>
              </w:rPr>
              <w:t>funds</w:t>
            </w:r>
            <w:r w:rsidR="00186643" w:rsidRPr="00185239">
              <w:rPr>
                <w:rFonts w:ascii="Trebuchet MS" w:hAnsi="Trebuchet MS"/>
                <w:sz w:val="22"/>
                <w:szCs w:val="22"/>
                <w:lang w:val="en-US"/>
              </w:rPr>
              <w:t xml:space="preserve"> obtained by the Issuer through this issuance shall be allocated to </w:t>
            </w:r>
            <w:r w:rsidR="00103B19" w:rsidRPr="00185239">
              <w:rPr>
                <w:rFonts w:ascii="Trebuchet MS" w:hAnsi="Trebuchet MS"/>
                <w:sz w:val="22"/>
                <w:szCs w:val="22"/>
                <w:lang w:val="en-US"/>
              </w:rPr>
              <w:t>(</w:t>
            </w:r>
            <w:proofErr w:type="spellStart"/>
            <w:r w:rsidR="00103B19" w:rsidRPr="00185239">
              <w:rPr>
                <w:rFonts w:ascii="Trebuchet MS" w:hAnsi="Trebuchet MS"/>
                <w:sz w:val="22"/>
                <w:szCs w:val="22"/>
                <w:lang w:val="en-US"/>
              </w:rPr>
              <w:t>i</w:t>
            </w:r>
            <w:proofErr w:type="spellEnd"/>
            <w:r w:rsidR="00103B19" w:rsidRPr="00185239">
              <w:rPr>
                <w:rFonts w:ascii="Trebuchet MS" w:hAnsi="Trebuchet MS"/>
                <w:sz w:val="22"/>
                <w:szCs w:val="22"/>
                <w:lang w:val="en-US"/>
              </w:rPr>
              <w:t xml:space="preserve">) </w:t>
            </w:r>
            <w:r w:rsidR="00186643" w:rsidRPr="00185239">
              <w:rPr>
                <w:rFonts w:ascii="Trebuchet MS" w:hAnsi="Trebuchet MS"/>
                <w:sz w:val="22"/>
                <w:szCs w:val="22"/>
                <w:lang w:val="en-US"/>
              </w:rPr>
              <w:t xml:space="preserve">the construction of </w:t>
            </w:r>
            <w:r w:rsidR="00101D0F" w:rsidRPr="00185239">
              <w:rPr>
                <w:rFonts w:ascii="Trebuchet MS" w:hAnsi="Trebuchet MS"/>
                <w:sz w:val="22"/>
                <w:szCs w:val="22"/>
                <w:lang w:val="en-US"/>
              </w:rPr>
              <w:t xml:space="preserve">the </w:t>
            </w:r>
            <w:r w:rsidRPr="00185239">
              <w:rPr>
                <w:rFonts w:ascii="Trebuchet MS" w:hAnsi="Trebuchet MS"/>
                <w:sz w:val="22"/>
                <w:szCs w:val="22"/>
                <w:lang w:val="en-US"/>
              </w:rPr>
              <w:t>part</w:t>
            </w:r>
            <w:r w:rsidR="00101D0F" w:rsidRPr="00185239">
              <w:rPr>
                <w:rFonts w:ascii="Trebuchet MS" w:hAnsi="Trebuchet MS"/>
                <w:sz w:val="22"/>
                <w:szCs w:val="22"/>
                <w:lang w:val="en-US"/>
              </w:rPr>
              <w:t xml:space="preserve"> owned by the Issuer of</w:t>
            </w:r>
            <w:r w:rsidRPr="00185239">
              <w:rPr>
                <w:rFonts w:ascii="Trebuchet MS" w:hAnsi="Trebuchet MS"/>
                <w:sz w:val="22"/>
                <w:szCs w:val="22"/>
                <w:lang w:val="en-US"/>
              </w:rPr>
              <w:t xml:space="preserve"> </w:t>
            </w:r>
            <w:r w:rsidR="00186643" w:rsidRPr="00185239">
              <w:rPr>
                <w:rFonts w:ascii="Trebuchet MS" w:hAnsi="Trebuchet MS"/>
                <w:sz w:val="22"/>
                <w:szCs w:val="22"/>
                <w:lang w:val="en-US"/>
              </w:rPr>
              <w:t xml:space="preserve">the real estate venture called </w:t>
            </w:r>
            <w:proofErr w:type="spellStart"/>
            <w:r w:rsidR="00186643" w:rsidRPr="00185239">
              <w:rPr>
                <w:rFonts w:ascii="Trebuchet MS" w:hAnsi="Trebuchet MS"/>
                <w:sz w:val="22"/>
                <w:szCs w:val="22"/>
                <w:lang w:val="en-US"/>
              </w:rPr>
              <w:t>Cidade</w:t>
            </w:r>
            <w:proofErr w:type="spellEnd"/>
            <w:r w:rsidR="00186643" w:rsidRPr="00185239">
              <w:rPr>
                <w:rFonts w:ascii="Trebuchet MS" w:hAnsi="Trebuchet MS"/>
                <w:sz w:val="22"/>
                <w:szCs w:val="22"/>
                <w:lang w:val="en-US"/>
              </w:rPr>
              <w:t xml:space="preserve"> </w:t>
            </w:r>
            <w:proofErr w:type="spellStart"/>
            <w:r w:rsidR="00186643" w:rsidRPr="00185239">
              <w:rPr>
                <w:rFonts w:ascii="Trebuchet MS" w:hAnsi="Trebuchet MS"/>
                <w:sz w:val="22"/>
                <w:szCs w:val="22"/>
                <w:lang w:val="en-US"/>
              </w:rPr>
              <w:t>Matarazzo</w:t>
            </w:r>
            <w:proofErr w:type="spellEnd"/>
            <w:r w:rsidR="00186643" w:rsidRPr="00185239">
              <w:rPr>
                <w:rFonts w:ascii="Trebuchet MS" w:hAnsi="Trebuchet MS"/>
                <w:sz w:val="22"/>
                <w:szCs w:val="22"/>
                <w:lang w:val="en-US"/>
              </w:rPr>
              <w:t xml:space="preserve"> located in the capital of the State of São Paulo, as per Building Code Compliance Documents object of R. 05 </w:t>
            </w:r>
            <w:r w:rsidR="006F56B7" w:rsidRPr="00185239">
              <w:rPr>
                <w:rFonts w:ascii="Trebuchet MS" w:hAnsi="Trebuchet MS"/>
                <w:sz w:val="22"/>
                <w:szCs w:val="22"/>
                <w:lang w:val="en-US"/>
              </w:rPr>
              <w:t xml:space="preserve">and Av. 12 </w:t>
            </w:r>
            <w:r w:rsidR="00AE39DA" w:rsidRPr="00185239">
              <w:rPr>
                <w:rFonts w:ascii="Trebuchet MS" w:hAnsi="Trebuchet MS"/>
                <w:sz w:val="22"/>
                <w:szCs w:val="22"/>
                <w:lang w:val="en-US"/>
              </w:rPr>
              <w:t xml:space="preserve">Registered in Record File </w:t>
            </w:r>
            <w:r w:rsidR="00AE39DA" w:rsidRPr="00185239">
              <w:rPr>
                <w:rFonts w:ascii="Trebuchet MS" w:hAnsi="Trebuchet MS"/>
                <w:b/>
                <w:sz w:val="22"/>
                <w:szCs w:val="22"/>
                <w:lang w:val="en-US"/>
              </w:rPr>
              <w:t>N.</w:t>
            </w:r>
            <w:r w:rsidR="00186643" w:rsidRPr="00185239">
              <w:rPr>
                <w:rFonts w:ascii="Trebuchet MS" w:hAnsi="Trebuchet MS"/>
                <w:sz w:val="22"/>
                <w:szCs w:val="22"/>
                <w:lang w:val="en-US"/>
              </w:rPr>
              <w:t xml:space="preserve"> 190.798, </w:t>
            </w:r>
            <w:r w:rsidR="0031725E" w:rsidRPr="00185239">
              <w:rPr>
                <w:rFonts w:ascii="Trebuchet MS" w:hAnsi="Trebuchet MS"/>
                <w:sz w:val="22"/>
                <w:szCs w:val="22"/>
                <w:lang w:val="en-US"/>
              </w:rPr>
              <w:t xml:space="preserve">at </w:t>
            </w:r>
            <w:r w:rsidR="00186643" w:rsidRPr="00185239">
              <w:rPr>
                <w:rFonts w:ascii="Trebuchet MS" w:hAnsi="Trebuchet MS"/>
                <w:sz w:val="22"/>
                <w:szCs w:val="22"/>
                <w:lang w:val="en-US"/>
              </w:rPr>
              <w:t>the 4</w:t>
            </w:r>
            <w:r w:rsidR="00186643" w:rsidRPr="00185239">
              <w:rPr>
                <w:rFonts w:ascii="Trebuchet MS" w:hAnsi="Trebuchet MS"/>
                <w:sz w:val="22"/>
                <w:szCs w:val="22"/>
                <w:vertAlign w:val="superscript"/>
                <w:lang w:val="en-US"/>
              </w:rPr>
              <w:t>th</w:t>
            </w:r>
            <w:r w:rsidR="00186643" w:rsidRPr="00185239">
              <w:rPr>
                <w:rFonts w:ascii="Trebuchet MS" w:hAnsi="Trebuchet MS"/>
                <w:sz w:val="22"/>
                <w:szCs w:val="22"/>
                <w:lang w:val="en-US"/>
              </w:rPr>
              <w:t xml:space="preserve"> Real Estate Registry Office of the Capital of the State of São Paulo</w:t>
            </w:r>
            <w:r w:rsidRPr="00185239">
              <w:rPr>
                <w:rFonts w:ascii="Trebuchet MS" w:hAnsi="Trebuchet MS"/>
                <w:sz w:val="22"/>
                <w:szCs w:val="22"/>
                <w:lang w:val="en-US"/>
              </w:rPr>
              <w:t>, comprising the Hotel, Tower, Office and Parking Lot development</w:t>
            </w:r>
            <w:r w:rsidR="00186643" w:rsidRPr="00185239">
              <w:rPr>
                <w:rFonts w:ascii="Trebuchet MS" w:hAnsi="Trebuchet MS"/>
                <w:sz w:val="22"/>
                <w:szCs w:val="22"/>
                <w:lang w:val="en-US"/>
              </w:rPr>
              <w:t xml:space="preserve"> (</w:t>
            </w:r>
            <w:r w:rsidR="0005231E" w:rsidRPr="00185239">
              <w:rPr>
                <w:rFonts w:ascii="Trebuchet MS" w:hAnsi="Trebuchet MS"/>
                <w:sz w:val="22"/>
                <w:szCs w:val="22"/>
                <w:lang w:val="en-US"/>
              </w:rPr>
              <w:t>“</w:t>
            </w:r>
            <w:r w:rsidR="00186643" w:rsidRPr="00185239">
              <w:rPr>
                <w:rFonts w:ascii="Trebuchet MS" w:hAnsi="Trebuchet MS"/>
                <w:sz w:val="22"/>
                <w:szCs w:val="22"/>
                <w:u w:val="single"/>
                <w:lang w:val="en-US"/>
              </w:rPr>
              <w:t>Real Estate Venture</w:t>
            </w:r>
            <w:r w:rsidR="0005231E" w:rsidRPr="00185239">
              <w:rPr>
                <w:rFonts w:ascii="Trebuchet MS" w:hAnsi="Trebuchet MS"/>
                <w:sz w:val="22"/>
                <w:szCs w:val="22"/>
                <w:lang w:val="en-US"/>
              </w:rPr>
              <w:t>”</w:t>
            </w:r>
            <w:r w:rsidR="00186643" w:rsidRPr="00185239">
              <w:rPr>
                <w:rFonts w:ascii="Trebuchet MS" w:hAnsi="Trebuchet MS"/>
                <w:sz w:val="22"/>
                <w:szCs w:val="22"/>
                <w:lang w:val="en-US"/>
              </w:rPr>
              <w:t>)</w:t>
            </w:r>
            <w:r w:rsidR="00924B50" w:rsidRPr="00185239">
              <w:rPr>
                <w:rFonts w:ascii="Trebuchet MS" w:hAnsi="Trebuchet MS"/>
                <w:sz w:val="22"/>
                <w:szCs w:val="22"/>
                <w:lang w:val="en-US"/>
              </w:rPr>
              <w:t xml:space="preserve">, as well as </w:t>
            </w:r>
            <w:r w:rsidR="00103B19" w:rsidRPr="00185239">
              <w:rPr>
                <w:rFonts w:ascii="Trebuchet MS" w:hAnsi="Trebuchet MS"/>
                <w:sz w:val="22"/>
                <w:szCs w:val="22"/>
                <w:lang w:val="en-US"/>
              </w:rPr>
              <w:t xml:space="preserve">(ii) </w:t>
            </w:r>
            <w:r w:rsidR="00EB4920" w:rsidRPr="00185239">
              <w:rPr>
                <w:rFonts w:ascii="Trebuchet MS" w:hAnsi="Trebuchet MS"/>
                <w:sz w:val="22"/>
                <w:szCs w:val="22"/>
                <w:lang w:val="en-US"/>
              </w:rPr>
              <w:t xml:space="preserve">the extraordinary amortization in the amount of thirteen million and two hundred thousand </w:t>
            </w:r>
            <w:r w:rsidR="00383909" w:rsidRPr="00185239">
              <w:rPr>
                <w:rFonts w:ascii="Trebuchet MS" w:hAnsi="Trebuchet MS"/>
                <w:sz w:val="22"/>
                <w:szCs w:val="22"/>
                <w:lang w:val="en-US"/>
              </w:rPr>
              <w:t xml:space="preserve">Brazilian </w:t>
            </w:r>
            <w:proofErr w:type="spellStart"/>
            <w:r w:rsidR="00383909" w:rsidRPr="00185239">
              <w:rPr>
                <w:rFonts w:ascii="Trebuchet MS" w:hAnsi="Trebuchet MS"/>
                <w:sz w:val="22"/>
                <w:szCs w:val="22"/>
                <w:lang w:val="en-US"/>
              </w:rPr>
              <w:t>Reais</w:t>
            </w:r>
            <w:proofErr w:type="spellEnd"/>
            <w:r w:rsidR="00EB4920" w:rsidRPr="00185239">
              <w:rPr>
                <w:rFonts w:ascii="Trebuchet MS" w:hAnsi="Trebuchet MS"/>
                <w:sz w:val="22"/>
                <w:szCs w:val="22"/>
                <w:lang w:val="en-US"/>
              </w:rPr>
              <w:t xml:space="preserve"> (BRL 13,200,000.00)</w:t>
            </w:r>
            <w:r w:rsidR="00924B50" w:rsidRPr="00185239">
              <w:rPr>
                <w:rFonts w:ascii="Trebuchet MS" w:hAnsi="Trebuchet MS"/>
                <w:sz w:val="22"/>
                <w:szCs w:val="22"/>
                <w:lang w:val="en-US"/>
              </w:rPr>
              <w:t xml:space="preserve"> in reference to the 1</w:t>
            </w:r>
            <w:r w:rsidR="00924B50" w:rsidRPr="00185239">
              <w:rPr>
                <w:rFonts w:ascii="Trebuchet MS" w:hAnsi="Trebuchet MS"/>
                <w:sz w:val="22"/>
                <w:szCs w:val="22"/>
                <w:vertAlign w:val="superscript"/>
                <w:lang w:val="en-US"/>
              </w:rPr>
              <w:t>st</w:t>
            </w:r>
            <w:r w:rsidR="00924B50" w:rsidRPr="00185239">
              <w:rPr>
                <w:rFonts w:ascii="Trebuchet MS" w:hAnsi="Trebuchet MS"/>
                <w:sz w:val="22"/>
                <w:szCs w:val="22"/>
                <w:lang w:val="en-US"/>
              </w:rPr>
              <w:t xml:space="preserve"> and 5</w:t>
            </w:r>
            <w:r w:rsidR="00924B50" w:rsidRPr="00185239">
              <w:rPr>
                <w:rFonts w:ascii="Trebuchet MS" w:hAnsi="Trebuchet MS"/>
                <w:sz w:val="22"/>
                <w:szCs w:val="22"/>
                <w:vertAlign w:val="superscript"/>
                <w:lang w:val="en-US"/>
              </w:rPr>
              <w:t>th</w:t>
            </w:r>
            <w:r w:rsidR="00924B50" w:rsidRPr="00185239">
              <w:rPr>
                <w:rFonts w:ascii="Trebuchet MS" w:hAnsi="Trebuchet MS"/>
                <w:sz w:val="22"/>
                <w:szCs w:val="22"/>
                <w:lang w:val="en-US"/>
              </w:rPr>
              <w:t xml:space="preserve"> Issuance of Debentures of the Issuer, as stated in the Certificate of Real Estate </w:t>
            </w:r>
            <w:r w:rsidR="00924B50" w:rsidRPr="00185239">
              <w:rPr>
                <w:rFonts w:ascii="Trebuchet MS" w:hAnsi="Trebuchet MS"/>
                <w:sz w:val="22"/>
                <w:szCs w:val="22"/>
                <w:lang w:val="en-US"/>
              </w:rPr>
              <w:lastRenderedPageBreak/>
              <w:t xml:space="preserve">Receivables CRI no. 76 and 217, </w:t>
            </w:r>
            <w:r w:rsidR="001B43BB" w:rsidRPr="00185239">
              <w:rPr>
                <w:rFonts w:ascii="Trebuchet MS" w:hAnsi="Trebuchet MS"/>
                <w:sz w:val="22"/>
                <w:szCs w:val="22"/>
                <w:lang w:val="en-US"/>
              </w:rPr>
              <w:t xml:space="preserve">respectively, </w:t>
            </w:r>
            <w:r w:rsidR="00924B50" w:rsidRPr="00185239">
              <w:rPr>
                <w:rFonts w:ascii="Trebuchet MS" w:hAnsi="Trebuchet MS"/>
                <w:sz w:val="22"/>
                <w:szCs w:val="22"/>
                <w:lang w:val="en-US"/>
              </w:rPr>
              <w:t xml:space="preserve">issued by True </w:t>
            </w:r>
            <w:proofErr w:type="spellStart"/>
            <w:r w:rsidR="00924B50" w:rsidRPr="00185239">
              <w:rPr>
                <w:rFonts w:ascii="Trebuchet MS" w:hAnsi="Trebuchet MS"/>
                <w:sz w:val="22"/>
                <w:szCs w:val="22"/>
                <w:lang w:val="en-US"/>
              </w:rPr>
              <w:t>Securitizadora</w:t>
            </w:r>
            <w:proofErr w:type="spellEnd"/>
            <w:r w:rsidR="00924B50" w:rsidRPr="00185239">
              <w:rPr>
                <w:rFonts w:ascii="Trebuchet MS" w:hAnsi="Trebuchet MS"/>
                <w:sz w:val="22"/>
                <w:szCs w:val="22"/>
                <w:lang w:val="en-US"/>
              </w:rPr>
              <w:t xml:space="preserve"> S</w:t>
            </w:r>
            <w:r w:rsidR="00B023DB" w:rsidRPr="00185239">
              <w:rPr>
                <w:rFonts w:ascii="Trebuchet MS" w:hAnsi="Trebuchet MS"/>
                <w:sz w:val="22"/>
                <w:szCs w:val="22"/>
                <w:lang w:val="en-US"/>
              </w:rPr>
              <w:t>.</w:t>
            </w:r>
            <w:r w:rsidR="00924B50" w:rsidRPr="00185239">
              <w:rPr>
                <w:rFonts w:ascii="Trebuchet MS" w:hAnsi="Trebuchet MS"/>
                <w:sz w:val="22"/>
                <w:szCs w:val="22"/>
                <w:lang w:val="en-US"/>
              </w:rPr>
              <w:t>A</w:t>
            </w:r>
            <w:r w:rsidR="00186643" w:rsidRPr="00185239">
              <w:rPr>
                <w:rFonts w:ascii="Trebuchet MS" w:hAnsi="Trebuchet MS"/>
                <w:sz w:val="22"/>
                <w:szCs w:val="22"/>
                <w:lang w:val="en-US"/>
              </w:rPr>
              <w:t>.</w:t>
            </w:r>
            <w:r w:rsidR="0031725E" w:rsidRPr="00185239">
              <w:rPr>
                <w:rFonts w:ascii="Trebuchet MS" w:hAnsi="Trebuchet MS"/>
                <w:sz w:val="22"/>
                <w:szCs w:val="22"/>
                <w:lang w:val="en-US"/>
              </w:rPr>
              <w:t xml:space="preserve"> </w:t>
            </w:r>
            <w:r w:rsidR="001B43BB" w:rsidRPr="00185239">
              <w:rPr>
                <w:rFonts w:ascii="Trebuchet MS" w:hAnsi="Trebuchet MS"/>
                <w:sz w:val="22"/>
                <w:szCs w:val="22"/>
                <w:lang w:val="en-GB"/>
              </w:rPr>
              <w:t>For the purposes of verification of the allocation of the resources that are the object of item (ii) above, the Debtor should, within 30 (thirty) days of the first settlement of the Debentures, send the proofs of payment of the amortization in question to the Fiduciary Agent. The total sum of the resources raised by the Issuer by means of the 1</w:t>
            </w:r>
            <w:r w:rsidR="001B43BB" w:rsidRPr="00185239">
              <w:rPr>
                <w:rFonts w:ascii="Trebuchet MS" w:hAnsi="Trebuchet MS"/>
                <w:sz w:val="22"/>
                <w:szCs w:val="22"/>
                <w:vertAlign w:val="superscript"/>
                <w:lang w:val="en-GB"/>
              </w:rPr>
              <w:t>st</w:t>
            </w:r>
            <w:r w:rsidR="001B43BB" w:rsidRPr="00185239">
              <w:rPr>
                <w:rFonts w:ascii="Trebuchet MS" w:hAnsi="Trebuchet MS"/>
                <w:sz w:val="22"/>
                <w:szCs w:val="22"/>
                <w:lang w:val="en-GB"/>
              </w:rPr>
              <w:t xml:space="preserve"> and 5</w:t>
            </w:r>
            <w:r w:rsidR="001B43BB" w:rsidRPr="00185239">
              <w:rPr>
                <w:rFonts w:ascii="Trebuchet MS" w:hAnsi="Trebuchet MS"/>
                <w:sz w:val="22"/>
                <w:szCs w:val="22"/>
                <w:vertAlign w:val="superscript"/>
                <w:lang w:val="en-GB"/>
              </w:rPr>
              <w:t>th</w:t>
            </w:r>
            <w:r w:rsidR="001B43BB" w:rsidRPr="00185239">
              <w:rPr>
                <w:rFonts w:ascii="Trebuchet MS" w:hAnsi="Trebuchet MS"/>
                <w:sz w:val="22"/>
                <w:szCs w:val="22"/>
                <w:lang w:val="en-GB"/>
              </w:rPr>
              <w:t xml:space="preserve"> Issuances of Debentures of the Issuer, being support for the RERC Real Estate Receivable Certificates </w:t>
            </w:r>
            <w:proofErr w:type="spellStart"/>
            <w:r w:rsidR="001B43BB" w:rsidRPr="00185239">
              <w:rPr>
                <w:rFonts w:ascii="Trebuchet MS" w:hAnsi="Trebuchet MS"/>
                <w:sz w:val="22"/>
                <w:szCs w:val="22"/>
                <w:lang w:val="en-GB"/>
              </w:rPr>
              <w:t>nrs</w:t>
            </w:r>
            <w:proofErr w:type="spellEnd"/>
            <w:r w:rsidR="001B43BB" w:rsidRPr="00185239">
              <w:rPr>
                <w:rFonts w:ascii="Trebuchet MS" w:hAnsi="Trebuchet MS"/>
                <w:sz w:val="22"/>
                <w:szCs w:val="22"/>
                <w:lang w:val="en-GB"/>
              </w:rPr>
              <w:t>.  76 and 217, respectively, were allocated, by the Issuer, in accordance with declarations presented by the Issuer to the Debenture Holder and to the Fiduciary Agent of the RERCs prior to this Indenture.</w:t>
            </w:r>
          </w:p>
          <w:p w14:paraId="1FCC4199" w14:textId="77777777" w:rsidR="00186643" w:rsidRPr="00185239" w:rsidRDefault="00186643" w:rsidP="006A2E3D">
            <w:pPr>
              <w:pStyle w:val="PargrafodaLista"/>
              <w:widowControl w:val="0"/>
              <w:tabs>
                <w:tab w:val="left" w:pos="709"/>
              </w:tabs>
              <w:spacing w:line="280" w:lineRule="exact"/>
              <w:ind w:left="49"/>
              <w:rPr>
                <w:rFonts w:ascii="Trebuchet MS" w:hAnsi="Trebuchet MS"/>
                <w:sz w:val="22"/>
                <w:szCs w:val="22"/>
                <w:lang w:val="en-GB"/>
              </w:rPr>
            </w:pPr>
          </w:p>
          <w:p w14:paraId="79FD56A2" w14:textId="77777777" w:rsidR="00186643" w:rsidRPr="00185239" w:rsidRDefault="00186643" w:rsidP="006A2E3D">
            <w:pPr>
              <w:pStyle w:val="PargrafodaLista"/>
              <w:widowControl w:val="0"/>
              <w:numPr>
                <w:ilvl w:val="2"/>
                <w:numId w:val="21"/>
              </w:numPr>
              <w:tabs>
                <w:tab w:val="left" w:pos="709"/>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 xml:space="preserve"> </w:t>
            </w:r>
            <w:r w:rsidR="001B43BB" w:rsidRPr="00185239">
              <w:rPr>
                <w:rFonts w:ascii="Trebuchet MS" w:hAnsi="Trebuchet MS"/>
                <w:sz w:val="22"/>
                <w:szCs w:val="22"/>
                <w:lang w:val="en-GB"/>
              </w:rPr>
              <w:t>For the purposes of verification of the allocation of the resources that are the object of item (</w:t>
            </w:r>
            <w:proofErr w:type="spellStart"/>
            <w:r w:rsidR="001B43BB" w:rsidRPr="00185239">
              <w:rPr>
                <w:rFonts w:ascii="Trebuchet MS" w:hAnsi="Trebuchet MS"/>
                <w:sz w:val="22"/>
                <w:szCs w:val="22"/>
                <w:lang w:val="en-GB"/>
              </w:rPr>
              <w:t>i</w:t>
            </w:r>
            <w:proofErr w:type="spellEnd"/>
            <w:r w:rsidR="001B43BB" w:rsidRPr="00185239">
              <w:rPr>
                <w:rFonts w:ascii="Trebuchet MS" w:hAnsi="Trebuchet MS"/>
                <w:sz w:val="22"/>
                <w:szCs w:val="22"/>
                <w:lang w:val="en-GB"/>
              </w:rPr>
              <w:t>) of Clause 3.5.1 above,</w:t>
            </w:r>
            <w:r w:rsidRPr="00185239">
              <w:rPr>
                <w:rFonts w:ascii="Trebuchet MS" w:hAnsi="Trebuchet MS"/>
                <w:sz w:val="22"/>
                <w:szCs w:val="22"/>
                <w:lang w:val="en-US"/>
              </w:rPr>
              <w:t>the Issuer shall submit accounts to the Debenture</w:t>
            </w:r>
            <w:r w:rsidR="004304B1" w:rsidRPr="00185239">
              <w:rPr>
                <w:rFonts w:ascii="Trebuchet MS" w:hAnsi="Trebuchet MS"/>
                <w:sz w:val="22"/>
                <w:szCs w:val="22"/>
                <w:lang w:val="en-US"/>
              </w:rPr>
              <w:t xml:space="preserve"> </w:t>
            </w:r>
            <w:r w:rsidR="00E14937" w:rsidRPr="00185239">
              <w:rPr>
                <w:rFonts w:ascii="Trebuchet MS" w:hAnsi="Trebuchet MS"/>
                <w:sz w:val="22"/>
                <w:szCs w:val="22"/>
                <w:lang w:val="en-US"/>
              </w:rPr>
              <w:t>H</w:t>
            </w:r>
            <w:r w:rsidRPr="00185239">
              <w:rPr>
                <w:rFonts w:ascii="Trebuchet MS" w:hAnsi="Trebuchet MS"/>
                <w:sz w:val="22"/>
                <w:szCs w:val="22"/>
                <w:lang w:val="en-US"/>
              </w:rPr>
              <w:t xml:space="preserve">older and the CRI Fiduciary Agent of the allocation of resources and its status and </w:t>
            </w:r>
            <w:r w:rsidR="004E072C" w:rsidRPr="00185239">
              <w:rPr>
                <w:rFonts w:ascii="Trebuchet MS" w:hAnsi="Trebuchet MS"/>
                <w:sz w:val="22"/>
                <w:szCs w:val="22"/>
                <w:lang w:val="en-US"/>
              </w:rPr>
              <w:t xml:space="preserve">it </w:t>
            </w:r>
            <w:r w:rsidRPr="00185239">
              <w:rPr>
                <w:rFonts w:ascii="Trebuchet MS" w:hAnsi="Trebuchet MS"/>
                <w:sz w:val="22"/>
                <w:szCs w:val="22"/>
                <w:lang w:val="en-US"/>
              </w:rPr>
              <w:t xml:space="preserve">must, as of the Date of Issuance, issue twice a year, </w:t>
            </w:r>
            <w:r w:rsidR="00101D0F" w:rsidRPr="00185239">
              <w:rPr>
                <w:rFonts w:ascii="Trebuchet MS" w:hAnsi="Trebuchet MS"/>
                <w:sz w:val="22"/>
                <w:szCs w:val="22"/>
                <w:lang w:val="en-US"/>
              </w:rPr>
              <w:t>on or before</w:t>
            </w:r>
            <w:r w:rsidRPr="00185239">
              <w:rPr>
                <w:rFonts w:ascii="Trebuchet MS" w:hAnsi="Trebuchet MS"/>
                <w:sz w:val="22"/>
                <w:szCs w:val="22"/>
                <w:lang w:val="en-US"/>
              </w:rPr>
              <w:t xml:space="preserve"> the last day of the months of </w:t>
            </w:r>
            <w:r w:rsidR="00103B19" w:rsidRPr="00185239">
              <w:rPr>
                <w:rFonts w:ascii="Trebuchet MS" w:hAnsi="Trebuchet MS"/>
                <w:sz w:val="22"/>
                <w:szCs w:val="22"/>
                <w:lang w:val="en-US"/>
              </w:rPr>
              <w:t>April</w:t>
            </w:r>
            <w:r w:rsidR="004B3DEA" w:rsidRPr="00185239">
              <w:rPr>
                <w:rFonts w:ascii="Trebuchet MS" w:hAnsi="Trebuchet MS"/>
                <w:sz w:val="22"/>
                <w:szCs w:val="22"/>
                <w:lang w:val="en-US"/>
              </w:rPr>
              <w:t xml:space="preserve"> </w:t>
            </w:r>
            <w:r w:rsidRPr="00185239">
              <w:rPr>
                <w:rFonts w:ascii="Trebuchet MS" w:hAnsi="Trebuchet MS"/>
                <w:sz w:val="22"/>
                <w:szCs w:val="22"/>
                <w:lang w:val="en-US"/>
              </w:rPr>
              <w:t xml:space="preserve">and </w:t>
            </w:r>
            <w:r w:rsidR="00103B19" w:rsidRPr="00185239">
              <w:rPr>
                <w:rFonts w:ascii="Trebuchet MS" w:hAnsi="Trebuchet MS"/>
                <w:sz w:val="22"/>
                <w:szCs w:val="22"/>
                <w:lang w:val="en-US"/>
              </w:rPr>
              <w:t xml:space="preserve">October </w:t>
            </w:r>
            <w:r w:rsidRPr="00185239">
              <w:rPr>
                <w:rFonts w:ascii="Trebuchet MS" w:hAnsi="Trebuchet MS"/>
                <w:sz w:val="22"/>
                <w:szCs w:val="22"/>
                <w:lang w:val="en-US"/>
              </w:rPr>
              <w:t>of each year, a resource allocation report (</w:t>
            </w:r>
            <w:r w:rsidR="0005231E" w:rsidRPr="00185239">
              <w:rPr>
                <w:rFonts w:ascii="Trebuchet MS" w:hAnsi="Trebuchet MS"/>
                <w:sz w:val="22"/>
                <w:szCs w:val="22"/>
                <w:lang w:val="en-US"/>
              </w:rPr>
              <w:t>“</w:t>
            </w:r>
            <w:r w:rsidRPr="00185239">
              <w:rPr>
                <w:rFonts w:ascii="Trebuchet MS" w:hAnsi="Trebuchet MS"/>
                <w:sz w:val="22"/>
                <w:szCs w:val="22"/>
                <w:u w:val="single"/>
                <w:lang w:val="en-US"/>
              </w:rPr>
              <w:t>Resource Allocation Reports</w:t>
            </w:r>
            <w:r w:rsidR="0005231E" w:rsidRPr="00185239">
              <w:rPr>
                <w:rFonts w:ascii="Trebuchet MS" w:hAnsi="Trebuchet MS"/>
                <w:sz w:val="22"/>
                <w:szCs w:val="22"/>
                <w:lang w:val="en-US"/>
              </w:rPr>
              <w:t>”</w:t>
            </w:r>
            <w:r w:rsidRPr="00185239">
              <w:rPr>
                <w:rFonts w:ascii="Trebuchet MS" w:hAnsi="Trebuchet MS"/>
                <w:sz w:val="22"/>
                <w:szCs w:val="22"/>
                <w:lang w:val="en-US"/>
              </w:rPr>
              <w:t xml:space="preserve">), </w:t>
            </w:r>
            <w:r w:rsidR="00101D0F" w:rsidRPr="00185239">
              <w:rPr>
                <w:rFonts w:ascii="Trebuchet MS" w:hAnsi="Trebuchet MS"/>
                <w:sz w:val="22"/>
                <w:szCs w:val="22"/>
                <w:lang w:val="en-US"/>
              </w:rPr>
              <w:t>according to the Attachment I, regarding</w:t>
            </w:r>
            <w:r w:rsidRPr="00185239">
              <w:rPr>
                <w:rFonts w:ascii="Trebuchet MS" w:hAnsi="Trebuchet MS"/>
                <w:sz w:val="22"/>
                <w:szCs w:val="22"/>
                <w:lang w:val="en-US"/>
              </w:rPr>
              <w:t xml:space="preserve"> indicative Schedule presented in Attachment </w:t>
            </w:r>
            <w:r w:rsidR="00101D0F" w:rsidRPr="00185239">
              <w:rPr>
                <w:rFonts w:ascii="Trebuchet MS" w:hAnsi="Trebuchet MS"/>
                <w:sz w:val="22"/>
                <w:szCs w:val="22"/>
                <w:lang w:val="en-US"/>
              </w:rPr>
              <w:t>II</w:t>
            </w:r>
            <w:r w:rsidRPr="00185239">
              <w:rPr>
                <w:rFonts w:ascii="Trebuchet MS" w:hAnsi="Trebuchet MS"/>
                <w:sz w:val="22"/>
                <w:szCs w:val="22"/>
                <w:lang w:val="en-US"/>
              </w:rPr>
              <w:t xml:space="preserve"> (</w:t>
            </w:r>
            <w:r w:rsidR="0005231E" w:rsidRPr="00185239">
              <w:rPr>
                <w:rFonts w:ascii="Trebuchet MS" w:hAnsi="Trebuchet MS"/>
                <w:sz w:val="22"/>
                <w:szCs w:val="22"/>
                <w:lang w:val="en-US"/>
              </w:rPr>
              <w:t>“</w:t>
            </w:r>
            <w:r w:rsidRPr="00185239">
              <w:rPr>
                <w:rFonts w:ascii="Trebuchet MS" w:hAnsi="Trebuchet MS"/>
                <w:sz w:val="22"/>
                <w:szCs w:val="22"/>
                <w:u w:val="single"/>
                <w:lang w:val="en-US"/>
              </w:rPr>
              <w:t>Indicative Schedule</w:t>
            </w:r>
            <w:r w:rsidR="0005231E" w:rsidRPr="00185239">
              <w:rPr>
                <w:rFonts w:ascii="Trebuchet MS" w:hAnsi="Trebuchet MS"/>
                <w:sz w:val="22"/>
                <w:szCs w:val="22"/>
                <w:lang w:val="en-US"/>
              </w:rPr>
              <w:t>”</w:t>
            </w:r>
            <w:r w:rsidRPr="00185239">
              <w:rPr>
                <w:rFonts w:ascii="Trebuchet MS" w:hAnsi="Trebuchet MS"/>
                <w:sz w:val="22"/>
                <w:szCs w:val="22"/>
                <w:lang w:val="en-US"/>
              </w:rPr>
              <w:t>), describing the amounts allocated to the Real Estate Venture, along with a copy of the respective terms of settlement, extracts proving bank transactions</w:t>
            </w:r>
            <w:r w:rsidR="00101D0F" w:rsidRPr="00185239">
              <w:rPr>
                <w:rFonts w:ascii="Trebuchet MS" w:hAnsi="Trebuchet MS"/>
                <w:sz w:val="22"/>
                <w:szCs w:val="22"/>
                <w:lang w:val="en-US"/>
              </w:rPr>
              <w:t>,</w:t>
            </w:r>
            <w:r w:rsidRPr="00185239">
              <w:rPr>
                <w:rFonts w:ascii="Trebuchet MS" w:hAnsi="Trebuchet MS"/>
                <w:sz w:val="22"/>
                <w:szCs w:val="22"/>
                <w:lang w:val="en-US"/>
              </w:rPr>
              <w:t xml:space="preserve"> proofs of payment, agreements and bills of sale, proving the payments and/or accounting statements that present the correct allocation of resources and of the measurement report on the Real Estate Venture constructions concerning the prior semester, for the purposes of characterization of the resources arising from the Debentures. Additionally, the Issuer henceforth authorizes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and the CRI Fiduciary Agent to inspect, </w:t>
            </w:r>
            <w:r w:rsidR="00101D0F" w:rsidRPr="00185239">
              <w:rPr>
                <w:rFonts w:ascii="Trebuchet MS" w:hAnsi="Trebuchet MS"/>
                <w:sz w:val="22"/>
                <w:szCs w:val="22"/>
                <w:lang w:val="en-US"/>
              </w:rPr>
              <w:t xml:space="preserve">directly or through hired companies, provided that </w:t>
            </w:r>
            <w:r w:rsidRPr="00185239">
              <w:rPr>
                <w:rFonts w:ascii="Trebuchet MS" w:hAnsi="Trebuchet MS"/>
                <w:sz w:val="22"/>
                <w:szCs w:val="22"/>
                <w:lang w:val="en-US"/>
              </w:rPr>
              <w:t xml:space="preserve">a request </w:t>
            </w:r>
            <w:r w:rsidR="00101D0F" w:rsidRPr="00185239">
              <w:rPr>
                <w:rFonts w:ascii="Trebuchet MS" w:hAnsi="Trebuchet MS"/>
                <w:sz w:val="22"/>
                <w:szCs w:val="22"/>
                <w:lang w:val="en-US"/>
              </w:rPr>
              <w:t xml:space="preserve">on this regard is </w:t>
            </w:r>
            <w:r w:rsidRPr="00185239">
              <w:rPr>
                <w:rFonts w:ascii="Trebuchet MS" w:hAnsi="Trebuchet MS"/>
                <w:sz w:val="22"/>
                <w:szCs w:val="22"/>
                <w:lang w:val="en-US"/>
              </w:rPr>
              <w:t>issued by public agencies</w:t>
            </w:r>
            <w:r w:rsidR="00101D0F" w:rsidRPr="00185239">
              <w:rPr>
                <w:rFonts w:ascii="Trebuchet MS" w:hAnsi="Trebuchet MS"/>
                <w:sz w:val="22"/>
                <w:szCs w:val="22"/>
                <w:lang w:val="en-US"/>
              </w:rPr>
              <w:t xml:space="preserve">, the application </w:t>
            </w:r>
            <w:r w:rsidRPr="00185239">
              <w:rPr>
                <w:rFonts w:ascii="Trebuchet MS" w:hAnsi="Trebuchet MS"/>
                <w:sz w:val="22"/>
                <w:szCs w:val="22"/>
                <w:lang w:val="en-US"/>
              </w:rPr>
              <w:t xml:space="preserve">the resources obtained by the Issuer through the Debentures. </w:t>
            </w:r>
          </w:p>
          <w:p w14:paraId="06F16CB5" w14:textId="77777777" w:rsidR="00186643" w:rsidRPr="00185239" w:rsidRDefault="00186643" w:rsidP="006A2E3D">
            <w:pPr>
              <w:pStyle w:val="PargrafodaLista"/>
              <w:widowControl w:val="0"/>
              <w:tabs>
                <w:tab w:val="left" w:pos="709"/>
              </w:tabs>
              <w:spacing w:line="280" w:lineRule="exact"/>
              <w:ind w:left="49"/>
              <w:rPr>
                <w:rFonts w:ascii="Trebuchet MS" w:hAnsi="Trebuchet MS"/>
                <w:sz w:val="22"/>
                <w:szCs w:val="22"/>
                <w:lang w:val="en-US"/>
              </w:rPr>
            </w:pPr>
          </w:p>
          <w:p w14:paraId="76E405EF" w14:textId="77777777" w:rsidR="00195F6D" w:rsidRPr="00185239" w:rsidRDefault="00195F6D" w:rsidP="00195F6D">
            <w:pPr>
              <w:rPr>
                <w:rFonts w:ascii="Trebuchet MS" w:hAnsi="Trebuchet MS"/>
                <w:sz w:val="22"/>
                <w:szCs w:val="22"/>
                <w:lang w:val="en-GB"/>
              </w:rPr>
            </w:pPr>
            <w:r w:rsidRPr="00185239">
              <w:rPr>
                <w:rFonts w:ascii="Trebuchet MS" w:hAnsi="Trebuchet MS"/>
                <w:sz w:val="22"/>
                <w:szCs w:val="22"/>
                <w:lang w:val="en-GB"/>
              </w:rPr>
              <w:t xml:space="preserve">3.5.2.1. Furthermore, for the purposes of meeting any possible demands made by public organs, regulators, self-regulation bodies, inspection </w:t>
            </w:r>
            <w:r w:rsidRPr="00185239">
              <w:rPr>
                <w:rFonts w:ascii="Trebuchet MS" w:hAnsi="Trebuchet MS"/>
                <w:sz w:val="22"/>
                <w:szCs w:val="22"/>
                <w:lang w:val="en-GB"/>
              </w:rPr>
              <w:lastRenderedPageBreak/>
              <w:t xml:space="preserve">agencies, including, but not limited to, the Federal Internal Revenue Department, the Securities and Exchange Commission and the Brazilian Association of Financial and Capitals Markets Entities (ANBIMA), the Securitization Company and/or the </w:t>
            </w:r>
            <w:r w:rsidR="005B1B92" w:rsidRPr="00185239">
              <w:rPr>
                <w:rFonts w:ascii="Trebuchet MS" w:hAnsi="Trebuchet MS"/>
                <w:sz w:val="22"/>
                <w:szCs w:val="22"/>
                <w:lang w:val="en-GB"/>
              </w:rPr>
              <w:t>CRI</w:t>
            </w:r>
            <w:r w:rsidRPr="00185239">
              <w:rPr>
                <w:rFonts w:ascii="Trebuchet MS" w:hAnsi="Trebuchet MS"/>
                <w:sz w:val="22"/>
                <w:szCs w:val="22"/>
                <w:lang w:val="en-GB"/>
              </w:rPr>
              <w:t xml:space="preserve"> Fiduciary Agent may request the sending of copies of the agreements, tax invoices together with their “XML” format files authenticating such tax invoices, proving the payments and/or financial statements, and demonstrating the correct destination of the resources outlined herein, along with corporate documents, declarations and other corroborating documents requested by the respective authorities and organs. In this case, the Issuer should send the mentioned documents to the </w:t>
            </w:r>
            <w:r w:rsidR="005B1B92" w:rsidRPr="00185239">
              <w:rPr>
                <w:rFonts w:ascii="Trebuchet MS" w:hAnsi="Trebuchet MS"/>
                <w:sz w:val="22"/>
                <w:szCs w:val="22"/>
                <w:lang w:val="en-GB"/>
              </w:rPr>
              <w:t>CRI</w:t>
            </w:r>
            <w:r w:rsidRPr="00185239">
              <w:rPr>
                <w:rFonts w:ascii="Trebuchet MS" w:hAnsi="Trebuchet MS"/>
                <w:sz w:val="22"/>
                <w:szCs w:val="22"/>
                <w:lang w:val="en-GB"/>
              </w:rPr>
              <w:t xml:space="preserve"> Fiduciary Agent and to the Securitization Company within ten (10) </w:t>
            </w:r>
            <w:r w:rsidR="00713583" w:rsidRPr="00185239">
              <w:rPr>
                <w:rFonts w:ascii="Trebuchet MS" w:hAnsi="Trebuchet MS"/>
                <w:sz w:val="22"/>
                <w:szCs w:val="22"/>
                <w:lang w:val="en-GB"/>
              </w:rPr>
              <w:t>B</w:t>
            </w:r>
            <w:r w:rsidR="004E072C" w:rsidRPr="00185239">
              <w:rPr>
                <w:rFonts w:ascii="Trebuchet MS" w:hAnsi="Trebuchet MS"/>
                <w:sz w:val="22"/>
                <w:szCs w:val="22"/>
                <w:lang w:val="en-GB"/>
              </w:rPr>
              <w:t xml:space="preserve">usiness </w:t>
            </w:r>
            <w:r w:rsidR="00713583" w:rsidRPr="00185239">
              <w:rPr>
                <w:rFonts w:ascii="Trebuchet MS" w:hAnsi="Trebuchet MS"/>
                <w:sz w:val="22"/>
                <w:szCs w:val="22"/>
                <w:lang w:val="en-GB"/>
              </w:rPr>
              <w:t>D</w:t>
            </w:r>
            <w:r w:rsidRPr="00185239">
              <w:rPr>
                <w:rFonts w:ascii="Trebuchet MS" w:hAnsi="Trebuchet MS"/>
                <w:sz w:val="22"/>
                <w:szCs w:val="22"/>
                <w:lang w:val="en-GB"/>
              </w:rPr>
              <w:t>ays of receipt of the request, or within a lesser period, if such is expressly requested by the regulatory and supervisory organs.</w:t>
            </w:r>
          </w:p>
          <w:p w14:paraId="24C4AC25" w14:textId="77777777" w:rsidR="006E06DF" w:rsidRPr="00185239" w:rsidRDefault="006E06DF" w:rsidP="006A2E3D">
            <w:pPr>
              <w:pStyle w:val="PargrafodaLista"/>
              <w:widowControl w:val="0"/>
              <w:tabs>
                <w:tab w:val="left" w:pos="709"/>
              </w:tabs>
              <w:spacing w:line="280" w:lineRule="exact"/>
              <w:ind w:left="49"/>
              <w:rPr>
                <w:rFonts w:ascii="Trebuchet MS" w:hAnsi="Trebuchet MS"/>
                <w:sz w:val="22"/>
                <w:szCs w:val="22"/>
                <w:lang w:val="en-GB"/>
              </w:rPr>
            </w:pPr>
          </w:p>
          <w:p w14:paraId="280CC6E8" w14:textId="77777777" w:rsidR="00186643" w:rsidRPr="00185239" w:rsidRDefault="00186643" w:rsidP="006A2E3D">
            <w:pPr>
              <w:pStyle w:val="PargrafodaLista"/>
              <w:widowControl w:val="0"/>
              <w:numPr>
                <w:ilvl w:val="2"/>
                <w:numId w:val="21"/>
              </w:numPr>
              <w:tabs>
                <w:tab w:val="left" w:pos="709"/>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 xml:space="preserve">The Debenture Holder and the Fiduciary Agent shall not directly conduct the physical follow-up of the Real Estate Venture constructions, with such inspection being limited to the submission, by the Issuer to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with a copy to the CRI Fiduciary Agent</w:t>
            </w:r>
            <w:r w:rsidR="00713583" w:rsidRPr="00185239">
              <w:rPr>
                <w:rFonts w:ascii="Trebuchet MS" w:hAnsi="Trebuchet MS"/>
                <w:sz w:val="22"/>
                <w:szCs w:val="22"/>
                <w:lang w:val="en-US"/>
              </w:rPr>
              <w:t xml:space="preserve"> </w:t>
            </w:r>
            <w:r w:rsidRPr="00185239">
              <w:rPr>
                <w:rFonts w:ascii="Trebuchet MS" w:hAnsi="Trebuchet MS"/>
                <w:sz w:val="22"/>
                <w:szCs w:val="22"/>
                <w:lang w:val="en-US"/>
              </w:rPr>
              <w:t>of the reports and documents presented above. Additionally, if deemed necessary, the Fiduciary Agent may hire a specialized third party to assess or reassess such documents.</w:t>
            </w:r>
          </w:p>
          <w:p w14:paraId="0D37865B" w14:textId="77777777" w:rsidR="005D3DCA" w:rsidRPr="00185239" w:rsidRDefault="005D3DCA" w:rsidP="005D3DCA">
            <w:pPr>
              <w:pStyle w:val="PargrafodaLista"/>
              <w:rPr>
                <w:rFonts w:ascii="Trebuchet MS" w:hAnsi="Trebuchet MS"/>
                <w:sz w:val="22"/>
                <w:szCs w:val="22"/>
                <w:lang w:val="en-US"/>
              </w:rPr>
            </w:pPr>
          </w:p>
          <w:p w14:paraId="2629FCE5" w14:textId="77777777" w:rsidR="00186643" w:rsidRPr="00185239" w:rsidRDefault="00186643" w:rsidP="006A2E3D">
            <w:pPr>
              <w:pStyle w:val="PargrafodaLista"/>
              <w:widowControl w:val="0"/>
              <w:numPr>
                <w:ilvl w:val="2"/>
                <w:numId w:val="21"/>
              </w:numPr>
              <w:tabs>
                <w:tab w:val="left" w:pos="709"/>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 xml:space="preserve">Concerning the Indicative Schedule presented in Attachment </w:t>
            </w:r>
            <w:r w:rsidR="00101D0F" w:rsidRPr="00185239">
              <w:rPr>
                <w:rFonts w:ascii="Trebuchet MS" w:hAnsi="Trebuchet MS"/>
                <w:sz w:val="22"/>
                <w:szCs w:val="22"/>
                <w:lang w:val="en-US"/>
              </w:rPr>
              <w:t>II</w:t>
            </w:r>
            <w:r w:rsidRPr="00185239">
              <w:rPr>
                <w:rFonts w:ascii="Trebuchet MS" w:hAnsi="Trebuchet MS"/>
                <w:sz w:val="22"/>
                <w:szCs w:val="22"/>
                <w:lang w:val="en-US"/>
              </w:rPr>
              <w:t xml:space="preserve"> of this Indenture, such schedule is merely tentative and indicative and, as such, if by any reason a delay or anticipation of the Indicative Schedule occurs, it will be necessary to amend such Deed of Debentures Issuance, the Term of Securitization or the Deed of CCI Issuance</w:t>
            </w:r>
            <w:r w:rsidR="00101D0F" w:rsidRPr="00185239">
              <w:rPr>
                <w:rFonts w:ascii="Trebuchet MS" w:hAnsi="Trebuchet MS"/>
                <w:sz w:val="22"/>
                <w:szCs w:val="22"/>
                <w:lang w:val="en-US"/>
              </w:rPr>
              <w:t>, as applicable, however it will not be necessary the approval of the CRI holders</w:t>
            </w:r>
            <w:r w:rsidRPr="00185239">
              <w:rPr>
                <w:rFonts w:ascii="Trebuchet MS" w:hAnsi="Trebuchet MS"/>
                <w:sz w:val="22"/>
                <w:szCs w:val="22"/>
                <w:lang w:val="en-US"/>
              </w:rPr>
              <w:t xml:space="preserve">, with certainty that, even in case of eventual adjustments in the Indicative Schedule presented in Attachment </w:t>
            </w:r>
            <w:r w:rsidR="004E072C" w:rsidRPr="00185239">
              <w:rPr>
                <w:rFonts w:ascii="Trebuchet MS" w:hAnsi="Trebuchet MS"/>
                <w:sz w:val="22"/>
                <w:szCs w:val="22"/>
                <w:lang w:val="en-US"/>
              </w:rPr>
              <w:t>I</w:t>
            </w:r>
            <w:r w:rsidRPr="00185239">
              <w:rPr>
                <w:rFonts w:ascii="Trebuchet MS" w:hAnsi="Trebuchet MS"/>
                <w:sz w:val="22"/>
                <w:szCs w:val="22"/>
                <w:lang w:val="en-US"/>
              </w:rPr>
              <w:t>I of this Indenture, the total allocation of resources by the Issuer shall occur until the Debenture</w:t>
            </w:r>
            <w:r w:rsidR="0005231E" w:rsidRPr="00185239">
              <w:rPr>
                <w:rFonts w:ascii="Trebuchet MS" w:hAnsi="Trebuchet MS"/>
                <w:sz w:val="22"/>
                <w:szCs w:val="22"/>
                <w:lang w:val="en-US"/>
              </w:rPr>
              <w:t>’</w:t>
            </w:r>
            <w:r w:rsidR="007A34F9" w:rsidRPr="00185239">
              <w:rPr>
                <w:rFonts w:ascii="Trebuchet MS" w:hAnsi="Trebuchet MS"/>
                <w:sz w:val="22"/>
                <w:szCs w:val="22"/>
                <w:lang w:val="en-US"/>
              </w:rPr>
              <w:t>s</w:t>
            </w:r>
            <w:r w:rsidRPr="00185239">
              <w:rPr>
                <w:rFonts w:ascii="Trebuchet MS" w:hAnsi="Trebuchet MS"/>
                <w:sz w:val="22"/>
                <w:szCs w:val="22"/>
                <w:lang w:val="en-US"/>
              </w:rPr>
              <w:t xml:space="preserve"> Date of Maturity.</w:t>
            </w:r>
          </w:p>
          <w:p w14:paraId="33D79AA2" w14:textId="77777777" w:rsidR="00186643" w:rsidRPr="00185239" w:rsidRDefault="00186643" w:rsidP="006A2E3D">
            <w:pPr>
              <w:pStyle w:val="PargrafodaLista"/>
              <w:spacing w:line="280" w:lineRule="exact"/>
              <w:ind w:left="49"/>
              <w:rPr>
                <w:rFonts w:ascii="Trebuchet MS" w:hAnsi="Trebuchet MS"/>
                <w:sz w:val="22"/>
                <w:szCs w:val="22"/>
                <w:lang w:val="en-US"/>
              </w:rPr>
            </w:pPr>
          </w:p>
          <w:p w14:paraId="71541097" w14:textId="77777777" w:rsidR="00186643" w:rsidRPr="00185239" w:rsidRDefault="00186643" w:rsidP="006A2E3D">
            <w:pPr>
              <w:pStyle w:val="PargrafodaLista"/>
              <w:widowControl w:val="0"/>
              <w:numPr>
                <w:ilvl w:val="2"/>
                <w:numId w:val="21"/>
              </w:numPr>
              <w:tabs>
                <w:tab w:val="left" w:pos="709"/>
              </w:tabs>
              <w:spacing w:line="280" w:lineRule="exact"/>
              <w:ind w:left="49" w:firstLine="0"/>
              <w:rPr>
                <w:rFonts w:ascii="Trebuchet MS" w:hAnsi="Trebuchet MS"/>
                <w:sz w:val="22"/>
                <w:szCs w:val="22"/>
                <w:lang w:val="en-US"/>
              </w:rPr>
            </w:pPr>
            <w:r w:rsidRPr="00185239">
              <w:rPr>
                <w:rFonts w:ascii="Trebuchet MS" w:hAnsi="Trebuchet MS"/>
                <w:sz w:val="22"/>
                <w:szCs w:val="22"/>
                <w:lang w:val="en-US"/>
              </w:rPr>
              <w:t xml:space="preserve">The CRI Fiduciary Agent shall be responsible for verifying the compliance in the </w:t>
            </w:r>
            <w:r w:rsidRPr="00185239">
              <w:rPr>
                <w:rFonts w:ascii="Trebuchet MS" w:hAnsi="Trebuchet MS"/>
                <w:sz w:val="22"/>
                <w:szCs w:val="22"/>
                <w:lang w:val="en-US"/>
              </w:rPr>
              <w:lastRenderedPageBreak/>
              <w:t>allocation of resources taken on by the Issuer, whereas the referred obligation shall be extinguished at the Debentures</w:t>
            </w:r>
            <w:r w:rsidR="0005231E" w:rsidRPr="00185239">
              <w:rPr>
                <w:rFonts w:ascii="Trebuchet MS" w:hAnsi="Trebuchet MS"/>
                <w:sz w:val="22"/>
                <w:szCs w:val="22"/>
                <w:lang w:val="en-US"/>
              </w:rPr>
              <w:t>’</w:t>
            </w:r>
            <w:r w:rsidRPr="00185239">
              <w:rPr>
                <w:rFonts w:ascii="Trebuchet MS" w:hAnsi="Trebuchet MS"/>
                <w:sz w:val="22"/>
                <w:szCs w:val="22"/>
                <w:lang w:val="en-US"/>
              </w:rPr>
              <w:t xml:space="preserve"> date of maturity or when it is proven, by the Issuer that all the resources obtained with the Debentures have been used, whichever occurs first, as per the resource allocation set forth in Clause 3.5</w:t>
            </w:r>
            <w:r w:rsidR="00101D0F" w:rsidRPr="00185239">
              <w:rPr>
                <w:rFonts w:ascii="Trebuchet MS" w:hAnsi="Trebuchet MS"/>
                <w:sz w:val="22"/>
                <w:szCs w:val="22"/>
                <w:lang w:val="en-US"/>
              </w:rPr>
              <w:t>, with certainty that, in the case of Optional Early Redemption or early maturity of Debentures, the Issuer’s and CRI Fiduciary Agent’s obligations regarding the destination of Issuance resources will continue until the original maturity of the CRI or until the destination of the entirety of the resources is effective</w:t>
            </w:r>
            <w:r w:rsidRPr="00185239">
              <w:rPr>
                <w:rFonts w:ascii="Trebuchet MS" w:hAnsi="Trebuchet MS"/>
                <w:sz w:val="22"/>
                <w:szCs w:val="22"/>
                <w:lang w:val="en-US"/>
              </w:rPr>
              <w:t>.</w:t>
            </w:r>
          </w:p>
          <w:p w14:paraId="410D6598" w14:textId="77777777" w:rsidR="008D00BA" w:rsidRPr="00185239" w:rsidRDefault="008D00BA" w:rsidP="006A2E3D">
            <w:pPr>
              <w:pStyle w:val="PargrafodaLista"/>
              <w:spacing w:line="280" w:lineRule="exact"/>
              <w:rPr>
                <w:rFonts w:ascii="Trebuchet MS" w:hAnsi="Trebuchet MS"/>
                <w:sz w:val="22"/>
                <w:szCs w:val="22"/>
                <w:lang w:val="en-US"/>
              </w:rPr>
            </w:pPr>
          </w:p>
          <w:p w14:paraId="12FBDB20" w14:textId="77777777" w:rsidR="00195F6D" w:rsidRPr="00185239" w:rsidRDefault="00195F6D" w:rsidP="00CF3BCA">
            <w:pPr>
              <w:pStyle w:val="PargrafodaLista"/>
              <w:widowControl w:val="0"/>
              <w:numPr>
                <w:ilvl w:val="2"/>
                <w:numId w:val="92"/>
              </w:numPr>
              <w:tabs>
                <w:tab w:val="left" w:pos="567"/>
              </w:tabs>
              <w:spacing w:line="280" w:lineRule="exact"/>
              <w:ind w:left="0" w:firstLine="0"/>
              <w:rPr>
                <w:rFonts w:ascii="Trebuchet MS" w:hAnsi="Trebuchet MS"/>
                <w:sz w:val="22"/>
                <w:szCs w:val="22"/>
                <w:lang w:val="en-GB"/>
              </w:rPr>
            </w:pPr>
            <w:r w:rsidRPr="00185239">
              <w:rPr>
                <w:rFonts w:ascii="Trebuchet MS" w:hAnsi="Trebuchet MS"/>
                <w:sz w:val="22"/>
                <w:szCs w:val="22"/>
                <w:lang w:val="en-GB"/>
              </w:rPr>
              <w:t xml:space="preserve">The </w:t>
            </w:r>
            <w:r w:rsidR="005B1B92" w:rsidRPr="00185239">
              <w:rPr>
                <w:rFonts w:ascii="Trebuchet MS" w:hAnsi="Trebuchet MS"/>
                <w:sz w:val="22"/>
                <w:szCs w:val="22"/>
                <w:lang w:val="en-GB"/>
              </w:rPr>
              <w:t>CRI</w:t>
            </w:r>
            <w:r w:rsidRPr="00185239">
              <w:rPr>
                <w:rFonts w:ascii="Trebuchet MS" w:hAnsi="Trebuchet MS"/>
                <w:sz w:val="22"/>
                <w:szCs w:val="22"/>
                <w:lang w:val="en-GB"/>
              </w:rPr>
              <w:t xml:space="preserve"> Fiduciary Agent promises to make their best efforts to obtain the documentation necessary to proceed with the mentioned verification. </w:t>
            </w:r>
          </w:p>
          <w:p w14:paraId="63120DA6" w14:textId="77777777" w:rsidR="00195F6D" w:rsidRPr="00185239" w:rsidRDefault="00195F6D" w:rsidP="00CF3BCA">
            <w:pPr>
              <w:spacing w:line="280" w:lineRule="exact"/>
              <w:rPr>
                <w:rFonts w:ascii="Trebuchet MS" w:hAnsi="Trebuchet MS"/>
                <w:sz w:val="22"/>
                <w:szCs w:val="22"/>
                <w:lang w:val="en-US"/>
              </w:rPr>
            </w:pPr>
          </w:p>
          <w:p w14:paraId="46A28DE5" w14:textId="77777777" w:rsidR="0056045A" w:rsidRPr="00185239" w:rsidRDefault="004B3DEA" w:rsidP="00CF3BCA">
            <w:pPr>
              <w:pStyle w:val="PargrafodaLista"/>
              <w:widowControl w:val="0"/>
              <w:tabs>
                <w:tab w:val="left" w:pos="709"/>
              </w:tabs>
              <w:spacing w:line="280" w:lineRule="exact"/>
              <w:ind w:left="49"/>
              <w:rPr>
                <w:rFonts w:ascii="Trebuchet MS" w:hAnsi="Trebuchet MS"/>
                <w:sz w:val="22"/>
                <w:szCs w:val="22"/>
                <w:lang w:val="en-US"/>
              </w:rPr>
            </w:pPr>
            <w:r w:rsidRPr="00185239">
              <w:rPr>
                <w:rFonts w:ascii="Trebuchet MS" w:hAnsi="Trebuchet MS"/>
                <w:sz w:val="22"/>
                <w:szCs w:val="22"/>
                <w:lang w:val="en-US"/>
              </w:rPr>
              <w:t xml:space="preserve">3.5.7. </w:t>
            </w:r>
            <w:r w:rsidR="001620D6" w:rsidRPr="00185239">
              <w:rPr>
                <w:rFonts w:ascii="Trebuchet MS" w:hAnsi="Trebuchet MS"/>
                <w:sz w:val="22"/>
                <w:szCs w:val="22"/>
                <w:lang w:val="en-US"/>
              </w:rPr>
              <w:t>T</w:t>
            </w:r>
            <w:r w:rsidR="00186643" w:rsidRPr="00185239">
              <w:rPr>
                <w:rFonts w:ascii="Trebuchet MS" w:hAnsi="Trebuchet MS"/>
                <w:sz w:val="22"/>
                <w:szCs w:val="22"/>
                <w:lang w:val="en-US"/>
              </w:rPr>
              <w:t xml:space="preserve">he CRI Fiduciary Agent and the </w:t>
            </w:r>
            <w:r w:rsidR="00B32793" w:rsidRPr="00185239">
              <w:rPr>
                <w:rFonts w:ascii="Trebuchet MS" w:hAnsi="Trebuchet MS"/>
                <w:sz w:val="22"/>
                <w:szCs w:val="22"/>
                <w:lang w:val="en-US"/>
              </w:rPr>
              <w:t>Securitization Company</w:t>
            </w:r>
            <w:r w:rsidR="00186643" w:rsidRPr="00185239">
              <w:rPr>
                <w:rFonts w:ascii="Trebuchet MS" w:hAnsi="Trebuchet MS"/>
                <w:sz w:val="22"/>
                <w:szCs w:val="22"/>
                <w:lang w:val="en-US"/>
              </w:rPr>
              <w:t xml:space="preserve"> ha</w:t>
            </w:r>
            <w:r w:rsidR="007E32B1" w:rsidRPr="00185239">
              <w:rPr>
                <w:rFonts w:ascii="Trebuchet MS" w:hAnsi="Trebuchet MS"/>
                <w:sz w:val="22"/>
                <w:szCs w:val="22"/>
                <w:lang w:val="en-US"/>
              </w:rPr>
              <w:t>v</w:t>
            </w:r>
            <w:r w:rsidR="001620D6" w:rsidRPr="00185239">
              <w:rPr>
                <w:rFonts w:ascii="Trebuchet MS" w:hAnsi="Trebuchet MS"/>
                <w:sz w:val="22"/>
                <w:szCs w:val="22"/>
                <w:lang w:val="en-US"/>
              </w:rPr>
              <w:t>e</w:t>
            </w:r>
            <w:r w:rsidR="00186643" w:rsidRPr="00185239">
              <w:rPr>
                <w:rFonts w:ascii="Trebuchet MS" w:hAnsi="Trebuchet MS"/>
                <w:sz w:val="22"/>
                <w:szCs w:val="22"/>
                <w:lang w:val="en-US"/>
              </w:rPr>
              <w:t xml:space="preserve"> no responsibility of verifying the sufficiency, validity, quality, veracity or completeness of the technical and financial information presented in the documents submitted by the Issuer, such as the Issuer</w:t>
            </w:r>
            <w:r w:rsidR="0005231E" w:rsidRPr="00185239">
              <w:rPr>
                <w:rFonts w:ascii="Trebuchet MS" w:hAnsi="Trebuchet MS"/>
                <w:sz w:val="22"/>
                <w:szCs w:val="22"/>
                <w:lang w:val="en-US"/>
              </w:rPr>
              <w:t>’</w:t>
            </w:r>
            <w:r w:rsidR="00186643" w:rsidRPr="00185239">
              <w:rPr>
                <w:rFonts w:ascii="Trebuchet MS" w:hAnsi="Trebuchet MS"/>
                <w:sz w:val="22"/>
                <w:szCs w:val="22"/>
                <w:lang w:val="en-US"/>
              </w:rPr>
              <w:t>s bills of sale, invoices and/or proofs of payment and/or accounting statements, object of the resources allocation, or also any other document that is submitted with the purpose of complementing, clarifying, rectifying or ratifying the information rendered</w:t>
            </w:r>
            <w:r w:rsidR="00101D0F" w:rsidRPr="00185239">
              <w:rPr>
                <w:rFonts w:ascii="Trebuchet MS" w:hAnsi="Trebuchet MS"/>
                <w:sz w:val="22"/>
                <w:szCs w:val="22"/>
                <w:lang w:val="en-US"/>
              </w:rPr>
              <w:t>, except the provision of clause 3.5</w:t>
            </w:r>
            <w:r w:rsidR="004E072C" w:rsidRPr="00185239">
              <w:rPr>
                <w:rFonts w:ascii="Trebuchet MS" w:hAnsi="Trebuchet MS"/>
                <w:sz w:val="22"/>
                <w:szCs w:val="22"/>
                <w:lang w:val="en-US"/>
              </w:rPr>
              <w:t>.5</w:t>
            </w:r>
            <w:r w:rsidR="00101D0F" w:rsidRPr="00185239">
              <w:rPr>
                <w:rFonts w:ascii="Trebuchet MS" w:hAnsi="Trebuchet MS"/>
                <w:sz w:val="22"/>
                <w:szCs w:val="22"/>
                <w:lang w:val="en-US"/>
              </w:rPr>
              <w:t xml:space="preserve"> above</w:t>
            </w:r>
            <w:r w:rsidR="00186643" w:rsidRPr="00185239">
              <w:rPr>
                <w:rFonts w:ascii="Trebuchet MS" w:hAnsi="Trebuchet MS"/>
                <w:sz w:val="22"/>
                <w:szCs w:val="22"/>
                <w:lang w:val="en-US"/>
              </w:rPr>
              <w:t>.</w:t>
            </w:r>
            <w:r w:rsidR="002D55A6" w:rsidRPr="00185239">
              <w:rPr>
                <w:rFonts w:ascii="Trebuchet MS" w:hAnsi="Trebuchet MS"/>
                <w:sz w:val="22"/>
                <w:szCs w:val="22"/>
                <w:lang w:val="en-US"/>
              </w:rPr>
              <w:t xml:space="preserve"> </w:t>
            </w:r>
          </w:p>
          <w:p w14:paraId="652A55F1" w14:textId="77777777" w:rsidR="000742EE" w:rsidRPr="00185239" w:rsidRDefault="000742EE" w:rsidP="006A2E3D">
            <w:pPr>
              <w:pStyle w:val="PargrafodaLista"/>
              <w:widowControl w:val="0"/>
              <w:tabs>
                <w:tab w:val="left" w:pos="567"/>
              </w:tabs>
              <w:spacing w:line="280" w:lineRule="exact"/>
              <w:ind w:left="0"/>
              <w:rPr>
                <w:rFonts w:ascii="Trebuchet MS" w:hAnsi="Trebuchet MS"/>
                <w:sz w:val="22"/>
                <w:szCs w:val="22"/>
                <w:lang w:val="en-US"/>
              </w:rPr>
            </w:pPr>
          </w:p>
          <w:p w14:paraId="242FF0E5" w14:textId="77777777" w:rsidR="001620D6" w:rsidRPr="00185239" w:rsidRDefault="001620D6" w:rsidP="006A2E3D">
            <w:pPr>
              <w:pStyle w:val="PargrafodaLista"/>
              <w:widowControl w:val="0"/>
              <w:numPr>
                <w:ilvl w:val="1"/>
                <w:numId w:val="22"/>
              </w:numPr>
              <w:spacing w:line="280" w:lineRule="exact"/>
              <w:rPr>
                <w:rFonts w:ascii="Trebuchet MS" w:hAnsi="Trebuchet MS"/>
                <w:b/>
                <w:sz w:val="22"/>
                <w:szCs w:val="22"/>
              </w:rPr>
            </w:pPr>
            <w:r w:rsidRPr="00185239">
              <w:rPr>
                <w:rFonts w:ascii="Trebuchet MS" w:hAnsi="Trebuchet MS"/>
                <w:b/>
                <w:sz w:val="22"/>
                <w:szCs w:val="22"/>
                <w:lang w:val="en-US"/>
              </w:rPr>
              <w:t>Issuance Number</w:t>
            </w:r>
          </w:p>
          <w:p w14:paraId="5E393BB5" w14:textId="77777777" w:rsidR="001620D6" w:rsidRPr="00185239" w:rsidRDefault="001620D6" w:rsidP="006A2E3D">
            <w:pPr>
              <w:widowControl w:val="0"/>
              <w:spacing w:line="280" w:lineRule="exact"/>
              <w:rPr>
                <w:rFonts w:ascii="Trebuchet MS" w:hAnsi="Trebuchet MS"/>
                <w:sz w:val="22"/>
                <w:szCs w:val="22"/>
              </w:rPr>
            </w:pPr>
          </w:p>
          <w:p w14:paraId="54B489A3" w14:textId="77777777" w:rsidR="001620D6" w:rsidRPr="00185239" w:rsidRDefault="001620D6" w:rsidP="006A2E3D">
            <w:pPr>
              <w:pStyle w:val="PargrafodaLista"/>
              <w:widowControl w:val="0"/>
              <w:numPr>
                <w:ilvl w:val="2"/>
                <w:numId w:val="22"/>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This Indenture represents the </w:t>
            </w:r>
            <w:r w:rsidR="006F56B7" w:rsidRPr="00185239">
              <w:rPr>
                <w:rFonts w:ascii="Trebuchet MS" w:hAnsi="Trebuchet MS"/>
                <w:sz w:val="22"/>
                <w:szCs w:val="22"/>
                <w:lang w:val="en-US"/>
              </w:rPr>
              <w:t>7</w:t>
            </w:r>
            <w:r w:rsidR="00215634" w:rsidRPr="00185239">
              <w:rPr>
                <w:rFonts w:ascii="Trebuchet MS" w:eastAsia="Arial Unicode MS" w:hAnsi="Trebuchet MS"/>
                <w:bCs/>
                <w:sz w:val="22"/>
                <w:szCs w:val="22"/>
                <w:vertAlign w:val="superscript"/>
                <w:lang w:val="en-US"/>
              </w:rPr>
              <w:t>th</w:t>
            </w:r>
            <w:r w:rsidRPr="00185239">
              <w:rPr>
                <w:rFonts w:ascii="Trebuchet MS" w:hAnsi="Trebuchet MS"/>
                <w:sz w:val="22"/>
                <w:szCs w:val="22"/>
                <w:lang w:val="en-US"/>
              </w:rPr>
              <w:t xml:space="preserve"> (</w:t>
            </w:r>
            <w:r w:rsidR="006F56B7" w:rsidRPr="00185239">
              <w:rPr>
                <w:rFonts w:ascii="Trebuchet MS" w:hAnsi="Trebuchet MS"/>
                <w:sz w:val="22"/>
                <w:szCs w:val="22"/>
                <w:lang w:val="en-US"/>
              </w:rPr>
              <w:t>seventh</w:t>
            </w:r>
            <w:r w:rsidRPr="00185239">
              <w:rPr>
                <w:rFonts w:ascii="Trebuchet MS" w:hAnsi="Trebuchet MS"/>
                <w:sz w:val="22"/>
                <w:szCs w:val="22"/>
                <w:lang w:val="en-US"/>
              </w:rPr>
              <w:t>) Issuer</w:t>
            </w:r>
            <w:r w:rsidR="0005231E" w:rsidRPr="00185239">
              <w:rPr>
                <w:rFonts w:ascii="Trebuchet MS" w:hAnsi="Trebuchet MS"/>
                <w:sz w:val="22"/>
                <w:szCs w:val="22"/>
                <w:lang w:val="en-US"/>
              </w:rPr>
              <w:t>’</w:t>
            </w:r>
            <w:r w:rsidRPr="00185239">
              <w:rPr>
                <w:rFonts w:ascii="Trebuchet MS" w:hAnsi="Trebuchet MS"/>
                <w:sz w:val="22"/>
                <w:szCs w:val="22"/>
                <w:lang w:val="en-US"/>
              </w:rPr>
              <w:t>s Debenture issuance.</w:t>
            </w:r>
          </w:p>
          <w:p w14:paraId="2D1107DC" w14:textId="77777777" w:rsidR="001620D6" w:rsidRPr="00185239" w:rsidRDefault="001620D6" w:rsidP="006A2E3D">
            <w:pPr>
              <w:widowControl w:val="0"/>
              <w:spacing w:line="280" w:lineRule="exact"/>
              <w:rPr>
                <w:rFonts w:ascii="Trebuchet MS" w:hAnsi="Trebuchet MS"/>
                <w:sz w:val="22"/>
                <w:szCs w:val="22"/>
                <w:lang w:val="en-US"/>
              </w:rPr>
            </w:pPr>
          </w:p>
          <w:p w14:paraId="01674E01" w14:textId="77777777" w:rsidR="001620D6" w:rsidRPr="00185239" w:rsidRDefault="001620D6" w:rsidP="006A2E3D">
            <w:pPr>
              <w:pStyle w:val="PargrafodaLista"/>
              <w:widowControl w:val="0"/>
              <w:numPr>
                <w:ilvl w:val="1"/>
                <w:numId w:val="22"/>
              </w:numPr>
              <w:spacing w:line="280" w:lineRule="exact"/>
              <w:rPr>
                <w:rFonts w:ascii="Trebuchet MS" w:hAnsi="Trebuchet MS"/>
                <w:b/>
                <w:sz w:val="22"/>
                <w:szCs w:val="22"/>
              </w:rPr>
            </w:pPr>
            <w:r w:rsidRPr="00185239">
              <w:rPr>
                <w:rFonts w:ascii="Trebuchet MS" w:hAnsi="Trebuchet MS"/>
                <w:b/>
                <w:sz w:val="22"/>
                <w:szCs w:val="22"/>
                <w:lang w:val="en-US"/>
              </w:rPr>
              <w:t>Placement Procedure</w:t>
            </w:r>
          </w:p>
          <w:p w14:paraId="73282FFC" w14:textId="77777777" w:rsidR="001620D6" w:rsidRPr="00185239" w:rsidRDefault="001620D6" w:rsidP="006A2E3D">
            <w:pPr>
              <w:pStyle w:val="p0"/>
              <w:tabs>
                <w:tab w:val="clear" w:pos="720"/>
                <w:tab w:val="left" w:pos="1418"/>
              </w:tabs>
              <w:spacing w:line="280" w:lineRule="exact"/>
              <w:rPr>
                <w:rFonts w:ascii="Trebuchet MS" w:eastAsia="Arial Unicode MS" w:hAnsi="Trebuchet MS"/>
                <w:color w:val="000000"/>
                <w:sz w:val="22"/>
                <w:szCs w:val="22"/>
              </w:rPr>
            </w:pPr>
          </w:p>
          <w:p w14:paraId="67C5DC85" w14:textId="77777777" w:rsidR="001620D6" w:rsidRPr="00185239" w:rsidRDefault="001620D6" w:rsidP="006A2E3D">
            <w:pPr>
              <w:pStyle w:val="PargrafodaLista"/>
              <w:widowControl w:val="0"/>
              <w:numPr>
                <w:ilvl w:val="2"/>
                <w:numId w:val="22"/>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The Debentures are the object of private allocation and are not mediated by financial institutions that compose the allocation system, subject to article 19 of Act No. 6,385, dated December 07, 1976 and Instructions No. 476/2009 and 400/03, dated January 16, 2009 of the Securities and Exchange Commission.</w:t>
            </w:r>
          </w:p>
          <w:p w14:paraId="2CA9B701" w14:textId="77777777" w:rsidR="001620D6" w:rsidRPr="00185239" w:rsidRDefault="001620D6" w:rsidP="006A2E3D">
            <w:pPr>
              <w:widowControl w:val="0"/>
              <w:spacing w:line="280" w:lineRule="exact"/>
              <w:rPr>
                <w:rFonts w:ascii="Trebuchet MS" w:hAnsi="Trebuchet MS"/>
                <w:sz w:val="22"/>
                <w:szCs w:val="22"/>
                <w:lang w:val="en-US"/>
              </w:rPr>
            </w:pPr>
          </w:p>
          <w:p w14:paraId="05DE6F4B" w14:textId="77777777" w:rsidR="001620D6" w:rsidRPr="00185239" w:rsidRDefault="001620D6" w:rsidP="006A2E3D">
            <w:pPr>
              <w:pStyle w:val="NormalWeb"/>
              <w:spacing w:before="0" w:beforeAutospacing="0" w:after="0" w:afterAutospacing="0" w:line="280" w:lineRule="exact"/>
              <w:jc w:val="center"/>
              <w:rPr>
                <w:rFonts w:ascii="Trebuchet MS" w:hAnsi="Trebuchet MS" w:cs="Times New Roman"/>
                <w:b/>
                <w:smallCaps/>
                <w:sz w:val="22"/>
                <w:szCs w:val="22"/>
                <w:lang w:val="en-US"/>
              </w:rPr>
            </w:pPr>
            <w:r w:rsidRPr="00185239">
              <w:rPr>
                <w:rFonts w:ascii="Trebuchet MS" w:hAnsi="Trebuchet MS" w:cs="Times New Roman"/>
                <w:b/>
                <w:smallCaps/>
                <w:sz w:val="22"/>
                <w:szCs w:val="22"/>
                <w:lang w:val="en-US"/>
              </w:rPr>
              <w:t>Clause IV</w:t>
            </w:r>
          </w:p>
          <w:p w14:paraId="41604020" w14:textId="77777777" w:rsidR="001620D6" w:rsidRPr="00185239" w:rsidRDefault="001620D6" w:rsidP="006A2E3D">
            <w:pPr>
              <w:pStyle w:val="NormalWeb"/>
              <w:spacing w:before="0" w:beforeAutospacing="0" w:after="0" w:afterAutospacing="0" w:line="280" w:lineRule="exact"/>
              <w:jc w:val="center"/>
              <w:rPr>
                <w:rFonts w:ascii="Trebuchet MS" w:hAnsi="Trebuchet MS" w:cs="Times New Roman"/>
                <w:b/>
                <w:smallCaps/>
                <w:sz w:val="22"/>
                <w:szCs w:val="22"/>
                <w:lang w:val="en-US"/>
              </w:rPr>
            </w:pPr>
            <w:r w:rsidRPr="00185239">
              <w:rPr>
                <w:rFonts w:ascii="Trebuchet MS" w:hAnsi="Trebuchet MS" w:cs="Times New Roman"/>
                <w:b/>
                <w:smallCaps/>
                <w:sz w:val="22"/>
                <w:szCs w:val="22"/>
                <w:lang w:val="en-US"/>
              </w:rPr>
              <w:lastRenderedPageBreak/>
              <w:t>Characteristics of the Debentures</w:t>
            </w:r>
          </w:p>
          <w:p w14:paraId="2488E817" w14:textId="77777777" w:rsidR="001620D6" w:rsidRPr="00185239" w:rsidRDefault="001620D6" w:rsidP="006A2E3D">
            <w:pPr>
              <w:widowControl w:val="0"/>
              <w:tabs>
                <w:tab w:val="left" w:pos="567"/>
              </w:tabs>
              <w:spacing w:line="280" w:lineRule="exact"/>
              <w:rPr>
                <w:rFonts w:ascii="Trebuchet MS" w:hAnsi="Trebuchet MS"/>
                <w:sz w:val="22"/>
                <w:szCs w:val="22"/>
                <w:lang w:val="en-US"/>
              </w:rPr>
            </w:pPr>
          </w:p>
          <w:p w14:paraId="333C7361" w14:textId="77777777" w:rsidR="001620D6" w:rsidRPr="00185239" w:rsidRDefault="001620D6" w:rsidP="006A2E3D">
            <w:pPr>
              <w:pStyle w:val="PargrafodaLista"/>
              <w:widowControl w:val="0"/>
              <w:numPr>
                <w:ilvl w:val="1"/>
                <w:numId w:val="23"/>
              </w:numPr>
              <w:tabs>
                <w:tab w:val="left" w:pos="567"/>
              </w:tabs>
              <w:spacing w:line="280" w:lineRule="exact"/>
              <w:rPr>
                <w:rFonts w:ascii="Trebuchet MS" w:hAnsi="Trebuchet MS"/>
                <w:b/>
                <w:sz w:val="22"/>
                <w:szCs w:val="22"/>
                <w:lang w:val="en-US"/>
              </w:rPr>
            </w:pPr>
            <w:r w:rsidRPr="00185239">
              <w:rPr>
                <w:rFonts w:ascii="Trebuchet MS" w:hAnsi="Trebuchet MS"/>
                <w:b/>
                <w:sz w:val="22"/>
                <w:szCs w:val="22"/>
                <w:lang w:val="en-US"/>
              </w:rPr>
              <w:t>Date of Issue of the Debentures</w:t>
            </w:r>
          </w:p>
          <w:p w14:paraId="31230C7B" w14:textId="77777777" w:rsidR="001620D6" w:rsidRPr="00185239" w:rsidRDefault="001620D6" w:rsidP="006A2E3D">
            <w:pPr>
              <w:widowControl w:val="0"/>
              <w:tabs>
                <w:tab w:val="left" w:pos="567"/>
              </w:tabs>
              <w:spacing w:line="280" w:lineRule="exact"/>
              <w:ind w:left="360"/>
              <w:rPr>
                <w:rFonts w:ascii="Trebuchet MS" w:hAnsi="Trebuchet MS"/>
                <w:b/>
                <w:sz w:val="22"/>
                <w:szCs w:val="22"/>
                <w:lang w:val="en-US"/>
              </w:rPr>
            </w:pPr>
          </w:p>
          <w:p w14:paraId="28A2A606" w14:textId="38CC3B43" w:rsidR="001620D6" w:rsidRPr="00185239" w:rsidRDefault="001620D6" w:rsidP="006A2E3D">
            <w:pPr>
              <w:pStyle w:val="PargrafodaLista"/>
              <w:widowControl w:val="0"/>
              <w:numPr>
                <w:ilvl w:val="2"/>
                <w:numId w:val="23"/>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For all legal intents and purposes, the date of issue of the Debentures is the date of </w:t>
            </w:r>
            <w:r w:rsidR="006F56B7" w:rsidRPr="00185239">
              <w:rPr>
                <w:rFonts w:ascii="Trebuchet MS" w:hAnsi="Trebuchet MS"/>
                <w:sz w:val="22"/>
                <w:szCs w:val="22"/>
                <w:lang w:val="en-US"/>
              </w:rPr>
              <w:t xml:space="preserve">October </w:t>
            </w:r>
            <w:r w:rsidR="00CF3BCA" w:rsidRPr="00185239">
              <w:rPr>
                <w:rFonts w:ascii="Trebuchet MS" w:hAnsi="Trebuchet MS"/>
                <w:sz w:val="22"/>
                <w:szCs w:val="22"/>
                <w:lang w:val="en-US"/>
              </w:rPr>
              <w:t xml:space="preserve">22, </w:t>
            </w:r>
            <w:r w:rsidRPr="00185239">
              <w:rPr>
                <w:rFonts w:ascii="Trebuchet MS" w:hAnsi="Trebuchet MS"/>
                <w:sz w:val="22"/>
                <w:szCs w:val="22"/>
                <w:lang w:val="en-US"/>
              </w:rPr>
              <w:t>2020 (</w:t>
            </w:r>
            <w:r w:rsidR="0005231E" w:rsidRPr="00185239">
              <w:rPr>
                <w:rFonts w:ascii="Trebuchet MS" w:hAnsi="Trebuchet MS"/>
                <w:sz w:val="22"/>
                <w:szCs w:val="22"/>
                <w:lang w:val="en-US"/>
              </w:rPr>
              <w:t>“</w:t>
            </w:r>
            <w:r w:rsidRPr="00185239">
              <w:rPr>
                <w:rFonts w:ascii="Trebuchet MS" w:hAnsi="Trebuchet MS"/>
                <w:sz w:val="22"/>
                <w:szCs w:val="22"/>
                <w:u w:val="single"/>
                <w:lang w:val="en-US"/>
              </w:rPr>
              <w:t>Date of Issuance</w:t>
            </w:r>
            <w:r w:rsidR="0005231E" w:rsidRPr="00185239">
              <w:rPr>
                <w:rFonts w:ascii="Trebuchet MS" w:hAnsi="Trebuchet MS"/>
                <w:sz w:val="22"/>
                <w:szCs w:val="22"/>
                <w:lang w:val="en-US"/>
              </w:rPr>
              <w:t>”</w:t>
            </w:r>
            <w:r w:rsidRPr="00185239">
              <w:rPr>
                <w:rFonts w:ascii="Trebuchet MS" w:hAnsi="Trebuchet MS"/>
                <w:sz w:val="22"/>
                <w:szCs w:val="22"/>
                <w:lang w:val="en-US"/>
              </w:rPr>
              <w:t>).</w:t>
            </w:r>
          </w:p>
          <w:p w14:paraId="02C7F7C5" w14:textId="77777777" w:rsidR="001620D6" w:rsidRPr="00185239" w:rsidRDefault="001620D6" w:rsidP="006A2E3D">
            <w:pPr>
              <w:widowControl w:val="0"/>
              <w:tabs>
                <w:tab w:val="left" w:pos="567"/>
              </w:tabs>
              <w:spacing w:line="280" w:lineRule="exact"/>
              <w:rPr>
                <w:rFonts w:ascii="Trebuchet MS" w:hAnsi="Trebuchet MS"/>
                <w:b/>
                <w:sz w:val="22"/>
                <w:szCs w:val="22"/>
                <w:lang w:val="en-US"/>
              </w:rPr>
            </w:pPr>
          </w:p>
          <w:p w14:paraId="4C78EDE6" w14:textId="77777777" w:rsidR="001620D6" w:rsidRPr="00185239" w:rsidRDefault="001620D6" w:rsidP="006A2E3D">
            <w:pPr>
              <w:pStyle w:val="PargrafodaLista"/>
              <w:widowControl w:val="0"/>
              <w:numPr>
                <w:ilvl w:val="1"/>
                <w:numId w:val="23"/>
              </w:numPr>
              <w:tabs>
                <w:tab w:val="left" w:pos="567"/>
              </w:tabs>
              <w:spacing w:line="280" w:lineRule="exact"/>
              <w:rPr>
                <w:rFonts w:ascii="Trebuchet MS" w:hAnsi="Trebuchet MS"/>
                <w:b/>
                <w:sz w:val="22"/>
                <w:szCs w:val="22"/>
                <w:lang w:val="en-US"/>
              </w:rPr>
            </w:pPr>
            <w:r w:rsidRPr="00185239">
              <w:rPr>
                <w:rFonts w:ascii="Trebuchet MS" w:hAnsi="Trebuchet MS"/>
                <w:b/>
                <w:sz w:val="22"/>
                <w:szCs w:val="22"/>
                <w:lang w:val="en-US"/>
              </w:rPr>
              <w:t>Unit Par Value of the Debentures</w:t>
            </w:r>
          </w:p>
          <w:p w14:paraId="564B6646" w14:textId="77777777" w:rsidR="001620D6" w:rsidRPr="00185239" w:rsidRDefault="001620D6" w:rsidP="006A2E3D">
            <w:pPr>
              <w:pStyle w:val="p0"/>
              <w:widowControl w:val="0"/>
              <w:tabs>
                <w:tab w:val="clear" w:pos="720"/>
              </w:tabs>
              <w:spacing w:line="280" w:lineRule="exact"/>
              <w:rPr>
                <w:rFonts w:ascii="Trebuchet MS" w:hAnsi="Trebuchet MS"/>
                <w:sz w:val="22"/>
                <w:szCs w:val="22"/>
                <w:lang w:val="en-US"/>
              </w:rPr>
            </w:pPr>
          </w:p>
          <w:p w14:paraId="259F747B" w14:textId="77777777" w:rsidR="001620D6" w:rsidRPr="00185239" w:rsidRDefault="001620D6" w:rsidP="006A2E3D">
            <w:pPr>
              <w:pStyle w:val="p0"/>
              <w:widowControl w:val="0"/>
              <w:numPr>
                <w:ilvl w:val="2"/>
                <w:numId w:val="23"/>
              </w:numPr>
              <w:tabs>
                <w:tab w:val="clear" w:pos="720"/>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unit par value of each Debenture is one thousand Brazilian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(BRL 1,000.00) at the Date of Issuance (</w:t>
            </w:r>
            <w:r w:rsidR="0005231E" w:rsidRPr="00185239">
              <w:rPr>
                <w:rFonts w:ascii="Trebuchet MS" w:hAnsi="Trebuchet MS"/>
                <w:sz w:val="22"/>
                <w:szCs w:val="22"/>
                <w:u w:val="single"/>
                <w:lang w:val="en-US"/>
              </w:rPr>
              <w:t>“</w:t>
            </w:r>
            <w:r w:rsidRPr="00185239">
              <w:rPr>
                <w:rFonts w:ascii="Trebuchet MS" w:hAnsi="Trebuchet MS"/>
                <w:sz w:val="22"/>
                <w:szCs w:val="22"/>
                <w:u w:val="single"/>
                <w:lang w:val="en-US"/>
              </w:rPr>
              <w:t>Unit Par Value</w:t>
            </w:r>
            <w:r w:rsidR="0005231E" w:rsidRPr="00185239">
              <w:rPr>
                <w:rFonts w:ascii="Trebuchet MS" w:hAnsi="Trebuchet MS"/>
                <w:sz w:val="22"/>
                <w:szCs w:val="22"/>
                <w:u w:val="single"/>
                <w:lang w:val="en-US"/>
              </w:rPr>
              <w:t>”</w:t>
            </w:r>
            <w:r w:rsidRPr="00185239">
              <w:rPr>
                <w:rFonts w:ascii="Trebuchet MS" w:hAnsi="Trebuchet MS"/>
                <w:sz w:val="22"/>
                <w:szCs w:val="22"/>
                <w:lang w:val="en-US"/>
              </w:rPr>
              <w:t>).</w:t>
            </w:r>
          </w:p>
          <w:p w14:paraId="71445F7B" w14:textId="77777777" w:rsidR="001620D6" w:rsidRPr="00185239" w:rsidRDefault="001620D6" w:rsidP="006A2E3D">
            <w:pPr>
              <w:pStyle w:val="p0"/>
              <w:widowControl w:val="0"/>
              <w:tabs>
                <w:tab w:val="clear" w:pos="720"/>
              </w:tabs>
              <w:spacing w:line="280" w:lineRule="exact"/>
              <w:rPr>
                <w:rFonts w:ascii="Trebuchet MS" w:hAnsi="Trebuchet MS"/>
                <w:sz w:val="22"/>
                <w:szCs w:val="22"/>
                <w:lang w:val="en-US"/>
              </w:rPr>
            </w:pPr>
          </w:p>
          <w:p w14:paraId="670FF8DA" w14:textId="0BE1D7A9" w:rsidR="001620D6" w:rsidRDefault="001620D6" w:rsidP="006A2E3D">
            <w:pPr>
              <w:widowControl w:val="0"/>
              <w:numPr>
                <w:ilvl w:val="1"/>
                <w:numId w:val="23"/>
              </w:numPr>
              <w:tabs>
                <w:tab w:val="left" w:pos="567"/>
              </w:tabs>
              <w:spacing w:line="280" w:lineRule="exact"/>
              <w:ind w:left="0" w:firstLine="0"/>
              <w:rPr>
                <w:rFonts w:ascii="Trebuchet MS" w:hAnsi="Trebuchet MS"/>
                <w:b/>
                <w:sz w:val="22"/>
                <w:szCs w:val="22"/>
                <w:lang w:val="en-US"/>
              </w:rPr>
            </w:pPr>
            <w:r w:rsidRPr="00185239">
              <w:rPr>
                <w:rFonts w:ascii="Trebuchet MS" w:hAnsi="Trebuchet MS"/>
                <w:b/>
                <w:sz w:val="22"/>
                <w:szCs w:val="22"/>
                <w:lang w:val="en-US"/>
              </w:rPr>
              <w:t>Form and Confirmation of Debenture Ownership</w:t>
            </w:r>
          </w:p>
          <w:p w14:paraId="721B2E61" w14:textId="77777777" w:rsidR="00185239" w:rsidRPr="00185239" w:rsidRDefault="00185239" w:rsidP="00185239">
            <w:pPr>
              <w:widowControl w:val="0"/>
              <w:tabs>
                <w:tab w:val="left" w:pos="567"/>
              </w:tabs>
              <w:spacing w:line="280" w:lineRule="exact"/>
              <w:rPr>
                <w:rFonts w:ascii="Trebuchet MS" w:hAnsi="Trebuchet MS"/>
                <w:b/>
                <w:sz w:val="22"/>
                <w:szCs w:val="22"/>
                <w:lang w:val="en-US"/>
              </w:rPr>
            </w:pPr>
          </w:p>
          <w:p w14:paraId="6ACAB71B" w14:textId="77777777" w:rsidR="001620D6" w:rsidRPr="00185239" w:rsidRDefault="001620D6" w:rsidP="006A2E3D">
            <w:pPr>
              <w:pStyle w:val="PargrafodaLista"/>
              <w:widowControl w:val="0"/>
              <w:numPr>
                <w:ilvl w:val="2"/>
                <w:numId w:val="23"/>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The Debentures shall be issued nominally and registered in the Issuer</w:t>
            </w:r>
            <w:r w:rsidR="0005231E" w:rsidRPr="00185239">
              <w:rPr>
                <w:rFonts w:ascii="Trebuchet MS" w:hAnsi="Trebuchet MS"/>
                <w:sz w:val="22"/>
                <w:szCs w:val="22"/>
                <w:lang w:val="en-US"/>
              </w:rPr>
              <w:t>’</w:t>
            </w:r>
            <w:r w:rsidRPr="00185239">
              <w:rPr>
                <w:rFonts w:ascii="Trebuchet MS" w:hAnsi="Trebuchet MS"/>
                <w:sz w:val="22"/>
                <w:szCs w:val="22"/>
                <w:lang w:val="en-US"/>
              </w:rPr>
              <w:t xml:space="preserve">s Book of Nominal Debentures Records. Debenture certificates shall not be issued. The Issuer has the obligation of providing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and the CRI Fiduciary Agent within five (5) Business Days after the respective subscription of the Debentures, certified </w:t>
            </w:r>
            <w:r w:rsidR="00617F8E" w:rsidRPr="00185239">
              <w:rPr>
                <w:rFonts w:ascii="Trebuchet MS" w:hAnsi="Trebuchet MS"/>
                <w:sz w:val="22"/>
                <w:szCs w:val="22"/>
                <w:lang w:val="en-US"/>
              </w:rPr>
              <w:t xml:space="preserve">and simple copy of the Book of Registration of Nominative Debentures. The registration of Debentures in the name of the Debenture Holder shall occur in the same date as the relevant subscription, independently of the effective liberation of resources due to the </w:t>
            </w:r>
            <w:r w:rsidR="00BA23CA" w:rsidRPr="00185239">
              <w:rPr>
                <w:rFonts w:ascii="Trebuchet MS" w:hAnsi="Trebuchet MS"/>
                <w:sz w:val="22"/>
                <w:szCs w:val="22"/>
                <w:lang w:val="en-US"/>
              </w:rPr>
              <w:t xml:space="preserve">funding </w:t>
            </w:r>
            <w:r w:rsidR="00617F8E" w:rsidRPr="00185239">
              <w:rPr>
                <w:rFonts w:ascii="Trebuchet MS" w:hAnsi="Trebuchet MS"/>
                <w:sz w:val="22"/>
                <w:szCs w:val="22"/>
                <w:lang w:val="en-US"/>
              </w:rPr>
              <w:t>of debentures.</w:t>
            </w:r>
            <w:r w:rsidRPr="00185239">
              <w:rPr>
                <w:rFonts w:ascii="Trebuchet MS" w:hAnsi="Trebuchet MS"/>
                <w:sz w:val="22"/>
                <w:szCs w:val="22"/>
                <w:lang w:val="en-US"/>
              </w:rPr>
              <w:t xml:space="preserve"> </w:t>
            </w:r>
          </w:p>
          <w:p w14:paraId="7DDF86EF" w14:textId="77777777" w:rsidR="001620D6" w:rsidRPr="00185239" w:rsidRDefault="001620D6" w:rsidP="006A2E3D">
            <w:pPr>
              <w:pStyle w:val="PargrafodaLista"/>
              <w:widowControl w:val="0"/>
              <w:spacing w:line="280" w:lineRule="exact"/>
              <w:ind w:left="0"/>
              <w:rPr>
                <w:rFonts w:ascii="Trebuchet MS" w:hAnsi="Trebuchet MS"/>
                <w:sz w:val="22"/>
                <w:szCs w:val="22"/>
                <w:lang w:val="en-US"/>
              </w:rPr>
            </w:pPr>
          </w:p>
          <w:p w14:paraId="0348700B" w14:textId="77777777" w:rsidR="001620D6" w:rsidRPr="00185239" w:rsidRDefault="001620D6" w:rsidP="006A2E3D">
            <w:pPr>
              <w:pStyle w:val="PargrafodaLista"/>
              <w:widowControl w:val="0"/>
              <w:numPr>
                <w:ilvl w:val="2"/>
                <w:numId w:val="23"/>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 For all legal purposes, the Debentures shall be acquired upon the signature of the subscription form and the ownership of the Debentures shall be proved upon its registration, under the Debenture holder</w:t>
            </w:r>
            <w:r w:rsidR="0005231E" w:rsidRPr="00185239">
              <w:rPr>
                <w:rFonts w:ascii="Trebuchet MS" w:hAnsi="Trebuchet MS"/>
                <w:sz w:val="22"/>
                <w:szCs w:val="22"/>
                <w:lang w:val="en-US"/>
              </w:rPr>
              <w:t>’</w:t>
            </w:r>
            <w:r w:rsidRPr="00185239">
              <w:rPr>
                <w:rFonts w:ascii="Trebuchet MS" w:hAnsi="Trebuchet MS"/>
                <w:sz w:val="22"/>
                <w:szCs w:val="22"/>
                <w:lang w:val="en-US"/>
              </w:rPr>
              <w:t>s name, in the Book of Registration of Debentures</w:t>
            </w:r>
            <w:r w:rsidR="004E659E" w:rsidRPr="00185239">
              <w:rPr>
                <w:rFonts w:ascii="Trebuchet MS" w:hAnsi="Trebuchet MS"/>
                <w:sz w:val="22"/>
                <w:szCs w:val="22"/>
                <w:lang w:val="en-US"/>
              </w:rPr>
              <w:t>, complying with the restriction of its negotiation, under item 2.4</w:t>
            </w:r>
            <w:r w:rsidR="004304B1" w:rsidRPr="00185239">
              <w:rPr>
                <w:rFonts w:ascii="Trebuchet MS" w:hAnsi="Trebuchet MS"/>
                <w:sz w:val="22"/>
                <w:szCs w:val="22"/>
                <w:lang w:val="en-US"/>
              </w:rPr>
              <w:t>.3</w:t>
            </w:r>
            <w:r w:rsidR="004E659E" w:rsidRPr="00185239">
              <w:rPr>
                <w:rFonts w:ascii="Trebuchet MS" w:hAnsi="Trebuchet MS"/>
                <w:sz w:val="22"/>
                <w:szCs w:val="22"/>
                <w:lang w:val="en-US"/>
              </w:rPr>
              <w:t xml:space="preserve"> above</w:t>
            </w:r>
            <w:r w:rsidRPr="00185239">
              <w:rPr>
                <w:rFonts w:ascii="Trebuchet MS" w:hAnsi="Trebuchet MS"/>
                <w:sz w:val="22"/>
                <w:szCs w:val="22"/>
                <w:lang w:val="en-US"/>
              </w:rPr>
              <w:t>.</w:t>
            </w:r>
          </w:p>
          <w:p w14:paraId="0CFF1B29" w14:textId="77777777" w:rsidR="0005231E" w:rsidRPr="00185239" w:rsidRDefault="0005231E" w:rsidP="006A2E3D">
            <w:pPr>
              <w:pStyle w:val="PargrafodaLista"/>
              <w:spacing w:line="280" w:lineRule="exact"/>
              <w:rPr>
                <w:rFonts w:ascii="Trebuchet MS" w:hAnsi="Trebuchet MS"/>
                <w:sz w:val="22"/>
                <w:szCs w:val="22"/>
                <w:lang w:val="en-US"/>
              </w:rPr>
            </w:pPr>
          </w:p>
          <w:p w14:paraId="31C19A1D" w14:textId="77777777" w:rsidR="001620D6" w:rsidRPr="00185239" w:rsidRDefault="001620D6" w:rsidP="006A2E3D">
            <w:pPr>
              <w:pStyle w:val="PargrafodaLista"/>
              <w:widowControl w:val="0"/>
              <w:numPr>
                <w:ilvl w:val="2"/>
                <w:numId w:val="23"/>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The Book of Registration of Nominative Debentures shall be drawn-up and kept by the Issuer, observing the relevant legal and regulatory norms.</w:t>
            </w:r>
          </w:p>
          <w:p w14:paraId="6B420711" w14:textId="77777777" w:rsidR="001620D6" w:rsidRPr="00185239" w:rsidRDefault="001620D6" w:rsidP="006A2E3D">
            <w:pPr>
              <w:widowControl w:val="0"/>
              <w:tabs>
                <w:tab w:val="left" w:pos="567"/>
              </w:tabs>
              <w:spacing w:line="280" w:lineRule="exact"/>
              <w:ind w:left="360"/>
              <w:rPr>
                <w:rFonts w:ascii="Trebuchet MS" w:hAnsi="Trebuchet MS"/>
                <w:b/>
                <w:sz w:val="22"/>
                <w:szCs w:val="22"/>
                <w:lang w:val="en-US"/>
              </w:rPr>
            </w:pPr>
          </w:p>
          <w:p w14:paraId="5F15FF23" w14:textId="77777777" w:rsidR="002E6E86" w:rsidRPr="00185239" w:rsidRDefault="002E6E86" w:rsidP="006A2E3D">
            <w:pPr>
              <w:widowControl w:val="0"/>
              <w:numPr>
                <w:ilvl w:val="1"/>
                <w:numId w:val="24"/>
              </w:numPr>
              <w:tabs>
                <w:tab w:val="left" w:pos="567"/>
              </w:tabs>
              <w:spacing w:line="280" w:lineRule="exact"/>
              <w:rPr>
                <w:rFonts w:ascii="Trebuchet MS" w:hAnsi="Trebuchet MS"/>
                <w:b/>
                <w:sz w:val="22"/>
                <w:szCs w:val="22"/>
              </w:rPr>
            </w:pPr>
            <w:r w:rsidRPr="00185239">
              <w:rPr>
                <w:rFonts w:ascii="Trebuchet MS" w:hAnsi="Trebuchet MS"/>
                <w:b/>
                <w:sz w:val="22"/>
                <w:szCs w:val="22"/>
                <w:lang w:val="en-US"/>
              </w:rPr>
              <w:t>Convertibility</w:t>
            </w:r>
          </w:p>
          <w:p w14:paraId="69E9CFC8" w14:textId="77777777" w:rsidR="002E6E86" w:rsidRPr="00185239" w:rsidRDefault="002E6E86" w:rsidP="006A2E3D">
            <w:pPr>
              <w:pStyle w:val="PargrafodaLista"/>
              <w:widowControl w:val="0"/>
              <w:spacing w:line="280" w:lineRule="exact"/>
              <w:ind w:left="0"/>
              <w:rPr>
                <w:rFonts w:ascii="Trebuchet MS" w:hAnsi="Trebuchet MS"/>
                <w:sz w:val="22"/>
                <w:szCs w:val="22"/>
              </w:rPr>
            </w:pPr>
          </w:p>
          <w:p w14:paraId="49D52557" w14:textId="77777777" w:rsidR="002E6E86" w:rsidRPr="00185239" w:rsidRDefault="002E6E86" w:rsidP="006A2E3D">
            <w:pPr>
              <w:pStyle w:val="PargrafodaLista"/>
              <w:widowControl w:val="0"/>
              <w:numPr>
                <w:ilvl w:val="2"/>
                <w:numId w:val="24"/>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Debentures shall not be convertible into Stocks under the terms of article 57 of the </w:t>
            </w:r>
            <w:r w:rsidRPr="00185239">
              <w:rPr>
                <w:rFonts w:ascii="Trebuchet MS" w:hAnsi="Trebuchet MS"/>
                <w:sz w:val="22"/>
                <w:szCs w:val="22"/>
                <w:lang w:val="en-US"/>
              </w:rPr>
              <w:lastRenderedPageBreak/>
              <w:t>Corporations Act.</w:t>
            </w:r>
          </w:p>
          <w:p w14:paraId="110653D9" w14:textId="77777777" w:rsidR="002E6E86" w:rsidRPr="00185239" w:rsidRDefault="002E6E86" w:rsidP="006A2E3D">
            <w:pPr>
              <w:widowControl w:val="0"/>
              <w:spacing w:line="280" w:lineRule="exact"/>
              <w:rPr>
                <w:rFonts w:ascii="Trebuchet MS" w:hAnsi="Trebuchet MS"/>
                <w:sz w:val="22"/>
                <w:szCs w:val="22"/>
                <w:lang w:val="en-US"/>
              </w:rPr>
            </w:pPr>
          </w:p>
          <w:p w14:paraId="3ACB6C1F" w14:textId="77777777" w:rsidR="002E6E86" w:rsidRPr="00185239" w:rsidRDefault="002E6E86" w:rsidP="006A2E3D">
            <w:pPr>
              <w:widowControl w:val="0"/>
              <w:numPr>
                <w:ilvl w:val="1"/>
                <w:numId w:val="24"/>
              </w:numPr>
              <w:tabs>
                <w:tab w:val="left" w:pos="567"/>
              </w:tabs>
              <w:spacing w:line="280" w:lineRule="exact"/>
              <w:ind w:left="0" w:firstLine="0"/>
              <w:rPr>
                <w:rFonts w:ascii="Trebuchet MS" w:hAnsi="Trebuchet MS"/>
                <w:b/>
                <w:sz w:val="22"/>
                <w:szCs w:val="22"/>
              </w:rPr>
            </w:pPr>
            <w:r w:rsidRPr="00185239">
              <w:rPr>
                <w:rFonts w:ascii="Trebuchet MS" w:hAnsi="Trebuchet MS"/>
                <w:b/>
                <w:sz w:val="22"/>
                <w:szCs w:val="22"/>
                <w:lang w:val="en-US"/>
              </w:rPr>
              <w:t>Type</w:t>
            </w:r>
          </w:p>
          <w:p w14:paraId="28FFB542" w14:textId="77777777" w:rsidR="002E6E86" w:rsidRPr="00185239" w:rsidRDefault="002E6E86" w:rsidP="006A2E3D">
            <w:pPr>
              <w:widowControl w:val="0"/>
              <w:spacing w:line="280" w:lineRule="exact"/>
              <w:rPr>
                <w:rFonts w:ascii="Trebuchet MS" w:hAnsi="Trebuchet MS"/>
                <w:sz w:val="22"/>
                <w:szCs w:val="22"/>
              </w:rPr>
            </w:pPr>
          </w:p>
          <w:p w14:paraId="74D97034" w14:textId="77777777" w:rsidR="002E6E86" w:rsidRPr="00185239" w:rsidRDefault="002E6E86" w:rsidP="006A2E3D">
            <w:pPr>
              <w:pStyle w:val="PargrafodaLista"/>
              <w:widowControl w:val="0"/>
              <w:numPr>
                <w:ilvl w:val="2"/>
                <w:numId w:val="24"/>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These Debentures are of the unsecured type and shall be automatically converted in </w:t>
            </w:r>
            <w:r w:rsidR="007A34F9" w:rsidRPr="00185239">
              <w:rPr>
                <w:rFonts w:ascii="Trebuchet MS" w:hAnsi="Trebuchet MS"/>
                <w:sz w:val="22"/>
                <w:szCs w:val="22"/>
                <w:lang w:val="en-US"/>
              </w:rPr>
              <w:t>the type</w:t>
            </w:r>
            <w:r w:rsidRPr="00185239">
              <w:rPr>
                <w:rFonts w:ascii="Trebuchet MS" w:hAnsi="Trebuchet MS"/>
                <w:sz w:val="22"/>
                <w:szCs w:val="22"/>
                <w:lang w:val="en-US"/>
              </w:rPr>
              <w:t xml:space="preserve"> with </w:t>
            </w:r>
            <w:r w:rsidR="0018236A" w:rsidRPr="00185239">
              <w:rPr>
                <w:rFonts w:ascii="Trebuchet MS" w:hAnsi="Trebuchet MS"/>
                <w:sz w:val="22"/>
                <w:szCs w:val="22"/>
                <w:lang w:val="en-US"/>
              </w:rPr>
              <w:t xml:space="preserve">in rem </w:t>
            </w:r>
            <w:r w:rsidRPr="00185239">
              <w:rPr>
                <w:rFonts w:ascii="Trebuchet MS" w:hAnsi="Trebuchet MS"/>
                <w:sz w:val="22"/>
                <w:szCs w:val="22"/>
                <w:lang w:val="en-US"/>
              </w:rPr>
              <w:t xml:space="preserve">guarantee, regardless of the </w:t>
            </w:r>
            <w:r w:rsidR="006F56B7" w:rsidRPr="00185239">
              <w:rPr>
                <w:rFonts w:ascii="Trebuchet MS" w:hAnsi="Trebuchet MS"/>
                <w:sz w:val="22"/>
                <w:szCs w:val="22"/>
                <w:lang w:val="en-US"/>
              </w:rPr>
              <w:t xml:space="preserve">signing </w:t>
            </w:r>
            <w:r w:rsidRPr="00185239">
              <w:rPr>
                <w:rFonts w:ascii="Trebuchet MS" w:hAnsi="Trebuchet MS"/>
                <w:sz w:val="22"/>
                <w:szCs w:val="22"/>
                <w:lang w:val="en-US"/>
              </w:rPr>
              <w:t xml:space="preserve">of any amendment to this Indenture, when the </w:t>
            </w:r>
            <w:r w:rsidR="0018312E" w:rsidRPr="00185239">
              <w:rPr>
                <w:rFonts w:ascii="Trebuchet MS" w:hAnsi="Trebuchet MS"/>
                <w:sz w:val="22"/>
                <w:szCs w:val="22"/>
                <w:lang w:val="en-US"/>
              </w:rPr>
              <w:t xml:space="preserve">Fiduciary Assignment </w:t>
            </w:r>
            <w:r w:rsidR="00EB6637" w:rsidRPr="00185239">
              <w:rPr>
                <w:rFonts w:ascii="Trebuchet MS" w:hAnsi="Trebuchet MS"/>
                <w:sz w:val="22"/>
                <w:szCs w:val="22"/>
                <w:lang w:val="en-US"/>
              </w:rPr>
              <w:t>of Receivables</w:t>
            </w:r>
            <w:r w:rsidR="00B023DB" w:rsidRPr="00185239">
              <w:rPr>
                <w:rFonts w:ascii="Trebuchet MS" w:hAnsi="Trebuchet MS"/>
                <w:sz w:val="22"/>
                <w:szCs w:val="22"/>
                <w:lang w:val="en-US"/>
              </w:rPr>
              <w:t xml:space="preserve"> (“</w:t>
            </w:r>
            <w:r w:rsidR="00B023DB" w:rsidRPr="00185239">
              <w:rPr>
                <w:rFonts w:ascii="Trebuchet MS" w:hAnsi="Trebuchet MS"/>
                <w:sz w:val="22"/>
                <w:szCs w:val="22"/>
                <w:u w:val="single"/>
                <w:lang w:val="en-US"/>
              </w:rPr>
              <w:t>Fiduciary Assignment</w:t>
            </w:r>
            <w:r w:rsidR="00B023DB" w:rsidRPr="00185239">
              <w:rPr>
                <w:rFonts w:ascii="Trebuchet MS" w:hAnsi="Trebuchet MS"/>
                <w:sz w:val="22"/>
                <w:szCs w:val="22"/>
                <w:lang w:val="en-US"/>
              </w:rPr>
              <w:t>”)</w:t>
            </w:r>
            <w:r w:rsidRPr="00185239">
              <w:rPr>
                <w:rFonts w:ascii="Trebuchet MS" w:hAnsi="Trebuchet MS"/>
                <w:sz w:val="22"/>
                <w:szCs w:val="22"/>
                <w:lang w:val="en-US"/>
              </w:rPr>
              <w:t>, described below, is registered</w:t>
            </w:r>
            <w:r w:rsidR="00617F8E" w:rsidRPr="00185239">
              <w:rPr>
                <w:rFonts w:ascii="Trebuchet MS" w:hAnsi="Trebuchet MS"/>
                <w:sz w:val="22"/>
                <w:szCs w:val="22"/>
                <w:lang w:val="en-US"/>
              </w:rPr>
              <w:t xml:space="preserve"> in the competent Registry</w:t>
            </w:r>
            <w:r w:rsidR="0018312E" w:rsidRPr="00185239">
              <w:rPr>
                <w:rFonts w:ascii="Trebuchet MS" w:hAnsi="Trebuchet MS"/>
                <w:sz w:val="22"/>
                <w:szCs w:val="22"/>
                <w:lang w:val="en-US"/>
              </w:rPr>
              <w:t xml:space="preserve"> of Titles and Documents</w:t>
            </w:r>
            <w:r w:rsidR="00EB6637" w:rsidRPr="00185239">
              <w:rPr>
                <w:rFonts w:ascii="Trebuchet MS" w:hAnsi="Trebuchet MS"/>
                <w:sz w:val="22"/>
                <w:szCs w:val="22"/>
                <w:lang w:val="en-US"/>
              </w:rPr>
              <w:t>.</w:t>
            </w:r>
            <w:r w:rsidRPr="00185239">
              <w:rPr>
                <w:rFonts w:ascii="Trebuchet MS" w:hAnsi="Trebuchet MS"/>
                <w:sz w:val="22"/>
                <w:szCs w:val="22"/>
                <w:lang w:val="en-US"/>
              </w:rPr>
              <w:t xml:space="preserve"> </w:t>
            </w:r>
            <w:r w:rsidR="0016019B" w:rsidRPr="00185239">
              <w:rPr>
                <w:rFonts w:ascii="Trebuchet MS" w:hAnsi="Trebuchet MS"/>
                <w:sz w:val="22"/>
                <w:szCs w:val="22"/>
                <w:lang w:val="en-US"/>
              </w:rPr>
              <w:t>The Fiduciary Sale of the Collateral Real Estate</w:t>
            </w:r>
            <w:r w:rsidR="00B023DB" w:rsidRPr="00185239">
              <w:rPr>
                <w:rFonts w:ascii="Trebuchet MS" w:hAnsi="Trebuchet MS"/>
                <w:sz w:val="22"/>
                <w:szCs w:val="22"/>
                <w:lang w:val="en-US"/>
              </w:rPr>
              <w:t>,</w:t>
            </w:r>
            <w:r w:rsidR="00EB6637" w:rsidRPr="00185239">
              <w:rPr>
                <w:rFonts w:ascii="Trebuchet MS" w:hAnsi="Trebuchet MS"/>
                <w:sz w:val="22"/>
                <w:szCs w:val="22"/>
                <w:lang w:val="en-US"/>
              </w:rPr>
              <w:t xml:space="preserve"> described below, should also be registered at the competent Real Estate Registry Office</w:t>
            </w:r>
            <w:r w:rsidR="00B023DB" w:rsidRPr="00185239">
              <w:rPr>
                <w:rFonts w:ascii="Trebuchet MS" w:hAnsi="Trebuchet MS"/>
                <w:sz w:val="22"/>
                <w:szCs w:val="22"/>
                <w:lang w:val="en-US"/>
              </w:rPr>
              <w:t xml:space="preserve"> (“</w:t>
            </w:r>
            <w:r w:rsidR="00B023DB" w:rsidRPr="00185239">
              <w:rPr>
                <w:rFonts w:ascii="Trebuchet MS" w:hAnsi="Trebuchet MS"/>
                <w:sz w:val="22"/>
                <w:szCs w:val="22"/>
                <w:u w:val="single"/>
                <w:lang w:val="en-US"/>
              </w:rPr>
              <w:t>Fiduciary Sale</w:t>
            </w:r>
            <w:r w:rsidR="00B023DB" w:rsidRPr="00185239">
              <w:rPr>
                <w:rFonts w:ascii="Trebuchet MS" w:hAnsi="Trebuchet MS"/>
                <w:sz w:val="22"/>
                <w:szCs w:val="22"/>
                <w:lang w:val="en-US"/>
              </w:rPr>
              <w:t>”)</w:t>
            </w:r>
            <w:r w:rsidRPr="00185239">
              <w:rPr>
                <w:rFonts w:ascii="Trebuchet MS" w:hAnsi="Trebuchet MS"/>
                <w:sz w:val="22"/>
                <w:szCs w:val="22"/>
                <w:lang w:val="en-US"/>
              </w:rPr>
              <w:t xml:space="preserve">. </w:t>
            </w:r>
          </w:p>
          <w:p w14:paraId="54B262D1" w14:textId="77777777" w:rsidR="002E6E86" w:rsidRPr="00185239" w:rsidRDefault="002E6E86" w:rsidP="006A2E3D">
            <w:pPr>
              <w:pStyle w:val="PargrafodaLista"/>
              <w:widowControl w:val="0"/>
              <w:spacing w:line="280" w:lineRule="exact"/>
              <w:ind w:left="0"/>
              <w:rPr>
                <w:rFonts w:ascii="Trebuchet MS" w:hAnsi="Trebuchet MS"/>
                <w:sz w:val="22"/>
                <w:szCs w:val="22"/>
                <w:lang w:val="en-US"/>
              </w:rPr>
            </w:pPr>
          </w:p>
          <w:p w14:paraId="5A85C35E" w14:textId="0E0A488B" w:rsidR="002E6E86" w:rsidRPr="00185239" w:rsidRDefault="002E6E86" w:rsidP="006A2E3D">
            <w:pPr>
              <w:pStyle w:val="PargrafodaLista"/>
              <w:widowControl w:val="0"/>
              <w:numPr>
                <w:ilvl w:val="2"/>
                <w:numId w:val="24"/>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w:t>
            </w:r>
            <w:r w:rsidR="00EB6637" w:rsidRPr="00185239">
              <w:rPr>
                <w:rFonts w:ascii="Trebuchet MS" w:hAnsi="Trebuchet MS"/>
                <w:sz w:val="22"/>
                <w:szCs w:val="22"/>
                <w:lang w:val="en-US"/>
              </w:rPr>
              <w:t xml:space="preserve">Fiduciary </w:t>
            </w:r>
            <w:r w:rsidR="0018312E" w:rsidRPr="00185239">
              <w:rPr>
                <w:rFonts w:ascii="Trebuchet MS" w:hAnsi="Trebuchet MS"/>
                <w:sz w:val="22"/>
                <w:szCs w:val="22"/>
                <w:lang w:val="en-US"/>
              </w:rPr>
              <w:t>Assignment</w:t>
            </w:r>
            <w:r w:rsidR="00EB6637" w:rsidRPr="00185239">
              <w:rPr>
                <w:rFonts w:ascii="Trebuchet MS" w:hAnsi="Trebuchet MS"/>
                <w:sz w:val="22"/>
                <w:szCs w:val="22"/>
                <w:lang w:val="en-US"/>
              </w:rPr>
              <w:t xml:space="preserve"> </w:t>
            </w:r>
            <w:r w:rsidRPr="00185239">
              <w:rPr>
                <w:rFonts w:ascii="Trebuchet MS" w:hAnsi="Trebuchet MS"/>
                <w:sz w:val="22"/>
                <w:szCs w:val="22"/>
                <w:lang w:val="en-US"/>
              </w:rPr>
              <w:t>shall be signed in a specific instrument (“</w:t>
            </w:r>
            <w:r w:rsidR="00EB6637" w:rsidRPr="00185239">
              <w:rPr>
                <w:rFonts w:ascii="Trebuchet MS" w:hAnsi="Trebuchet MS"/>
                <w:sz w:val="22"/>
                <w:szCs w:val="22"/>
                <w:u w:val="single"/>
                <w:lang w:val="en-US"/>
              </w:rPr>
              <w:t xml:space="preserve">Fiduciary </w:t>
            </w:r>
            <w:r w:rsidR="002D6255" w:rsidRPr="00185239">
              <w:rPr>
                <w:rFonts w:ascii="Trebuchet MS" w:hAnsi="Trebuchet MS"/>
                <w:sz w:val="22"/>
                <w:szCs w:val="22"/>
                <w:u w:val="single"/>
                <w:lang w:val="en-US"/>
              </w:rPr>
              <w:t>Assignment</w:t>
            </w:r>
            <w:r w:rsidR="00EB6637" w:rsidRPr="00185239">
              <w:rPr>
                <w:rFonts w:ascii="Trebuchet MS" w:hAnsi="Trebuchet MS"/>
                <w:sz w:val="22"/>
                <w:szCs w:val="22"/>
                <w:u w:val="single"/>
                <w:lang w:val="en-US"/>
              </w:rPr>
              <w:t xml:space="preserve"> </w:t>
            </w:r>
            <w:r w:rsidR="0031725E" w:rsidRPr="00185239">
              <w:rPr>
                <w:rFonts w:ascii="Trebuchet MS" w:hAnsi="Trebuchet MS"/>
                <w:sz w:val="22"/>
                <w:szCs w:val="22"/>
                <w:u w:val="single"/>
                <w:lang w:val="en-US"/>
              </w:rPr>
              <w:t xml:space="preserve">of Receivables </w:t>
            </w:r>
            <w:r w:rsidRPr="00185239">
              <w:rPr>
                <w:rFonts w:ascii="Trebuchet MS" w:hAnsi="Trebuchet MS"/>
                <w:sz w:val="22"/>
                <w:szCs w:val="22"/>
                <w:u w:val="single"/>
                <w:lang w:val="en-US"/>
              </w:rPr>
              <w:t>Agreement</w:t>
            </w:r>
            <w:r w:rsidRPr="00185239">
              <w:rPr>
                <w:rFonts w:ascii="Trebuchet MS" w:hAnsi="Trebuchet MS"/>
                <w:sz w:val="22"/>
                <w:szCs w:val="22"/>
                <w:lang w:val="en-US"/>
              </w:rPr>
              <w:t xml:space="preserve">”), directly in favor of the Debenture </w:t>
            </w:r>
            <w:r w:rsidR="00E14937" w:rsidRPr="00185239">
              <w:rPr>
                <w:rFonts w:ascii="Trebuchet MS" w:hAnsi="Trebuchet MS"/>
                <w:sz w:val="22"/>
                <w:szCs w:val="22"/>
                <w:lang w:val="en-US"/>
              </w:rPr>
              <w:t>H</w:t>
            </w:r>
            <w:r w:rsidRPr="00185239">
              <w:rPr>
                <w:rFonts w:ascii="Trebuchet MS" w:hAnsi="Trebuchet MS"/>
                <w:sz w:val="22"/>
                <w:szCs w:val="22"/>
                <w:lang w:val="en-US"/>
              </w:rPr>
              <w:t xml:space="preserve">older, and will have as its object the </w:t>
            </w:r>
            <w:r w:rsidR="00EB6637" w:rsidRPr="00185239">
              <w:rPr>
                <w:rFonts w:ascii="Trebuchet MS" w:hAnsi="Trebuchet MS"/>
                <w:sz w:val="22"/>
                <w:szCs w:val="22"/>
                <w:lang w:val="en-US"/>
              </w:rPr>
              <w:t xml:space="preserve">receivables arising from purchase and sale agreements of units forming part of the </w:t>
            </w:r>
            <w:proofErr w:type="spellStart"/>
            <w:r w:rsidR="00EB6637" w:rsidRPr="00185239">
              <w:rPr>
                <w:rFonts w:ascii="Trebuchet MS" w:hAnsi="Trebuchet MS"/>
                <w:sz w:val="22"/>
                <w:szCs w:val="22"/>
                <w:lang w:val="en-US"/>
              </w:rPr>
              <w:t>Cidade</w:t>
            </w:r>
            <w:proofErr w:type="spellEnd"/>
            <w:r w:rsidR="00EB6637" w:rsidRPr="00185239">
              <w:rPr>
                <w:rFonts w:ascii="Trebuchet MS" w:hAnsi="Trebuchet MS"/>
                <w:sz w:val="22"/>
                <w:szCs w:val="22"/>
                <w:lang w:val="en-US"/>
              </w:rPr>
              <w:t xml:space="preserve"> </w:t>
            </w:r>
            <w:proofErr w:type="spellStart"/>
            <w:r w:rsidR="00EB6637" w:rsidRPr="00185239">
              <w:rPr>
                <w:rFonts w:ascii="Trebuchet MS" w:hAnsi="Trebuchet MS"/>
                <w:sz w:val="22"/>
                <w:szCs w:val="22"/>
                <w:lang w:val="en-US"/>
              </w:rPr>
              <w:t>Matarazzo</w:t>
            </w:r>
            <w:proofErr w:type="spellEnd"/>
            <w:r w:rsidR="00EB6637" w:rsidRPr="00185239">
              <w:rPr>
                <w:rFonts w:ascii="Trebuchet MS" w:hAnsi="Trebuchet MS"/>
                <w:sz w:val="22"/>
                <w:szCs w:val="22"/>
                <w:lang w:val="en-US"/>
              </w:rPr>
              <w:t xml:space="preserve"> </w:t>
            </w:r>
            <w:r w:rsidR="00D07488" w:rsidRPr="00185239">
              <w:rPr>
                <w:rFonts w:ascii="Trebuchet MS" w:hAnsi="Trebuchet MS"/>
                <w:sz w:val="22"/>
                <w:szCs w:val="22"/>
                <w:lang w:val="en-US"/>
              </w:rPr>
              <w:t>real estate development</w:t>
            </w:r>
            <w:r w:rsidR="00EB6637" w:rsidRPr="00185239">
              <w:rPr>
                <w:rFonts w:ascii="Trebuchet MS" w:hAnsi="Trebuchet MS"/>
                <w:sz w:val="22"/>
                <w:szCs w:val="22"/>
                <w:lang w:val="en-US"/>
              </w:rPr>
              <w:t xml:space="preserve">, as listed in </w:t>
            </w:r>
            <w:r w:rsidR="00D40A1D" w:rsidRPr="00185239">
              <w:rPr>
                <w:rFonts w:ascii="Trebuchet MS" w:hAnsi="Trebuchet MS"/>
                <w:sz w:val="22"/>
                <w:szCs w:val="22"/>
                <w:lang w:val="en-US"/>
              </w:rPr>
              <w:t xml:space="preserve">Attachment </w:t>
            </w:r>
            <w:r w:rsidR="00CC77AE" w:rsidRPr="00185239">
              <w:rPr>
                <w:rFonts w:ascii="Trebuchet MS" w:hAnsi="Trebuchet MS"/>
                <w:sz w:val="22"/>
                <w:szCs w:val="22"/>
                <w:lang w:val="en-US"/>
              </w:rPr>
              <w:t>III</w:t>
            </w:r>
            <w:r w:rsidR="00A53A39" w:rsidRPr="00185239">
              <w:rPr>
                <w:rFonts w:ascii="Trebuchet MS" w:hAnsi="Trebuchet MS"/>
                <w:sz w:val="22"/>
                <w:szCs w:val="22"/>
                <w:lang w:val="en-US"/>
              </w:rPr>
              <w:t>.1</w:t>
            </w:r>
            <w:r w:rsidR="00CC77AE" w:rsidRPr="00185239">
              <w:rPr>
                <w:rFonts w:ascii="Trebuchet MS" w:hAnsi="Trebuchet MS"/>
                <w:sz w:val="22"/>
                <w:szCs w:val="22"/>
                <w:lang w:val="en-US"/>
              </w:rPr>
              <w:t xml:space="preserve"> </w:t>
            </w:r>
            <w:r w:rsidRPr="00185239">
              <w:rPr>
                <w:rFonts w:ascii="Trebuchet MS" w:hAnsi="Trebuchet MS"/>
                <w:sz w:val="22"/>
                <w:szCs w:val="22"/>
                <w:lang w:val="en-US"/>
              </w:rPr>
              <w:t>(</w:t>
            </w:r>
            <w:r w:rsidR="0005231E" w:rsidRPr="00185239">
              <w:rPr>
                <w:rFonts w:ascii="Trebuchet MS" w:hAnsi="Trebuchet MS"/>
                <w:sz w:val="22"/>
                <w:szCs w:val="22"/>
                <w:u w:val="single"/>
                <w:lang w:val="en-US"/>
              </w:rPr>
              <w:t>“</w:t>
            </w:r>
            <w:r w:rsidR="002B12DD" w:rsidRPr="00185239">
              <w:rPr>
                <w:rFonts w:ascii="Trebuchet MS" w:hAnsi="Trebuchet MS"/>
                <w:sz w:val="22"/>
                <w:szCs w:val="22"/>
                <w:lang w:val="en-US"/>
              </w:rPr>
              <w:t>Receivables”</w:t>
            </w:r>
            <w:r w:rsidR="0005231E" w:rsidRPr="00185239">
              <w:rPr>
                <w:rFonts w:ascii="Trebuchet MS" w:hAnsi="Trebuchet MS"/>
                <w:sz w:val="22"/>
                <w:szCs w:val="22"/>
                <w:u w:val="single"/>
                <w:lang w:val="en-US"/>
              </w:rPr>
              <w:t>”</w:t>
            </w:r>
            <w:r w:rsidR="0016019B" w:rsidRPr="00185239">
              <w:rPr>
                <w:rFonts w:ascii="Trebuchet MS" w:hAnsi="Trebuchet MS"/>
                <w:sz w:val="22"/>
                <w:szCs w:val="22"/>
                <w:lang w:val="en-US"/>
              </w:rPr>
              <w:t>).</w:t>
            </w:r>
          </w:p>
          <w:p w14:paraId="58A4C603" w14:textId="77777777" w:rsidR="0016019B" w:rsidRPr="00185239" w:rsidRDefault="0016019B" w:rsidP="0016019B">
            <w:pPr>
              <w:pStyle w:val="PargrafodaLista"/>
              <w:widowControl w:val="0"/>
              <w:spacing w:line="280" w:lineRule="exact"/>
              <w:ind w:left="0"/>
              <w:rPr>
                <w:rFonts w:ascii="Trebuchet MS" w:hAnsi="Trebuchet MS"/>
                <w:sz w:val="22"/>
                <w:szCs w:val="22"/>
                <w:lang w:val="en-US"/>
              </w:rPr>
            </w:pPr>
          </w:p>
          <w:p w14:paraId="444D4B43" w14:textId="77777777" w:rsidR="00D84817" w:rsidRPr="00185239" w:rsidRDefault="00ED48A4" w:rsidP="006A2E3D">
            <w:pPr>
              <w:pStyle w:val="PargrafodaLista"/>
              <w:widowControl w:val="0"/>
              <w:numPr>
                <w:ilvl w:val="2"/>
                <w:numId w:val="24"/>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The</w:t>
            </w:r>
            <w:r w:rsidR="00D40A1D" w:rsidRPr="00185239">
              <w:rPr>
                <w:rFonts w:ascii="Trebuchet MS" w:hAnsi="Trebuchet MS"/>
                <w:sz w:val="22"/>
                <w:szCs w:val="22"/>
                <w:lang w:val="en-US"/>
              </w:rPr>
              <w:t xml:space="preserve"> Fiduciary </w:t>
            </w:r>
            <w:r w:rsidRPr="00185239">
              <w:rPr>
                <w:rFonts w:ascii="Trebuchet MS" w:hAnsi="Trebuchet MS"/>
                <w:sz w:val="22"/>
                <w:szCs w:val="22"/>
                <w:lang w:val="en-US"/>
              </w:rPr>
              <w:t xml:space="preserve">Assignment </w:t>
            </w:r>
            <w:r w:rsidR="00D40A1D" w:rsidRPr="00185239">
              <w:rPr>
                <w:rFonts w:ascii="Trebuchet MS" w:hAnsi="Trebuchet MS"/>
                <w:sz w:val="22"/>
                <w:szCs w:val="22"/>
                <w:lang w:val="en-US"/>
              </w:rPr>
              <w:t>shall</w:t>
            </w:r>
            <w:r w:rsidRPr="00185239">
              <w:rPr>
                <w:rFonts w:ascii="Trebuchet MS" w:hAnsi="Trebuchet MS"/>
                <w:sz w:val="22"/>
                <w:szCs w:val="22"/>
                <w:lang w:val="en-US"/>
              </w:rPr>
              <w:t xml:space="preserve"> be</w:t>
            </w:r>
            <w:r w:rsidR="00D40A1D" w:rsidRPr="00185239">
              <w:rPr>
                <w:rFonts w:ascii="Trebuchet MS" w:hAnsi="Trebuchet MS"/>
                <w:sz w:val="22"/>
                <w:szCs w:val="22"/>
                <w:lang w:val="en-US"/>
              </w:rPr>
              <w:t xml:space="preserve"> entered into in a specific instrument “(</w:t>
            </w:r>
            <w:r w:rsidR="00D40A1D" w:rsidRPr="00185239">
              <w:rPr>
                <w:rFonts w:ascii="Trebuchet MS" w:hAnsi="Trebuchet MS"/>
                <w:sz w:val="22"/>
                <w:szCs w:val="22"/>
                <w:u w:val="single"/>
                <w:lang w:val="en-US"/>
              </w:rPr>
              <w:t>Real Estate Fiduciary Sale Agreement</w:t>
            </w:r>
            <w:r w:rsidR="00D40A1D" w:rsidRPr="00185239">
              <w:rPr>
                <w:rFonts w:ascii="Trebuchet MS" w:hAnsi="Trebuchet MS"/>
                <w:sz w:val="22"/>
                <w:szCs w:val="22"/>
                <w:lang w:val="en-US"/>
              </w:rPr>
              <w:t xml:space="preserve">”), directly in favor of the Debenture Holder, the object of which shall be the Collateral Real Estate, as listed in Attachment </w:t>
            </w:r>
            <w:r w:rsidR="00CC77AE" w:rsidRPr="00185239">
              <w:rPr>
                <w:rFonts w:ascii="Trebuchet MS" w:hAnsi="Trebuchet MS"/>
                <w:sz w:val="22"/>
                <w:szCs w:val="22"/>
                <w:lang w:val="en-US"/>
              </w:rPr>
              <w:t>III</w:t>
            </w:r>
            <w:r w:rsidRPr="00185239">
              <w:rPr>
                <w:rFonts w:ascii="Trebuchet MS" w:hAnsi="Trebuchet MS"/>
                <w:sz w:val="22"/>
                <w:szCs w:val="22"/>
                <w:lang w:val="en-US"/>
              </w:rPr>
              <w:t xml:space="preserve"> (“Properties Guarantee”)</w:t>
            </w:r>
            <w:r w:rsidR="00D40A1D" w:rsidRPr="00185239">
              <w:rPr>
                <w:rFonts w:ascii="Trebuchet MS" w:hAnsi="Trebuchet MS"/>
                <w:sz w:val="22"/>
                <w:szCs w:val="22"/>
                <w:lang w:val="en-US"/>
              </w:rPr>
              <w:t>.</w:t>
            </w:r>
          </w:p>
          <w:p w14:paraId="644D31F0" w14:textId="77777777" w:rsidR="00D84817" w:rsidRPr="00185239" w:rsidRDefault="00D84817" w:rsidP="00215634">
            <w:pPr>
              <w:pStyle w:val="PargrafodaLista"/>
              <w:widowControl w:val="0"/>
              <w:spacing w:line="280" w:lineRule="exact"/>
              <w:ind w:left="743"/>
              <w:rPr>
                <w:rFonts w:ascii="Trebuchet MS" w:hAnsi="Trebuchet MS"/>
                <w:sz w:val="22"/>
                <w:szCs w:val="22"/>
                <w:lang w:val="en-US"/>
              </w:rPr>
            </w:pPr>
          </w:p>
          <w:p w14:paraId="0081B3E9" w14:textId="77777777" w:rsidR="002E6E86" w:rsidRPr="00185239" w:rsidRDefault="002E6E86" w:rsidP="00215634">
            <w:pPr>
              <w:pStyle w:val="PargrafodaLista"/>
              <w:widowControl w:val="0"/>
              <w:numPr>
                <w:ilvl w:val="2"/>
                <w:numId w:val="24"/>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w:t>
            </w:r>
            <w:r w:rsidR="00EB6637" w:rsidRPr="00185239">
              <w:rPr>
                <w:rFonts w:ascii="Trebuchet MS" w:hAnsi="Trebuchet MS"/>
                <w:sz w:val="22"/>
                <w:szCs w:val="22"/>
                <w:lang w:val="en-US"/>
              </w:rPr>
              <w:t xml:space="preserve">Fiduciary </w:t>
            </w:r>
            <w:r w:rsidR="002D6255" w:rsidRPr="00185239">
              <w:rPr>
                <w:rFonts w:ascii="Trebuchet MS" w:hAnsi="Trebuchet MS"/>
                <w:sz w:val="22"/>
                <w:szCs w:val="22"/>
                <w:lang w:val="en-US"/>
              </w:rPr>
              <w:t>Assignment</w:t>
            </w:r>
            <w:r w:rsidR="00EB6637" w:rsidRPr="00185239">
              <w:rPr>
                <w:rFonts w:ascii="Trebuchet MS" w:hAnsi="Trebuchet MS"/>
                <w:sz w:val="22"/>
                <w:szCs w:val="22"/>
                <w:lang w:val="en-US"/>
              </w:rPr>
              <w:t xml:space="preserve"> </w:t>
            </w:r>
            <w:r w:rsidR="002D6255" w:rsidRPr="00185239">
              <w:rPr>
                <w:rFonts w:ascii="Trebuchet MS" w:hAnsi="Trebuchet MS"/>
                <w:sz w:val="22"/>
                <w:szCs w:val="22"/>
                <w:lang w:val="en-US"/>
              </w:rPr>
              <w:t xml:space="preserve">and the Fiduciary Sale </w:t>
            </w:r>
            <w:r w:rsidRPr="00185239">
              <w:rPr>
                <w:rFonts w:ascii="Trebuchet MS" w:hAnsi="Trebuchet MS"/>
                <w:sz w:val="22"/>
                <w:szCs w:val="22"/>
                <w:lang w:val="en-US"/>
              </w:rPr>
              <w:t xml:space="preserve">shall ensure the timely and full payment of the Debentures and CRIs, issued with backing in </w:t>
            </w:r>
            <w:r w:rsidR="00617F8E" w:rsidRPr="00185239">
              <w:rPr>
                <w:rFonts w:ascii="Trebuchet MS" w:hAnsi="Trebuchet MS"/>
                <w:sz w:val="22"/>
                <w:szCs w:val="22"/>
                <w:lang w:val="en-US"/>
              </w:rPr>
              <w:t>Certificate of Real Estate Receivables</w:t>
            </w:r>
            <w:r w:rsidRPr="00185239">
              <w:rPr>
                <w:rFonts w:ascii="Trebuchet MS" w:hAnsi="Trebuchet MS"/>
                <w:sz w:val="22"/>
                <w:szCs w:val="22"/>
                <w:lang w:val="en-US"/>
              </w:rPr>
              <w:t xml:space="preserve"> arising out of this Indenture, as it is a </w:t>
            </w:r>
            <w:r w:rsidRPr="00185239">
              <w:rPr>
                <w:rFonts w:ascii="Trebuchet MS" w:hAnsi="Trebuchet MS"/>
                <w:i/>
                <w:iCs/>
                <w:sz w:val="22"/>
                <w:szCs w:val="22"/>
                <w:lang w:val="en-US"/>
              </w:rPr>
              <w:t>sine qua non</w:t>
            </w:r>
            <w:r w:rsidRPr="00185239">
              <w:rPr>
                <w:rFonts w:ascii="Trebuchet MS" w:hAnsi="Trebuchet MS"/>
                <w:sz w:val="22"/>
                <w:szCs w:val="22"/>
                <w:lang w:val="en-US"/>
              </w:rPr>
              <w:t xml:space="preserve"> condition for this Issuance, conduction of the securitization Transaction. The </w:t>
            </w:r>
            <w:r w:rsidR="00EB6637" w:rsidRPr="00185239">
              <w:rPr>
                <w:rFonts w:ascii="Trebuchet MS" w:hAnsi="Trebuchet MS"/>
                <w:sz w:val="22"/>
                <w:szCs w:val="22"/>
                <w:lang w:val="en-US"/>
              </w:rPr>
              <w:t xml:space="preserve">Fiduciary Sale </w:t>
            </w:r>
            <w:r w:rsidRPr="00185239">
              <w:rPr>
                <w:rFonts w:ascii="Trebuchet MS" w:hAnsi="Trebuchet MS"/>
                <w:sz w:val="22"/>
                <w:szCs w:val="22"/>
                <w:lang w:val="en-US"/>
              </w:rPr>
              <w:t xml:space="preserve">shall also ensure that the payment of the Compensation, moratorium penalties, expenses, costs and fees owned due because of the collection of the debt, expenses with the </w:t>
            </w:r>
            <w:r w:rsidR="0018236A" w:rsidRPr="00185239">
              <w:rPr>
                <w:rFonts w:ascii="Trebuchet MS" w:hAnsi="Trebuchet MS"/>
                <w:sz w:val="22"/>
                <w:szCs w:val="22"/>
                <w:lang w:val="en-US"/>
              </w:rPr>
              <w:t xml:space="preserve">foreclosure </w:t>
            </w:r>
            <w:r w:rsidRPr="00185239">
              <w:rPr>
                <w:rFonts w:ascii="Trebuchet MS" w:hAnsi="Trebuchet MS"/>
                <w:sz w:val="22"/>
                <w:szCs w:val="22"/>
                <w:lang w:val="en-US"/>
              </w:rPr>
              <w:t>of guarantees, attorney</w:t>
            </w:r>
            <w:r w:rsidR="0005231E" w:rsidRPr="00185239">
              <w:rPr>
                <w:rFonts w:ascii="Trebuchet MS" w:hAnsi="Trebuchet MS"/>
                <w:sz w:val="22"/>
                <w:szCs w:val="22"/>
                <w:lang w:val="en-US"/>
              </w:rPr>
              <w:t>’</w:t>
            </w:r>
            <w:r w:rsidRPr="00185239">
              <w:rPr>
                <w:rFonts w:ascii="Trebuchet MS" w:hAnsi="Trebuchet MS"/>
                <w:sz w:val="22"/>
                <w:szCs w:val="22"/>
                <w:lang w:val="en-US"/>
              </w:rPr>
              <w:t xml:space="preserve">s fees, </w:t>
            </w:r>
            <w:r w:rsidR="00617F8E" w:rsidRPr="00185239">
              <w:rPr>
                <w:rFonts w:ascii="Trebuchet MS" w:hAnsi="Trebuchet MS"/>
                <w:sz w:val="22"/>
                <w:szCs w:val="22"/>
                <w:lang w:val="en-US"/>
              </w:rPr>
              <w:t xml:space="preserve">in market standards, </w:t>
            </w:r>
            <w:r w:rsidRPr="00185239">
              <w:rPr>
                <w:rFonts w:ascii="Trebuchet MS" w:hAnsi="Trebuchet MS"/>
                <w:sz w:val="22"/>
                <w:szCs w:val="22"/>
                <w:lang w:val="en-US"/>
              </w:rPr>
              <w:t xml:space="preserve">as well as any pecuniary obligation </w:t>
            </w:r>
            <w:proofErr w:type="gramStart"/>
            <w:r w:rsidR="00BC117F" w:rsidRPr="00185239">
              <w:rPr>
                <w:rFonts w:ascii="Trebuchet MS" w:hAnsi="Trebuchet MS"/>
                <w:sz w:val="22"/>
                <w:szCs w:val="22"/>
                <w:lang w:val="en-US"/>
              </w:rPr>
              <w:t>demonstrably</w:t>
            </w:r>
            <w:r w:rsidR="00CC77AE" w:rsidRPr="00185239">
              <w:rPr>
                <w:rFonts w:ascii="Trebuchet MS" w:hAnsi="Trebuchet MS"/>
                <w:sz w:val="22"/>
                <w:szCs w:val="22"/>
                <w:lang w:val="en-US"/>
              </w:rPr>
              <w:t xml:space="preserve">  </w:t>
            </w:r>
            <w:r w:rsidRPr="00185239">
              <w:rPr>
                <w:rFonts w:ascii="Trebuchet MS" w:hAnsi="Trebuchet MS"/>
                <w:sz w:val="22"/>
                <w:szCs w:val="22"/>
                <w:lang w:val="en-US"/>
              </w:rPr>
              <w:t>incurred</w:t>
            </w:r>
            <w:proofErr w:type="gramEnd"/>
            <w:r w:rsidRPr="00185239">
              <w:rPr>
                <w:rFonts w:ascii="Trebuchet MS" w:hAnsi="Trebuchet MS"/>
                <w:sz w:val="22"/>
                <w:szCs w:val="22"/>
                <w:lang w:val="en-US"/>
              </w:rPr>
              <w:t xml:space="preserve"> for the full satisfaction and full receipt of the Debentures under the terms of this Indenture, the CRI and the other Transaction Documents (</w:t>
            </w:r>
            <w:r w:rsidRPr="00185239">
              <w:rPr>
                <w:rFonts w:ascii="Trebuchet MS" w:hAnsi="Trebuchet MS"/>
                <w:sz w:val="22"/>
                <w:szCs w:val="22"/>
                <w:u w:val="single"/>
                <w:lang w:val="en-US"/>
              </w:rPr>
              <w:t>“Guaranteed Obligations”</w:t>
            </w:r>
            <w:r w:rsidRPr="00185239">
              <w:rPr>
                <w:rFonts w:ascii="Trebuchet MS" w:hAnsi="Trebuchet MS"/>
                <w:sz w:val="22"/>
                <w:szCs w:val="22"/>
                <w:lang w:val="en-US"/>
              </w:rPr>
              <w:t>).</w:t>
            </w:r>
          </w:p>
          <w:p w14:paraId="0ADF9E75" w14:textId="77777777" w:rsidR="00D71B17" w:rsidRPr="00185239" w:rsidRDefault="00D71B17" w:rsidP="00D07488">
            <w:pPr>
              <w:pStyle w:val="PargrafodaLista"/>
              <w:widowControl w:val="0"/>
              <w:spacing w:line="280" w:lineRule="exact"/>
              <w:ind w:left="0"/>
              <w:rPr>
                <w:rFonts w:ascii="Trebuchet MS" w:hAnsi="Trebuchet MS"/>
                <w:sz w:val="22"/>
                <w:szCs w:val="22"/>
                <w:lang w:val="en-US"/>
              </w:rPr>
            </w:pPr>
          </w:p>
          <w:p w14:paraId="3FCE9372" w14:textId="77777777" w:rsidR="00D84817" w:rsidRPr="00185239" w:rsidRDefault="00D40A1D" w:rsidP="00215634">
            <w:pPr>
              <w:pStyle w:val="PargrafodaLista"/>
              <w:widowControl w:val="0"/>
              <w:numPr>
                <w:ilvl w:val="2"/>
                <w:numId w:val="24"/>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lastRenderedPageBreak/>
              <w:t>Neither the Fiduciary Assignment nor the Fiduciary Sale shall take precedence, whilst both may be executed jointly, or separately, at the sole discretion of the Debenture Holder.</w:t>
            </w:r>
          </w:p>
          <w:p w14:paraId="72FB5071" w14:textId="77777777" w:rsidR="002E6E86" w:rsidRPr="00185239" w:rsidRDefault="002E6E86" w:rsidP="006A2E3D">
            <w:pPr>
              <w:spacing w:line="280" w:lineRule="exact"/>
              <w:jc w:val="left"/>
              <w:rPr>
                <w:rFonts w:ascii="Trebuchet MS" w:hAnsi="Trebuchet MS"/>
                <w:sz w:val="22"/>
                <w:szCs w:val="22"/>
                <w:lang w:val="en-US"/>
              </w:rPr>
            </w:pPr>
          </w:p>
          <w:p w14:paraId="2E4A0746" w14:textId="77777777" w:rsidR="002E6E86" w:rsidRPr="00185239" w:rsidRDefault="002E6E86" w:rsidP="00215634">
            <w:pPr>
              <w:widowControl w:val="0"/>
              <w:numPr>
                <w:ilvl w:val="1"/>
                <w:numId w:val="27"/>
              </w:numPr>
              <w:tabs>
                <w:tab w:val="left" w:pos="567"/>
              </w:tabs>
              <w:spacing w:line="280" w:lineRule="exact"/>
              <w:ind w:left="0" w:firstLine="34"/>
              <w:rPr>
                <w:rFonts w:ascii="Trebuchet MS" w:hAnsi="Trebuchet MS"/>
                <w:b/>
                <w:sz w:val="22"/>
                <w:szCs w:val="22"/>
                <w:lang w:val="en-US"/>
              </w:rPr>
            </w:pPr>
            <w:r w:rsidRPr="00185239">
              <w:rPr>
                <w:rFonts w:ascii="Trebuchet MS" w:hAnsi="Trebuchet MS"/>
                <w:b/>
                <w:sz w:val="22"/>
                <w:szCs w:val="22"/>
                <w:lang w:val="en-US"/>
              </w:rPr>
              <w:t>Price and Form of Subscription and Payment</w:t>
            </w:r>
          </w:p>
          <w:p w14:paraId="6905C498" w14:textId="77777777" w:rsidR="002E6E86" w:rsidRPr="00185239" w:rsidRDefault="002E6E86" w:rsidP="006A2E3D">
            <w:pPr>
              <w:widowControl w:val="0"/>
              <w:spacing w:line="280" w:lineRule="exact"/>
              <w:rPr>
                <w:rFonts w:ascii="Trebuchet MS" w:hAnsi="Trebuchet MS"/>
                <w:b/>
                <w:sz w:val="22"/>
                <w:szCs w:val="22"/>
                <w:lang w:val="en-US"/>
              </w:rPr>
            </w:pPr>
          </w:p>
          <w:p w14:paraId="1D53F5F4" w14:textId="77777777" w:rsidR="002E6E86" w:rsidRPr="00185239" w:rsidRDefault="002E6E86" w:rsidP="006A2E3D">
            <w:pPr>
              <w:widowControl w:val="0"/>
              <w:numPr>
                <w:ilvl w:val="2"/>
                <w:numId w:val="28"/>
              </w:numPr>
              <w:tabs>
                <w:tab w:val="left" w:pos="0"/>
              </w:tabs>
              <w:spacing w:line="280" w:lineRule="exact"/>
              <w:ind w:left="37" w:hanging="37"/>
              <w:rPr>
                <w:rFonts w:ascii="Trebuchet MS" w:hAnsi="Trebuchet MS"/>
                <w:sz w:val="22"/>
                <w:szCs w:val="22"/>
                <w:lang w:val="en-US"/>
              </w:rPr>
            </w:pPr>
            <w:r w:rsidRPr="00185239">
              <w:rPr>
                <w:rFonts w:ascii="Trebuchet MS" w:hAnsi="Trebuchet MS"/>
                <w:sz w:val="22"/>
                <w:szCs w:val="22"/>
                <w:lang w:val="en-US"/>
              </w:rPr>
              <w:t xml:space="preserve">The Debentures will be subscribed by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w:t>
            </w:r>
            <w:r w:rsidR="00A97722" w:rsidRPr="00185239">
              <w:rPr>
                <w:rFonts w:ascii="Trebuchet MS" w:hAnsi="Trebuchet MS"/>
                <w:sz w:val="22"/>
                <w:szCs w:val="22"/>
                <w:lang w:val="en-US"/>
              </w:rPr>
              <w:t>at their</w:t>
            </w:r>
            <w:r w:rsidRPr="00185239">
              <w:rPr>
                <w:rFonts w:ascii="Trebuchet MS" w:hAnsi="Trebuchet MS"/>
                <w:sz w:val="22"/>
                <w:szCs w:val="22"/>
                <w:lang w:val="en-US"/>
              </w:rPr>
              <w:t xml:space="preserve"> Unit Par Value</w:t>
            </w:r>
            <w:r w:rsidR="00A97722" w:rsidRPr="00185239">
              <w:rPr>
                <w:rFonts w:ascii="Trebuchet MS" w:hAnsi="Trebuchet MS"/>
                <w:sz w:val="22"/>
                <w:szCs w:val="22"/>
                <w:lang w:val="en-US"/>
              </w:rPr>
              <w:t>, the Debentures 1</w:t>
            </w:r>
            <w:r w:rsidR="00A97722" w:rsidRPr="00185239">
              <w:rPr>
                <w:rFonts w:ascii="Trebuchet MS" w:hAnsi="Trebuchet MS"/>
                <w:sz w:val="22"/>
                <w:szCs w:val="22"/>
                <w:vertAlign w:val="superscript"/>
                <w:lang w:val="en-US"/>
              </w:rPr>
              <w:t>st</w:t>
            </w:r>
            <w:r w:rsidR="00A97722" w:rsidRPr="00185239">
              <w:rPr>
                <w:rFonts w:ascii="Trebuchet MS" w:hAnsi="Trebuchet MS"/>
                <w:sz w:val="22"/>
                <w:szCs w:val="22"/>
                <w:lang w:val="en-US"/>
              </w:rPr>
              <w:t xml:space="preserve"> series</w:t>
            </w:r>
            <w:r w:rsidR="00755A22" w:rsidRPr="00185239">
              <w:rPr>
                <w:rFonts w:ascii="Trebuchet MS" w:hAnsi="Trebuchet MS"/>
                <w:sz w:val="22"/>
                <w:szCs w:val="22"/>
                <w:lang w:val="en-US"/>
              </w:rPr>
              <w:t xml:space="preserve"> (40,000)</w:t>
            </w:r>
            <w:r w:rsidR="00A97722" w:rsidRPr="00185239">
              <w:rPr>
                <w:rFonts w:ascii="Trebuchet MS" w:hAnsi="Trebuchet MS"/>
                <w:sz w:val="22"/>
                <w:szCs w:val="22"/>
                <w:lang w:val="en-US"/>
              </w:rPr>
              <w:t xml:space="preserve"> </w:t>
            </w:r>
            <w:r w:rsidR="0016019B" w:rsidRPr="00185239">
              <w:rPr>
                <w:rFonts w:ascii="Trebuchet MS" w:hAnsi="Trebuchet MS"/>
                <w:sz w:val="22"/>
                <w:szCs w:val="22"/>
                <w:lang w:val="en-US"/>
              </w:rPr>
              <w:t>should be</w:t>
            </w:r>
            <w:r w:rsidR="00A97722" w:rsidRPr="00185239">
              <w:rPr>
                <w:rFonts w:ascii="Trebuchet MS" w:hAnsi="Trebuchet MS"/>
                <w:sz w:val="22"/>
                <w:szCs w:val="22"/>
                <w:lang w:val="en-US"/>
              </w:rPr>
              <w:t xml:space="preserve"> underwritten initially, and the Debentures 2</w:t>
            </w:r>
            <w:r w:rsidR="00A97722" w:rsidRPr="00185239">
              <w:rPr>
                <w:rFonts w:ascii="Trebuchet MS" w:hAnsi="Trebuchet MS"/>
                <w:sz w:val="22"/>
                <w:szCs w:val="22"/>
                <w:vertAlign w:val="superscript"/>
                <w:lang w:val="en-US"/>
              </w:rPr>
              <w:t>nd</w:t>
            </w:r>
            <w:r w:rsidR="00A97722" w:rsidRPr="00185239">
              <w:rPr>
                <w:rFonts w:ascii="Trebuchet MS" w:hAnsi="Trebuchet MS"/>
                <w:sz w:val="22"/>
                <w:szCs w:val="22"/>
                <w:lang w:val="en-US"/>
              </w:rPr>
              <w:t xml:space="preserve"> Series being underwritten afterwards</w:t>
            </w:r>
            <w:r w:rsidR="003F240D" w:rsidRPr="00185239">
              <w:rPr>
                <w:rFonts w:ascii="Trebuchet MS" w:hAnsi="Trebuchet MS"/>
                <w:sz w:val="22"/>
                <w:szCs w:val="22"/>
                <w:lang w:val="en-US"/>
              </w:rPr>
              <w:t xml:space="preserve"> (30,000)</w:t>
            </w:r>
            <w:r w:rsidRPr="00185239">
              <w:rPr>
                <w:rFonts w:ascii="Trebuchet MS" w:hAnsi="Trebuchet MS"/>
                <w:sz w:val="22"/>
                <w:szCs w:val="22"/>
                <w:lang w:val="en-US"/>
              </w:rPr>
              <w:t>.</w:t>
            </w:r>
          </w:p>
          <w:p w14:paraId="390F5959" w14:textId="77777777" w:rsidR="002E6E86" w:rsidRPr="00185239" w:rsidRDefault="002E6E86" w:rsidP="006A2E3D">
            <w:pPr>
              <w:widowControl w:val="0"/>
              <w:tabs>
                <w:tab w:val="left" w:pos="567"/>
              </w:tabs>
              <w:spacing w:line="280" w:lineRule="exact"/>
              <w:rPr>
                <w:rFonts w:ascii="Trebuchet MS" w:hAnsi="Trebuchet MS"/>
                <w:sz w:val="22"/>
                <w:szCs w:val="22"/>
                <w:lang w:val="en-US"/>
              </w:rPr>
            </w:pPr>
          </w:p>
          <w:p w14:paraId="1CE37EA8" w14:textId="3B8DAFBF" w:rsidR="002E6E86" w:rsidRPr="00185239" w:rsidRDefault="00766D46" w:rsidP="006A2E3D">
            <w:pPr>
              <w:widowControl w:val="0"/>
              <w:tabs>
                <w:tab w:val="left" w:pos="0"/>
              </w:tabs>
              <w:spacing w:line="280" w:lineRule="exact"/>
              <w:ind w:left="37"/>
              <w:rPr>
                <w:rFonts w:ascii="Trebuchet MS" w:hAnsi="Trebuchet MS"/>
                <w:sz w:val="22"/>
                <w:szCs w:val="22"/>
                <w:lang w:val="en-US"/>
              </w:rPr>
            </w:pPr>
            <w:r w:rsidRPr="00185239">
              <w:rPr>
                <w:rFonts w:ascii="Trebuchet MS" w:hAnsi="Trebuchet MS"/>
                <w:sz w:val="22"/>
                <w:szCs w:val="22"/>
                <w:lang w:val="en-US"/>
              </w:rPr>
              <w:t>4.6.2</w:t>
            </w:r>
            <w:r w:rsidR="00D07488" w:rsidRPr="00185239">
              <w:rPr>
                <w:rFonts w:ascii="Trebuchet MS" w:hAnsi="Trebuchet MS"/>
                <w:sz w:val="22"/>
                <w:szCs w:val="22"/>
                <w:lang w:val="en-US"/>
              </w:rPr>
              <w:t>.</w:t>
            </w:r>
            <w:r w:rsidRPr="00185239">
              <w:rPr>
                <w:rFonts w:ascii="Trebuchet MS" w:hAnsi="Trebuchet MS"/>
                <w:sz w:val="22"/>
                <w:szCs w:val="22"/>
                <w:lang w:val="en-US"/>
              </w:rPr>
              <w:t xml:space="preserve">  </w:t>
            </w:r>
            <w:r w:rsidR="00A97722" w:rsidRPr="00185239">
              <w:rPr>
                <w:rFonts w:ascii="Trebuchet MS" w:hAnsi="Trebuchet MS"/>
                <w:sz w:val="22"/>
                <w:szCs w:val="22"/>
                <w:lang w:val="en-US"/>
              </w:rPr>
              <w:t>Each series of t</w:t>
            </w:r>
            <w:r w:rsidR="002E6E86" w:rsidRPr="00185239">
              <w:rPr>
                <w:rFonts w:ascii="Trebuchet MS" w:hAnsi="Trebuchet MS"/>
                <w:sz w:val="22"/>
                <w:szCs w:val="22"/>
                <w:lang w:val="en-US"/>
              </w:rPr>
              <w:t xml:space="preserve">he Debentures shall be </w:t>
            </w:r>
            <w:r w:rsidR="00A97722" w:rsidRPr="00185239">
              <w:rPr>
                <w:rFonts w:ascii="Trebuchet MS" w:hAnsi="Trebuchet MS"/>
                <w:sz w:val="22"/>
                <w:szCs w:val="22"/>
                <w:lang w:val="en-US"/>
              </w:rPr>
              <w:t xml:space="preserve">fully </w:t>
            </w:r>
            <w:r w:rsidR="002E6E86" w:rsidRPr="00185239">
              <w:rPr>
                <w:rFonts w:ascii="Trebuchet MS" w:hAnsi="Trebuchet MS"/>
                <w:sz w:val="22"/>
                <w:szCs w:val="22"/>
                <w:lang w:val="en-US"/>
              </w:rPr>
              <w:t>paid up</w:t>
            </w:r>
            <w:r w:rsidR="00617F8E" w:rsidRPr="00185239">
              <w:rPr>
                <w:rFonts w:ascii="Trebuchet MS" w:hAnsi="Trebuchet MS"/>
                <w:sz w:val="22"/>
                <w:szCs w:val="22"/>
                <w:lang w:val="en-US"/>
              </w:rPr>
              <w:t>, in a single payment date,</w:t>
            </w:r>
            <w:r w:rsidR="002E6E86" w:rsidRPr="00185239">
              <w:rPr>
                <w:rFonts w:ascii="Trebuchet MS" w:hAnsi="Trebuchet MS"/>
                <w:sz w:val="22"/>
                <w:szCs w:val="22"/>
                <w:lang w:val="en-US"/>
              </w:rPr>
              <w:t xml:space="preserve"> </w:t>
            </w:r>
            <w:r w:rsidR="003206E1" w:rsidRPr="00185239">
              <w:rPr>
                <w:rFonts w:ascii="Trebuchet MS" w:hAnsi="Trebuchet MS"/>
                <w:sz w:val="22"/>
                <w:szCs w:val="22"/>
                <w:lang w:val="en-US"/>
              </w:rPr>
              <w:t xml:space="preserve">by the </w:t>
            </w:r>
            <w:r w:rsidR="00B32793" w:rsidRPr="00185239">
              <w:rPr>
                <w:rFonts w:ascii="Trebuchet MS" w:hAnsi="Trebuchet MS"/>
                <w:sz w:val="22"/>
                <w:szCs w:val="22"/>
                <w:lang w:val="en-US"/>
              </w:rPr>
              <w:t>Securitization Company</w:t>
            </w:r>
            <w:r w:rsidR="003206E1" w:rsidRPr="00185239">
              <w:rPr>
                <w:rFonts w:ascii="Trebuchet MS" w:hAnsi="Trebuchet MS"/>
                <w:sz w:val="22"/>
                <w:szCs w:val="22"/>
                <w:lang w:val="en-US"/>
              </w:rPr>
              <w:t>, in cash, in national currency,</w:t>
            </w:r>
            <w:r w:rsidR="004E659E" w:rsidRPr="00185239">
              <w:rPr>
                <w:rFonts w:ascii="Trebuchet MS" w:hAnsi="Trebuchet MS"/>
                <w:sz w:val="22"/>
                <w:szCs w:val="22"/>
                <w:lang w:val="en-US"/>
              </w:rPr>
              <w:t xml:space="preserve"> by</w:t>
            </w:r>
            <w:r w:rsidR="002020CC" w:rsidRPr="00185239">
              <w:rPr>
                <w:rFonts w:ascii="Trebuchet MS" w:hAnsi="Trebuchet MS"/>
                <w:sz w:val="22"/>
                <w:szCs w:val="22"/>
                <w:lang w:val="en-US"/>
              </w:rPr>
              <w:t xml:space="preserve"> </w:t>
            </w:r>
            <w:r w:rsidR="004E659E" w:rsidRPr="00185239">
              <w:rPr>
                <w:rFonts w:ascii="Trebuchet MS" w:hAnsi="Trebuchet MS"/>
                <w:sz w:val="22"/>
                <w:szCs w:val="22"/>
                <w:lang w:val="en-US"/>
              </w:rPr>
              <w:t xml:space="preserve">the </w:t>
            </w:r>
            <w:r w:rsidR="002E6E86" w:rsidRPr="00185239">
              <w:rPr>
                <w:rFonts w:ascii="Trebuchet MS" w:hAnsi="Trebuchet MS"/>
                <w:sz w:val="22"/>
                <w:szCs w:val="22"/>
                <w:lang w:val="en-US"/>
              </w:rPr>
              <w:t xml:space="preserve">Unit Par Value, plus the Compensation, calculated </w:t>
            </w:r>
            <w:r w:rsidR="002E6E86" w:rsidRPr="00185239">
              <w:rPr>
                <w:rFonts w:ascii="Trebuchet MS" w:hAnsi="Trebuchet MS"/>
                <w:i/>
                <w:iCs/>
                <w:sz w:val="22"/>
                <w:szCs w:val="22"/>
                <w:lang w:val="en-US"/>
              </w:rPr>
              <w:t xml:space="preserve">pro rata </w:t>
            </w:r>
            <w:proofErr w:type="spellStart"/>
            <w:r w:rsidR="002E6E86" w:rsidRPr="00185239">
              <w:rPr>
                <w:rFonts w:ascii="Trebuchet MS" w:hAnsi="Trebuchet MS"/>
                <w:i/>
                <w:iCs/>
                <w:sz w:val="22"/>
                <w:szCs w:val="22"/>
                <w:lang w:val="en-US"/>
              </w:rPr>
              <w:t>temporis</w:t>
            </w:r>
            <w:proofErr w:type="spellEnd"/>
            <w:r w:rsidR="002E6E86" w:rsidRPr="00185239">
              <w:rPr>
                <w:rFonts w:ascii="Trebuchet MS" w:hAnsi="Trebuchet MS"/>
                <w:sz w:val="22"/>
                <w:szCs w:val="22"/>
                <w:lang w:val="en-US"/>
              </w:rPr>
              <w:t xml:space="preserve"> from the </w:t>
            </w:r>
            <w:r w:rsidR="00AE686A" w:rsidRPr="00185239">
              <w:rPr>
                <w:rFonts w:ascii="Trebuchet MS" w:hAnsi="Trebuchet MS"/>
                <w:sz w:val="22"/>
                <w:szCs w:val="22"/>
                <w:lang w:val="en-US"/>
              </w:rPr>
              <w:t xml:space="preserve">first </w:t>
            </w:r>
            <w:r w:rsidR="002E6E86" w:rsidRPr="00185239">
              <w:rPr>
                <w:rFonts w:ascii="Trebuchet MS" w:hAnsi="Trebuchet MS"/>
                <w:sz w:val="22"/>
                <w:szCs w:val="22"/>
                <w:lang w:val="en-US"/>
              </w:rPr>
              <w:t>Date of Payment of the CRI (“</w:t>
            </w:r>
            <w:r w:rsidR="002E6E86" w:rsidRPr="00185239">
              <w:rPr>
                <w:rFonts w:ascii="Trebuchet MS" w:hAnsi="Trebuchet MS"/>
                <w:sz w:val="22"/>
                <w:szCs w:val="22"/>
                <w:u w:val="single"/>
                <w:lang w:val="en-US"/>
              </w:rPr>
              <w:t>Subscription Price</w:t>
            </w:r>
            <w:r w:rsidR="002E6E86" w:rsidRPr="00185239">
              <w:rPr>
                <w:rFonts w:ascii="Trebuchet MS" w:hAnsi="Trebuchet MS"/>
                <w:sz w:val="22"/>
                <w:szCs w:val="22"/>
                <w:lang w:val="en-US"/>
              </w:rPr>
              <w:t xml:space="preserve">”). Upon payment of the Debentures resources </w:t>
            </w:r>
            <w:r w:rsidR="00A97722" w:rsidRPr="00185239">
              <w:rPr>
                <w:rFonts w:ascii="Trebuchet MS" w:hAnsi="Trebuchet MS"/>
                <w:sz w:val="22"/>
                <w:szCs w:val="22"/>
                <w:lang w:val="en-US"/>
              </w:rPr>
              <w:t>from the 1</w:t>
            </w:r>
            <w:r w:rsidR="00A97722" w:rsidRPr="00185239">
              <w:rPr>
                <w:rFonts w:ascii="Trebuchet MS" w:hAnsi="Trebuchet MS"/>
                <w:sz w:val="22"/>
                <w:szCs w:val="22"/>
                <w:vertAlign w:val="superscript"/>
                <w:lang w:val="en-US"/>
              </w:rPr>
              <w:t>st</w:t>
            </w:r>
            <w:r w:rsidR="00A97722" w:rsidRPr="00185239">
              <w:rPr>
                <w:rFonts w:ascii="Trebuchet MS" w:hAnsi="Trebuchet MS"/>
                <w:sz w:val="22"/>
                <w:szCs w:val="22"/>
                <w:lang w:val="en-US"/>
              </w:rPr>
              <w:t xml:space="preserve"> series, </w:t>
            </w:r>
            <w:r w:rsidR="002E6E86" w:rsidRPr="00185239">
              <w:rPr>
                <w:rFonts w:ascii="Trebuchet MS" w:hAnsi="Trebuchet MS"/>
                <w:sz w:val="22"/>
                <w:szCs w:val="22"/>
                <w:lang w:val="en-US"/>
              </w:rPr>
              <w:t xml:space="preserve">to the Issuer, the </w:t>
            </w:r>
            <w:r w:rsidR="00A97722" w:rsidRPr="00185239">
              <w:rPr>
                <w:rFonts w:ascii="Trebuchet MS" w:hAnsi="Trebuchet MS"/>
                <w:sz w:val="22"/>
                <w:szCs w:val="22"/>
                <w:lang w:val="en-US"/>
              </w:rPr>
              <w:t xml:space="preserve">sum </w:t>
            </w:r>
            <w:r w:rsidR="002E6E86" w:rsidRPr="00185239">
              <w:rPr>
                <w:rFonts w:ascii="Trebuchet MS" w:hAnsi="Trebuchet MS"/>
                <w:sz w:val="22"/>
                <w:szCs w:val="22"/>
                <w:lang w:val="en-US"/>
              </w:rPr>
              <w:t xml:space="preserve">referring </w:t>
            </w:r>
            <w:r w:rsidR="00617F8E" w:rsidRPr="00185239">
              <w:rPr>
                <w:rFonts w:ascii="Trebuchet MS" w:hAnsi="Trebuchet MS"/>
                <w:sz w:val="22"/>
                <w:szCs w:val="22"/>
                <w:lang w:val="en-US"/>
              </w:rPr>
              <w:t>(</w:t>
            </w:r>
            <w:proofErr w:type="spellStart"/>
            <w:r w:rsidR="00617F8E" w:rsidRPr="00185239">
              <w:rPr>
                <w:rFonts w:ascii="Trebuchet MS" w:hAnsi="Trebuchet MS"/>
                <w:sz w:val="22"/>
                <w:szCs w:val="22"/>
                <w:lang w:val="en-US"/>
              </w:rPr>
              <w:t>i</w:t>
            </w:r>
            <w:proofErr w:type="spellEnd"/>
            <w:r w:rsidR="00617F8E" w:rsidRPr="00185239">
              <w:rPr>
                <w:rFonts w:ascii="Trebuchet MS" w:hAnsi="Trebuchet MS"/>
                <w:sz w:val="22"/>
                <w:szCs w:val="22"/>
                <w:lang w:val="en-US"/>
              </w:rPr>
              <w:t xml:space="preserve">) </w:t>
            </w:r>
            <w:r w:rsidR="002E6E86" w:rsidRPr="00185239">
              <w:rPr>
                <w:rFonts w:ascii="Trebuchet MS" w:hAnsi="Trebuchet MS"/>
                <w:sz w:val="22"/>
                <w:szCs w:val="22"/>
                <w:lang w:val="en-US"/>
              </w:rPr>
              <w:t>to the</w:t>
            </w:r>
            <w:r w:rsidR="00617F8E" w:rsidRPr="00185239">
              <w:rPr>
                <w:rFonts w:ascii="Trebuchet MS" w:hAnsi="Trebuchet MS"/>
                <w:sz w:val="22"/>
                <w:szCs w:val="22"/>
                <w:lang w:val="en-US"/>
              </w:rPr>
              <w:t xml:space="preserve"> initial</w:t>
            </w:r>
            <w:r w:rsidR="002E6E86" w:rsidRPr="00185239">
              <w:rPr>
                <w:rFonts w:ascii="Trebuchet MS" w:hAnsi="Trebuchet MS"/>
                <w:sz w:val="22"/>
                <w:szCs w:val="22"/>
                <w:lang w:val="en-US"/>
              </w:rPr>
              <w:t xml:space="preserve"> expenses</w:t>
            </w:r>
            <w:r w:rsidR="002020CC" w:rsidRPr="00185239">
              <w:rPr>
                <w:rFonts w:ascii="Trebuchet MS" w:hAnsi="Trebuchet MS"/>
                <w:sz w:val="22"/>
                <w:szCs w:val="22"/>
                <w:lang w:val="en-US"/>
              </w:rPr>
              <w:t xml:space="preserve"> (flat)</w:t>
            </w:r>
            <w:r w:rsidR="002E6E86" w:rsidRPr="00185239">
              <w:rPr>
                <w:rFonts w:ascii="Trebuchet MS" w:hAnsi="Trebuchet MS"/>
                <w:sz w:val="22"/>
                <w:szCs w:val="22"/>
                <w:lang w:val="en-US"/>
              </w:rPr>
              <w:t xml:space="preserve"> detailed in Attachment I</w:t>
            </w:r>
            <w:r w:rsidR="00ED71AE" w:rsidRPr="00185239">
              <w:rPr>
                <w:rFonts w:ascii="Trebuchet MS" w:hAnsi="Trebuchet MS"/>
                <w:sz w:val="22"/>
                <w:szCs w:val="22"/>
                <w:lang w:val="en-US"/>
              </w:rPr>
              <w:t>V</w:t>
            </w:r>
            <w:r w:rsidR="002E6E86" w:rsidRPr="00185239">
              <w:rPr>
                <w:rFonts w:ascii="Trebuchet MS" w:hAnsi="Trebuchet MS"/>
                <w:sz w:val="22"/>
                <w:szCs w:val="22"/>
                <w:lang w:val="en-US"/>
              </w:rPr>
              <w:t xml:space="preserve"> of this </w:t>
            </w:r>
            <w:r w:rsidR="00224015" w:rsidRPr="00185239">
              <w:rPr>
                <w:rFonts w:ascii="Trebuchet MS" w:hAnsi="Trebuchet MS"/>
                <w:sz w:val="22"/>
                <w:szCs w:val="22"/>
                <w:lang w:val="en-US"/>
              </w:rPr>
              <w:t>(</w:t>
            </w:r>
            <w:r w:rsidR="0005231E" w:rsidRPr="00185239">
              <w:rPr>
                <w:rFonts w:ascii="Trebuchet MS" w:hAnsi="Trebuchet MS"/>
                <w:sz w:val="22"/>
                <w:szCs w:val="22"/>
                <w:lang w:val="en-US"/>
              </w:rPr>
              <w:t>“</w:t>
            </w:r>
            <w:r w:rsidR="00224015" w:rsidRPr="00185239">
              <w:rPr>
                <w:rFonts w:ascii="Trebuchet MS" w:hAnsi="Trebuchet MS"/>
                <w:sz w:val="22"/>
                <w:szCs w:val="22"/>
                <w:u w:val="single"/>
                <w:lang w:val="en-US"/>
              </w:rPr>
              <w:t>Value of the Issuance Expenses</w:t>
            </w:r>
            <w:r w:rsidR="0005231E" w:rsidRPr="00185239">
              <w:rPr>
                <w:rFonts w:ascii="Trebuchet MS" w:hAnsi="Trebuchet MS"/>
                <w:sz w:val="22"/>
                <w:szCs w:val="22"/>
                <w:lang w:val="en-US"/>
              </w:rPr>
              <w:t>”</w:t>
            </w:r>
            <w:r w:rsidR="00617F8E" w:rsidRPr="00185239">
              <w:rPr>
                <w:rFonts w:ascii="Trebuchet MS" w:hAnsi="Trebuchet MS"/>
                <w:sz w:val="22"/>
                <w:szCs w:val="22"/>
                <w:lang w:val="en-US"/>
              </w:rPr>
              <w:t>) and (ii) to the constitution of an Expenses Fund (defined below)</w:t>
            </w:r>
            <w:r w:rsidR="00A97722" w:rsidRPr="00185239">
              <w:rPr>
                <w:rFonts w:ascii="Trebuchet MS" w:hAnsi="Trebuchet MS"/>
                <w:sz w:val="22"/>
                <w:szCs w:val="22"/>
                <w:lang w:val="en-US"/>
              </w:rPr>
              <w:t xml:space="preserve"> shall be discounted from the sum owed to the Issuer for the full payment of the Debentures from the 1</w:t>
            </w:r>
            <w:r w:rsidR="00A97722" w:rsidRPr="00185239">
              <w:rPr>
                <w:rFonts w:ascii="Trebuchet MS" w:hAnsi="Trebuchet MS"/>
                <w:sz w:val="22"/>
                <w:szCs w:val="22"/>
                <w:vertAlign w:val="superscript"/>
                <w:lang w:val="en-US"/>
              </w:rPr>
              <w:t>st</w:t>
            </w:r>
            <w:r w:rsidR="00A97722" w:rsidRPr="00185239">
              <w:rPr>
                <w:rFonts w:ascii="Trebuchet MS" w:hAnsi="Trebuchet MS"/>
                <w:sz w:val="22"/>
                <w:szCs w:val="22"/>
                <w:lang w:val="en-US"/>
              </w:rPr>
              <w:t xml:space="preserve"> series</w:t>
            </w:r>
            <w:r w:rsidR="00617F8E" w:rsidRPr="00185239">
              <w:rPr>
                <w:rFonts w:ascii="Trebuchet MS" w:hAnsi="Trebuchet MS"/>
                <w:sz w:val="22"/>
                <w:szCs w:val="22"/>
                <w:lang w:val="en-US"/>
              </w:rPr>
              <w:t>.</w:t>
            </w:r>
            <w:r w:rsidR="002E6E86" w:rsidRPr="00185239">
              <w:rPr>
                <w:rFonts w:ascii="Trebuchet MS" w:hAnsi="Trebuchet MS"/>
                <w:sz w:val="22"/>
                <w:szCs w:val="22"/>
                <w:lang w:val="en-US"/>
              </w:rPr>
              <w:t xml:space="preserve"> </w:t>
            </w:r>
          </w:p>
          <w:p w14:paraId="5E7EA5E8" w14:textId="77777777" w:rsidR="00215634" w:rsidRPr="00185239" w:rsidRDefault="00215634" w:rsidP="006A2E3D">
            <w:pPr>
              <w:widowControl w:val="0"/>
              <w:tabs>
                <w:tab w:val="left" w:pos="0"/>
              </w:tabs>
              <w:spacing w:line="280" w:lineRule="exact"/>
              <w:ind w:left="37"/>
              <w:rPr>
                <w:rFonts w:ascii="Trebuchet MS" w:hAnsi="Trebuchet MS"/>
                <w:sz w:val="22"/>
                <w:szCs w:val="22"/>
                <w:lang w:val="en-US"/>
              </w:rPr>
            </w:pPr>
          </w:p>
          <w:p w14:paraId="3BAF9BEF" w14:textId="77777777" w:rsidR="002E6E86" w:rsidRPr="00185239" w:rsidRDefault="00766D46" w:rsidP="006A2E3D">
            <w:pPr>
              <w:widowControl w:val="0"/>
              <w:tabs>
                <w:tab w:val="left" w:pos="567"/>
              </w:tabs>
              <w:spacing w:line="280" w:lineRule="exact"/>
              <w:rPr>
                <w:rFonts w:ascii="Trebuchet MS" w:hAnsi="Trebuchet MS"/>
                <w:sz w:val="22"/>
                <w:szCs w:val="22"/>
                <w:lang w:val="en-US"/>
              </w:rPr>
            </w:pPr>
            <w:r w:rsidRPr="00185239">
              <w:rPr>
                <w:rFonts w:ascii="Trebuchet MS" w:hAnsi="Trebuchet MS"/>
                <w:sz w:val="22"/>
                <w:szCs w:val="22"/>
                <w:lang w:val="en-US"/>
              </w:rPr>
              <w:t>4.6.3</w:t>
            </w:r>
            <w:r w:rsidR="00D07488" w:rsidRPr="00185239">
              <w:rPr>
                <w:rFonts w:ascii="Trebuchet MS" w:hAnsi="Trebuchet MS"/>
                <w:sz w:val="22"/>
                <w:szCs w:val="22"/>
                <w:lang w:val="en-US"/>
              </w:rPr>
              <w:t>.</w:t>
            </w:r>
            <w:r w:rsidRPr="00185239">
              <w:rPr>
                <w:rFonts w:ascii="Trebuchet MS" w:hAnsi="Trebuchet MS"/>
                <w:sz w:val="22"/>
                <w:szCs w:val="22"/>
                <w:lang w:val="en-US"/>
              </w:rPr>
              <w:t xml:space="preserve"> </w:t>
            </w:r>
            <w:r w:rsidR="002E6E86" w:rsidRPr="00185239">
              <w:rPr>
                <w:rFonts w:ascii="Trebuchet MS" w:hAnsi="Trebuchet MS"/>
                <w:sz w:val="22"/>
                <w:szCs w:val="22"/>
                <w:lang w:val="en-US"/>
              </w:rPr>
              <w:t xml:space="preserve">The price of the Debentures payment, accounting for the deduction anticipated above, shall be paid for in national currency with the resources from the payment/financial liquidation of the CRI in current account No. </w:t>
            </w:r>
            <w:r w:rsidR="00AE686A" w:rsidRPr="00185239">
              <w:rPr>
                <w:rFonts w:ascii="Trebuchet MS" w:eastAsia="Arial Unicode MS" w:hAnsi="Trebuchet MS"/>
                <w:bCs/>
                <w:sz w:val="22"/>
                <w:szCs w:val="22"/>
                <w:lang w:val="en-GB"/>
              </w:rPr>
              <w:t>36380-0</w:t>
            </w:r>
            <w:r w:rsidR="00640E64" w:rsidRPr="00185239">
              <w:rPr>
                <w:rFonts w:ascii="Trebuchet MS" w:hAnsi="Trebuchet MS"/>
                <w:sz w:val="22"/>
                <w:szCs w:val="22"/>
                <w:lang w:val="en-US"/>
              </w:rPr>
              <w:t>,</w:t>
            </w:r>
            <w:r w:rsidRPr="00185239">
              <w:rPr>
                <w:rFonts w:ascii="Trebuchet MS" w:hAnsi="Trebuchet MS"/>
                <w:sz w:val="22"/>
                <w:szCs w:val="22"/>
                <w:lang w:val="en-US"/>
              </w:rPr>
              <w:t xml:space="preserve"> </w:t>
            </w:r>
            <w:r w:rsidR="002E6E86" w:rsidRPr="00185239">
              <w:rPr>
                <w:rFonts w:ascii="Trebuchet MS" w:hAnsi="Trebuchet MS"/>
                <w:sz w:val="22"/>
                <w:szCs w:val="22"/>
                <w:lang w:val="en-US"/>
              </w:rPr>
              <w:t xml:space="preserve">branch </w:t>
            </w:r>
            <w:r w:rsidR="00AE686A" w:rsidRPr="00185239">
              <w:rPr>
                <w:rFonts w:ascii="Trebuchet MS" w:eastAsia="Arial Unicode MS" w:hAnsi="Trebuchet MS"/>
                <w:bCs/>
                <w:sz w:val="22"/>
                <w:szCs w:val="22"/>
                <w:lang w:val="en-GB"/>
              </w:rPr>
              <w:t>0350</w:t>
            </w:r>
            <w:r w:rsidR="00617F8E" w:rsidRPr="00185239">
              <w:rPr>
                <w:rFonts w:ascii="Trebuchet MS" w:hAnsi="Trebuchet MS"/>
                <w:sz w:val="22"/>
                <w:szCs w:val="22"/>
                <w:lang w:val="en-US"/>
              </w:rPr>
              <w:t>,</w:t>
            </w:r>
            <w:r w:rsidR="002020CC" w:rsidRPr="00185239" w:rsidDel="002020CC">
              <w:rPr>
                <w:rFonts w:ascii="Trebuchet MS" w:hAnsi="Trebuchet MS"/>
                <w:sz w:val="22"/>
                <w:szCs w:val="22"/>
                <w:lang w:val="en-US"/>
              </w:rPr>
              <w:t xml:space="preserve"> </w:t>
            </w:r>
            <w:r w:rsidR="00A97722" w:rsidRPr="00185239">
              <w:rPr>
                <w:rFonts w:ascii="Trebuchet MS" w:hAnsi="Trebuchet MS"/>
                <w:sz w:val="22"/>
                <w:szCs w:val="22"/>
                <w:lang w:val="en-US"/>
              </w:rPr>
              <w:t>held at</w:t>
            </w:r>
            <w:r w:rsidR="002E6E86" w:rsidRPr="00185239">
              <w:rPr>
                <w:rFonts w:ascii="Trebuchet MS" w:hAnsi="Trebuchet MS"/>
                <w:sz w:val="22"/>
                <w:szCs w:val="22"/>
                <w:lang w:val="en-US"/>
              </w:rPr>
              <w:t xml:space="preserve"> </w:t>
            </w:r>
            <w:proofErr w:type="spellStart"/>
            <w:r w:rsidR="00617F8E" w:rsidRPr="00185239">
              <w:rPr>
                <w:rFonts w:ascii="Trebuchet MS" w:hAnsi="Trebuchet MS"/>
                <w:sz w:val="22"/>
                <w:szCs w:val="22"/>
                <w:lang w:val="en-US"/>
              </w:rPr>
              <w:t>Itaú</w:t>
            </w:r>
            <w:proofErr w:type="spellEnd"/>
            <w:r w:rsidR="00617F8E" w:rsidRPr="00185239">
              <w:rPr>
                <w:rFonts w:ascii="Trebuchet MS" w:hAnsi="Trebuchet MS"/>
                <w:sz w:val="22"/>
                <w:szCs w:val="22"/>
                <w:lang w:val="en-US"/>
              </w:rPr>
              <w:t xml:space="preserve"> </w:t>
            </w:r>
            <w:proofErr w:type="spellStart"/>
            <w:r w:rsidR="00617F8E" w:rsidRPr="00185239">
              <w:rPr>
                <w:rFonts w:ascii="Trebuchet MS" w:hAnsi="Trebuchet MS"/>
                <w:sz w:val="22"/>
                <w:szCs w:val="22"/>
                <w:lang w:val="en-US"/>
              </w:rPr>
              <w:t>Unibanco</w:t>
            </w:r>
            <w:proofErr w:type="spellEnd"/>
            <w:r w:rsidR="00617F8E" w:rsidRPr="00185239">
              <w:rPr>
                <w:rFonts w:ascii="Trebuchet MS" w:hAnsi="Trebuchet MS"/>
                <w:sz w:val="22"/>
                <w:szCs w:val="22"/>
                <w:lang w:val="en-US"/>
              </w:rPr>
              <w:t>,</w:t>
            </w:r>
            <w:r w:rsidR="002E6E86" w:rsidRPr="00185239">
              <w:rPr>
                <w:rFonts w:ascii="Trebuchet MS" w:hAnsi="Trebuchet MS"/>
                <w:sz w:val="22"/>
                <w:szCs w:val="22"/>
                <w:lang w:val="en-US"/>
              </w:rPr>
              <w:t xml:space="preserve"> </w:t>
            </w:r>
            <w:r w:rsidR="00A97722" w:rsidRPr="00185239">
              <w:rPr>
                <w:rFonts w:ascii="Trebuchet MS" w:hAnsi="Trebuchet MS"/>
                <w:sz w:val="22"/>
                <w:szCs w:val="22"/>
                <w:lang w:val="en-US"/>
              </w:rPr>
              <w:t xml:space="preserve">such being a </w:t>
            </w:r>
            <w:r w:rsidR="00BA23CA" w:rsidRPr="00185239">
              <w:rPr>
                <w:rFonts w:ascii="Trebuchet MS" w:hAnsi="Trebuchet MS"/>
                <w:sz w:val="22"/>
                <w:szCs w:val="22"/>
                <w:lang w:val="en-US"/>
              </w:rPr>
              <w:t xml:space="preserve">segregated </w:t>
            </w:r>
            <w:r w:rsidR="002E6E86" w:rsidRPr="00185239">
              <w:rPr>
                <w:rFonts w:ascii="Trebuchet MS" w:hAnsi="Trebuchet MS"/>
                <w:sz w:val="22"/>
                <w:szCs w:val="22"/>
                <w:lang w:val="en-US"/>
              </w:rPr>
              <w:t xml:space="preserve">account for the </w:t>
            </w:r>
            <w:r w:rsidR="00A97722" w:rsidRPr="00185239">
              <w:rPr>
                <w:rFonts w:ascii="Trebuchet MS" w:hAnsi="Trebuchet MS"/>
                <w:sz w:val="22"/>
                <w:szCs w:val="22"/>
                <w:lang w:val="en-US"/>
              </w:rPr>
              <w:t xml:space="preserve">equity </w:t>
            </w:r>
            <w:r w:rsidR="002E6E86" w:rsidRPr="00185239">
              <w:rPr>
                <w:rFonts w:ascii="Trebuchet MS" w:hAnsi="Trebuchet MS"/>
                <w:sz w:val="22"/>
                <w:szCs w:val="22"/>
                <w:lang w:val="en-US"/>
              </w:rPr>
              <w:t xml:space="preserve">belonging to the </w:t>
            </w:r>
            <w:r w:rsidR="00B32793" w:rsidRPr="00185239">
              <w:rPr>
                <w:rFonts w:ascii="Trebuchet MS" w:hAnsi="Trebuchet MS"/>
                <w:sz w:val="22"/>
                <w:szCs w:val="22"/>
                <w:lang w:val="en-US"/>
              </w:rPr>
              <w:t>Securitization Company</w:t>
            </w:r>
            <w:r w:rsidR="002E6E86" w:rsidRPr="00185239">
              <w:rPr>
                <w:rFonts w:ascii="Trebuchet MS" w:hAnsi="Trebuchet MS"/>
                <w:sz w:val="22"/>
                <w:szCs w:val="22"/>
                <w:lang w:val="en-US"/>
              </w:rPr>
              <w:t xml:space="preserve"> (</w:t>
            </w:r>
            <w:r w:rsidR="0005231E" w:rsidRPr="00185239">
              <w:rPr>
                <w:rFonts w:ascii="Trebuchet MS" w:hAnsi="Trebuchet MS"/>
                <w:sz w:val="22"/>
                <w:szCs w:val="22"/>
                <w:lang w:val="en-US"/>
              </w:rPr>
              <w:t>“</w:t>
            </w:r>
            <w:r w:rsidR="00447FF4" w:rsidRPr="00185239">
              <w:rPr>
                <w:rFonts w:ascii="Trebuchet MS" w:hAnsi="Trebuchet MS"/>
                <w:sz w:val="22"/>
                <w:szCs w:val="22"/>
                <w:u w:val="single"/>
                <w:lang w:val="en-US"/>
              </w:rPr>
              <w:t>Segregated Assets Account</w:t>
            </w:r>
            <w:r w:rsidR="0005231E" w:rsidRPr="00185239">
              <w:rPr>
                <w:rFonts w:ascii="Trebuchet MS" w:hAnsi="Trebuchet MS"/>
                <w:sz w:val="22"/>
                <w:szCs w:val="22"/>
                <w:lang w:val="en-US"/>
              </w:rPr>
              <w:t>”</w:t>
            </w:r>
            <w:r w:rsidR="00447FF4" w:rsidRPr="00185239">
              <w:rPr>
                <w:rFonts w:ascii="Trebuchet MS" w:hAnsi="Trebuchet MS"/>
                <w:sz w:val="22"/>
                <w:szCs w:val="22"/>
                <w:lang w:val="en-US"/>
              </w:rPr>
              <w:t xml:space="preserve"> and “</w:t>
            </w:r>
            <w:r w:rsidR="00447FF4" w:rsidRPr="00185239">
              <w:rPr>
                <w:rFonts w:ascii="Trebuchet MS" w:hAnsi="Trebuchet MS"/>
                <w:sz w:val="22"/>
                <w:szCs w:val="22"/>
                <w:u w:val="single"/>
                <w:lang w:val="en-US"/>
              </w:rPr>
              <w:t>Segregated Assets</w:t>
            </w:r>
            <w:r w:rsidR="00447FF4" w:rsidRPr="00185239">
              <w:rPr>
                <w:rFonts w:ascii="Trebuchet MS" w:hAnsi="Trebuchet MS"/>
                <w:sz w:val="22"/>
                <w:szCs w:val="22"/>
                <w:lang w:val="en-US"/>
              </w:rPr>
              <w:t>”</w:t>
            </w:r>
            <w:r w:rsidR="002E6E86" w:rsidRPr="00185239">
              <w:rPr>
                <w:rFonts w:ascii="Trebuchet MS" w:hAnsi="Trebuchet MS"/>
                <w:sz w:val="22"/>
                <w:szCs w:val="22"/>
                <w:lang w:val="en-US"/>
              </w:rPr>
              <w:t>), considering the conditions presented below.</w:t>
            </w:r>
          </w:p>
          <w:p w14:paraId="5AFDF3D1" w14:textId="77777777" w:rsidR="002E6E86" w:rsidRPr="00185239" w:rsidRDefault="002E6E86" w:rsidP="006A2E3D">
            <w:pPr>
              <w:spacing w:line="280" w:lineRule="exact"/>
              <w:rPr>
                <w:rFonts w:ascii="Trebuchet MS" w:hAnsi="Trebuchet MS"/>
                <w:sz w:val="22"/>
                <w:szCs w:val="22"/>
                <w:lang w:val="en-US"/>
              </w:rPr>
            </w:pPr>
          </w:p>
          <w:p w14:paraId="5B7F8A84" w14:textId="77777777" w:rsidR="002E6E86" w:rsidRPr="00185239" w:rsidRDefault="002E6E86" w:rsidP="006A2E3D">
            <w:pPr>
              <w:widowControl w:val="0"/>
              <w:numPr>
                <w:ilvl w:val="1"/>
                <w:numId w:val="28"/>
              </w:numPr>
              <w:tabs>
                <w:tab w:val="left" w:pos="567"/>
              </w:tabs>
              <w:spacing w:line="280" w:lineRule="exact"/>
              <w:ind w:left="0" w:firstLine="0"/>
              <w:rPr>
                <w:rFonts w:ascii="Trebuchet MS" w:hAnsi="Trebuchet MS"/>
                <w:b/>
                <w:bCs/>
                <w:sz w:val="22"/>
                <w:szCs w:val="22"/>
                <w:lang w:val="en-US"/>
              </w:rPr>
            </w:pPr>
            <w:r w:rsidRPr="00185239">
              <w:rPr>
                <w:rFonts w:ascii="Trebuchet MS" w:hAnsi="Trebuchet MS"/>
                <w:b/>
                <w:bCs/>
                <w:sz w:val="22"/>
                <w:szCs w:val="22"/>
                <w:lang w:val="en-US"/>
              </w:rPr>
              <w:t xml:space="preserve">Conditions </w:t>
            </w:r>
            <w:r w:rsidR="00617F8E" w:rsidRPr="00185239">
              <w:rPr>
                <w:rFonts w:ascii="Trebuchet MS" w:hAnsi="Trebuchet MS"/>
                <w:b/>
                <w:bCs/>
                <w:sz w:val="22"/>
                <w:szCs w:val="22"/>
                <w:lang w:val="en-US"/>
              </w:rPr>
              <w:t xml:space="preserve">Precedent </w:t>
            </w:r>
            <w:r w:rsidR="00FF4C39" w:rsidRPr="00185239">
              <w:rPr>
                <w:rFonts w:ascii="Trebuchet MS" w:hAnsi="Trebuchet MS"/>
                <w:b/>
                <w:bCs/>
                <w:sz w:val="22"/>
                <w:szCs w:val="22"/>
                <w:lang w:val="en-US"/>
              </w:rPr>
              <w:t>to Funding</w:t>
            </w:r>
            <w:r w:rsidRPr="00185239">
              <w:rPr>
                <w:rFonts w:ascii="Trebuchet MS" w:hAnsi="Trebuchet MS"/>
                <w:b/>
                <w:bCs/>
                <w:sz w:val="22"/>
                <w:szCs w:val="22"/>
                <w:lang w:val="en-US"/>
              </w:rPr>
              <w:t xml:space="preserve"> the Debentures and Release of Resources to the Issuer</w:t>
            </w:r>
          </w:p>
          <w:p w14:paraId="46F1D1E1" w14:textId="77777777" w:rsidR="002E6E86" w:rsidRPr="00185239" w:rsidRDefault="002E6E86" w:rsidP="006A2E3D">
            <w:pPr>
              <w:widowControl w:val="0"/>
              <w:tabs>
                <w:tab w:val="left" w:pos="567"/>
              </w:tabs>
              <w:spacing w:line="280" w:lineRule="exact"/>
              <w:rPr>
                <w:rFonts w:ascii="Trebuchet MS" w:hAnsi="Trebuchet MS"/>
                <w:sz w:val="22"/>
                <w:szCs w:val="22"/>
                <w:lang w:val="en-US"/>
              </w:rPr>
            </w:pPr>
          </w:p>
          <w:p w14:paraId="460D7C1B" w14:textId="77777777" w:rsidR="00617F8E" w:rsidRPr="00185239" w:rsidRDefault="00617F8E" w:rsidP="006A2E3D">
            <w:pPr>
              <w:widowControl w:val="0"/>
              <w:numPr>
                <w:ilvl w:val="2"/>
                <w:numId w:val="28"/>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w:t>
            </w:r>
            <w:r w:rsidR="00BA23CA" w:rsidRPr="00185239">
              <w:rPr>
                <w:rFonts w:ascii="Trebuchet MS" w:hAnsi="Trebuchet MS"/>
                <w:sz w:val="22"/>
                <w:szCs w:val="22"/>
                <w:lang w:val="en-US"/>
              </w:rPr>
              <w:t xml:space="preserve">funding </w:t>
            </w:r>
            <w:r w:rsidRPr="00185239">
              <w:rPr>
                <w:rFonts w:ascii="Trebuchet MS" w:hAnsi="Trebuchet MS"/>
                <w:sz w:val="22"/>
                <w:szCs w:val="22"/>
                <w:lang w:val="en-US"/>
              </w:rPr>
              <w:t xml:space="preserve">of </w:t>
            </w:r>
            <w:r w:rsidR="00640E64" w:rsidRPr="00185239">
              <w:rPr>
                <w:rFonts w:ascii="Trebuchet MS" w:hAnsi="Trebuchet MS"/>
                <w:sz w:val="22"/>
                <w:szCs w:val="22"/>
                <w:lang w:val="en-US"/>
              </w:rPr>
              <w:t xml:space="preserve">the CRI and the </w:t>
            </w:r>
            <w:r w:rsidRPr="00185239">
              <w:rPr>
                <w:rFonts w:ascii="Trebuchet MS" w:hAnsi="Trebuchet MS"/>
                <w:sz w:val="22"/>
                <w:szCs w:val="22"/>
                <w:lang w:val="en-US"/>
              </w:rPr>
              <w:t>Debentures</w:t>
            </w:r>
            <w:r w:rsidR="0016019B" w:rsidRPr="00185239">
              <w:rPr>
                <w:rFonts w:ascii="Trebuchet MS" w:hAnsi="Trebuchet MS"/>
                <w:sz w:val="22"/>
                <w:szCs w:val="22"/>
                <w:lang w:val="en-US"/>
              </w:rPr>
              <w:t xml:space="preserve"> of the 1</w:t>
            </w:r>
            <w:r w:rsidR="0016019B" w:rsidRPr="00185239">
              <w:rPr>
                <w:rFonts w:ascii="Trebuchet MS" w:hAnsi="Trebuchet MS"/>
                <w:sz w:val="22"/>
                <w:szCs w:val="22"/>
                <w:vertAlign w:val="superscript"/>
                <w:lang w:val="en-US"/>
              </w:rPr>
              <w:t>st</w:t>
            </w:r>
            <w:r w:rsidR="0016019B" w:rsidRPr="00185239">
              <w:rPr>
                <w:rFonts w:ascii="Trebuchet MS" w:hAnsi="Trebuchet MS"/>
                <w:sz w:val="22"/>
                <w:szCs w:val="22"/>
                <w:lang w:val="en-US"/>
              </w:rPr>
              <w:t xml:space="preserve"> series</w:t>
            </w:r>
            <w:r w:rsidRPr="00185239">
              <w:rPr>
                <w:rFonts w:ascii="Trebuchet MS" w:hAnsi="Trebuchet MS"/>
                <w:sz w:val="22"/>
                <w:szCs w:val="22"/>
                <w:lang w:val="en-US"/>
              </w:rPr>
              <w:t xml:space="preserve">, </w:t>
            </w:r>
            <w:r w:rsidR="002020CC" w:rsidRPr="00185239">
              <w:rPr>
                <w:rFonts w:ascii="Trebuchet MS" w:hAnsi="Trebuchet MS"/>
                <w:sz w:val="22"/>
                <w:szCs w:val="22"/>
                <w:lang w:val="en-US"/>
              </w:rPr>
              <w:t xml:space="preserve">shall occur if verified </w:t>
            </w:r>
            <w:r w:rsidRPr="00185239">
              <w:rPr>
                <w:rFonts w:ascii="Trebuchet MS" w:hAnsi="Trebuchet MS"/>
                <w:sz w:val="22"/>
                <w:szCs w:val="22"/>
                <w:lang w:val="en-US"/>
              </w:rPr>
              <w:t>the cumulative events, which</w:t>
            </w:r>
            <w:r w:rsidR="003A623E" w:rsidRPr="00185239">
              <w:rPr>
                <w:rFonts w:ascii="Trebuchet MS" w:hAnsi="Trebuchet MS"/>
                <w:sz w:val="22"/>
                <w:szCs w:val="22"/>
                <w:lang w:val="en-US"/>
              </w:rPr>
              <w:t>,</w:t>
            </w:r>
            <w:r w:rsidRPr="00185239">
              <w:rPr>
                <w:rFonts w:ascii="Trebuchet MS" w:hAnsi="Trebuchet MS"/>
                <w:sz w:val="22"/>
                <w:szCs w:val="22"/>
                <w:lang w:val="en-US"/>
              </w:rPr>
              <w:t xml:space="preserve"> </w:t>
            </w:r>
            <w:r w:rsidR="00CC55B1" w:rsidRPr="00185239">
              <w:rPr>
                <w:rFonts w:ascii="Trebuchet MS" w:hAnsi="Trebuchet MS"/>
                <w:sz w:val="22"/>
                <w:szCs w:val="22"/>
                <w:lang w:val="en-US"/>
              </w:rPr>
              <w:t>whenever under</w:t>
            </w:r>
            <w:r w:rsidR="003A623E" w:rsidRPr="00185239">
              <w:rPr>
                <w:rFonts w:ascii="Trebuchet MS" w:hAnsi="Trebuchet MS"/>
                <w:sz w:val="22"/>
                <w:szCs w:val="22"/>
                <w:lang w:val="en-US"/>
              </w:rPr>
              <w:t xml:space="preserve"> the responsibility of the Issuer, </w:t>
            </w:r>
            <w:r w:rsidRPr="00185239">
              <w:rPr>
                <w:rFonts w:ascii="Trebuchet MS" w:hAnsi="Trebuchet MS"/>
                <w:sz w:val="22"/>
                <w:szCs w:val="22"/>
                <w:lang w:val="en-US"/>
              </w:rPr>
              <w:t xml:space="preserve">shall be complied with by the Issuer and verified and validated by the </w:t>
            </w:r>
            <w:r w:rsidR="00B32793" w:rsidRPr="00185239">
              <w:rPr>
                <w:rFonts w:ascii="Trebuchet MS" w:hAnsi="Trebuchet MS"/>
                <w:sz w:val="22"/>
                <w:szCs w:val="22"/>
                <w:lang w:val="en-US"/>
              </w:rPr>
              <w:lastRenderedPageBreak/>
              <w:t>Securitization Company</w:t>
            </w:r>
            <w:r w:rsidRPr="00185239">
              <w:rPr>
                <w:rFonts w:ascii="Trebuchet MS" w:hAnsi="Trebuchet MS"/>
                <w:sz w:val="22"/>
                <w:szCs w:val="22"/>
                <w:lang w:val="en-US"/>
              </w:rPr>
              <w:t xml:space="preserve"> (“</w:t>
            </w:r>
            <w:r w:rsidRPr="00185239">
              <w:rPr>
                <w:rFonts w:ascii="Trebuchet MS" w:hAnsi="Trebuchet MS"/>
                <w:sz w:val="22"/>
                <w:szCs w:val="22"/>
                <w:u w:val="single"/>
                <w:lang w:val="en-US"/>
              </w:rPr>
              <w:t xml:space="preserve">Conditions Precedent </w:t>
            </w:r>
            <w:r w:rsidR="00032B5E" w:rsidRPr="00185239">
              <w:rPr>
                <w:rFonts w:ascii="Trebuchet MS" w:hAnsi="Trebuchet MS"/>
                <w:sz w:val="22"/>
                <w:szCs w:val="22"/>
                <w:u w:val="single"/>
                <w:lang w:val="en-US"/>
              </w:rPr>
              <w:t>to Funding</w:t>
            </w:r>
            <w:r w:rsidRPr="00185239">
              <w:rPr>
                <w:rFonts w:ascii="Trebuchet MS" w:hAnsi="Trebuchet MS"/>
                <w:sz w:val="22"/>
                <w:szCs w:val="22"/>
                <w:lang w:val="en-US"/>
              </w:rPr>
              <w:t>”)</w:t>
            </w:r>
            <w:r w:rsidR="00640E64" w:rsidRPr="00185239">
              <w:rPr>
                <w:rFonts w:ascii="Trebuchet MS" w:hAnsi="Trebuchet MS"/>
                <w:sz w:val="22"/>
                <w:szCs w:val="22"/>
                <w:lang w:val="en-US"/>
              </w:rPr>
              <w:t xml:space="preserve">, it being observed that the funds resulting from the payment of the </w:t>
            </w:r>
            <w:r w:rsidR="005B1B92" w:rsidRPr="00185239">
              <w:rPr>
                <w:rFonts w:ascii="Trebuchet MS" w:hAnsi="Trebuchet MS"/>
                <w:sz w:val="22"/>
                <w:szCs w:val="22"/>
                <w:lang w:val="en-US"/>
              </w:rPr>
              <w:t xml:space="preserve">CRI </w:t>
            </w:r>
            <w:r w:rsidR="00640E64" w:rsidRPr="00185239">
              <w:rPr>
                <w:rFonts w:ascii="Trebuchet MS" w:hAnsi="Trebuchet MS"/>
                <w:sz w:val="22"/>
                <w:szCs w:val="22"/>
                <w:lang w:val="en-US"/>
              </w:rPr>
              <w:t xml:space="preserve">shall be retained in the </w:t>
            </w:r>
            <w:r w:rsidR="00591D65" w:rsidRPr="00185239">
              <w:rPr>
                <w:rFonts w:ascii="Trebuchet MS" w:hAnsi="Trebuchet MS"/>
                <w:sz w:val="22"/>
                <w:szCs w:val="22"/>
                <w:lang w:val="en-US"/>
              </w:rPr>
              <w:t>Segregated Assets Account</w:t>
            </w:r>
            <w:r w:rsidR="00640E64" w:rsidRPr="00185239">
              <w:rPr>
                <w:rFonts w:ascii="Trebuchet MS" w:hAnsi="Trebuchet MS"/>
                <w:sz w:val="22"/>
                <w:szCs w:val="22"/>
                <w:lang w:val="en-US"/>
              </w:rPr>
              <w:t xml:space="preserve"> and shall be released per the terms of sections 4.7.1.1 below</w:t>
            </w:r>
            <w:r w:rsidRPr="00185239">
              <w:rPr>
                <w:rFonts w:ascii="Trebuchet MS" w:hAnsi="Trebuchet MS"/>
                <w:sz w:val="22"/>
                <w:szCs w:val="22"/>
                <w:lang w:val="en-US"/>
              </w:rPr>
              <w:t>:</w:t>
            </w:r>
          </w:p>
          <w:p w14:paraId="0E5EE9B5" w14:textId="77777777" w:rsidR="0016019B" w:rsidRPr="00185239" w:rsidRDefault="0016019B" w:rsidP="006A2E3D">
            <w:pPr>
              <w:widowControl w:val="0"/>
              <w:tabs>
                <w:tab w:val="left" w:pos="567"/>
              </w:tabs>
              <w:spacing w:line="280" w:lineRule="exact"/>
              <w:rPr>
                <w:rFonts w:ascii="Trebuchet MS" w:hAnsi="Trebuchet MS"/>
                <w:sz w:val="22"/>
                <w:szCs w:val="22"/>
                <w:lang w:val="en-US"/>
              </w:rPr>
            </w:pPr>
          </w:p>
          <w:p w14:paraId="6A388CAF" w14:textId="77777777" w:rsidR="007E1CFE" w:rsidRPr="00185239" w:rsidRDefault="007D7EA7" w:rsidP="00215634">
            <w:pPr>
              <w:pStyle w:val="PargrafodaLista"/>
              <w:widowControl w:val="0"/>
              <w:numPr>
                <w:ilvl w:val="0"/>
                <w:numId w:val="88"/>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w:t>
            </w:r>
            <w:r w:rsidR="00C70BD1" w:rsidRPr="00185239">
              <w:rPr>
                <w:rFonts w:ascii="Trebuchet MS" w:hAnsi="Trebuchet MS"/>
                <w:sz w:val="22"/>
                <w:szCs w:val="22"/>
                <w:lang w:val="en-US"/>
              </w:rPr>
              <w:t>perfect formalization of the Transaction Documents, meaning their signature by the respective Parties, as well as the verification of the powers of the representatives of such Parties and all corporate approvals necessary for such</w:t>
            </w:r>
            <w:r w:rsidR="007E1CFE" w:rsidRPr="00185239">
              <w:rPr>
                <w:rFonts w:ascii="Trebuchet MS" w:hAnsi="Trebuchet MS"/>
                <w:sz w:val="22"/>
                <w:szCs w:val="22"/>
                <w:lang w:val="en-US"/>
              </w:rPr>
              <w:t>; and</w:t>
            </w:r>
            <w:r w:rsidR="00B639BD" w:rsidRPr="00185239">
              <w:rPr>
                <w:rFonts w:ascii="Trebuchet MS" w:hAnsi="Trebuchet MS"/>
                <w:sz w:val="22"/>
                <w:szCs w:val="22"/>
                <w:lang w:val="en-US"/>
              </w:rPr>
              <w:t xml:space="preserve"> </w:t>
            </w:r>
            <w:r w:rsidR="00617F8E" w:rsidRPr="00185239">
              <w:rPr>
                <w:rFonts w:ascii="Trebuchet MS" w:hAnsi="Trebuchet MS"/>
                <w:sz w:val="22"/>
                <w:szCs w:val="22"/>
                <w:lang w:val="en-US"/>
              </w:rPr>
              <w:t>duly formalized;</w:t>
            </w:r>
          </w:p>
          <w:p w14:paraId="1679FDCD" w14:textId="77777777" w:rsidR="00355C87" w:rsidRPr="00185239" w:rsidRDefault="00355C87" w:rsidP="00215634">
            <w:pPr>
              <w:pStyle w:val="PargrafodaLista"/>
              <w:widowControl w:val="0"/>
              <w:tabs>
                <w:tab w:val="left" w:pos="709"/>
                <w:tab w:val="left" w:pos="851"/>
              </w:tabs>
              <w:spacing w:line="280" w:lineRule="exact"/>
              <w:ind w:left="0"/>
              <w:rPr>
                <w:rFonts w:ascii="Trebuchet MS" w:hAnsi="Trebuchet MS"/>
                <w:sz w:val="22"/>
                <w:szCs w:val="22"/>
                <w:lang w:val="en-US"/>
              </w:rPr>
            </w:pPr>
          </w:p>
          <w:p w14:paraId="610A6E59" w14:textId="77777777" w:rsidR="00B80F97" w:rsidRPr="00185239" w:rsidRDefault="00B80F97" w:rsidP="00215634">
            <w:pPr>
              <w:pStyle w:val="PargrafodaLista"/>
              <w:widowControl w:val="0"/>
              <w:numPr>
                <w:ilvl w:val="0"/>
                <w:numId w:val="88"/>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publishing of AGE in the Official Gazette of the State of São Paulo and another large circulation newspaper</w:t>
            </w:r>
            <w:r w:rsidR="00DB1FB1" w:rsidRPr="00185239">
              <w:rPr>
                <w:rFonts w:ascii="Trebuchet MS" w:hAnsi="Trebuchet MS"/>
                <w:sz w:val="22"/>
                <w:szCs w:val="22"/>
                <w:lang w:val="en-US"/>
              </w:rPr>
              <w:t>;</w:t>
            </w:r>
          </w:p>
          <w:p w14:paraId="6838341B" w14:textId="77777777" w:rsidR="00A97722" w:rsidRPr="00185239" w:rsidRDefault="00A97722" w:rsidP="00A97722">
            <w:pPr>
              <w:pStyle w:val="PargrafodaLista"/>
              <w:rPr>
                <w:rFonts w:ascii="Trebuchet MS" w:hAnsi="Trebuchet MS"/>
                <w:sz w:val="22"/>
                <w:szCs w:val="22"/>
                <w:lang w:val="en-US"/>
              </w:rPr>
            </w:pPr>
          </w:p>
          <w:p w14:paraId="4F33DF9A" w14:textId="77777777" w:rsidR="00A97722" w:rsidRPr="00185239" w:rsidRDefault="00A97722" w:rsidP="00215634">
            <w:pPr>
              <w:pStyle w:val="PargrafodaLista"/>
              <w:widowControl w:val="0"/>
              <w:numPr>
                <w:ilvl w:val="0"/>
                <w:numId w:val="88"/>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proof of the registration of the Fiduciary </w:t>
            </w:r>
            <w:r w:rsidR="002D6255" w:rsidRPr="00185239">
              <w:rPr>
                <w:rFonts w:ascii="Trebuchet MS" w:hAnsi="Trebuchet MS"/>
                <w:sz w:val="22"/>
                <w:szCs w:val="22"/>
                <w:lang w:val="en-US"/>
              </w:rPr>
              <w:t>Assignment</w:t>
            </w:r>
            <w:r w:rsidRPr="00185239">
              <w:rPr>
                <w:rFonts w:ascii="Trebuchet MS" w:hAnsi="Trebuchet MS"/>
                <w:sz w:val="22"/>
                <w:szCs w:val="22"/>
                <w:lang w:val="en-US"/>
              </w:rPr>
              <w:t xml:space="preserve"> </w:t>
            </w:r>
            <w:r w:rsidR="00C46563" w:rsidRPr="00185239">
              <w:rPr>
                <w:rFonts w:ascii="Trebuchet MS" w:hAnsi="Trebuchet MS"/>
                <w:sz w:val="22"/>
                <w:szCs w:val="22"/>
                <w:lang w:val="en-US"/>
              </w:rPr>
              <w:t>Agreement</w:t>
            </w:r>
            <w:r w:rsidRPr="00185239">
              <w:rPr>
                <w:rFonts w:ascii="Trebuchet MS" w:hAnsi="Trebuchet MS"/>
                <w:sz w:val="22"/>
                <w:szCs w:val="22"/>
                <w:lang w:val="en-US"/>
              </w:rPr>
              <w:t xml:space="preserve"> with the </w:t>
            </w:r>
            <w:r w:rsidR="00CC2CE9" w:rsidRPr="00185239">
              <w:rPr>
                <w:rFonts w:ascii="Trebuchet MS" w:hAnsi="Trebuchet MS"/>
                <w:sz w:val="22"/>
                <w:szCs w:val="22"/>
                <w:lang w:val="en-US"/>
              </w:rPr>
              <w:t>competent Registry of Titles and Documents</w:t>
            </w:r>
            <w:r w:rsidRPr="00185239">
              <w:rPr>
                <w:rFonts w:ascii="Trebuchet MS" w:hAnsi="Trebuchet MS"/>
                <w:sz w:val="22"/>
                <w:szCs w:val="22"/>
                <w:lang w:val="en-US"/>
              </w:rPr>
              <w:t xml:space="preserve"> of the capital city of the State of São Paulo</w:t>
            </w:r>
            <w:r w:rsidR="00CC2CE9" w:rsidRPr="00185239">
              <w:rPr>
                <w:rFonts w:ascii="Trebuchet MS" w:hAnsi="Trebuchet MS"/>
                <w:sz w:val="22"/>
                <w:szCs w:val="22"/>
                <w:lang w:val="en-US"/>
              </w:rPr>
              <w:t>;</w:t>
            </w:r>
          </w:p>
          <w:p w14:paraId="1415F116" w14:textId="77777777" w:rsidR="00355C87" w:rsidRPr="00185239" w:rsidRDefault="00355C87" w:rsidP="00215634">
            <w:pPr>
              <w:widowControl w:val="0"/>
              <w:tabs>
                <w:tab w:val="left" w:pos="709"/>
                <w:tab w:val="left" w:pos="851"/>
              </w:tabs>
              <w:spacing w:line="280" w:lineRule="exact"/>
              <w:rPr>
                <w:rFonts w:ascii="Trebuchet MS" w:hAnsi="Trebuchet MS"/>
                <w:sz w:val="22"/>
                <w:szCs w:val="22"/>
                <w:lang w:val="en-US"/>
              </w:rPr>
            </w:pPr>
          </w:p>
          <w:p w14:paraId="28CEA02D" w14:textId="77777777" w:rsidR="00CF3BCA" w:rsidRPr="00185239" w:rsidRDefault="00195F6D" w:rsidP="00CF3BCA">
            <w:pPr>
              <w:pStyle w:val="PargrafodaLista"/>
              <w:spacing w:line="280" w:lineRule="exact"/>
              <w:ind w:left="0"/>
              <w:rPr>
                <w:rFonts w:ascii="Trebuchet MS" w:hAnsi="Trebuchet MS"/>
                <w:sz w:val="22"/>
                <w:szCs w:val="22"/>
                <w:lang w:val="en-GB"/>
              </w:rPr>
            </w:pPr>
            <w:r w:rsidRPr="00185239">
              <w:rPr>
                <w:rFonts w:ascii="Trebuchet MS" w:hAnsi="Trebuchet MS"/>
                <w:sz w:val="22"/>
                <w:szCs w:val="22"/>
                <w:lang w:val="en-GB"/>
              </w:rPr>
              <w:t xml:space="preserve">(iv) proof of registration of the RCA, the Extraordinary General Meeting, and this Indenture with the JUCESP, it being understood that, should it be </w:t>
            </w:r>
            <w:r w:rsidR="00BB550B" w:rsidRPr="00185239">
              <w:rPr>
                <w:rFonts w:ascii="Trebuchet MS" w:hAnsi="Trebuchet MS"/>
                <w:sz w:val="22"/>
                <w:szCs w:val="22"/>
                <w:lang w:val="en-GB"/>
              </w:rPr>
              <w:t xml:space="preserve">proved by </w:t>
            </w:r>
            <w:r w:rsidRPr="00185239">
              <w:rPr>
                <w:rFonts w:ascii="Trebuchet MS" w:hAnsi="Trebuchet MS"/>
                <w:sz w:val="22"/>
                <w:szCs w:val="22"/>
                <w:lang w:val="en-GB"/>
              </w:rPr>
              <w:t xml:space="preserve">the Issuer </w:t>
            </w:r>
            <w:r w:rsidR="00BB550B" w:rsidRPr="00185239">
              <w:rPr>
                <w:rFonts w:ascii="Trebuchet MS" w:hAnsi="Trebuchet MS"/>
                <w:sz w:val="22"/>
                <w:szCs w:val="22"/>
                <w:lang w:val="en-GB"/>
              </w:rPr>
              <w:t>the</w:t>
            </w:r>
            <w:r w:rsidRPr="00185239">
              <w:rPr>
                <w:rFonts w:ascii="Trebuchet MS" w:hAnsi="Trebuchet MS"/>
                <w:sz w:val="22"/>
                <w:szCs w:val="22"/>
                <w:lang w:val="en-GB"/>
              </w:rPr>
              <w:t xml:space="preserve"> JUCESP’s restricted services, as a result of the Covid-19 pandemic, the protocols for the abovementioned registrations may be considered as a form of meeting this condition precedent, provided that it is proven by the </w:t>
            </w:r>
            <w:r w:rsidR="005B1B92" w:rsidRPr="00185239">
              <w:rPr>
                <w:rFonts w:ascii="Trebuchet MS" w:hAnsi="Trebuchet MS"/>
                <w:sz w:val="22"/>
                <w:szCs w:val="22"/>
                <w:lang w:val="en-GB"/>
              </w:rPr>
              <w:t>CRI</w:t>
            </w:r>
            <w:r w:rsidRPr="00185239">
              <w:rPr>
                <w:rFonts w:ascii="Trebuchet MS" w:hAnsi="Trebuchet MS"/>
                <w:sz w:val="22"/>
                <w:szCs w:val="22"/>
                <w:lang w:val="en-GB"/>
              </w:rPr>
              <w:t xml:space="preserve"> title holders by means of a declaration to such effect included in the report on the underwriting of the </w:t>
            </w:r>
            <w:r w:rsidR="005B1B92" w:rsidRPr="00185239">
              <w:rPr>
                <w:rFonts w:ascii="Trebuchet MS" w:hAnsi="Trebuchet MS"/>
                <w:sz w:val="22"/>
                <w:szCs w:val="22"/>
                <w:lang w:val="en-GB"/>
              </w:rPr>
              <w:t>CRI</w:t>
            </w:r>
            <w:r w:rsidRPr="00185239">
              <w:rPr>
                <w:rFonts w:ascii="Trebuchet MS" w:hAnsi="Trebuchet MS"/>
                <w:sz w:val="22"/>
                <w:szCs w:val="22"/>
                <w:lang w:val="en-GB"/>
              </w:rPr>
              <w:t>, it being understood that in such a hypothesis, the Issuer should deliver the proofs of the filing of the acts in question with the JUCESP to the Securitization Company and to the Fiduciary Agent within thirty (30) days of the first settlement of the Debentures;</w:t>
            </w:r>
          </w:p>
          <w:p w14:paraId="19E3A741" w14:textId="77777777" w:rsidR="00CF3BCA" w:rsidRPr="00185239" w:rsidRDefault="00CF3BCA" w:rsidP="00CF3BCA">
            <w:pPr>
              <w:pStyle w:val="PargrafodaLista"/>
              <w:spacing w:line="280" w:lineRule="exact"/>
              <w:ind w:left="0"/>
              <w:rPr>
                <w:rFonts w:ascii="Trebuchet MS" w:hAnsi="Trebuchet MS"/>
                <w:sz w:val="22"/>
                <w:szCs w:val="22"/>
                <w:lang w:val="en-GB"/>
              </w:rPr>
            </w:pPr>
          </w:p>
          <w:p w14:paraId="4D943856" w14:textId="77777777" w:rsidR="0056045A" w:rsidRPr="00185239" w:rsidRDefault="007D620A" w:rsidP="00CF3BCA">
            <w:pPr>
              <w:pStyle w:val="PargrafodaLista"/>
              <w:spacing w:line="280" w:lineRule="exact"/>
              <w:ind w:left="0"/>
              <w:rPr>
                <w:rFonts w:ascii="Trebuchet MS" w:hAnsi="Trebuchet MS"/>
                <w:sz w:val="22"/>
                <w:szCs w:val="22"/>
                <w:lang w:val="en-GB"/>
              </w:rPr>
            </w:pPr>
            <w:r w:rsidRPr="00185239">
              <w:rPr>
                <w:rFonts w:ascii="Trebuchet MS" w:hAnsi="Trebuchet MS"/>
                <w:sz w:val="22"/>
                <w:szCs w:val="22"/>
                <w:lang w:val="en-US"/>
              </w:rPr>
              <w:t xml:space="preserve">(v) </w:t>
            </w:r>
            <w:r w:rsidR="00617F8E" w:rsidRPr="00185239">
              <w:rPr>
                <w:rFonts w:ascii="Trebuchet MS" w:hAnsi="Trebuchet MS"/>
                <w:sz w:val="22"/>
                <w:szCs w:val="22"/>
                <w:lang w:val="en-US"/>
              </w:rPr>
              <w:t xml:space="preserve">proof of filing for registry of the </w:t>
            </w:r>
            <w:r w:rsidR="00EB6637" w:rsidRPr="00185239">
              <w:rPr>
                <w:rFonts w:ascii="Trebuchet MS" w:hAnsi="Trebuchet MS"/>
                <w:sz w:val="22"/>
                <w:szCs w:val="22"/>
                <w:lang w:val="en-US"/>
              </w:rPr>
              <w:t xml:space="preserve">Fiduciary Sale </w:t>
            </w:r>
            <w:r w:rsidR="00617F8E" w:rsidRPr="00185239">
              <w:rPr>
                <w:rFonts w:ascii="Trebuchet MS" w:hAnsi="Trebuchet MS"/>
                <w:sz w:val="22"/>
                <w:szCs w:val="22"/>
                <w:lang w:val="en-US"/>
              </w:rPr>
              <w:t>Agreement in the competent Real Estate Registry</w:t>
            </w:r>
            <w:r w:rsidR="00DB1FB1" w:rsidRPr="00185239">
              <w:rPr>
                <w:rFonts w:ascii="Trebuchet MS" w:hAnsi="Trebuchet MS"/>
                <w:sz w:val="22"/>
                <w:szCs w:val="22"/>
                <w:lang w:val="en-US"/>
              </w:rPr>
              <w:t>;</w:t>
            </w:r>
          </w:p>
          <w:p w14:paraId="4A421F45" w14:textId="77777777" w:rsidR="00A53C92" w:rsidRPr="00185239" w:rsidRDefault="00A53C92" w:rsidP="00215634">
            <w:pPr>
              <w:widowControl w:val="0"/>
              <w:tabs>
                <w:tab w:val="left" w:pos="709"/>
                <w:tab w:val="left" w:pos="851"/>
              </w:tabs>
              <w:spacing w:line="280" w:lineRule="exact"/>
              <w:rPr>
                <w:rFonts w:ascii="Trebuchet MS" w:hAnsi="Trebuchet MS"/>
                <w:sz w:val="22"/>
                <w:szCs w:val="22"/>
                <w:lang w:val="en-US"/>
              </w:rPr>
            </w:pPr>
          </w:p>
          <w:p w14:paraId="65B686B6" w14:textId="77777777" w:rsidR="00CF3BCA" w:rsidRPr="00185239" w:rsidRDefault="007D620A" w:rsidP="00CF3BCA">
            <w:pPr>
              <w:pStyle w:val="PargrafodaLista"/>
              <w:widowControl w:val="0"/>
              <w:tabs>
                <w:tab w:val="left" w:pos="567"/>
              </w:tabs>
              <w:spacing w:line="280" w:lineRule="exact"/>
              <w:ind w:left="0"/>
              <w:rPr>
                <w:rFonts w:ascii="Trebuchet MS" w:hAnsi="Trebuchet MS"/>
                <w:sz w:val="22"/>
                <w:szCs w:val="22"/>
                <w:lang w:val="en-US"/>
              </w:rPr>
            </w:pPr>
            <w:r w:rsidRPr="00185239">
              <w:rPr>
                <w:rFonts w:ascii="Trebuchet MS" w:hAnsi="Trebuchet MS"/>
                <w:sz w:val="22"/>
                <w:szCs w:val="22"/>
                <w:lang w:val="en-US"/>
              </w:rPr>
              <w:t xml:space="preserve">(vi) </w:t>
            </w:r>
            <w:r w:rsidR="00B80F97" w:rsidRPr="00185239">
              <w:rPr>
                <w:rFonts w:ascii="Trebuchet MS" w:hAnsi="Trebuchet MS"/>
                <w:sz w:val="22"/>
                <w:szCs w:val="22"/>
                <w:lang w:val="en-US"/>
              </w:rPr>
              <w:t xml:space="preserve">deposit </w:t>
            </w:r>
            <w:r w:rsidR="00A97722" w:rsidRPr="00185239">
              <w:rPr>
                <w:rFonts w:ascii="Trebuchet MS" w:hAnsi="Trebuchet MS"/>
                <w:sz w:val="22"/>
                <w:szCs w:val="22"/>
                <w:lang w:val="en-US"/>
              </w:rPr>
              <w:t xml:space="preserve">of the CCI </w:t>
            </w:r>
            <w:r w:rsidR="00B80F97" w:rsidRPr="00185239">
              <w:rPr>
                <w:rFonts w:ascii="Trebuchet MS" w:hAnsi="Trebuchet MS"/>
                <w:sz w:val="22"/>
                <w:szCs w:val="22"/>
                <w:lang w:val="en-US"/>
              </w:rPr>
              <w:t xml:space="preserve">in the financial liquidation registration system duly authorized by </w:t>
            </w:r>
            <w:r w:rsidR="00215634" w:rsidRPr="00185239">
              <w:rPr>
                <w:rFonts w:ascii="Trebuchet MS" w:hAnsi="Trebuchet MS"/>
                <w:sz w:val="22"/>
                <w:szCs w:val="22"/>
                <w:lang w:val="en-US"/>
              </w:rPr>
              <w:t>Central Bank of Brazil</w:t>
            </w:r>
            <w:r w:rsidR="00B80F97" w:rsidRPr="00185239">
              <w:rPr>
                <w:rFonts w:ascii="Trebuchet MS" w:hAnsi="Trebuchet MS"/>
                <w:sz w:val="22"/>
                <w:szCs w:val="22"/>
                <w:lang w:val="en-US"/>
              </w:rPr>
              <w:t>;</w:t>
            </w:r>
          </w:p>
          <w:p w14:paraId="265ADC7F" w14:textId="77777777" w:rsidR="00CF3BCA" w:rsidRPr="00185239" w:rsidRDefault="00CF3BCA" w:rsidP="00CF3BCA">
            <w:pPr>
              <w:pStyle w:val="PargrafodaLista"/>
              <w:widowControl w:val="0"/>
              <w:tabs>
                <w:tab w:val="left" w:pos="567"/>
              </w:tabs>
              <w:spacing w:line="280" w:lineRule="exact"/>
              <w:ind w:left="0"/>
              <w:rPr>
                <w:rFonts w:ascii="Trebuchet MS" w:hAnsi="Trebuchet MS"/>
                <w:sz w:val="22"/>
                <w:szCs w:val="22"/>
                <w:lang w:val="en-US"/>
              </w:rPr>
            </w:pPr>
          </w:p>
          <w:p w14:paraId="06C9A897" w14:textId="77777777" w:rsidR="0056045A" w:rsidRPr="00185239" w:rsidRDefault="007D620A" w:rsidP="00CF3BCA">
            <w:pPr>
              <w:pStyle w:val="PargrafodaLista"/>
              <w:widowControl w:val="0"/>
              <w:tabs>
                <w:tab w:val="left" w:pos="567"/>
              </w:tabs>
              <w:spacing w:line="280" w:lineRule="exact"/>
              <w:ind w:left="0"/>
              <w:rPr>
                <w:rFonts w:ascii="Trebuchet MS" w:hAnsi="Trebuchet MS"/>
                <w:sz w:val="22"/>
                <w:szCs w:val="22"/>
                <w:lang w:val="en-US"/>
              </w:rPr>
            </w:pPr>
            <w:r w:rsidRPr="00185239">
              <w:rPr>
                <w:rFonts w:ascii="Trebuchet MS" w:hAnsi="Trebuchet MS"/>
                <w:sz w:val="22"/>
                <w:szCs w:val="22"/>
                <w:lang w:val="en-US"/>
              </w:rPr>
              <w:t xml:space="preserve">(vii) </w:t>
            </w:r>
            <w:r w:rsidR="00B80F97" w:rsidRPr="00185239">
              <w:rPr>
                <w:rFonts w:ascii="Trebuchet MS" w:hAnsi="Trebuchet MS"/>
                <w:sz w:val="22"/>
                <w:szCs w:val="22"/>
                <w:lang w:val="en-US"/>
              </w:rPr>
              <w:t>registration of the Term of Securitization in the custodian institution of the CCI Indenture;</w:t>
            </w:r>
          </w:p>
          <w:p w14:paraId="01556208" w14:textId="77777777" w:rsidR="00B80F97" w:rsidRPr="00185239" w:rsidRDefault="00B80F97" w:rsidP="00215634">
            <w:pPr>
              <w:pStyle w:val="PargrafodaLista"/>
              <w:widowControl w:val="0"/>
              <w:tabs>
                <w:tab w:val="left" w:pos="709"/>
                <w:tab w:val="left" w:pos="851"/>
              </w:tabs>
              <w:spacing w:line="280" w:lineRule="exact"/>
              <w:ind w:left="0"/>
              <w:rPr>
                <w:rFonts w:ascii="Trebuchet MS" w:hAnsi="Trebuchet MS"/>
                <w:sz w:val="22"/>
                <w:szCs w:val="22"/>
                <w:lang w:val="en-US"/>
              </w:rPr>
            </w:pPr>
          </w:p>
          <w:p w14:paraId="439E70B9" w14:textId="77777777" w:rsidR="00CF3BCA" w:rsidRPr="00185239" w:rsidRDefault="007D620A" w:rsidP="00CF3BCA">
            <w:pPr>
              <w:pStyle w:val="PargrafodaLista"/>
              <w:widowControl w:val="0"/>
              <w:tabs>
                <w:tab w:val="left" w:pos="709"/>
                <w:tab w:val="left" w:pos="851"/>
              </w:tabs>
              <w:spacing w:line="280" w:lineRule="exact"/>
              <w:ind w:left="5"/>
              <w:rPr>
                <w:rFonts w:ascii="Trebuchet MS" w:hAnsi="Trebuchet MS"/>
                <w:sz w:val="22"/>
                <w:szCs w:val="22"/>
                <w:lang w:val="en-US"/>
              </w:rPr>
            </w:pPr>
            <w:r w:rsidRPr="00185239">
              <w:rPr>
                <w:rFonts w:ascii="Trebuchet MS" w:hAnsi="Trebuchet MS"/>
                <w:sz w:val="22"/>
                <w:szCs w:val="22"/>
                <w:lang w:val="en-US"/>
              </w:rPr>
              <w:lastRenderedPageBreak/>
              <w:t xml:space="preserve">(viii) </w:t>
            </w:r>
            <w:r w:rsidR="00355C87" w:rsidRPr="00185239">
              <w:rPr>
                <w:rFonts w:ascii="Trebuchet MS" w:hAnsi="Trebuchet MS"/>
                <w:sz w:val="22"/>
                <w:szCs w:val="22"/>
                <w:lang w:val="en-US"/>
              </w:rPr>
              <w:t xml:space="preserve">issuance, subscription and </w:t>
            </w:r>
            <w:r w:rsidR="00977164" w:rsidRPr="00185239">
              <w:rPr>
                <w:rFonts w:ascii="Trebuchet MS" w:hAnsi="Trebuchet MS"/>
                <w:sz w:val="22"/>
                <w:szCs w:val="22"/>
                <w:lang w:val="en-US"/>
              </w:rPr>
              <w:t xml:space="preserve">full </w:t>
            </w:r>
            <w:r w:rsidR="00355C87" w:rsidRPr="00185239">
              <w:rPr>
                <w:rFonts w:ascii="Trebuchet MS" w:hAnsi="Trebuchet MS"/>
                <w:sz w:val="22"/>
                <w:szCs w:val="22"/>
                <w:lang w:val="en-US"/>
              </w:rPr>
              <w:t>payment of the entirety of the CRIs</w:t>
            </w:r>
            <w:r w:rsidR="00977164" w:rsidRPr="00185239">
              <w:rPr>
                <w:rFonts w:ascii="Trebuchet MS" w:hAnsi="Trebuchet MS"/>
                <w:sz w:val="22"/>
                <w:szCs w:val="22"/>
                <w:lang w:val="en-US"/>
              </w:rPr>
              <w:t xml:space="preserve"> at a sum corresponding to the 1</w:t>
            </w:r>
            <w:r w:rsidR="00977164" w:rsidRPr="00185239">
              <w:rPr>
                <w:rFonts w:ascii="Trebuchet MS" w:hAnsi="Trebuchet MS"/>
                <w:sz w:val="22"/>
                <w:szCs w:val="22"/>
                <w:vertAlign w:val="superscript"/>
                <w:lang w:val="en-US"/>
              </w:rPr>
              <w:t>st</w:t>
            </w:r>
            <w:r w:rsidR="00977164" w:rsidRPr="00185239">
              <w:rPr>
                <w:rFonts w:ascii="Trebuchet MS" w:hAnsi="Trebuchet MS"/>
                <w:sz w:val="22"/>
                <w:szCs w:val="22"/>
                <w:lang w:val="en-US"/>
              </w:rPr>
              <w:t xml:space="preserve"> series of the Debentures</w:t>
            </w:r>
            <w:r w:rsidR="00DB1FB1" w:rsidRPr="00185239">
              <w:rPr>
                <w:rFonts w:ascii="Trebuchet MS" w:hAnsi="Trebuchet MS"/>
                <w:sz w:val="22"/>
                <w:szCs w:val="22"/>
                <w:lang w:val="en-US"/>
              </w:rPr>
              <w:t>;</w:t>
            </w:r>
          </w:p>
          <w:p w14:paraId="30573C4E" w14:textId="77777777" w:rsidR="00CF3BCA" w:rsidRPr="00185239" w:rsidRDefault="00CF3BCA" w:rsidP="00CF3BCA">
            <w:pPr>
              <w:pStyle w:val="PargrafodaLista"/>
              <w:widowControl w:val="0"/>
              <w:tabs>
                <w:tab w:val="left" w:pos="709"/>
                <w:tab w:val="left" w:pos="851"/>
              </w:tabs>
              <w:spacing w:line="280" w:lineRule="exact"/>
              <w:ind w:left="5"/>
              <w:rPr>
                <w:rFonts w:ascii="Trebuchet MS" w:hAnsi="Trebuchet MS"/>
                <w:sz w:val="22"/>
                <w:szCs w:val="22"/>
                <w:lang w:val="en-US"/>
              </w:rPr>
            </w:pPr>
          </w:p>
          <w:p w14:paraId="1DB14C23" w14:textId="77777777" w:rsidR="00CF3BCA" w:rsidRPr="00185239" w:rsidRDefault="007D620A" w:rsidP="00CF3BCA">
            <w:pPr>
              <w:pStyle w:val="PargrafodaLista"/>
              <w:widowControl w:val="0"/>
              <w:tabs>
                <w:tab w:val="left" w:pos="709"/>
                <w:tab w:val="left" w:pos="851"/>
              </w:tabs>
              <w:spacing w:line="280" w:lineRule="exact"/>
              <w:ind w:left="5"/>
              <w:rPr>
                <w:rFonts w:ascii="Trebuchet MS" w:hAnsi="Trebuchet MS"/>
                <w:sz w:val="22"/>
                <w:szCs w:val="22"/>
                <w:lang w:val="en-US"/>
              </w:rPr>
            </w:pPr>
            <w:r w:rsidRPr="00185239">
              <w:rPr>
                <w:rFonts w:ascii="Trebuchet MS" w:hAnsi="Trebuchet MS"/>
                <w:sz w:val="22"/>
                <w:szCs w:val="22"/>
                <w:lang w:val="en-US"/>
              </w:rPr>
              <w:t xml:space="preserve">(ix) </w:t>
            </w:r>
            <w:r w:rsidR="00B80F97" w:rsidRPr="00185239">
              <w:rPr>
                <w:rFonts w:ascii="Trebuchet MS" w:hAnsi="Trebuchet MS"/>
                <w:sz w:val="22"/>
                <w:szCs w:val="22"/>
                <w:lang w:val="en-US"/>
              </w:rPr>
              <w:t>completion of the legal audit (</w:t>
            </w:r>
            <w:r w:rsidR="00B80F97" w:rsidRPr="00185239">
              <w:rPr>
                <w:rFonts w:ascii="Trebuchet MS" w:hAnsi="Trebuchet MS"/>
                <w:i/>
                <w:iCs/>
                <w:sz w:val="22"/>
                <w:szCs w:val="22"/>
                <w:lang w:val="en-US"/>
              </w:rPr>
              <w:t xml:space="preserve">due </w:t>
            </w:r>
            <w:r w:rsidR="00B80F97" w:rsidRPr="00185239">
              <w:rPr>
                <w:rFonts w:ascii="Trebuchet MS" w:hAnsi="Trebuchet MS"/>
                <w:sz w:val="22"/>
                <w:szCs w:val="22"/>
                <w:lang w:val="en-US"/>
              </w:rPr>
              <w:t xml:space="preserve">diligence) conducted by the legal advisor of the Transaction in relation to the Issuer and to the Real Estate Collateral; </w:t>
            </w:r>
          </w:p>
          <w:p w14:paraId="35C29F5A" w14:textId="77777777" w:rsidR="00CF3BCA" w:rsidRPr="00185239" w:rsidRDefault="00CF3BCA" w:rsidP="00CF3BCA">
            <w:pPr>
              <w:pStyle w:val="PargrafodaLista"/>
              <w:widowControl w:val="0"/>
              <w:tabs>
                <w:tab w:val="left" w:pos="709"/>
                <w:tab w:val="left" w:pos="851"/>
              </w:tabs>
              <w:spacing w:line="280" w:lineRule="exact"/>
              <w:ind w:left="5"/>
              <w:rPr>
                <w:rFonts w:ascii="Trebuchet MS" w:hAnsi="Trebuchet MS"/>
                <w:sz w:val="22"/>
                <w:szCs w:val="22"/>
                <w:lang w:val="en-US"/>
              </w:rPr>
            </w:pPr>
          </w:p>
          <w:p w14:paraId="066801DC" w14:textId="77777777" w:rsidR="0056045A" w:rsidRPr="00185239" w:rsidRDefault="007D620A" w:rsidP="00CF3BCA">
            <w:pPr>
              <w:pStyle w:val="PargrafodaLista"/>
              <w:widowControl w:val="0"/>
              <w:tabs>
                <w:tab w:val="left" w:pos="709"/>
                <w:tab w:val="left" w:pos="851"/>
              </w:tabs>
              <w:spacing w:line="280" w:lineRule="exact"/>
              <w:ind w:left="5"/>
              <w:rPr>
                <w:rFonts w:ascii="Trebuchet MS" w:hAnsi="Trebuchet MS"/>
                <w:sz w:val="22"/>
                <w:szCs w:val="22"/>
                <w:lang w:val="en-US"/>
              </w:rPr>
            </w:pPr>
            <w:r w:rsidRPr="00185239">
              <w:rPr>
                <w:rFonts w:ascii="Trebuchet MS" w:hAnsi="Trebuchet MS"/>
                <w:sz w:val="22"/>
                <w:szCs w:val="22"/>
                <w:lang w:val="en-US"/>
              </w:rPr>
              <w:t xml:space="preserve">(x) </w:t>
            </w:r>
            <w:r w:rsidR="00B80F97" w:rsidRPr="00185239">
              <w:rPr>
                <w:rFonts w:ascii="Trebuchet MS" w:hAnsi="Trebuchet MS"/>
                <w:sz w:val="22"/>
                <w:szCs w:val="22"/>
                <w:lang w:val="en-US"/>
              </w:rPr>
              <w:t xml:space="preserve">receipt by the </w:t>
            </w:r>
            <w:r w:rsidR="00B32793" w:rsidRPr="00185239">
              <w:rPr>
                <w:rFonts w:ascii="Trebuchet MS" w:hAnsi="Trebuchet MS"/>
                <w:sz w:val="22"/>
                <w:szCs w:val="22"/>
                <w:lang w:val="en-US"/>
              </w:rPr>
              <w:t>Securitization Company</w:t>
            </w:r>
            <w:r w:rsidR="00B80F97" w:rsidRPr="00185239">
              <w:rPr>
                <w:rFonts w:ascii="Trebuchet MS" w:hAnsi="Trebuchet MS"/>
                <w:sz w:val="22"/>
                <w:szCs w:val="22"/>
                <w:lang w:val="en-US"/>
              </w:rPr>
              <w:t xml:space="preserve"> and by the CRI Fiduciary Agent of the </w:t>
            </w:r>
            <w:r w:rsidR="00B80F97" w:rsidRPr="00185239">
              <w:rPr>
                <w:rFonts w:ascii="Trebuchet MS" w:hAnsi="Trebuchet MS"/>
                <w:i/>
                <w:iCs/>
                <w:sz w:val="22"/>
                <w:szCs w:val="22"/>
                <w:lang w:val="en-US"/>
              </w:rPr>
              <w:t>Legal Opinion</w:t>
            </w:r>
            <w:r w:rsidR="00B80F97" w:rsidRPr="00185239">
              <w:rPr>
                <w:rFonts w:ascii="Trebuchet MS" w:hAnsi="Trebuchet MS"/>
                <w:sz w:val="22"/>
                <w:szCs w:val="22"/>
                <w:lang w:val="en-US"/>
              </w:rPr>
              <w:t xml:space="preserve"> prepared</w:t>
            </w:r>
            <w:r w:rsidR="00617F8E" w:rsidRPr="00185239">
              <w:rPr>
                <w:rFonts w:ascii="Trebuchet MS" w:hAnsi="Trebuchet MS"/>
                <w:sz w:val="22"/>
                <w:szCs w:val="22"/>
                <w:lang w:val="en-US"/>
              </w:rPr>
              <w:t xml:space="preserve"> and signed</w:t>
            </w:r>
            <w:r w:rsidR="00B80F97" w:rsidRPr="00185239">
              <w:rPr>
                <w:rFonts w:ascii="Trebuchet MS" w:hAnsi="Trebuchet MS"/>
                <w:sz w:val="22"/>
                <w:szCs w:val="22"/>
                <w:lang w:val="en-US"/>
              </w:rPr>
              <w:t xml:space="preserve"> by the Transaction</w:t>
            </w:r>
            <w:r w:rsidR="0005231E" w:rsidRPr="00185239">
              <w:rPr>
                <w:rFonts w:ascii="Trebuchet MS" w:hAnsi="Trebuchet MS"/>
                <w:sz w:val="22"/>
                <w:szCs w:val="22"/>
                <w:lang w:val="en-US"/>
              </w:rPr>
              <w:t>’</w:t>
            </w:r>
            <w:r w:rsidR="00B80F97" w:rsidRPr="00185239">
              <w:rPr>
                <w:rFonts w:ascii="Trebuchet MS" w:hAnsi="Trebuchet MS"/>
                <w:sz w:val="22"/>
                <w:szCs w:val="22"/>
                <w:lang w:val="en-US"/>
              </w:rPr>
              <w:t xml:space="preserve">s legal advisor, confirming the validity and feasibility of the Transaction Documents formalized at the time, under satisfactory terms for the </w:t>
            </w:r>
            <w:r w:rsidR="00B32793" w:rsidRPr="00185239">
              <w:rPr>
                <w:rFonts w:ascii="Trebuchet MS" w:hAnsi="Trebuchet MS"/>
                <w:sz w:val="22"/>
                <w:szCs w:val="22"/>
                <w:lang w:val="en-US"/>
              </w:rPr>
              <w:t>Securitization Company</w:t>
            </w:r>
            <w:r w:rsidR="00B80F97" w:rsidRPr="00185239">
              <w:rPr>
                <w:rFonts w:ascii="Trebuchet MS" w:hAnsi="Trebuchet MS"/>
                <w:sz w:val="22"/>
                <w:szCs w:val="22"/>
                <w:lang w:val="en-US"/>
              </w:rPr>
              <w:t xml:space="preserve">; </w:t>
            </w:r>
          </w:p>
          <w:p w14:paraId="5F1C174F" w14:textId="77777777" w:rsidR="0005231E" w:rsidRPr="00185239" w:rsidRDefault="0005231E" w:rsidP="00215634">
            <w:pPr>
              <w:pStyle w:val="PargrafodaLista"/>
              <w:spacing w:line="280" w:lineRule="exact"/>
              <w:ind w:left="0"/>
              <w:rPr>
                <w:rFonts w:ascii="Trebuchet MS" w:hAnsi="Trebuchet MS"/>
                <w:sz w:val="22"/>
                <w:szCs w:val="22"/>
                <w:lang w:val="en-US"/>
              </w:rPr>
            </w:pPr>
          </w:p>
          <w:p w14:paraId="53B708FD" w14:textId="77777777" w:rsidR="00CF3BCA" w:rsidRPr="00185239" w:rsidRDefault="007D620A">
            <w:pPr>
              <w:pStyle w:val="PargrafodaLista"/>
              <w:widowControl w:val="0"/>
              <w:tabs>
                <w:tab w:val="left" w:pos="567"/>
              </w:tabs>
              <w:spacing w:line="280" w:lineRule="exact"/>
              <w:ind w:left="0"/>
              <w:rPr>
                <w:rFonts w:ascii="Trebuchet MS" w:hAnsi="Trebuchet MS"/>
                <w:sz w:val="22"/>
                <w:szCs w:val="22"/>
                <w:lang w:val="en-US"/>
              </w:rPr>
            </w:pPr>
            <w:r w:rsidRPr="00185239">
              <w:rPr>
                <w:rFonts w:ascii="Trebuchet MS" w:hAnsi="Trebuchet MS"/>
                <w:sz w:val="22"/>
                <w:szCs w:val="22"/>
                <w:lang w:val="en-US"/>
              </w:rPr>
              <w:t xml:space="preserve">(xi) </w:t>
            </w:r>
            <w:r w:rsidR="00355C87" w:rsidRPr="00185239">
              <w:rPr>
                <w:rFonts w:ascii="Trebuchet MS" w:hAnsi="Trebuchet MS"/>
                <w:sz w:val="22"/>
                <w:szCs w:val="22"/>
                <w:lang w:val="en-US"/>
              </w:rPr>
              <w:t xml:space="preserve">the existence of enough funds for the Payment in the </w:t>
            </w:r>
            <w:r w:rsidR="00591D65" w:rsidRPr="00185239">
              <w:rPr>
                <w:rFonts w:ascii="Trebuchet MS" w:hAnsi="Trebuchet MS"/>
                <w:sz w:val="22"/>
                <w:szCs w:val="22"/>
                <w:lang w:val="en-US"/>
              </w:rPr>
              <w:t>Segregated Assets</w:t>
            </w:r>
            <w:r w:rsidR="00355C87" w:rsidRPr="00185239">
              <w:rPr>
                <w:rFonts w:ascii="Trebuchet MS" w:hAnsi="Trebuchet MS"/>
                <w:sz w:val="22"/>
                <w:szCs w:val="22"/>
                <w:lang w:val="en-US"/>
              </w:rPr>
              <w:t xml:space="preserve"> Account arising from the payment of the CRI by the CRI holders; </w:t>
            </w:r>
          </w:p>
          <w:p w14:paraId="2FE0C334" w14:textId="77777777" w:rsidR="00CF3BCA" w:rsidRPr="00185239" w:rsidRDefault="00CF3BCA" w:rsidP="00CF3BCA">
            <w:pPr>
              <w:pStyle w:val="PargrafodaLista"/>
              <w:widowControl w:val="0"/>
              <w:tabs>
                <w:tab w:val="left" w:pos="567"/>
              </w:tabs>
              <w:spacing w:line="280" w:lineRule="exact"/>
              <w:ind w:left="0"/>
              <w:rPr>
                <w:rFonts w:ascii="Trebuchet MS" w:hAnsi="Trebuchet MS"/>
                <w:sz w:val="22"/>
                <w:szCs w:val="22"/>
                <w:lang w:val="en-US"/>
              </w:rPr>
            </w:pPr>
          </w:p>
          <w:p w14:paraId="5CAD6DF1" w14:textId="77777777" w:rsidR="001B43BB" w:rsidRPr="00185239" w:rsidRDefault="007D620A" w:rsidP="001B43BB">
            <w:pPr>
              <w:pStyle w:val="PargrafodaLista"/>
              <w:widowControl w:val="0"/>
              <w:tabs>
                <w:tab w:val="left" w:pos="709"/>
                <w:tab w:val="left" w:pos="851"/>
              </w:tabs>
              <w:spacing w:line="280" w:lineRule="exact"/>
              <w:ind w:left="0"/>
              <w:rPr>
                <w:rFonts w:ascii="Trebuchet MS" w:hAnsi="Trebuchet MS"/>
                <w:sz w:val="22"/>
                <w:szCs w:val="22"/>
                <w:lang w:val="en-GB"/>
              </w:rPr>
            </w:pPr>
            <w:r w:rsidRPr="00185239">
              <w:rPr>
                <w:rFonts w:ascii="Trebuchet MS" w:hAnsi="Trebuchet MS"/>
                <w:sz w:val="22"/>
                <w:szCs w:val="22"/>
                <w:lang w:val="en-US"/>
              </w:rPr>
              <w:t xml:space="preserve">(xii) </w:t>
            </w:r>
            <w:r w:rsidR="00617F8E" w:rsidRPr="00185239">
              <w:rPr>
                <w:rFonts w:ascii="Trebuchet MS" w:hAnsi="Trebuchet MS"/>
                <w:sz w:val="22"/>
                <w:szCs w:val="22"/>
                <w:lang w:val="en-US"/>
              </w:rPr>
              <w:t>presentation by the Issuer</w:t>
            </w:r>
            <w:r w:rsidR="00ED48A4" w:rsidRPr="00185239">
              <w:rPr>
                <w:rFonts w:ascii="Trebuchet MS" w:hAnsi="Trebuchet MS"/>
                <w:sz w:val="22"/>
                <w:szCs w:val="22"/>
                <w:lang w:val="en-US"/>
              </w:rPr>
              <w:t xml:space="preserve"> of an instrument of authorization, formalized by the title holders of the</w:t>
            </w:r>
            <w:r w:rsidR="00CF3BCA" w:rsidRPr="00185239">
              <w:rPr>
                <w:rFonts w:ascii="Trebuchet MS" w:hAnsi="Trebuchet MS"/>
                <w:sz w:val="22"/>
                <w:szCs w:val="22"/>
                <w:lang w:val="en-US"/>
              </w:rPr>
              <w:t xml:space="preserve"> CRI</w:t>
            </w:r>
            <w:r w:rsidR="00ED48A4" w:rsidRPr="00185239">
              <w:rPr>
                <w:rFonts w:ascii="Trebuchet MS" w:hAnsi="Trebuchet MS"/>
                <w:sz w:val="22"/>
                <w:szCs w:val="22"/>
                <w:lang w:val="en-US"/>
              </w:rPr>
              <w:t>,</w:t>
            </w:r>
            <w:r w:rsidR="002062E6" w:rsidRPr="00185239">
              <w:rPr>
                <w:rFonts w:ascii="Trebuchet MS" w:hAnsi="Trebuchet MS"/>
                <w:sz w:val="22"/>
                <w:szCs w:val="22"/>
                <w:lang w:val="en-US"/>
              </w:rPr>
              <w:t xml:space="preserve"> </w:t>
            </w:r>
            <w:r w:rsidR="00ED48A4" w:rsidRPr="00185239">
              <w:rPr>
                <w:rFonts w:ascii="Trebuchet MS" w:hAnsi="Trebuchet MS"/>
                <w:sz w:val="22"/>
                <w:szCs w:val="22"/>
                <w:lang w:val="en-US"/>
              </w:rPr>
              <w:t>from the 76</w:t>
            </w:r>
            <w:r w:rsidR="00ED48A4" w:rsidRPr="00185239">
              <w:rPr>
                <w:rFonts w:ascii="Trebuchet MS" w:hAnsi="Trebuchet MS"/>
                <w:sz w:val="22"/>
                <w:szCs w:val="22"/>
                <w:vertAlign w:val="superscript"/>
                <w:lang w:val="en-US"/>
              </w:rPr>
              <w:t>th</w:t>
            </w:r>
            <w:r w:rsidR="00ED48A4" w:rsidRPr="00185239">
              <w:rPr>
                <w:rFonts w:ascii="Trebuchet MS" w:hAnsi="Trebuchet MS"/>
                <w:sz w:val="22"/>
                <w:szCs w:val="22"/>
                <w:lang w:val="en-US"/>
              </w:rPr>
              <w:t xml:space="preserve"> to the 217</w:t>
            </w:r>
            <w:r w:rsidR="00ED48A4" w:rsidRPr="00185239">
              <w:rPr>
                <w:rFonts w:ascii="Trebuchet MS" w:hAnsi="Trebuchet MS"/>
                <w:sz w:val="22"/>
                <w:szCs w:val="22"/>
                <w:vertAlign w:val="superscript"/>
                <w:lang w:val="en-US"/>
              </w:rPr>
              <w:t>th</w:t>
            </w:r>
            <w:r w:rsidR="00ED48A4" w:rsidRPr="00185239">
              <w:rPr>
                <w:rFonts w:ascii="Trebuchet MS" w:hAnsi="Trebuchet MS"/>
                <w:sz w:val="22"/>
                <w:szCs w:val="22"/>
                <w:lang w:val="en-US"/>
              </w:rPr>
              <w:t xml:space="preserve"> Series of the 1</w:t>
            </w:r>
            <w:r w:rsidR="00ED48A4" w:rsidRPr="00185239">
              <w:rPr>
                <w:rFonts w:ascii="Trebuchet MS" w:hAnsi="Trebuchet MS"/>
                <w:sz w:val="22"/>
                <w:szCs w:val="22"/>
                <w:vertAlign w:val="superscript"/>
                <w:lang w:val="en-US"/>
              </w:rPr>
              <w:t>st</w:t>
            </w:r>
            <w:r w:rsidR="00ED48A4" w:rsidRPr="00185239">
              <w:rPr>
                <w:rFonts w:ascii="Trebuchet MS" w:hAnsi="Trebuchet MS"/>
                <w:sz w:val="22"/>
                <w:szCs w:val="22"/>
                <w:lang w:val="en-US"/>
              </w:rPr>
              <w:t xml:space="preserve"> Issuance of the </w:t>
            </w:r>
            <w:r w:rsidR="00B32793" w:rsidRPr="00185239">
              <w:rPr>
                <w:rFonts w:ascii="Trebuchet MS" w:hAnsi="Trebuchet MS"/>
                <w:sz w:val="22"/>
                <w:szCs w:val="22"/>
                <w:lang w:val="en-US"/>
              </w:rPr>
              <w:t>Securitization Company</w:t>
            </w:r>
            <w:r w:rsidR="0016019B" w:rsidRPr="00185239">
              <w:rPr>
                <w:rFonts w:ascii="Trebuchet MS" w:hAnsi="Trebuchet MS"/>
                <w:sz w:val="22"/>
                <w:szCs w:val="22"/>
                <w:lang w:val="en-US"/>
              </w:rPr>
              <w:t xml:space="preserve"> </w:t>
            </w:r>
            <w:r w:rsidR="00617F8E" w:rsidRPr="00185239">
              <w:rPr>
                <w:rFonts w:ascii="Trebuchet MS" w:hAnsi="Trebuchet MS"/>
                <w:sz w:val="22"/>
                <w:szCs w:val="22"/>
                <w:lang w:val="en-US"/>
              </w:rPr>
              <w:t xml:space="preserve">approving the </w:t>
            </w:r>
            <w:r w:rsidR="00ED48A4" w:rsidRPr="00185239">
              <w:rPr>
                <w:rFonts w:ascii="Trebuchet MS" w:hAnsi="Trebuchet MS"/>
                <w:sz w:val="22"/>
                <w:szCs w:val="22"/>
                <w:lang w:val="en-US"/>
              </w:rPr>
              <w:t>release</w:t>
            </w:r>
            <w:r w:rsidR="00617F8E" w:rsidRPr="00185239">
              <w:rPr>
                <w:rFonts w:ascii="Trebuchet MS" w:hAnsi="Trebuchet MS"/>
                <w:sz w:val="22"/>
                <w:szCs w:val="22"/>
                <w:lang w:val="en-US"/>
              </w:rPr>
              <w:t xml:space="preserve">, without any restriction, of the guarantee existing </w:t>
            </w:r>
            <w:r w:rsidR="00977164" w:rsidRPr="00185239">
              <w:rPr>
                <w:rFonts w:ascii="Trebuchet MS" w:hAnsi="Trebuchet MS"/>
                <w:sz w:val="22"/>
                <w:szCs w:val="22"/>
                <w:lang w:val="en-US"/>
              </w:rPr>
              <w:t xml:space="preserve">on </w:t>
            </w:r>
            <w:r w:rsidR="00617F8E" w:rsidRPr="00185239">
              <w:rPr>
                <w:rFonts w:ascii="Trebuchet MS" w:hAnsi="Trebuchet MS"/>
                <w:sz w:val="22"/>
                <w:szCs w:val="22"/>
                <w:lang w:val="en-US"/>
              </w:rPr>
              <w:t xml:space="preserve">the Properties Guarantee and </w:t>
            </w:r>
            <w:r w:rsidR="00977164" w:rsidRPr="00185239">
              <w:rPr>
                <w:rFonts w:ascii="Trebuchet MS" w:hAnsi="Trebuchet MS"/>
                <w:sz w:val="22"/>
                <w:szCs w:val="22"/>
                <w:lang w:val="en-US"/>
              </w:rPr>
              <w:t xml:space="preserve">on </w:t>
            </w:r>
            <w:r w:rsidR="00617F8E" w:rsidRPr="00185239">
              <w:rPr>
                <w:rFonts w:ascii="Trebuchet MS" w:hAnsi="Trebuchet MS"/>
                <w:sz w:val="22"/>
                <w:szCs w:val="22"/>
                <w:lang w:val="en-US"/>
              </w:rPr>
              <w:t>the rights of eventual foreclosure of those properties, respectively</w:t>
            </w:r>
            <w:r w:rsidR="001B43BB" w:rsidRPr="00185239">
              <w:rPr>
                <w:rFonts w:ascii="Trebuchet MS" w:hAnsi="Trebuchet MS"/>
                <w:sz w:val="22"/>
                <w:szCs w:val="22"/>
                <w:lang w:val="en-US"/>
              </w:rPr>
              <w:t xml:space="preserve">, </w:t>
            </w:r>
            <w:r w:rsidR="001B43BB" w:rsidRPr="00185239">
              <w:rPr>
                <w:rFonts w:ascii="Trebuchet MS" w:hAnsi="Trebuchet MS"/>
                <w:sz w:val="22"/>
                <w:szCs w:val="22"/>
                <w:lang w:val="en-GB"/>
              </w:rPr>
              <w:t xml:space="preserve">it being understood that the Securitization Company will be granted the power to request of the Issuer, at any time, the presentation of the Minutes of the General Assembly of the Title Holders of the Existing RERCs, ratifying the release of the abovementioned guarantees. In this hypothesis the Issuer is required to present the duly formalized minutes in question within thirty (30) days of the date of the sending of the request by the Securitization Company, under penalty of early maturity of the Debentures; </w:t>
            </w:r>
          </w:p>
          <w:p w14:paraId="045F9E68" w14:textId="77777777" w:rsidR="00A53C92" w:rsidRPr="00185239" w:rsidRDefault="00A53C92" w:rsidP="00215634">
            <w:pPr>
              <w:pStyle w:val="PargrafodaLista"/>
              <w:widowControl w:val="0"/>
              <w:tabs>
                <w:tab w:val="left" w:pos="567"/>
              </w:tabs>
              <w:spacing w:line="280" w:lineRule="exact"/>
              <w:ind w:left="0"/>
              <w:rPr>
                <w:rFonts w:ascii="Trebuchet MS" w:hAnsi="Trebuchet MS"/>
                <w:sz w:val="22"/>
                <w:szCs w:val="22"/>
                <w:lang w:val="en-US"/>
              </w:rPr>
            </w:pPr>
          </w:p>
          <w:p w14:paraId="634CA5D0" w14:textId="77777777" w:rsidR="00CF3BCA" w:rsidRPr="00185239" w:rsidRDefault="007D620A">
            <w:pPr>
              <w:pStyle w:val="PargrafodaLista"/>
              <w:widowControl w:val="0"/>
              <w:tabs>
                <w:tab w:val="left" w:pos="567"/>
              </w:tabs>
              <w:spacing w:line="280" w:lineRule="exact"/>
              <w:ind w:left="0"/>
              <w:rPr>
                <w:rFonts w:ascii="Trebuchet MS" w:hAnsi="Trebuchet MS"/>
                <w:sz w:val="22"/>
                <w:szCs w:val="22"/>
                <w:lang w:val="en-US"/>
              </w:rPr>
            </w:pPr>
            <w:r w:rsidRPr="00185239">
              <w:rPr>
                <w:rFonts w:ascii="Trebuchet MS" w:hAnsi="Trebuchet MS"/>
                <w:sz w:val="22"/>
                <w:szCs w:val="22"/>
                <w:lang w:val="en-US"/>
              </w:rPr>
              <w:t xml:space="preserve">(xiii) </w:t>
            </w:r>
            <w:r w:rsidR="00617F8E" w:rsidRPr="00185239">
              <w:rPr>
                <w:rFonts w:ascii="Trebuchet MS" w:hAnsi="Trebuchet MS"/>
                <w:sz w:val="22"/>
                <w:szCs w:val="22"/>
                <w:lang w:val="en-US"/>
              </w:rPr>
              <w:t xml:space="preserve">reception by the </w:t>
            </w:r>
            <w:r w:rsidR="00B32793" w:rsidRPr="00185239">
              <w:rPr>
                <w:rFonts w:ascii="Trebuchet MS" w:hAnsi="Trebuchet MS"/>
                <w:sz w:val="22"/>
                <w:szCs w:val="22"/>
                <w:lang w:val="en-US"/>
              </w:rPr>
              <w:t>Securitization Company</w:t>
            </w:r>
            <w:r w:rsidR="00617F8E" w:rsidRPr="00185239">
              <w:rPr>
                <w:rFonts w:ascii="Trebuchet MS" w:hAnsi="Trebuchet MS"/>
                <w:sz w:val="22"/>
                <w:szCs w:val="22"/>
                <w:lang w:val="en-US"/>
              </w:rPr>
              <w:t xml:space="preserve"> of one physical copy and one original</w:t>
            </w:r>
            <w:r w:rsidR="00ED48A4" w:rsidRPr="00185239">
              <w:rPr>
                <w:rFonts w:ascii="Trebuchet MS" w:hAnsi="Trebuchet MS"/>
                <w:sz w:val="22"/>
                <w:szCs w:val="22"/>
                <w:lang w:val="en-US"/>
              </w:rPr>
              <w:t>, or a digital copy, as may be the case,</w:t>
            </w:r>
            <w:r w:rsidR="00617F8E" w:rsidRPr="00185239">
              <w:rPr>
                <w:rFonts w:ascii="Trebuchet MS" w:hAnsi="Trebuchet MS"/>
                <w:sz w:val="22"/>
                <w:szCs w:val="22"/>
                <w:lang w:val="en-US"/>
              </w:rPr>
              <w:t xml:space="preserve"> of each of the Transaction Documents;</w:t>
            </w:r>
            <w:r w:rsidR="00ED48A4" w:rsidRPr="00185239">
              <w:rPr>
                <w:rFonts w:ascii="Trebuchet MS" w:hAnsi="Trebuchet MS"/>
                <w:sz w:val="22"/>
                <w:szCs w:val="22"/>
                <w:lang w:val="en-US"/>
              </w:rPr>
              <w:t xml:space="preserve"> and</w:t>
            </w:r>
          </w:p>
          <w:p w14:paraId="0E8218F2" w14:textId="77777777" w:rsidR="00CF3BCA" w:rsidRPr="00185239" w:rsidRDefault="00CF3BCA" w:rsidP="00CF3BCA">
            <w:pPr>
              <w:pStyle w:val="PargrafodaLista"/>
              <w:widowControl w:val="0"/>
              <w:tabs>
                <w:tab w:val="left" w:pos="567"/>
              </w:tabs>
              <w:spacing w:line="280" w:lineRule="exact"/>
              <w:ind w:left="0"/>
              <w:rPr>
                <w:rFonts w:ascii="Trebuchet MS" w:hAnsi="Trebuchet MS"/>
                <w:sz w:val="22"/>
                <w:szCs w:val="22"/>
                <w:lang w:val="en-US"/>
              </w:rPr>
            </w:pPr>
          </w:p>
          <w:p w14:paraId="3003C379" w14:textId="77777777" w:rsidR="0056045A" w:rsidRPr="00185239" w:rsidRDefault="007D620A" w:rsidP="00CF3BCA">
            <w:pPr>
              <w:pStyle w:val="PargrafodaLista"/>
              <w:widowControl w:val="0"/>
              <w:tabs>
                <w:tab w:val="left" w:pos="567"/>
              </w:tabs>
              <w:spacing w:line="280" w:lineRule="exact"/>
              <w:ind w:left="0"/>
              <w:rPr>
                <w:rFonts w:ascii="Trebuchet MS" w:hAnsi="Trebuchet MS"/>
                <w:sz w:val="22"/>
                <w:szCs w:val="22"/>
                <w:lang w:val="en-US"/>
              </w:rPr>
            </w:pPr>
            <w:r w:rsidRPr="00185239">
              <w:rPr>
                <w:rFonts w:ascii="Trebuchet MS" w:hAnsi="Trebuchet MS"/>
                <w:sz w:val="22"/>
                <w:szCs w:val="22"/>
                <w:lang w:val="en-US"/>
              </w:rPr>
              <w:t xml:space="preserve">(xiv) </w:t>
            </w:r>
            <w:r w:rsidR="00617F8E" w:rsidRPr="00185239">
              <w:rPr>
                <w:rFonts w:ascii="Trebuchet MS" w:hAnsi="Trebuchet MS"/>
                <w:sz w:val="22"/>
                <w:szCs w:val="22"/>
                <w:lang w:val="en-US"/>
              </w:rPr>
              <w:t xml:space="preserve">presentation to the </w:t>
            </w:r>
            <w:r w:rsidR="00B32793" w:rsidRPr="00185239">
              <w:rPr>
                <w:rFonts w:ascii="Trebuchet MS" w:hAnsi="Trebuchet MS"/>
                <w:sz w:val="22"/>
                <w:szCs w:val="22"/>
                <w:lang w:val="en-US"/>
              </w:rPr>
              <w:t>Securitization Company</w:t>
            </w:r>
            <w:r w:rsidR="00617F8E" w:rsidRPr="00185239">
              <w:rPr>
                <w:rFonts w:ascii="Trebuchet MS" w:hAnsi="Trebuchet MS"/>
                <w:sz w:val="22"/>
                <w:szCs w:val="22"/>
                <w:lang w:val="en-US"/>
              </w:rPr>
              <w:t xml:space="preserve"> of one certified copy of the plowed term in the Book of Register of Nominative Debentures proving the due registry of the Debentures in </w:t>
            </w:r>
            <w:r w:rsidR="00617F8E" w:rsidRPr="00185239">
              <w:rPr>
                <w:rFonts w:ascii="Trebuchet MS" w:hAnsi="Trebuchet MS"/>
                <w:sz w:val="22"/>
                <w:szCs w:val="22"/>
                <w:lang w:val="en-US"/>
              </w:rPr>
              <w:lastRenderedPageBreak/>
              <w:t xml:space="preserve">name of the Debentures holders. </w:t>
            </w:r>
          </w:p>
          <w:p w14:paraId="1B6EBE58" w14:textId="77777777" w:rsidR="0005231E" w:rsidRPr="00185239" w:rsidRDefault="0005231E" w:rsidP="006A2E3D">
            <w:pPr>
              <w:pStyle w:val="PargrafodaLista"/>
              <w:spacing w:line="280" w:lineRule="exact"/>
              <w:rPr>
                <w:rFonts w:ascii="Trebuchet MS" w:hAnsi="Trebuchet MS"/>
                <w:sz w:val="22"/>
                <w:szCs w:val="22"/>
                <w:lang w:val="en-US"/>
              </w:rPr>
            </w:pPr>
          </w:p>
          <w:p w14:paraId="0288F117" w14:textId="77777777" w:rsidR="00617F8E" w:rsidRPr="00185239" w:rsidRDefault="00617F8E" w:rsidP="006A2E3D">
            <w:pPr>
              <w:pStyle w:val="PargrafodaLista"/>
              <w:widowControl w:val="0"/>
              <w:numPr>
                <w:ilvl w:val="3"/>
                <w:numId w:val="28"/>
              </w:numPr>
              <w:tabs>
                <w:tab w:val="left" w:pos="709"/>
                <w:tab w:val="left" w:pos="851"/>
              </w:tabs>
              <w:spacing w:line="280" w:lineRule="exact"/>
              <w:ind w:left="32" w:firstLine="0"/>
              <w:rPr>
                <w:rFonts w:ascii="Trebuchet MS" w:hAnsi="Trebuchet MS"/>
                <w:sz w:val="22"/>
                <w:szCs w:val="22"/>
                <w:lang w:val="en-US"/>
              </w:rPr>
            </w:pPr>
            <w:r w:rsidRPr="00185239">
              <w:rPr>
                <w:rFonts w:ascii="Trebuchet MS" w:hAnsi="Trebuchet MS"/>
                <w:sz w:val="22"/>
                <w:szCs w:val="22"/>
                <w:lang w:val="en-US"/>
              </w:rPr>
              <w:t xml:space="preserve">The amounts due to the liquidation of the Debentures, will be withheld in the </w:t>
            </w:r>
            <w:r w:rsidR="00591D65" w:rsidRPr="00185239">
              <w:rPr>
                <w:rFonts w:ascii="Trebuchet MS" w:hAnsi="Trebuchet MS"/>
                <w:sz w:val="22"/>
                <w:szCs w:val="22"/>
                <w:lang w:val="en-US"/>
              </w:rPr>
              <w:t>Segregated Assets</w:t>
            </w:r>
            <w:r w:rsidRPr="00185239">
              <w:rPr>
                <w:rFonts w:ascii="Trebuchet MS" w:hAnsi="Trebuchet MS"/>
                <w:sz w:val="22"/>
                <w:szCs w:val="22"/>
                <w:lang w:val="en-US"/>
              </w:rPr>
              <w:t xml:space="preserve"> Account and provided to the Issuer as following:</w:t>
            </w:r>
          </w:p>
          <w:p w14:paraId="5A95BEE5" w14:textId="77777777" w:rsidR="00617F8E" w:rsidRPr="00185239" w:rsidRDefault="00617F8E" w:rsidP="006A2E3D">
            <w:pPr>
              <w:widowControl w:val="0"/>
              <w:tabs>
                <w:tab w:val="left" w:pos="567"/>
              </w:tabs>
              <w:spacing w:line="280" w:lineRule="exact"/>
              <w:rPr>
                <w:rFonts w:ascii="Trebuchet MS" w:hAnsi="Trebuchet MS"/>
                <w:sz w:val="22"/>
                <w:szCs w:val="22"/>
                <w:lang w:val="en-US"/>
              </w:rPr>
            </w:pPr>
          </w:p>
          <w:p w14:paraId="3DC9323B" w14:textId="77777777" w:rsidR="00617F8E" w:rsidRPr="00185239" w:rsidRDefault="00617F8E" w:rsidP="006A2E3D">
            <w:pPr>
              <w:pStyle w:val="PargrafodaLista"/>
              <w:widowControl w:val="0"/>
              <w:numPr>
                <w:ilvl w:val="0"/>
                <w:numId w:val="61"/>
              </w:numPr>
              <w:tabs>
                <w:tab w:val="left" w:pos="567"/>
              </w:tabs>
              <w:spacing w:line="280" w:lineRule="exact"/>
              <w:ind w:left="32" w:firstLine="0"/>
              <w:rPr>
                <w:rFonts w:ascii="Trebuchet MS" w:hAnsi="Trebuchet MS"/>
                <w:sz w:val="22"/>
                <w:szCs w:val="22"/>
                <w:lang w:val="en-US"/>
              </w:rPr>
            </w:pPr>
            <w:r w:rsidRPr="00185239">
              <w:rPr>
                <w:rFonts w:ascii="Trebuchet MS" w:hAnsi="Trebuchet MS"/>
                <w:sz w:val="22"/>
                <w:szCs w:val="22"/>
                <w:lang w:val="en-US"/>
              </w:rPr>
              <w:t xml:space="preserve">the </w:t>
            </w:r>
            <w:r w:rsidR="00977164" w:rsidRPr="00185239">
              <w:rPr>
                <w:rFonts w:ascii="Trebuchet MS" w:hAnsi="Trebuchet MS"/>
                <w:sz w:val="22"/>
                <w:szCs w:val="22"/>
                <w:lang w:val="en-US"/>
              </w:rPr>
              <w:t xml:space="preserve">sum </w:t>
            </w:r>
            <w:r w:rsidRPr="00185239">
              <w:rPr>
                <w:rFonts w:ascii="Trebuchet MS" w:hAnsi="Trebuchet MS"/>
                <w:sz w:val="22"/>
                <w:szCs w:val="22"/>
                <w:lang w:val="en-US"/>
              </w:rPr>
              <w:t xml:space="preserve">of </w:t>
            </w:r>
            <w:r w:rsidR="009F1FC8" w:rsidRPr="00185239">
              <w:rPr>
                <w:rFonts w:ascii="Trebuchet MS" w:hAnsi="Trebuchet MS"/>
                <w:sz w:val="22"/>
                <w:szCs w:val="22"/>
                <w:lang w:val="en-US"/>
              </w:rPr>
              <w:t xml:space="preserve">two-hundred and thirteen thousand, one-hundred and sixty-eight Brazilian </w:t>
            </w:r>
            <w:proofErr w:type="spellStart"/>
            <w:r w:rsidR="009F1FC8" w:rsidRPr="00185239">
              <w:rPr>
                <w:rFonts w:ascii="Trebuchet MS" w:hAnsi="Trebuchet MS"/>
                <w:sz w:val="22"/>
                <w:szCs w:val="22"/>
                <w:lang w:val="en-US"/>
              </w:rPr>
              <w:t>Reais</w:t>
            </w:r>
            <w:proofErr w:type="spellEnd"/>
            <w:r w:rsidR="009F1FC8" w:rsidRPr="00185239">
              <w:rPr>
                <w:rFonts w:ascii="Trebuchet MS" w:hAnsi="Trebuchet MS"/>
                <w:sz w:val="22"/>
                <w:szCs w:val="22"/>
                <w:lang w:val="en-US"/>
              </w:rPr>
              <w:t xml:space="preserve"> and twenty-one cents (BRL 213,168.21)</w:t>
            </w:r>
            <w:r w:rsidR="00355C87" w:rsidRPr="00185239">
              <w:rPr>
                <w:rFonts w:ascii="Trebuchet MS" w:hAnsi="Trebuchet MS"/>
                <w:sz w:val="22"/>
                <w:szCs w:val="22"/>
                <w:lang w:val="en-US"/>
              </w:rPr>
              <w:t xml:space="preserve"> </w:t>
            </w:r>
            <w:r w:rsidRPr="00185239">
              <w:rPr>
                <w:rFonts w:ascii="Trebuchet MS" w:hAnsi="Trebuchet MS"/>
                <w:sz w:val="22"/>
                <w:szCs w:val="22"/>
                <w:lang w:val="en-US"/>
              </w:rPr>
              <w:t xml:space="preserve">equivalent to the summation of the Flat Expenses (defined below) and the necessary amount to the constitution of the Expenses Fund will be conducted by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on behalf of the Issuer, to the contractors listed in Attachment I</w:t>
            </w:r>
            <w:r w:rsidR="00E525CF" w:rsidRPr="00185239">
              <w:rPr>
                <w:rFonts w:ascii="Trebuchet MS" w:hAnsi="Trebuchet MS"/>
                <w:sz w:val="22"/>
                <w:szCs w:val="22"/>
                <w:lang w:val="en-US"/>
              </w:rPr>
              <w:t>V</w:t>
            </w:r>
            <w:r w:rsidR="005151CF" w:rsidRPr="00185239">
              <w:rPr>
                <w:rFonts w:ascii="Trebuchet MS" w:hAnsi="Trebuchet MS"/>
                <w:sz w:val="22"/>
                <w:szCs w:val="22"/>
                <w:lang w:val="en-US"/>
              </w:rPr>
              <w:t xml:space="preserve"> and withheld in the </w:t>
            </w:r>
            <w:r w:rsidR="005A113F" w:rsidRPr="00185239">
              <w:rPr>
                <w:rFonts w:ascii="Trebuchet MS" w:hAnsi="Trebuchet MS"/>
                <w:sz w:val="22"/>
                <w:szCs w:val="22"/>
                <w:lang w:val="en-US"/>
              </w:rPr>
              <w:t>Segregated Assets</w:t>
            </w:r>
            <w:r w:rsidRPr="00185239">
              <w:rPr>
                <w:rFonts w:ascii="Trebuchet MS" w:hAnsi="Trebuchet MS"/>
                <w:sz w:val="22"/>
                <w:szCs w:val="22"/>
                <w:lang w:val="en-US"/>
              </w:rPr>
              <w:t xml:space="preserve"> Account, respectively, within </w:t>
            </w:r>
            <w:r w:rsidR="00355C87" w:rsidRPr="00185239">
              <w:rPr>
                <w:rFonts w:ascii="Trebuchet MS" w:hAnsi="Trebuchet MS"/>
                <w:sz w:val="22"/>
                <w:szCs w:val="22"/>
                <w:lang w:val="en-US"/>
              </w:rPr>
              <w:t xml:space="preserve">one (1) </w:t>
            </w:r>
            <w:r w:rsidRPr="00185239">
              <w:rPr>
                <w:rFonts w:ascii="Trebuchet MS" w:hAnsi="Trebuchet MS"/>
                <w:sz w:val="22"/>
                <w:szCs w:val="22"/>
                <w:lang w:val="en-US"/>
              </w:rPr>
              <w:t xml:space="preserve">Business Day from the </w:t>
            </w:r>
            <w:r w:rsidR="00AE686A" w:rsidRPr="00185239">
              <w:rPr>
                <w:rFonts w:ascii="Trebuchet MS" w:hAnsi="Trebuchet MS"/>
                <w:sz w:val="22"/>
                <w:szCs w:val="22"/>
                <w:lang w:val="en-GB"/>
              </w:rPr>
              <w:t>first funding date of the CRI</w:t>
            </w:r>
            <w:r w:rsidRPr="00185239">
              <w:rPr>
                <w:rFonts w:ascii="Trebuchet MS" w:hAnsi="Trebuchet MS"/>
                <w:sz w:val="22"/>
                <w:szCs w:val="22"/>
                <w:lang w:val="en-US"/>
              </w:rPr>
              <w:t>; and</w:t>
            </w:r>
          </w:p>
          <w:p w14:paraId="6A98E682" w14:textId="77777777" w:rsidR="00617F8E" w:rsidRPr="00185239" w:rsidRDefault="00617F8E" w:rsidP="006A2E3D">
            <w:pPr>
              <w:pStyle w:val="PargrafodaLista"/>
              <w:widowControl w:val="0"/>
              <w:tabs>
                <w:tab w:val="left" w:pos="567"/>
              </w:tabs>
              <w:spacing w:line="280" w:lineRule="exact"/>
              <w:ind w:left="32"/>
              <w:rPr>
                <w:rFonts w:ascii="Trebuchet MS" w:hAnsi="Trebuchet MS"/>
                <w:sz w:val="22"/>
                <w:szCs w:val="22"/>
                <w:lang w:val="en-US"/>
              </w:rPr>
            </w:pPr>
          </w:p>
          <w:p w14:paraId="06D00AB5" w14:textId="77777777" w:rsidR="00617F8E" w:rsidRPr="00185239" w:rsidRDefault="00617F8E" w:rsidP="006A2E3D">
            <w:pPr>
              <w:pStyle w:val="PargrafodaLista"/>
              <w:widowControl w:val="0"/>
              <w:numPr>
                <w:ilvl w:val="0"/>
                <w:numId w:val="61"/>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remaining amount, will be </w:t>
            </w:r>
            <w:r w:rsidR="003C505F" w:rsidRPr="00185239">
              <w:rPr>
                <w:rFonts w:ascii="Trebuchet MS" w:hAnsi="Trebuchet MS"/>
                <w:sz w:val="22"/>
                <w:szCs w:val="22"/>
                <w:lang w:val="en-US"/>
              </w:rPr>
              <w:t>released</w:t>
            </w:r>
            <w:r w:rsidR="00977164" w:rsidRPr="00185239">
              <w:rPr>
                <w:rFonts w:ascii="Trebuchet MS" w:hAnsi="Trebuchet MS"/>
                <w:sz w:val="22"/>
                <w:szCs w:val="22"/>
                <w:lang w:val="en-US"/>
              </w:rPr>
              <w:t xml:space="preserve"> </w:t>
            </w:r>
            <w:r w:rsidRPr="00185239">
              <w:rPr>
                <w:rFonts w:ascii="Trebuchet MS" w:hAnsi="Trebuchet MS"/>
                <w:sz w:val="22"/>
                <w:szCs w:val="22"/>
                <w:lang w:val="en-US"/>
              </w:rPr>
              <w:t xml:space="preserve">to the Issuer within </w:t>
            </w:r>
            <w:r w:rsidR="00355C87" w:rsidRPr="00185239">
              <w:rPr>
                <w:rFonts w:ascii="Trebuchet MS" w:hAnsi="Trebuchet MS"/>
                <w:sz w:val="22"/>
                <w:szCs w:val="22"/>
                <w:lang w:val="en-US"/>
              </w:rPr>
              <w:t>one</w:t>
            </w:r>
            <w:r w:rsidRPr="00185239">
              <w:rPr>
                <w:rFonts w:ascii="Trebuchet MS" w:hAnsi="Trebuchet MS"/>
                <w:sz w:val="22"/>
                <w:szCs w:val="22"/>
                <w:lang w:val="en-US"/>
              </w:rPr>
              <w:t xml:space="preserve"> </w:t>
            </w:r>
            <w:r w:rsidR="00355C87" w:rsidRPr="00185239">
              <w:rPr>
                <w:rFonts w:ascii="Trebuchet MS" w:hAnsi="Trebuchet MS"/>
                <w:sz w:val="22"/>
                <w:szCs w:val="22"/>
                <w:lang w:val="en-US"/>
              </w:rPr>
              <w:t xml:space="preserve">(1) </w:t>
            </w:r>
            <w:r w:rsidRPr="00185239">
              <w:rPr>
                <w:rFonts w:ascii="Trebuchet MS" w:hAnsi="Trebuchet MS"/>
                <w:sz w:val="22"/>
                <w:szCs w:val="22"/>
                <w:lang w:val="en-US"/>
              </w:rPr>
              <w:t xml:space="preserve">Business Day </w:t>
            </w:r>
            <w:r w:rsidR="00ED48A4" w:rsidRPr="00185239">
              <w:rPr>
                <w:rFonts w:ascii="Trebuchet MS" w:hAnsi="Trebuchet MS"/>
                <w:sz w:val="22"/>
                <w:szCs w:val="22"/>
                <w:lang w:val="en-US"/>
              </w:rPr>
              <w:t xml:space="preserve">of </w:t>
            </w:r>
            <w:r w:rsidRPr="00185239">
              <w:rPr>
                <w:rFonts w:ascii="Trebuchet MS" w:hAnsi="Trebuchet MS"/>
                <w:sz w:val="22"/>
                <w:szCs w:val="22"/>
                <w:lang w:val="en-US"/>
              </w:rPr>
              <w:t xml:space="preserve">the date of presentation by the Issuer to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of the proof of the registration value of the </w:t>
            </w:r>
            <w:r w:rsidR="00EB6637" w:rsidRPr="00185239">
              <w:rPr>
                <w:rFonts w:ascii="Trebuchet MS" w:hAnsi="Trebuchet MS"/>
                <w:sz w:val="22"/>
                <w:szCs w:val="22"/>
                <w:lang w:val="en-US"/>
              </w:rPr>
              <w:t xml:space="preserve">Fiduciary Sale </w:t>
            </w:r>
            <w:r w:rsidR="00ED48A4" w:rsidRPr="00185239">
              <w:rPr>
                <w:rFonts w:ascii="Trebuchet MS" w:hAnsi="Trebuchet MS"/>
                <w:sz w:val="22"/>
                <w:szCs w:val="22"/>
                <w:lang w:val="en-US"/>
              </w:rPr>
              <w:t xml:space="preserve">of Real Estate </w:t>
            </w:r>
            <w:r w:rsidRPr="00185239">
              <w:rPr>
                <w:rFonts w:ascii="Trebuchet MS" w:hAnsi="Trebuchet MS"/>
                <w:sz w:val="22"/>
                <w:szCs w:val="22"/>
                <w:lang w:val="en-US"/>
              </w:rPr>
              <w:t>Agreement with the Real Estate Registry</w:t>
            </w:r>
            <w:r w:rsidR="00640E64" w:rsidRPr="00185239">
              <w:rPr>
                <w:rFonts w:ascii="Trebuchet MS" w:hAnsi="Trebuchet MS"/>
                <w:sz w:val="22"/>
                <w:szCs w:val="22"/>
                <w:lang w:val="en-US"/>
              </w:rPr>
              <w:t xml:space="preserve"> (“Condition Precedent</w:t>
            </w:r>
            <w:r w:rsidR="00FF4C39" w:rsidRPr="00185239">
              <w:rPr>
                <w:rFonts w:ascii="Trebuchet MS" w:hAnsi="Trebuchet MS"/>
                <w:sz w:val="22"/>
                <w:szCs w:val="22"/>
                <w:lang w:val="en-US"/>
              </w:rPr>
              <w:t xml:space="preserve"> for Disbursement</w:t>
            </w:r>
            <w:r w:rsidR="00640E64" w:rsidRPr="00185239">
              <w:rPr>
                <w:rFonts w:ascii="Trebuchet MS" w:hAnsi="Trebuchet MS"/>
                <w:sz w:val="22"/>
                <w:szCs w:val="22"/>
                <w:lang w:val="en-US"/>
              </w:rPr>
              <w:t xml:space="preserve">”), through the transfer of such funds to the bank account </w:t>
            </w:r>
            <w:r w:rsidR="00355C87" w:rsidRPr="00185239">
              <w:rPr>
                <w:rFonts w:ascii="Trebuchet MS" w:hAnsi="Trebuchet MS"/>
                <w:sz w:val="22"/>
                <w:szCs w:val="22"/>
                <w:lang w:val="en-US"/>
              </w:rPr>
              <w:t>to be provided by the Issuer</w:t>
            </w:r>
            <w:r w:rsidR="00640E64" w:rsidRPr="00185239">
              <w:rPr>
                <w:rFonts w:ascii="Trebuchet MS" w:hAnsi="Trebuchet MS"/>
                <w:sz w:val="22"/>
                <w:szCs w:val="22"/>
                <w:lang w:val="en-US"/>
              </w:rPr>
              <w:t xml:space="preserve"> (“</w:t>
            </w:r>
            <w:r w:rsidR="00640E64" w:rsidRPr="00185239">
              <w:rPr>
                <w:rFonts w:ascii="Trebuchet MS" w:hAnsi="Trebuchet MS"/>
                <w:sz w:val="22"/>
                <w:szCs w:val="22"/>
                <w:u w:val="single"/>
                <w:lang w:val="en-US"/>
              </w:rPr>
              <w:t>Issuer Bank Account</w:t>
            </w:r>
            <w:r w:rsidR="00640E64" w:rsidRPr="00185239">
              <w:rPr>
                <w:rFonts w:ascii="Trebuchet MS" w:hAnsi="Trebuchet MS"/>
                <w:sz w:val="22"/>
                <w:szCs w:val="22"/>
                <w:lang w:val="en-US"/>
              </w:rPr>
              <w:t>”)</w:t>
            </w:r>
            <w:r w:rsidRPr="00185239">
              <w:rPr>
                <w:rFonts w:ascii="Trebuchet MS" w:hAnsi="Trebuchet MS"/>
                <w:sz w:val="22"/>
                <w:szCs w:val="22"/>
                <w:lang w:val="en-US"/>
              </w:rPr>
              <w:t xml:space="preserve">. </w:t>
            </w:r>
          </w:p>
          <w:p w14:paraId="7637706E" w14:textId="77777777" w:rsidR="0005231E" w:rsidRPr="00185239" w:rsidRDefault="0005231E" w:rsidP="006A2E3D">
            <w:pPr>
              <w:pStyle w:val="PargrafodaLista"/>
              <w:spacing w:line="280" w:lineRule="exact"/>
              <w:rPr>
                <w:rFonts w:ascii="Trebuchet MS" w:hAnsi="Trebuchet MS"/>
                <w:sz w:val="22"/>
                <w:szCs w:val="22"/>
                <w:lang w:val="en-US"/>
              </w:rPr>
            </w:pPr>
          </w:p>
          <w:p w14:paraId="47E13262" w14:textId="77777777" w:rsidR="00617F8E" w:rsidRPr="00185239" w:rsidRDefault="00617F8E" w:rsidP="006A2E3D">
            <w:pPr>
              <w:pStyle w:val="PargrafodaLista"/>
              <w:widowControl w:val="0"/>
              <w:numPr>
                <w:ilvl w:val="2"/>
                <w:numId w:val="28"/>
              </w:numPr>
              <w:tabs>
                <w:tab w:val="left" w:pos="709"/>
                <w:tab w:val="left" w:pos="851"/>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amount due to the payment of the Debentures and the Expenses Fund while withheld in the </w:t>
            </w:r>
            <w:r w:rsidR="007B1AFF" w:rsidRPr="00185239">
              <w:rPr>
                <w:rFonts w:ascii="Trebuchet MS" w:hAnsi="Trebuchet MS"/>
                <w:sz w:val="22"/>
                <w:szCs w:val="22"/>
                <w:lang w:val="en-US"/>
              </w:rPr>
              <w:t>Segregated Assets</w:t>
            </w:r>
            <w:r w:rsidRPr="00185239">
              <w:rPr>
                <w:rFonts w:ascii="Trebuchet MS" w:hAnsi="Trebuchet MS"/>
                <w:sz w:val="22"/>
                <w:szCs w:val="22"/>
                <w:lang w:val="en-US"/>
              </w:rPr>
              <w:t xml:space="preserve"> Account shall be applied in: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xml:space="preserve">) Certificates or Receipts of Bank Deposits or other daily liquidity private credit issued by </w:t>
            </w:r>
            <w:proofErr w:type="spellStart"/>
            <w:r w:rsidRPr="00185239">
              <w:rPr>
                <w:rFonts w:ascii="Trebuchet MS" w:hAnsi="Trebuchet MS"/>
                <w:sz w:val="22"/>
                <w:szCs w:val="22"/>
                <w:lang w:val="en-US"/>
              </w:rPr>
              <w:t>Itaú</w:t>
            </w:r>
            <w:proofErr w:type="spellEnd"/>
            <w:r w:rsidRPr="00185239">
              <w:rPr>
                <w:rFonts w:ascii="Trebuchet MS" w:hAnsi="Trebuchet MS"/>
                <w:sz w:val="22"/>
                <w:szCs w:val="22"/>
                <w:lang w:val="en-US"/>
              </w:rPr>
              <w:t xml:space="preserve"> </w:t>
            </w:r>
            <w:proofErr w:type="spellStart"/>
            <w:r w:rsidRPr="00185239">
              <w:rPr>
                <w:rFonts w:ascii="Trebuchet MS" w:hAnsi="Trebuchet MS"/>
                <w:sz w:val="22"/>
                <w:szCs w:val="22"/>
                <w:lang w:val="en-US"/>
              </w:rPr>
              <w:t>Unibanco</w:t>
            </w:r>
            <w:proofErr w:type="spellEnd"/>
            <w:r w:rsidRPr="00185239">
              <w:rPr>
                <w:rFonts w:ascii="Trebuchet MS" w:hAnsi="Trebuchet MS"/>
                <w:sz w:val="22"/>
                <w:szCs w:val="22"/>
                <w:lang w:val="en-US"/>
              </w:rPr>
              <w:t xml:space="preserve"> S.A.: or, yet. (ii) short-term federal government bonds indexed to the CDI (“</w:t>
            </w:r>
            <w:r w:rsidRPr="00185239">
              <w:rPr>
                <w:rFonts w:ascii="Trebuchet MS" w:hAnsi="Trebuchet MS"/>
                <w:sz w:val="22"/>
                <w:szCs w:val="22"/>
                <w:u w:val="single"/>
                <w:lang w:val="en-US"/>
              </w:rPr>
              <w:t>Allowed Investments</w:t>
            </w:r>
            <w:r w:rsidRPr="00185239">
              <w:rPr>
                <w:rFonts w:ascii="Trebuchet MS" w:hAnsi="Trebuchet MS"/>
                <w:sz w:val="22"/>
                <w:szCs w:val="22"/>
                <w:lang w:val="en-US"/>
              </w:rPr>
              <w:t xml:space="preserve">”), with certainty that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as well as its respective directors, employees or agents will not be any responsibility regarding any eventual prejudices, claims, demands, damages, taxes, or expenses resulting from applications in such investments, including inter alia, any responsibility for delays (not resulting from deliberate transgression) in the investment, reinvestment or liquidation of the referred investments, or any loss of profits due to those delays, except those due to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its directors, employees or agents intent and / or guilt. All taxes, fees and </w:t>
            </w:r>
            <w:r w:rsidRPr="00185239">
              <w:rPr>
                <w:rFonts w:ascii="Trebuchet MS" w:hAnsi="Trebuchet MS"/>
                <w:sz w:val="22"/>
                <w:szCs w:val="22"/>
                <w:lang w:val="en-US"/>
              </w:rPr>
              <w:lastRenderedPageBreak/>
              <w:t>contributions levied on Allowed Investments will be borne by the Issuer.</w:t>
            </w:r>
            <w:r w:rsidRPr="00185239">
              <w:rPr>
                <w:rFonts w:ascii="Trebuchet MS" w:hAnsi="Trebuchet MS" w:cs="Courier New"/>
                <w:sz w:val="22"/>
                <w:szCs w:val="22"/>
                <w:lang w:val="en-US"/>
              </w:rPr>
              <w:t xml:space="preserve"> </w:t>
            </w:r>
            <w:r w:rsidRPr="00185239">
              <w:rPr>
                <w:rFonts w:ascii="Trebuchet MS" w:hAnsi="Trebuchet MS"/>
                <w:sz w:val="22"/>
                <w:szCs w:val="22"/>
                <w:lang w:val="en-US"/>
              </w:rPr>
              <w:t xml:space="preserve">All income and resources transferred by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to the </w:t>
            </w:r>
            <w:proofErr w:type="gramStart"/>
            <w:r w:rsidRPr="00185239">
              <w:rPr>
                <w:rFonts w:ascii="Trebuchet MS" w:hAnsi="Trebuchet MS"/>
                <w:sz w:val="22"/>
                <w:szCs w:val="22"/>
                <w:lang w:val="en-US"/>
              </w:rPr>
              <w:t>Issuer,</w:t>
            </w:r>
            <w:proofErr w:type="gramEnd"/>
            <w:r w:rsidRPr="00185239">
              <w:rPr>
                <w:rFonts w:ascii="Trebuchet MS" w:hAnsi="Trebuchet MS"/>
                <w:sz w:val="22"/>
                <w:szCs w:val="22"/>
                <w:lang w:val="en-US"/>
              </w:rPr>
              <w:t xml:space="preserve"> will be realized with income free of taxes, except for the tax benefits of this income to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w:t>
            </w:r>
          </w:p>
          <w:p w14:paraId="2556AE59" w14:textId="77777777" w:rsidR="00617F8E" w:rsidRPr="00185239" w:rsidRDefault="00617F8E" w:rsidP="006A2E3D">
            <w:pPr>
              <w:widowControl w:val="0"/>
              <w:tabs>
                <w:tab w:val="left" w:pos="709"/>
                <w:tab w:val="left" w:pos="5245"/>
              </w:tabs>
              <w:spacing w:line="280" w:lineRule="exact"/>
              <w:rPr>
                <w:rFonts w:ascii="Trebuchet MS" w:hAnsi="Trebuchet MS"/>
                <w:sz w:val="22"/>
                <w:szCs w:val="22"/>
                <w:lang w:val="en-US"/>
              </w:rPr>
            </w:pPr>
          </w:p>
          <w:p w14:paraId="096B5085" w14:textId="77777777" w:rsidR="004550F4" w:rsidRPr="00185239" w:rsidRDefault="00DB1FB1" w:rsidP="006A2E3D">
            <w:pPr>
              <w:widowControl w:val="0"/>
              <w:tabs>
                <w:tab w:val="left" w:pos="567"/>
              </w:tabs>
              <w:spacing w:line="280" w:lineRule="exact"/>
              <w:rPr>
                <w:rFonts w:ascii="Trebuchet MS" w:hAnsi="Trebuchet MS"/>
                <w:sz w:val="22"/>
                <w:szCs w:val="22"/>
                <w:lang w:val="en-US"/>
              </w:rPr>
            </w:pPr>
            <w:r w:rsidRPr="00185239">
              <w:rPr>
                <w:rFonts w:ascii="Trebuchet MS" w:hAnsi="Trebuchet MS"/>
                <w:sz w:val="22"/>
                <w:szCs w:val="22"/>
                <w:lang w:val="en-US"/>
              </w:rPr>
              <w:t>4.7.3</w:t>
            </w:r>
            <w:r w:rsidR="00CC2CE9" w:rsidRPr="00185239">
              <w:rPr>
                <w:rFonts w:ascii="Trebuchet MS" w:hAnsi="Trebuchet MS"/>
                <w:sz w:val="22"/>
                <w:szCs w:val="22"/>
                <w:lang w:val="en-US"/>
              </w:rPr>
              <w:t>.</w:t>
            </w:r>
            <w:r w:rsidRPr="00185239">
              <w:rPr>
                <w:rFonts w:ascii="Trebuchet MS" w:hAnsi="Trebuchet MS"/>
                <w:sz w:val="22"/>
                <w:szCs w:val="22"/>
                <w:lang w:val="en-US"/>
              </w:rPr>
              <w:t xml:space="preserve">   </w:t>
            </w:r>
            <w:r w:rsidR="00C94A0A" w:rsidRPr="00185239">
              <w:rPr>
                <w:rFonts w:ascii="Trebuchet MS" w:hAnsi="Trebuchet MS"/>
                <w:sz w:val="22"/>
                <w:szCs w:val="22"/>
                <w:lang w:val="en-US"/>
              </w:rPr>
              <w:t>If the Conditions</w:t>
            </w:r>
            <w:r w:rsidR="00B639BD" w:rsidRPr="00185239">
              <w:rPr>
                <w:rFonts w:ascii="Trebuchet MS" w:hAnsi="Trebuchet MS"/>
                <w:sz w:val="22"/>
                <w:szCs w:val="22"/>
                <w:lang w:val="en-US"/>
              </w:rPr>
              <w:t xml:space="preserve"> </w:t>
            </w:r>
            <w:r w:rsidR="0054221E" w:rsidRPr="00185239">
              <w:rPr>
                <w:rFonts w:ascii="Trebuchet MS" w:hAnsi="Trebuchet MS"/>
                <w:sz w:val="22"/>
                <w:szCs w:val="22"/>
                <w:lang w:val="en-US"/>
              </w:rPr>
              <w:t>Preceden</w:t>
            </w:r>
            <w:r w:rsidR="004304B1" w:rsidRPr="00185239">
              <w:rPr>
                <w:rFonts w:ascii="Trebuchet MS" w:hAnsi="Trebuchet MS"/>
                <w:sz w:val="22"/>
                <w:szCs w:val="22"/>
                <w:lang w:val="en-US"/>
              </w:rPr>
              <w:t>t</w:t>
            </w:r>
            <w:r w:rsidR="00355C87" w:rsidRPr="00185239">
              <w:rPr>
                <w:rFonts w:ascii="Trebuchet MS" w:hAnsi="Trebuchet MS"/>
                <w:sz w:val="22"/>
                <w:szCs w:val="22"/>
                <w:lang w:val="en-US"/>
              </w:rPr>
              <w:t xml:space="preserve"> </w:t>
            </w:r>
            <w:r w:rsidR="00FF4C39" w:rsidRPr="00185239">
              <w:rPr>
                <w:rFonts w:ascii="Trebuchet MS" w:hAnsi="Trebuchet MS"/>
                <w:sz w:val="22"/>
                <w:szCs w:val="22"/>
                <w:lang w:val="en-US"/>
              </w:rPr>
              <w:t>to Funding</w:t>
            </w:r>
            <w:r w:rsidR="00C94A0A" w:rsidRPr="00185239">
              <w:rPr>
                <w:rFonts w:ascii="Trebuchet MS" w:hAnsi="Trebuchet MS"/>
                <w:sz w:val="22"/>
                <w:szCs w:val="22"/>
                <w:lang w:val="en-US"/>
              </w:rPr>
              <w:t xml:space="preserve"> are not complied with in up to sixty (60) days as of the Date of Issuance, in a way that no payment has occurred,</w:t>
            </w:r>
            <w:r w:rsidR="00355C87" w:rsidRPr="00185239">
              <w:rPr>
                <w:rFonts w:ascii="Trebuchet MS" w:hAnsi="Trebuchet MS"/>
                <w:sz w:val="22"/>
                <w:szCs w:val="22"/>
                <w:lang w:val="en-US"/>
              </w:rPr>
              <w:t xml:space="preserve"> and observing the provisions in the final part of this section 4.7.3,</w:t>
            </w:r>
            <w:r w:rsidR="00C94A0A" w:rsidRPr="00185239">
              <w:rPr>
                <w:rFonts w:ascii="Trebuchet MS" w:hAnsi="Trebuchet MS"/>
                <w:sz w:val="22"/>
                <w:szCs w:val="22"/>
                <w:lang w:val="en-US"/>
              </w:rPr>
              <w:t xml:space="preserve"> the </w:t>
            </w:r>
            <w:r w:rsidR="00B32793" w:rsidRPr="00185239">
              <w:rPr>
                <w:rFonts w:ascii="Trebuchet MS" w:hAnsi="Trebuchet MS"/>
                <w:sz w:val="22"/>
                <w:szCs w:val="22"/>
                <w:lang w:val="en-US"/>
              </w:rPr>
              <w:t>Securitization Company</w:t>
            </w:r>
            <w:r w:rsidR="00C94A0A" w:rsidRPr="00185239">
              <w:rPr>
                <w:rFonts w:ascii="Trebuchet MS" w:hAnsi="Trebuchet MS"/>
                <w:sz w:val="22"/>
                <w:szCs w:val="22"/>
                <w:lang w:val="en-US"/>
              </w:rPr>
              <w:t xml:space="preserve"> is automatically relieved from the obligation of payment provided for above, making this Indenture null and void, with the parties returning to the </w:t>
            </w:r>
            <w:r w:rsidR="00C94A0A" w:rsidRPr="00185239">
              <w:rPr>
                <w:rFonts w:ascii="Trebuchet MS" w:hAnsi="Trebuchet MS"/>
                <w:i/>
                <w:sz w:val="22"/>
                <w:szCs w:val="22"/>
                <w:lang w:val="en-US"/>
              </w:rPr>
              <w:t>status quo ante</w:t>
            </w:r>
            <w:r w:rsidR="00C94A0A" w:rsidRPr="00185239">
              <w:rPr>
                <w:rFonts w:ascii="Trebuchet MS" w:hAnsi="Trebuchet MS"/>
                <w:sz w:val="22"/>
                <w:szCs w:val="22"/>
                <w:lang w:val="en-US"/>
              </w:rPr>
              <w:t xml:space="preserve">, with no entitlement of the Parties for indemnification or reimbursement of any kind, except for </w:t>
            </w:r>
            <w:r w:rsidR="00355C87" w:rsidRPr="00185239">
              <w:rPr>
                <w:rFonts w:ascii="Trebuchet MS" w:hAnsi="Trebuchet MS"/>
                <w:sz w:val="22"/>
                <w:szCs w:val="22"/>
                <w:lang w:val="en-US"/>
              </w:rPr>
              <w:t>(</w:t>
            </w:r>
            <w:proofErr w:type="spellStart"/>
            <w:r w:rsidR="00355C87" w:rsidRPr="00185239">
              <w:rPr>
                <w:rFonts w:ascii="Trebuchet MS" w:hAnsi="Trebuchet MS"/>
                <w:sz w:val="22"/>
                <w:szCs w:val="22"/>
                <w:lang w:val="en-US"/>
              </w:rPr>
              <w:t>i</w:t>
            </w:r>
            <w:proofErr w:type="spellEnd"/>
            <w:r w:rsidR="00355C87" w:rsidRPr="00185239">
              <w:rPr>
                <w:rFonts w:ascii="Trebuchet MS" w:hAnsi="Trebuchet MS"/>
                <w:sz w:val="22"/>
                <w:szCs w:val="22"/>
                <w:lang w:val="en-US"/>
              </w:rPr>
              <w:t xml:space="preserve">) </w:t>
            </w:r>
            <w:r w:rsidR="00C94A0A" w:rsidRPr="00185239">
              <w:rPr>
                <w:rFonts w:ascii="Trebuchet MS" w:hAnsi="Trebuchet MS"/>
                <w:sz w:val="22"/>
                <w:szCs w:val="22"/>
                <w:lang w:val="en-US"/>
              </w:rPr>
              <w:t>the obligations assumed in agreements specifically signed</w:t>
            </w:r>
            <w:r w:rsidR="00355C87" w:rsidRPr="00185239">
              <w:rPr>
                <w:rFonts w:ascii="Trebuchet MS" w:hAnsi="Trebuchet MS"/>
                <w:sz w:val="22"/>
                <w:szCs w:val="22"/>
                <w:lang w:val="en-US"/>
              </w:rPr>
              <w:t xml:space="preserve"> by the Issuer with the contractors related to the Issuance</w:t>
            </w:r>
            <w:r w:rsidR="00C94A0A" w:rsidRPr="00185239">
              <w:rPr>
                <w:rFonts w:ascii="Trebuchet MS" w:hAnsi="Trebuchet MS"/>
                <w:sz w:val="22"/>
                <w:szCs w:val="22"/>
                <w:lang w:val="en-US"/>
              </w:rPr>
              <w:t xml:space="preserve">, which contain this regulation and </w:t>
            </w:r>
            <w:r w:rsidR="00355C87" w:rsidRPr="00185239">
              <w:rPr>
                <w:rFonts w:ascii="Trebuchet MS" w:hAnsi="Trebuchet MS"/>
                <w:sz w:val="22"/>
                <w:szCs w:val="22"/>
                <w:lang w:val="en-US"/>
              </w:rPr>
              <w:t xml:space="preserve">(ii) </w:t>
            </w:r>
            <w:r w:rsidR="00C94A0A" w:rsidRPr="00185239">
              <w:rPr>
                <w:rFonts w:ascii="Trebuchet MS" w:hAnsi="Trebuchet MS"/>
                <w:sz w:val="22"/>
                <w:szCs w:val="22"/>
                <w:lang w:val="en-US"/>
              </w:rPr>
              <w:t xml:space="preserve">for the reimbursement, by the Issuer, of the expenses that have been incurred </w:t>
            </w:r>
            <w:r w:rsidR="00355C87" w:rsidRPr="00185239">
              <w:rPr>
                <w:rFonts w:ascii="Trebuchet MS" w:hAnsi="Trebuchet MS"/>
                <w:sz w:val="22"/>
                <w:szCs w:val="22"/>
                <w:lang w:val="en-US"/>
              </w:rPr>
              <w:t>in</w:t>
            </w:r>
            <w:r w:rsidR="00C94A0A" w:rsidRPr="00185239">
              <w:rPr>
                <w:rFonts w:ascii="Trebuchet MS" w:hAnsi="Trebuchet MS"/>
                <w:sz w:val="22"/>
                <w:szCs w:val="22"/>
                <w:lang w:val="en-US"/>
              </w:rPr>
              <w:t xml:space="preserve"> the CRI issuing Transaction. </w:t>
            </w:r>
            <w:r w:rsidR="004550F4" w:rsidRPr="00185239">
              <w:rPr>
                <w:rFonts w:ascii="Trebuchet MS" w:hAnsi="Trebuchet MS"/>
                <w:sz w:val="22"/>
                <w:szCs w:val="22"/>
                <w:lang w:val="en-US"/>
              </w:rPr>
              <w:t xml:space="preserve">If the Conditions Precedent to </w:t>
            </w:r>
            <w:r w:rsidR="00FF4C39" w:rsidRPr="00185239">
              <w:rPr>
                <w:rFonts w:ascii="Trebuchet MS" w:hAnsi="Trebuchet MS"/>
                <w:sz w:val="22"/>
                <w:szCs w:val="22"/>
                <w:lang w:val="en-US"/>
              </w:rPr>
              <w:t xml:space="preserve">Funding </w:t>
            </w:r>
            <w:r w:rsidR="004550F4" w:rsidRPr="00185239">
              <w:rPr>
                <w:rFonts w:ascii="Trebuchet MS" w:hAnsi="Trebuchet MS"/>
                <w:sz w:val="22"/>
                <w:szCs w:val="22"/>
                <w:lang w:val="en-US"/>
              </w:rPr>
              <w:t>are not fulfilled due to non-compliance with the conditions set out in paragraphs (</w:t>
            </w:r>
            <w:proofErr w:type="spellStart"/>
            <w:r w:rsidR="004550F4" w:rsidRPr="00185239">
              <w:rPr>
                <w:rFonts w:ascii="Trebuchet MS" w:hAnsi="Trebuchet MS"/>
                <w:sz w:val="22"/>
                <w:szCs w:val="22"/>
                <w:lang w:val="en-US"/>
              </w:rPr>
              <w:t>i</w:t>
            </w:r>
            <w:proofErr w:type="spellEnd"/>
            <w:r w:rsidR="004550F4" w:rsidRPr="00185239">
              <w:rPr>
                <w:rFonts w:ascii="Trebuchet MS" w:hAnsi="Trebuchet MS"/>
                <w:sz w:val="22"/>
                <w:szCs w:val="22"/>
                <w:lang w:val="en-US"/>
              </w:rPr>
              <w:t>) (with regard to the lack of formalization or powers of other signatory parties to the Transaction Documents other than the Issuer), (iv), (v), (vi), (ix) and (xi) (with respect to Transaction Documents that are not signed by the Issuer or that have ceased to be presented for other reasons which is not the fault or intent of the Issuer), in this case, the Issuer will not be obliged to comply with the obligations and expenses indicated in item (ii) of this clause 4.7.3.</w:t>
            </w:r>
            <w:r w:rsidR="00DB1042" w:rsidRPr="00185239">
              <w:rPr>
                <w:rFonts w:ascii="Trebuchet MS" w:hAnsi="Trebuchet MS"/>
                <w:sz w:val="22"/>
                <w:szCs w:val="22"/>
                <w:lang w:val="en-US"/>
              </w:rPr>
              <w:t xml:space="preserve"> </w:t>
            </w:r>
            <w:proofErr w:type="gramStart"/>
            <w:r w:rsidR="00DB1042" w:rsidRPr="00185239">
              <w:rPr>
                <w:rFonts w:ascii="Trebuchet MS" w:hAnsi="Trebuchet MS"/>
                <w:sz w:val="22"/>
                <w:szCs w:val="22"/>
                <w:lang w:val="en-US"/>
              </w:rPr>
              <w:t>and</w:t>
            </w:r>
            <w:proofErr w:type="gramEnd"/>
            <w:r w:rsidR="00DB1042" w:rsidRPr="00185239">
              <w:rPr>
                <w:rFonts w:ascii="Trebuchet MS" w:hAnsi="Trebuchet MS"/>
                <w:sz w:val="22"/>
                <w:szCs w:val="22"/>
                <w:lang w:val="en-US"/>
              </w:rPr>
              <w:t>, in the case of expenses mentioned in item (</w:t>
            </w:r>
            <w:proofErr w:type="spellStart"/>
            <w:r w:rsidR="00DB1042" w:rsidRPr="00185239">
              <w:rPr>
                <w:rFonts w:ascii="Trebuchet MS" w:hAnsi="Trebuchet MS"/>
                <w:sz w:val="22"/>
                <w:szCs w:val="22"/>
                <w:lang w:val="en-US"/>
              </w:rPr>
              <w:t>i</w:t>
            </w:r>
            <w:proofErr w:type="spellEnd"/>
            <w:r w:rsidR="00DB1042" w:rsidRPr="00185239">
              <w:rPr>
                <w:rFonts w:ascii="Trebuchet MS" w:hAnsi="Trebuchet MS"/>
                <w:sz w:val="22"/>
                <w:szCs w:val="22"/>
                <w:lang w:val="en-US"/>
              </w:rPr>
              <w:t xml:space="preserve">) of this section 4.7.3, </w:t>
            </w:r>
            <w:r w:rsidR="009A34BC" w:rsidRPr="00185239">
              <w:rPr>
                <w:rFonts w:ascii="Trebuchet MS" w:hAnsi="Trebuchet MS"/>
                <w:sz w:val="22"/>
                <w:szCs w:val="22"/>
                <w:lang w:val="en-US"/>
              </w:rPr>
              <w:t xml:space="preserve">the </w:t>
            </w:r>
            <w:r w:rsidR="00DB1042" w:rsidRPr="00185239">
              <w:rPr>
                <w:rFonts w:ascii="Trebuchet MS" w:hAnsi="Trebuchet MS"/>
                <w:sz w:val="22"/>
                <w:szCs w:val="22"/>
                <w:lang w:val="en-US"/>
              </w:rPr>
              <w:t>Issuer shall pay only those expenses assumed in agreements specifically signed by the Issuer with the Securitiz</w:t>
            </w:r>
            <w:r w:rsidR="00D131FC" w:rsidRPr="00185239">
              <w:rPr>
                <w:rFonts w:ascii="Trebuchet MS" w:hAnsi="Trebuchet MS"/>
                <w:sz w:val="22"/>
                <w:szCs w:val="22"/>
                <w:lang w:val="en-US"/>
              </w:rPr>
              <w:t>ation Company</w:t>
            </w:r>
            <w:r w:rsidR="00CF3BCA" w:rsidRPr="00185239">
              <w:rPr>
                <w:rFonts w:ascii="Trebuchet MS" w:hAnsi="Trebuchet MS"/>
                <w:sz w:val="22"/>
                <w:szCs w:val="22"/>
                <w:lang w:val="en-US"/>
              </w:rPr>
              <w:t>,</w:t>
            </w:r>
            <w:r w:rsidR="00DB1042" w:rsidRPr="00185239">
              <w:rPr>
                <w:rFonts w:ascii="Trebuchet MS" w:hAnsi="Trebuchet MS"/>
                <w:sz w:val="22"/>
                <w:szCs w:val="22"/>
                <w:lang w:val="en-US"/>
              </w:rPr>
              <w:t xml:space="preserve"> the legal counsel </w:t>
            </w:r>
            <w:r w:rsidR="00CF3BCA" w:rsidRPr="00185239">
              <w:rPr>
                <w:rFonts w:ascii="Trebuchet MS" w:hAnsi="Trebuchet MS"/>
                <w:sz w:val="22"/>
                <w:szCs w:val="22"/>
                <w:lang w:val="en-US"/>
              </w:rPr>
              <w:t xml:space="preserve">and the Servicer </w:t>
            </w:r>
            <w:r w:rsidR="00DB1042" w:rsidRPr="00185239">
              <w:rPr>
                <w:rFonts w:ascii="Trebuchet MS" w:hAnsi="Trebuchet MS"/>
                <w:sz w:val="22"/>
                <w:szCs w:val="22"/>
                <w:lang w:val="en-US"/>
              </w:rPr>
              <w:t>of the transaction</w:t>
            </w:r>
            <w:r w:rsidR="00CC2CE9" w:rsidRPr="00185239">
              <w:rPr>
                <w:rFonts w:ascii="Trebuchet MS" w:hAnsi="Trebuchet MS"/>
                <w:sz w:val="22"/>
                <w:szCs w:val="22"/>
                <w:lang w:val="en-US"/>
              </w:rPr>
              <w:t>.</w:t>
            </w:r>
          </w:p>
          <w:p w14:paraId="74FCBD07" w14:textId="77777777" w:rsidR="00C94A0A" w:rsidRPr="00185239" w:rsidRDefault="00C94A0A" w:rsidP="006A2E3D">
            <w:pPr>
              <w:widowControl w:val="0"/>
              <w:tabs>
                <w:tab w:val="left" w:pos="567"/>
              </w:tabs>
              <w:spacing w:line="280" w:lineRule="exact"/>
              <w:rPr>
                <w:rFonts w:ascii="Trebuchet MS" w:hAnsi="Trebuchet MS"/>
                <w:sz w:val="22"/>
                <w:szCs w:val="22"/>
                <w:lang w:val="en-US"/>
              </w:rPr>
            </w:pPr>
          </w:p>
          <w:p w14:paraId="1EECB705" w14:textId="459C1584" w:rsidR="00C94A0A" w:rsidRPr="00185239" w:rsidRDefault="00B639BD" w:rsidP="006A2E3D">
            <w:pPr>
              <w:widowControl w:val="0"/>
              <w:tabs>
                <w:tab w:val="left" w:pos="567"/>
              </w:tabs>
              <w:spacing w:line="280" w:lineRule="exact"/>
              <w:rPr>
                <w:rFonts w:ascii="Trebuchet MS" w:hAnsi="Trebuchet MS"/>
                <w:sz w:val="22"/>
                <w:szCs w:val="22"/>
                <w:lang w:val="en-US"/>
              </w:rPr>
            </w:pPr>
            <w:r w:rsidRPr="00185239">
              <w:rPr>
                <w:rFonts w:ascii="Trebuchet MS" w:hAnsi="Trebuchet MS"/>
                <w:sz w:val="22"/>
                <w:szCs w:val="22"/>
                <w:lang w:val="en-US"/>
              </w:rPr>
              <w:t xml:space="preserve">4.7.4. </w:t>
            </w:r>
            <w:r w:rsidR="00C94A0A" w:rsidRPr="00185239">
              <w:rPr>
                <w:rFonts w:ascii="Trebuchet MS" w:hAnsi="Trebuchet MS"/>
                <w:sz w:val="22"/>
                <w:szCs w:val="22"/>
                <w:lang w:val="en-US"/>
              </w:rPr>
              <w:t xml:space="preserve">In case the effective registration of the Real Estate </w:t>
            </w:r>
            <w:r w:rsidR="00EB6637" w:rsidRPr="00185239">
              <w:rPr>
                <w:rFonts w:ascii="Trebuchet MS" w:hAnsi="Trebuchet MS"/>
                <w:sz w:val="22"/>
                <w:szCs w:val="22"/>
                <w:lang w:val="en-US"/>
              </w:rPr>
              <w:t xml:space="preserve">Fiduciary Sale </w:t>
            </w:r>
            <w:r w:rsidR="00C94A0A" w:rsidRPr="00185239">
              <w:rPr>
                <w:rFonts w:ascii="Trebuchet MS" w:hAnsi="Trebuchet MS"/>
                <w:sz w:val="22"/>
                <w:szCs w:val="22"/>
                <w:lang w:val="en-US"/>
              </w:rPr>
              <w:t xml:space="preserve">Agreement before the competent Real Estate Registries is not duly proven to the </w:t>
            </w:r>
            <w:r w:rsidR="00B32793" w:rsidRPr="00185239">
              <w:rPr>
                <w:rFonts w:ascii="Trebuchet MS" w:hAnsi="Trebuchet MS"/>
                <w:sz w:val="22"/>
                <w:szCs w:val="22"/>
                <w:lang w:val="en-US"/>
              </w:rPr>
              <w:t>Securitization Company</w:t>
            </w:r>
            <w:r w:rsidR="00C94A0A" w:rsidRPr="00185239">
              <w:rPr>
                <w:rFonts w:ascii="Trebuchet MS" w:hAnsi="Trebuchet MS"/>
                <w:sz w:val="22"/>
                <w:szCs w:val="22"/>
                <w:lang w:val="en-US"/>
              </w:rPr>
              <w:t>, within nine</w:t>
            </w:r>
            <w:r w:rsidR="00766D46" w:rsidRPr="00185239">
              <w:rPr>
                <w:rFonts w:ascii="Trebuchet MS" w:hAnsi="Trebuchet MS"/>
                <w:sz w:val="22"/>
                <w:szCs w:val="22"/>
                <w:lang w:val="en-US"/>
              </w:rPr>
              <w:t>ty</w:t>
            </w:r>
            <w:r w:rsidR="00C94A0A" w:rsidRPr="00185239">
              <w:rPr>
                <w:rFonts w:ascii="Trebuchet MS" w:hAnsi="Trebuchet MS"/>
                <w:sz w:val="22"/>
                <w:szCs w:val="22"/>
                <w:lang w:val="en-US"/>
              </w:rPr>
              <w:t xml:space="preserve"> (90) days as of the date of the </w:t>
            </w:r>
            <w:r w:rsidR="00166880" w:rsidRPr="00185239">
              <w:rPr>
                <w:rFonts w:ascii="Trebuchet MS" w:hAnsi="Trebuchet MS"/>
                <w:sz w:val="22"/>
                <w:szCs w:val="22"/>
                <w:lang w:val="en-US"/>
              </w:rPr>
              <w:t>F</w:t>
            </w:r>
            <w:r w:rsidR="00C94A0A" w:rsidRPr="00185239">
              <w:rPr>
                <w:rFonts w:ascii="Trebuchet MS" w:hAnsi="Trebuchet MS"/>
                <w:sz w:val="22"/>
                <w:szCs w:val="22"/>
                <w:lang w:val="en-US"/>
              </w:rPr>
              <w:t xml:space="preserve">irst </w:t>
            </w:r>
            <w:r w:rsidR="00166880" w:rsidRPr="00185239">
              <w:rPr>
                <w:rFonts w:ascii="Trebuchet MS" w:hAnsi="Trebuchet MS"/>
                <w:sz w:val="22"/>
                <w:szCs w:val="22"/>
                <w:lang w:val="en-US"/>
              </w:rPr>
              <w:t>P</w:t>
            </w:r>
            <w:r w:rsidR="00C94A0A" w:rsidRPr="00185239">
              <w:rPr>
                <w:rFonts w:ascii="Trebuchet MS" w:hAnsi="Trebuchet MS"/>
                <w:sz w:val="22"/>
                <w:szCs w:val="22"/>
                <w:lang w:val="en-US"/>
              </w:rPr>
              <w:t xml:space="preserve">ayment of the Debentures, and the absence of registration results from reasons attributable to </w:t>
            </w:r>
            <w:r w:rsidR="00C94A0A" w:rsidRPr="00185239">
              <w:rPr>
                <w:rFonts w:ascii="Trebuchet MS" w:hAnsi="Trebuchet MS"/>
                <w:sz w:val="22"/>
                <w:szCs w:val="22"/>
                <w:lang w:val="en-US"/>
              </w:rPr>
              <w:lastRenderedPageBreak/>
              <w:t xml:space="preserve">the Issuer, the Debentures may be declared due in advance and immediately receivable, </w:t>
            </w:r>
            <w:r w:rsidR="0054221E" w:rsidRPr="00185239">
              <w:rPr>
                <w:rFonts w:ascii="Trebuchet MS" w:hAnsi="Trebuchet MS"/>
                <w:sz w:val="22"/>
                <w:szCs w:val="22"/>
                <w:lang w:val="en-US"/>
              </w:rPr>
              <w:t xml:space="preserve">in the amount that has actually been released in the </w:t>
            </w:r>
            <w:r w:rsidR="00CB17B7" w:rsidRPr="00185239">
              <w:rPr>
                <w:rFonts w:ascii="Trebuchet MS" w:hAnsi="Trebuchet MS"/>
                <w:sz w:val="22"/>
                <w:szCs w:val="22"/>
                <w:lang w:val="en-US"/>
              </w:rPr>
              <w:t>segregated Assets Account</w:t>
            </w:r>
            <w:r w:rsidR="0054221E" w:rsidRPr="00185239">
              <w:rPr>
                <w:rFonts w:ascii="Trebuchet MS" w:hAnsi="Trebuchet MS"/>
                <w:sz w:val="22"/>
                <w:szCs w:val="22"/>
                <w:lang w:val="en-US"/>
              </w:rPr>
              <w:t xml:space="preserve">, </w:t>
            </w:r>
            <w:r w:rsidR="00C94A0A" w:rsidRPr="00185239">
              <w:rPr>
                <w:rFonts w:ascii="Trebuchet MS" w:hAnsi="Trebuchet MS"/>
                <w:sz w:val="22"/>
                <w:szCs w:val="22"/>
                <w:lang w:val="en-US"/>
              </w:rPr>
              <w:t xml:space="preserve">observing the terms provided for in Clause </w:t>
            </w:r>
            <w:r w:rsidR="005358DE" w:rsidRPr="00185239">
              <w:rPr>
                <w:rFonts w:ascii="Trebuchet MS" w:hAnsi="Trebuchet MS"/>
                <w:sz w:val="22"/>
                <w:szCs w:val="22"/>
                <w:lang w:val="en-GB"/>
              </w:rPr>
              <w:t>4.7.5</w:t>
            </w:r>
            <w:r w:rsidR="0054221E" w:rsidRPr="00185239">
              <w:rPr>
                <w:rFonts w:ascii="Trebuchet MS" w:hAnsi="Trebuchet MS"/>
                <w:sz w:val="22"/>
                <w:szCs w:val="22"/>
                <w:lang w:val="en-US"/>
              </w:rPr>
              <w:t xml:space="preserve"> below.</w:t>
            </w:r>
          </w:p>
          <w:p w14:paraId="7A360FDB" w14:textId="77777777" w:rsidR="00C94A0A" w:rsidRPr="00185239" w:rsidRDefault="00C94A0A" w:rsidP="006A2E3D">
            <w:pPr>
              <w:widowControl w:val="0"/>
              <w:tabs>
                <w:tab w:val="left" w:pos="567"/>
              </w:tabs>
              <w:spacing w:line="280" w:lineRule="exact"/>
              <w:rPr>
                <w:rFonts w:ascii="Trebuchet MS" w:hAnsi="Trebuchet MS"/>
                <w:sz w:val="22"/>
                <w:szCs w:val="22"/>
                <w:lang w:val="en-US"/>
              </w:rPr>
            </w:pPr>
          </w:p>
          <w:p w14:paraId="070B4AFC" w14:textId="77777777" w:rsidR="00C94A0A" w:rsidRPr="00185239" w:rsidRDefault="00B639BD" w:rsidP="006A2E3D">
            <w:pPr>
              <w:widowControl w:val="0"/>
              <w:tabs>
                <w:tab w:val="left" w:pos="567"/>
              </w:tabs>
              <w:spacing w:line="280" w:lineRule="exact"/>
              <w:rPr>
                <w:rFonts w:ascii="Trebuchet MS" w:hAnsi="Trebuchet MS"/>
                <w:sz w:val="22"/>
                <w:szCs w:val="22"/>
                <w:lang w:val="en-US"/>
              </w:rPr>
            </w:pPr>
            <w:r w:rsidRPr="00185239">
              <w:rPr>
                <w:rFonts w:ascii="Trebuchet MS" w:hAnsi="Trebuchet MS"/>
                <w:sz w:val="22"/>
                <w:szCs w:val="22"/>
                <w:lang w:val="en-US"/>
              </w:rPr>
              <w:t xml:space="preserve">4.7.5. </w:t>
            </w:r>
            <w:r w:rsidR="00C94A0A" w:rsidRPr="00185239">
              <w:rPr>
                <w:rFonts w:ascii="Trebuchet MS" w:hAnsi="Trebuchet MS"/>
                <w:sz w:val="22"/>
                <w:szCs w:val="22"/>
                <w:lang w:val="en-US"/>
              </w:rPr>
              <w:t xml:space="preserve">In the hypothesis set forth in Clause </w:t>
            </w:r>
            <w:r w:rsidR="00DB1FB1" w:rsidRPr="00185239">
              <w:rPr>
                <w:rFonts w:ascii="Trebuchet MS" w:hAnsi="Trebuchet MS"/>
                <w:sz w:val="22"/>
                <w:szCs w:val="22"/>
                <w:lang w:val="en-GB"/>
              </w:rPr>
              <w:t>4.7.4</w:t>
            </w:r>
            <w:r w:rsidR="00C94A0A" w:rsidRPr="00185239">
              <w:rPr>
                <w:rFonts w:ascii="Trebuchet MS" w:hAnsi="Trebuchet MS"/>
                <w:sz w:val="22"/>
                <w:szCs w:val="22"/>
                <w:lang w:val="en-US"/>
              </w:rPr>
              <w:t xml:space="preserve"> above, the </w:t>
            </w:r>
            <w:r w:rsidR="00B32793" w:rsidRPr="00185239">
              <w:rPr>
                <w:rFonts w:ascii="Trebuchet MS" w:hAnsi="Trebuchet MS"/>
                <w:sz w:val="22"/>
                <w:szCs w:val="22"/>
                <w:lang w:val="en-US"/>
              </w:rPr>
              <w:t>Securitization Company</w:t>
            </w:r>
            <w:r w:rsidR="00C94A0A" w:rsidRPr="00185239">
              <w:rPr>
                <w:rFonts w:ascii="Trebuchet MS" w:hAnsi="Trebuchet MS"/>
                <w:sz w:val="22"/>
                <w:szCs w:val="22"/>
                <w:lang w:val="en-US"/>
              </w:rPr>
              <w:t>, shall restore to the respective CRI holders the full subscription and payment value of the CRI</w:t>
            </w:r>
            <w:r w:rsidR="005358DE" w:rsidRPr="00185239">
              <w:rPr>
                <w:rFonts w:ascii="Trebuchet MS" w:hAnsi="Trebuchet MS"/>
                <w:sz w:val="22"/>
                <w:szCs w:val="22"/>
                <w:lang w:val="en-US"/>
              </w:rPr>
              <w:t xml:space="preserve"> </w:t>
            </w:r>
            <w:r w:rsidR="0054221E" w:rsidRPr="00185239">
              <w:rPr>
                <w:rFonts w:ascii="Trebuchet MS" w:hAnsi="Trebuchet MS"/>
                <w:sz w:val="22"/>
                <w:szCs w:val="22"/>
                <w:lang w:val="en-US"/>
              </w:rPr>
              <w:t xml:space="preserve">effectively transferred into the </w:t>
            </w:r>
            <w:r w:rsidR="00CB17B7" w:rsidRPr="00185239">
              <w:rPr>
                <w:rFonts w:ascii="Trebuchet MS" w:hAnsi="Trebuchet MS"/>
                <w:sz w:val="22"/>
                <w:szCs w:val="22"/>
                <w:lang w:val="en-US"/>
              </w:rPr>
              <w:t>segregated asset</w:t>
            </w:r>
            <w:r w:rsidR="0054221E" w:rsidRPr="00185239">
              <w:rPr>
                <w:rFonts w:ascii="Trebuchet MS" w:hAnsi="Trebuchet MS"/>
                <w:sz w:val="22"/>
                <w:szCs w:val="22"/>
                <w:lang w:val="en-US"/>
              </w:rPr>
              <w:t xml:space="preserve"> account</w:t>
            </w:r>
            <w:r w:rsidR="00C94A0A" w:rsidRPr="00185239">
              <w:rPr>
                <w:rFonts w:ascii="Trebuchet MS" w:hAnsi="Trebuchet MS"/>
                <w:sz w:val="22"/>
                <w:szCs w:val="22"/>
                <w:lang w:val="en-US"/>
              </w:rPr>
              <w:t xml:space="preserve">, in addition to the Compensation, calculated </w:t>
            </w:r>
            <w:r w:rsidR="00C94A0A" w:rsidRPr="00185239">
              <w:rPr>
                <w:rFonts w:ascii="Trebuchet MS" w:hAnsi="Trebuchet MS"/>
                <w:i/>
                <w:sz w:val="22"/>
                <w:szCs w:val="22"/>
                <w:lang w:val="en-US"/>
              </w:rPr>
              <w:t xml:space="preserve">pro rata </w:t>
            </w:r>
            <w:proofErr w:type="spellStart"/>
            <w:r w:rsidR="00C94A0A" w:rsidRPr="00185239">
              <w:rPr>
                <w:rFonts w:ascii="Trebuchet MS" w:hAnsi="Trebuchet MS"/>
                <w:i/>
                <w:sz w:val="22"/>
                <w:szCs w:val="22"/>
                <w:lang w:val="en-US"/>
              </w:rPr>
              <w:t>temporis</w:t>
            </w:r>
            <w:proofErr w:type="spellEnd"/>
            <w:r w:rsidR="00C94A0A" w:rsidRPr="00185239">
              <w:rPr>
                <w:rFonts w:ascii="Trebuchet MS" w:hAnsi="Trebuchet MS"/>
                <w:sz w:val="22"/>
                <w:szCs w:val="22"/>
                <w:lang w:val="en-US"/>
              </w:rPr>
              <w:t xml:space="preserve"> </w:t>
            </w:r>
            <w:r w:rsidR="00FF15BD" w:rsidRPr="00185239">
              <w:rPr>
                <w:rFonts w:ascii="Trebuchet MS" w:hAnsi="Trebuchet MS"/>
                <w:sz w:val="22"/>
                <w:szCs w:val="22"/>
                <w:lang w:val="en-US"/>
              </w:rPr>
              <w:t xml:space="preserve">counting from </w:t>
            </w:r>
            <w:r w:rsidR="00C94A0A" w:rsidRPr="00185239">
              <w:rPr>
                <w:rFonts w:ascii="Trebuchet MS" w:hAnsi="Trebuchet MS"/>
                <w:sz w:val="22"/>
                <w:szCs w:val="22"/>
                <w:lang w:val="en-US"/>
              </w:rPr>
              <w:t>the Date of CRI Payment</w:t>
            </w:r>
            <w:r w:rsidR="00466765" w:rsidRPr="00185239">
              <w:rPr>
                <w:rFonts w:ascii="Trebuchet MS" w:hAnsi="Trebuchet MS"/>
                <w:sz w:val="22"/>
                <w:szCs w:val="22"/>
                <w:lang w:val="en-US"/>
              </w:rPr>
              <w:t xml:space="preserve"> until the date of the total early expiration of CRI</w:t>
            </w:r>
            <w:r w:rsidR="004550F4" w:rsidRPr="00185239">
              <w:rPr>
                <w:rFonts w:ascii="Trebuchet MS" w:hAnsi="Trebuchet MS"/>
                <w:sz w:val="22"/>
                <w:szCs w:val="22"/>
                <w:lang w:val="en-US"/>
              </w:rPr>
              <w:br/>
              <w:t xml:space="preserve">and other interest and late charges provided for in </w:t>
            </w:r>
            <w:r w:rsidR="005358DE" w:rsidRPr="00185239">
              <w:rPr>
                <w:rFonts w:ascii="Trebuchet MS" w:hAnsi="Trebuchet MS"/>
                <w:sz w:val="22"/>
                <w:szCs w:val="22"/>
                <w:lang w:val="en-US"/>
              </w:rPr>
              <w:t>the Term of Securitization</w:t>
            </w:r>
            <w:r w:rsidR="004550F4" w:rsidRPr="00185239">
              <w:rPr>
                <w:rFonts w:ascii="Trebuchet MS" w:hAnsi="Trebuchet MS"/>
                <w:sz w:val="22"/>
                <w:szCs w:val="22"/>
                <w:lang w:val="en-US"/>
              </w:rPr>
              <w:t>, which will apply in case of late payment as provided herein,</w:t>
            </w:r>
            <w:r w:rsidR="00C94A0A" w:rsidRPr="00185239">
              <w:rPr>
                <w:rFonts w:ascii="Trebuchet MS" w:hAnsi="Trebuchet MS"/>
                <w:sz w:val="22"/>
                <w:szCs w:val="22"/>
                <w:lang w:val="en-US"/>
              </w:rPr>
              <w:t xml:space="preserve"> until the total anticipated CRI redemption</w:t>
            </w:r>
            <w:r w:rsidR="0054221E" w:rsidRPr="00185239">
              <w:rPr>
                <w:rFonts w:ascii="Trebuchet MS" w:hAnsi="Trebuchet MS"/>
                <w:sz w:val="22"/>
                <w:szCs w:val="22"/>
                <w:lang w:val="en-US"/>
              </w:rPr>
              <w:t>, without prejudice to the Issuer</w:t>
            </w:r>
            <w:r w:rsidR="0005231E" w:rsidRPr="00185239">
              <w:rPr>
                <w:rFonts w:ascii="Trebuchet MS" w:hAnsi="Trebuchet MS"/>
                <w:sz w:val="22"/>
                <w:szCs w:val="22"/>
                <w:lang w:val="en-US"/>
              </w:rPr>
              <w:t>’</w:t>
            </w:r>
            <w:r w:rsidR="0054221E" w:rsidRPr="00185239">
              <w:rPr>
                <w:rFonts w:ascii="Trebuchet MS" w:hAnsi="Trebuchet MS"/>
                <w:sz w:val="22"/>
                <w:szCs w:val="22"/>
                <w:lang w:val="en-US"/>
              </w:rPr>
              <w:t>s obligation to pay any outstanding balance.</w:t>
            </w:r>
          </w:p>
          <w:p w14:paraId="574853ED" w14:textId="77777777" w:rsidR="006C0BFB" w:rsidRPr="00185239" w:rsidRDefault="006C0BFB" w:rsidP="006A2E3D">
            <w:pPr>
              <w:widowControl w:val="0"/>
              <w:tabs>
                <w:tab w:val="left" w:pos="567"/>
              </w:tabs>
              <w:spacing w:line="280" w:lineRule="exact"/>
              <w:rPr>
                <w:rFonts w:ascii="Trebuchet MS" w:hAnsi="Trebuchet MS"/>
                <w:sz w:val="22"/>
                <w:szCs w:val="22"/>
                <w:lang w:val="en-US"/>
              </w:rPr>
            </w:pPr>
          </w:p>
          <w:p w14:paraId="0CC895A6" w14:textId="77777777" w:rsidR="006C0BFB" w:rsidRPr="00185239" w:rsidRDefault="006C0BFB" w:rsidP="006A2E3D">
            <w:pPr>
              <w:widowControl w:val="0"/>
              <w:tabs>
                <w:tab w:val="left" w:pos="567"/>
              </w:tabs>
              <w:spacing w:line="280" w:lineRule="exact"/>
              <w:rPr>
                <w:rFonts w:ascii="Trebuchet MS" w:hAnsi="Trebuchet MS"/>
                <w:sz w:val="22"/>
                <w:szCs w:val="22"/>
                <w:lang w:val="en-US"/>
              </w:rPr>
            </w:pPr>
            <w:r w:rsidRPr="00185239">
              <w:rPr>
                <w:rFonts w:ascii="Trebuchet MS" w:hAnsi="Trebuchet MS"/>
                <w:sz w:val="22"/>
                <w:szCs w:val="22"/>
                <w:lang w:val="en-US"/>
              </w:rPr>
              <w:t xml:space="preserve">4.7.6. The 2nd Series Debentures may be paid in cash, provided that the subscription and payment of the CRI in sufficient amount has occurred, and that all the </w:t>
            </w:r>
            <w:r w:rsidR="00251069" w:rsidRPr="00185239">
              <w:rPr>
                <w:rFonts w:ascii="Trebuchet MS" w:hAnsi="Trebuchet MS"/>
                <w:sz w:val="22"/>
                <w:szCs w:val="22"/>
                <w:lang w:val="en-US"/>
              </w:rPr>
              <w:t>Conditions Precedent to Funding</w:t>
            </w:r>
            <w:r w:rsidR="00A26C9B" w:rsidRPr="00185239">
              <w:rPr>
                <w:rFonts w:ascii="Trebuchet MS" w:hAnsi="Trebuchet MS"/>
                <w:sz w:val="22"/>
                <w:szCs w:val="22"/>
                <w:lang w:val="en-US"/>
              </w:rPr>
              <w:t xml:space="preserve"> and the Precedent Condition</w:t>
            </w:r>
            <w:r w:rsidR="00FF4C39" w:rsidRPr="00185239">
              <w:rPr>
                <w:rFonts w:ascii="Trebuchet MS" w:hAnsi="Trebuchet MS"/>
                <w:sz w:val="22"/>
                <w:szCs w:val="22"/>
                <w:lang w:val="en-US"/>
              </w:rPr>
              <w:t xml:space="preserve"> for Disbursement</w:t>
            </w:r>
            <w:r w:rsidR="00A26C9B" w:rsidRPr="00185239">
              <w:rPr>
                <w:rFonts w:ascii="Trebuchet MS" w:hAnsi="Trebuchet MS"/>
                <w:sz w:val="22"/>
                <w:szCs w:val="22"/>
                <w:lang w:val="en-US"/>
              </w:rPr>
              <w:t xml:space="preserve"> </w:t>
            </w:r>
            <w:proofErr w:type="gramStart"/>
            <w:r w:rsidRPr="00185239">
              <w:rPr>
                <w:rFonts w:ascii="Trebuchet MS" w:hAnsi="Trebuchet MS"/>
                <w:sz w:val="22"/>
                <w:szCs w:val="22"/>
                <w:lang w:val="en-US"/>
              </w:rPr>
              <w:t>have</w:t>
            </w:r>
            <w:proofErr w:type="gramEnd"/>
            <w:r w:rsidRPr="00185239">
              <w:rPr>
                <w:rFonts w:ascii="Trebuchet MS" w:hAnsi="Trebuchet MS"/>
                <w:sz w:val="22"/>
                <w:szCs w:val="22"/>
                <w:lang w:val="en-US"/>
              </w:rPr>
              <w:t xml:space="preserve"> already been fulfilled.</w:t>
            </w:r>
          </w:p>
          <w:p w14:paraId="0621C006" w14:textId="77777777" w:rsidR="00155116" w:rsidRPr="00185239" w:rsidRDefault="00155116" w:rsidP="006A2E3D">
            <w:pPr>
              <w:widowControl w:val="0"/>
              <w:tabs>
                <w:tab w:val="left" w:pos="567"/>
              </w:tabs>
              <w:spacing w:line="280" w:lineRule="exact"/>
              <w:rPr>
                <w:rFonts w:ascii="Trebuchet MS" w:hAnsi="Trebuchet MS"/>
                <w:sz w:val="22"/>
                <w:szCs w:val="22"/>
                <w:lang w:val="en-US"/>
              </w:rPr>
            </w:pPr>
          </w:p>
          <w:p w14:paraId="57D05AEE" w14:textId="77777777" w:rsidR="00C94A0A" w:rsidRPr="00185239" w:rsidRDefault="00B639BD" w:rsidP="006A2E3D">
            <w:pPr>
              <w:widowControl w:val="0"/>
              <w:tabs>
                <w:tab w:val="left" w:pos="567"/>
              </w:tabs>
              <w:spacing w:line="280" w:lineRule="exact"/>
              <w:rPr>
                <w:rFonts w:ascii="Trebuchet MS" w:hAnsi="Trebuchet MS"/>
                <w:sz w:val="22"/>
                <w:szCs w:val="22"/>
                <w:lang w:val="en-US"/>
              </w:rPr>
            </w:pPr>
            <w:r w:rsidRPr="00185239">
              <w:rPr>
                <w:rFonts w:ascii="Trebuchet MS" w:hAnsi="Trebuchet MS"/>
                <w:sz w:val="22"/>
                <w:szCs w:val="22"/>
                <w:lang w:val="en-US"/>
              </w:rPr>
              <w:t>4.7.</w:t>
            </w:r>
            <w:r w:rsidR="006C0BFB" w:rsidRPr="00185239">
              <w:rPr>
                <w:rFonts w:ascii="Trebuchet MS" w:hAnsi="Trebuchet MS"/>
                <w:sz w:val="22"/>
                <w:szCs w:val="22"/>
                <w:lang w:val="en-US"/>
              </w:rPr>
              <w:t>7</w:t>
            </w:r>
            <w:r w:rsidRPr="00185239">
              <w:rPr>
                <w:rFonts w:ascii="Trebuchet MS" w:hAnsi="Trebuchet MS"/>
                <w:sz w:val="22"/>
                <w:szCs w:val="22"/>
                <w:lang w:val="en-US"/>
              </w:rPr>
              <w:t xml:space="preserve">. </w:t>
            </w:r>
            <w:r w:rsidR="00C94A0A" w:rsidRPr="00185239">
              <w:rPr>
                <w:rFonts w:ascii="Trebuchet MS" w:hAnsi="Trebuchet MS"/>
                <w:sz w:val="22"/>
                <w:szCs w:val="22"/>
                <w:lang w:val="en-US"/>
              </w:rPr>
              <w:t xml:space="preserve">The Issuer shall bear all </w:t>
            </w:r>
            <w:r w:rsidR="0054221E" w:rsidRPr="00185239">
              <w:rPr>
                <w:rFonts w:ascii="Trebuchet MS" w:hAnsi="Trebuchet MS"/>
                <w:sz w:val="22"/>
                <w:szCs w:val="22"/>
                <w:lang w:val="en-US"/>
              </w:rPr>
              <w:t xml:space="preserve">reasonable </w:t>
            </w:r>
            <w:r w:rsidR="00C94A0A" w:rsidRPr="00185239">
              <w:rPr>
                <w:rFonts w:ascii="Trebuchet MS" w:hAnsi="Trebuchet MS"/>
                <w:sz w:val="22"/>
                <w:szCs w:val="22"/>
                <w:lang w:val="en-US"/>
              </w:rPr>
              <w:t xml:space="preserve">expenses, </w:t>
            </w:r>
            <w:r w:rsidR="00DB1FB1" w:rsidRPr="00185239">
              <w:rPr>
                <w:rFonts w:ascii="Trebuchet MS" w:hAnsi="Trebuchet MS"/>
                <w:sz w:val="22"/>
                <w:szCs w:val="22"/>
                <w:lang w:val="en-US"/>
              </w:rPr>
              <w:t>charges,</w:t>
            </w:r>
            <w:r w:rsidR="00C94A0A" w:rsidRPr="00185239">
              <w:rPr>
                <w:rFonts w:ascii="Trebuchet MS" w:hAnsi="Trebuchet MS"/>
                <w:sz w:val="22"/>
                <w:szCs w:val="22"/>
                <w:lang w:val="en-US"/>
              </w:rPr>
              <w:t xml:space="preserve"> and fees necessary for complying with the </w:t>
            </w:r>
            <w:r w:rsidR="00D1484A" w:rsidRPr="00185239">
              <w:rPr>
                <w:rFonts w:ascii="Trebuchet MS" w:hAnsi="Trebuchet MS"/>
                <w:sz w:val="22"/>
                <w:szCs w:val="22"/>
                <w:lang w:val="en-US"/>
              </w:rPr>
              <w:t xml:space="preserve">Prior </w:t>
            </w:r>
            <w:r w:rsidR="00C94A0A" w:rsidRPr="00185239">
              <w:rPr>
                <w:rFonts w:ascii="Trebuchet MS" w:hAnsi="Trebuchet MS"/>
                <w:sz w:val="22"/>
                <w:szCs w:val="22"/>
                <w:lang w:val="en-US"/>
              </w:rPr>
              <w:t xml:space="preserve">Conditions </w:t>
            </w:r>
            <w:r w:rsidR="007E1CFE" w:rsidRPr="00185239">
              <w:rPr>
                <w:rFonts w:ascii="Trebuchet MS" w:hAnsi="Trebuchet MS"/>
                <w:sz w:val="22"/>
                <w:szCs w:val="22"/>
                <w:lang w:val="en-US"/>
              </w:rPr>
              <w:t xml:space="preserve">to the Payment </w:t>
            </w:r>
            <w:r w:rsidR="00640E64" w:rsidRPr="00185239">
              <w:rPr>
                <w:rFonts w:ascii="Trebuchet MS" w:hAnsi="Trebuchet MS"/>
                <w:sz w:val="22"/>
                <w:szCs w:val="22"/>
                <w:lang w:val="en-US"/>
              </w:rPr>
              <w:t>and the Precedent Condition</w:t>
            </w:r>
            <w:r w:rsidR="00FC1381" w:rsidRPr="00185239">
              <w:rPr>
                <w:rFonts w:ascii="Trebuchet MS" w:hAnsi="Trebuchet MS"/>
                <w:sz w:val="22"/>
                <w:szCs w:val="22"/>
                <w:lang w:val="en-US"/>
              </w:rPr>
              <w:t xml:space="preserve"> for Disbursement</w:t>
            </w:r>
            <w:r w:rsidR="0054221E" w:rsidRPr="00185239">
              <w:rPr>
                <w:rFonts w:ascii="Trebuchet MS" w:hAnsi="Trebuchet MS"/>
                <w:sz w:val="22"/>
                <w:szCs w:val="22"/>
                <w:lang w:val="en-US"/>
              </w:rPr>
              <w:t>.</w:t>
            </w:r>
          </w:p>
          <w:p w14:paraId="6F3D3181" w14:textId="77777777" w:rsidR="00155116" w:rsidRPr="00185239" w:rsidRDefault="00155116" w:rsidP="006A2E3D">
            <w:pPr>
              <w:widowControl w:val="0"/>
              <w:spacing w:line="280" w:lineRule="exact"/>
              <w:rPr>
                <w:rFonts w:ascii="Trebuchet MS" w:hAnsi="Trebuchet MS"/>
                <w:sz w:val="22"/>
                <w:szCs w:val="22"/>
                <w:lang w:val="en-US"/>
              </w:rPr>
            </w:pPr>
          </w:p>
          <w:p w14:paraId="19A101ED" w14:textId="77777777" w:rsidR="00C94A0A" w:rsidRPr="00185239" w:rsidRDefault="00C94A0A" w:rsidP="006A2E3D">
            <w:pPr>
              <w:widowControl w:val="0"/>
              <w:numPr>
                <w:ilvl w:val="1"/>
                <w:numId w:val="34"/>
              </w:numPr>
              <w:tabs>
                <w:tab w:val="left" w:pos="567"/>
              </w:tabs>
              <w:spacing w:line="280" w:lineRule="exact"/>
              <w:rPr>
                <w:rFonts w:ascii="Trebuchet MS" w:hAnsi="Trebuchet MS"/>
                <w:b/>
                <w:sz w:val="22"/>
                <w:szCs w:val="22"/>
              </w:rPr>
            </w:pPr>
            <w:r w:rsidRPr="00185239">
              <w:rPr>
                <w:rFonts w:ascii="Trebuchet MS" w:hAnsi="Trebuchet MS"/>
                <w:b/>
                <w:sz w:val="22"/>
                <w:szCs w:val="22"/>
                <w:lang w:val="en-US"/>
              </w:rPr>
              <w:t>Term and Date of Maturity</w:t>
            </w:r>
          </w:p>
          <w:p w14:paraId="50D38F7A" w14:textId="77777777" w:rsidR="00C94A0A" w:rsidRPr="00185239" w:rsidRDefault="00C94A0A" w:rsidP="006A2E3D">
            <w:pPr>
              <w:widowControl w:val="0"/>
              <w:tabs>
                <w:tab w:val="left" w:pos="567"/>
              </w:tabs>
              <w:spacing w:line="280" w:lineRule="exact"/>
              <w:rPr>
                <w:rFonts w:ascii="Trebuchet MS" w:hAnsi="Trebuchet MS"/>
                <w:sz w:val="22"/>
                <w:szCs w:val="22"/>
              </w:rPr>
            </w:pPr>
          </w:p>
          <w:p w14:paraId="5F3425DE" w14:textId="008BA1E1" w:rsidR="00C94A0A" w:rsidRPr="00185239" w:rsidRDefault="00C94A0A" w:rsidP="006A2E3D">
            <w:pPr>
              <w:widowControl w:val="0"/>
              <w:numPr>
                <w:ilvl w:val="2"/>
                <w:numId w:val="34"/>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Debentures shall have a term of </w:t>
            </w:r>
            <w:r w:rsidR="004550F4" w:rsidRPr="00185239">
              <w:rPr>
                <w:rFonts w:ascii="Trebuchet MS" w:hAnsi="Trebuchet MS"/>
                <w:sz w:val="22"/>
                <w:szCs w:val="22"/>
                <w:lang w:val="en-US"/>
              </w:rPr>
              <w:t xml:space="preserve">twenty-four (24) months </w:t>
            </w:r>
            <w:r w:rsidRPr="00185239">
              <w:rPr>
                <w:rFonts w:ascii="Trebuchet MS" w:hAnsi="Trebuchet MS"/>
                <w:sz w:val="22"/>
                <w:szCs w:val="22"/>
                <w:lang w:val="en-US"/>
              </w:rPr>
              <w:t xml:space="preserve">as of the Date of Issuance, being due on </w:t>
            </w:r>
            <w:r w:rsidR="00F728AA" w:rsidRPr="00185239">
              <w:rPr>
                <w:rFonts w:ascii="Trebuchet MS" w:hAnsi="Trebuchet MS"/>
                <w:sz w:val="22"/>
                <w:szCs w:val="22"/>
                <w:lang w:val="en-US"/>
              </w:rPr>
              <w:t>October 2</w:t>
            </w:r>
            <w:r w:rsidR="007566BF" w:rsidRPr="00185239">
              <w:rPr>
                <w:rFonts w:ascii="Trebuchet MS" w:hAnsi="Trebuchet MS"/>
                <w:sz w:val="22"/>
                <w:szCs w:val="22"/>
                <w:lang w:val="en-US"/>
              </w:rPr>
              <w:t>2</w:t>
            </w:r>
            <w:r w:rsidR="00F728AA" w:rsidRPr="00185239">
              <w:rPr>
                <w:rFonts w:ascii="Trebuchet MS" w:hAnsi="Trebuchet MS"/>
                <w:sz w:val="22"/>
                <w:szCs w:val="22"/>
                <w:lang w:val="en-US"/>
              </w:rPr>
              <w:t xml:space="preserve">, </w:t>
            </w:r>
            <w:r w:rsidRPr="00185239">
              <w:rPr>
                <w:rFonts w:ascii="Trebuchet MS" w:hAnsi="Trebuchet MS"/>
                <w:sz w:val="22"/>
                <w:szCs w:val="22"/>
                <w:lang w:val="en-US"/>
              </w:rPr>
              <w:t>2022 (</w:t>
            </w:r>
            <w:r w:rsidR="0005231E" w:rsidRPr="00185239">
              <w:rPr>
                <w:rFonts w:ascii="Trebuchet MS" w:hAnsi="Trebuchet MS"/>
                <w:sz w:val="22"/>
                <w:szCs w:val="22"/>
                <w:u w:val="single"/>
                <w:lang w:val="en-US"/>
              </w:rPr>
              <w:t>“</w:t>
            </w:r>
            <w:r w:rsidRPr="00185239">
              <w:rPr>
                <w:rFonts w:ascii="Trebuchet MS" w:hAnsi="Trebuchet MS"/>
                <w:sz w:val="22"/>
                <w:szCs w:val="22"/>
                <w:u w:val="single"/>
                <w:lang w:val="en-US"/>
              </w:rPr>
              <w:t>Date of Maturity</w:t>
            </w:r>
            <w:r w:rsidR="0005231E" w:rsidRPr="00185239">
              <w:rPr>
                <w:rFonts w:ascii="Trebuchet MS" w:hAnsi="Trebuchet MS"/>
                <w:sz w:val="22"/>
                <w:szCs w:val="22"/>
                <w:u w:val="single"/>
                <w:lang w:val="en-US"/>
              </w:rPr>
              <w:t>”</w:t>
            </w:r>
            <w:r w:rsidRPr="00185239">
              <w:rPr>
                <w:rFonts w:ascii="Trebuchet MS" w:hAnsi="Trebuchet MS"/>
                <w:sz w:val="22"/>
                <w:szCs w:val="22"/>
                <w:lang w:val="en-US"/>
              </w:rPr>
              <w:t>).</w:t>
            </w:r>
          </w:p>
          <w:p w14:paraId="6E9D9AB9" w14:textId="77777777" w:rsidR="00C94A0A" w:rsidRPr="00185239" w:rsidRDefault="00C94A0A" w:rsidP="006A2E3D">
            <w:pPr>
              <w:widowControl w:val="0"/>
              <w:tabs>
                <w:tab w:val="left" w:pos="567"/>
              </w:tabs>
              <w:spacing w:line="280" w:lineRule="exact"/>
              <w:rPr>
                <w:rFonts w:ascii="Trebuchet MS" w:hAnsi="Trebuchet MS"/>
                <w:sz w:val="22"/>
                <w:szCs w:val="22"/>
                <w:lang w:val="en-US"/>
              </w:rPr>
            </w:pPr>
          </w:p>
          <w:p w14:paraId="2F45ACAF" w14:textId="77777777" w:rsidR="00C94A0A" w:rsidRPr="00185239" w:rsidRDefault="00C94A0A" w:rsidP="006A2E3D">
            <w:pPr>
              <w:widowControl w:val="0"/>
              <w:numPr>
                <w:ilvl w:val="1"/>
                <w:numId w:val="34"/>
              </w:numPr>
              <w:tabs>
                <w:tab w:val="left" w:pos="567"/>
              </w:tabs>
              <w:spacing w:line="280" w:lineRule="exact"/>
              <w:ind w:left="0" w:firstLine="0"/>
              <w:rPr>
                <w:rFonts w:ascii="Trebuchet MS" w:hAnsi="Trebuchet MS"/>
                <w:b/>
                <w:sz w:val="22"/>
                <w:szCs w:val="22"/>
                <w:lang w:val="en-US"/>
              </w:rPr>
            </w:pPr>
            <w:r w:rsidRPr="00185239">
              <w:rPr>
                <w:rFonts w:ascii="Trebuchet MS" w:hAnsi="Trebuchet MS"/>
                <w:b/>
                <w:sz w:val="22"/>
                <w:szCs w:val="22"/>
                <w:lang w:val="en-US"/>
              </w:rPr>
              <w:t xml:space="preserve">Compensatory Interest </w:t>
            </w:r>
          </w:p>
          <w:p w14:paraId="1EFE8A9F" w14:textId="77777777" w:rsidR="00FD1E90" w:rsidRPr="00185239" w:rsidRDefault="00FD1E90" w:rsidP="006A2E3D">
            <w:pPr>
              <w:widowControl w:val="0"/>
              <w:tabs>
                <w:tab w:val="left" w:pos="567"/>
              </w:tabs>
              <w:spacing w:line="280" w:lineRule="exact"/>
              <w:rPr>
                <w:rFonts w:ascii="Trebuchet MS" w:hAnsi="Trebuchet MS"/>
                <w:b/>
                <w:iCs/>
                <w:sz w:val="22"/>
                <w:szCs w:val="22"/>
                <w:lang w:val="en-US"/>
              </w:rPr>
            </w:pPr>
          </w:p>
          <w:p w14:paraId="2618AF75" w14:textId="02C2471B" w:rsidR="00D1484A" w:rsidRPr="00185239" w:rsidRDefault="00D1484A" w:rsidP="006A2E3D">
            <w:pPr>
              <w:widowControl w:val="0"/>
              <w:numPr>
                <w:ilvl w:val="2"/>
                <w:numId w:val="34"/>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On the Unit Par Value of the Debentures, or its balance, there will be compensatory interest equivalent to eight percent (8.00%) per year, base three hundred and sixty (360) calendar days, </w:t>
            </w:r>
            <w:r w:rsidR="001440F5" w:rsidRPr="00185239">
              <w:rPr>
                <w:rFonts w:ascii="Trebuchet MS" w:hAnsi="Trebuchet MS"/>
                <w:sz w:val="22"/>
                <w:szCs w:val="22"/>
                <w:lang w:val="en-US"/>
              </w:rPr>
              <w:t xml:space="preserve">capitalized </w:t>
            </w:r>
            <w:r w:rsidRPr="00185239">
              <w:rPr>
                <w:rFonts w:ascii="Trebuchet MS" w:hAnsi="Trebuchet MS"/>
                <w:i/>
                <w:iCs/>
                <w:sz w:val="22"/>
                <w:szCs w:val="22"/>
                <w:lang w:val="en-US"/>
              </w:rPr>
              <w:t xml:space="preserve">pro rata </w:t>
            </w:r>
            <w:proofErr w:type="spellStart"/>
            <w:r w:rsidRPr="00185239">
              <w:rPr>
                <w:rFonts w:ascii="Trebuchet MS" w:hAnsi="Trebuchet MS"/>
                <w:i/>
                <w:iCs/>
                <w:sz w:val="22"/>
                <w:szCs w:val="22"/>
                <w:lang w:val="en-US"/>
              </w:rPr>
              <w:t>temporis</w:t>
            </w:r>
            <w:proofErr w:type="spellEnd"/>
            <w:r w:rsidRPr="00185239">
              <w:rPr>
                <w:rFonts w:ascii="Trebuchet MS" w:hAnsi="Trebuchet MS"/>
                <w:sz w:val="22"/>
                <w:szCs w:val="22"/>
                <w:lang w:val="en-US"/>
              </w:rPr>
              <w:t xml:space="preserve"> according to the number of calendar days during the period of validity of the Debentures, (</w:t>
            </w:r>
            <w:r w:rsidR="0005231E" w:rsidRPr="00185239">
              <w:rPr>
                <w:rFonts w:ascii="Trebuchet MS" w:hAnsi="Trebuchet MS"/>
                <w:sz w:val="22"/>
                <w:szCs w:val="22"/>
                <w:lang w:val="en-US"/>
              </w:rPr>
              <w:t>“</w:t>
            </w:r>
            <w:r w:rsidRPr="00185239">
              <w:rPr>
                <w:rFonts w:ascii="Trebuchet MS" w:hAnsi="Trebuchet MS"/>
                <w:sz w:val="22"/>
                <w:szCs w:val="22"/>
                <w:u w:val="single"/>
                <w:lang w:val="en-US"/>
              </w:rPr>
              <w:t xml:space="preserve">Compensatory </w:t>
            </w:r>
            <w:r w:rsidRPr="00185239">
              <w:rPr>
                <w:rFonts w:ascii="Trebuchet MS" w:hAnsi="Trebuchet MS"/>
                <w:sz w:val="22"/>
                <w:szCs w:val="22"/>
                <w:u w:val="single"/>
                <w:lang w:val="en-US"/>
              </w:rPr>
              <w:lastRenderedPageBreak/>
              <w:t>Interest</w:t>
            </w:r>
            <w:r w:rsidR="0005231E" w:rsidRPr="00185239">
              <w:rPr>
                <w:rFonts w:ascii="Trebuchet MS" w:hAnsi="Trebuchet MS"/>
                <w:sz w:val="22"/>
                <w:szCs w:val="22"/>
                <w:lang w:val="en-US"/>
              </w:rPr>
              <w:t>”</w:t>
            </w:r>
            <w:r w:rsidRPr="00185239">
              <w:rPr>
                <w:rFonts w:ascii="Trebuchet MS" w:hAnsi="Trebuchet MS"/>
                <w:sz w:val="22"/>
                <w:szCs w:val="22"/>
                <w:lang w:val="en-US"/>
              </w:rPr>
              <w:t xml:space="preserve"> or </w:t>
            </w:r>
            <w:r w:rsidR="0005231E" w:rsidRPr="00185239">
              <w:rPr>
                <w:rFonts w:ascii="Trebuchet MS" w:hAnsi="Trebuchet MS"/>
                <w:sz w:val="22"/>
                <w:szCs w:val="22"/>
                <w:u w:val="single"/>
                <w:lang w:val="en-US"/>
              </w:rPr>
              <w:t>“</w:t>
            </w:r>
            <w:r w:rsidRPr="00185239">
              <w:rPr>
                <w:rFonts w:ascii="Trebuchet MS" w:hAnsi="Trebuchet MS"/>
                <w:sz w:val="22"/>
                <w:szCs w:val="22"/>
                <w:u w:val="single"/>
                <w:lang w:val="en-US"/>
              </w:rPr>
              <w:t>Compensation</w:t>
            </w:r>
            <w:r w:rsidR="0005231E" w:rsidRPr="00185239">
              <w:rPr>
                <w:rFonts w:ascii="Trebuchet MS" w:hAnsi="Trebuchet MS"/>
                <w:sz w:val="22"/>
                <w:szCs w:val="22"/>
                <w:u w:val="single"/>
                <w:lang w:val="en-US"/>
              </w:rPr>
              <w:t>”</w:t>
            </w:r>
            <w:r w:rsidRPr="00185239">
              <w:rPr>
                <w:rFonts w:ascii="Trebuchet MS" w:hAnsi="Trebuchet MS"/>
                <w:sz w:val="22"/>
                <w:szCs w:val="22"/>
                <w:lang w:val="en-US"/>
              </w:rPr>
              <w:t>). The Compensatory Interest shall be calculated according to the following formula:</w:t>
            </w:r>
          </w:p>
          <w:p w14:paraId="1C0FF01A" w14:textId="77777777" w:rsidR="00D1484A" w:rsidRPr="00185239" w:rsidRDefault="00D1484A" w:rsidP="006A2E3D">
            <w:pPr>
              <w:widowControl w:val="0"/>
              <w:tabs>
                <w:tab w:val="left" w:pos="567"/>
              </w:tabs>
              <w:spacing w:line="280" w:lineRule="exact"/>
              <w:rPr>
                <w:rFonts w:ascii="Trebuchet MS" w:hAnsi="Trebuchet MS" w:cstheme="minorHAnsi"/>
                <w:sz w:val="22"/>
                <w:szCs w:val="22"/>
                <w:lang w:val="en-US"/>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86"/>
            </w:tblGrid>
            <w:tr w:rsidR="00D1484A" w:rsidRPr="00185239" w14:paraId="43E5329F" w14:textId="77777777" w:rsidTr="00DB1FB1">
              <w:trPr>
                <w:jc w:val="center"/>
              </w:trPr>
              <w:tc>
                <w:tcPr>
                  <w:tcW w:w="3386" w:type="dxa"/>
                </w:tcPr>
                <w:p w14:paraId="2A7ACBB2" w14:textId="77777777" w:rsidR="00D1484A" w:rsidRPr="00185239" w:rsidRDefault="00D1484A" w:rsidP="006A2E3D">
                  <w:pPr>
                    <w:pStyle w:val="Corpodetexto"/>
                    <w:tabs>
                      <w:tab w:val="left" w:pos="284"/>
                    </w:tabs>
                    <w:spacing w:line="280" w:lineRule="exact"/>
                    <w:ind w:right="23"/>
                    <w:rPr>
                      <w:rFonts w:ascii="Trebuchet MS" w:hAnsi="Trebuchet MS" w:cstheme="minorHAnsi"/>
                      <w:iCs/>
                      <w:sz w:val="22"/>
                      <w:szCs w:val="22"/>
                      <w:lang w:val="en-US"/>
                    </w:rPr>
                  </w:pPr>
                  <w:r w:rsidRPr="00185239">
                    <w:rPr>
                      <w:rFonts w:ascii="Trebuchet MS" w:hAnsi="Trebuchet MS" w:cstheme="minorHAnsi"/>
                      <w:iCs/>
                      <w:sz w:val="22"/>
                      <w:szCs w:val="22"/>
                      <w:lang w:val="en-US"/>
                    </w:rPr>
                    <w:t xml:space="preserve">J = </w:t>
                  </w:r>
                  <w:proofErr w:type="spellStart"/>
                  <w:r w:rsidRPr="00185239">
                    <w:rPr>
                      <w:rFonts w:ascii="Trebuchet MS" w:hAnsi="Trebuchet MS" w:cstheme="minorHAnsi"/>
                      <w:iCs/>
                      <w:sz w:val="22"/>
                      <w:szCs w:val="22"/>
                      <w:lang w:val="en-US"/>
                    </w:rPr>
                    <w:t>V</w:t>
                  </w:r>
                  <w:r w:rsidR="0005231E" w:rsidRPr="00185239">
                    <w:rPr>
                      <w:rFonts w:ascii="Trebuchet MS" w:hAnsi="Trebuchet MS" w:cstheme="minorHAnsi"/>
                      <w:iCs/>
                      <w:sz w:val="22"/>
                      <w:szCs w:val="22"/>
                      <w:lang w:val="en-US"/>
                    </w:rPr>
                    <w:t>n</w:t>
                  </w:r>
                  <w:r w:rsidRPr="00185239">
                    <w:rPr>
                      <w:rFonts w:ascii="Trebuchet MS" w:hAnsi="Trebuchet MS" w:cstheme="minorHAnsi"/>
                      <w:iCs/>
                      <w:sz w:val="22"/>
                      <w:szCs w:val="22"/>
                      <w:lang w:val="en-US"/>
                    </w:rPr>
                    <w:t>a</w:t>
                  </w:r>
                  <w:proofErr w:type="spellEnd"/>
                  <w:r w:rsidRPr="00185239">
                    <w:rPr>
                      <w:rFonts w:ascii="Trebuchet MS" w:hAnsi="Trebuchet MS" w:cstheme="minorHAnsi"/>
                      <w:iCs/>
                      <w:sz w:val="22"/>
                      <w:szCs w:val="22"/>
                      <w:lang w:val="en-US"/>
                    </w:rPr>
                    <w:t xml:space="preserve"> x [Interest Factor </w:t>
                  </w:r>
                  <w:r w:rsidR="0005231E" w:rsidRPr="00185239">
                    <w:rPr>
                      <w:rFonts w:ascii="Trebuchet MS" w:hAnsi="Trebuchet MS" w:cstheme="minorHAnsi"/>
                      <w:iCs/>
                      <w:sz w:val="22"/>
                      <w:szCs w:val="22"/>
                      <w:lang w:val="en-US"/>
                    </w:rPr>
                    <w:t>–</w:t>
                  </w:r>
                  <w:r w:rsidRPr="00185239">
                    <w:rPr>
                      <w:rFonts w:ascii="Trebuchet MS" w:hAnsi="Trebuchet MS" w:cstheme="minorHAnsi"/>
                      <w:iCs/>
                      <w:sz w:val="22"/>
                      <w:szCs w:val="22"/>
                      <w:lang w:val="en-US"/>
                    </w:rPr>
                    <w:t xml:space="preserve"> 1]</w:t>
                  </w:r>
                </w:p>
              </w:tc>
            </w:tr>
          </w:tbl>
          <w:p w14:paraId="4AD3D820" w14:textId="77777777" w:rsidR="00D1484A" w:rsidRPr="00185239"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3C171FB6" w14:textId="77777777" w:rsidR="00D1484A" w:rsidRPr="00185239" w:rsidRDefault="00D1484A" w:rsidP="006A2E3D">
            <w:pPr>
              <w:tabs>
                <w:tab w:val="left" w:pos="284"/>
              </w:tabs>
              <w:spacing w:line="280" w:lineRule="exact"/>
              <w:ind w:right="24"/>
              <w:rPr>
                <w:rFonts w:ascii="Trebuchet MS" w:hAnsi="Trebuchet MS" w:cstheme="minorHAnsi"/>
                <w:iCs/>
                <w:sz w:val="22"/>
                <w:szCs w:val="22"/>
                <w:lang w:val="en-US"/>
              </w:rPr>
            </w:pPr>
            <w:r w:rsidRPr="00185239">
              <w:rPr>
                <w:rFonts w:ascii="Trebuchet MS" w:hAnsi="Trebuchet MS" w:cstheme="minorHAnsi"/>
                <w:iCs/>
                <w:sz w:val="22"/>
                <w:szCs w:val="22"/>
                <w:lang w:val="en-US"/>
              </w:rPr>
              <w:t>Whereas:</w:t>
            </w:r>
          </w:p>
          <w:p w14:paraId="5E286C05" w14:textId="77777777" w:rsidR="00D1484A" w:rsidRPr="00185239"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4FC4F307" w14:textId="77777777" w:rsidR="00D1484A" w:rsidRPr="00185239" w:rsidRDefault="00D1484A" w:rsidP="006A2E3D">
            <w:pPr>
              <w:pStyle w:val="Corpodetexto"/>
              <w:tabs>
                <w:tab w:val="left" w:pos="284"/>
              </w:tabs>
              <w:spacing w:line="280" w:lineRule="exact"/>
              <w:ind w:right="24"/>
              <w:rPr>
                <w:rFonts w:ascii="Trebuchet MS" w:hAnsi="Trebuchet MS" w:cstheme="minorHAnsi"/>
                <w:iCs/>
                <w:sz w:val="22"/>
                <w:szCs w:val="22"/>
                <w:lang w:val="en-US"/>
              </w:rPr>
            </w:pPr>
            <w:r w:rsidRPr="00185239">
              <w:rPr>
                <w:rFonts w:ascii="Trebuchet MS" w:hAnsi="Trebuchet MS" w:cstheme="minorHAnsi"/>
                <w:b/>
                <w:bCs/>
                <w:iCs/>
                <w:sz w:val="22"/>
                <w:szCs w:val="22"/>
                <w:lang w:val="en-US"/>
              </w:rPr>
              <w:t>J</w:t>
            </w:r>
            <w:r w:rsidRPr="00185239">
              <w:rPr>
                <w:rFonts w:ascii="Trebuchet MS" w:hAnsi="Trebuchet MS" w:cstheme="minorHAnsi"/>
                <w:iCs/>
                <w:sz w:val="22"/>
                <w:szCs w:val="22"/>
                <w:lang w:val="en-US"/>
              </w:rPr>
              <w:t xml:space="preserve"> = unit value of accumulated interest within the period, calculated </w:t>
            </w:r>
            <w:r w:rsidR="009A34BC" w:rsidRPr="00185239">
              <w:rPr>
                <w:rFonts w:ascii="Trebuchet MS" w:hAnsi="Trebuchet MS" w:cstheme="minorHAnsi"/>
                <w:iCs/>
                <w:sz w:val="22"/>
                <w:szCs w:val="22"/>
                <w:lang w:val="en-US"/>
              </w:rPr>
              <w:t xml:space="preserve">to </w:t>
            </w:r>
            <w:r w:rsidRPr="00185239">
              <w:rPr>
                <w:rFonts w:ascii="Trebuchet MS" w:hAnsi="Trebuchet MS" w:cstheme="minorHAnsi"/>
                <w:iCs/>
                <w:sz w:val="22"/>
                <w:szCs w:val="22"/>
                <w:lang w:val="en-US"/>
              </w:rPr>
              <w:t>eight (8) decimal places, with no rounding;</w:t>
            </w:r>
          </w:p>
          <w:p w14:paraId="51AC2D02" w14:textId="77777777" w:rsidR="00D1484A" w:rsidRPr="00185239"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55477AEB" w14:textId="77777777" w:rsidR="00D1484A" w:rsidRPr="00185239" w:rsidRDefault="00D1484A" w:rsidP="006A2E3D">
            <w:pPr>
              <w:pStyle w:val="Corpodetexto"/>
              <w:tabs>
                <w:tab w:val="left" w:pos="284"/>
              </w:tabs>
              <w:spacing w:line="280" w:lineRule="exact"/>
              <w:ind w:right="24"/>
              <w:rPr>
                <w:rFonts w:ascii="Trebuchet MS" w:hAnsi="Trebuchet MS" w:cstheme="minorHAnsi"/>
                <w:iCs/>
                <w:sz w:val="22"/>
                <w:szCs w:val="22"/>
                <w:lang w:val="en-US"/>
              </w:rPr>
            </w:pPr>
            <w:proofErr w:type="spellStart"/>
            <w:r w:rsidRPr="00185239">
              <w:rPr>
                <w:rFonts w:ascii="Trebuchet MS" w:hAnsi="Trebuchet MS" w:cstheme="minorHAnsi"/>
                <w:b/>
                <w:bCs/>
                <w:iCs/>
                <w:sz w:val="22"/>
                <w:szCs w:val="22"/>
                <w:lang w:val="en-US"/>
              </w:rPr>
              <w:t>V</w:t>
            </w:r>
            <w:r w:rsidR="0005231E" w:rsidRPr="00185239">
              <w:rPr>
                <w:rFonts w:ascii="Trebuchet MS" w:hAnsi="Trebuchet MS" w:cstheme="minorHAnsi"/>
                <w:b/>
                <w:bCs/>
                <w:iCs/>
                <w:sz w:val="22"/>
                <w:szCs w:val="22"/>
                <w:lang w:val="en-US"/>
              </w:rPr>
              <w:t>n</w:t>
            </w:r>
            <w:r w:rsidRPr="00185239">
              <w:rPr>
                <w:rFonts w:ascii="Trebuchet MS" w:hAnsi="Trebuchet MS" w:cstheme="minorHAnsi"/>
                <w:b/>
                <w:bCs/>
                <w:iCs/>
                <w:sz w:val="22"/>
                <w:szCs w:val="22"/>
                <w:lang w:val="en-US"/>
              </w:rPr>
              <w:t>a</w:t>
            </w:r>
            <w:proofErr w:type="spellEnd"/>
            <w:r w:rsidRPr="00185239">
              <w:rPr>
                <w:rFonts w:ascii="Trebuchet MS" w:hAnsi="Trebuchet MS" w:cstheme="minorHAnsi"/>
                <w:iCs/>
                <w:sz w:val="22"/>
                <w:szCs w:val="22"/>
                <w:lang w:val="en-US"/>
              </w:rPr>
              <w:t xml:space="preserve"> = Unit Par Value of the Debentures, calculated </w:t>
            </w:r>
            <w:r w:rsidR="009A34BC" w:rsidRPr="00185239">
              <w:rPr>
                <w:rFonts w:ascii="Trebuchet MS" w:hAnsi="Trebuchet MS" w:cstheme="minorHAnsi"/>
                <w:iCs/>
                <w:sz w:val="22"/>
                <w:szCs w:val="22"/>
                <w:lang w:val="en-US"/>
              </w:rPr>
              <w:t xml:space="preserve">to </w:t>
            </w:r>
            <w:r w:rsidRPr="00185239">
              <w:rPr>
                <w:rFonts w:ascii="Trebuchet MS" w:hAnsi="Trebuchet MS" w:cstheme="minorHAnsi"/>
                <w:iCs/>
                <w:sz w:val="22"/>
                <w:szCs w:val="22"/>
                <w:lang w:val="en-US"/>
              </w:rPr>
              <w:t>eight (8) decimal places, with no rounding;</w:t>
            </w:r>
          </w:p>
          <w:p w14:paraId="3243775E" w14:textId="77777777" w:rsidR="00D1484A" w:rsidRPr="00185239"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61471D80" w14:textId="77777777" w:rsidR="00D1484A" w:rsidRPr="00185239" w:rsidRDefault="00D1484A" w:rsidP="006A2E3D">
            <w:pPr>
              <w:pStyle w:val="Corpodetexto"/>
              <w:tabs>
                <w:tab w:val="left" w:pos="284"/>
              </w:tabs>
              <w:spacing w:line="280" w:lineRule="exact"/>
              <w:ind w:right="24"/>
              <w:rPr>
                <w:rFonts w:ascii="Trebuchet MS" w:hAnsi="Trebuchet MS" w:cstheme="minorHAnsi"/>
                <w:iCs/>
                <w:sz w:val="22"/>
                <w:szCs w:val="22"/>
                <w:lang w:val="en-US"/>
              </w:rPr>
            </w:pPr>
            <w:r w:rsidRPr="00185239">
              <w:rPr>
                <w:rFonts w:ascii="Trebuchet MS" w:hAnsi="Trebuchet MS" w:cstheme="minorHAnsi"/>
                <w:b/>
                <w:bCs/>
                <w:iCs/>
                <w:sz w:val="22"/>
                <w:szCs w:val="22"/>
                <w:lang w:val="en-US"/>
              </w:rPr>
              <w:t>Interest Factor</w:t>
            </w:r>
            <w:r w:rsidRPr="00185239">
              <w:rPr>
                <w:rFonts w:ascii="Trebuchet MS" w:hAnsi="Trebuchet MS" w:cstheme="minorHAnsi"/>
                <w:iCs/>
                <w:sz w:val="22"/>
                <w:szCs w:val="22"/>
                <w:lang w:val="en-US"/>
              </w:rPr>
              <w:t xml:space="preserve"> = fixed interest factor calculated with nine (9) decimal places, with rounding, established in the following manner:</w:t>
            </w:r>
          </w:p>
          <w:p w14:paraId="004394DD" w14:textId="77777777" w:rsidR="00D1484A" w:rsidRPr="00185239" w:rsidRDefault="00D1484A" w:rsidP="006A2E3D">
            <w:pPr>
              <w:tabs>
                <w:tab w:val="left" w:pos="284"/>
              </w:tabs>
              <w:spacing w:line="280" w:lineRule="exact"/>
              <w:ind w:right="24"/>
              <w:rPr>
                <w:rFonts w:ascii="Trebuchet MS" w:hAnsi="Trebuchet MS" w:cstheme="minorHAnsi"/>
                <w:iCs/>
                <w:w w:val="115"/>
                <w:sz w:val="22"/>
                <w:szCs w:val="22"/>
                <w:lang w:val="en-US"/>
              </w:rPr>
            </w:pPr>
          </w:p>
          <w:p w14:paraId="3BB2A233" w14:textId="63932ABB" w:rsidR="004550F4" w:rsidRPr="00185239" w:rsidRDefault="004550F4" w:rsidP="002D0305">
            <w:pPr>
              <w:tabs>
                <w:tab w:val="left" w:pos="284"/>
              </w:tabs>
              <w:spacing w:line="360" w:lineRule="auto"/>
              <w:rPr>
                <w:rFonts w:ascii="Trebuchet MS" w:hAnsi="Trebuchet MS" w:cstheme="minorHAnsi"/>
                <w:iCs/>
                <w:w w:val="115"/>
                <w:sz w:val="22"/>
                <w:szCs w:val="22"/>
              </w:rPr>
            </w:pPr>
            <m:oMathPara>
              <m:oMathParaPr>
                <m:jc m:val="center"/>
              </m:oMathParaPr>
              <m:oMath>
                <m:r>
                  <w:rPr>
                    <w:rFonts w:ascii="Cambria Math" w:hAnsi="Cambria Math" w:cstheme="minorHAnsi"/>
                    <w:sz w:val="22"/>
                    <w:szCs w:val="22"/>
                    <w:lang w:val="pt-PT"/>
                  </w:rPr>
                  <m:t>Interest Factor</m:t>
                </m:r>
                <m:r>
                  <m:rPr>
                    <m:sty m:val="p"/>
                  </m:rPr>
                  <w:rPr>
                    <w:rFonts w:ascii="Cambria Math" w:hAnsi="Cambria Math" w:cstheme="minorHAnsi"/>
                    <w:sz w:val="22"/>
                    <w:szCs w:val="22"/>
                    <w:lang w:val="pt-PT"/>
                  </w:rPr>
                  <m:t>=</m:t>
                </m:r>
                <m:sSup>
                  <m:sSupPr>
                    <m:ctrlPr>
                      <w:ins w:id="58" w:author="Bianca Galdino" w:date="2020-10-28T09:54:00Z">
                        <w:rPr>
                          <w:rFonts w:ascii="Cambria Math" w:hAnsi="Cambria Math" w:cstheme="minorHAnsi"/>
                          <w:bCs/>
                          <w:sz w:val="22"/>
                          <w:szCs w:val="22"/>
                          <w:lang w:val="pt-PT"/>
                        </w:rPr>
                      </w:ins>
                    </m:ctrlPr>
                  </m:sSupPr>
                  <m:e>
                    <m:d>
                      <m:dPr>
                        <m:begChr m:val="["/>
                        <m:endChr m:val="]"/>
                        <m:ctrlPr>
                          <w:ins w:id="59" w:author="Bianca Galdino" w:date="2020-10-28T09:54:00Z">
                            <w:rPr>
                              <w:rFonts w:ascii="Cambria Math" w:hAnsi="Cambria Math" w:cstheme="minorHAnsi"/>
                              <w:bCs/>
                              <w:sz w:val="22"/>
                              <w:szCs w:val="22"/>
                              <w:lang w:val="pt-PT"/>
                            </w:rPr>
                          </w:ins>
                        </m:ctrlPr>
                      </m:dPr>
                      <m:e>
                        <m:sSup>
                          <m:sSupPr>
                            <m:ctrlPr>
                              <w:ins w:id="60" w:author="Bianca Galdino" w:date="2020-10-28T09:54:00Z">
                                <w:rPr>
                                  <w:rFonts w:ascii="Cambria Math" w:hAnsi="Cambria Math" w:cstheme="minorHAnsi"/>
                                  <w:bCs/>
                                  <w:sz w:val="22"/>
                                  <w:szCs w:val="22"/>
                                  <w:lang w:val="pt-PT"/>
                                </w:rPr>
                              </w:ins>
                            </m:ctrlPr>
                          </m:sSupPr>
                          <m:e>
                            <m:d>
                              <m:dPr>
                                <m:ctrlPr>
                                  <w:ins w:id="61" w:author="Bianca Galdino" w:date="2020-10-28T09:54:00Z">
                                    <w:rPr>
                                      <w:rFonts w:ascii="Cambria Math" w:hAnsi="Cambria Math" w:cstheme="minorHAnsi"/>
                                      <w:bCs/>
                                      <w:sz w:val="22"/>
                                      <w:szCs w:val="22"/>
                                      <w:lang w:val="pt-PT"/>
                                    </w:rPr>
                                  </w:ins>
                                </m:ctrlPr>
                              </m:dPr>
                              <m:e>
                                <m:f>
                                  <m:fPr>
                                    <m:ctrlPr>
                                      <w:ins w:id="62" w:author="Bianca Galdino" w:date="2020-10-28T09:54:00Z">
                                        <w:rPr>
                                          <w:rFonts w:ascii="Cambria Math" w:hAnsi="Cambria Math" w:cstheme="minorHAnsi"/>
                                          <w:bCs/>
                                          <w:sz w:val="22"/>
                                          <w:szCs w:val="22"/>
                                          <w:lang w:val="pt-PT"/>
                                        </w:rPr>
                                      </w:ins>
                                    </m:ctrlPr>
                                  </m:fPr>
                                  <m:num>
                                    <m:r>
                                      <w:rPr>
                                        <w:rFonts w:ascii="Cambria Math" w:hAnsi="Cambria Math" w:cstheme="minorHAnsi"/>
                                        <w:sz w:val="22"/>
                                        <w:szCs w:val="22"/>
                                        <w:lang w:val="pt-PT"/>
                                      </w:rPr>
                                      <m:t>i</m:t>
                                    </m:r>
                                  </m:num>
                                  <m:den>
                                    <m:r>
                                      <m:rPr>
                                        <m:sty m:val="p"/>
                                      </m:rPr>
                                      <w:rPr>
                                        <w:rFonts w:ascii="Cambria Math" w:hAnsi="Cambria Math" w:cstheme="minorHAnsi"/>
                                        <w:sz w:val="22"/>
                                        <w:szCs w:val="22"/>
                                        <w:lang w:val="pt-PT"/>
                                      </w:rPr>
                                      <m:t>100</m:t>
                                    </m:r>
                                  </m:den>
                                </m:f>
                                <m:r>
                                  <m:rPr>
                                    <m:sty m:val="p"/>
                                  </m:rPr>
                                  <w:rPr>
                                    <w:rFonts w:ascii="Cambria Math" w:hAnsi="Cambria Math" w:cstheme="minorHAnsi"/>
                                    <w:sz w:val="22"/>
                                    <w:szCs w:val="22"/>
                                    <w:lang w:val="pt-PT"/>
                                  </w:rPr>
                                  <m:t>+1</m:t>
                                </m:r>
                              </m:e>
                            </m:d>
                          </m:e>
                          <m:sup>
                            <m:f>
                              <m:fPr>
                                <m:ctrlPr>
                                  <w:ins w:id="63" w:author="Bianca Galdino" w:date="2020-10-28T09:54:00Z">
                                    <w:rPr>
                                      <w:rFonts w:ascii="Cambria Math" w:hAnsi="Cambria Math" w:cstheme="minorHAnsi"/>
                                      <w:bCs/>
                                      <w:sz w:val="22"/>
                                      <w:szCs w:val="22"/>
                                      <w:lang w:val="pt-PT"/>
                                    </w:rPr>
                                  </w:ins>
                                </m:ctrlPr>
                              </m:fPr>
                              <m:num>
                                <m:r>
                                  <w:rPr>
                                    <w:rFonts w:ascii="Cambria Math" w:hAnsi="Cambria Math" w:cstheme="minorHAnsi"/>
                                    <w:sz w:val="22"/>
                                    <w:szCs w:val="22"/>
                                    <w:lang w:val="pt-PT"/>
                                  </w:rPr>
                                  <m:t>30</m:t>
                                </m:r>
                              </m:num>
                              <m:den>
                                <m:r>
                                  <w:rPr>
                                    <w:rFonts w:ascii="Cambria Math" w:hAnsi="Cambria Math" w:cstheme="minorHAnsi"/>
                                    <w:sz w:val="22"/>
                                    <w:szCs w:val="22"/>
                                    <w:lang w:val="pt-PT"/>
                                  </w:rPr>
                                  <m:t>360</m:t>
                                </m:r>
                              </m:den>
                            </m:f>
                          </m:sup>
                        </m:sSup>
                      </m:e>
                    </m:d>
                  </m:e>
                  <m:sup>
                    <m:f>
                      <m:fPr>
                        <m:ctrlPr>
                          <w:ins w:id="64" w:author="Bianca Galdino" w:date="2020-10-28T09:54:00Z">
                            <w:rPr>
                              <w:rFonts w:ascii="Cambria Math" w:hAnsi="Cambria Math" w:cstheme="minorHAnsi"/>
                              <w:bCs/>
                              <w:i/>
                              <w:sz w:val="22"/>
                              <w:szCs w:val="22"/>
                              <w:lang w:val="pt-PT"/>
                            </w:rPr>
                          </w:ins>
                        </m:ctrlPr>
                      </m:fPr>
                      <m:num>
                        <m:r>
                          <w:rPr>
                            <w:rFonts w:ascii="Cambria Math" w:hAnsi="Cambria Math" w:cstheme="minorHAnsi"/>
                            <w:sz w:val="22"/>
                            <w:szCs w:val="22"/>
                            <w:lang w:val="pt-PT"/>
                          </w:rPr>
                          <m:t>dcp</m:t>
                        </m:r>
                      </m:num>
                      <m:den>
                        <m:r>
                          <w:rPr>
                            <w:rFonts w:ascii="Cambria Math" w:hAnsi="Cambria Math" w:cstheme="minorHAnsi"/>
                            <w:sz w:val="22"/>
                            <w:szCs w:val="22"/>
                            <w:lang w:val="pt-PT"/>
                          </w:rPr>
                          <m:t>dct</m:t>
                        </m:r>
                      </m:den>
                    </m:f>
                  </m:sup>
                </m:sSup>
              </m:oMath>
            </m:oMathPara>
          </w:p>
          <w:p w14:paraId="4F05560B" w14:textId="77777777" w:rsidR="004550F4" w:rsidRPr="00185239" w:rsidRDefault="004550F4" w:rsidP="006A2E3D">
            <w:pPr>
              <w:tabs>
                <w:tab w:val="left" w:pos="284"/>
              </w:tabs>
              <w:spacing w:line="280" w:lineRule="exact"/>
              <w:ind w:right="24"/>
              <w:rPr>
                <w:rFonts w:ascii="Trebuchet MS" w:hAnsi="Trebuchet MS"/>
                <w:w w:val="115"/>
                <w:sz w:val="22"/>
                <w:szCs w:val="22"/>
                <w:lang w:val="en-US"/>
              </w:rPr>
            </w:pPr>
          </w:p>
          <w:p w14:paraId="1AC2D238" w14:textId="77777777" w:rsidR="00D1484A" w:rsidRPr="00185239" w:rsidRDefault="00D1484A" w:rsidP="006A2E3D">
            <w:pPr>
              <w:pStyle w:val="Corpodetexto"/>
              <w:tabs>
                <w:tab w:val="left" w:pos="284"/>
              </w:tabs>
              <w:spacing w:line="280" w:lineRule="exact"/>
              <w:ind w:right="24"/>
              <w:rPr>
                <w:rFonts w:ascii="Trebuchet MS" w:hAnsi="Trebuchet MS" w:cstheme="minorHAnsi"/>
                <w:iCs/>
                <w:sz w:val="22"/>
                <w:szCs w:val="22"/>
                <w:lang w:val="en-US"/>
              </w:rPr>
            </w:pPr>
            <w:r w:rsidRPr="00185239">
              <w:rPr>
                <w:rFonts w:ascii="Trebuchet MS" w:hAnsi="Trebuchet MS" w:cstheme="minorHAnsi"/>
                <w:iCs/>
                <w:sz w:val="22"/>
                <w:szCs w:val="22"/>
                <w:lang w:val="en-US"/>
              </w:rPr>
              <w:t>Whereas:</w:t>
            </w:r>
          </w:p>
          <w:p w14:paraId="3F07693D" w14:textId="77777777" w:rsidR="00D1484A" w:rsidRPr="00185239"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1A5D1A29" w14:textId="77777777" w:rsidR="00D1484A" w:rsidRPr="00185239" w:rsidRDefault="0005231E" w:rsidP="006A2E3D">
            <w:pPr>
              <w:pStyle w:val="Corpodetexto"/>
              <w:tabs>
                <w:tab w:val="left" w:pos="284"/>
              </w:tabs>
              <w:spacing w:line="280" w:lineRule="exact"/>
              <w:ind w:right="24"/>
              <w:rPr>
                <w:rFonts w:ascii="Trebuchet MS" w:hAnsi="Trebuchet MS" w:cstheme="minorHAnsi"/>
                <w:iCs/>
                <w:sz w:val="22"/>
                <w:szCs w:val="22"/>
                <w:lang w:val="en-US"/>
              </w:rPr>
            </w:pPr>
            <w:r w:rsidRPr="00185239">
              <w:rPr>
                <w:rFonts w:ascii="Trebuchet MS" w:hAnsi="Trebuchet MS" w:cstheme="minorHAnsi"/>
                <w:iCs/>
                <w:sz w:val="22"/>
                <w:szCs w:val="22"/>
                <w:lang w:val="en-US"/>
              </w:rPr>
              <w:t>I</w:t>
            </w:r>
            <w:r w:rsidR="00D1484A" w:rsidRPr="00185239">
              <w:rPr>
                <w:rFonts w:ascii="Trebuchet MS" w:hAnsi="Trebuchet MS" w:cstheme="minorHAnsi"/>
                <w:iCs/>
                <w:sz w:val="22"/>
                <w:szCs w:val="22"/>
                <w:lang w:val="en-US"/>
              </w:rPr>
              <w:t xml:space="preserve"> = eight integers; and</w:t>
            </w:r>
          </w:p>
          <w:p w14:paraId="00C157F0" w14:textId="77777777" w:rsidR="00CC2CE9" w:rsidRPr="00185239" w:rsidRDefault="00CC2CE9" w:rsidP="006A2E3D">
            <w:pPr>
              <w:pStyle w:val="Corpodetexto"/>
              <w:tabs>
                <w:tab w:val="left" w:pos="284"/>
              </w:tabs>
              <w:spacing w:line="280" w:lineRule="exact"/>
              <w:ind w:right="24"/>
              <w:rPr>
                <w:rFonts w:ascii="Trebuchet MS" w:hAnsi="Trebuchet MS" w:cstheme="minorHAnsi"/>
                <w:iCs/>
                <w:sz w:val="22"/>
                <w:szCs w:val="22"/>
                <w:lang w:val="en-US"/>
              </w:rPr>
            </w:pPr>
          </w:p>
          <w:p w14:paraId="145738C7" w14:textId="68CFC7AB" w:rsidR="00D1484A" w:rsidRDefault="00D1484A" w:rsidP="006A2E3D">
            <w:pPr>
              <w:widowControl w:val="0"/>
              <w:tabs>
                <w:tab w:val="left" w:pos="2070"/>
              </w:tabs>
              <w:spacing w:line="280" w:lineRule="exact"/>
              <w:rPr>
                <w:rFonts w:ascii="Trebuchet MS" w:hAnsi="Trebuchet MS" w:cstheme="minorHAnsi"/>
                <w:bCs/>
                <w:sz w:val="22"/>
                <w:szCs w:val="22"/>
                <w:lang w:val="en-US"/>
              </w:rPr>
            </w:pPr>
            <w:proofErr w:type="spellStart"/>
            <w:r w:rsidRPr="00185239">
              <w:rPr>
                <w:rFonts w:ascii="Trebuchet MS" w:hAnsi="Trebuchet MS" w:cstheme="minorHAnsi"/>
                <w:bCs/>
                <w:sz w:val="22"/>
                <w:szCs w:val="22"/>
                <w:lang w:val="en-US"/>
              </w:rPr>
              <w:t>dcp</w:t>
            </w:r>
            <w:proofErr w:type="spellEnd"/>
            <w:r w:rsidRPr="00185239">
              <w:rPr>
                <w:rFonts w:ascii="Trebuchet MS" w:hAnsi="Trebuchet MS" w:cstheme="minorHAnsi"/>
                <w:bCs/>
                <w:sz w:val="22"/>
                <w:szCs w:val="22"/>
                <w:lang w:val="en-US"/>
              </w:rPr>
              <w:t xml:space="preserve">: is the number of calendar days between the </w:t>
            </w:r>
            <w:r w:rsidR="00AE686A" w:rsidRPr="00185239">
              <w:rPr>
                <w:rFonts w:ascii="Trebuchet MS" w:hAnsi="Trebuchet MS" w:cstheme="minorHAnsi"/>
                <w:bCs/>
                <w:sz w:val="22"/>
                <w:szCs w:val="22"/>
                <w:lang w:val="en-US"/>
              </w:rPr>
              <w:t xml:space="preserve">first </w:t>
            </w:r>
            <w:r w:rsidRPr="00185239">
              <w:rPr>
                <w:rFonts w:ascii="Trebuchet MS" w:hAnsi="Trebuchet MS" w:cstheme="minorHAnsi"/>
                <w:bCs/>
                <w:sz w:val="22"/>
                <w:szCs w:val="22"/>
                <w:lang w:val="en-US"/>
              </w:rPr>
              <w:t xml:space="preserve">Date of </w:t>
            </w:r>
            <w:r w:rsidR="0054221E" w:rsidRPr="00185239">
              <w:rPr>
                <w:rFonts w:ascii="Trebuchet MS" w:hAnsi="Trebuchet MS" w:cstheme="minorHAnsi"/>
                <w:bCs/>
                <w:sz w:val="22"/>
                <w:szCs w:val="22"/>
                <w:lang w:val="en-US"/>
              </w:rPr>
              <w:t>Debentures</w:t>
            </w:r>
            <w:r w:rsidRPr="00185239">
              <w:rPr>
                <w:rFonts w:ascii="Trebuchet MS" w:hAnsi="Trebuchet MS" w:cstheme="minorHAnsi"/>
                <w:bCs/>
                <w:sz w:val="22"/>
                <w:szCs w:val="22"/>
                <w:lang w:val="en-US"/>
              </w:rPr>
              <w:t xml:space="preserve"> Payment </w:t>
            </w:r>
            <w:r w:rsidR="00E7106B" w:rsidRPr="00185239">
              <w:rPr>
                <w:rFonts w:ascii="Trebuchet MS" w:hAnsi="Trebuchet MS" w:cstheme="minorHAnsi"/>
                <w:bCs/>
                <w:sz w:val="22"/>
                <w:szCs w:val="22"/>
                <w:lang w:val="en-US"/>
              </w:rPr>
              <w:t xml:space="preserve">or the Anniversary Date immediately after, as the case may be, </w:t>
            </w:r>
            <w:r w:rsidRPr="00185239">
              <w:rPr>
                <w:rFonts w:ascii="Trebuchet MS" w:hAnsi="Trebuchet MS" w:cstheme="minorHAnsi"/>
                <w:bCs/>
                <w:sz w:val="22"/>
                <w:szCs w:val="22"/>
                <w:lang w:val="en-US"/>
              </w:rPr>
              <w:t xml:space="preserve">and the calculation date, whereas </w:t>
            </w:r>
            <w:r w:rsidR="0005231E" w:rsidRPr="00185239">
              <w:rPr>
                <w:rFonts w:ascii="Trebuchet MS" w:hAnsi="Trebuchet MS" w:cstheme="minorHAnsi"/>
                <w:bCs/>
                <w:sz w:val="22"/>
                <w:szCs w:val="22"/>
                <w:lang w:val="en-US"/>
              </w:rPr>
              <w:t>“</w:t>
            </w:r>
            <w:proofErr w:type="spellStart"/>
            <w:r w:rsidRPr="00185239">
              <w:rPr>
                <w:rFonts w:ascii="Trebuchet MS" w:hAnsi="Trebuchet MS" w:cstheme="minorHAnsi"/>
                <w:bCs/>
                <w:sz w:val="22"/>
                <w:szCs w:val="22"/>
                <w:lang w:val="en-US"/>
              </w:rPr>
              <w:t>dcp</w:t>
            </w:r>
            <w:proofErr w:type="spellEnd"/>
            <w:r w:rsidR="0005231E" w:rsidRPr="00185239">
              <w:rPr>
                <w:rFonts w:ascii="Trebuchet MS" w:hAnsi="Trebuchet MS" w:cstheme="minorHAnsi"/>
                <w:bCs/>
                <w:sz w:val="22"/>
                <w:szCs w:val="22"/>
                <w:lang w:val="en-US"/>
              </w:rPr>
              <w:t>”</w:t>
            </w:r>
            <w:r w:rsidRPr="00185239">
              <w:rPr>
                <w:rFonts w:ascii="Trebuchet MS" w:hAnsi="Trebuchet MS" w:cstheme="minorHAnsi"/>
                <w:bCs/>
                <w:sz w:val="22"/>
                <w:szCs w:val="22"/>
                <w:lang w:val="en-US"/>
              </w:rPr>
              <w:t xml:space="preserve"> is an integer number;</w:t>
            </w:r>
          </w:p>
          <w:p w14:paraId="062BDE24" w14:textId="3D2B582B" w:rsidR="00243EA7" w:rsidRDefault="00243EA7" w:rsidP="006A2E3D">
            <w:pPr>
              <w:widowControl w:val="0"/>
              <w:tabs>
                <w:tab w:val="left" w:pos="2070"/>
              </w:tabs>
              <w:spacing w:line="280" w:lineRule="exact"/>
              <w:rPr>
                <w:rFonts w:ascii="Trebuchet MS" w:hAnsi="Trebuchet MS" w:cstheme="minorHAnsi"/>
                <w:bCs/>
                <w:sz w:val="22"/>
                <w:szCs w:val="22"/>
                <w:lang w:val="en-US"/>
              </w:rPr>
            </w:pPr>
          </w:p>
          <w:p w14:paraId="2F5E31E6" w14:textId="039104F3" w:rsidR="00243EA7" w:rsidRPr="00185239" w:rsidRDefault="00243EA7" w:rsidP="00243EA7">
            <w:pPr>
              <w:widowControl w:val="0"/>
              <w:tabs>
                <w:tab w:val="left" w:pos="2070"/>
              </w:tabs>
              <w:spacing w:line="280" w:lineRule="exact"/>
              <w:rPr>
                <w:rFonts w:ascii="Trebuchet MS" w:hAnsi="Trebuchet MS"/>
                <w:sz w:val="22"/>
                <w:szCs w:val="22"/>
                <w:lang w:val="en-US"/>
              </w:rPr>
            </w:pPr>
            <w:proofErr w:type="spellStart"/>
            <w:r w:rsidRPr="00185239">
              <w:rPr>
                <w:rFonts w:ascii="Trebuchet MS" w:hAnsi="Trebuchet MS" w:cstheme="minorHAnsi"/>
                <w:bCs/>
                <w:sz w:val="22"/>
                <w:szCs w:val="22"/>
                <w:lang w:val="en-US"/>
              </w:rPr>
              <w:t>dc</w:t>
            </w:r>
            <w:r>
              <w:rPr>
                <w:rFonts w:ascii="Trebuchet MS" w:hAnsi="Trebuchet MS" w:cstheme="minorHAnsi"/>
                <w:bCs/>
                <w:sz w:val="22"/>
                <w:szCs w:val="22"/>
                <w:lang w:val="en-US"/>
              </w:rPr>
              <w:t>t</w:t>
            </w:r>
            <w:proofErr w:type="spellEnd"/>
            <w:r w:rsidRPr="00185239">
              <w:rPr>
                <w:rFonts w:ascii="Trebuchet MS" w:hAnsi="Trebuchet MS" w:cstheme="minorHAnsi"/>
                <w:bCs/>
                <w:sz w:val="22"/>
                <w:szCs w:val="22"/>
                <w:lang w:val="en-US"/>
              </w:rPr>
              <w:t>: is the number of calendar days between the</w:t>
            </w:r>
            <w:r w:rsidR="00612FD2">
              <w:rPr>
                <w:rFonts w:ascii="Trebuchet MS" w:hAnsi="Trebuchet MS" w:cstheme="minorHAnsi"/>
                <w:bCs/>
                <w:sz w:val="22"/>
                <w:szCs w:val="22"/>
                <w:lang w:val="en-US"/>
              </w:rPr>
              <w:t xml:space="preserve"> (</w:t>
            </w:r>
            <w:proofErr w:type="spellStart"/>
            <w:r w:rsidR="00612FD2">
              <w:rPr>
                <w:rFonts w:ascii="Trebuchet MS" w:hAnsi="Trebuchet MS" w:cstheme="minorHAnsi"/>
                <w:bCs/>
                <w:sz w:val="22"/>
                <w:szCs w:val="22"/>
                <w:lang w:val="en-US"/>
              </w:rPr>
              <w:t>i</w:t>
            </w:r>
            <w:proofErr w:type="spellEnd"/>
            <w:r w:rsidR="00612FD2">
              <w:rPr>
                <w:rFonts w:ascii="Trebuchet MS" w:hAnsi="Trebuchet MS" w:cstheme="minorHAnsi"/>
                <w:bCs/>
                <w:sz w:val="22"/>
                <w:szCs w:val="22"/>
                <w:lang w:val="en-US"/>
              </w:rPr>
              <w:t>)</w:t>
            </w:r>
            <w:r w:rsidRPr="00185239">
              <w:rPr>
                <w:rFonts w:ascii="Trebuchet MS" w:hAnsi="Trebuchet MS" w:cstheme="minorHAnsi"/>
                <w:bCs/>
                <w:sz w:val="22"/>
                <w:szCs w:val="22"/>
                <w:lang w:val="en-US"/>
              </w:rPr>
              <w:t xml:space="preserve"> </w:t>
            </w:r>
            <w:r w:rsidR="00612FD2">
              <w:rPr>
                <w:rFonts w:ascii="Trebuchet MS" w:hAnsi="Trebuchet MS" w:cstheme="minorHAnsi"/>
                <w:bCs/>
                <w:sz w:val="22"/>
                <w:szCs w:val="22"/>
                <w:lang w:val="en-US"/>
              </w:rPr>
              <w:t>D</w:t>
            </w:r>
            <w:r w:rsidRPr="00243EA7">
              <w:rPr>
                <w:rFonts w:ascii="Trebuchet MS" w:hAnsi="Trebuchet MS" w:cstheme="minorHAnsi"/>
                <w:bCs/>
                <w:sz w:val="22"/>
                <w:szCs w:val="22"/>
                <w:lang w:val="en-US"/>
              </w:rPr>
              <w:t xml:space="preserve">ate of </w:t>
            </w:r>
            <w:r w:rsidR="00612FD2">
              <w:rPr>
                <w:rFonts w:ascii="Trebuchet MS" w:hAnsi="Trebuchet MS" w:cstheme="minorHAnsi"/>
                <w:bCs/>
                <w:sz w:val="22"/>
                <w:szCs w:val="22"/>
                <w:lang w:val="en-US"/>
              </w:rPr>
              <w:t>I</w:t>
            </w:r>
            <w:r w:rsidRPr="00243EA7">
              <w:rPr>
                <w:rFonts w:ascii="Trebuchet MS" w:hAnsi="Trebuchet MS" w:cstheme="minorHAnsi"/>
                <w:bCs/>
                <w:sz w:val="22"/>
                <w:szCs w:val="22"/>
                <w:lang w:val="en-US"/>
              </w:rPr>
              <w:t xml:space="preserve">ssue </w:t>
            </w:r>
            <w:r>
              <w:rPr>
                <w:rFonts w:ascii="Trebuchet MS" w:hAnsi="Trebuchet MS" w:cstheme="minorHAnsi"/>
                <w:bCs/>
                <w:sz w:val="22"/>
                <w:szCs w:val="22"/>
                <w:lang w:val="en-US"/>
              </w:rPr>
              <w:t xml:space="preserve">and </w:t>
            </w:r>
            <w:r w:rsidRPr="00243EA7">
              <w:rPr>
                <w:rFonts w:ascii="Trebuchet MS" w:hAnsi="Trebuchet MS" w:cstheme="minorHAnsi"/>
                <w:bCs/>
                <w:sz w:val="22"/>
                <w:szCs w:val="22"/>
                <w:lang w:val="en-US"/>
              </w:rPr>
              <w:t xml:space="preserve">the Anniversary Date immediately </w:t>
            </w:r>
            <w:r w:rsidR="00730518">
              <w:rPr>
                <w:rFonts w:ascii="Trebuchet MS" w:hAnsi="Trebuchet MS" w:cstheme="minorHAnsi"/>
                <w:bCs/>
                <w:sz w:val="22"/>
                <w:szCs w:val="22"/>
                <w:lang w:val="en-US"/>
              </w:rPr>
              <w:t>after</w:t>
            </w:r>
            <w:r w:rsidR="0063387B">
              <w:rPr>
                <w:rFonts w:ascii="Trebuchet MS" w:hAnsi="Trebuchet MS" w:cstheme="minorHAnsi"/>
                <w:bCs/>
                <w:sz w:val="22"/>
                <w:szCs w:val="22"/>
                <w:lang w:val="en-US"/>
              </w:rPr>
              <w:t xml:space="preserve">, for first </w:t>
            </w:r>
            <w:r w:rsidR="0063387B" w:rsidRPr="00243EA7">
              <w:rPr>
                <w:rFonts w:ascii="Trebuchet MS" w:hAnsi="Trebuchet MS" w:cstheme="minorHAnsi"/>
                <w:bCs/>
                <w:sz w:val="22"/>
                <w:szCs w:val="22"/>
                <w:lang w:val="en-US"/>
              </w:rPr>
              <w:t>capitalization period</w:t>
            </w:r>
            <w:r>
              <w:rPr>
                <w:rFonts w:ascii="Trebuchet MS" w:hAnsi="Trebuchet MS" w:cstheme="minorHAnsi"/>
                <w:bCs/>
                <w:sz w:val="22"/>
                <w:szCs w:val="22"/>
                <w:lang w:val="en-US"/>
              </w:rPr>
              <w:t xml:space="preserve">; </w:t>
            </w:r>
            <w:r w:rsidRPr="00185239">
              <w:rPr>
                <w:rFonts w:ascii="Trebuchet MS" w:hAnsi="Trebuchet MS" w:cstheme="minorHAnsi"/>
                <w:bCs/>
                <w:sz w:val="22"/>
                <w:szCs w:val="22"/>
                <w:lang w:val="en-US"/>
              </w:rPr>
              <w:t xml:space="preserve">or </w:t>
            </w:r>
            <w:r>
              <w:rPr>
                <w:rFonts w:ascii="Trebuchet MS" w:hAnsi="Trebuchet MS" w:cstheme="minorHAnsi"/>
                <w:bCs/>
                <w:sz w:val="22"/>
                <w:szCs w:val="22"/>
                <w:lang w:val="en-US"/>
              </w:rPr>
              <w:t xml:space="preserve">(ii) </w:t>
            </w:r>
            <w:r w:rsidRPr="00185239">
              <w:rPr>
                <w:rFonts w:ascii="Trebuchet MS" w:hAnsi="Trebuchet MS" w:cstheme="minorHAnsi"/>
                <w:bCs/>
                <w:sz w:val="22"/>
                <w:szCs w:val="22"/>
                <w:lang w:val="en-US"/>
              </w:rPr>
              <w:t xml:space="preserve">the Anniversary Date immediately </w:t>
            </w:r>
            <w:r w:rsidR="00730518">
              <w:rPr>
                <w:rFonts w:ascii="Trebuchet MS" w:hAnsi="Trebuchet MS" w:cstheme="minorHAnsi"/>
                <w:bCs/>
                <w:sz w:val="22"/>
                <w:szCs w:val="22"/>
                <w:lang w:val="en-US"/>
              </w:rPr>
              <w:t>before</w:t>
            </w:r>
            <w:r w:rsidRPr="00185239">
              <w:rPr>
                <w:rFonts w:ascii="Trebuchet MS" w:hAnsi="Trebuchet MS" w:cstheme="minorHAnsi"/>
                <w:bCs/>
                <w:sz w:val="22"/>
                <w:szCs w:val="22"/>
                <w:lang w:val="en-US"/>
              </w:rPr>
              <w:t xml:space="preserve">, and the </w:t>
            </w:r>
            <w:r w:rsidRPr="00243EA7">
              <w:rPr>
                <w:rFonts w:ascii="Trebuchet MS" w:hAnsi="Trebuchet MS" w:cstheme="minorHAnsi"/>
                <w:bCs/>
                <w:sz w:val="22"/>
                <w:szCs w:val="22"/>
                <w:lang w:val="en-US"/>
              </w:rPr>
              <w:t xml:space="preserve">Anniversary Date immediately </w:t>
            </w:r>
            <w:r w:rsidR="00730518">
              <w:rPr>
                <w:rFonts w:ascii="Trebuchet MS" w:hAnsi="Trebuchet MS" w:cstheme="minorHAnsi"/>
                <w:bCs/>
                <w:sz w:val="22"/>
                <w:szCs w:val="22"/>
                <w:lang w:val="en-US"/>
              </w:rPr>
              <w:t>after</w:t>
            </w:r>
            <w:r w:rsidR="005B76ED">
              <w:rPr>
                <w:rFonts w:ascii="Trebuchet MS" w:hAnsi="Trebuchet MS" w:cstheme="minorHAnsi"/>
                <w:bCs/>
                <w:sz w:val="22"/>
                <w:szCs w:val="22"/>
                <w:lang w:val="en-US"/>
              </w:rPr>
              <w:t xml:space="preserve">, </w:t>
            </w:r>
            <w:r w:rsidR="005B76ED" w:rsidRPr="005B76ED">
              <w:rPr>
                <w:rFonts w:ascii="Trebuchet MS" w:hAnsi="Trebuchet MS" w:cstheme="minorHAnsi"/>
                <w:bCs/>
                <w:sz w:val="22"/>
                <w:szCs w:val="22"/>
                <w:lang w:val="en-US"/>
              </w:rPr>
              <w:t>for other capitalization periods</w:t>
            </w:r>
            <w:r w:rsidRPr="00185239">
              <w:rPr>
                <w:rFonts w:ascii="Trebuchet MS" w:hAnsi="Trebuchet MS" w:cstheme="minorHAnsi"/>
                <w:bCs/>
                <w:sz w:val="22"/>
                <w:szCs w:val="22"/>
                <w:lang w:val="en-US"/>
              </w:rPr>
              <w:t>, whereas “</w:t>
            </w:r>
            <w:proofErr w:type="spellStart"/>
            <w:r w:rsidRPr="00185239">
              <w:rPr>
                <w:rFonts w:ascii="Trebuchet MS" w:hAnsi="Trebuchet MS" w:cstheme="minorHAnsi"/>
                <w:bCs/>
                <w:sz w:val="22"/>
                <w:szCs w:val="22"/>
                <w:lang w:val="en-US"/>
              </w:rPr>
              <w:t>dc</w:t>
            </w:r>
            <w:r w:rsidR="00730518">
              <w:rPr>
                <w:rFonts w:ascii="Trebuchet MS" w:hAnsi="Trebuchet MS" w:cstheme="minorHAnsi"/>
                <w:bCs/>
                <w:sz w:val="22"/>
                <w:szCs w:val="22"/>
                <w:lang w:val="en-US"/>
              </w:rPr>
              <w:t>t</w:t>
            </w:r>
            <w:proofErr w:type="spellEnd"/>
            <w:r w:rsidRPr="00185239">
              <w:rPr>
                <w:rFonts w:ascii="Trebuchet MS" w:hAnsi="Trebuchet MS" w:cstheme="minorHAnsi"/>
                <w:bCs/>
                <w:sz w:val="22"/>
                <w:szCs w:val="22"/>
                <w:lang w:val="en-US"/>
              </w:rPr>
              <w:t>” is an integer number;</w:t>
            </w:r>
          </w:p>
          <w:p w14:paraId="42E235C0" w14:textId="77777777" w:rsidR="00243EA7" w:rsidRPr="00185239" w:rsidRDefault="00243EA7" w:rsidP="006A2E3D">
            <w:pPr>
              <w:widowControl w:val="0"/>
              <w:tabs>
                <w:tab w:val="left" w:pos="2070"/>
              </w:tabs>
              <w:spacing w:line="280" w:lineRule="exact"/>
              <w:rPr>
                <w:rFonts w:ascii="Trebuchet MS" w:hAnsi="Trebuchet MS"/>
                <w:sz w:val="22"/>
                <w:szCs w:val="22"/>
                <w:lang w:val="en-US"/>
              </w:rPr>
            </w:pPr>
          </w:p>
          <w:p w14:paraId="7129F2AC" w14:textId="77777777" w:rsidR="00797EC0" w:rsidRPr="00185239" w:rsidRDefault="00797EC0" w:rsidP="006A2E3D">
            <w:pPr>
              <w:widowControl w:val="0"/>
              <w:tabs>
                <w:tab w:val="left" w:pos="2070"/>
              </w:tabs>
              <w:spacing w:line="280" w:lineRule="exact"/>
              <w:rPr>
                <w:rFonts w:ascii="Trebuchet MS" w:hAnsi="Trebuchet MS" w:cstheme="minorHAnsi"/>
                <w:bCs/>
                <w:sz w:val="22"/>
                <w:szCs w:val="22"/>
                <w:lang w:val="en-US"/>
              </w:rPr>
            </w:pPr>
          </w:p>
          <w:p w14:paraId="714FA7A8" w14:textId="77777777" w:rsidR="00640E64" w:rsidRPr="00185239" w:rsidRDefault="00640E64" w:rsidP="006A2E3D">
            <w:pPr>
              <w:widowControl w:val="0"/>
              <w:tabs>
                <w:tab w:val="left" w:pos="2070"/>
              </w:tabs>
              <w:spacing w:line="280" w:lineRule="exact"/>
              <w:rPr>
                <w:rFonts w:ascii="Trebuchet MS" w:hAnsi="Trebuchet MS" w:cstheme="minorHAnsi"/>
                <w:bCs/>
                <w:sz w:val="22"/>
                <w:szCs w:val="22"/>
                <w:lang w:val="en-US"/>
              </w:rPr>
            </w:pPr>
            <w:r w:rsidRPr="00185239">
              <w:rPr>
                <w:rFonts w:ascii="Trebuchet MS" w:hAnsi="Trebuchet MS" w:cstheme="minorHAnsi"/>
                <w:bCs/>
                <w:sz w:val="22"/>
                <w:szCs w:val="22"/>
                <w:lang w:val="en-US"/>
              </w:rPr>
              <w:t xml:space="preserve">Observation: Exceptionally, for the first calculation period of the Compensation, 2 </w:t>
            </w:r>
            <w:proofErr w:type="spellStart"/>
            <w:r w:rsidRPr="00185239">
              <w:rPr>
                <w:rFonts w:ascii="Trebuchet MS" w:hAnsi="Trebuchet MS" w:cstheme="minorHAnsi"/>
                <w:bCs/>
                <w:sz w:val="22"/>
                <w:szCs w:val="22"/>
                <w:lang w:val="en-US"/>
              </w:rPr>
              <w:t>additionals</w:t>
            </w:r>
            <w:proofErr w:type="spellEnd"/>
            <w:r w:rsidRPr="00185239">
              <w:rPr>
                <w:rFonts w:ascii="Trebuchet MS" w:hAnsi="Trebuchet MS" w:cstheme="minorHAnsi"/>
                <w:bCs/>
                <w:sz w:val="22"/>
                <w:szCs w:val="22"/>
                <w:lang w:val="en-US"/>
              </w:rPr>
              <w:t xml:space="preserve"> </w:t>
            </w:r>
            <w:r w:rsidR="009A34BC" w:rsidRPr="00185239">
              <w:rPr>
                <w:rFonts w:ascii="Trebuchet MS" w:hAnsi="Trebuchet MS" w:cstheme="minorHAnsi"/>
                <w:bCs/>
                <w:sz w:val="22"/>
                <w:szCs w:val="22"/>
                <w:lang w:val="en-US"/>
              </w:rPr>
              <w:t xml:space="preserve">should be considered </w:t>
            </w:r>
            <w:r w:rsidRPr="00185239">
              <w:rPr>
                <w:rFonts w:ascii="Trebuchet MS" w:hAnsi="Trebuchet MS" w:cstheme="minorHAnsi"/>
                <w:bCs/>
                <w:sz w:val="22"/>
                <w:szCs w:val="22"/>
                <w:lang w:val="en-US"/>
              </w:rPr>
              <w:t>in</w:t>
            </w:r>
            <w:r w:rsidR="009A34BC" w:rsidRPr="00185239">
              <w:rPr>
                <w:rFonts w:ascii="Trebuchet MS" w:hAnsi="Trebuchet MS" w:cstheme="minorHAnsi"/>
                <w:bCs/>
                <w:sz w:val="22"/>
                <w:szCs w:val="22"/>
                <w:lang w:val="en-US"/>
              </w:rPr>
              <w:t xml:space="preserve"> the</w:t>
            </w:r>
            <w:r w:rsidRPr="00185239">
              <w:rPr>
                <w:rFonts w:ascii="Trebuchet MS" w:hAnsi="Trebuchet MS" w:cstheme="minorHAnsi"/>
                <w:bCs/>
                <w:sz w:val="22"/>
                <w:szCs w:val="22"/>
                <w:lang w:val="en-US"/>
              </w:rPr>
              <w:t xml:space="preserve"> “</w:t>
            </w:r>
            <w:proofErr w:type="spellStart"/>
            <w:r w:rsidRPr="00185239">
              <w:rPr>
                <w:rFonts w:ascii="Trebuchet MS" w:hAnsi="Trebuchet MS" w:cstheme="minorHAnsi"/>
                <w:bCs/>
                <w:sz w:val="22"/>
                <w:szCs w:val="22"/>
                <w:lang w:val="en-US"/>
              </w:rPr>
              <w:t>dcp</w:t>
            </w:r>
            <w:proofErr w:type="spellEnd"/>
            <w:r w:rsidRPr="00185239">
              <w:rPr>
                <w:rFonts w:ascii="Trebuchet MS" w:hAnsi="Trebuchet MS" w:cstheme="minorHAnsi"/>
                <w:bCs/>
                <w:sz w:val="22"/>
                <w:szCs w:val="22"/>
                <w:lang w:val="en-US"/>
              </w:rPr>
              <w:t>”.</w:t>
            </w:r>
          </w:p>
          <w:p w14:paraId="17DFC14F" w14:textId="77777777" w:rsidR="00D1484A" w:rsidRPr="00185239" w:rsidRDefault="00640E64" w:rsidP="006A2E3D">
            <w:pPr>
              <w:widowControl w:val="0"/>
              <w:tabs>
                <w:tab w:val="left" w:pos="2070"/>
              </w:tabs>
              <w:spacing w:line="280" w:lineRule="exact"/>
              <w:rPr>
                <w:rFonts w:ascii="Trebuchet MS" w:hAnsi="Trebuchet MS" w:cstheme="minorHAnsi"/>
                <w:bCs/>
                <w:sz w:val="22"/>
                <w:szCs w:val="22"/>
                <w:lang w:val="en-US"/>
              </w:rPr>
            </w:pPr>
            <w:r w:rsidRPr="00185239">
              <w:rPr>
                <w:rFonts w:ascii="Trebuchet MS" w:hAnsi="Trebuchet MS" w:cstheme="minorHAnsi"/>
                <w:bCs/>
                <w:sz w:val="22"/>
                <w:szCs w:val="22"/>
                <w:lang w:val="en-US"/>
              </w:rPr>
              <w:t xml:space="preserve"> </w:t>
            </w:r>
          </w:p>
          <w:p w14:paraId="7E07AF1D" w14:textId="77777777" w:rsidR="00D1484A" w:rsidRPr="00185239" w:rsidRDefault="001D661F" w:rsidP="006A2E3D">
            <w:pPr>
              <w:widowControl w:val="0"/>
              <w:numPr>
                <w:ilvl w:val="2"/>
                <w:numId w:val="34"/>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The Remuneration will be paid monthly, until, the Debentures Date</w:t>
            </w:r>
            <w:r w:rsidR="007A34F9" w:rsidRPr="00185239">
              <w:rPr>
                <w:rFonts w:ascii="Trebuchet MS" w:hAnsi="Trebuchet MS"/>
                <w:sz w:val="22"/>
                <w:szCs w:val="22"/>
                <w:lang w:val="en-US"/>
              </w:rPr>
              <w:t xml:space="preserve"> of Maturity</w:t>
            </w:r>
            <w:r w:rsidR="00535899" w:rsidRPr="00185239">
              <w:rPr>
                <w:rFonts w:ascii="Trebuchet MS" w:hAnsi="Trebuchet MS"/>
                <w:sz w:val="22"/>
                <w:szCs w:val="22"/>
                <w:lang w:val="en-US"/>
              </w:rPr>
              <w:t xml:space="preserve">, according </w:t>
            </w:r>
            <w:r w:rsidR="00535899" w:rsidRPr="00185239">
              <w:rPr>
                <w:rFonts w:ascii="Trebuchet MS" w:hAnsi="Trebuchet MS"/>
                <w:sz w:val="22"/>
                <w:szCs w:val="22"/>
                <w:lang w:val="en-US"/>
              </w:rPr>
              <w:lastRenderedPageBreak/>
              <w:t>to the Schedule of payment provided in Annex V attached to this Deed</w:t>
            </w:r>
            <w:r w:rsidR="00D1484A" w:rsidRPr="00185239">
              <w:rPr>
                <w:rFonts w:ascii="Trebuchet MS" w:hAnsi="Trebuchet MS"/>
                <w:sz w:val="22"/>
                <w:szCs w:val="22"/>
                <w:lang w:val="en-US"/>
              </w:rPr>
              <w:t xml:space="preserve">. </w:t>
            </w:r>
          </w:p>
          <w:p w14:paraId="07D5ED51" w14:textId="77777777" w:rsidR="00D1484A" w:rsidRPr="00185239" w:rsidRDefault="00D1484A" w:rsidP="006A2E3D">
            <w:pPr>
              <w:widowControl w:val="0"/>
              <w:autoSpaceDE w:val="0"/>
              <w:autoSpaceDN w:val="0"/>
              <w:adjustRightInd w:val="0"/>
              <w:spacing w:line="280" w:lineRule="exact"/>
              <w:rPr>
                <w:rFonts w:ascii="Trebuchet MS" w:hAnsi="Trebuchet MS"/>
                <w:sz w:val="22"/>
                <w:szCs w:val="22"/>
                <w:lang w:val="en-US"/>
              </w:rPr>
            </w:pPr>
          </w:p>
          <w:p w14:paraId="34FDE09E" w14:textId="77777777" w:rsidR="00D1484A" w:rsidRPr="00185239" w:rsidRDefault="00D1484A" w:rsidP="006A2E3D">
            <w:pPr>
              <w:widowControl w:val="0"/>
              <w:numPr>
                <w:ilvl w:val="2"/>
                <w:numId w:val="34"/>
              </w:numPr>
              <w:tabs>
                <w:tab w:val="left" w:pos="567"/>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capitalization period of Compensation Interest begins on the </w:t>
            </w:r>
            <w:r w:rsidR="00AE686A" w:rsidRPr="00185239">
              <w:rPr>
                <w:rFonts w:ascii="Trebuchet MS" w:hAnsi="Trebuchet MS"/>
                <w:sz w:val="22"/>
                <w:szCs w:val="22"/>
                <w:lang w:val="en-US"/>
              </w:rPr>
              <w:t xml:space="preserve">first </w:t>
            </w:r>
            <w:r w:rsidR="00DE6B1B" w:rsidRPr="00185239">
              <w:rPr>
                <w:rFonts w:ascii="Trebuchet MS" w:hAnsi="Trebuchet MS"/>
                <w:sz w:val="22"/>
                <w:szCs w:val="22"/>
                <w:lang w:val="en-US"/>
              </w:rPr>
              <w:t xml:space="preserve">CRI </w:t>
            </w:r>
            <w:r w:rsidR="00AE686A" w:rsidRPr="00185239">
              <w:rPr>
                <w:rFonts w:ascii="Trebuchet MS" w:hAnsi="Trebuchet MS"/>
                <w:sz w:val="22"/>
                <w:szCs w:val="22"/>
                <w:lang w:val="en-US"/>
              </w:rPr>
              <w:t xml:space="preserve">funding </w:t>
            </w:r>
            <w:r w:rsidR="00DE6B1B" w:rsidRPr="00185239">
              <w:rPr>
                <w:rFonts w:ascii="Trebuchet MS" w:hAnsi="Trebuchet MS"/>
                <w:sz w:val="22"/>
                <w:szCs w:val="22"/>
                <w:lang w:val="en-US"/>
              </w:rPr>
              <w:t>d</w:t>
            </w:r>
            <w:r w:rsidRPr="00185239">
              <w:rPr>
                <w:rFonts w:ascii="Trebuchet MS" w:hAnsi="Trebuchet MS"/>
                <w:sz w:val="22"/>
                <w:szCs w:val="22"/>
                <w:lang w:val="en-US"/>
              </w:rPr>
              <w:t>ate</w:t>
            </w:r>
            <w:r w:rsidR="007E4880" w:rsidRPr="00185239">
              <w:rPr>
                <w:rFonts w:ascii="Trebuchet MS" w:hAnsi="Trebuchet MS"/>
                <w:sz w:val="22"/>
                <w:szCs w:val="22"/>
                <w:lang w:val="en-US"/>
              </w:rPr>
              <w:t>, in the event of the first Capitalization</w:t>
            </w:r>
            <w:r w:rsidR="00990ADC" w:rsidRPr="00185239">
              <w:rPr>
                <w:rFonts w:ascii="Trebuchet MS" w:hAnsi="Trebuchet MS"/>
                <w:sz w:val="22"/>
                <w:szCs w:val="22"/>
                <w:lang w:val="en-US"/>
              </w:rPr>
              <w:t xml:space="preserve"> Period, or o</w:t>
            </w:r>
            <w:r w:rsidR="007E4880" w:rsidRPr="00185239">
              <w:rPr>
                <w:rFonts w:ascii="Trebuchet MS" w:hAnsi="Trebuchet MS"/>
                <w:sz w:val="22"/>
                <w:szCs w:val="22"/>
                <w:lang w:val="en-US"/>
              </w:rPr>
              <w:t>n the last Anniversary Date immediately before (inclusive), in case of other capitalization</w:t>
            </w:r>
            <w:r w:rsidR="00990ADC" w:rsidRPr="00185239">
              <w:rPr>
                <w:rFonts w:ascii="Trebuchet MS" w:hAnsi="Trebuchet MS"/>
                <w:sz w:val="22"/>
                <w:szCs w:val="22"/>
                <w:lang w:val="en-US"/>
              </w:rPr>
              <w:t xml:space="preserve"> period</w:t>
            </w:r>
            <w:r w:rsidR="007E4880" w:rsidRPr="00185239">
              <w:rPr>
                <w:rFonts w:ascii="Trebuchet MS" w:hAnsi="Trebuchet MS"/>
                <w:sz w:val="22"/>
                <w:szCs w:val="22"/>
                <w:lang w:val="en-US"/>
              </w:rPr>
              <w:t xml:space="preserve">, and it ends </w:t>
            </w:r>
            <w:r w:rsidR="001B43BB" w:rsidRPr="00185239">
              <w:rPr>
                <w:rFonts w:ascii="Trebuchet MS" w:hAnsi="Trebuchet MS"/>
                <w:sz w:val="22"/>
                <w:szCs w:val="22"/>
                <w:lang w:val="en-US"/>
              </w:rPr>
              <w:t>o</w:t>
            </w:r>
            <w:r w:rsidR="007E4880" w:rsidRPr="00185239">
              <w:rPr>
                <w:rFonts w:ascii="Trebuchet MS" w:hAnsi="Trebuchet MS"/>
                <w:sz w:val="22"/>
                <w:szCs w:val="22"/>
                <w:lang w:val="en-US"/>
              </w:rPr>
              <w:t xml:space="preserve">n the forthcoming Anniversary Date (exclusive). Each Capitalization </w:t>
            </w:r>
            <w:r w:rsidR="00990ADC" w:rsidRPr="00185239">
              <w:rPr>
                <w:rFonts w:ascii="Trebuchet MS" w:hAnsi="Trebuchet MS"/>
                <w:sz w:val="22"/>
                <w:szCs w:val="22"/>
                <w:lang w:val="en-US"/>
              </w:rPr>
              <w:t xml:space="preserve">Period </w:t>
            </w:r>
            <w:r w:rsidR="007E4880" w:rsidRPr="00185239">
              <w:rPr>
                <w:rFonts w:ascii="Trebuchet MS" w:hAnsi="Trebuchet MS"/>
                <w:sz w:val="22"/>
                <w:szCs w:val="22"/>
                <w:lang w:val="en-US"/>
              </w:rPr>
              <w:t>supersedes the p</w:t>
            </w:r>
            <w:r w:rsidR="00990ADC" w:rsidRPr="00185239">
              <w:rPr>
                <w:rFonts w:ascii="Trebuchet MS" w:hAnsi="Trebuchet MS"/>
                <w:sz w:val="22"/>
                <w:szCs w:val="22"/>
                <w:lang w:val="en-US"/>
              </w:rPr>
              <w:t>revious one</w:t>
            </w:r>
            <w:r w:rsidR="007E4880" w:rsidRPr="00185239">
              <w:rPr>
                <w:rFonts w:ascii="Trebuchet MS" w:hAnsi="Trebuchet MS"/>
                <w:sz w:val="22"/>
                <w:szCs w:val="22"/>
                <w:lang w:val="en-US"/>
              </w:rPr>
              <w:t xml:space="preserve"> without </w:t>
            </w:r>
            <w:r w:rsidR="00990ADC" w:rsidRPr="00185239">
              <w:rPr>
                <w:rFonts w:ascii="Trebuchet MS" w:hAnsi="Trebuchet MS"/>
                <w:sz w:val="22"/>
                <w:szCs w:val="22"/>
                <w:lang w:val="en-US"/>
              </w:rPr>
              <w:t>solving</w:t>
            </w:r>
            <w:r w:rsidR="007E4880" w:rsidRPr="00185239">
              <w:rPr>
                <w:rFonts w:ascii="Trebuchet MS" w:hAnsi="Trebuchet MS"/>
                <w:sz w:val="22"/>
                <w:szCs w:val="22"/>
                <w:lang w:val="en-US"/>
              </w:rPr>
              <w:t xml:space="preserve"> continuity, until the </w:t>
            </w:r>
            <w:r w:rsidR="009A34BC" w:rsidRPr="00185239">
              <w:rPr>
                <w:rFonts w:ascii="Trebuchet MS" w:hAnsi="Trebuchet MS"/>
                <w:sz w:val="22"/>
                <w:szCs w:val="22"/>
                <w:lang w:val="en-US"/>
              </w:rPr>
              <w:t xml:space="preserve">Due </w:t>
            </w:r>
            <w:r w:rsidR="00640E64" w:rsidRPr="00185239">
              <w:rPr>
                <w:rFonts w:ascii="Trebuchet MS" w:hAnsi="Trebuchet MS"/>
                <w:sz w:val="22"/>
                <w:szCs w:val="22"/>
                <w:lang w:val="en-US"/>
              </w:rPr>
              <w:t>Dat</w:t>
            </w:r>
            <w:r w:rsidR="007A34F9" w:rsidRPr="00185239">
              <w:rPr>
                <w:rFonts w:ascii="Trebuchet MS" w:hAnsi="Trebuchet MS"/>
                <w:sz w:val="22"/>
                <w:szCs w:val="22"/>
                <w:lang w:val="en-US"/>
              </w:rPr>
              <w:t>e</w:t>
            </w:r>
            <w:r w:rsidR="0093310D" w:rsidRPr="00185239">
              <w:rPr>
                <w:rFonts w:ascii="Trebuchet MS" w:hAnsi="Trebuchet MS"/>
                <w:sz w:val="22"/>
                <w:szCs w:val="22"/>
                <w:lang w:val="en-US"/>
              </w:rPr>
              <w:t xml:space="preserve">, or early expiration, as </w:t>
            </w:r>
            <w:r w:rsidRPr="00185239">
              <w:rPr>
                <w:rFonts w:ascii="Trebuchet MS" w:hAnsi="Trebuchet MS"/>
                <w:sz w:val="22"/>
                <w:szCs w:val="22"/>
                <w:lang w:val="en-US"/>
              </w:rPr>
              <w:t xml:space="preserve">the </w:t>
            </w:r>
            <w:r w:rsidR="0093310D" w:rsidRPr="00185239">
              <w:rPr>
                <w:rFonts w:ascii="Trebuchet MS" w:hAnsi="Trebuchet MS"/>
                <w:sz w:val="22"/>
                <w:szCs w:val="22"/>
                <w:lang w:val="en-US"/>
              </w:rPr>
              <w:t>case may be</w:t>
            </w:r>
            <w:r w:rsidR="0054221E" w:rsidRPr="00185239">
              <w:rPr>
                <w:rFonts w:ascii="Trebuchet MS" w:hAnsi="Trebuchet MS"/>
                <w:sz w:val="22"/>
                <w:szCs w:val="22"/>
                <w:lang w:val="en-US"/>
              </w:rPr>
              <w:t>.</w:t>
            </w:r>
            <w:r w:rsidRPr="00185239">
              <w:rPr>
                <w:rFonts w:ascii="Trebuchet MS" w:hAnsi="Trebuchet MS"/>
                <w:sz w:val="22"/>
                <w:szCs w:val="22"/>
                <w:lang w:val="en-US"/>
              </w:rPr>
              <w:t xml:space="preserve"> (“</w:t>
            </w:r>
            <w:r w:rsidRPr="00185239">
              <w:rPr>
                <w:rFonts w:ascii="Trebuchet MS" w:hAnsi="Trebuchet MS"/>
                <w:sz w:val="22"/>
                <w:szCs w:val="22"/>
                <w:u w:val="single"/>
                <w:lang w:val="en-US"/>
              </w:rPr>
              <w:t>Capitalization Period</w:t>
            </w:r>
            <w:r w:rsidRPr="00185239">
              <w:rPr>
                <w:rFonts w:ascii="Trebuchet MS" w:hAnsi="Trebuchet MS"/>
                <w:sz w:val="22"/>
                <w:szCs w:val="22"/>
                <w:lang w:val="en-US"/>
              </w:rPr>
              <w:t>”).</w:t>
            </w:r>
          </w:p>
          <w:p w14:paraId="0A9EDCFA" w14:textId="77777777" w:rsidR="00D1484A" w:rsidRPr="00185239" w:rsidRDefault="00D1484A" w:rsidP="006A2E3D">
            <w:pPr>
              <w:spacing w:line="280" w:lineRule="exact"/>
              <w:jc w:val="left"/>
              <w:rPr>
                <w:rFonts w:ascii="Trebuchet MS" w:hAnsi="Trebuchet MS"/>
                <w:sz w:val="22"/>
                <w:szCs w:val="22"/>
                <w:lang w:val="en-US"/>
              </w:rPr>
            </w:pPr>
          </w:p>
          <w:p w14:paraId="0B90128E" w14:textId="77777777" w:rsidR="00B16170" w:rsidRPr="00185239" w:rsidRDefault="000D1597" w:rsidP="00185239">
            <w:pPr>
              <w:pStyle w:val="PargrafodaLista"/>
              <w:numPr>
                <w:ilvl w:val="2"/>
                <w:numId w:val="34"/>
              </w:numPr>
              <w:spacing w:line="280" w:lineRule="exact"/>
              <w:ind w:left="38" w:firstLine="0"/>
              <w:jc w:val="left"/>
              <w:rPr>
                <w:rFonts w:ascii="Trebuchet MS" w:hAnsi="Trebuchet MS"/>
                <w:sz w:val="22"/>
                <w:szCs w:val="22"/>
                <w:lang w:val="en-US"/>
              </w:rPr>
            </w:pPr>
            <w:r w:rsidRPr="00185239">
              <w:rPr>
                <w:rFonts w:ascii="Trebuchet MS" w:hAnsi="Trebuchet MS"/>
                <w:sz w:val="22"/>
                <w:szCs w:val="22"/>
                <w:lang w:val="en-US"/>
              </w:rPr>
              <w:t xml:space="preserve">The date of anniversary of the Debentures </w:t>
            </w:r>
            <w:r w:rsidR="00F76C86" w:rsidRPr="00185239">
              <w:rPr>
                <w:rFonts w:ascii="Trebuchet MS" w:hAnsi="Trebuchet MS"/>
                <w:sz w:val="22"/>
                <w:szCs w:val="22"/>
                <w:lang w:val="en-US"/>
              </w:rPr>
              <w:t>shall be</w:t>
            </w:r>
            <w:r w:rsidRPr="00185239">
              <w:rPr>
                <w:rFonts w:ascii="Trebuchet MS" w:hAnsi="Trebuchet MS"/>
                <w:sz w:val="22"/>
                <w:szCs w:val="22"/>
                <w:lang w:val="en-US"/>
              </w:rPr>
              <w:t xml:space="preserve"> every date 22</w:t>
            </w:r>
            <w:r w:rsidR="0055121B" w:rsidRPr="00185239">
              <w:rPr>
                <w:rFonts w:ascii="Trebuchet MS" w:hAnsi="Trebuchet MS"/>
                <w:sz w:val="22"/>
                <w:szCs w:val="22"/>
                <w:vertAlign w:val="superscript"/>
                <w:lang w:val="en-US"/>
              </w:rPr>
              <w:t>nd</w:t>
            </w:r>
            <w:r w:rsidRPr="00185239">
              <w:rPr>
                <w:rFonts w:ascii="Trebuchet MS" w:hAnsi="Trebuchet MS"/>
                <w:sz w:val="22"/>
                <w:szCs w:val="22"/>
                <w:lang w:val="en-US"/>
              </w:rPr>
              <w:t xml:space="preserve"> of each month. </w:t>
            </w:r>
          </w:p>
          <w:p w14:paraId="312479C0" w14:textId="77777777" w:rsidR="000D1597" w:rsidRPr="00185239" w:rsidRDefault="000D1597" w:rsidP="006A2E3D">
            <w:pPr>
              <w:spacing w:line="280" w:lineRule="exact"/>
              <w:jc w:val="left"/>
              <w:rPr>
                <w:rFonts w:ascii="Trebuchet MS" w:hAnsi="Trebuchet MS"/>
                <w:sz w:val="22"/>
                <w:szCs w:val="22"/>
                <w:lang w:val="en-US"/>
              </w:rPr>
            </w:pPr>
          </w:p>
          <w:p w14:paraId="5F5F7C03" w14:textId="77777777" w:rsidR="00D1484A" w:rsidRPr="00185239" w:rsidRDefault="00D1484A" w:rsidP="006A2E3D">
            <w:pPr>
              <w:widowControl w:val="0"/>
              <w:numPr>
                <w:ilvl w:val="1"/>
                <w:numId w:val="36"/>
              </w:numPr>
              <w:tabs>
                <w:tab w:val="left" w:pos="567"/>
              </w:tabs>
              <w:spacing w:line="280" w:lineRule="exact"/>
              <w:rPr>
                <w:rFonts w:ascii="Trebuchet MS" w:hAnsi="Trebuchet MS"/>
                <w:b/>
                <w:sz w:val="22"/>
                <w:szCs w:val="22"/>
                <w:lang w:val="en-US"/>
              </w:rPr>
            </w:pPr>
            <w:r w:rsidRPr="00185239">
              <w:rPr>
                <w:rFonts w:ascii="Trebuchet MS" w:hAnsi="Trebuchet MS"/>
                <w:b/>
                <w:sz w:val="22"/>
                <w:szCs w:val="22"/>
                <w:lang w:val="en-US"/>
              </w:rPr>
              <w:t>Amortization of Principal</w:t>
            </w:r>
          </w:p>
          <w:p w14:paraId="6D2560F2" w14:textId="77777777" w:rsidR="00D1484A" w:rsidRPr="00185239" w:rsidRDefault="00D1484A" w:rsidP="006A2E3D">
            <w:pPr>
              <w:widowControl w:val="0"/>
              <w:tabs>
                <w:tab w:val="left" w:pos="567"/>
              </w:tabs>
              <w:spacing w:line="280" w:lineRule="exact"/>
              <w:rPr>
                <w:rFonts w:ascii="Trebuchet MS" w:hAnsi="Trebuchet MS"/>
                <w:sz w:val="22"/>
                <w:szCs w:val="22"/>
                <w:lang w:val="en-US"/>
              </w:rPr>
            </w:pPr>
          </w:p>
          <w:p w14:paraId="4E05064B" w14:textId="722E7890" w:rsidR="00D1484A" w:rsidRPr="00185239" w:rsidRDefault="00A53A39" w:rsidP="00A53A39">
            <w:pPr>
              <w:widowControl w:val="0"/>
              <w:tabs>
                <w:tab w:val="left" w:pos="567"/>
                <w:tab w:val="left" w:pos="851"/>
              </w:tabs>
              <w:spacing w:line="280" w:lineRule="exact"/>
              <w:rPr>
                <w:rFonts w:ascii="Trebuchet MS" w:hAnsi="Trebuchet MS"/>
                <w:sz w:val="22"/>
                <w:szCs w:val="22"/>
                <w:lang w:val="en-US"/>
              </w:rPr>
            </w:pPr>
            <w:r w:rsidRPr="00185239">
              <w:rPr>
                <w:rFonts w:ascii="Trebuchet MS" w:hAnsi="Trebuchet MS"/>
                <w:sz w:val="22"/>
                <w:szCs w:val="22"/>
                <w:lang w:val="en-US"/>
              </w:rPr>
              <w:t xml:space="preserve">4.10.1. </w:t>
            </w:r>
            <w:r w:rsidR="009A34BC" w:rsidRPr="00185239">
              <w:rPr>
                <w:rFonts w:ascii="Trebuchet MS" w:hAnsi="Trebuchet MS"/>
                <w:sz w:val="22"/>
                <w:szCs w:val="22"/>
                <w:lang w:val="en-US"/>
              </w:rPr>
              <w:t xml:space="preserve">Without affecting the scenario of </w:t>
            </w:r>
            <w:r w:rsidR="00E1459C" w:rsidRPr="00185239">
              <w:rPr>
                <w:rFonts w:ascii="Trebuchet MS" w:hAnsi="Trebuchet MS"/>
                <w:sz w:val="22"/>
                <w:szCs w:val="22"/>
                <w:lang w:val="en-US"/>
              </w:rPr>
              <w:t>optional early redemption</w:t>
            </w:r>
            <w:r w:rsidR="009A34BC" w:rsidRPr="00185239">
              <w:rPr>
                <w:rFonts w:ascii="Trebuchet MS" w:hAnsi="Trebuchet MS"/>
                <w:sz w:val="22"/>
                <w:szCs w:val="22"/>
                <w:lang w:val="en-US"/>
              </w:rPr>
              <w:t>, t</w:t>
            </w:r>
            <w:r w:rsidR="005151CF" w:rsidRPr="00185239">
              <w:rPr>
                <w:rFonts w:ascii="Trebuchet MS" w:hAnsi="Trebuchet MS"/>
                <w:sz w:val="22"/>
                <w:szCs w:val="22"/>
                <w:lang w:val="en-US"/>
              </w:rPr>
              <w:t xml:space="preserve">he amounts due as Principal shall be amortized and paid by the Issuer on Debenture Due Date or  with the resources deriving from the sale of the Guarantee Properties that are the object of the Fiduciary Sale Agreement and the payment of the </w:t>
            </w:r>
            <w:r w:rsidR="007A34F9" w:rsidRPr="00185239">
              <w:rPr>
                <w:rFonts w:ascii="Trebuchet MS" w:hAnsi="Trebuchet MS"/>
                <w:sz w:val="22"/>
                <w:szCs w:val="22"/>
                <w:lang w:val="en-US"/>
              </w:rPr>
              <w:t>receivables</w:t>
            </w:r>
            <w:r w:rsidR="00D42519" w:rsidRPr="00185239">
              <w:rPr>
                <w:rFonts w:ascii="Trebuchet MS" w:hAnsi="Trebuchet MS"/>
                <w:sz w:val="22"/>
                <w:szCs w:val="22"/>
                <w:lang w:val="en-US"/>
              </w:rPr>
              <w:t xml:space="preserve"> arising from the Fiduciary Assignment of Receivables Agreement received during the effective period of the </w:t>
            </w:r>
            <w:r w:rsidR="005B1B92" w:rsidRPr="00185239">
              <w:rPr>
                <w:rFonts w:ascii="Trebuchet MS" w:hAnsi="Trebuchet MS"/>
                <w:sz w:val="22"/>
                <w:szCs w:val="22"/>
                <w:lang w:val="en-US"/>
              </w:rPr>
              <w:t>CRI</w:t>
            </w:r>
            <w:r w:rsidR="0055121B" w:rsidRPr="00185239">
              <w:rPr>
                <w:rFonts w:ascii="Trebuchet MS" w:hAnsi="Trebuchet MS"/>
                <w:sz w:val="22"/>
                <w:szCs w:val="22"/>
                <w:lang w:val="en-US"/>
              </w:rPr>
              <w:t>, as established in the Fiduciary Sa</w:t>
            </w:r>
            <w:r w:rsidR="007A34F9" w:rsidRPr="00185239">
              <w:rPr>
                <w:rFonts w:ascii="Trebuchet MS" w:hAnsi="Trebuchet MS"/>
                <w:sz w:val="22"/>
                <w:szCs w:val="22"/>
                <w:lang w:val="en-US"/>
              </w:rPr>
              <w:t>l</w:t>
            </w:r>
            <w:r w:rsidR="00D42519" w:rsidRPr="00185239">
              <w:rPr>
                <w:rFonts w:ascii="Trebuchet MS" w:hAnsi="Trebuchet MS"/>
                <w:sz w:val="22"/>
                <w:szCs w:val="22"/>
                <w:lang w:val="en-US"/>
              </w:rPr>
              <w:t xml:space="preserve">e Agreement and the </w:t>
            </w:r>
            <w:r w:rsidR="005151CF" w:rsidRPr="00185239">
              <w:rPr>
                <w:rFonts w:ascii="Trebuchet MS" w:hAnsi="Trebuchet MS"/>
                <w:sz w:val="22"/>
                <w:szCs w:val="22"/>
                <w:lang w:val="en-US"/>
              </w:rPr>
              <w:t xml:space="preserve">Fiduciary Assignment </w:t>
            </w:r>
            <w:r w:rsidR="00D42519" w:rsidRPr="00185239">
              <w:rPr>
                <w:rFonts w:ascii="Trebuchet MS" w:hAnsi="Trebuchet MS"/>
                <w:sz w:val="22"/>
                <w:szCs w:val="22"/>
                <w:lang w:val="en-US"/>
              </w:rPr>
              <w:t>Agreement</w:t>
            </w:r>
            <w:r w:rsidR="005151CF" w:rsidRPr="00185239">
              <w:rPr>
                <w:rFonts w:ascii="Trebuchet MS" w:hAnsi="Trebuchet MS"/>
                <w:sz w:val="22"/>
                <w:szCs w:val="22"/>
                <w:lang w:val="en-US"/>
              </w:rPr>
              <w:t>.</w:t>
            </w:r>
            <w:r w:rsidR="00D1484A" w:rsidRPr="00185239">
              <w:rPr>
                <w:rFonts w:ascii="Trebuchet MS" w:hAnsi="Trebuchet MS"/>
                <w:sz w:val="22"/>
                <w:szCs w:val="22"/>
                <w:lang w:val="en-US"/>
              </w:rPr>
              <w:t xml:space="preserve"> </w:t>
            </w:r>
          </w:p>
          <w:p w14:paraId="31CF581E" w14:textId="77777777" w:rsidR="00CC2CE9" w:rsidRPr="00185239" w:rsidRDefault="00CC2CE9" w:rsidP="00CC2CE9">
            <w:pPr>
              <w:widowControl w:val="0"/>
              <w:tabs>
                <w:tab w:val="left" w:pos="567"/>
                <w:tab w:val="left" w:pos="851"/>
              </w:tabs>
              <w:spacing w:line="280" w:lineRule="exact"/>
              <w:rPr>
                <w:rFonts w:ascii="Trebuchet MS" w:hAnsi="Trebuchet MS"/>
                <w:sz w:val="22"/>
                <w:szCs w:val="22"/>
                <w:lang w:val="en-US"/>
              </w:rPr>
            </w:pPr>
          </w:p>
          <w:p w14:paraId="7A744DD0" w14:textId="77777777" w:rsidR="00785167" w:rsidRPr="00185239" w:rsidRDefault="007A1AA6" w:rsidP="00785167">
            <w:pPr>
              <w:widowControl w:val="0"/>
              <w:numPr>
                <w:ilvl w:val="3"/>
                <w:numId w:val="36"/>
              </w:numPr>
              <w:tabs>
                <w:tab w:val="left" w:pos="567"/>
                <w:tab w:val="left" w:pos="851"/>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Fiduciary Sale Agreement and the Fiduciary Assignment Agreement </w:t>
            </w:r>
            <w:r w:rsidR="00785167" w:rsidRPr="00185239">
              <w:rPr>
                <w:rFonts w:ascii="Trebuchet MS" w:hAnsi="Trebuchet MS"/>
                <w:sz w:val="22"/>
                <w:szCs w:val="22"/>
                <w:lang w:val="en-US"/>
              </w:rPr>
              <w:t xml:space="preserve">will </w:t>
            </w:r>
            <w:r w:rsidRPr="00185239">
              <w:rPr>
                <w:rFonts w:ascii="Trebuchet MS" w:hAnsi="Trebuchet MS"/>
                <w:sz w:val="22"/>
                <w:szCs w:val="22"/>
                <w:lang w:val="en-US"/>
              </w:rPr>
              <w:t xml:space="preserve">provide for the obligation of </w:t>
            </w:r>
            <w:r w:rsidR="009626DD" w:rsidRPr="00185239">
              <w:rPr>
                <w:rFonts w:ascii="Trebuchet MS" w:hAnsi="Trebuchet MS"/>
                <w:sz w:val="22"/>
                <w:szCs w:val="22"/>
                <w:lang w:val="en-US"/>
              </w:rPr>
              <w:t xml:space="preserve">the Company to anticipate the payment of the Debentures in </w:t>
            </w:r>
            <w:r w:rsidRPr="00185239">
              <w:rPr>
                <w:rFonts w:ascii="Trebuchet MS" w:hAnsi="Trebuchet MS"/>
                <w:sz w:val="22"/>
                <w:szCs w:val="22"/>
                <w:lang w:val="en-US"/>
              </w:rPr>
              <w:t>whole or</w:t>
            </w:r>
            <w:r w:rsidR="009626DD" w:rsidRPr="00185239">
              <w:rPr>
                <w:rFonts w:ascii="Trebuchet MS" w:hAnsi="Trebuchet MS"/>
                <w:sz w:val="22"/>
                <w:szCs w:val="22"/>
                <w:lang w:val="en-US"/>
              </w:rPr>
              <w:t xml:space="preserve"> in</w:t>
            </w:r>
            <w:r w:rsidRPr="00185239">
              <w:rPr>
                <w:rFonts w:ascii="Trebuchet MS" w:hAnsi="Trebuchet MS"/>
                <w:sz w:val="22"/>
                <w:szCs w:val="22"/>
                <w:lang w:val="en-US"/>
              </w:rPr>
              <w:t xml:space="preserve"> part</w:t>
            </w:r>
            <w:r w:rsidR="009626DD" w:rsidRPr="00185239">
              <w:rPr>
                <w:rFonts w:ascii="Trebuchet MS" w:hAnsi="Trebuchet MS"/>
                <w:sz w:val="22"/>
                <w:szCs w:val="22"/>
                <w:lang w:val="en-US"/>
              </w:rPr>
              <w:t xml:space="preserve">, </w:t>
            </w:r>
            <w:r w:rsidRPr="00185239">
              <w:rPr>
                <w:rFonts w:ascii="Trebuchet MS" w:hAnsi="Trebuchet MS"/>
                <w:sz w:val="22"/>
                <w:szCs w:val="22"/>
                <w:lang w:val="en-US"/>
              </w:rPr>
              <w:t>with the resources deriving from the</w:t>
            </w:r>
            <w:r w:rsidR="00545CB1" w:rsidRPr="00185239">
              <w:rPr>
                <w:rFonts w:ascii="Trebuchet MS" w:hAnsi="Trebuchet MS"/>
                <w:sz w:val="22"/>
                <w:szCs w:val="22"/>
                <w:lang w:val="en-US"/>
              </w:rPr>
              <w:t>:</w:t>
            </w:r>
            <w:r w:rsidRPr="00185239">
              <w:rPr>
                <w:rFonts w:ascii="Trebuchet MS" w:hAnsi="Trebuchet MS"/>
                <w:sz w:val="22"/>
                <w:szCs w:val="22"/>
                <w:lang w:val="en-US"/>
              </w:rPr>
              <w:t xml:space="preserve">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xml:space="preserve">) sale of the Guarantee Properties that are the object of the Fiduciary Sale Agreement </w:t>
            </w:r>
            <w:r w:rsidR="00545CB1" w:rsidRPr="00185239">
              <w:rPr>
                <w:rFonts w:ascii="Trebuchet MS" w:hAnsi="Trebuchet MS"/>
                <w:sz w:val="22"/>
                <w:szCs w:val="22"/>
                <w:lang w:val="en-US"/>
              </w:rPr>
              <w:t>and</w:t>
            </w:r>
            <w:r w:rsidRPr="00185239">
              <w:rPr>
                <w:rFonts w:ascii="Trebuchet MS" w:hAnsi="Trebuchet MS"/>
                <w:sz w:val="22"/>
                <w:szCs w:val="22"/>
                <w:lang w:val="en-US"/>
              </w:rPr>
              <w:t xml:space="preserve"> ii) the payment of the Receivables received during the term of the </w:t>
            </w:r>
            <w:r w:rsidR="00545CB1" w:rsidRPr="00185239">
              <w:rPr>
                <w:rFonts w:ascii="Trebuchet MS" w:hAnsi="Trebuchet MS"/>
                <w:sz w:val="22"/>
                <w:szCs w:val="22"/>
                <w:lang w:val="en-US"/>
              </w:rPr>
              <w:t>CRI</w:t>
            </w:r>
            <w:r w:rsidRPr="00185239">
              <w:rPr>
                <w:rFonts w:ascii="Trebuchet MS" w:hAnsi="Trebuchet MS"/>
                <w:sz w:val="22"/>
                <w:szCs w:val="22"/>
                <w:lang w:val="en-US"/>
              </w:rPr>
              <w:t>.</w:t>
            </w:r>
          </w:p>
          <w:p w14:paraId="5ADA1960" w14:textId="77777777" w:rsidR="00D1484A" w:rsidRPr="00185239" w:rsidRDefault="00D1484A" w:rsidP="006A2E3D">
            <w:pPr>
              <w:widowControl w:val="0"/>
              <w:tabs>
                <w:tab w:val="left" w:pos="567"/>
                <w:tab w:val="left" w:pos="851"/>
              </w:tabs>
              <w:spacing w:line="280" w:lineRule="exact"/>
              <w:rPr>
                <w:rFonts w:ascii="Trebuchet MS" w:hAnsi="Trebuchet MS"/>
                <w:sz w:val="22"/>
                <w:szCs w:val="22"/>
                <w:lang w:val="en-US"/>
              </w:rPr>
            </w:pPr>
          </w:p>
          <w:p w14:paraId="7C0C589B" w14:textId="77777777" w:rsidR="00D1484A" w:rsidRPr="00185239" w:rsidRDefault="00D1484A" w:rsidP="006A2E3D">
            <w:pPr>
              <w:widowControl w:val="0"/>
              <w:numPr>
                <w:ilvl w:val="1"/>
                <w:numId w:val="36"/>
              </w:numPr>
              <w:tabs>
                <w:tab w:val="left" w:pos="567"/>
              </w:tabs>
              <w:spacing w:line="280" w:lineRule="exact"/>
              <w:ind w:left="0" w:firstLine="0"/>
              <w:rPr>
                <w:rFonts w:ascii="Trebuchet MS" w:hAnsi="Trebuchet MS"/>
                <w:b/>
                <w:sz w:val="22"/>
                <w:szCs w:val="22"/>
                <w:lang w:val="en-US"/>
              </w:rPr>
            </w:pPr>
            <w:r w:rsidRPr="00185239">
              <w:rPr>
                <w:rFonts w:ascii="Trebuchet MS" w:hAnsi="Trebuchet MS"/>
                <w:b/>
                <w:sz w:val="22"/>
                <w:szCs w:val="22"/>
                <w:lang w:val="en-US"/>
              </w:rPr>
              <w:t xml:space="preserve">General Expenses and Reserve Fund </w:t>
            </w:r>
          </w:p>
          <w:p w14:paraId="00B01F42" w14:textId="77777777" w:rsidR="00D1484A" w:rsidRPr="00185239" w:rsidRDefault="00D1484A" w:rsidP="006A2E3D">
            <w:pPr>
              <w:widowControl w:val="0"/>
              <w:tabs>
                <w:tab w:val="left" w:pos="567"/>
              </w:tabs>
              <w:spacing w:line="280" w:lineRule="exact"/>
              <w:rPr>
                <w:rFonts w:ascii="Trebuchet MS" w:hAnsi="Trebuchet MS"/>
                <w:b/>
                <w:sz w:val="22"/>
                <w:szCs w:val="22"/>
                <w:lang w:val="en-US"/>
              </w:rPr>
            </w:pPr>
          </w:p>
          <w:p w14:paraId="7FABDEA5" w14:textId="77777777" w:rsidR="00D1484A" w:rsidRPr="00185239" w:rsidRDefault="00D1484A"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185239">
              <w:rPr>
                <w:rFonts w:ascii="Trebuchet MS" w:hAnsi="Trebuchet MS"/>
                <w:sz w:val="22"/>
                <w:szCs w:val="22"/>
                <w:lang w:val="en-US"/>
              </w:rPr>
              <w:t>In addition to the provision in Clause 4.6.2 of this Indenture,</w:t>
            </w:r>
            <w:r w:rsidR="00F74BEE" w:rsidRPr="00185239">
              <w:rPr>
                <w:rFonts w:ascii="Trebuchet MS" w:hAnsi="Trebuchet MS"/>
                <w:sz w:val="22"/>
                <w:szCs w:val="22"/>
                <w:lang w:val="en-US"/>
              </w:rPr>
              <w:t xml:space="preserve"> </w:t>
            </w:r>
            <w:r w:rsidR="00797EC0" w:rsidRPr="00185239">
              <w:rPr>
                <w:rFonts w:ascii="Trebuchet MS" w:hAnsi="Trebuchet MS"/>
                <w:sz w:val="22"/>
                <w:szCs w:val="22"/>
                <w:lang w:val="en-US"/>
              </w:rPr>
              <w:t>and observed the provided on 4.7.3,</w:t>
            </w:r>
            <w:r w:rsidRPr="00185239">
              <w:rPr>
                <w:rFonts w:ascii="Trebuchet MS" w:hAnsi="Trebuchet MS"/>
                <w:sz w:val="22"/>
                <w:szCs w:val="22"/>
                <w:lang w:val="en-US"/>
              </w:rPr>
              <w:t xml:space="preserve"> the Issuer is responsible for all other </w:t>
            </w:r>
            <w:r w:rsidR="0054221E" w:rsidRPr="00185239">
              <w:rPr>
                <w:rFonts w:ascii="Trebuchet MS" w:hAnsi="Trebuchet MS"/>
                <w:sz w:val="22"/>
                <w:szCs w:val="22"/>
                <w:lang w:val="en-US"/>
              </w:rPr>
              <w:t xml:space="preserve">reasonable expenses provided for in this Indenture and in the other Transaction Documents: and the expenses listed below will be borne directly or </w:t>
            </w:r>
            <w:r w:rsidR="0054221E" w:rsidRPr="00185239">
              <w:rPr>
                <w:rFonts w:ascii="Trebuchet MS" w:hAnsi="Trebuchet MS"/>
                <w:sz w:val="22"/>
                <w:szCs w:val="22"/>
                <w:lang w:val="en-US"/>
              </w:rPr>
              <w:lastRenderedPageBreak/>
              <w:t>indirectly by the Issuer. The flat expenses, identified in Appendix I</w:t>
            </w:r>
            <w:r w:rsidR="003A623E" w:rsidRPr="00185239">
              <w:rPr>
                <w:rFonts w:ascii="Trebuchet MS" w:hAnsi="Trebuchet MS"/>
                <w:sz w:val="22"/>
                <w:szCs w:val="22"/>
                <w:lang w:val="en-US"/>
              </w:rPr>
              <w:t>V</w:t>
            </w:r>
            <w:r w:rsidR="005151CF" w:rsidRPr="00185239">
              <w:rPr>
                <w:rFonts w:ascii="Trebuchet MS" w:hAnsi="Trebuchet MS"/>
                <w:sz w:val="22"/>
                <w:szCs w:val="22"/>
                <w:lang w:val="en-US"/>
              </w:rPr>
              <w:t xml:space="preserve"> (“</w:t>
            </w:r>
            <w:r w:rsidR="005151CF" w:rsidRPr="00185239">
              <w:rPr>
                <w:rFonts w:ascii="Trebuchet MS" w:hAnsi="Trebuchet MS"/>
                <w:sz w:val="22"/>
                <w:szCs w:val="22"/>
                <w:u w:val="single"/>
                <w:lang w:val="en-US"/>
              </w:rPr>
              <w:t>Flat Expenses”),</w:t>
            </w:r>
            <w:r w:rsidR="005151CF" w:rsidRPr="00185239">
              <w:rPr>
                <w:rFonts w:ascii="Trebuchet MS" w:hAnsi="Trebuchet MS"/>
                <w:sz w:val="22"/>
                <w:szCs w:val="22"/>
                <w:lang w:val="en-US"/>
              </w:rPr>
              <w:t xml:space="preserve"> will be paid by the Debenture Holder, on behalf and order of the Issuer, with resources retained from the amount resulting from the payment of the Debentures and the other expenses will be paid by the Debenture Holder, on account and order of the Debtor, with resources from the Expense Fund (as defined below)</w:t>
            </w:r>
            <w:r w:rsidRPr="00185239">
              <w:rPr>
                <w:rFonts w:ascii="Trebuchet MS" w:hAnsi="Trebuchet MS"/>
                <w:sz w:val="22"/>
                <w:szCs w:val="22"/>
                <w:lang w:val="en-US"/>
              </w:rPr>
              <w:t xml:space="preserve"> (“</w:t>
            </w:r>
            <w:r w:rsidRPr="00185239">
              <w:rPr>
                <w:rFonts w:ascii="Trebuchet MS" w:hAnsi="Trebuchet MS"/>
                <w:sz w:val="22"/>
                <w:szCs w:val="22"/>
                <w:u w:val="single"/>
                <w:lang w:val="en-US"/>
              </w:rPr>
              <w:t>Expenses</w:t>
            </w:r>
            <w:r w:rsidRPr="00185239">
              <w:rPr>
                <w:rFonts w:ascii="Trebuchet MS" w:hAnsi="Trebuchet MS"/>
                <w:sz w:val="22"/>
                <w:szCs w:val="22"/>
                <w:lang w:val="en-US"/>
              </w:rPr>
              <w:t>”):</w:t>
            </w:r>
          </w:p>
          <w:p w14:paraId="53FDEB5E" w14:textId="77777777" w:rsidR="00D1484A" w:rsidRPr="00185239" w:rsidRDefault="00D1484A" w:rsidP="00766D46">
            <w:pPr>
              <w:widowControl w:val="0"/>
              <w:numPr>
                <w:ilvl w:val="0"/>
                <w:numId w:val="37"/>
              </w:numPr>
              <w:tabs>
                <w:tab w:val="left" w:pos="743"/>
                <w:tab w:val="left" w:pos="851"/>
              </w:tabs>
              <w:spacing w:line="280" w:lineRule="exact"/>
              <w:ind w:left="34" w:firstLine="0"/>
              <w:rPr>
                <w:rFonts w:ascii="Trebuchet MS" w:hAnsi="Trebuchet MS"/>
                <w:sz w:val="22"/>
                <w:szCs w:val="22"/>
                <w:lang w:val="en-US"/>
              </w:rPr>
            </w:pPr>
            <w:r w:rsidRPr="00185239">
              <w:rPr>
                <w:rFonts w:ascii="Trebuchet MS" w:hAnsi="Trebuchet MS"/>
                <w:sz w:val="22"/>
                <w:szCs w:val="22"/>
                <w:lang w:val="en-US"/>
              </w:rPr>
              <w:t xml:space="preserve">all fees of B3 S.A. – </w:t>
            </w:r>
            <w:proofErr w:type="spellStart"/>
            <w:r w:rsidRPr="00185239">
              <w:rPr>
                <w:rFonts w:ascii="Trebuchet MS" w:hAnsi="Trebuchet MS"/>
                <w:sz w:val="22"/>
                <w:szCs w:val="22"/>
                <w:lang w:val="en-US"/>
              </w:rPr>
              <w:t>Brasil</w:t>
            </w:r>
            <w:proofErr w:type="spellEnd"/>
            <w:r w:rsidRPr="00185239">
              <w:rPr>
                <w:rFonts w:ascii="Trebuchet MS" w:hAnsi="Trebuchet MS"/>
                <w:sz w:val="22"/>
                <w:szCs w:val="22"/>
                <w:lang w:val="en-US"/>
              </w:rPr>
              <w:t xml:space="preserve">, </w:t>
            </w:r>
            <w:proofErr w:type="spellStart"/>
            <w:r w:rsidRPr="00185239">
              <w:rPr>
                <w:rFonts w:ascii="Trebuchet MS" w:hAnsi="Trebuchet MS"/>
                <w:sz w:val="22"/>
                <w:szCs w:val="22"/>
                <w:lang w:val="en-US"/>
              </w:rPr>
              <w:t>Bolsa</w:t>
            </w:r>
            <w:proofErr w:type="spellEnd"/>
            <w:r w:rsidRPr="00185239">
              <w:rPr>
                <w:rFonts w:ascii="Trebuchet MS" w:hAnsi="Trebuchet MS"/>
                <w:sz w:val="22"/>
                <w:szCs w:val="22"/>
                <w:lang w:val="en-US"/>
              </w:rPr>
              <w:t xml:space="preserve">, </w:t>
            </w:r>
            <w:proofErr w:type="spellStart"/>
            <w:r w:rsidRPr="00185239">
              <w:rPr>
                <w:rFonts w:ascii="Trebuchet MS" w:hAnsi="Trebuchet MS"/>
                <w:sz w:val="22"/>
                <w:szCs w:val="22"/>
                <w:lang w:val="en-US"/>
              </w:rPr>
              <w:t>Balcão</w:t>
            </w:r>
            <w:proofErr w:type="spellEnd"/>
            <w:r w:rsidRPr="00185239">
              <w:rPr>
                <w:rFonts w:ascii="Trebuchet MS" w:hAnsi="Trebuchet MS"/>
                <w:sz w:val="22"/>
                <w:szCs w:val="22"/>
                <w:lang w:val="en-US"/>
              </w:rPr>
              <w:t xml:space="preserve"> (“</w:t>
            </w:r>
            <w:r w:rsidRPr="00185239">
              <w:rPr>
                <w:rFonts w:ascii="Trebuchet MS" w:hAnsi="Trebuchet MS"/>
                <w:sz w:val="22"/>
                <w:szCs w:val="22"/>
                <w:u w:val="single"/>
                <w:lang w:val="en-US"/>
              </w:rPr>
              <w:t>B3</w:t>
            </w:r>
            <w:r w:rsidRPr="00185239">
              <w:rPr>
                <w:rFonts w:ascii="Trebuchet MS" w:hAnsi="Trebuchet MS"/>
                <w:sz w:val="22"/>
                <w:szCs w:val="22"/>
                <w:lang w:val="en-US"/>
              </w:rPr>
              <w:t>”), regarding CCI and CRI;</w:t>
            </w:r>
          </w:p>
          <w:p w14:paraId="4F3B5761" w14:textId="77777777" w:rsidR="00D1484A" w:rsidRPr="00185239" w:rsidRDefault="00D1484A" w:rsidP="00766D46">
            <w:pPr>
              <w:widowControl w:val="0"/>
              <w:tabs>
                <w:tab w:val="left" w:pos="743"/>
                <w:tab w:val="left" w:pos="851"/>
              </w:tabs>
              <w:spacing w:line="280" w:lineRule="exact"/>
              <w:ind w:left="34"/>
              <w:rPr>
                <w:rFonts w:ascii="Trebuchet MS" w:hAnsi="Trebuchet MS"/>
                <w:sz w:val="22"/>
                <w:szCs w:val="22"/>
                <w:lang w:val="en-US"/>
              </w:rPr>
            </w:pPr>
          </w:p>
          <w:p w14:paraId="32940319" w14:textId="77777777" w:rsidR="00D1484A" w:rsidRPr="00185239" w:rsidRDefault="00D1484A" w:rsidP="00766D46">
            <w:pPr>
              <w:widowControl w:val="0"/>
              <w:numPr>
                <w:ilvl w:val="0"/>
                <w:numId w:val="37"/>
              </w:numPr>
              <w:tabs>
                <w:tab w:val="left" w:pos="743"/>
                <w:tab w:val="left" w:pos="851"/>
              </w:tabs>
              <w:spacing w:line="280" w:lineRule="exact"/>
              <w:ind w:left="34" w:firstLine="0"/>
              <w:rPr>
                <w:rFonts w:ascii="Trebuchet MS" w:hAnsi="Trebuchet MS"/>
                <w:sz w:val="22"/>
                <w:szCs w:val="22"/>
                <w:lang w:val="en-US"/>
              </w:rPr>
            </w:pPr>
            <w:r w:rsidRPr="00185239">
              <w:rPr>
                <w:rFonts w:ascii="Trebuchet MS" w:hAnsi="Trebuchet MS"/>
                <w:sz w:val="22"/>
                <w:szCs w:val="22"/>
                <w:lang w:val="en-US"/>
              </w:rPr>
              <w:t>ANBIMA fees related to the registration of CRI;</w:t>
            </w:r>
          </w:p>
          <w:p w14:paraId="7347AE45" w14:textId="77777777" w:rsidR="00D1484A" w:rsidRPr="00185239" w:rsidRDefault="00D1484A" w:rsidP="00766D46">
            <w:pPr>
              <w:widowControl w:val="0"/>
              <w:tabs>
                <w:tab w:val="left" w:pos="743"/>
                <w:tab w:val="left" w:pos="851"/>
              </w:tabs>
              <w:spacing w:line="280" w:lineRule="exact"/>
              <w:ind w:left="34"/>
              <w:rPr>
                <w:rFonts w:ascii="Trebuchet MS" w:hAnsi="Trebuchet MS"/>
                <w:sz w:val="22"/>
                <w:szCs w:val="22"/>
                <w:lang w:val="en-US"/>
              </w:rPr>
            </w:pPr>
          </w:p>
          <w:p w14:paraId="1FF58541" w14:textId="77777777" w:rsidR="00D1484A" w:rsidRPr="00185239" w:rsidRDefault="00D1484A" w:rsidP="00766D46">
            <w:pPr>
              <w:widowControl w:val="0"/>
              <w:numPr>
                <w:ilvl w:val="0"/>
                <w:numId w:val="37"/>
              </w:numPr>
              <w:tabs>
                <w:tab w:val="left" w:pos="743"/>
                <w:tab w:val="left" w:pos="851"/>
              </w:tabs>
              <w:spacing w:line="280" w:lineRule="exact"/>
              <w:ind w:left="34" w:firstLine="0"/>
              <w:rPr>
                <w:rFonts w:ascii="Trebuchet MS" w:hAnsi="Trebuchet MS"/>
                <w:sz w:val="22"/>
                <w:szCs w:val="22"/>
                <w:lang w:val="en-US"/>
              </w:rPr>
            </w:pPr>
            <w:r w:rsidRPr="00185239">
              <w:rPr>
                <w:rFonts w:ascii="Trebuchet MS" w:hAnsi="Trebuchet MS"/>
                <w:sz w:val="22"/>
                <w:szCs w:val="22"/>
                <w:lang w:val="en-US"/>
              </w:rPr>
              <w:t xml:space="preserve">compensation due to the Transaction’s legal advisor; </w:t>
            </w:r>
          </w:p>
          <w:p w14:paraId="2905CF94" w14:textId="77777777" w:rsidR="0005231E" w:rsidRPr="00185239" w:rsidRDefault="0005231E" w:rsidP="00766D46">
            <w:pPr>
              <w:pStyle w:val="PargrafodaLista"/>
              <w:tabs>
                <w:tab w:val="left" w:pos="743"/>
              </w:tabs>
              <w:spacing w:line="280" w:lineRule="exact"/>
              <w:ind w:left="34"/>
              <w:rPr>
                <w:rFonts w:ascii="Trebuchet MS" w:hAnsi="Trebuchet MS"/>
                <w:sz w:val="22"/>
                <w:szCs w:val="22"/>
                <w:lang w:val="en-US"/>
              </w:rPr>
            </w:pPr>
          </w:p>
          <w:p w14:paraId="5EF926BF" w14:textId="77777777" w:rsidR="00D1484A" w:rsidRPr="00185239" w:rsidRDefault="00D1484A" w:rsidP="00766D46">
            <w:pPr>
              <w:widowControl w:val="0"/>
              <w:numPr>
                <w:ilvl w:val="0"/>
                <w:numId w:val="37"/>
              </w:numPr>
              <w:tabs>
                <w:tab w:val="left" w:pos="743"/>
                <w:tab w:val="left" w:pos="851"/>
              </w:tabs>
              <w:spacing w:line="280" w:lineRule="exact"/>
              <w:ind w:left="34" w:firstLine="0"/>
              <w:rPr>
                <w:rFonts w:ascii="Trebuchet MS" w:hAnsi="Trebuchet MS"/>
                <w:sz w:val="22"/>
                <w:szCs w:val="22"/>
                <w:lang w:val="en-US"/>
              </w:rPr>
            </w:pPr>
            <w:r w:rsidRPr="00185239">
              <w:rPr>
                <w:rFonts w:ascii="Trebuchet MS" w:hAnsi="Trebuchet MS"/>
                <w:sz w:val="22"/>
                <w:szCs w:val="22"/>
                <w:lang w:val="en-US"/>
              </w:rPr>
              <w:t xml:space="preserve">compensation </w:t>
            </w:r>
            <w:r w:rsidR="00C06E0D" w:rsidRPr="00185239">
              <w:rPr>
                <w:rFonts w:ascii="Trebuchet MS" w:hAnsi="Trebuchet MS"/>
                <w:sz w:val="22"/>
                <w:szCs w:val="22"/>
                <w:lang w:val="en-US"/>
              </w:rPr>
              <w:t>of the Bookkeeper and the Liquidator, as defined in the Securitization Term</w:t>
            </w:r>
            <w:r w:rsidRPr="00185239">
              <w:rPr>
                <w:rFonts w:ascii="Trebuchet MS" w:hAnsi="Trebuchet MS"/>
                <w:sz w:val="22"/>
                <w:szCs w:val="22"/>
                <w:lang w:val="en-US"/>
              </w:rPr>
              <w:t xml:space="preserve"> in the amount </w:t>
            </w:r>
            <w:r w:rsidR="00C06E0D" w:rsidRPr="00185239">
              <w:rPr>
                <w:rFonts w:ascii="Trebuchet MS" w:hAnsi="Trebuchet MS"/>
                <w:sz w:val="22"/>
                <w:szCs w:val="22"/>
                <w:lang w:val="en-US"/>
              </w:rPr>
              <w:t xml:space="preserve">of </w:t>
            </w:r>
            <w:r w:rsidR="0093310D" w:rsidRPr="00185239">
              <w:rPr>
                <w:rFonts w:ascii="Trebuchet MS" w:hAnsi="Trebuchet MS"/>
                <w:sz w:val="22"/>
                <w:szCs w:val="22"/>
                <w:lang w:val="en-US"/>
              </w:rPr>
              <w:t>six thousand</w:t>
            </w:r>
            <w:r w:rsidR="00C06E0D" w:rsidRPr="00185239">
              <w:rPr>
                <w:rFonts w:ascii="Trebuchet MS" w:hAnsi="Trebuchet MS"/>
                <w:sz w:val="22"/>
                <w:szCs w:val="22"/>
                <w:lang w:val="en-US"/>
              </w:rPr>
              <w:t xml:space="preserve"> </w:t>
            </w:r>
            <w:proofErr w:type="spellStart"/>
            <w:r w:rsidR="00C06E0D" w:rsidRPr="00185239">
              <w:rPr>
                <w:rFonts w:ascii="Trebuchet MS" w:hAnsi="Trebuchet MS"/>
                <w:sz w:val="22"/>
                <w:szCs w:val="22"/>
                <w:lang w:val="en-US"/>
              </w:rPr>
              <w:t>Reais</w:t>
            </w:r>
            <w:proofErr w:type="spellEnd"/>
            <w:r w:rsidR="00C06E0D" w:rsidRPr="00185239">
              <w:rPr>
                <w:rFonts w:ascii="Trebuchet MS" w:hAnsi="Trebuchet MS"/>
                <w:sz w:val="22"/>
                <w:szCs w:val="22"/>
                <w:lang w:val="en-US"/>
              </w:rPr>
              <w:t xml:space="preserve"> (R$</w:t>
            </w:r>
            <w:r w:rsidR="0093310D" w:rsidRPr="00185239">
              <w:rPr>
                <w:rFonts w:ascii="Trebuchet MS" w:hAnsi="Trebuchet MS"/>
                <w:sz w:val="22"/>
                <w:szCs w:val="22"/>
                <w:lang w:val="en-US"/>
              </w:rPr>
              <w:t>6,000</w:t>
            </w:r>
            <w:r w:rsidR="00C06E0D" w:rsidRPr="00185239">
              <w:rPr>
                <w:rFonts w:ascii="Trebuchet MS" w:hAnsi="Trebuchet MS"/>
                <w:sz w:val="22"/>
                <w:szCs w:val="22"/>
                <w:lang w:val="en-US"/>
              </w:rPr>
              <w:t xml:space="preserve">,00) in </w:t>
            </w:r>
            <w:r w:rsidR="0093310D" w:rsidRPr="00185239">
              <w:rPr>
                <w:rFonts w:ascii="Trebuchet MS" w:hAnsi="Trebuchet MS"/>
                <w:sz w:val="22"/>
                <w:szCs w:val="22"/>
                <w:lang w:val="en-US"/>
              </w:rPr>
              <w:t xml:space="preserve">annual </w:t>
            </w:r>
            <w:r w:rsidR="00C06E0D" w:rsidRPr="00185239">
              <w:rPr>
                <w:rFonts w:ascii="Trebuchet MS" w:hAnsi="Trebuchet MS"/>
                <w:sz w:val="22"/>
                <w:szCs w:val="22"/>
                <w:lang w:val="en-US"/>
              </w:rPr>
              <w:t>installments,</w:t>
            </w:r>
            <w:r w:rsidRPr="00185239">
              <w:rPr>
                <w:rFonts w:ascii="Trebuchet MS" w:hAnsi="Trebuchet MS"/>
                <w:sz w:val="22"/>
                <w:szCs w:val="22"/>
                <w:lang w:val="en-US"/>
              </w:rPr>
              <w:t xml:space="preserve"> with the </w:t>
            </w:r>
            <w:proofErr w:type="spellStart"/>
            <w:r w:rsidRPr="00185239">
              <w:rPr>
                <w:rFonts w:ascii="Trebuchet MS" w:hAnsi="Trebuchet MS"/>
                <w:sz w:val="22"/>
                <w:szCs w:val="22"/>
                <w:lang w:val="en-US"/>
              </w:rPr>
              <w:t>the</w:t>
            </w:r>
            <w:proofErr w:type="spellEnd"/>
            <w:r w:rsidRPr="00185239">
              <w:rPr>
                <w:rFonts w:ascii="Trebuchet MS" w:hAnsi="Trebuchet MS"/>
                <w:sz w:val="22"/>
                <w:szCs w:val="22"/>
                <w:lang w:val="en-US"/>
              </w:rPr>
              <w:t xml:space="preserve"> first installment being due until the first (1</w:t>
            </w:r>
            <w:r w:rsidRPr="00185239">
              <w:rPr>
                <w:rFonts w:ascii="Trebuchet MS" w:hAnsi="Trebuchet MS"/>
                <w:sz w:val="22"/>
                <w:szCs w:val="22"/>
                <w:vertAlign w:val="superscript"/>
                <w:lang w:val="en-US"/>
              </w:rPr>
              <w:t>st</w:t>
            </w:r>
            <w:r w:rsidRPr="00185239">
              <w:rPr>
                <w:rFonts w:ascii="Trebuchet MS" w:hAnsi="Trebuchet MS"/>
                <w:sz w:val="22"/>
                <w:szCs w:val="22"/>
                <w:lang w:val="en-US"/>
              </w:rPr>
              <w:t xml:space="preserve">) Business Day from the </w:t>
            </w:r>
            <w:r w:rsidR="00C06E0D" w:rsidRPr="00185239">
              <w:rPr>
                <w:rFonts w:ascii="Trebuchet MS" w:hAnsi="Trebuchet MS"/>
                <w:sz w:val="22"/>
                <w:szCs w:val="22"/>
                <w:lang w:val="en-US"/>
              </w:rPr>
              <w:t xml:space="preserve">first </w:t>
            </w:r>
            <w:r w:rsidRPr="00185239">
              <w:rPr>
                <w:rFonts w:ascii="Trebuchet MS" w:hAnsi="Trebuchet MS"/>
                <w:sz w:val="22"/>
                <w:szCs w:val="22"/>
                <w:lang w:val="en-US"/>
              </w:rPr>
              <w:t xml:space="preserve">date of CRI </w:t>
            </w:r>
            <w:r w:rsidR="00C06E0D" w:rsidRPr="00185239">
              <w:rPr>
                <w:rFonts w:ascii="Trebuchet MS" w:hAnsi="Trebuchet MS"/>
                <w:sz w:val="22"/>
                <w:szCs w:val="22"/>
                <w:lang w:val="en-US"/>
              </w:rPr>
              <w:t xml:space="preserve">subscription and </w:t>
            </w:r>
            <w:r w:rsidRPr="00185239">
              <w:rPr>
                <w:rFonts w:ascii="Trebuchet MS" w:hAnsi="Trebuchet MS"/>
                <w:sz w:val="22"/>
                <w:szCs w:val="22"/>
                <w:lang w:val="en-US"/>
              </w:rPr>
              <w:t xml:space="preserve">payment, and the others on the same date of the subsequent </w:t>
            </w:r>
            <w:r w:rsidR="0093310D" w:rsidRPr="00185239">
              <w:rPr>
                <w:rFonts w:ascii="Trebuchet MS" w:hAnsi="Trebuchet MS"/>
                <w:sz w:val="22"/>
                <w:szCs w:val="22"/>
                <w:lang w:val="en-US"/>
              </w:rPr>
              <w:t>years</w:t>
            </w:r>
            <w:r w:rsidRPr="00185239">
              <w:rPr>
                <w:rFonts w:ascii="Trebuchet MS" w:hAnsi="Trebuchet MS"/>
                <w:sz w:val="22"/>
                <w:szCs w:val="22"/>
                <w:lang w:val="en-US"/>
              </w:rPr>
              <w:t xml:space="preserve">, updated annually by the accumulated variation of </w:t>
            </w:r>
            <w:r w:rsidR="00C06E0D" w:rsidRPr="00185239">
              <w:rPr>
                <w:rFonts w:ascii="Trebuchet MS" w:hAnsi="Trebuchet MS"/>
                <w:sz w:val="22"/>
                <w:szCs w:val="22"/>
                <w:lang w:val="en-US"/>
              </w:rPr>
              <w:t>IPCA</w:t>
            </w:r>
            <w:r w:rsidRPr="00185239">
              <w:rPr>
                <w:rFonts w:ascii="Trebuchet MS" w:hAnsi="Trebuchet MS"/>
                <w:sz w:val="22"/>
                <w:szCs w:val="22"/>
                <w:lang w:val="en-US"/>
              </w:rPr>
              <w:t xml:space="preserve">, or when it is not released, or when using it is not possible, by the index that shall replace it, </w:t>
            </w:r>
            <w:r w:rsidR="00C06E0D" w:rsidRPr="00185239">
              <w:rPr>
                <w:rFonts w:ascii="Trebuchet MS" w:hAnsi="Trebuchet MS"/>
                <w:sz w:val="22"/>
                <w:szCs w:val="22"/>
                <w:lang w:val="en-US"/>
              </w:rPr>
              <w:t>from the date of the payment. The amount of the mentioned compensation is already increased by the applicable taxes</w:t>
            </w:r>
            <w:r w:rsidRPr="00185239">
              <w:rPr>
                <w:rFonts w:ascii="Trebuchet MS" w:hAnsi="Trebuchet MS"/>
                <w:sz w:val="22"/>
                <w:szCs w:val="22"/>
                <w:lang w:val="en-US"/>
              </w:rPr>
              <w:t xml:space="preserve">; </w:t>
            </w:r>
          </w:p>
          <w:p w14:paraId="17506041" w14:textId="77777777" w:rsidR="0005231E" w:rsidRPr="00185239" w:rsidRDefault="0005231E" w:rsidP="00AB1E28">
            <w:pPr>
              <w:tabs>
                <w:tab w:val="left" w:pos="743"/>
              </w:tabs>
              <w:spacing w:line="280" w:lineRule="exact"/>
              <w:rPr>
                <w:rFonts w:ascii="Trebuchet MS" w:hAnsi="Trebuchet MS"/>
                <w:sz w:val="22"/>
                <w:szCs w:val="22"/>
                <w:lang w:val="en-US"/>
              </w:rPr>
            </w:pPr>
          </w:p>
          <w:p w14:paraId="0189628D" w14:textId="77777777" w:rsidR="00C06E0D" w:rsidRPr="00185239" w:rsidRDefault="00C06E0D" w:rsidP="00766D46">
            <w:pPr>
              <w:widowControl w:val="0"/>
              <w:numPr>
                <w:ilvl w:val="0"/>
                <w:numId w:val="37"/>
              </w:numPr>
              <w:tabs>
                <w:tab w:val="left" w:pos="743"/>
                <w:tab w:val="left" w:pos="851"/>
              </w:tabs>
              <w:spacing w:line="280" w:lineRule="exact"/>
              <w:ind w:left="34" w:firstLine="0"/>
              <w:rPr>
                <w:rFonts w:ascii="Trebuchet MS" w:hAnsi="Trebuchet MS"/>
                <w:sz w:val="22"/>
                <w:szCs w:val="22"/>
                <w:lang w:val="en-US"/>
              </w:rPr>
            </w:pPr>
            <w:r w:rsidRPr="00185239">
              <w:rPr>
                <w:rFonts w:ascii="Trebuchet MS" w:hAnsi="Trebuchet MS"/>
                <w:sz w:val="22"/>
                <w:szCs w:val="22"/>
                <w:lang w:val="en-US"/>
              </w:rPr>
              <w:t xml:space="preserve">Compensation due to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in the following terms:</w:t>
            </w:r>
          </w:p>
          <w:p w14:paraId="0E9672E6" w14:textId="77777777" w:rsidR="0005231E" w:rsidRPr="00185239" w:rsidRDefault="0005231E" w:rsidP="006A2E3D">
            <w:pPr>
              <w:pStyle w:val="PargrafodaLista"/>
              <w:spacing w:line="280" w:lineRule="exact"/>
              <w:rPr>
                <w:rFonts w:ascii="Trebuchet MS" w:hAnsi="Trebuchet MS"/>
                <w:sz w:val="22"/>
                <w:szCs w:val="22"/>
                <w:lang w:val="en-US"/>
              </w:rPr>
            </w:pPr>
          </w:p>
          <w:p w14:paraId="3CC29375" w14:textId="77777777" w:rsidR="00C06E0D" w:rsidRPr="00185239" w:rsidRDefault="00C06E0D" w:rsidP="00766D46">
            <w:pPr>
              <w:pStyle w:val="PargrafodaLista"/>
              <w:widowControl w:val="0"/>
              <w:numPr>
                <w:ilvl w:val="0"/>
                <w:numId w:val="62"/>
              </w:numPr>
              <w:tabs>
                <w:tab w:val="left" w:pos="176"/>
                <w:tab w:val="left" w:pos="1027"/>
              </w:tabs>
              <w:spacing w:line="280" w:lineRule="exact"/>
              <w:ind w:left="318" w:firstLine="0"/>
              <w:rPr>
                <w:rFonts w:ascii="Trebuchet MS" w:hAnsi="Trebuchet MS"/>
                <w:sz w:val="22"/>
                <w:szCs w:val="22"/>
                <w:lang w:val="en-US"/>
              </w:rPr>
            </w:pPr>
            <w:r w:rsidRPr="00185239">
              <w:rPr>
                <w:rFonts w:ascii="Trebuchet MS" w:hAnsi="Trebuchet MS"/>
                <w:sz w:val="22"/>
                <w:szCs w:val="22"/>
                <w:lang w:val="en-US"/>
              </w:rPr>
              <w:t xml:space="preserve">for structuring the issuance of </w:t>
            </w:r>
            <w:r w:rsidR="0056045A" w:rsidRPr="00185239">
              <w:rPr>
                <w:rFonts w:ascii="Trebuchet MS" w:hAnsi="Trebuchet MS"/>
                <w:sz w:val="22"/>
                <w:szCs w:val="22"/>
                <w:lang w:val="en-US"/>
              </w:rPr>
              <w:t xml:space="preserve">a </w:t>
            </w:r>
            <w:r w:rsidRPr="00185239">
              <w:rPr>
                <w:rFonts w:ascii="Trebuchet MS" w:hAnsi="Trebuchet MS"/>
                <w:sz w:val="22"/>
                <w:szCs w:val="22"/>
                <w:lang w:val="en-US"/>
              </w:rPr>
              <w:t xml:space="preserve">CRI, a single installment in the amount of </w:t>
            </w:r>
            <w:r w:rsidR="00CD5F3F" w:rsidRPr="00185239">
              <w:rPr>
                <w:rFonts w:ascii="Trebuchet MS" w:hAnsi="Trebuchet MS"/>
                <w:sz w:val="22"/>
                <w:szCs w:val="22"/>
                <w:lang w:val="en-US"/>
              </w:rPr>
              <w:t>forty</w:t>
            </w:r>
            <w:r w:rsidR="00D42519" w:rsidRPr="00185239">
              <w:rPr>
                <w:rFonts w:ascii="Trebuchet MS" w:hAnsi="Trebuchet MS"/>
                <w:sz w:val="22"/>
                <w:szCs w:val="22"/>
                <w:lang w:val="en-US"/>
              </w:rPr>
              <w:t>-</w:t>
            </w:r>
            <w:r w:rsidR="00CD5F3F" w:rsidRPr="00185239">
              <w:rPr>
                <w:rFonts w:ascii="Trebuchet MS" w:hAnsi="Trebuchet MS"/>
                <w:sz w:val="22"/>
                <w:szCs w:val="22"/>
                <w:lang w:val="en-US"/>
              </w:rPr>
              <w:t xml:space="preserve">five thousand </w:t>
            </w:r>
            <w:proofErr w:type="spellStart"/>
            <w:r w:rsidR="00CD5F3F" w:rsidRPr="00185239">
              <w:rPr>
                <w:rFonts w:ascii="Trebuchet MS" w:hAnsi="Trebuchet MS"/>
                <w:sz w:val="22"/>
                <w:szCs w:val="22"/>
                <w:lang w:val="en-US"/>
              </w:rPr>
              <w:t>Reais</w:t>
            </w:r>
            <w:proofErr w:type="spellEnd"/>
            <w:r w:rsidR="00CD5F3F" w:rsidRPr="00185239">
              <w:rPr>
                <w:rFonts w:ascii="Trebuchet MS" w:hAnsi="Trebuchet MS"/>
                <w:sz w:val="22"/>
                <w:szCs w:val="22"/>
                <w:lang w:val="en-US"/>
              </w:rPr>
              <w:t xml:space="preserve">  </w:t>
            </w:r>
            <w:r w:rsidR="00D42519" w:rsidRPr="00185239">
              <w:rPr>
                <w:rFonts w:ascii="Trebuchet MS" w:hAnsi="Trebuchet MS"/>
                <w:sz w:val="22"/>
                <w:szCs w:val="22"/>
                <w:lang w:val="en-US"/>
              </w:rPr>
              <w:t xml:space="preserve">(R$45,000.00) </w:t>
            </w:r>
            <w:r w:rsidRPr="00185239">
              <w:rPr>
                <w:rFonts w:ascii="Trebuchet MS" w:hAnsi="Trebuchet MS"/>
                <w:sz w:val="22"/>
                <w:szCs w:val="22"/>
                <w:lang w:val="en-US"/>
              </w:rPr>
              <w:t xml:space="preserve">will be due, to be paid to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until the 1</w:t>
            </w:r>
            <w:r w:rsidRPr="00185239">
              <w:rPr>
                <w:rFonts w:ascii="Trebuchet MS" w:hAnsi="Trebuchet MS"/>
                <w:sz w:val="22"/>
                <w:szCs w:val="22"/>
                <w:vertAlign w:val="superscript"/>
                <w:lang w:val="en-US"/>
              </w:rPr>
              <w:t>st</w:t>
            </w:r>
            <w:r w:rsidRPr="00185239">
              <w:rPr>
                <w:rFonts w:ascii="Trebuchet MS" w:hAnsi="Trebuchet MS"/>
                <w:sz w:val="22"/>
                <w:szCs w:val="22"/>
                <w:lang w:val="en-US"/>
              </w:rPr>
              <w:t xml:space="preserve"> (first) Business Day counted from the first subscription date and payment of CRI, or within 30 (thirty) days from the date of execution of the Securitization Term, </w:t>
            </w:r>
            <w:r w:rsidR="0093310D" w:rsidRPr="00185239">
              <w:rPr>
                <w:rFonts w:ascii="Trebuchet MS" w:hAnsi="Trebuchet MS"/>
                <w:sz w:val="22"/>
                <w:szCs w:val="22"/>
                <w:lang w:val="en-US"/>
              </w:rPr>
              <w:t xml:space="preserve">whichever occurs first, </w:t>
            </w:r>
            <w:r w:rsidRPr="00185239">
              <w:rPr>
                <w:rFonts w:ascii="Trebuchet MS" w:hAnsi="Trebuchet MS"/>
                <w:sz w:val="22"/>
                <w:szCs w:val="22"/>
                <w:lang w:val="en-US"/>
              </w:rPr>
              <w:t>including in case of non-payment of CRI;</w:t>
            </w:r>
          </w:p>
          <w:p w14:paraId="0F9FD3CC" w14:textId="77777777" w:rsidR="00FF23BF" w:rsidRPr="00185239" w:rsidRDefault="00FF23BF" w:rsidP="00AB1E28">
            <w:pPr>
              <w:widowControl w:val="0"/>
              <w:tabs>
                <w:tab w:val="left" w:pos="176"/>
                <w:tab w:val="left" w:pos="1027"/>
              </w:tabs>
              <w:spacing w:line="280" w:lineRule="exact"/>
              <w:rPr>
                <w:rFonts w:ascii="Trebuchet MS" w:hAnsi="Trebuchet MS"/>
                <w:sz w:val="22"/>
                <w:szCs w:val="22"/>
                <w:lang w:val="en-US"/>
              </w:rPr>
            </w:pPr>
          </w:p>
          <w:p w14:paraId="018D04A4" w14:textId="77777777" w:rsidR="00C06E0D" w:rsidRPr="00185239" w:rsidRDefault="00C06E0D" w:rsidP="00766D46">
            <w:pPr>
              <w:pStyle w:val="PargrafodaLista"/>
              <w:widowControl w:val="0"/>
              <w:numPr>
                <w:ilvl w:val="0"/>
                <w:numId w:val="62"/>
              </w:numPr>
              <w:tabs>
                <w:tab w:val="left" w:pos="176"/>
                <w:tab w:val="left" w:pos="360"/>
                <w:tab w:val="left" w:pos="1027"/>
              </w:tabs>
              <w:spacing w:line="280" w:lineRule="exact"/>
              <w:ind w:left="318" w:firstLine="0"/>
              <w:rPr>
                <w:rFonts w:ascii="Trebuchet MS" w:hAnsi="Trebuchet MS"/>
                <w:sz w:val="22"/>
                <w:szCs w:val="22"/>
                <w:lang w:val="en-US"/>
              </w:rPr>
            </w:pPr>
            <w:r w:rsidRPr="00185239">
              <w:rPr>
                <w:rFonts w:ascii="Trebuchet MS" w:hAnsi="Trebuchet MS"/>
                <w:sz w:val="22"/>
                <w:szCs w:val="22"/>
                <w:lang w:val="en-US"/>
              </w:rPr>
              <w:t xml:space="preserve">by the management of the fiduciary portfolio, due to the securitization of the Real Estate Credits represented by CCI, as well as in </w:t>
            </w:r>
            <w:r w:rsidRPr="00185239">
              <w:rPr>
                <w:rFonts w:ascii="Trebuchet MS" w:hAnsi="Trebuchet MS"/>
                <w:sz w:val="22"/>
                <w:szCs w:val="22"/>
                <w:lang w:val="en-US"/>
              </w:rPr>
              <w:lastRenderedPageBreak/>
              <w:t xml:space="preserve">accordance with Law No. 9,514 and in the acts and instructions issued by the CVM, which establish the </w:t>
            </w:r>
            <w:r w:rsidR="00B32793" w:rsidRPr="00185239">
              <w:rPr>
                <w:rFonts w:ascii="Trebuchet MS" w:hAnsi="Trebuchet MS"/>
                <w:sz w:val="22"/>
                <w:szCs w:val="22"/>
                <w:lang w:val="en-US"/>
              </w:rPr>
              <w:t>Securitization Company</w:t>
            </w:r>
            <w:r w:rsidR="0005231E" w:rsidRPr="00185239">
              <w:rPr>
                <w:rFonts w:ascii="Trebuchet MS" w:hAnsi="Trebuchet MS"/>
                <w:sz w:val="22"/>
                <w:szCs w:val="22"/>
                <w:lang w:val="en-US"/>
              </w:rPr>
              <w:t>’</w:t>
            </w:r>
            <w:r w:rsidRPr="00185239">
              <w:rPr>
                <w:rFonts w:ascii="Trebuchet MS" w:hAnsi="Trebuchet MS"/>
                <w:sz w:val="22"/>
                <w:szCs w:val="22"/>
                <w:lang w:val="en-US"/>
              </w:rPr>
              <w:t xml:space="preserve">s obligations, during the term of the CRI, monthly installments in the amount of three thousand and five hundred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(R$3,500.00) will be due, with the first installment to be paid to </w:t>
            </w:r>
            <w:r w:rsidR="00D131FC" w:rsidRPr="00185239">
              <w:rPr>
                <w:rFonts w:ascii="Trebuchet MS" w:hAnsi="Trebuchet MS"/>
                <w:sz w:val="22"/>
                <w:szCs w:val="22"/>
                <w:lang w:val="en-US"/>
              </w:rPr>
              <w:t xml:space="preserve">Securitization Company </w:t>
            </w:r>
            <w:r w:rsidRPr="00185239">
              <w:rPr>
                <w:rFonts w:ascii="Trebuchet MS" w:hAnsi="Trebuchet MS"/>
                <w:sz w:val="22"/>
                <w:szCs w:val="22"/>
                <w:lang w:val="en-US"/>
              </w:rPr>
              <w:t>on the 1</w:t>
            </w:r>
            <w:r w:rsidRPr="00185239">
              <w:rPr>
                <w:rFonts w:ascii="Trebuchet MS" w:hAnsi="Trebuchet MS"/>
                <w:sz w:val="22"/>
                <w:szCs w:val="22"/>
                <w:vertAlign w:val="superscript"/>
                <w:lang w:val="en-US"/>
              </w:rPr>
              <w:t>st</w:t>
            </w:r>
            <w:r w:rsidRPr="00185239">
              <w:rPr>
                <w:rFonts w:ascii="Trebuchet MS" w:hAnsi="Trebuchet MS"/>
                <w:sz w:val="22"/>
                <w:szCs w:val="22"/>
                <w:lang w:val="en-US"/>
              </w:rPr>
              <w:t xml:space="preserve"> (first) Business Day counted from the first CRI subscription and payment date, and the others, on the same date of the subsequent months until the total redemption of the CRI, updated annually, from the date of the first payment, due to the accumulated variation of the IPCA, or in the absence of it, or even in the impossibility of its use, by index that will replace it, calculated pro rata die, if necessary. The remuneration for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will be due even after the final maturity of the CRI, if it is still operating, which will be calculated pro rata die. The amount related to the management of the fiduciary portfolio will have an increase equivalent to 100% (one hundred percent) during the occurrence of an eventual restructuring of the terms and conditions of the issuance of the Debentures and / or in the case of the occurrence of an Early Maturity Event of the Debentures</w:t>
            </w:r>
            <w:r w:rsidR="00797EC0" w:rsidRPr="00185239">
              <w:rPr>
                <w:rFonts w:ascii="Trebuchet MS" w:hAnsi="Trebuchet MS"/>
                <w:sz w:val="22"/>
                <w:szCs w:val="22"/>
                <w:lang w:val="en-US"/>
              </w:rPr>
              <w:t>;</w:t>
            </w:r>
          </w:p>
          <w:p w14:paraId="19F7BEA7" w14:textId="77777777" w:rsidR="00C06E0D" w:rsidRPr="00185239" w:rsidRDefault="00C06E0D" w:rsidP="00766D46">
            <w:pPr>
              <w:widowControl w:val="0"/>
              <w:tabs>
                <w:tab w:val="left" w:pos="176"/>
                <w:tab w:val="left" w:pos="360"/>
                <w:tab w:val="left" w:pos="1027"/>
              </w:tabs>
              <w:spacing w:line="280" w:lineRule="exact"/>
              <w:ind w:left="318"/>
              <w:rPr>
                <w:rFonts w:ascii="Trebuchet MS" w:hAnsi="Trebuchet MS"/>
                <w:sz w:val="22"/>
                <w:szCs w:val="22"/>
                <w:lang w:val="en-US"/>
              </w:rPr>
            </w:pPr>
          </w:p>
          <w:p w14:paraId="5059D38D" w14:textId="77777777" w:rsidR="00C06E0D" w:rsidRPr="00185239" w:rsidRDefault="00C06E0D" w:rsidP="00766D46">
            <w:pPr>
              <w:pStyle w:val="PargrafodaLista"/>
              <w:widowControl w:val="0"/>
              <w:numPr>
                <w:ilvl w:val="0"/>
                <w:numId w:val="62"/>
              </w:numPr>
              <w:tabs>
                <w:tab w:val="left" w:pos="176"/>
                <w:tab w:val="left" w:pos="1027"/>
              </w:tabs>
              <w:spacing w:line="280" w:lineRule="exact"/>
              <w:ind w:left="318" w:firstLine="0"/>
              <w:rPr>
                <w:rFonts w:ascii="Trebuchet MS" w:hAnsi="Trebuchet MS"/>
                <w:sz w:val="22"/>
                <w:szCs w:val="22"/>
                <w:lang w:val="en-US"/>
              </w:rPr>
            </w:pPr>
            <w:r w:rsidRPr="00185239">
              <w:rPr>
                <w:rFonts w:ascii="Trebuchet MS" w:hAnsi="Trebuchet MS"/>
                <w:sz w:val="22"/>
                <w:szCs w:val="22"/>
                <w:lang w:val="en-US"/>
              </w:rPr>
              <w:t xml:space="preserve">additionally, the expense provided for in item “(b)” above, will be due to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the amount of three hundred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(R $ 300.00) for each CRI payment date (except for the first date);</w:t>
            </w:r>
          </w:p>
          <w:p w14:paraId="2115A71F" w14:textId="77777777" w:rsidR="00C06E0D" w:rsidRPr="00185239" w:rsidRDefault="00C06E0D" w:rsidP="00766D46">
            <w:pPr>
              <w:pStyle w:val="PargrafodaLista"/>
              <w:widowControl w:val="0"/>
              <w:tabs>
                <w:tab w:val="left" w:pos="176"/>
                <w:tab w:val="left" w:pos="1027"/>
              </w:tabs>
              <w:spacing w:line="280" w:lineRule="exact"/>
              <w:ind w:left="318"/>
              <w:rPr>
                <w:rFonts w:ascii="Trebuchet MS" w:hAnsi="Trebuchet MS"/>
                <w:sz w:val="22"/>
                <w:szCs w:val="22"/>
                <w:lang w:val="en-US"/>
              </w:rPr>
            </w:pPr>
          </w:p>
          <w:p w14:paraId="56B918CB" w14:textId="77777777" w:rsidR="00C06E0D" w:rsidRPr="00185239" w:rsidRDefault="00C06E0D" w:rsidP="00766D46">
            <w:pPr>
              <w:pStyle w:val="PargrafodaLista"/>
              <w:widowControl w:val="0"/>
              <w:numPr>
                <w:ilvl w:val="0"/>
                <w:numId w:val="62"/>
              </w:numPr>
              <w:tabs>
                <w:tab w:val="left" w:pos="36"/>
                <w:tab w:val="left" w:pos="176"/>
                <w:tab w:val="left" w:pos="1027"/>
              </w:tabs>
              <w:spacing w:line="280" w:lineRule="exact"/>
              <w:ind w:left="318" w:firstLine="0"/>
              <w:rPr>
                <w:rFonts w:ascii="Trebuchet MS" w:hAnsi="Trebuchet MS"/>
                <w:sz w:val="22"/>
                <w:szCs w:val="22"/>
                <w:lang w:val="en-US"/>
              </w:rPr>
            </w:pPr>
            <w:r w:rsidRPr="00185239">
              <w:rPr>
                <w:rFonts w:ascii="Trebuchet MS" w:hAnsi="Trebuchet MS"/>
                <w:sz w:val="22"/>
                <w:szCs w:val="22"/>
                <w:lang w:val="en-US"/>
              </w:rPr>
              <w:t xml:space="preserve">for the distribution and placement of CRI, under the terms of the Securitization Term, a single installment in the amount of </w:t>
            </w:r>
            <w:r w:rsidR="00CD5F3F" w:rsidRPr="00185239">
              <w:rPr>
                <w:rFonts w:ascii="Trebuchet MS" w:hAnsi="Trebuchet MS"/>
                <w:sz w:val="22"/>
                <w:szCs w:val="22"/>
                <w:lang w:val="en-US"/>
              </w:rPr>
              <w:t xml:space="preserve"> twenty</w:t>
            </w:r>
            <w:r w:rsidR="00D42519" w:rsidRPr="00185239">
              <w:rPr>
                <w:rFonts w:ascii="Trebuchet MS" w:hAnsi="Trebuchet MS"/>
                <w:sz w:val="22"/>
                <w:szCs w:val="22"/>
                <w:lang w:val="en-US"/>
              </w:rPr>
              <w:t>-</w:t>
            </w:r>
            <w:r w:rsidR="00CD5F3F" w:rsidRPr="00185239">
              <w:rPr>
                <w:rFonts w:ascii="Trebuchet MS" w:hAnsi="Trebuchet MS"/>
                <w:sz w:val="22"/>
                <w:szCs w:val="22"/>
                <w:lang w:val="en-US"/>
              </w:rPr>
              <w:t>nine thousand</w:t>
            </w:r>
            <w:r w:rsidR="00D42519" w:rsidRPr="00185239">
              <w:rPr>
                <w:rFonts w:ascii="Trebuchet MS" w:hAnsi="Trebuchet MS"/>
                <w:sz w:val="22"/>
                <w:szCs w:val="22"/>
                <w:lang w:val="en-US"/>
              </w:rPr>
              <w:t>,</w:t>
            </w:r>
            <w:r w:rsidR="00CD5F3F" w:rsidRPr="00185239">
              <w:rPr>
                <w:rFonts w:ascii="Trebuchet MS" w:hAnsi="Trebuchet MS"/>
                <w:sz w:val="22"/>
                <w:szCs w:val="22"/>
                <w:lang w:val="en-US"/>
              </w:rPr>
              <w:t xml:space="preserve"> seven </w:t>
            </w:r>
            <w:r w:rsidR="00D42519" w:rsidRPr="00185239">
              <w:rPr>
                <w:rFonts w:ascii="Trebuchet MS" w:hAnsi="Trebuchet MS"/>
                <w:sz w:val="22"/>
                <w:szCs w:val="22"/>
                <w:lang w:val="en-US"/>
              </w:rPr>
              <w:t xml:space="preserve">hundred and fifty </w:t>
            </w:r>
            <w:proofErr w:type="spellStart"/>
            <w:r w:rsidR="00D42519" w:rsidRPr="00185239">
              <w:rPr>
                <w:rFonts w:ascii="Trebuchet MS" w:hAnsi="Trebuchet MS"/>
                <w:sz w:val="22"/>
                <w:szCs w:val="22"/>
                <w:lang w:val="en-US"/>
              </w:rPr>
              <w:t>reais</w:t>
            </w:r>
            <w:proofErr w:type="spellEnd"/>
            <w:r w:rsidR="00CD5F3F" w:rsidRPr="00185239">
              <w:rPr>
                <w:rFonts w:ascii="Trebuchet MS" w:hAnsi="Trebuchet MS"/>
                <w:sz w:val="22"/>
                <w:szCs w:val="22"/>
                <w:lang w:val="en-US"/>
              </w:rPr>
              <w:t xml:space="preserve">  (</w:t>
            </w:r>
            <w:r w:rsidR="00D42519" w:rsidRPr="00185239">
              <w:rPr>
                <w:rFonts w:ascii="Trebuchet MS" w:hAnsi="Trebuchet MS"/>
                <w:sz w:val="22"/>
                <w:szCs w:val="22"/>
                <w:lang w:val="en-US"/>
              </w:rPr>
              <w:t>R$</w:t>
            </w:r>
            <w:r w:rsidR="00CD5F3F" w:rsidRPr="00185239">
              <w:rPr>
                <w:rFonts w:ascii="Trebuchet MS" w:hAnsi="Trebuchet MS"/>
                <w:sz w:val="22"/>
                <w:szCs w:val="22"/>
                <w:lang w:val="en-GB"/>
              </w:rPr>
              <w:t xml:space="preserve">29,750.00) </w:t>
            </w:r>
            <w:r w:rsidRPr="00185239">
              <w:rPr>
                <w:rFonts w:ascii="Trebuchet MS" w:hAnsi="Trebuchet MS"/>
                <w:sz w:val="22"/>
                <w:szCs w:val="22"/>
                <w:lang w:val="en-US"/>
              </w:rPr>
              <w:t xml:space="preserve">will be due, to be paid to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until the 1</w:t>
            </w:r>
            <w:r w:rsidRPr="00185239">
              <w:rPr>
                <w:rFonts w:ascii="Trebuchet MS" w:hAnsi="Trebuchet MS"/>
                <w:sz w:val="22"/>
                <w:szCs w:val="22"/>
                <w:vertAlign w:val="superscript"/>
                <w:lang w:val="en-US"/>
              </w:rPr>
              <w:t>st</w:t>
            </w:r>
            <w:r w:rsidRPr="00185239">
              <w:rPr>
                <w:rFonts w:ascii="Trebuchet MS" w:hAnsi="Trebuchet MS"/>
                <w:sz w:val="22"/>
                <w:szCs w:val="22"/>
                <w:lang w:val="en-US"/>
              </w:rPr>
              <w:t xml:space="preserve"> (first ) Business Day from the first CRI subscription and payment date; and</w:t>
            </w:r>
          </w:p>
          <w:p w14:paraId="15F8F6FF" w14:textId="77777777" w:rsidR="0005231E" w:rsidRPr="00185239" w:rsidRDefault="0005231E" w:rsidP="00766D46">
            <w:pPr>
              <w:pStyle w:val="PargrafodaLista"/>
              <w:tabs>
                <w:tab w:val="left" w:pos="176"/>
                <w:tab w:val="left" w:pos="1027"/>
              </w:tabs>
              <w:spacing w:line="280" w:lineRule="exact"/>
              <w:ind w:left="318"/>
              <w:rPr>
                <w:rFonts w:ascii="Trebuchet MS" w:hAnsi="Trebuchet MS"/>
                <w:sz w:val="22"/>
                <w:szCs w:val="22"/>
                <w:lang w:val="en-US"/>
              </w:rPr>
            </w:pPr>
          </w:p>
          <w:p w14:paraId="0B28408C" w14:textId="77777777" w:rsidR="00C06E0D" w:rsidRPr="00185239" w:rsidRDefault="00C06E0D" w:rsidP="00766D46">
            <w:pPr>
              <w:pStyle w:val="PargrafodaLista"/>
              <w:numPr>
                <w:ilvl w:val="0"/>
                <w:numId w:val="62"/>
              </w:numPr>
              <w:tabs>
                <w:tab w:val="left" w:pos="176"/>
                <w:tab w:val="left" w:pos="1027"/>
              </w:tabs>
              <w:spacing w:line="280" w:lineRule="exact"/>
              <w:ind w:left="318" w:firstLine="0"/>
              <w:rPr>
                <w:rFonts w:ascii="Trebuchet MS" w:hAnsi="Trebuchet MS"/>
                <w:sz w:val="22"/>
                <w:szCs w:val="22"/>
                <w:lang w:val="en-US"/>
              </w:rPr>
            </w:pPr>
            <w:r w:rsidRPr="00185239">
              <w:rPr>
                <w:rFonts w:ascii="Trebuchet MS" w:hAnsi="Trebuchet MS"/>
                <w:sz w:val="22"/>
                <w:szCs w:val="22"/>
                <w:lang w:val="en-US"/>
              </w:rPr>
              <w:t xml:space="preserve">the expenses mentioned in items “(a)” to “(d)” above will be added by the Tax on Services of Any Nature </w:t>
            </w:r>
            <w:r w:rsidR="0005231E" w:rsidRPr="00185239">
              <w:rPr>
                <w:rFonts w:ascii="Trebuchet MS" w:hAnsi="Trebuchet MS"/>
                <w:sz w:val="22"/>
                <w:szCs w:val="22"/>
                <w:lang w:val="en-US"/>
              </w:rPr>
              <w:t>–</w:t>
            </w:r>
            <w:r w:rsidRPr="00185239">
              <w:rPr>
                <w:rFonts w:ascii="Trebuchet MS" w:hAnsi="Trebuchet MS"/>
                <w:sz w:val="22"/>
                <w:szCs w:val="22"/>
                <w:lang w:val="en-US"/>
              </w:rPr>
              <w:t xml:space="preserve"> </w:t>
            </w:r>
            <w:r w:rsidR="00D42519" w:rsidRPr="00185239">
              <w:rPr>
                <w:rFonts w:ascii="Trebuchet MS" w:hAnsi="Trebuchet MS"/>
                <w:sz w:val="22"/>
                <w:szCs w:val="22"/>
                <w:lang w:val="en-US"/>
              </w:rPr>
              <w:t>“</w:t>
            </w:r>
            <w:r w:rsidRPr="00185239">
              <w:rPr>
                <w:rFonts w:ascii="Trebuchet MS" w:hAnsi="Trebuchet MS"/>
                <w:sz w:val="22"/>
                <w:szCs w:val="22"/>
                <w:lang w:val="en-US"/>
              </w:rPr>
              <w:t>ISS</w:t>
            </w:r>
            <w:r w:rsidR="00D42519" w:rsidRPr="00185239">
              <w:rPr>
                <w:rFonts w:ascii="Trebuchet MS" w:hAnsi="Trebuchet MS"/>
                <w:sz w:val="22"/>
                <w:szCs w:val="22"/>
                <w:lang w:val="en-US"/>
              </w:rPr>
              <w:t>”</w:t>
            </w:r>
            <w:r w:rsidRPr="00185239">
              <w:rPr>
                <w:rFonts w:ascii="Trebuchet MS" w:hAnsi="Trebuchet MS"/>
                <w:sz w:val="22"/>
                <w:szCs w:val="22"/>
                <w:lang w:val="en-US"/>
              </w:rPr>
              <w:t xml:space="preserve">, by the Social Contribution on Net Profit </w:t>
            </w:r>
            <w:r w:rsidR="0005231E" w:rsidRPr="00185239">
              <w:rPr>
                <w:rFonts w:ascii="Trebuchet MS" w:hAnsi="Trebuchet MS"/>
                <w:sz w:val="22"/>
                <w:szCs w:val="22"/>
                <w:lang w:val="en-US"/>
              </w:rPr>
              <w:t>–</w:t>
            </w:r>
            <w:r w:rsidRPr="00185239">
              <w:rPr>
                <w:rFonts w:ascii="Trebuchet MS" w:hAnsi="Trebuchet MS"/>
                <w:sz w:val="22"/>
                <w:szCs w:val="22"/>
                <w:lang w:val="en-US"/>
              </w:rPr>
              <w:t xml:space="preserve"> </w:t>
            </w:r>
            <w:r w:rsidR="00D42519" w:rsidRPr="00185239">
              <w:rPr>
                <w:rFonts w:ascii="Trebuchet MS" w:hAnsi="Trebuchet MS"/>
                <w:sz w:val="22"/>
                <w:szCs w:val="22"/>
                <w:lang w:val="en-US"/>
              </w:rPr>
              <w:t>“</w:t>
            </w:r>
            <w:r w:rsidRPr="00185239">
              <w:rPr>
                <w:rFonts w:ascii="Trebuchet MS" w:hAnsi="Trebuchet MS"/>
                <w:sz w:val="22"/>
                <w:szCs w:val="22"/>
                <w:lang w:val="en-US"/>
              </w:rPr>
              <w:t>CSLL</w:t>
            </w:r>
            <w:r w:rsidR="00D42519" w:rsidRPr="00185239">
              <w:rPr>
                <w:rFonts w:ascii="Trebuchet MS" w:hAnsi="Trebuchet MS"/>
                <w:sz w:val="22"/>
                <w:szCs w:val="22"/>
                <w:lang w:val="en-US"/>
              </w:rPr>
              <w:t>”</w:t>
            </w:r>
            <w:r w:rsidRPr="00185239">
              <w:rPr>
                <w:rFonts w:ascii="Trebuchet MS" w:hAnsi="Trebuchet MS"/>
                <w:sz w:val="22"/>
                <w:szCs w:val="22"/>
                <w:lang w:val="en-US"/>
              </w:rPr>
              <w:t xml:space="preserve">, by the Contribution to the Social Integration Program </w:t>
            </w:r>
            <w:r w:rsidR="0005231E" w:rsidRPr="00185239">
              <w:rPr>
                <w:rFonts w:ascii="Trebuchet MS" w:hAnsi="Trebuchet MS"/>
                <w:sz w:val="22"/>
                <w:szCs w:val="22"/>
                <w:lang w:val="en-US"/>
              </w:rPr>
              <w:lastRenderedPageBreak/>
              <w:t>–</w:t>
            </w:r>
            <w:r w:rsidRPr="00185239">
              <w:rPr>
                <w:rFonts w:ascii="Trebuchet MS" w:hAnsi="Trebuchet MS"/>
                <w:sz w:val="22"/>
                <w:szCs w:val="22"/>
                <w:lang w:val="en-US"/>
              </w:rPr>
              <w:t xml:space="preserve"> </w:t>
            </w:r>
            <w:r w:rsidR="00D42519" w:rsidRPr="00185239">
              <w:rPr>
                <w:rFonts w:ascii="Trebuchet MS" w:hAnsi="Trebuchet MS"/>
                <w:sz w:val="22"/>
                <w:szCs w:val="22"/>
                <w:lang w:val="en-US"/>
              </w:rPr>
              <w:t>“</w:t>
            </w:r>
            <w:r w:rsidRPr="00185239">
              <w:rPr>
                <w:rFonts w:ascii="Trebuchet MS" w:hAnsi="Trebuchet MS"/>
                <w:sz w:val="22"/>
                <w:szCs w:val="22"/>
                <w:lang w:val="en-US"/>
              </w:rPr>
              <w:t>PIS</w:t>
            </w:r>
            <w:r w:rsidR="00D42519" w:rsidRPr="00185239">
              <w:rPr>
                <w:rFonts w:ascii="Trebuchet MS" w:hAnsi="Trebuchet MS"/>
                <w:sz w:val="22"/>
                <w:szCs w:val="22"/>
                <w:lang w:val="en-US"/>
              </w:rPr>
              <w:t>”</w:t>
            </w:r>
            <w:r w:rsidRPr="00185239">
              <w:rPr>
                <w:rFonts w:ascii="Trebuchet MS" w:hAnsi="Trebuchet MS"/>
                <w:sz w:val="22"/>
                <w:szCs w:val="22"/>
                <w:lang w:val="en-US"/>
              </w:rPr>
              <w:t xml:space="preserve">, Social Security Financing Contribution </w:t>
            </w:r>
            <w:r w:rsidR="0005231E" w:rsidRPr="00185239">
              <w:rPr>
                <w:rFonts w:ascii="Trebuchet MS" w:hAnsi="Trebuchet MS"/>
                <w:sz w:val="22"/>
                <w:szCs w:val="22"/>
                <w:lang w:val="en-US"/>
              </w:rPr>
              <w:t>–</w:t>
            </w:r>
            <w:r w:rsidRPr="00185239">
              <w:rPr>
                <w:rFonts w:ascii="Trebuchet MS" w:hAnsi="Trebuchet MS"/>
                <w:sz w:val="22"/>
                <w:szCs w:val="22"/>
                <w:lang w:val="en-US"/>
              </w:rPr>
              <w:t xml:space="preserve"> </w:t>
            </w:r>
            <w:r w:rsidR="00D42519" w:rsidRPr="00185239">
              <w:rPr>
                <w:rFonts w:ascii="Trebuchet MS" w:hAnsi="Trebuchet MS"/>
                <w:sz w:val="22"/>
                <w:szCs w:val="22"/>
                <w:lang w:val="en-US"/>
              </w:rPr>
              <w:t>“</w:t>
            </w:r>
            <w:r w:rsidRPr="00185239">
              <w:rPr>
                <w:rFonts w:ascii="Trebuchet MS" w:hAnsi="Trebuchet MS"/>
                <w:sz w:val="22"/>
                <w:szCs w:val="22"/>
                <w:lang w:val="en-US"/>
              </w:rPr>
              <w:t>COFINS</w:t>
            </w:r>
            <w:r w:rsidR="00D42519" w:rsidRPr="00185239">
              <w:rPr>
                <w:rFonts w:ascii="Trebuchet MS" w:hAnsi="Trebuchet MS"/>
                <w:sz w:val="22"/>
                <w:szCs w:val="22"/>
                <w:lang w:val="en-US"/>
              </w:rPr>
              <w:t>”</w:t>
            </w:r>
            <w:r w:rsidRPr="00185239">
              <w:rPr>
                <w:rFonts w:ascii="Trebuchet MS" w:hAnsi="Trebuchet MS"/>
                <w:sz w:val="22"/>
                <w:szCs w:val="22"/>
                <w:lang w:val="en-US"/>
              </w:rPr>
              <w:t xml:space="preserve">, Withholding Income Tax </w:t>
            </w:r>
            <w:r w:rsidR="0005231E" w:rsidRPr="00185239">
              <w:rPr>
                <w:rFonts w:ascii="Trebuchet MS" w:hAnsi="Trebuchet MS"/>
                <w:sz w:val="22"/>
                <w:szCs w:val="22"/>
                <w:lang w:val="en-US"/>
              </w:rPr>
              <w:t>–</w:t>
            </w:r>
            <w:r w:rsidRPr="00185239">
              <w:rPr>
                <w:rFonts w:ascii="Trebuchet MS" w:hAnsi="Trebuchet MS"/>
                <w:sz w:val="22"/>
                <w:szCs w:val="22"/>
                <w:lang w:val="en-US"/>
              </w:rPr>
              <w:t xml:space="preserve"> </w:t>
            </w:r>
            <w:r w:rsidR="00D42519" w:rsidRPr="00185239">
              <w:rPr>
                <w:rFonts w:ascii="Trebuchet MS" w:hAnsi="Trebuchet MS"/>
                <w:sz w:val="22"/>
                <w:szCs w:val="22"/>
                <w:lang w:val="en-US"/>
              </w:rPr>
              <w:t>“</w:t>
            </w:r>
            <w:r w:rsidRPr="00185239">
              <w:rPr>
                <w:rFonts w:ascii="Trebuchet MS" w:hAnsi="Trebuchet MS"/>
                <w:sz w:val="22"/>
                <w:szCs w:val="22"/>
                <w:lang w:val="en-US"/>
              </w:rPr>
              <w:t>IRRF</w:t>
            </w:r>
            <w:r w:rsidR="00D42519" w:rsidRPr="00185239">
              <w:rPr>
                <w:rFonts w:ascii="Trebuchet MS" w:hAnsi="Trebuchet MS"/>
                <w:sz w:val="22"/>
                <w:szCs w:val="22"/>
                <w:lang w:val="en-US"/>
              </w:rPr>
              <w:t>”</w:t>
            </w:r>
            <w:r w:rsidRPr="00185239">
              <w:rPr>
                <w:rFonts w:ascii="Trebuchet MS" w:hAnsi="Trebuchet MS"/>
                <w:sz w:val="22"/>
                <w:szCs w:val="22"/>
                <w:lang w:val="en-US"/>
              </w:rPr>
              <w:t xml:space="preserve"> and any other taxes that may be levied on the remuneration, at the rates in force on the date of each payment;</w:t>
            </w:r>
          </w:p>
          <w:p w14:paraId="2240FF45" w14:textId="77777777" w:rsidR="00766D46" w:rsidRPr="00185239" w:rsidRDefault="00766D46" w:rsidP="006A2E3D">
            <w:pPr>
              <w:widowControl w:val="0"/>
              <w:tabs>
                <w:tab w:val="left" w:pos="567"/>
                <w:tab w:val="left" w:pos="851"/>
              </w:tabs>
              <w:spacing w:line="280" w:lineRule="exact"/>
              <w:rPr>
                <w:rFonts w:ascii="Trebuchet MS" w:hAnsi="Trebuchet MS"/>
                <w:sz w:val="22"/>
                <w:szCs w:val="22"/>
                <w:lang w:val="en-US"/>
              </w:rPr>
            </w:pPr>
          </w:p>
          <w:p w14:paraId="328DCDB0" w14:textId="77777777" w:rsidR="00C06E0D" w:rsidRPr="00185239" w:rsidRDefault="00C06E0D" w:rsidP="006A2E3D">
            <w:pPr>
              <w:widowControl w:val="0"/>
              <w:numPr>
                <w:ilvl w:val="0"/>
                <w:numId w:val="37"/>
              </w:numPr>
              <w:tabs>
                <w:tab w:val="left" w:pos="851"/>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remuneration of the independent auditor responsible for auditing the assets </w:t>
            </w:r>
            <w:r w:rsidR="00CB17B7" w:rsidRPr="00185239">
              <w:rPr>
                <w:rFonts w:ascii="Trebuchet MS" w:hAnsi="Trebuchet MS"/>
                <w:sz w:val="22"/>
                <w:szCs w:val="22"/>
                <w:lang w:val="en-US"/>
              </w:rPr>
              <w:t xml:space="preserve">segregated </w:t>
            </w:r>
            <w:r w:rsidRPr="00185239">
              <w:rPr>
                <w:rFonts w:ascii="Trebuchet MS" w:hAnsi="Trebuchet MS"/>
                <w:sz w:val="22"/>
                <w:szCs w:val="22"/>
                <w:lang w:val="en-US"/>
              </w:rPr>
              <w:t>from the CRI and third parties hired to prepare the reports required by CVM Instruction 600 of August 1</w:t>
            </w:r>
            <w:r w:rsidRPr="00185239">
              <w:rPr>
                <w:rFonts w:ascii="Trebuchet MS" w:hAnsi="Trebuchet MS"/>
                <w:sz w:val="22"/>
                <w:szCs w:val="22"/>
                <w:vertAlign w:val="superscript"/>
                <w:lang w:val="en-US"/>
              </w:rPr>
              <w:t>st</w:t>
            </w:r>
            <w:r w:rsidRPr="00185239">
              <w:rPr>
                <w:rFonts w:ascii="Trebuchet MS" w:hAnsi="Trebuchet MS"/>
                <w:sz w:val="22"/>
                <w:szCs w:val="22"/>
                <w:lang w:val="en-US"/>
              </w:rPr>
              <w:t xml:space="preserve">, 2018, as amended, in the initial amount of </w:t>
            </w:r>
            <w:r w:rsidR="00D42519" w:rsidRPr="00185239">
              <w:rPr>
                <w:rFonts w:ascii="Trebuchet MS" w:hAnsi="Trebuchet MS"/>
                <w:sz w:val="22"/>
                <w:szCs w:val="22"/>
                <w:lang w:val="en-US"/>
              </w:rPr>
              <w:t xml:space="preserve">two thousand, eight hundred and eighty </w:t>
            </w:r>
            <w:proofErr w:type="spellStart"/>
            <w:r w:rsidR="00D42519" w:rsidRPr="00185239">
              <w:rPr>
                <w:rFonts w:ascii="Trebuchet MS" w:hAnsi="Trebuchet MS"/>
                <w:sz w:val="22"/>
                <w:szCs w:val="22"/>
                <w:lang w:val="en-US"/>
              </w:rPr>
              <w:t>reais</w:t>
            </w:r>
            <w:proofErr w:type="spellEnd"/>
            <w:r w:rsidR="00D42519" w:rsidRPr="00185239">
              <w:rPr>
                <w:rFonts w:ascii="Trebuchet MS" w:hAnsi="Trebuchet MS"/>
                <w:sz w:val="22"/>
                <w:szCs w:val="22"/>
                <w:lang w:val="en-US"/>
              </w:rPr>
              <w:t xml:space="preserve"> (</w:t>
            </w:r>
            <w:r w:rsidRPr="00185239">
              <w:rPr>
                <w:rFonts w:ascii="Trebuchet MS" w:hAnsi="Trebuchet MS"/>
                <w:sz w:val="22"/>
                <w:szCs w:val="22"/>
                <w:lang w:val="en-US"/>
              </w:rPr>
              <w:t>R$ 2,8</w:t>
            </w:r>
            <w:r w:rsidR="001C3D63" w:rsidRPr="00185239">
              <w:rPr>
                <w:rFonts w:ascii="Trebuchet MS" w:hAnsi="Trebuchet MS"/>
                <w:sz w:val="22"/>
                <w:szCs w:val="22"/>
                <w:lang w:val="en-US"/>
              </w:rPr>
              <w:t>8</w:t>
            </w:r>
            <w:r w:rsidRPr="00185239">
              <w:rPr>
                <w:rFonts w:ascii="Trebuchet MS" w:hAnsi="Trebuchet MS"/>
                <w:sz w:val="22"/>
                <w:szCs w:val="22"/>
                <w:lang w:val="en-US"/>
              </w:rPr>
              <w:t>0.00</w:t>
            </w:r>
            <w:r w:rsidR="00D42519" w:rsidRPr="00185239">
              <w:rPr>
                <w:rFonts w:ascii="Trebuchet MS" w:hAnsi="Trebuchet MS"/>
                <w:sz w:val="22"/>
                <w:szCs w:val="22"/>
                <w:lang w:val="en-US"/>
              </w:rPr>
              <w:t>)</w:t>
            </w:r>
            <w:r w:rsidRPr="00185239">
              <w:rPr>
                <w:rFonts w:ascii="Trebuchet MS" w:hAnsi="Trebuchet MS"/>
                <w:sz w:val="22"/>
                <w:szCs w:val="22"/>
                <w:lang w:val="en-US"/>
              </w:rPr>
              <w:t xml:space="preserve"> per year per audit to be carried out for the CRI </w:t>
            </w:r>
            <w:r w:rsidR="00CB17B7" w:rsidRPr="00185239">
              <w:rPr>
                <w:rFonts w:ascii="Trebuchet MS" w:hAnsi="Trebuchet MS"/>
                <w:sz w:val="22"/>
                <w:szCs w:val="22"/>
                <w:lang w:val="en-US"/>
              </w:rPr>
              <w:t>Segregated Assets</w:t>
            </w:r>
            <w:r w:rsidRPr="00185239">
              <w:rPr>
                <w:rFonts w:ascii="Trebuchet MS" w:hAnsi="Trebuchet MS"/>
                <w:sz w:val="22"/>
                <w:szCs w:val="22"/>
                <w:lang w:val="en-US"/>
              </w:rPr>
              <w:t xml:space="preserve">. These expenses will be paid in advance of the audit, the first payment being due within 1 (one) Business Day from the CRI </w:t>
            </w:r>
            <w:r w:rsidR="00DE6B1B" w:rsidRPr="00185239">
              <w:rPr>
                <w:rFonts w:ascii="Trebuchet MS" w:hAnsi="Trebuchet MS"/>
                <w:sz w:val="22"/>
                <w:szCs w:val="22"/>
                <w:lang w:val="en-US"/>
              </w:rPr>
              <w:t>p</w:t>
            </w:r>
            <w:r w:rsidRPr="00185239">
              <w:rPr>
                <w:rFonts w:ascii="Trebuchet MS" w:hAnsi="Trebuchet MS"/>
                <w:sz w:val="22"/>
                <w:szCs w:val="22"/>
                <w:lang w:val="en-US"/>
              </w:rPr>
              <w:t xml:space="preserve">ayment </w:t>
            </w:r>
            <w:r w:rsidR="00DE6B1B" w:rsidRPr="00185239">
              <w:rPr>
                <w:rFonts w:ascii="Trebuchet MS" w:hAnsi="Trebuchet MS"/>
                <w:sz w:val="22"/>
                <w:szCs w:val="22"/>
                <w:lang w:val="en-US"/>
              </w:rPr>
              <w:t>d</w:t>
            </w:r>
            <w:r w:rsidRPr="00185239">
              <w:rPr>
                <w:rFonts w:ascii="Trebuchet MS" w:hAnsi="Trebuchet MS"/>
                <w:sz w:val="22"/>
                <w:szCs w:val="22"/>
                <w:lang w:val="en-US"/>
              </w:rPr>
              <w:t>ate and the others always on the 10</w:t>
            </w:r>
            <w:r w:rsidRPr="00185239">
              <w:rPr>
                <w:rFonts w:ascii="Trebuchet MS" w:hAnsi="Trebuchet MS"/>
                <w:sz w:val="22"/>
                <w:szCs w:val="22"/>
                <w:vertAlign w:val="superscript"/>
                <w:lang w:val="en-US"/>
              </w:rPr>
              <w:t>th</w:t>
            </w:r>
            <w:r w:rsidRPr="00185239">
              <w:rPr>
                <w:rFonts w:ascii="Trebuchet MS" w:hAnsi="Trebuchet MS"/>
                <w:sz w:val="22"/>
                <w:szCs w:val="22"/>
                <w:lang w:val="en-US"/>
              </w:rPr>
              <w:t xml:space="preserve"> (tenth) Business Day of the month of June of each year, until the CRI is fully settled. Said expense will be increased by the following taxes: ISS, CSLL, PIS, COFINS, IRRF and any other taxes that may be levied on the remuneration of the independent auditor and third parties involved in the preparation of the </w:t>
            </w:r>
            <w:r w:rsidR="00CB17B7" w:rsidRPr="00185239">
              <w:rPr>
                <w:rFonts w:ascii="Trebuchet MS" w:hAnsi="Trebuchet MS"/>
                <w:sz w:val="22"/>
                <w:szCs w:val="22"/>
                <w:lang w:val="en-US"/>
              </w:rPr>
              <w:t>Segregated Assets</w:t>
            </w:r>
            <w:r w:rsidRPr="00185239">
              <w:rPr>
                <w:rFonts w:ascii="Trebuchet MS" w:hAnsi="Trebuchet MS"/>
                <w:sz w:val="22"/>
                <w:szCs w:val="22"/>
                <w:lang w:val="en-US"/>
              </w:rPr>
              <w:t xml:space="preserve"> financial statements, at the rates in effect on the date of each payment;</w:t>
            </w:r>
          </w:p>
          <w:p w14:paraId="0518A7B1" w14:textId="77777777" w:rsidR="00634A78" w:rsidRPr="00185239" w:rsidRDefault="00634A78" w:rsidP="006A2E3D">
            <w:pPr>
              <w:widowControl w:val="0"/>
              <w:tabs>
                <w:tab w:val="left" w:pos="567"/>
                <w:tab w:val="left" w:pos="851"/>
              </w:tabs>
              <w:spacing w:line="280" w:lineRule="exact"/>
              <w:rPr>
                <w:rFonts w:ascii="Trebuchet MS" w:hAnsi="Trebuchet MS"/>
                <w:sz w:val="22"/>
                <w:szCs w:val="22"/>
                <w:lang w:val="en-US"/>
              </w:rPr>
            </w:pPr>
          </w:p>
          <w:p w14:paraId="1DE5E11C" w14:textId="77777777" w:rsidR="00A32A09" w:rsidRPr="00185239" w:rsidRDefault="00D1484A" w:rsidP="00766D46">
            <w:pPr>
              <w:widowControl w:val="0"/>
              <w:numPr>
                <w:ilvl w:val="0"/>
                <w:numId w:val="40"/>
              </w:numPr>
              <w:tabs>
                <w:tab w:val="left" w:pos="567"/>
                <w:tab w:val="left" w:pos="851"/>
              </w:tabs>
              <w:spacing w:line="280" w:lineRule="exact"/>
              <w:ind w:left="34" w:firstLine="3"/>
              <w:rPr>
                <w:rFonts w:ascii="Trebuchet MS" w:hAnsi="Trebuchet MS"/>
                <w:sz w:val="22"/>
                <w:szCs w:val="22"/>
                <w:lang w:val="en-US"/>
              </w:rPr>
            </w:pPr>
            <w:r w:rsidRPr="00185239">
              <w:rPr>
                <w:rFonts w:ascii="Trebuchet MS" w:hAnsi="Trebuchet MS"/>
                <w:sz w:val="22"/>
                <w:szCs w:val="22"/>
                <w:lang w:val="en-US"/>
              </w:rPr>
              <w:t>compensation due to the CRI Fiduciary Agent: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xml:space="preserve">) a single installment of </w:t>
            </w:r>
            <w:r w:rsidR="00797EC0" w:rsidRPr="00185239">
              <w:rPr>
                <w:rFonts w:ascii="Trebuchet MS" w:hAnsi="Trebuchet MS"/>
                <w:sz w:val="22"/>
                <w:szCs w:val="22"/>
                <w:lang w:val="en-US"/>
              </w:rPr>
              <w:t>three</w:t>
            </w:r>
            <w:r w:rsidRPr="00185239">
              <w:rPr>
                <w:rFonts w:ascii="Trebuchet MS" w:hAnsi="Trebuchet MS"/>
                <w:sz w:val="22"/>
                <w:szCs w:val="22"/>
                <w:lang w:val="en-US"/>
              </w:rPr>
              <w:t xml:space="preserve"> thousand Brazilian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(BRL </w:t>
            </w:r>
            <w:r w:rsidR="00797EC0" w:rsidRPr="00185239">
              <w:rPr>
                <w:rFonts w:ascii="Trebuchet MS" w:hAnsi="Trebuchet MS"/>
                <w:sz w:val="22"/>
                <w:szCs w:val="22"/>
                <w:lang w:val="en-US"/>
              </w:rPr>
              <w:t>3</w:t>
            </w:r>
            <w:r w:rsidRPr="00185239">
              <w:rPr>
                <w:rFonts w:ascii="Trebuchet MS" w:hAnsi="Trebuchet MS"/>
                <w:sz w:val="22"/>
                <w:szCs w:val="22"/>
                <w:lang w:val="en-US"/>
              </w:rPr>
              <w:t>,000.00) equivalent to an installment, due until the fifth (5</w:t>
            </w:r>
            <w:r w:rsidRPr="00185239">
              <w:rPr>
                <w:rFonts w:ascii="Trebuchet MS" w:hAnsi="Trebuchet MS"/>
                <w:sz w:val="22"/>
                <w:szCs w:val="22"/>
                <w:vertAlign w:val="superscript"/>
                <w:lang w:val="en-US"/>
              </w:rPr>
              <w:t>th</w:t>
            </w:r>
            <w:r w:rsidRPr="00185239">
              <w:rPr>
                <w:rFonts w:ascii="Trebuchet MS" w:hAnsi="Trebuchet MS"/>
                <w:sz w:val="22"/>
                <w:szCs w:val="22"/>
                <w:lang w:val="en-US"/>
              </w:rPr>
              <w:t xml:space="preserve">) Business Day from the date of the CRI payment; (ii) annual installments of </w:t>
            </w:r>
            <w:r w:rsidR="00C06E0D" w:rsidRPr="00185239">
              <w:rPr>
                <w:rFonts w:ascii="Trebuchet MS" w:hAnsi="Trebuchet MS"/>
                <w:sz w:val="22"/>
                <w:szCs w:val="22"/>
                <w:lang w:val="en-US"/>
              </w:rPr>
              <w:t>fourteen</w:t>
            </w:r>
            <w:r w:rsidRPr="00185239">
              <w:rPr>
                <w:rFonts w:ascii="Trebuchet MS" w:hAnsi="Trebuchet MS"/>
                <w:sz w:val="22"/>
                <w:szCs w:val="22"/>
                <w:lang w:val="en-US"/>
              </w:rPr>
              <w:t xml:space="preserve"> thousand </w:t>
            </w:r>
            <w:r w:rsidR="00797EC0" w:rsidRPr="00185239">
              <w:rPr>
                <w:rFonts w:ascii="Trebuchet MS" w:hAnsi="Trebuchet MS"/>
                <w:sz w:val="22"/>
                <w:szCs w:val="22"/>
                <w:lang w:val="en-US"/>
              </w:rPr>
              <w:t xml:space="preserve">and five hundred </w:t>
            </w:r>
            <w:r w:rsidRPr="00185239">
              <w:rPr>
                <w:rFonts w:ascii="Trebuchet MS" w:hAnsi="Trebuchet MS"/>
                <w:sz w:val="22"/>
                <w:szCs w:val="22"/>
                <w:lang w:val="en-US"/>
              </w:rPr>
              <w:t xml:space="preserve">Brazilian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(BRL </w:t>
            </w:r>
            <w:r w:rsidR="00C06E0D" w:rsidRPr="00185239">
              <w:rPr>
                <w:rFonts w:ascii="Trebuchet MS" w:hAnsi="Trebuchet MS"/>
                <w:sz w:val="22"/>
                <w:szCs w:val="22"/>
                <w:lang w:val="en-US"/>
              </w:rPr>
              <w:t>14,</w:t>
            </w:r>
            <w:r w:rsidR="007A34F9" w:rsidRPr="00185239">
              <w:rPr>
                <w:rFonts w:ascii="Trebuchet MS" w:hAnsi="Trebuchet MS"/>
                <w:sz w:val="22"/>
                <w:szCs w:val="22"/>
                <w:lang w:val="en-US"/>
              </w:rPr>
              <w:t>500</w:t>
            </w:r>
            <w:r w:rsidR="00C06E0D" w:rsidRPr="00185239">
              <w:rPr>
                <w:rFonts w:ascii="Trebuchet MS" w:hAnsi="Trebuchet MS"/>
                <w:sz w:val="22"/>
                <w:szCs w:val="22"/>
                <w:lang w:val="en-US"/>
              </w:rPr>
              <w:t>.00) each, due the first installment due by the 5</w:t>
            </w:r>
            <w:r w:rsidR="00C06E0D" w:rsidRPr="00185239">
              <w:rPr>
                <w:rFonts w:ascii="Trebuchet MS" w:hAnsi="Trebuchet MS"/>
                <w:sz w:val="22"/>
                <w:szCs w:val="22"/>
                <w:vertAlign w:val="superscript"/>
                <w:lang w:val="en-US"/>
              </w:rPr>
              <w:t>th</w:t>
            </w:r>
            <w:r w:rsidR="00C06E0D" w:rsidRPr="00185239">
              <w:rPr>
                <w:rFonts w:ascii="Trebuchet MS" w:hAnsi="Trebuchet MS"/>
                <w:sz w:val="22"/>
                <w:szCs w:val="22"/>
                <w:lang w:val="en-US"/>
              </w:rPr>
              <w:t xml:space="preserve"> (fifth) Business Day from the date of the first payment of the CRI, and the others on the same date in subsequent years</w:t>
            </w:r>
            <w:r w:rsidRPr="00185239">
              <w:rPr>
                <w:rFonts w:ascii="Trebuchet MS" w:hAnsi="Trebuchet MS"/>
                <w:sz w:val="22"/>
                <w:szCs w:val="22"/>
                <w:lang w:val="en-US"/>
              </w:rPr>
              <w:t xml:space="preserve"> during the CRI term and even after the CRI expiration, if the CRI Fiduciary Agent is still in Transaction on the same dates of subsequent years, until the total redemption of the CRI; and (iii) for each half-yearly verification of the allocation of funds, the amount of one thousand Brazilian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(BRL 1,000.00), which is due until the full application of funds from Debentures in compliance with allocation of funds. Instalments described in items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xml:space="preserve">) to (iii) above shall be updated annually by the accumulated variation of the General Market Price Index calculated by </w:t>
            </w:r>
            <w:proofErr w:type="spellStart"/>
            <w:r w:rsidRPr="00185239">
              <w:rPr>
                <w:rFonts w:ascii="Trebuchet MS" w:hAnsi="Trebuchet MS"/>
                <w:sz w:val="22"/>
                <w:szCs w:val="22"/>
                <w:lang w:val="en-US"/>
              </w:rPr>
              <w:t>Getúlio</w:t>
            </w:r>
            <w:proofErr w:type="spellEnd"/>
            <w:r w:rsidRPr="00185239">
              <w:rPr>
                <w:rFonts w:ascii="Trebuchet MS" w:hAnsi="Trebuchet MS"/>
                <w:sz w:val="22"/>
                <w:szCs w:val="22"/>
                <w:lang w:val="en-US"/>
              </w:rPr>
              <w:t xml:space="preserve"> Vargas</w:t>
            </w:r>
            <w:r w:rsidR="00A32A09" w:rsidRPr="00185239">
              <w:rPr>
                <w:rFonts w:ascii="Trebuchet MS" w:hAnsi="Trebuchet MS"/>
                <w:sz w:val="22"/>
                <w:szCs w:val="22"/>
                <w:lang w:val="en-US"/>
              </w:rPr>
              <w:t xml:space="preserve"> Foundation (“</w:t>
            </w:r>
            <w:r w:rsidR="00A32A09" w:rsidRPr="00185239">
              <w:rPr>
                <w:rFonts w:ascii="Trebuchet MS" w:hAnsi="Trebuchet MS"/>
                <w:sz w:val="22"/>
                <w:szCs w:val="22"/>
                <w:u w:val="single"/>
                <w:lang w:val="en-US"/>
              </w:rPr>
              <w:t>IGP-M/FGV</w:t>
            </w:r>
            <w:r w:rsidR="00A32A09" w:rsidRPr="00185239">
              <w:rPr>
                <w:rFonts w:ascii="Trebuchet MS" w:hAnsi="Trebuchet MS"/>
                <w:sz w:val="22"/>
                <w:szCs w:val="22"/>
                <w:lang w:val="en-US"/>
              </w:rPr>
              <w:t xml:space="preserve">”), or </w:t>
            </w:r>
            <w:r w:rsidR="00A32A09" w:rsidRPr="00185239">
              <w:rPr>
                <w:rFonts w:ascii="Trebuchet MS" w:hAnsi="Trebuchet MS"/>
                <w:sz w:val="22"/>
                <w:szCs w:val="22"/>
                <w:lang w:val="en-US"/>
              </w:rPr>
              <w:lastRenderedPageBreak/>
              <w:t xml:space="preserve">when it is not released, or even when using it is not possible, by the index that shall replace it, calculated </w:t>
            </w:r>
            <w:r w:rsidR="00A32A09" w:rsidRPr="00185239">
              <w:rPr>
                <w:rFonts w:ascii="Trebuchet MS" w:hAnsi="Trebuchet MS"/>
                <w:i/>
                <w:iCs/>
                <w:sz w:val="22"/>
                <w:szCs w:val="22"/>
                <w:lang w:val="en-US"/>
              </w:rPr>
              <w:t>pro rata die</w:t>
            </w:r>
            <w:r w:rsidR="00A32A09" w:rsidRPr="00185239">
              <w:rPr>
                <w:rFonts w:ascii="Trebuchet MS" w:hAnsi="Trebuchet MS"/>
                <w:sz w:val="22"/>
                <w:szCs w:val="22"/>
                <w:lang w:val="en-US"/>
              </w:rPr>
              <w:t>, if necessary</w:t>
            </w:r>
            <w:r w:rsidR="001C3D63" w:rsidRPr="00185239">
              <w:rPr>
                <w:rFonts w:ascii="Trebuchet MS" w:hAnsi="Trebuchet MS"/>
                <w:sz w:val="22"/>
                <w:szCs w:val="22"/>
                <w:lang w:val="en-US"/>
              </w:rPr>
              <w:t xml:space="preserve"> and the following taxes will be added: ISS, CSLL, PIS, COFINS, IRRF </w:t>
            </w:r>
            <w:r w:rsidR="00D42519" w:rsidRPr="00185239">
              <w:rPr>
                <w:rFonts w:ascii="Trebuchet MS" w:hAnsi="Trebuchet MS"/>
                <w:sz w:val="22"/>
                <w:szCs w:val="22"/>
                <w:lang w:val="en-US"/>
              </w:rPr>
              <w:t>as well as</w:t>
            </w:r>
            <w:r w:rsidR="001C3D63" w:rsidRPr="00185239">
              <w:rPr>
                <w:rFonts w:ascii="Trebuchet MS" w:hAnsi="Trebuchet MS"/>
                <w:sz w:val="22"/>
                <w:szCs w:val="22"/>
                <w:lang w:val="en-US"/>
              </w:rPr>
              <w:t xml:space="preserve"> any other taxes that may affect the remuneration of the independent auditor</w:t>
            </w:r>
            <w:r w:rsidR="00A32A09" w:rsidRPr="00185239">
              <w:rPr>
                <w:rFonts w:ascii="Trebuchet MS" w:hAnsi="Trebuchet MS"/>
                <w:sz w:val="22"/>
                <w:szCs w:val="22"/>
                <w:lang w:val="en-US"/>
              </w:rPr>
              <w:t xml:space="preserve">. In case of default, whether in cash or not, by the Issuer, or restructuring conditions of the Transaction, an additional compensation equivalent to five hundred and fifty Brazilian </w:t>
            </w:r>
            <w:proofErr w:type="spellStart"/>
            <w:r w:rsidR="00A32A09" w:rsidRPr="00185239">
              <w:rPr>
                <w:rFonts w:ascii="Trebuchet MS" w:hAnsi="Trebuchet MS"/>
                <w:sz w:val="22"/>
                <w:szCs w:val="22"/>
                <w:lang w:val="en-US"/>
              </w:rPr>
              <w:t>Reais</w:t>
            </w:r>
            <w:proofErr w:type="spellEnd"/>
            <w:r w:rsidR="00A32A09" w:rsidRPr="00185239">
              <w:rPr>
                <w:rFonts w:ascii="Trebuchet MS" w:hAnsi="Trebuchet MS"/>
                <w:sz w:val="22"/>
                <w:szCs w:val="22"/>
                <w:lang w:val="en-US"/>
              </w:rPr>
              <w:t xml:space="preserve"> (BRL 550.00) per man-hour shall be due to the CRI Fiduciary Agent dedicated to activities related to the Issuance. The same compensation shall be due when </w:t>
            </w:r>
            <w:r w:rsidR="00C06E0D" w:rsidRPr="00185239">
              <w:rPr>
                <w:rFonts w:ascii="Trebuchet MS" w:hAnsi="Trebuchet MS"/>
                <w:sz w:val="22"/>
                <w:szCs w:val="22"/>
                <w:lang w:val="en-US"/>
              </w:rPr>
              <w:t>attendi</w:t>
            </w:r>
            <w:r w:rsidR="00797EC0" w:rsidRPr="00185239">
              <w:rPr>
                <w:rFonts w:ascii="Trebuchet MS" w:hAnsi="Trebuchet MS"/>
                <w:sz w:val="22"/>
                <w:szCs w:val="22"/>
                <w:lang w:val="en-US"/>
              </w:rPr>
              <w:t>ng</w:t>
            </w:r>
            <w:r w:rsidR="00C06E0D" w:rsidRPr="00185239">
              <w:rPr>
                <w:rFonts w:ascii="Trebuchet MS" w:hAnsi="Trebuchet MS"/>
                <w:sz w:val="22"/>
                <w:szCs w:val="22"/>
                <w:lang w:val="en-US"/>
              </w:rPr>
              <w:t xml:space="preserve"> </w:t>
            </w:r>
            <w:r w:rsidR="00A32A09" w:rsidRPr="00185239">
              <w:rPr>
                <w:rFonts w:ascii="Trebuchet MS" w:hAnsi="Trebuchet MS"/>
                <w:sz w:val="22"/>
                <w:szCs w:val="22"/>
                <w:lang w:val="en-US"/>
              </w:rPr>
              <w:t xml:space="preserve">meetings, analyzing and executing amendments, conference calls and face-to-face meetings, </w:t>
            </w:r>
            <w:r w:rsidR="00C157E7" w:rsidRPr="00185239">
              <w:rPr>
                <w:rFonts w:ascii="Trebuchet MS" w:hAnsi="Trebuchet MS"/>
                <w:sz w:val="22"/>
                <w:szCs w:val="22"/>
                <w:lang w:val="en-US"/>
              </w:rPr>
              <w:t xml:space="preserve">and other incidence, as stated in the Securitization Term </w:t>
            </w:r>
            <w:r w:rsidR="00A32A09" w:rsidRPr="00185239">
              <w:rPr>
                <w:rFonts w:ascii="Trebuchet MS" w:hAnsi="Trebuchet MS"/>
                <w:sz w:val="22"/>
                <w:szCs w:val="22"/>
                <w:lang w:val="en-US"/>
              </w:rPr>
              <w:t xml:space="preserve">compensation to be paid within </w:t>
            </w:r>
            <w:r w:rsidR="00C06E0D" w:rsidRPr="00185239">
              <w:rPr>
                <w:rFonts w:ascii="Trebuchet MS" w:hAnsi="Trebuchet MS"/>
                <w:sz w:val="22"/>
                <w:szCs w:val="22"/>
                <w:lang w:val="en-US"/>
              </w:rPr>
              <w:t>five (5</w:t>
            </w:r>
            <w:r w:rsidR="00A32A09" w:rsidRPr="00185239">
              <w:rPr>
                <w:rFonts w:ascii="Trebuchet MS" w:hAnsi="Trebuchet MS"/>
                <w:sz w:val="22"/>
                <w:szCs w:val="22"/>
                <w:lang w:val="en-US"/>
              </w:rPr>
              <w:t xml:space="preserve">) days after the </w:t>
            </w:r>
            <w:r w:rsidR="00C06E0D" w:rsidRPr="00185239">
              <w:rPr>
                <w:rFonts w:ascii="Trebuchet MS" w:hAnsi="Trebuchet MS"/>
                <w:sz w:val="22"/>
                <w:szCs w:val="22"/>
                <w:lang w:val="en-US"/>
              </w:rPr>
              <w:t>proof of delivery,</w:t>
            </w:r>
            <w:r w:rsidR="00C157E7" w:rsidRPr="00185239">
              <w:rPr>
                <w:rFonts w:ascii="Trebuchet MS" w:hAnsi="Trebuchet MS"/>
                <w:sz w:val="22"/>
                <w:szCs w:val="22"/>
                <w:lang w:val="en-US"/>
              </w:rPr>
              <w:t xml:space="preserve"> by the CRI Fiduciary Agent </w:t>
            </w:r>
            <w:r w:rsidR="00A32A09" w:rsidRPr="00185239">
              <w:rPr>
                <w:rFonts w:ascii="Trebuchet MS" w:hAnsi="Trebuchet MS"/>
                <w:sz w:val="22"/>
                <w:szCs w:val="22"/>
                <w:lang w:val="en-US"/>
              </w:rPr>
              <w:t xml:space="preserve">verification and approval by the Issuer of the relevant </w:t>
            </w:r>
            <w:r w:rsidR="00C06E0D" w:rsidRPr="00185239">
              <w:rPr>
                <w:rFonts w:ascii="Trebuchet MS" w:hAnsi="Trebuchet MS"/>
                <w:sz w:val="22"/>
                <w:szCs w:val="22"/>
                <w:lang w:val="en-US"/>
              </w:rPr>
              <w:t>hours report;</w:t>
            </w:r>
          </w:p>
          <w:p w14:paraId="16F99E4E" w14:textId="77777777" w:rsidR="00A32A09" w:rsidRPr="00185239" w:rsidRDefault="00A32A09" w:rsidP="00766D46">
            <w:pPr>
              <w:widowControl w:val="0"/>
              <w:tabs>
                <w:tab w:val="left" w:pos="567"/>
                <w:tab w:val="left" w:pos="851"/>
              </w:tabs>
              <w:spacing w:line="280" w:lineRule="exact"/>
              <w:ind w:left="34" w:firstLine="3"/>
              <w:rPr>
                <w:rFonts w:ascii="Trebuchet MS" w:hAnsi="Trebuchet MS"/>
                <w:sz w:val="22"/>
                <w:szCs w:val="22"/>
                <w:lang w:val="en-US"/>
              </w:rPr>
            </w:pPr>
          </w:p>
          <w:p w14:paraId="013AD37B" w14:textId="77777777" w:rsidR="00C06E0D" w:rsidRPr="00185239" w:rsidRDefault="00C06E0D" w:rsidP="00766D46">
            <w:pPr>
              <w:pStyle w:val="PargrafodaLista"/>
              <w:numPr>
                <w:ilvl w:val="0"/>
                <w:numId w:val="39"/>
              </w:numPr>
              <w:spacing w:line="280" w:lineRule="exact"/>
              <w:ind w:left="34" w:firstLine="3"/>
              <w:rPr>
                <w:rFonts w:ascii="Trebuchet MS" w:hAnsi="Trebuchet MS"/>
                <w:sz w:val="22"/>
                <w:szCs w:val="22"/>
                <w:lang w:val="en-US"/>
              </w:rPr>
            </w:pPr>
            <w:r w:rsidRPr="00185239">
              <w:rPr>
                <w:rFonts w:ascii="Trebuchet MS" w:hAnsi="Trebuchet MS"/>
                <w:sz w:val="22"/>
                <w:szCs w:val="22"/>
                <w:lang w:val="en-US"/>
              </w:rPr>
              <w:t>remuneration due to the CCI custodian institution (“Custodian Institution”) under the terms of the “</w:t>
            </w:r>
            <w:r w:rsidRPr="00185239">
              <w:rPr>
                <w:rFonts w:ascii="Trebuchet MS" w:hAnsi="Trebuchet MS"/>
                <w:i/>
                <w:iCs/>
                <w:sz w:val="22"/>
                <w:szCs w:val="22"/>
                <w:lang w:val="en-US"/>
              </w:rPr>
              <w:t>Contract for the Provision of Real Estate Credit Record and Custodian Services</w:t>
            </w:r>
            <w:r w:rsidRPr="00185239">
              <w:rPr>
                <w:rFonts w:ascii="Trebuchet MS" w:hAnsi="Trebuchet MS"/>
                <w:sz w:val="22"/>
                <w:szCs w:val="22"/>
                <w:lang w:val="en-US"/>
              </w:rPr>
              <w:t xml:space="preserve">”, entered into, on this date, between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and the Custodian Institution, through which formalizes the contracting of the Custodian Institution for the services of registrar and custodian according to the provisions of Law no. 10,931, of August 2, 2004 (“</w:t>
            </w:r>
            <w:r w:rsidRPr="00185239">
              <w:rPr>
                <w:rFonts w:ascii="Trebuchet MS" w:hAnsi="Trebuchet MS"/>
                <w:sz w:val="22"/>
                <w:szCs w:val="22"/>
                <w:u w:val="single"/>
                <w:lang w:val="en-US"/>
              </w:rPr>
              <w:t>Custodian and Registrar Agreement</w:t>
            </w:r>
            <w:r w:rsidRPr="00185239">
              <w:rPr>
                <w:rFonts w:ascii="Trebuchet MS" w:hAnsi="Trebuchet MS"/>
                <w:sz w:val="22"/>
                <w:szCs w:val="22"/>
                <w:lang w:val="en-US"/>
              </w:rPr>
              <w:t>”);</w:t>
            </w:r>
          </w:p>
          <w:p w14:paraId="48CFD18D" w14:textId="77777777" w:rsidR="00FD1E90" w:rsidRPr="00185239" w:rsidRDefault="00FD1E90" w:rsidP="00766D46">
            <w:pPr>
              <w:widowControl w:val="0"/>
              <w:tabs>
                <w:tab w:val="left" w:pos="179"/>
                <w:tab w:val="left" w:pos="567"/>
              </w:tabs>
              <w:spacing w:line="280" w:lineRule="exact"/>
              <w:rPr>
                <w:rFonts w:ascii="Trebuchet MS" w:hAnsi="Trebuchet MS"/>
                <w:sz w:val="22"/>
                <w:szCs w:val="22"/>
                <w:lang w:val="en-US"/>
              </w:rPr>
            </w:pPr>
          </w:p>
          <w:p w14:paraId="67A6ED15" w14:textId="77777777" w:rsidR="00A32A09" w:rsidRPr="00185239" w:rsidRDefault="00A32A09" w:rsidP="00766D46">
            <w:pPr>
              <w:widowControl w:val="0"/>
              <w:numPr>
                <w:ilvl w:val="0"/>
                <w:numId w:val="39"/>
              </w:numPr>
              <w:tabs>
                <w:tab w:val="left" w:pos="179"/>
                <w:tab w:val="left" w:pos="567"/>
              </w:tabs>
              <w:spacing w:line="280" w:lineRule="exact"/>
              <w:ind w:left="34" w:firstLine="3"/>
              <w:rPr>
                <w:rFonts w:ascii="Trebuchet MS" w:hAnsi="Trebuchet MS"/>
                <w:sz w:val="22"/>
                <w:szCs w:val="22"/>
                <w:lang w:val="en-US"/>
              </w:rPr>
            </w:pPr>
            <w:r w:rsidRPr="00185239">
              <w:rPr>
                <w:rFonts w:ascii="Trebuchet MS" w:hAnsi="Trebuchet MS"/>
                <w:sz w:val="22"/>
                <w:szCs w:val="22"/>
                <w:lang w:val="en-US"/>
              </w:rPr>
              <w:t xml:space="preserve">all expenses incurred and duly proven by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and/or CRI Fiduciary Agent, including expenses associated with any amendments to the Transaction Documents, or that are necessary to protect the rights and interests of the CRI Holders or to realize their credits, to be paid within up to five (5) Business Days counted from the presentation of collection by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and/or by the CRI Fiduciary Agent in this regard; </w:t>
            </w:r>
          </w:p>
          <w:p w14:paraId="09E2224A" w14:textId="77777777" w:rsidR="007122B2" w:rsidRPr="00185239" w:rsidRDefault="007122B2" w:rsidP="00286774">
            <w:pPr>
              <w:pStyle w:val="PargrafodaLista"/>
              <w:rPr>
                <w:rFonts w:ascii="Trebuchet MS" w:hAnsi="Trebuchet MS"/>
                <w:sz w:val="22"/>
                <w:szCs w:val="22"/>
                <w:lang w:val="en-US"/>
              </w:rPr>
            </w:pPr>
          </w:p>
          <w:p w14:paraId="434A1453" w14:textId="77777777" w:rsidR="007122B2" w:rsidRPr="00185239" w:rsidRDefault="00F728AA" w:rsidP="00203AFF">
            <w:pPr>
              <w:widowControl w:val="0"/>
              <w:tabs>
                <w:tab w:val="left" w:pos="179"/>
                <w:tab w:val="left" w:pos="567"/>
              </w:tabs>
              <w:spacing w:line="280" w:lineRule="exact"/>
              <w:ind w:left="36"/>
              <w:rPr>
                <w:rFonts w:ascii="Trebuchet MS" w:hAnsi="Trebuchet MS"/>
                <w:sz w:val="22"/>
                <w:szCs w:val="22"/>
                <w:lang w:val="en-US"/>
              </w:rPr>
            </w:pPr>
            <w:r w:rsidRPr="00185239">
              <w:rPr>
                <w:rFonts w:ascii="Trebuchet MS" w:hAnsi="Trebuchet MS"/>
                <w:sz w:val="22"/>
                <w:szCs w:val="22"/>
                <w:lang w:val="en-US"/>
              </w:rPr>
              <w:t>(</w:t>
            </w:r>
            <w:r w:rsidR="007122B2" w:rsidRPr="00185239">
              <w:rPr>
                <w:rFonts w:ascii="Trebuchet MS" w:hAnsi="Trebuchet MS"/>
                <w:sz w:val="22"/>
                <w:szCs w:val="22"/>
                <w:lang w:val="en-US"/>
              </w:rPr>
              <w:t xml:space="preserve">x) remuneration </w:t>
            </w:r>
            <w:r w:rsidR="00203AFF" w:rsidRPr="00185239">
              <w:rPr>
                <w:rFonts w:ascii="Trebuchet MS" w:hAnsi="Trebuchet MS"/>
                <w:sz w:val="22"/>
                <w:szCs w:val="22"/>
                <w:lang w:val="en-US"/>
              </w:rPr>
              <w:t>due to</w:t>
            </w:r>
            <w:r w:rsidR="007122B2" w:rsidRPr="00185239">
              <w:rPr>
                <w:rFonts w:ascii="Trebuchet MS" w:hAnsi="Trebuchet MS"/>
                <w:sz w:val="22"/>
                <w:szCs w:val="22"/>
                <w:lang w:val="en-US"/>
              </w:rPr>
              <w:t xml:space="preserve"> the Servicer engaged for the mirroring and issuing of slips of the Real Estate Receivables in the monthly amount of </w:t>
            </w:r>
            <w:r w:rsidR="00D42519" w:rsidRPr="00185239">
              <w:rPr>
                <w:rFonts w:ascii="Trebuchet MS" w:hAnsi="Trebuchet MS"/>
                <w:sz w:val="22"/>
                <w:szCs w:val="22"/>
                <w:lang w:val="en-US"/>
              </w:rPr>
              <w:t>two thousand</w:t>
            </w:r>
            <w:r w:rsidR="0080438D" w:rsidRPr="00185239">
              <w:rPr>
                <w:rFonts w:ascii="Trebuchet MS" w:hAnsi="Trebuchet MS"/>
                <w:sz w:val="22"/>
                <w:szCs w:val="22"/>
                <w:lang w:val="en-US"/>
              </w:rPr>
              <w:t xml:space="preserve"> and</w:t>
            </w:r>
            <w:r w:rsidR="00D42519" w:rsidRPr="00185239">
              <w:rPr>
                <w:rFonts w:ascii="Trebuchet MS" w:hAnsi="Trebuchet MS"/>
                <w:sz w:val="22"/>
                <w:szCs w:val="22"/>
                <w:lang w:val="en-US"/>
              </w:rPr>
              <w:t xml:space="preserve"> five hundred </w:t>
            </w:r>
            <w:proofErr w:type="spellStart"/>
            <w:r w:rsidR="00D42519" w:rsidRPr="00185239">
              <w:rPr>
                <w:rFonts w:ascii="Trebuchet MS" w:hAnsi="Trebuchet MS"/>
                <w:sz w:val="22"/>
                <w:szCs w:val="22"/>
                <w:lang w:val="en-US"/>
              </w:rPr>
              <w:t>reais</w:t>
            </w:r>
            <w:proofErr w:type="spellEnd"/>
            <w:r w:rsidR="00D42519" w:rsidRPr="00185239">
              <w:rPr>
                <w:rFonts w:ascii="Trebuchet MS" w:hAnsi="Trebuchet MS"/>
                <w:sz w:val="22"/>
                <w:szCs w:val="22"/>
                <w:lang w:val="en-US"/>
              </w:rPr>
              <w:t xml:space="preserve"> (</w:t>
            </w:r>
            <w:r w:rsidR="007122B2" w:rsidRPr="00185239">
              <w:rPr>
                <w:rFonts w:ascii="Trebuchet MS" w:hAnsi="Trebuchet MS"/>
                <w:sz w:val="22"/>
                <w:szCs w:val="22"/>
                <w:lang w:val="en-US"/>
              </w:rPr>
              <w:t xml:space="preserve">R$ </w:t>
            </w:r>
            <w:r w:rsidR="00B41D64" w:rsidRPr="00185239">
              <w:rPr>
                <w:rFonts w:ascii="Trebuchet MS" w:hAnsi="Trebuchet MS"/>
                <w:sz w:val="22"/>
                <w:szCs w:val="22"/>
                <w:lang w:val="en-US"/>
              </w:rPr>
              <w:t>2</w:t>
            </w:r>
            <w:r w:rsidR="00D42519" w:rsidRPr="00185239">
              <w:rPr>
                <w:rFonts w:ascii="Trebuchet MS" w:hAnsi="Trebuchet MS"/>
                <w:sz w:val="22"/>
                <w:szCs w:val="22"/>
                <w:lang w:val="en-US"/>
              </w:rPr>
              <w:t>,</w:t>
            </w:r>
            <w:r w:rsidR="00B41D64" w:rsidRPr="00185239">
              <w:rPr>
                <w:rFonts w:ascii="Trebuchet MS" w:hAnsi="Trebuchet MS"/>
                <w:sz w:val="22"/>
                <w:szCs w:val="22"/>
                <w:lang w:val="en-US"/>
              </w:rPr>
              <w:t>500</w:t>
            </w:r>
            <w:r w:rsidR="00D42519" w:rsidRPr="00185239">
              <w:rPr>
                <w:rFonts w:ascii="Trebuchet MS" w:hAnsi="Trebuchet MS"/>
                <w:sz w:val="22"/>
                <w:szCs w:val="22"/>
                <w:lang w:val="en-US"/>
              </w:rPr>
              <w:t>.</w:t>
            </w:r>
            <w:r w:rsidR="00B41D64" w:rsidRPr="00185239">
              <w:rPr>
                <w:rFonts w:ascii="Trebuchet MS" w:hAnsi="Trebuchet MS"/>
                <w:sz w:val="22"/>
                <w:szCs w:val="22"/>
                <w:lang w:val="en-US"/>
              </w:rPr>
              <w:t>00</w:t>
            </w:r>
            <w:r w:rsidR="00D42519" w:rsidRPr="00185239">
              <w:rPr>
                <w:rFonts w:ascii="Trebuchet MS" w:hAnsi="Trebuchet MS"/>
                <w:sz w:val="22"/>
                <w:szCs w:val="22"/>
                <w:lang w:val="en-US"/>
              </w:rPr>
              <w:t>)</w:t>
            </w:r>
            <w:r w:rsidR="007122B2" w:rsidRPr="00185239">
              <w:rPr>
                <w:rFonts w:ascii="Trebuchet MS" w:hAnsi="Trebuchet MS"/>
                <w:sz w:val="22"/>
                <w:szCs w:val="22"/>
                <w:lang w:val="en-US"/>
              </w:rPr>
              <w:t xml:space="preserve"> per contract. This </w:t>
            </w:r>
            <w:r w:rsidR="0042179D" w:rsidRPr="00185239">
              <w:rPr>
                <w:rFonts w:ascii="Trebuchet MS" w:hAnsi="Trebuchet MS"/>
                <w:sz w:val="22"/>
                <w:szCs w:val="22"/>
                <w:lang w:val="en-US"/>
              </w:rPr>
              <w:t xml:space="preserve">sum is to be </w:t>
            </w:r>
            <w:r w:rsidR="007122B2" w:rsidRPr="00185239">
              <w:rPr>
                <w:rFonts w:ascii="Trebuchet MS" w:hAnsi="Trebuchet MS"/>
                <w:sz w:val="22"/>
                <w:szCs w:val="22"/>
                <w:lang w:val="en-US"/>
              </w:rPr>
              <w:t xml:space="preserve">updated annually, </w:t>
            </w:r>
            <w:r w:rsidR="007122B2" w:rsidRPr="00185239">
              <w:rPr>
                <w:rFonts w:ascii="Trebuchet MS" w:hAnsi="Trebuchet MS"/>
                <w:sz w:val="22"/>
                <w:szCs w:val="22"/>
                <w:lang w:val="en-US"/>
              </w:rPr>
              <w:lastRenderedPageBreak/>
              <w:t xml:space="preserve">from the date of the first payment, by the accumulated variation of the IPCA, </w:t>
            </w:r>
            <w:r w:rsidR="0042179D" w:rsidRPr="00185239">
              <w:rPr>
                <w:rFonts w:ascii="Trebuchet MS" w:hAnsi="Trebuchet MS"/>
                <w:sz w:val="22"/>
                <w:szCs w:val="22"/>
                <w:lang w:val="en-US"/>
              </w:rPr>
              <w:t>or, should this be unavailable or cannot be used, for any reason, according to such index which comes to replace it, calculated pro rata die, if necessary</w:t>
            </w:r>
            <w:r w:rsidR="007122B2" w:rsidRPr="00185239">
              <w:rPr>
                <w:rFonts w:ascii="Trebuchet MS" w:hAnsi="Trebuchet MS"/>
                <w:sz w:val="22"/>
                <w:szCs w:val="22"/>
                <w:lang w:val="en-US"/>
              </w:rPr>
              <w:t>;</w:t>
            </w:r>
          </w:p>
          <w:p w14:paraId="0BFA8AC6" w14:textId="77777777" w:rsidR="00203AFF" w:rsidRPr="00185239" w:rsidRDefault="00203AFF" w:rsidP="00286774">
            <w:pPr>
              <w:widowControl w:val="0"/>
              <w:tabs>
                <w:tab w:val="left" w:pos="179"/>
                <w:tab w:val="left" w:pos="567"/>
              </w:tabs>
              <w:spacing w:line="280" w:lineRule="exact"/>
              <w:ind w:left="36"/>
              <w:rPr>
                <w:rFonts w:ascii="Trebuchet MS" w:hAnsi="Trebuchet MS"/>
                <w:sz w:val="22"/>
                <w:szCs w:val="22"/>
                <w:lang w:val="en-US"/>
              </w:rPr>
            </w:pPr>
          </w:p>
          <w:p w14:paraId="25AA8082" w14:textId="77777777" w:rsidR="007122B2" w:rsidRPr="00185239" w:rsidRDefault="00203AFF" w:rsidP="00286774">
            <w:pPr>
              <w:widowControl w:val="0"/>
              <w:tabs>
                <w:tab w:val="left" w:pos="179"/>
                <w:tab w:val="left" w:pos="567"/>
              </w:tabs>
              <w:spacing w:line="280" w:lineRule="exact"/>
              <w:rPr>
                <w:rFonts w:ascii="Trebuchet MS" w:hAnsi="Trebuchet MS"/>
                <w:sz w:val="22"/>
                <w:szCs w:val="22"/>
                <w:lang w:val="en-US"/>
              </w:rPr>
            </w:pPr>
            <w:r w:rsidRPr="00185239">
              <w:rPr>
                <w:rFonts w:ascii="Trebuchet MS" w:hAnsi="Trebuchet MS"/>
                <w:sz w:val="22"/>
                <w:szCs w:val="22"/>
                <w:lang w:val="en-US"/>
              </w:rPr>
              <w:t>(</w:t>
            </w:r>
            <w:r w:rsidRPr="00185239">
              <w:rPr>
                <w:rFonts w:ascii="Trebuchet MS" w:hAnsi="Trebuchet MS"/>
                <w:sz w:val="22"/>
                <w:szCs w:val="22"/>
                <w:lang w:val="en-GB"/>
              </w:rPr>
              <w:t xml:space="preserve">xi) </w:t>
            </w:r>
            <w:r w:rsidR="007122B2" w:rsidRPr="00185239">
              <w:rPr>
                <w:rFonts w:ascii="Trebuchet MS" w:hAnsi="Trebuchet MS"/>
                <w:sz w:val="22"/>
                <w:szCs w:val="22"/>
                <w:lang w:val="en-GB"/>
              </w:rPr>
              <w:t xml:space="preserve">remuneration </w:t>
            </w:r>
            <w:r w:rsidRPr="00185239">
              <w:rPr>
                <w:rFonts w:ascii="Trebuchet MS" w:hAnsi="Trebuchet MS"/>
                <w:sz w:val="22"/>
                <w:szCs w:val="22"/>
                <w:lang w:val="en-GB"/>
              </w:rPr>
              <w:t>due to</w:t>
            </w:r>
            <w:r w:rsidR="007122B2" w:rsidRPr="00185239">
              <w:rPr>
                <w:rFonts w:ascii="Trebuchet MS" w:hAnsi="Trebuchet MS"/>
                <w:sz w:val="22"/>
                <w:szCs w:val="22"/>
                <w:lang w:val="en-GB"/>
              </w:rPr>
              <w:t xml:space="preserve"> MAXIMUS SERVICER ASSESSORIA E CONSULTORIA </w:t>
            </w:r>
            <w:r w:rsidR="00A53A39" w:rsidRPr="00185239">
              <w:rPr>
                <w:rFonts w:ascii="Trebuchet MS" w:hAnsi="Trebuchet MS"/>
                <w:sz w:val="22"/>
                <w:szCs w:val="22"/>
                <w:lang w:val="en-GB"/>
              </w:rPr>
              <w:t>EM</w:t>
            </w:r>
            <w:r w:rsidR="007122B2" w:rsidRPr="00185239">
              <w:rPr>
                <w:rFonts w:ascii="Trebuchet MS" w:hAnsi="Trebuchet MS"/>
                <w:sz w:val="22"/>
                <w:szCs w:val="22"/>
                <w:lang w:val="en-GB"/>
              </w:rPr>
              <w:t xml:space="preserve"> CRÉDITO IMOBILIÁRIO LTDA., registered with CNPJ / ME under nº 27.894.972 / 0001-23 for the financial audit of the Real Estate </w:t>
            </w:r>
            <w:r w:rsidRPr="00185239">
              <w:rPr>
                <w:rFonts w:ascii="Trebuchet MS" w:hAnsi="Trebuchet MS"/>
                <w:sz w:val="22"/>
                <w:szCs w:val="22"/>
                <w:lang w:val="en-GB"/>
              </w:rPr>
              <w:t>Receivables</w:t>
            </w:r>
            <w:r w:rsidR="007122B2" w:rsidRPr="00185239">
              <w:rPr>
                <w:rFonts w:ascii="Trebuchet MS" w:hAnsi="Trebuchet MS"/>
                <w:sz w:val="22"/>
                <w:szCs w:val="22"/>
                <w:lang w:val="en-GB"/>
              </w:rPr>
              <w:t xml:space="preserve"> in a single </w:t>
            </w:r>
            <w:r w:rsidR="0080438D" w:rsidRPr="00185239">
              <w:rPr>
                <w:rFonts w:ascii="Trebuchet MS" w:hAnsi="Trebuchet MS"/>
                <w:sz w:val="22"/>
                <w:szCs w:val="22"/>
                <w:lang w:val="en-GB"/>
              </w:rPr>
              <w:t>instalment</w:t>
            </w:r>
            <w:r w:rsidR="007122B2" w:rsidRPr="00185239">
              <w:rPr>
                <w:rFonts w:ascii="Trebuchet MS" w:hAnsi="Trebuchet MS"/>
                <w:sz w:val="22"/>
                <w:szCs w:val="22"/>
                <w:lang w:val="en-GB"/>
              </w:rPr>
              <w:t xml:space="preserve"> in the </w:t>
            </w:r>
            <w:r w:rsidR="0042179D" w:rsidRPr="00185239">
              <w:rPr>
                <w:rFonts w:ascii="Trebuchet MS" w:hAnsi="Trebuchet MS"/>
                <w:sz w:val="22"/>
                <w:szCs w:val="22"/>
                <w:lang w:val="en-GB"/>
              </w:rPr>
              <w:t xml:space="preserve">sum </w:t>
            </w:r>
            <w:r w:rsidR="007122B2" w:rsidRPr="00185239">
              <w:rPr>
                <w:rFonts w:ascii="Trebuchet MS" w:hAnsi="Trebuchet MS"/>
                <w:sz w:val="22"/>
                <w:szCs w:val="22"/>
                <w:lang w:val="en-GB"/>
              </w:rPr>
              <w:t xml:space="preserve">of </w:t>
            </w:r>
            <w:r w:rsidR="00D42519" w:rsidRPr="00185239">
              <w:rPr>
                <w:rFonts w:ascii="Trebuchet MS" w:hAnsi="Trebuchet MS"/>
                <w:sz w:val="22"/>
                <w:szCs w:val="22"/>
                <w:lang w:val="en-GB"/>
              </w:rPr>
              <w:t xml:space="preserve">one hundred and ten </w:t>
            </w:r>
            <w:proofErr w:type="spellStart"/>
            <w:r w:rsidR="00D42519" w:rsidRPr="00185239">
              <w:rPr>
                <w:rFonts w:ascii="Trebuchet MS" w:hAnsi="Trebuchet MS"/>
                <w:sz w:val="22"/>
                <w:szCs w:val="22"/>
                <w:lang w:val="en-GB"/>
              </w:rPr>
              <w:t>reais</w:t>
            </w:r>
            <w:proofErr w:type="spellEnd"/>
            <w:r w:rsidR="00D42519" w:rsidRPr="00185239">
              <w:rPr>
                <w:rFonts w:ascii="Trebuchet MS" w:hAnsi="Trebuchet MS"/>
                <w:sz w:val="22"/>
                <w:szCs w:val="22"/>
                <w:lang w:val="en-GB"/>
              </w:rPr>
              <w:t xml:space="preserve"> (</w:t>
            </w:r>
            <w:r w:rsidR="007122B2" w:rsidRPr="00185239">
              <w:rPr>
                <w:rFonts w:ascii="Trebuchet MS" w:hAnsi="Trebuchet MS"/>
                <w:sz w:val="22"/>
                <w:szCs w:val="22"/>
                <w:lang w:val="en-GB"/>
              </w:rPr>
              <w:t xml:space="preserve">R$ </w:t>
            </w:r>
            <w:r w:rsidR="00B41D64" w:rsidRPr="00185239">
              <w:rPr>
                <w:rFonts w:ascii="Trebuchet MS" w:hAnsi="Trebuchet MS"/>
                <w:sz w:val="22"/>
                <w:szCs w:val="22"/>
                <w:lang w:val="en-GB"/>
              </w:rPr>
              <w:t>1</w:t>
            </w:r>
            <w:r w:rsidR="00D42519" w:rsidRPr="00185239">
              <w:rPr>
                <w:rFonts w:ascii="Trebuchet MS" w:hAnsi="Trebuchet MS"/>
                <w:sz w:val="22"/>
                <w:szCs w:val="22"/>
                <w:lang w:val="en-GB"/>
              </w:rPr>
              <w:t>1</w:t>
            </w:r>
            <w:r w:rsidR="00B41D64" w:rsidRPr="00185239">
              <w:rPr>
                <w:rFonts w:ascii="Trebuchet MS" w:hAnsi="Trebuchet MS"/>
                <w:sz w:val="22"/>
                <w:szCs w:val="22"/>
                <w:lang w:val="en-GB"/>
              </w:rPr>
              <w:t>0,00</w:t>
            </w:r>
            <w:r w:rsidR="00D42519" w:rsidRPr="00185239">
              <w:rPr>
                <w:rFonts w:ascii="Trebuchet MS" w:hAnsi="Trebuchet MS"/>
                <w:sz w:val="22"/>
                <w:szCs w:val="22"/>
                <w:lang w:val="en-GB"/>
              </w:rPr>
              <w:t>)</w:t>
            </w:r>
            <w:r w:rsidR="00B41D64" w:rsidRPr="00185239">
              <w:rPr>
                <w:rFonts w:ascii="Trebuchet MS" w:hAnsi="Trebuchet MS"/>
                <w:sz w:val="22"/>
                <w:szCs w:val="22"/>
                <w:lang w:val="en-GB"/>
              </w:rPr>
              <w:t xml:space="preserve"> </w:t>
            </w:r>
            <w:r w:rsidR="00B41D64" w:rsidRPr="00185239">
              <w:rPr>
                <w:rFonts w:ascii="Trebuchet MS" w:hAnsi="Trebuchet MS"/>
                <w:sz w:val="22"/>
                <w:szCs w:val="22"/>
                <w:lang w:val="en-US"/>
              </w:rPr>
              <w:t>per contract</w:t>
            </w:r>
            <w:r w:rsidRPr="00185239">
              <w:rPr>
                <w:rFonts w:ascii="Trebuchet MS" w:hAnsi="Trebuchet MS"/>
                <w:sz w:val="22"/>
                <w:szCs w:val="22"/>
                <w:lang w:val="en-GB"/>
              </w:rPr>
              <w:t>;</w:t>
            </w:r>
          </w:p>
          <w:p w14:paraId="1910C602" w14:textId="77777777" w:rsidR="00286774" w:rsidRPr="00185239" w:rsidRDefault="00286774" w:rsidP="00286774">
            <w:pPr>
              <w:widowControl w:val="0"/>
              <w:tabs>
                <w:tab w:val="left" w:pos="179"/>
                <w:tab w:val="left" w:pos="567"/>
              </w:tabs>
              <w:spacing w:line="280" w:lineRule="exact"/>
              <w:rPr>
                <w:rFonts w:ascii="Trebuchet MS" w:hAnsi="Trebuchet MS"/>
                <w:sz w:val="22"/>
                <w:szCs w:val="22"/>
                <w:lang w:val="en-US"/>
              </w:rPr>
            </w:pPr>
          </w:p>
          <w:p w14:paraId="3388F8D8" w14:textId="77777777" w:rsidR="00A32A09" w:rsidRPr="00185239" w:rsidRDefault="00F728AA" w:rsidP="00A53A39">
            <w:pPr>
              <w:widowControl w:val="0"/>
              <w:tabs>
                <w:tab w:val="left" w:pos="567"/>
                <w:tab w:val="left" w:pos="851"/>
              </w:tabs>
              <w:spacing w:line="280" w:lineRule="exact"/>
              <w:ind w:left="41"/>
              <w:rPr>
                <w:rFonts w:ascii="Trebuchet MS" w:hAnsi="Trebuchet MS"/>
                <w:sz w:val="22"/>
                <w:szCs w:val="22"/>
                <w:lang w:val="en-US"/>
              </w:rPr>
            </w:pPr>
            <w:r w:rsidRPr="00185239">
              <w:rPr>
                <w:rFonts w:ascii="Trebuchet MS" w:hAnsi="Trebuchet MS"/>
                <w:sz w:val="22"/>
                <w:szCs w:val="22"/>
                <w:lang w:val="en-US"/>
              </w:rPr>
              <w:t xml:space="preserve">(xii) </w:t>
            </w:r>
            <w:r w:rsidR="00A32A09" w:rsidRPr="00185239">
              <w:rPr>
                <w:rFonts w:ascii="Trebuchet MS" w:hAnsi="Trebuchet MS"/>
                <w:sz w:val="22"/>
                <w:szCs w:val="22"/>
                <w:lang w:val="en-US"/>
              </w:rPr>
              <w:t xml:space="preserve">fees within market standards, expenses and costs of specialized third parties, lawyers, auditors, or inspectors related to legal procedures incurred to safeguard the interests of CRI holders, in defense of any administrative, arbitration and/or judicial proceedings proposed against </w:t>
            </w:r>
            <w:r w:rsidR="00CB17B7" w:rsidRPr="00185239">
              <w:rPr>
                <w:rFonts w:ascii="Trebuchet MS" w:hAnsi="Trebuchet MS"/>
                <w:sz w:val="22"/>
                <w:szCs w:val="22"/>
                <w:lang w:val="en-US"/>
              </w:rPr>
              <w:t>Segregated Assets</w:t>
            </w:r>
            <w:r w:rsidR="00A32A09" w:rsidRPr="00185239">
              <w:rPr>
                <w:rFonts w:ascii="Trebuchet MS" w:hAnsi="Trebuchet MS"/>
                <w:sz w:val="22"/>
                <w:szCs w:val="22"/>
                <w:lang w:val="en-US"/>
              </w:rPr>
              <w:t xml:space="preserve"> or, yet, payment of the </w:t>
            </w:r>
            <w:r w:rsidR="00CB17B7" w:rsidRPr="00185239">
              <w:rPr>
                <w:rFonts w:ascii="Trebuchet MS" w:hAnsi="Trebuchet MS"/>
                <w:sz w:val="22"/>
                <w:szCs w:val="22"/>
                <w:lang w:val="en-US"/>
              </w:rPr>
              <w:t>Segregated Assets</w:t>
            </w:r>
            <w:r w:rsidR="00A32A09" w:rsidRPr="00185239">
              <w:rPr>
                <w:rFonts w:ascii="Trebuchet MS" w:hAnsi="Trebuchet MS"/>
                <w:sz w:val="22"/>
                <w:szCs w:val="22"/>
                <w:lang w:val="en-US"/>
              </w:rPr>
              <w:t>;</w:t>
            </w:r>
          </w:p>
          <w:p w14:paraId="28BF4033" w14:textId="77777777" w:rsidR="00A32A09" w:rsidRPr="00185239" w:rsidRDefault="00A32A09" w:rsidP="00A53A39">
            <w:pPr>
              <w:widowControl w:val="0"/>
              <w:tabs>
                <w:tab w:val="left" w:pos="567"/>
                <w:tab w:val="left" w:pos="851"/>
              </w:tabs>
              <w:spacing w:line="280" w:lineRule="exact"/>
              <w:rPr>
                <w:rFonts w:ascii="Trebuchet MS" w:hAnsi="Trebuchet MS"/>
                <w:sz w:val="22"/>
                <w:szCs w:val="22"/>
                <w:lang w:val="en-US"/>
              </w:rPr>
            </w:pPr>
          </w:p>
          <w:p w14:paraId="4C0EB42D" w14:textId="77777777" w:rsidR="00A32A09" w:rsidRPr="00185239" w:rsidRDefault="00F728AA" w:rsidP="00A53A39">
            <w:pPr>
              <w:widowControl w:val="0"/>
              <w:tabs>
                <w:tab w:val="left" w:pos="567"/>
                <w:tab w:val="left" w:pos="851"/>
              </w:tabs>
              <w:spacing w:line="280" w:lineRule="exact"/>
              <w:ind w:left="37"/>
              <w:rPr>
                <w:rFonts w:ascii="Trebuchet MS" w:hAnsi="Trebuchet MS"/>
                <w:sz w:val="22"/>
                <w:szCs w:val="22"/>
                <w:lang w:val="en-US"/>
              </w:rPr>
            </w:pPr>
            <w:r w:rsidRPr="00185239">
              <w:rPr>
                <w:rFonts w:ascii="Trebuchet MS" w:hAnsi="Trebuchet MS"/>
                <w:sz w:val="22"/>
                <w:szCs w:val="22"/>
                <w:lang w:val="en-US"/>
              </w:rPr>
              <w:t xml:space="preserve">(xiii) </w:t>
            </w:r>
            <w:r w:rsidR="00A32A09" w:rsidRPr="00185239">
              <w:rPr>
                <w:rFonts w:ascii="Trebuchet MS" w:hAnsi="Trebuchet MS"/>
                <w:sz w:val="22"/>
                <w:szCs w:val="22"/>
                <w:lang w:val="en-US"/>
              </w:rPr>
              <w:t xml:space="preserve">eventual expenses, deposits and legal costs resulting from the loss of suits filed with the purpose of safeguarding the CRI holders’ interests and payment of the </w:t>
            </w:r>
            <w:r w:rsidR="00CB17B7" w:rsidRPr="00185239">
              <w:rPr>
                <w:rFonts w:ascii="Trebuchet MS" w:hAnsi="Trebuchet MS"/>
                <w:sz w:val="22"/>
                <w:szCs w:val="22"/>
                <w:lang w:val="en-US"/>
              </w:rPr>
              <w:t>Segregated Assets</w:t>
            </w:r>
            <w:r w:rsidR="00A32A09" w:rsidRPr="00185239">
              <w:rPr>
                <w:rFonts w:ascii="Trebuchet MS" w:hAnsi="Trebuchet MS"/>
                <w:sz w:val="22"/>
                <w:szCs w:val="22"/>
                <w:lang w:val="en-US"/>
              </w:rPr>
              <w:t xml:space="preserve"> credits;</w:t>
            </w:r>
          </w:p>
          <w:p w14:paraId="6B22FF68" w14:textId="77777777" w:rsidR="00A32A09" w:rsidRPr="00185239" w:rsidRDefault="00A32A09" w:rsidP="00766D46">
            <w:pPr>
              <w:widowControl w:val="0"/>
              <w:tabs>
                <w:tab w:val="left" w:pos="567"/>
                <w:tab w:val="left" w:pos="851"/>
              </w:tabs>
              <w:spacing w:line="280" w:lineRule="exact"/>
              <w:ind w:left="34" w:firstLine="3"/>
              <w:rPr>
                <w:rFonts w:ascii="Trebuchet MS" w:hAnsi="Trebuchet MS"/>
                <w:sz w:val="22"/>
                <w:szCs w:val="22"/>
                <w:lang w:val="en-US"/>
              </w:rPr>
            </w:pPr>
          </w:p>
          <w:p w14:paraId="38AD298D" w14:textId="77777777" w:rsidR="00A32A09" w:rsidRPr="00185239" w:rsidRDefault="00F728AA" w:rsidP="00A53A39">
            <w:pPr>
              <w:widowControl w:val="0"/>
              <w:tabs>
                <w:tab w:val="left" w:pos="567"/>
                <w:tab w:val="left" w:pos="851"/>
              </w:tabs>
              <w:spacing w:line="280" w:lineRule="exact"/>
              <w:ind w:left="37"/>
              <w:rPr>
                <w:rFonts w:ascii="Trebuchet MS" w:hAnsi="Trebuchet MS"/>
                <w:sz w:val="22"/>
                <w:szCs w:val="22"/>
                <w:lang w:val="en-US"/>
              </w:rPr>
            </w:pPr>
            <w:r w:rsidRPr="00185239">
              <w:rPr>
                <w:rFonts w:ascii="Trebuchet MS" w:hAnsi="Trebuchet MS"/>
                <w:sz w:val="22"/>
                <w:szCs w:val="22"/>
                <w:lang w:val="en-US"/>
              </w:rPr>
              <w:t xml:space="preserve">(xiv) </w:t>
            </w:r>
            <w:r w:rsidR="00A32A09" w:rsidRPr="00185239">
              <w:rPr>
                <w:rFonts w:ascii="Trebuchet MS" w:hAnsi="Trebuchet MS"/>
                <w:sz w:val="22"/>
                <w:szCs w:val="22"/>
                <w:lang w:val="en-US"/>
              </w:rPr>
              <w:t xml:space="preserve">compensation of all sums and fees due to the financial institution where the </w:t>
            </w:r>
            <w:r w:rsidR="00CB17B7" w:rsidRPr="00185239">
              <w:rPr>
                <w:rFonts w:ascii="Trebuchet MS" w:hAnsi="Trebuchet MS"/>
                <w:sz w:val="22"/>
                <w:szCs w:val="22"/>
                <w:lang w:val="en-US"/>
              </w:rPr>
              <w:t>Segregated Assets</w:t>
            </w:r>
            <w:r w:rsidR="00A32A09" w:rsidRPr="00185239">
              <w:rPr>
                <w:rFonts w:ascii="Trebuchet MS" w:hAnsi="Trebuchet MS"/>
                <w:sz w:val="22"/>
                <w:szCs w:val="22"/>
                <w:lang w:val="en-US"/>
              </w:rPr>
              <w:t xml:space="preserve"> checking account is open;</w:t>
            </w:r>
          </w:p>
          <w:p w14:paraId="661FC7EF" w14:textId="77777777" w:rsidR="00F74BEE" w:rsidRPr="00185239" w:rsidRDefault="00F74BEE" w:rsidP="00766D46">
            <w:pPr>
              <w:widowControl w:val="0"/>
              <w:tabs>
                <w:tab w:val="left" w:pos="567"/>
                <w:tab w:val="left" w:pos="851"/>
              </w:tabs>
              <w:spacing w:line="280" w:lineRule="exact"/>
              <w:rPr>
                <w:rFonts w:ascii="Trebuchet MS" w:hAnsi="Trebuchet MS"/>
                <w:sz w:val="22"/>
                <w:szCs w:val="22"/>
                <w:lang w:val="en-US"/>
              </w:rPr>
            </w:pPr>
          </w:p>
          <w:p w14:paraId="6C460120" w14:textId="77777777" w:rsidR="00A32A09" w:rsidRPr="00185239" w:rsidRDefault="00F728AA" w:rsidP="00A53A39">
            <w:pPr>
              <w:widowControl w:val="0"/>
              <w:tabs>
                <w:tab w:val="left" w:pos="0"/>
                <w:tab w:val="left" w:pos="851"/>
              </w:tabs>
              <w:spacing w:line="280" w:lineRule="exact"/>
              <w:ind w:left="37"/>
              <w:rPr>
                <w:rFonts w:ascii="Trebuchet MS" w:hAnsi="Trebuchet MS"/>
                <w:sz w:val="22"/>
                <w:szCs w:val="22"/>
                <w:lang w:val="en-US"/>
              </w:rPr>
            </w:pPr>
            <w:r w:rsidRPr="00185239">
              <w:rPr>
                <w:rFonts w:ascii="Trebuchet MS" w:hAnsi="Trebuchet MS"/>
                <w:sz w:val="22"/>
                <w:szCs w:val="22"/>
                <w:lang w:val="en-US"/>
              </w:rPr>
              <w:t xml:space="preserve">(xv) </w:t>
            </w:r>
            <w:r w:rsidR="00A32A09" w:rsidRPr="00185239">
              <w:rPr>
                <w:rFonts w:ascii="Trebuchet MS" w:hAnsi="Trebuchet MS"/>
                <w:sz w:val="22"/>
                <w:szCs w:val="22"/>
                <w:lang w:val="en-US"/>
              </w:rPr>
              <w:t>registration and handling expenses before institutions authorized to provide settlement and custody services, bookkeeping, clearing and settlement chambers, commercial boards and registry of deeds and documents, as applicable, of the corporate documentation related to CRI, Term of Securitization and other Transaction Documents, as well as any amendments thereto;</w:t>
            </w:r>
            <w:r w:rsidR="00D045BD" w:rsidRPr="00185239">
              <w:rPr>
                <w:rFonts w:ascii="Trebuchet MS" w:hAnsi="Trebuchet MS"/>
                <w:sz w:val="22"/>
                <w:szCs w:val="22"/>
                <w:lang w:val="en-US"/>
              </w:rPr>
              <w:t xml:space="preserve"> and</w:t>
            </w:r>
          </w:p>
          <w:p w14:paraId="54A618A4" w14:textId="77777777" w:rsidR="0005231E" w:rsidRPr="00185239" w:rsidRDefault="0005231E" w:rsidP="00766D46">
            <w:pPr>
              <w:pStyle w:val="PargrafodaLista"/>
              <w:spacing w:line="280" w:lineRule="exact"/>
              <w:ind w:left="34" w:firstLine="3"/>
              <w:rPr>
                <w:rFonts w:ascii="Trebuchet MS" w:hAnsi="Trebuchet MS"/>
                <w:sz w:val="22"/>
                <w:szCs w:val="22"/>
                <w:lang w:val="en-US"/>
              </w:rPr>
            </w:pPr>
          </w:p>
          <w:p w14:paraId="030C3AB3" w14:textId="77777777" w:rsidR="00A32A09" w:rsidRPr="00185239" w:rsidRDefault="00F728AA" w:rsidP="00A53A39">
            <w:pPr>
              <w:widowControl w:val="0"/>
              <w:tabs>
                <w:tab w:val="left" w:pos="0"/>
                <w:tab w:val="left" w:pos="851"/>
              </w:tabs>
              <w:spacing w:line="280" w:lineRule="exact"/>
              <w:ind w:left="37"/>
              <w:rPr>
                <w:rFonts w:ascii="Trebuchet MS" w:hAnsi="Trebuchet MS"/>
                <w:sz w:val="22"/>
                <w:szCs w:val="22"/>
                <w:lang w:val="en-US"/>
              </w:rPr>
            </w:pPr>
            <w:r w:rsidRPr="00185239">
              <w:rPr>
                <w:rFonts w:ascii="Trebuchet MS" w:hAnsi="Trebuchet MS"/>
                <w:sz w:val="22"/>
                <w:szCs w:val="22"/>
                <w:lang w:val="en-US"/>
              </w:rPr>
              <w:t xml:space="preserve">(xvi) </w:t>
            </w:r>
            <w:proofErr w:type="gramStart"/>
            <w:r w:rsidR="00A32A09" w:rsidRPr="00185239">
              <w:rPr>
                <w:rFonts w:ascii="Trebuchet MS" w:hAnsi="Trebuchet MS"/>
                <w:sz w:val="22"/>
                <w:szCs w:val="22"/>
                <w:lang w:val="en-US"/>
              </w:rPr>
              <w:t>expenses</w:t>
            </w:r>
            <w:proofErr w:type="gramEnd"/>
            <w:r w:rsidR="00A32A09" w:rsidRPr="00185239">
              <w:rPr>
                <w:rFonts w:ascii="Trebuchet MS" w:hAnsi="Trebuchet MS"/>
                <w:sz w:val="22"/>
                <w:szCs w:val="22"/>
                <w:lang w:val="en-US"/>
              </w:rPr>
              <w:t xml:space="preserve"> necessary to hold general meetings of the CRI holders, in accordance with the applicable regulations</w:t>
            </w:r>
            <w:r w:rsidR="00B17757" w:rsidRPr="00185239">
              <w:rPr>
                <w:rFonts w:ascii="Trebuchet MS" w:hAnsi="Trebuchet MS"/>
                <w:sz w:val="22"/>
                <w:szCs w:val="22"/>
                <w:lang w:val="en-US"/>
              </w:rPr>
              <w:t>.</w:t>
            </w:r>
          </w:p>
          <w:p w14:paraId="0734A6D1" w14:textId="77777777" w:rsidR="00C157E7" w:rsidRPr="00185239" w:rsidRDefault="00C157E7"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185239">
              <w:rPr>
                <w:rFonts w:ascii="Trebuchet MS" w:hAnsi="Trebuchet MS"/>
                <w:sz w:val="22"/>
                <w:szCs w:val="22"/>
                <w:lang w:val="en-US"/>
              </w:rPr>
              <w:t xml:space="preserve">In compliance with the provisions of 4.7.3, are considered to be expenses for the responsibility of the </w:t>
            </w:r>
            <w:r w:rsidR="00CB17B7" w:rsidRPr="00185239">
              <w:rPr>
                <w:rFonts w:ascii="Trebuchet MS" w:hAnsi="Trebuchet MS"/>
                <w:sz w:val="22"/>
                <w:szCs w:val="22"/>
                <w:lang w:val="en-US"/>
              </w:rPr>
              <w:t>Segregated Assets</w:t>
            </w:r>
            <w:r w:rsidRPr="00185239">
              <w:rPr>
                <w:rFonts w:ascii="Trebuchet MS" w:hAnsi="Trebuchet MS"/>
                <w:sz w:val="22"/>
                <w:szCs w:val="22"/>
                <w:lang w:val="en-US"/>
              </w:rPr>
              <w:t xml:space="preserve"> of the CRI, to be borne by the Issuer of the Debenture, as long as proven:</w:t>
            </w:r>
          </w:p>
          <w:p w14:paraId="09F065D7" w14:textId="77777777" w:rsidR="00C157E7" w:rsidRPr="00185239" w:rsidRDefault="00C157E7" w:rsidP="006A2E3D">
            <w:pPr>
              <w:widowControl w:val="0"/>
              <w:tabs>
                <w:tab w:val="left" w:pos="567"/>
                <w:tab w:val="left" w:pos="851"/>
              </w:tabs>
              <w:spacing w:line="280" w:lineRule="exact"/>
              <w:rPr>
                <w:rFonts w:ascii="Trebuchet MS" w:hAnsi="Trebuchet MS"/>
                <w:sz w:val="22"/>
                <w:szCs w:val="22"/>
                <w:lang w:val="en-US"/>
              </w:rPr>
            </w:pPr>
          </w:p>
          <w:p w14:paraId="667F9F44" w14:textId="77777777" w:rsidR="00C157E7" w:rsidRPr="00185239" w:rsidRDefault="00C157E7"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sidRPr="00185239">
              <w:rPr>
                <w:rFonts w:ascii="Trebuchet MS" w:hAnsi="Trebuchet MS"/>
                <w:sz w:val="22"/>
                <w:szCs w:val="22"/>
                <w:lang w:val="en-US"/>
              </w:rPr>
              <w:t xml:space="preserve">the expenses with the management, collection, accounting and auditing in the realization and administration of the </w:t>
            </w:r>
            <w:r w:rsidR="00CB17B7" w:rsidRPr="00185239">
              <w:rPr>
                <w:rFonts w:ascii="Trebuchet MS" w:hAnsi="Trebuchet MS"/>
                <w:sz w:val="22"/>
                <w:szCs w:val="22"/>
                <w:lang w:val="en-US"/>
              </w:rPr>
              <w:t>Segregated Assets</w:t>
            </w:r>
            <w:r w:rsidRPr="00185239">
              <w:rPr>
                <w:rFonts w:ascii="Trebuchet MS" w:hAnsi="Trebuchet MS"/>
                <w:sz w:val="22"/>
                <w:szCs w:val="22"/>
                <w:lang w:val="en-US"/>
              </w:rPr>
              <w:t>, other expenses indispensable to the administration of the real estate credits, including the expenses related to their transfer in the event that the CRI Fiduciary Agent temporarily takes over its management, provided they are not borne by the Issuer;</w:t>
            </w:r>
          </w:p>
          <w:p w14:paraId="490DF129" w14:textId="77777777" w:rsidR="00C157E7" w:rsidRPr="00185239" w:rsidRDefault="00C157E7" w:rsidP="00766D46">
            <w:pPr>
              <w:widowControl w:val="0"/>
              <w:tabs>
                <w:tab w:val="left" w:pos="178"/>
                <w:tab w:val="left" w:pos="567"/>
              </w:tabs>
              <w:spacing w:line="280" w:lineRule="exact"/>
              <w:rPr>
                <w:rFonts w:ascii="Trebuchet MS" w:hAnsi="Trebuchet MS"/>
                <w:sz w:val="22"/>
                <w:szCs w:val="22"/>
                <w:lang w:val="en-US"/>
              </w:rPr>
            </w:pPr>
          </w:p>
          <w:p w14:paraId="36E995B3" w14:textId="77777777" w:rsidR="00C157E7" w:rsidRPr="00185239" w:rsidRDefault="00C157E7"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sidRPr="00185239">
              <w:rPr>
                <w:rFonts w:ascii="Trebuchet MS" w:hAnsi="Trebuchet MS"/>
                <w:sz w:val="22"/>
                <w:szCs w:val="22"/>
                <w:lang w:val="en-US"/>
              </w:rPr>
              <w:t xml:space="preserve">as possible expenses with specialized third parties, lawyers, auditors or tax professionals related to legal procedures to safeguard the interests of CRI </w:t>
            </w:r>
            <w:r w:rsidR="00F05870" w:rsidRPr="00185239">
              <w:rPr>
                <w:rFonts w:ascii="Trebuchet MS" w:hAnsi="Trebuchet MS"/>
                <w:sz w:val="22"/>
                <w:szCs w:val="22"/>
                <w:lang w:val="en-US"/>
              </w:rPr>
              <w:t>h</w:t>
            </w:r>
            <w:r w:rsidRPr="00185239">
              <w:rPr>
                <w:rFonts w:ascii="Trebuchet MS" w:hAnsi="Trebuchet MS"/>
                <w:sz w:val="22"/>
                <w:szCs w:val="22"/>
                <w:lang w:val="en-US"/>
              </w:rPr>
              <w:t xml:space="preserve">olders and realizations of real estate credits and insurers that are members of </w:t>
            </w:r>
            <w:r w:rsidR="00CB17B7" w:rsidRPr="00185239">
              <w:rPr>
                <w:rFonts w:ascii="Trebuchet MS" w:hAnsi="Trebuchet MS"/>
                <w:sz w:val="22"/>
                <w:szCs w:val="22"/>
                <w:lang w:val="en-US"/>
              </w:rPr>
              <w:t>Segregated Assets</w:t>
            </w:r>
            <w:r w:rsidRPr="00185239">
              <w:rPr>
                <w:rFonts w:ascii="Trebuchet MS" w:hAnsi="Trebuchet MS"/>
                <w:sz w:val="22"/>
                <w:szCs w:val="22"/>
                <w:lang w:val="en-US"/>
              </w:rPr>
              <w:t>, provided that they are approved by the CRI holders;</w:t>
            </w:r>
          </w:p>
          <w:p w14:paraId="3A20CBC5" w14:textId="77777777" w:rsidR="00F05870" w:rsidRPr="00185239" w:rsidRDefault="00F05870" w:rsidP="006A2E3D">
            <w:pPr>
              <w:widowControl w:val="0"/>
              <w:tabs>
                <w:tab w:val="left" w:pos="178"/>
              </w:tabs>
              <w:spacing w:line="280" w:lineRule="exact"/>
              <w:rPr>
                <w:rFonts w:ascii="Trebuchet MS" w:hAnsi="Trebuchet MS"/>
                <w:sz w:val="22"/>
                <w:szCs w:val="22"/>
                <w:lang w:val="en-US"/>
              </w:rPr>
            </w:pPr>
          </w:p>
          <w:p w14:paraId="173612F2" w14:textId="77777777" w:rsidR="00F05870" w:rsidRPr="00185239" w:rsidRDefault="00F05870"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sidRPr="00185239">
              <w:rPr>
                <w:rFonts w:ascii="Trebuchet MS" w:hAnsi="Trebuchet MS"/>
                <w:sz w:val="22"/>
                <w:szCs w:val="22"/>
                <w:lang w:val="en-US"/>
              </w:rPr>
              <w:t>expenses with publications in newspapers or other media to fulfill any formalities related to the CRI;</w:t>
            </w:r>
          </w:p>
          <w:p w14:paraId="1081813E" w14:textId="77777777" w:rsidR="00F05870" w:rsidRPr="00185239" w:rsidRDefault="00F05870" w:rsidP="00766D46">
            <w:pPr>
              <w:widowControl w:val="0"/>
              <w:tabs>
                <w:tab w:val="left" w:pos="178"/>
              </w:tabs>
              <w:spacing w:line="280" w:lineRule="exact"/>
              <w:rPr>
                <w:rFonts w:ascii="Trebuchet MS" w:hAnsi="Trebuchet MS"/>
                <w:sz w:val="22"/>
                <w:szCs w:val="22"/>
                <w:lang w:val="en-US"/>
              </w:rPr>
            </w:pPr>
          </w:p>
          <w:p w14:paraId="5347EB42" w14:textId="77777777" w:rsidR="00F05870" w:rsidRPr="00185239" w:rsidRDefault="00F05870"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sidRPr="00185239">
              <w:rPr>
                <w:rFonts w:ascii="Trebuchet MS" w:hAnsi="Trebuchet MS"/>
                <w:sz w:val="22"/>
                <w:szCs w:val="22"/>
                <w:lang w:val="en-US"/>
              </w:rPr>
              <w:t>any expenses, deposits and legal costs arising from the collapse in lawsuits;</w:t>
            </w:r>
          </w:p>
          <w:p w14:paraId="0919249D" w14:textId="77777777" w:rsidR="00F05870" w:rsidRPr="00185239" w:rsidRDefault="00F05870" w:rsidP="006A2E3D">
            <w:pPr>
              <w:pStyle w:val="PargrafodaLista"/>
              <w:widowControl w:val="0"/>
              <w:tabs>
                <w:tab w:val="left" w:pos="178"/>
              </w:tabs>
              <w:spacing w:line="280" w:lineRule="exact"/>
              <w:ind w:left="36"/>
              <w:rPr>
                <w:rFonts w:ascii="Trebuchet MS" w:hAnsi="Trebuchet MS"/>
                <w:sz w:val="22"/>
                <w:szCs w:val="22"/>
                <w:lang w:val="en-US"/>
              </w:rPr>
            </w:pPr>
          </w:p>
          <w:p w14:paraId="249E4226" w14:textId="77777777" w:rsidR="00F05870" w:rsidRPr="00185239" w:rsidRDefault="00F05870" w:rsidP="00766D46">
            <w:pPr>
              <w:widowControl w:val="0"/>
              <w:tabs>
                <w:tab w:val="left" w:pos="178"/>
              </w:tabs>
              <w:spacing w:line="280" w:lineRule="exact"/>
              <w:rPr>
                <w:rFonts w:ascii="Trebuchet MS" w:hAnsi="Trebuchet MS"/>
                <w:sz w:val="22"/>
                <w:szCs w:val="22"/>
                <w:lang w:val="en-US"/>
              </w:rPr>
            </w:pPr>
          </w:p>
          <w:p w14:paraId="665C7E99" w14:textId="77777777" w:rsidR="00F05870" w:rsidRPr="00185239" w:rsidRDefault="00F05870"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sidRPr="00185239">
              <w:rPr>
                <w:rFonts w:ascii="Trebuchet MS" w:hAnsi="Trebuchet MS"/>
                <w:sz w:val="22"/>
                <w:szCs w:val="22"/>
                <w:lang w:val="en-US"/>
              </w:rPr>
              <w:t>taxes levied on the distribution of income from CRI; and</w:t>
            </w:r>
          </w:p>
          <w:p w14:paraId="0571A8C6" w14:textId="77777777" w:rsidR="00F05870" w:rsidRPr="00185239" w:rsidRDefault="00F05870" w:rsidP="006A2E3D">
            <w:pPr>
              <w:widowControl w:val="0"/>
              <w:tabs>
                <w:tab w:val="left" w:pos="178"/>
              </w:tabs>
              <w:spacing w:line="280" w:lineRule="exact"/>
              <w:rPr>
                <w:rFonts w:ascii="Trebuchet MS" w:hAnsi="Trebuchet MS"/>
                <w:sz w:val="22"/>
                <w:szCs w:val="22"/>
                <w:lang w:val="en-US"/>
              </w:rPr>
            </w:pPr>
          </w:p>
          <w:p w14:paraId="74646AB3" w14:textId="77777777" w:rsidR="00F05870" w:rsidRPr="00185239" w:rsidRDefault="00766D46"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proofErr w:type="gramStart"/>
            <w:r w:rsidRPr="00185239">
              <w:rPr>
                <w:rFonts w:ascii="Trebuchet MS" w:hAnsi="Trebuchet MS"/>
                <w:sz w:val="22"/>
                <w:szCs w:val="22"/>
                <w:lang w:val="en-US"/>
              </w:rPr>
              <w:t>a</w:t>
            </w:r>
            <w:r w:rsidR="00F05870" w:rsidRPr="00185239">
              <w:rPr>
                <w:rFonts w:ascii="Trebuchet MS" w:hAnsi="Trebuchet MS"/>
                <w:sz w:val="22"/>
                <w:szCs w:val="22"/>
                <w:lang w:val="en-US"/>
              </w:rPr>
              <w:t>bove</w:t>
            </w:r>
            <w:proofErr w:type="gramEnd"/>
            <w:r w:rsidR="00F05870" w:rsidRPr="00185239">
              <w:rPr>
                <w:rFonts w:ascii="Trebuchet MS" w:hAnsi="Trebuchet MS"/>
                <w:sz w:val="22"/>
                <w:szCs w:val="22"/>
                <w:lang w:val="en-US"/>
              </w:rPr>
              <w:t xml:space="preserve"> expenses, which are the responsibility of the </w:t>
            </w:r>
            <w:r w:rsidR="00B32793" w:rsidRPr="00185239">
              <w:rPr>
                <w:rFonts w:ascii="Trebuchet MS" w:hAnsi="Trebuchet MS"/>
                <w:sz w:val="22"/>
                <w:szCs w:val="22"/>
                <w:lang w:val="en-US"/>
              </w:rPr>
              <w:t>Securitization Company</w:t>
            </w:r>
            <w:r w:rsidR="00F05870" w:rsidRPr="00185239">
              <w:rPr>
                <w:rFonts w:ascii="Trebuchet MS" w:hAnsi="Trebuchet MS"/>
                <w:sz w:val="22"/>
                <w:szCs w:val="22"/>
                <w:lang w:val="en-US"/>
              </w:rPr>
              <w:t>, which are paid by it, without prejudice to subsequent reimbursement.</w:t>
            </w:r>
          </w:p>
          <w:p w14:paraId="4B5E4CC3" w14:textId="77777777" w:rsidR="00F05870" w:rsidRPr="00185239" w:rsidRDefault="00F05870" w:rsidP="00766D46">
            <w:pPr>
              <w:widowControl w:val="0"/>
              <w:tabs>
                <w:tab w:val="left" w:pos="178"/>
              </w:tabs>
              <w:spacing w:line="280" w:lineRule="exact"/>
              <w:rPr>
                <w:rFonts w:ascii="Trebuchet MS" w:hAnsi="Trebuchet MS"/>
                <w:sz w:val="22"/>
                <w:szCs w:val="22"/>
                <w:lang w:val="en-US"/>
              </w:rPr>
            </w:pPr>
          </w:p>
          <w:p w14:paraId="7BB3B8DE" w14:textId="77777777" w:rsidR="00C157E7" w:rsidRPr="00185239" w:rsidRDefault="00F05870" w:rsidP="009B6ED3">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185239">
              <w:rPr>
                <w:rFonts w:ascii="Trebuchet MS" w:hAnsi="Trebuchet MS"/>
                <w:sz w:val="22"/>
                <w:szCs w:val="22"/>
                <w:lang w:val="en-US"/>
              </w:rPr>
              <w:t xml:space="preserve">In the event that the CRI maturity date will be extended by resolution of the CRI Holders General Meeting, or, after the CRI maturity date,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the Fiduciary Agent and the other service providers, continue to exercise their functions, the Expenses provided for in Clause 4.11., above, as the case may be, will continue to be due.</w:t>
            </w:r>
          </w:p>
          <w:p w14:paraId="38C8094C" w14:textId="77777777" w:rsidR="001A42F1" w:rsidRPr="00185239" w:rsidRDefault="001A42F1" w:rsidP="001A42F1">
            <w:pPr>
              <w:widowControl w:val="0"/>
              <w:tabs>
                <w:tab w:val="left" w:pos="567"/>
                <w:tab w:val="left" w:pos="851"/>
              </w:tabs>
              <w:spacing w:line="280" w:lineRule="exact"/>
              <w:rPr>
                <w:rFonts w:ascii="Trebuchet MS" w:hAnsi="Trebuchet MS"/>
                <w:sz w:val="22"/>
                <w:szCs w:val="22"/>
                <w:lang w:val="en-US"/>
              </w:rPr>
            </w:pPr>
          </w:p>
          <w:p w14:paraId="6D196AC5" w14:textId="77777777" w:rsidR="00F05870" w:rsidRPr="00185239" w:rsidRDefault="00F05870"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185239">
              <w:rPr>
                <w:rFonts w:ascii="Trebuchet MS" w:hAnsi="Trebuchet MS"/>
                <w:sz w:val="22"/>
                <w:szCs w:val="22"/>
                <w:lang w:val="en-US"/>
              </w:rPr>
              <w:t xml:space="preserve">Additional expenses: Any recurring expenses not mentioned in Clause 4.11. above, and related to the Issue and the Offer, and subject to the provisions of 4.7.3, will be borne exclusively by the Issuer through the use of its own resources or with the resources of the </w:t>
            </w:r>
            <w:r w:rsidRPr="00185239">
              <w:rPr>
                <w:rFonts w:ascii="Trebuchet MS" w:hAnsi="Trebuchet MS"/>
                <w:sz w:val="22"/>
                <w:szCs w:val="22"/>
                <w:lang w:val="en-US"/>
              </w:rPr>
              <w:lastRenderedPageBreak/>
              <w:t xml:space="preserve">Expenditure Fund, as well as with resources from </w:t>
            </w:r>
            <w:r w:rsidR="00CB17B7" w:rsidRPr="00185239">
              <w:rPr>
                <w:rFonts w:ascii="Trebuchet MS" w:hAnsi="Trebuchet MS"/>
                <w:sz w:val="22"/>
                <w:szCs w:val="22"/>
                <w:lang w:val="en-US"/>
              </w:rPr>
              <w:t>Segregated Assets</w:t>
            </w:r>
            <w:r w:rsidRPr="00185239">
              <w:rPr>
                <w:rFonts w:ascii="Trebuchet MS" w:hAnsi="Trebuchet MS"/>
                <w:sz w:val="22"/>
                <w:szCs w:val="22"/>
                <w:lang w:val="en-US"/>
              </w:rPr>
              <w:t xml:space="preserve">, in the last case , including the following expenses reasonably incurred or to be incurred and duly proven by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necessary for the full exercise of its function, provided that the respective expense has not been incurred through the sole fault of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or by the Fiduciary Agent for the benefit of the CRI Holders: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xml:space="preserve">) document registration, notifications, certificate extraction in general, notarization of notarized, notarized and / or reprographic copies, notary fees, court, expert and similar costs, as well as any service providers that may be used to perform the procedures listed in this item </w:t>
            </w:r>
            <w:r w:rsidR="0005231E" w:rsidRPr="00185239">
              <w:rPr>
                <w:rFonts w:ascii="Trebuchet MS" w:hAnsi="Trebuchet MS"/>
                <w:sz w:val="22"/>
                <w:szCs w:val="22"/>
                <w:lang w:val="en-US"/>
              </w:rPr>
              <w:t>“I”</w:t>
            </w:r>
            <w:r w:rsidRPr="00185239">
              <w:rPr>
                <w:rFonts w:ascii="Trebuchet MS" w:hAnsi="Trebuchet MS"/>
                <w:sz w:val="22"/>
                <w:szCs w:val="22"/>
                <w:lang w:val="en-US"/>
              </w:rPr>
              <w:t>; (ii) contracting of service providers not determined in the Transaction Documents, including legal advisors, auditing, inspection and / or collection agents; (iii) publications in newspapers and other media, rental of property, hiring of employees, as well as any other expenses necessary for holding General Meetings (“</w:t>
            </w:r>
            <w:r w:rsidRPr="00185239">
              <w:rPr>
                <w:rFonts w:ascii="Trebuchet MS" w:hAnsi="Trebuchet MS"/>
                <w:sz w:val="22"/>
                <w:szCs w:val="22"/>
                <w:u w:val="single"/>
                <w:lang w:val="en-US"/>
              </w:rPr>
              <w:t>Additional Expenses</w:t>
            </w:r>
            <w:r w:rsidRPr="00185239">
              <w:rPr>
                <w:rFonts w:ascii="Trebuchet MS" w:hAnsi="Trebuchet MS"/>
                <w:sz w:val="22"/>
                <w:szCs w:val="22"/>
                <w:lang w:val="en-US"/>
              </w:rPr>
              <w:t>”).</w:t>
            </w:r>
          </w:p>
          <w:p w14:paraId="0321F052" w14:textId="77777777" w:rsidR="00F05870" w:rsidRPr="00185239" w:rsidRDefault="00F05870" w:rsidP="006A2E3D">
            <w:pPr>
              <w:widowControl w:val="0"/>
              <w:tabs>
                <w:tab w:val="left" w:pos="567"/>
                <w:tab w:val="left" w:pos="851"/>
              </w:tabs>
              <w:spacing w:line="280" w:lineRule="exact"/>
              <w:rPr>
                <w:rFonts w:ascii="Trebuchet MS" w:hAnsi="Trebuchet MS"/>
                <w:sz w:val="22"/>
                <w:szCs w:val="22"/>
                <w:lang w:val="en-US"/>
              </w:rPr>
            </w:pPr>
          </w:p>
          <w:p w14:paraId="480D2ADE" w14:textId="77777777" w:rsidR="00C06E0D" w:rsidRPr="00185239" w:rsidRDefault="00C06E0D"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185239">
              <w:rPr>
                <w:rFonts w:ascii="Trebuchet MS" w:hAnsi="Trebuchet MS"/>
                <w:sz w:val="22"/>
                <w:szCs w:val="22"/>
                <w:lang w:val="en-US"/>
              </w:rPr>
              <w:t xml:space="preserve">Restructuring: In any Restructuring (defined below) that may occur over the duration of the CRI, which implies the preparation of amendments to the Transaction Documents and / or in the holding of General Meetings, an additional remuneration will be due to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equivalent to one thousand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(R$ 1,000.00) per hour of work of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professionals dedicated to such activities, corrected from the date of issue of the CRI, by the accumulated variation of the IPCA / IBGE in the previous period, to be borne by the as provided for in Clause 4.11.4. </w:t>
            </w:r>
            <w:proofErr w:type="gramStart"/>
            <w:r w:rsidRPr="00185239">
              <w:rPr>
                <w:rFonts w:ascii="Trebuchet MS" w:hAnsi="Trebuchet MS"/>
                <w:sz w:val="22"/>
                <w:szCs w:val="22"/>
                <w:lang w:val="en-US"/>
              </w:rPr>
              <w:t>above</w:t>
            </w:r>
            <w:proofErr w:type="gramEnd"/>
            <w:r w:rsidRPr="00185239">
              <w:rPr>
                <w:rFonts w:ascii="Trebuchet MS" w:hAnsi="Trebuchet MS"/>
                <w:sz w:val="22"/>
                <w:szCs w:val="22"/>
                <w:lang w:val="en-US"/>
              </w:rPr>
              <w:t>. The amount of such remuneration will be limited to a maximum of R$ 1</w:t>
            </w:r>
            <w:r w:rsidR="007122B2" w:rsidRPr="00185239">
              <w:rPr>
                <w:rFonts w:ascii="Trebuchet MS" w:hAnsi="Trebuchet MS"/>
                <w:sz w:val="22"/>
                <w:szCs w:val="22"/>
                <w:lang w:val="en-US"/>
              </w:rPr>
              <w:t>5</w:t>
            </w:r>
            <w:r w:rsidRPr="00185239">
              <w:rPr>
                <w:rFonts w:ascii="Trebuchet MS" w:hAnsi="Trebuchet MS"/>
                <w:sz w:val="22"/>
                <w:szCs w:val="22"/>
                <w:lang w:val="en-US"/>
              </w:rPr>
              <w:t>,000.00 (</w:t>
            </w:r>
            <w:r w:rsidR="007122B2" w:rsidRPr="00185239">
              <w:rPr>
                <w:rFonts w:ascii="Trebuchet MS" w:hAnsi="Trebuchet MS"/>
                <w:sz w:val="22"/>
                <w:szCs w:val="22"/>
                <w:lang w:val="en-US"/>
              </w:rPr>
              <w:t xml:space="preserve">fifteen </w:t>
            </w:r>
            <w:r w:rsidRPr="00185239">
              <w:rPr>
                <w:rFonts w:ascii="Trebuchet MS" w:hAnsi="Trebuchet MS"/>
                <w:sz w:val="22"/>
                <w:szCs w:val="22"/>
                <w:lang w:val="en-US"/>
              </w:rPr>
              <w:t xml:space="preserve">thousand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All costs arising from the formalization and constitution of these changes, including those related to reasonable legal fees due to the legal advisor chosen by common agreement between the Parties, shall also be borne in the manner provided for in Clause 4.11.4. </w:t>
            </w:r>
            <w:proofErr w:type="gramStart"/>
            <w:r w:rsidRPr="00185239">
              <w:rPr>
                <w:rFonts w:ascii="Trebuchet MS" w:hAnsi="Trebuchet MS"/>
                <w:sz w:val="22"/>
                <w:szCs w:val="22"/>
                <w:lang w:val="en-US"/>
              </w:rPr>
              <w:t>costs</w:t>
            </w:r>
            <w:proofErr w:type="gramEnd"/>
            <w:r w:rsidRPr="00185239">
              <w:rPr>
                <w:rFonts w:ascii="Trebuchet MS" w:hAnsi="Trebuchet MS"/>
                <w:sz w:val="22"/>
                <w:szCs w:val="22"/>
                <w:lang w:val="en-US"/>
              </w:rPr>
              <w:t xml:space="preserve"> due to such legal advisor. The payment of the remuneration provided for in this item will occur without prejudice to the remuneration due to third parties eventually hired to provide ancillary services to those provided by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w:t>
            </w:r>
          </w:p>
          <w:p w14:paraId="3C325F84" w14:textId="77777777" w:rsidR="00B45DED" w:rsidRPr="00185239" w:rsidRDefault="00B45DED" w:rsidP="006A2E3D">
            <w:pPr>
              <w:widowControl w:val="0"/>
              <w:tabs>
                <w:tab w:val="left" w:pos="567"/>
                <w:tab w:val="left" w:pos="851"/>
              </w:tabs>
              <w:spacing w:line="280" w:lineRule="exact"/>
              <w:rPr>
                <w:rFonts w:ascii="Trebuchet MS" w:hAnsi="Trebuchet MS"/>
                <w:sz w:val="22"/>
                <w:szCs w:val="22"/>
                <w:lang w:val="en-US"/>
              </w:rPr>
            </w:pPr>
          </w:p>
          <w:p w14:paraId="738725C3" w14:textId="77777777" w:rsidR="00C06E0D" w:rsidRPr="00185239" w:rsidRDefault="00C06E0D" w:rsidP="006A2E3D">
            <w:pPr>
              <w:pStyle w:val="PargrafodaLista"/>
              <w:widowControl w:val="0"/>
              <w:numPr>
                <w:ilvl w:val="3"/>
                <w:numId w:val="36"/>
              </w:numPr>
              <w:tabs>
                <w:tab w:val="left" w:pos="567"/>
                <w:tab w:val="left" w:pos="851"/>
              </w:tabs>
              <w:spacing w:line="280" w:lineRule="exact"/>
              <w:ind w:left="32" w:hanging="32"/>
              <w:rPr>
                <w:rFonts w:ascii="Trebuchet MS" w:hAnsi="Trebuchet MS"/>
                <w:sz w:val="22"/>
                <w:szCs w:val="22"/>
                <w:lang w:val="en-US"/>
              </w:rPr>
            </w:pPr>
            <w:r w:rsidRPr="00185239">
              <w:rPr>
                <w:rFonts w:ascii="Trebuchet MS" w:hAnsi="Trebuchet MS"/>
                <w:sz w:val="22"/>
                <w:szCs w:val="22"/>
                <w:lang w:val="en-US"/>
              </w:rPr>
              <w:lastRenderedPageBreak/>
              <w:t>Restructuring</w:t>
            </w:r>
            <w:r w:rsidR="0005231E" w:rsidRPr="00185239">
              <w:rPr>
                <w:rFonts w:ascii="Trebuchet MS" w:hAnsi="Trebuchet MS"/>
                <w:sz w:val="22"/>
                <w:szCs w:val="22"/>
                <w:lang w:val="en-US"/>
              </w:rPr>
              <w:t>”</w:t>
            </w:r>
            <w:r w:rsidRPr="00185239">
              <w:rPr>
                <w:rFonts w:ascii="Trebuchet MS" w:hAnsi="Trebuchet MS"/>
                <w:sz w:val="22"/>
                <w:szCs w:val="22"/>
                <w:lang w:val="en-US"/>
              </w:rPr>
              <w:t xml:space="preserve"> means for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the change in conditions related to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the essential conditions of the CRI, such as payment dates, remuneration, final maturity date, operational payment flows or receipt of amounts, grace period or operational covenants or financial; (ii) offers for redemption, renegotiation, amendments to the Transaction Documents and holding of meetings; (iii) guarantees and (iv) early redemption of CRI.</w:t>
            </w:r>
          </w:p>
          <w:p w14:paraId="22C0AFBD" w14:textId="77777777" w:rsidR="00C06E0D" w:rsidRPr="00185239" w:rsidRDefault="00C06E0D" w:rsidP="006A2E3D">
            <w:pPr>
              <w:pStyle w:val="PargrafodaLista"/>
              <w:widowControl w:val="0"/>
              <w:tabs>
                <w:tab w:val="left" w:pos="462"/>
                <w:tab w:val="left" w:pos="567"/>
              </w:tabs>
              <w:spacing w:line="280" w:lineRule="exact"/>
              <w:ind w:left="0"/>
              <w:rPr>
                <w:rFonts w:ascii="Trebuchet MS" w:hAnsi="Trebuchet MS"/>
                <w:sz w:val="22"/>
                <w:szCs w:val="22"/>
                <w:lang w:val="en-US"/>
              </w:rPr>
            </w:pPr>
          </w:p>
          <w:p w14:paraId="5522AFEA" w14:textId="77777777" w:rsidR="00C06E0D" w:rsidRPr="00185239" w:rsidRDefault="00C06E0D"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185239">
              <w:rPr>
                <w:rFonts w:ascii="Trebuchet MS" w:hAnsi="Trebuchet MS"/>
                <w:sz w:val="22"/>
                <w:szCs w:val="22"/>
                <w:lang w:val="en-US"/>
              </w:rPr>
              <w:t xml:space="preserve">Reimbursement: Recurring Expenses that are eventually paid directly by the </w:t>
            </w:r>
            <w:r w:rsidR="00782454" w:rsidRPr="00185239">
              <w:rPr>
                <w:rFonts w:ascii="Trebuchet MS" w:hAnsi="Trebuchet MS"/>
                <w:sz w:val="22"/>
                <w:szCs w:val="22"/>
                <w:lang w:val="en-US"/>
              </w:rPr>
              <w:t>Securitization Company</w:t>
            </w:r>
            <w:r w:rsidR="005151CF" w:rsidRPr="00185239">
              <w:rPr>
                <w:rFonts w:ascii="Trebuchet MS" w:hAnsi="Trebuchet MS"/>
                <w:sz w:val="22"/>
                <w:szCs w:val="22"/>
                <w:lang w:val="en-US"/>
              </w:rPr>
              <w:t xml:space="preserve">, with due proof, through the resources of </w:t>
            </w:r>
            <w:r w:rsidR="00CB17B7" w:rsidRPr="00185239">
              <w:rPr>
                <w:rFonts w:ascii="Trebuchet MS" w:hAnsi="Trebuchet MS"/>
                <w:sz w:val="22"/>
                <w:szCs w:val="22"/>
                <w:lang w:val="en-US"/>
              </w:rPr>
              <w:t>Segregated Assets</w:t>
            </w:r>
            <w:r w:rsidRPr="00185239">
              <w:rPr>
                <w:rFonts w:ascii="Trebuchet MS" w:hAnsi="Trebuchet MS"/>
                <w:sz w:val="22"/>
                <w:szCs w:val="22"/>
                <w:lang w:val="en-US"/>
              </w:rPr>
              <w:t xml:space="preserve">, must be reimbursed by the Issuer </w:t>
            </w:r>
            <w:proofErr w:type="gramStart"/>
            <w:r w:rsidRPr="00185239">
              <w:rPr>
                <w:rFonts w:ascii="Trebuchet MS" w:hAnsi="Trebuchet MS"/>
                <w:sz w:val="22"/>
                <w:szCs w:val="22"/>
                <w:lang w:val="en-US"/>
              </w:rPr>
              <w:t>within  five</w:t>
            </w:r>
            <w:proofErr w:type="gramEnd"/>
            <w:r w:rsidRPr="00185239">
              <w:rPr>
                <w:rFonts w:ascii="Trebuchet MS" w:hAnsi="Trebuchet MS"/>
                <w:sz w:val="22"/>
                <w:szCs w:val="22"/>
                <w:lang w:val="en-US"/>
              </w:rPr>
              <w:t xml:space="preserve"> (5) Business Days from the notification in this regard, considering that, in no case In this case,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will have the obligation to use its own resources to pay Expenses.</w:t>
            </w:r>
          </w:p>
          <w:p w14:paraId="2EC37E13" w14:textId="77777777" w:rsidR="00B45DED" w:rsidRPr="00185239" w:rsidRDefault="00B45DED" w:rsidP="006A2E3D">
            <w:pPr>
              <w:widowControl w:val="0"/>
              <w:tabs>
                <w:tab w:val="left" w:pos="567"/>
                <w:tab w:val="left" w:pos="851"/>
              </w:tabs>
              <w:spacing w:line="280" w:lineRule="exact"/>
              <w:rPr>
                <w:rFonts w:ascii="Trebuchet MS" w:hAnsi="Trebuchet MS"/>
                <w:sz w:val="22"/>
                <w:szCs w:val="22"/>
                <w:lang w:val="en-US"/>
              </w:rPr>
            </w:pPr>
          </w:p>
          <w:p w14:paraId="1CC85F1E" w14:textId="77777777" w:rsidR="00C06E0D" w:rsidRPr="00185239" w:rsidRDefault="00C06E0D"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185239">
              <w:rPr>
                <w:rFonts w:ascii="Trebuchet MS" w:hAnsi="Trebuchet MS"/>
                <w:sz w:val="22"/>
                <w:szCs w:val="22"/>
                <w:lang w:val="en-US"/>
              </w:rPr>
              <w:t xml:space="preserve">The Issuer will establish, upon the retention of part of the amount due to the Issuer for the payment of the Debentures, in the </w:t>
            </w:r>
            <w:r w:rsidR="00CB17B7" w:rsidRPr="00185239">
              <w:rPr>
                <w:rFonts w:ascii="Trebuchet MS" w:hAnsi="Trebuchet MS"/>
                <w:sz w:val="22"/>
                <w:szCs w:val="22"/>
                <w:lang w:val="en-US"/>
              </w:rPr>
              <w:t>Segregated Assets</w:t>
            </w:r>
            <w:r w:rsidRPr="00185239">
              <w:rPr>
                <w:rFonts w:ascii="Trebuchet MS" w:hAnsi="Trebuchet MS"/>
                <w:sz w:val="22"/>
                <w:szCs w:val="22"/>
                <w:lang w:val="en-US"/>
              </w:rPr>
              <w:t xml:space="preserve"> Account, an expense fund, in the </w:t>
            </w:r>
            <w:r w:rsidR="0093310D" w:rsidRPr="00185239">
              <w:rPr>
                <w:rFonts w:ascii="Trebuchet MS" w:hAnsi="Trebuchet MS"/>
                <w:sz w:val="22"/>
                <w:szCs w:val="22"/>
                <w:lang w:val="en-US"/>
              </w:rPr>
              <w:t xml:space="preserve">initial </w:t>
            </w:r>
            <w:r w:rsidRPr="00185239">
              <w:rPr>
                <w:rFonts w:ascii="Trebuchet MS" w:hAnsi="Trebuchet MS"/>
                <w:sz w:val="22"/>
                <w:szCs w:val="22"/>
                <w:lang w:val="en-US"/>
              </w:rPr>
              <w:t xml:space="preserve">amount of </w:t>
            </w:r>
            <w:r w:rsidR="00D42519" w:rsidRPr="00185239">
              <w:rPr>
                <w:rFonts w:ascii="Trebuchet MS" w:hAnsi="Trebuchet MS"/>
                <w:sz w:val="22"/>
                <w:szCs w:val="22"/>
                <w:lang w:val="en-US"/>
              </w:rPr>
              <w:t>two hundred and fourteen thousand</w:t>
            </w:r>
            <w:r w:rsidR="00772362" w:rsidRPr="00185239">
              <w:rPr>
                <w:rFonts w:ascii="Trebuchet MS" w:hAnsi="Trebuchet MS"/>
                <w:sz w:val="22"/>
                <w:szCs w:val="22"/>
                <w:lang w:val="en-US"/>
              </w:rPr>
              <w:t xml:space="preserve">, four hundred and eighteen </w:t>
            </w:r>
            <w:proofErr w:type="spellStart"/>
            <w:r w:rsidR="00772362" w:rsidRPr="00185239">
              <w:rPr>
                <w:rFonts w:ascii="Trebuchet MS" w:hAnsi="Trebuchet MS"/>
                <w:sz w:val="22"/>
                <w:szCs w:val="22"/>
                <w:lang w:val="en-US"/>
              </w:rPr>
              <w:t>reais</w:t>
            </w:r>
            <w:proofErr w:type="spellEnd"/>
            <w:r w:rsidR="00772362" w:rsidRPr="00185239">
              <w:rPr>
                <w:rFonts w:ascii="Trebuchet MS" w:hAnsi="Trebuchet MS"/>
                <w:sz w:val="22"/>
                <w:szCs w:val="22"/>
                <w:lang w:val="en-US"/>
              </w:rPr>
              <w:t xml:space="preserve"> and sixty-one cent</w:t>
            </w:r>
            <w:r w:rsidR="0080438D" w:rsidRPr="00185239">
              <w:rPr>
                <w:rFonts w:ascii="Trebuchet MS" w:hAnsi="Trebuchet MS"/>
                <w:sz w:val="22"/>
                <w:szCs w:val="22"/>
                <w:lang w:val="en-US"/>
              </w:rPr>
              <w:t>s</w:t>
            </w:r>
            <w:r w:rsidR="00772362" w:rsidRPr="00185239">
              <w:rPr>
                <w:rFonts w:ascii="Trebuchet MS" w:hAnsi="Trebuchet MS"/>
                <w:sz w:val="22"/>
                <w:szCs w:val="22"/>
                <w:lang w:val="en-US"/>
              </w:rPr>
              <w:t xml:space="preserve"> (R$ </w:t>
            </w:r>
            <w:r w:rsidR="00772362" w:rsidRPr="00185239">
              <w:rPr>
                <w:rFonts w:ascii="Trebuchet MS" w:hAnsi="Trebuchet MS"/>
                <w:sz w:val="22"/>
                <w:szCs w:val="22"/>
                <w:lang w:val="en-GB"/>
              </w:rPr>
              <w:t>214.418</w:t>
            </w:r>
            <w:proofErr w:type="gramStart"/>
            <w:r w:rsidR="00772362" w:rsidRPr="00185239">
              <w:rPr>
                <w:rFonts w:ascii="Trebuchet MS" w:hAnsi="Trebuchet MS"/>
                <w:sz w:val="22"/>
                <w:szCs w:val="22"/>
                <w:lang w:val="en-GB"/>
              </w:rPr>
              <w:t>,61</w:t>
            </w:r>
            <w:proofErr w:type="gramEnd"/>
            <w:r w:rsidR="00D21866" w:rsidRPr="00185239">
              <w:rPr>
                <w:rFonts w:ascii="Trebuchet MS" w:hAnsi="Trebuchet MS"/>
                <w:sz w:val="22"/>
                <w:szCs w:val="22"/>
                <w:lang w:val="en-US"/>
              </w:rPr>
              <w:t>)</w:t>
            </w:r>
            <w:r w:rsidR="00D21866" w:rsidRPr="00185239" w:rsidDel="00D21866">
              <w:rPr>
                <w:rFonts w:ascii="Trebuchet MS" w:hAnsi="Trebuchet MS"/>
                <w:sz w:val="22"/>
                <w:szCs w:val="22"/>
                <w:lang w:val="en-US"/>
              </w:rPr>
              <w:t xml:space="preserve"> </w:t>
            </w:r>
            <w:r w:rsidRPr="00185239">
              <w:rPr>
                <w:rFonts w:ascii="Trebuchet MS" w:hAnsi="Trebuchet MS"/>
                <w:sz w:val="22"/>
                <w:szCs w:val="22"/>
                <w:lang w:val="en-US"/>
              </w:rPr>
              <w:t>(“</w:t>
            </w:r>
            <w:r w:rsidR="00AE018F" w:rsidRPr="00185239">
              <w:rPr>
                <w:rFonts w:ascii="Trebuchet MS" w:hAnsi="Trebuchet MS"/>
                <w:sz w:val="22"/>
                <w:szCs w:val="22"/>
                <w:u w:val="single"/>
                <w:lang w:val="en-US"/>
              </w:rPr>
              <w:t>I</w:t>
            </w:r>
            <w:r w:rsidR="0093310D" w:rsidRPr="00185239">
              <w:rPr>
                <w:rFonts w:ascii="Trebuchet MS" w:hAnsi="Trebuchet MS"/>
                <w:sz w:val="22"/>
                <w:szCs w:val="22"/>
                <w:u w:val="single"/>
                <w:lang w:val="en-US"/>
              </w:rPr>
              <w:t xml:space="preserve">nitial </w:t>
            </w:r>
            <w:r w:rsidRPr="00185239">
              <w:rPr>
                <w:rFonts w:ascii="Trebuchet MS" w:hAnsi="Trebuchet MS"/>
                <w:sz w:val="22"/>
                <w:szCs w:val="22"/>
                <w:u w:val="single"/>
                <w:lang w:val="en-US"/>
              </w:rPr>
              <w:t xml:space="preserve">Value of the Expenses </w:t>
            </w:r>
            <w:proofErr w:type="spellStart"/>
            <w:r w:rsidRPr="00185239">
              <w:rPr>
                <w:rFonts w:ascii="Trebuchet MS" w:hAnsi="Trebuchet MS"/>
                <w:sz w:val="22"/>
                <w:szCs w:val="22"/>
                <w:u w:val="single"/>
                <w:lang w:val="en-US"/>
              </w:rPr>
              <w:t>Fund</w:t>
            </w:r>
            <w:r w:rsidRPr="00185239">
              <w:rPr>
                <w:rFonts w:ascii="Trebuchet MS" w:hAnsi="Trebuchet MS"/>
                <w:sz w:val="22"/>
                <w:szCs w:val="22"/>
                <w:lang w:val="en-US"/>
              </w:rPr>
              <w:t>”and</w:t>
            </w:r>
            <w:proofErr w:type="spellEnd"/>
            <w:r w:rsidR="00D131FC" w:rsidRPr="00185239">
              <w:rPr>
                <w:rFonts w:ascii="Trebuchet MS" w:hAnsi="Trebuchet MS"/>
                <w:sz w:val="22"/>
                <w:szCs w:val="22"/>
                <w:lang w:val="en-US"/>
              </w:rPr>
              <w:t xml:space="preserve"> </w:t>
            </w:r>
            <w:r w:rsidRPr="00185239">
              <w:rPr>
                <w:rFonts w:ascii="Trebuchet MS" w:hAnsi="Trebuchet MS"/>
                <w:sz w:val="22"/>
                <w:szCs w:val="22"/>
                <w:lang w:val="en-US"/>
              </w:rPr>
              <w:t>“</w:t>
            </w:r>
            <w:r w:rsidRPr="00185239">
              <w:rPr>
                <w:rFonts w:ascii="Trebuchet MS" w:hAnsi="Trebuchet MS"/>
                <w:sz w:val="22"/>
                <w:szCs w:val="22"/>
                <w:u w:val="single"/>
                <w:lang w:val="en-US"/>
              </w:rPr>
              <w:t>Expenses Fund</w:t>
            </w:r>
            <w:r w:rsidRPr="00185239">
              <w:rPr>
                <w:rFonts w:ascii="Trebuchet MS" w:hAnsi="Trebuchet MS"/>
                <w:sz w:val="22"/>
                <w:szCs w:val="22"/>
                <w:lang w:val="en-US"/>
              </w:rPr>
              <w:t xml:space="preserve">”, respectively), whose funds may be used to meet any expenses due to the maintenance of the </w:t>
            </w:r>
            <w:r w:rsidR="00BA23CA" w:rsidRPr="00185239">
              <w:rPr>
                <w:rFonts w:ascii="Trebuchet MS" w:hAnsi="Trebuchet MS"/>
                <w:sz w:val="22"/>
                <w:szCs w:val="22"/>
                <w:lang w:val="en-US"/>
              </w:rPr>
              <w:t>Segregated Assets</w:t>
            </w:r>
            <w:r w:rsidRPr="00185239">
              <w:rPr>
                <w:rFonts w:ascii="Trebuchet MS" w:hAnsi="Trebuchet MS"/>
                <w:sz w:val="22"/>
                <w:szCs w:val="22"/>
                <w:lang w:val="en-US"/>
              </w:rPr>
              <w:t xml:space="preserve">. The Issuer undertakes to maintain, until the Guaranteed Bonds are fully settled, the </w:t>
            </w:r>
            <w:r w:rsidR="0093310D" w:rsidRPr="00185239">
              <w:rPr>
                <w:rFonts w:ascii="Trebuchet MS" w:hAnsi="Trebuchet MS"/>
                <w:sz w:val="22"/>
                <w:szCs w:val="22"/>
                <w:lang w:val="en-US"/>
              </w:rPr>
              <w:t xml:space="preserve">minimum amount of </w:t>
            </w:r>
            <w:r w:rsidR="00524851" w:rsidRPr="00185239">
              <w:rPr>
                <w:rFonts w:ascii="Trebuchet MS" w:hAnsi="Trebuchet MS"/>
                <w:sz w:val="22"/>
                <w:szCs w:val="22"/>
                <w:lang w:val="en-US"/>
              </w:rPr>
              <w:t>R$ 35</w:t>
            </w:r>
            <w:r w:rsidR="00F44132" w:rsidRPr="00185239">
              <w:rPr>
                <w:rFonts w:ascii="Trebuchet MS" w:hAnsi="Trebuchet MS"/>
                <w:sz w:val="22"/>
                <w:szCs w:val="22"/>
                <w:lang w:val="en-US"/>
              </w:rPr>
              <w:t>,000 (thirty</w:t>
            </w:r>
            <w:r w:rsidR="00524851" w:rsidRPr="00185239">
              <w:rPr>
                <w:rFonts w:ascii="Trebuchet MS" w:hAnsi="Trebuchet MS"/>
                <w:sz w:val="22"/>
                <w:szCs w:val="22"/>
                <w:lang w:val="en-US"/>
              </w:rPr>
              <w:t>-five</w:t>
            </w:r>
            <w:r w:rsidR="00F44132" w:rsidRPr="00185239">
              <w:rPr>
                <w:rFonts w:ascii="Trebuchet MS" w:hAnsi="Trebuchet MS"/>
                <w:sz w:val="22"/>
                <w:szCs w:val="22"/>
                <w:lang w:val="en-US"/>
              </w:rPr>
              <w:t xml:space="preserve"> thousand Brazilian </w:t>
            </w:r>
            <w:proofErr w:type="spellStart"/>
            <w:r w:rsidR="00F44132" w:rsidRPr="00185239">
              <w:rPr>
                <w:rFonts w:ascii="Trebuchet MS" w:hAnsi="Trebuchet MS"/>
                <w:sz w:val="22"/>
                <w:szCs w:val="22"/>
                <w:lang w:val="en-US"/>
              </w:rPr>
              <w:t>Reais</w:t>
            </w:r>
            <w:proofErr w:type="spellEnd"/>
            <w:r w:rsidR="00F44132" w:rsidRPr="00185239">
              <w:rPr>
                <w:rFonts w:ascii="Trebuchet MS" w:hAnsi="Trebuchet MS"/>
                <w:sz w:val="22"/>
                <w:szCs w:val="22"/>
                <w:lang w:val="en-US"/>
              </w:rPr>
              <w:t>)</w:t>
            </w:r>
            <w:r w:rsidR="00F728AA" w:rsidRPr="00185239">
              <w:rPr>
                <w:rFonts w:ascii="Trebuchet MS" w:hAnsi="Trebuchet MS"/>
                <w:sz w:val="22"/>
                <w:szCs w:val="22"/>
                <w:lang w:val="en-US"/>
              </w:rPr>
              <w:t xml:space="preserve"> </w:t>
            </w:r>
            <w:r w:rsidR="0093310D" w:rsidRPr="00185239">
              <w:rPr>
                <w:rFonts w:ascii="Trebuchet MS" w:hAnsi="Trebuchet MS"/>
                <w:sz w:val="22"/>
                <w:szCs w:val="22"/>
                <w:lang w:val="en-US"/>
              </w:rPr>
              <w:t>(“</w:t>
            </w:r>
            <w:r w:rsidRPr="00185239">
              <w:rPr>
                <w:rFonts w:ascii="Trebuchet MS" w:hAnsi="Trebuchet MS"/>
                <w:sz w:val="22"/>
                <w:szCs w:val="22"/>
                <w:u w:val="single"/>
                <w:lang w:val="en-US"/>
              </w:rPr>
              <w:t>Minimum Expenses Fund Amount</w:t>
            </w:r>
            <w:r w:rsidR="0093310D" w:rsidRPr="00185239">
              <w:rPr>
                <w:rFonts w:ascii="Trebuchet MS" w:hAnsi="Trebuchet MS"/>
                <w:sz w:val="22"/>
                <w:szCs w:val="22"/>
                <w:lang w:val="en-US"/>
              </w:rPr>
              <w:t>”)</w:t>
            </w:r>
            <w:r w:rsidRPr="00185239">
              <w:rPr>
                <w:rFonts w:ascii="Trebuchet MS" w:hAnsi="Trebuchet MS"/>
                <w:sz w:val="22"/>
                <w:szCs w:val="22"/>
                <w:lang w:val="en-US"/>
              </w:rPr>
              <w:t>.</w:t>
            </w:r>
          </w:p>
          <w:p w14:paraId="4DF5CEED" w14:textId="77777777" w:rsidR="00DE6B1B" w:rsidRPr="00185239" w:rsidRDefault="00DE6B1B" w:rsidP="006A2E3D">
            <w:pPr>
              <w:widowControl w:val="0"/>
              <w:tabs>
                <w:tab w:val="left" w:pos="567"/>
                <w:tab w:val="left" w:pos="851"/>
              </w:tabs>
              <w:spacing w:line="280" w:lineRule="exact"/>
              <w:rPr>
                <w:rFonts w:ascii="Trebuchet MS" w:hAnsi="Trebuchet MS"/>
                <w:sz w:val="22"/>
                <w:szCs w:val="22"/>
                <w:lang w:val="en-US"/>
              </w:rPr>
            </w:pPr>
          </w:p>
          <w:p w14:paraId="6A102972" w14:textId="77777777" w:rsidR="00C06E0D" w:rsidRPr="00185239" w:rsidRDefault="00C06E0D" w:rsidP="006A2E3D">
            <w:pPr>
              <w:pStyle w:val="PargrafodaLista"/>
              <w:numPr>
                <w:ilvl w:val="3"/>
                <w:numId w:val="36"/>
              </w:numPr>
              <w:spacing w:line="280" w:lineRule="exact"/>
              <w:ind w:left="0" w:firstLine="36"/>
              <w:rPr>
                <w:rFonts w:ascii="Trebuchet MS" w:hAnsi="Trebuchet MS"/>
                <w:sz w:val="22"/>
                <w:szCs w:val="22"/>
                <w:lang w:val="en-US"/>
              </w:rPr>
            </w:pPr>
            <w:r w:rsidRPr="00185239">
              <w:rPr>
                <w:rFonts w:ascii="Trebuchet MS" w:hAnsi="Trebuchet MS"/>
                <w:sz w:val="22"/>
                <w:szCs w:val="22"/>
                <w:lang w:val="en-US"/>
              </w:rPr>
              <w:t xml:space="preserve">For this purpose, the Issuer undertakes to recompose the Expenses Fund, so that it always contains the resources equivalent to the Minimum Value of the </w:t>
            </w:r>
            <w:r w:rsidR="00DE6B1B" w:rsidRPr="00185239">
              <w:rPr>
                <w:rFonts w:ascii="Trebuchet MS" w:hAnsi="Trebuchet MS"/>
                <w:sz w:val="22"/>
                <w:szCs w:val="22"/>
                <w:lang w:val="en-US"/>
              </w:rPr>
              <w:t>Expenses Fund</w:t>
            </w:r>
            <w:r w:rsidRPr="00185239">
              <w:rPr>
                <w:rFonts w:ascii="Trebuchet MS" w:hAnsi="Trebuchet MS"/>
                <w:sz w:val="22"/>
                <w:szCs w:val="22"/>
                <w:lang w:val="en-US"/>
              </w:rPr>
              <w:t xml:space="preserve">, within up to 30 (thirty) days from the receipt of written notification to be sent by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in this sense, under penalty of Early Maturity of Debentures. The Expenses Fund will be checked by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on a monthly basis.</w:t>
            </w:r>
          </w:p>
          <w:p w14:paraId="0912E1F8" w14:textId="77777777" w:rsidR="00AE018F" w:rsidRPr="00185239" w:rsidRDefault="00C06E0D"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185239">
              <w:rPr>
                <w:rFonts w:ascii="Trebuchet MS" w:hAnsi="Trebuchet MS"/>
                <w:sz w:val="22"/>
                <w:szCs w:val="22"/>
                <w:lang w:val="en-US"/>
              </w:rPr>
              <w:t xml:space="preserve">Indemnification Obligation: The Issuer undertakes to maintain indemnities and indemnify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its officers, directors and employees, for any amount arising: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xml:space="preserve">) of the </w:t>
            </w:r>
            <w:r w:rsidRPr="00185239">
              <w:rPr>
                <w:rFonts w:ascii="Trebuchet MS" w:hAnsi="Trebuchet MS"/>
                <w:sz w:val="22"/>
                <w:szCs w:val="22"/>
                <w:lang w:val="en-US"/>
              </w:rPr>
              <w:lastRenderedPageBreak/>
              <w:t xml:space="preserve">case of the statements made above are false, incorrect or inaccurate; (ii) of the Transaction Documents, except in cases of intent or fault of the </w:t>
            </w:r>
            <w:r w:rsidR="00B32793" w:rsidRPr="00185239">
              <w:rPr>
                <w:rFonts w:ascii="Trebuchet MS" w:hAnsi="Trebuchet MS"/>
                <w:sz w:val="22"/>
                <w:szCs w:val="22"/>
                <w:lang w:val="en-US"/>
              </w:rPr>
              <w:t>Securitization Company</w:t>
            </w:r>
            <w:r w:rsidR="004304B1" w:rsidRPr="00185239">
              <w:rPr>
                <w:rFonts w:ascii="Trebuchet MS" w:hAnsi="Trebuchet MS"/>
                <w:sz w:val="22"/>
                <w:szCs w:val="22"/>
                <w:lang w:val="en-US"/>
              </w:rPr>
              <w:t xml:space="preserve"> and with due observance of section 4.7.3.</w:t>
            </w:r>
            <w:r w:rsidRPr="00185239">
              <w:rPr>
                <w:rFonts w:ascii="Trebuchet MS" w:hAnsi="Trebuchet MS"/>
                <w:sz w:val="22"/>
                <w:szCs w:val="22"/>
                <w:lang w:val="en-US"/>
              </w:rPr>
              <w:t xml:space="preserve">; (iii) of judicial and / or extrajudicial demands, actions or processes in of act or fact of the Issuer, promoted by the Public Prosecutors or third parties in order to discuss Real Estate Credits, Guarantees, the </w:t>
            </w:r>
            <w:r w:rsidR="00B17757" w:rsidRPr="00185239">
              <w:rPr>
                <w:rFonts w:ascii="Trebuchet MS" w:hAnsi="Trebuchet MS"/>
                <w:sz w:val="22"/>
                <w:szCs w:val="22"/>
                <w:lang w:val="en-US"/>
              </w:rPr>
              <w:t>real estate development</w:t>
            </w:r>
            <w:r w:rsidRPr="00185239">
              <w:rPr>
                <w:rFonts w:ascii="Trebuchet MS" w:hAnsi="Trebuchet MS"/>
                <w:sz w:val="22"/>
                <w:szCs w:val="22"/>
                <w:lang w:val="en-US"/>
              </w:rPr>
              <w:t xml:space="preserve"> described in this Deed, environmental and / or tax damages, including requiring exclusion of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from the passive pole of the demand and bearing the costs and expenses, duly proven and in market standard, of the lawyer hired by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to represent it in the defense of the rights of the </w:t>
            </w:r>
            <w:r w:rsidR="00BA23CA" w:rsidRPr="00185239">
              <w:rPr>
                <w:rFonts w:ascii="Trebuchet MS" w:hAnsi="Trebuchet MS"/>
                <w:sz w:val="22"/>
                <w:szCs w:val="22"/>
                <w:lang w:val="en-US"/>
              </w:rPr>
              <w:t>Segregated Assets</w:t>
            </w:r>
            <w:r w:rsidRPr="00185239">
              <w:rPr>
                <w:rFonts w:ascii="Trebuchet MS" w:hAnsi="Trebuchet MS"/>
                <w:sz w:val="22"/>
                <w:szCs w:val="22"/>
                <w:lang w:val="en-US"/>
              </w:rPr>
              <w:t xml:space="preserve"> or the fulfillment of the obligations arising from the Transaction Documents</w:t>
            </w:r>
            <w:r w:rsidR="00AE018F" w:rsidRPr="00185239">
              <w:rPr>
                <w:rFonts w:ascii="Trebuchet MS" w:hAnsi="Trebuchet MS"/>
                <w:sz w:val="22"/>
                <w:szCs w:val="22"/>
                <w:lang w:val="en-US"/>
              </w:rPr>
              <w:t>, may or may not arise from taxes, fees, fees or costs of any nature, including, but not limited to, expenses with specialist third parties, lawyers, auditors or tax, as well as expenses with legal proceedings or expenses with attorney</w:t>
            </w:r>
            <w:r w:rsidR="0005231E" w:rsidRPr="00185239">
              <w:rPr>
                <w:rFonts w:ascii="Trebuchet MS" w:hAnsi="Trebuchet MS"/>
                <w:sz w:val="22"/>
                <w:szCs w:val="22"/>
                <w:lang w:val="en-US"/>
              </w:rPr>
              <w:t>’</w:t>
            </w:r>
            <w:r w:rsidR="00AE018F" w:rsidRPr="00185239">
              <w:rPr>
                <w:rFonts w:ascii="Trebuchet MS" w:hAnsi="Trebuchet MS"/>
                <w:sz w:val="22"/>
                <w:szCs w:val="22"/>
                <w:lang w:val="en-US"/>
              </w:rPr>
              <w:t xml:space="preserve">s fees and third parties, deposits , costs and court fees, in the actions proposed by the </w:t>
            </w:r>
            <w:r w:rsidR="00B32793" w:rsidRPr="00185239">
              <w:rPr>
                <w:rFonts w:ascii="Trebuchet MS" w:hAnsi="Trebuchet MS"/>
                <w:sz w:val="22"/>
                <w:szCs w:val="22"/>
                <w:lang w:val="en-US"/>
              </w:rPr>
              <w:t>Securitization Company</w:t>
            </w:r>
            <w:r w:rsidR="00AE018F" w:rsidRPr="00185239">
              <w:rPr>
                <w:rFonts w:ascii="Trebuchet MS" w:hAnsi="Trebuchet MS"/>
                <w:sz w:val="22"/>
                <w:szCs w:val="22"/>
                <w:lang w:val="en-US"/>
              </w:rPr>
              <w:t xml:space="preserve"> or against them.</w:t>
            </w:r>
          </w:p>
          <w:p w14:paraId="34739B9F" w14:textId="77777777" w:rsidR="00AE018F" w:rsidRPr="00185239" w:rsidRDefault="00AE018F" w:rsidP="009B6ED3">
            <w:pPr>
              <w:widowControl w:val="0"/>
              <w:tabs>
                <w:tab w:val="left" w:pos="567"/>
                <w:tab w:val="left" w:pos="851"/>
              </w:tabs>
              <w:spacing w:line="280" w:lineRule="exact"/>
              <w:rPr>
                <w:rFonts w:ascii="Trebuchet MS" w:hAnsi="Trebuchet MS"/>
                <w:sz w:val="22"/>
                <w:szCs w:val="22"/>
                <w:lang w:val="en-US"/>
              </w:rPr>
            </w:pPr>
          </w:p>
          <w:p w14:paraId="5225E2E6" w14:textId="77777777" w:rsidR="00C06E0D" w:rsidRPr="00185239" w:rsidRDefault="00AE018F" w:rsidP="006A2E3D">
            <w:pPr>
              <w:widowControl w:val="0"/>
              <w:numPr>
                <w:ilvl w:val="3"/>
                <w:numId w:val="36"/>
              </w:numPr>
              <w:tabs>
                <w:tab w:val="left" w:pos="567"/>
                <w:tab w:val="left" w:pos="851"/>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payment of any indemnity referred to in Clause 4.11.8. above shall be made in cash, in a single installment, by depositing in the current account to be indicated by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as applicable, within 5 (five) days after receipt by the Issuer of written communication from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as applicable, indicating the amount to be paid and according to calculations made by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which, unless manifest error, will be considered binding and definitive.</w:t>
            </w:r>
            <w:r w:rsidR="00C06E0D" w:rsidRPr="00185239">
              <w:rPr>
                <w:rFonts w:ascii="Trebuchet MS" w:hAnsi="Trebuchet MS"/>
                <w:sz w:val="22"/>
                <w:szCs w:val="22"/>
                <w:lang w:val="en-US"/>
              </w:rPr>
              <w:t xml:space="preserve">. </w:t>
            </w:r>
          </w:p>
          <w:p w14:paraId="127E7DFB" w14:textId="77777777" w:rsidR="00C06E0D" w:rsidRPr="00185239" w:rsidRDefault="00C06E0D" w:rsidP="009B6ED3">
            <w:pPr>
              <w:widowControl w:val="0"/>
              <w:tabs>
                <w:tab w:val="left" w:pos="567"/>
                <w:tab w:val="left" w:pos="851"/>
              </w:tabs>
              <w:spacing w:line="280" w:lineRule="exact"/>
              <w:rPr>
                <w:rFonts w:ascii="Trebuchet MS" w:hAnsi="Trebuchet MS"/>
                <w:sz w:val="22"/>
                <w:szCs w:val="22"/>
                <w:lang w:val="en-US"/>
              </w:rPr>
            </w:pPr>
          </w:p>
          <w:p w14:paraId="19B3B34B" w14:textId="77777777" w:rsidR="00C06E0D" w:rsidRPr="00185239" w:rsidRDefault="00C06E0D" w:rsidP="006A2E3D">
            <w:pPr>
              <w:widowControl w:val="0"/>
              <w:numPr>
                <w:ilvl w:val="1"/>
                <w:numId w:val="36"/>
              </w:numPr>
              <w:tabs>
                <w:tab w:val="left" w:pos="567"/>
              </w:tabs>
              <w:spacing w:line="280" w:lineRule="exact"/>
              <w:ind w:left="0" w:firstLine="0"/>
              <w:rPr>
                <w:rFonts w:ascii="Trebuchet MS" w:hAnsi="Trebuchet MS"/>
                <w:b/>
                <w:sz w:val="22"/>
                <w:szCs w:val="22"/>
                <w:lang w:val="en-US"/>
              </w:rPr>
            </w:pPr>
            <w:r w:rsidRPr="00185239">
              <w:rPr>
                <w:rFonts w:ascii="Trebuchet MS" w:hAnsi="Trebuchet MS"/>
                <w:b/>
                <w:sz w:val="22"/>
                <w:szCs w:val="22"/>
                <w:lang w:val="en-US"/>
              </w:rPr>
              <w:t xml:space="preserve">Optional Early Redemption of Debentures </w:t>
            </w:r>
          </w:p>
          <w:p w14:paraId="1DF20510" w14:textId="77777777" w:rsidR="00C06E0D" w:rsidRPr="00185239" w:rsidRDefault="00C06E0D" w:rsidP="006A2E3D">
            <w:pPr>
              <w:widowControl w:val="0"/>
              <w:tabs>
                <w:tab w:val="left" w:pos="567"/>
              </w:tabs>
              <w:spacing w:line="280" w:lineRule="exact"/>
              <w:rPr>
                <w:rFonts w:ascii="Trebuchet MS" w:hAnsi="Trebuchet MS"/>
                <w:b/>
                <w:sz w:val="22"/>
                <w:szCs w:val="22"/>
                <w:lang w:val="en-US"/>
              </w:rPr>
            </w:pPr>
          </w:p>
          <w:p w14:paraId="68B8EEDB" w14:textId="77777777" w:rsidR="00A32A09" w:rsidRPr="00185239" w:rsidRDefault="00A32A09" w:rsidP="006A2E3D">
            <w:pPr>
              <w:widowControl w:val="0"/>
              <w:numPr>
                <w:ilvl w:val="2"/>
                <w:numId w:val="89"/>
              </w:numPr>
              <w:tabs>
                <w:tab w:val="left" w:pos="567"/>
                <w:tab w:val="left" w:pos="851"/>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As of the Issue Date, upon prior notification to the Debenture Holder at least </w:t>
            </w:r>
            <w:r w:rsidR="007E1CFE" w:rsidRPr="00185239">
              <w:rPr>
                <w:rFonts w:ascii="Trebuchet MS" w:hAnsi="Trebuchet MS"/>
                <w:sz w:val="22"/>
                <w:szCs w:val="22"/>
                <w:lang w:val="en-US"/>
              </w:rPr>
              <w:t xml:space="preserve">fifteen </w:t>
            </w:r>
            <w:r w:rsidRPr="00185239">
              <w:rPr>
                <w:rFonts w:ascii="Trebuchet MS" w:hAnsi="Trebuchet MS"/>
                <w:sz w:val="22"/>
                <w:szCs w:val="22"/>
                <w:lang w:val="en-US"/>
              </w:rPr>
              <w:t>(</w:t>
            </w:r>
            <w:r w:rsidR="007E1CFE" w:rsidRPr="00185239">
              <w:rPr>
                <w:rFonts w:ascii="Trebuchet MS" w:hAnsi="Trebuchet MS"/>
                <w:sz w:val="22"/>
                <w:szCs w:val="22"/>
                <w:lang w:val="en-US"/>
              </w:rPr>
              <w:t>15</w:t>
            </w:r>
            <w:r w:rsidRPr="00185239">
              <w:rPr>
                <w:rFonts w:ascii="Trebuchet MS" w:hAnsi="Trebuchet MS"/>
                <w:sz w:val="22"/>
                <w:szCs w:val="22"/>
                <w:lang w:val="en-US"/>
              </w:rPr>
              <w:t xml:space="preserve">) days </w:t>
            </w:r>
            <w:r w:rsidRPr="00185239">
              <w:rPr>
                <w:rFonts w:ascii="Trebuchet MS" w:hAnsi="Trebuchet MS"/>
                <w:bCs/>
                <w:iCs/>
                <w:sz w:val="22"/>
                <w:szCs w:val="22"/>
                <w:lang w:val="en-US"/>
              </w:rPr>
              <w:t xml:space="preserve">in advance, the Issuer may, at its sole discretion, perform the </w:t>
            </w:r>
            <w:r w:rsidR="00EE66E1" w:rsidRPr="00185239">
              <w:rPr>
                <w:rFonts w:ascii="Trebuchet MS" w:hAnsi="Trebuchet MS"/>
                <w:bCs/>
                <w:iCs/>
                <w:sz w:val="22"/>
                <w:szCs w:val="22"/>
                <w:lang w:val="en-US"/>
              </w:rPr>
              <w:t xml:space="preserve">total </w:t>
            </w:r>
            <w:r w:rsidRPr="00185239">
              <w:rPr>
                <w:rFonts w:ascii="Trebuchet MS" w:hAnsi="Trebuchet MS"/>
                <w:bCs/>
                <w:iCs/>
                <w:sz w:val="22"/>
                <w:szCs w:val="22"/>
                <w:lang w:val="en-US"/>
              </w:rPr>
              <w:t>optional early redemption of the Debentures (“</w:t>
            </w:r>
            <w:r w:rsidR="00C06E0D" w:rsidRPr="00185239">
              <w:rPr>
                <w:rFonts w:ascii="Trebuchet MS" w:hAnsi="Trebuchet MS"/>
                <w:bCs/>
                <w:iCs/>
                <w:sz w:val="22"/>
                <w:szCs w:val="22"/>
                <w:u w:val="single"/>
                <w:lang w:val="en-US"/>
              </w:rPr>
              <w:t xml:space="preserve">Total </w:t>
            </w:r>
            <w:r w:rsidRPr="00185239">
              <w:rPr>
                <w:rFonts w:ascii="Trebuchet MS" w:hAnsi="Trebuchet MS"/>
                <w:bCs/>
                <w:iCs/>
                <w:sz w:val="22"/>
                <w:szCs w:val="22"/>
                <w:u w:val="single"/>
                <w:lang w:val="en-US"/>
              </w:rPr>
              <w:t>Optional Early Redemption</w:t>
            </w:r>
            <w:r w:rsidRPr="00185239">
              <w:rPr>
                <w:rFonts w:ascii="Trebuchet MS" w:hAnsi="Trebuchet MS"/>
                <w:bCs/>
                <w:iCs/>
                <w:sz w:val="22"/>
                <w:szCs w:val="22"/>
                <w:lang w:val="en-US"/>
              </w:rPr>
              <w:t>”), upon payment of the Unit Par Value of the Debentures</w:t>
            </w:r>
            <w:r w:rsidR="00EE66E1" w:rsidRPr="00185239">
              <w:rPr>
                <w:rFonts w:ascii="Trebuchet MS" w:hAnsi="Trebuchet MS"/>
                <w:bCs/>
                <w:iCs/>
                <w:sz w:val="22"/>
                <w:szCs w:val="22"/>
                <w:lang w:val="en-US"/>
              </w:rPr>
              <w:t xml:space="preserve">, </w:t>
            </w:r>
            <w:r w:rsidR="00C06E0D" w:rsidRPr="00185239">
              <w:rPr>
                <w:rFonts w:ascii="Trebuchet MS" w:hAnsi="Trebuchet MS"/>
                <w:bCs/>
                <w:iCs/>
                <w:sz w:val="22"/>
                <w:szCs w:val="22"/>
                <w:lang w:val="en-US"/>
              </w:rPr>
              <w:t>or</w:t>
            </w:r>
            <w:r w:rsidR="00EE66E1" w:rsidRPr="00185239">
              <w:rPr>
                <w:rFonts w:ascii="Trebuchet MS" w:hAnsi="Trebuchet MS"/>
                <w:bCs/>
                <w:iCs/>
                <w:sz w:val="22"/>
                <w:szCs w:val="22"/>
                <w:lang w:val="en-US"/>
              </w:rPr>
              <w:t xml:space="preserve"> the </w:t>
            </w:r>
            <w:r w:rsidR="00C06E0D" w:rsidRPr="00185239">
              <w:rPr>
                <w:rFonts w:ascii="Trebuchet MS" w:hAnsi="Trebuchet MS"/>
                <w:bCs/>
                <w:iCs/>
                <w:sz w:val="22"/>
                <w:szCs w:val="22"/>
                <w:lang w:val="en-US"/>
              </w:rPr>
              <w:t>Balance of the Debentures Unit Par Value</w:t>
            </w:r>
            <w:r w:rsidRPr="00185239">
              <w:rPr>
                <w:rFonts w:ascii="Trebuchet MS" w:hAnsi="Trebuchet MS"/>
                <w:bCs/>
                <w:iCs/>
                <w:sz w:val="22"/>
                <w:szCs w:val="22"/>
                <w:lang w:val="en-US"/>
              </w:rPr>
              <w:t xml:space="preserve">, </w:t>
            </w:r>
            <w:r w:rsidR="0080438D" w:rsidRPr="00185239">
              <w:rPr>
                <w:rFonts w:ascii="Trebuchet MS" w:hAnsi="Trebuchet MS"/>
                <w:bCs/>
                <w:iCs/>
                <w:sz w:val="22"/>
                <w:szCs w:val="22"/>
                <w:lang w:val="en-US"/>
              </w:rPr>
              <w:t>according to each case</w:t>
            </w:r>
            <w:r w:rsidR="009561A9" w:rsidRPr="00185239">
              <w:rPr>
                <w:rFonts w:ascii="Trebuchet MS" w:hAnsi="Trebuchet MS"/>
                <w:bCs/>
                <w:iCs/>
                <w:sz w:val="22"/>
                <w:szCs w:val="22"/>
                <w:lang w:val="en-US"/>
              </w:rPr>
              <w:t xml:space="preserve">, </w:t>
            </w:r>
            <w:r w:rsidRPr="00185239">
              <w:rPr>
                <w:rFonts w:ascii="Trebuchet MS" w:hAnsi="Trebuchet MS"/>
                <w:bCs/>
                <w:iCs/>
                <w:sz w:val="22"/>
                <w:szCs w:val="22"/>
                <w:lang w:val="en-US"/>
              </w:rPr>
              <w:t xml:space="preserve">plus the Compensation </w:t>
            </w:r>
            <w:r w:rsidR="009561A9" w:rsidRPr="00185239">
              <w:rPr>
                <w:rFonts w:ascii="Trebuchet MS" w:hAnsi="Trebuchet MS"/>
                <w:bCs/>
                <w:iCs/>
                <w:sz w:val="22"/>
                <w:szCs w:val="22"/>
                <w:lang w:val="en-US"/>
              </w:rPr>
              <w:t xml:space="preserve">calculated </w:t>
            </w:r>
            <w:r w:rsidR="009561A9" w:rsidRPr="00185239">
              <w:rPr>
                <w:rFonts w:ascii="Trebuchet MS" w:hAnsi="Trebuchet MS"/>
                <w:bCs/>
                <w:i/>
                <w:iCs/>
                <w:sz w:val="22"/>
                <w:szCs w:val="22"/>
                <w:lang w:val="en-US"/>
              </w:rPr>
              <w:t xml:space="preserve">pro rata </w:t>
            </w:r>
            <w:proofErr w:type="spellStart"/>
            <w:r w:rsidR="009561A9" w:rsidRPr="00185239">
              <w:rPr>
                <w:rFonts w:ascii="Trebuchet MS" w:hAnsi="Trebuchet MS"/>
                <w:bCs/>
                <w:i/>
                <w:iCs/>
                <w:sz w:val="22"/>
                <w:szCs w:val="22"/>
                <w:lang w:val="en-US"/>
              </w:rPr>
              <w:lastRenderedPageBreak/>
              <w:t>temporis</w:t>
            </w:r>
            <w:proofErr w:type="spellEnd"/>
            <w:r w:rsidR="009561A9" w:rsidRPr="00185239">
              <w:rPr>
                <w:rFonts w:ascii="Trebuchet MS" w:hAnsi="Trebuchet MS"/>
                <w:bCs/>
                <w:iCs/>
                <w:sz w:val="22"/>
                <w:szCs w:val="22"/>
                <w:lang w:val="en-US"/>
              </w:rPr>
              <w:t xml:space="preserve"> counting</w:t>
            </w:r>
            <w:r w:rsidRPr="00185239">
              <w:rPr>
                <w:rFonts w:ascii="Trebuchet MS" w:hAnsi="Trebuchet MS"/>
                <w:bCs/>
                <w:i/>
                <w:sz w:val="22"/>
                <w:szCs w:val="22"/>
                <w:lang w:val="en-US"/>
              </w:rPr>
              <w:t xml:space="preserve"> </w:t>
            </w:r>
            <w:r w:rsidRPr="00185239">
              <w:rPr>
                <w:rFonts w:ascii="Trebuchet MS" w:hAnsi="Trebuchet MS"/>
                <w:bCs/>
                <w:iCs/>
                <w:sz w:val="22"/>
                <w:szCs w:val="22"/>
                <w:lang w:val="en-US"/>
              </w:rPr>
              <w:t xml:space="preserve">from the </w:t>
            </w:r>
            <w:r w:rsidR="009561A9" w:rsidRPr="00185239">
              <w:rPr>
                <w:rFonts w:ascii="Trebuchet MS" w:hAnsi="Trebuchet MS"/>
                <w:bCs/>
                <w:iCs/>
                <w:sz w:val="22"/>
                <w:szCs w:val="22"/>
                <w:lang w:val="en-US"/>
              </w:rPr>
              <w:t xml:space="preserve">first </w:t>
            </w:r>
            <w:r w:rsidR="005B1B92" w:rsidRPr="00185239">
              <w:rPr>
                <w:rFonts w:ascii="Trebuchet MS" w:hAnsi="Trebuchet MS"/>
                <w:bCs/>
                <w:iCs/>
                <w:sz w:val="22"/>
                <w:szCs w:val="22"/>
                <w:lang w:val="en-US"/>
              </w:rPr>
              <w:t>CRI</w:t>
            </w:r>
            <w:r w:rsidR="00FF15BD" w:rsidRPr="00185239">
              <w:rPr>
                <w:rFonts w:ascii="Trebuchet MS" w:hAnsi="Trebuchet MS"/>
                <w:bCs/>
                <w:iCs/>
                <w:sz w:val="22"/>
                <w:szCs w:val="22"/>
                <w:lang w:val="en-US"/>
              </w:rPr>
              <w:t xml:space="preserve"> P</w:t>
            </w:r>
            <w:r w:rsidRPr="00185239">
              <w:rPr>
                <w:rFonts w:ascii="Trebuchet MS" w:hAnsi="Trebuchet MS"/>
                <w:bCs/>
                <w:iCs/>
                <w:sz w:val="22"/>
                <w:szCs w:val="22"/>
                <w:lang w:val="en-US"/>
              </w:rPr>
              <w:t xml:space="preserve">ayment </w:t>
            </w:r>
            <w:r w:rsidR="00FF15BD" w:rsidRPr="00185239">
              <w:rPr>
                <w:rFonts w:ascii="Trebuchet MS" w:hAnsi="Trebuchet MS"/>
                <w:bCs/>
                <w:iCs/>
                <w:sz w:val="22"/>
                <w:szCs w:val="22"/>
                <w:lang w:val="en-US"/>
              </w:rPr>
              <w:t>Date</w:t>
            </w:r>
            <w:r w:rsidRPr="00185239">
              <w:rPr>
                <w:rFonts w:ascii="Trebuchet MS" w:hAnsi="Trebuchet MS"/>
                <w:bCs/>
                <w:iCs/>
                <w:sz w:val="22"/>
                <w:szCs w:val="22"/>
                <w:lang w:val="en-US"/>
              </w:rPr>
              <w:t xml:space="preserve">, </w:t>
            </w:r>
            <w:r w:rsidR="001C435A" w:rsidRPr="00185239">
              <w:rPr>
                <w:rFonts w:ascii="Trebuchet MS" w:hAnsi="Trebuchet MS"/>
                <w:bCs/>
                <w:iCs/>
                <w:sz w:val="22"/>
                <w:szCs w:val="22"/>
                <w:lang w:val="en-US"/>
              </w:rPr>
              <w:t xml:space="preserve">or on the Date of Anniversary immediately before, whichever happens last, </w:t>
            </w:r>
            <w:r w:rsidRPr="00185239">
              <w:rPr>
                <w:rFonts w:ascii="Trebuchet MS" w:hAnsi="Trebuchet MS"/>
                <w:bCs/>
                <w:iCs/>
                <w:sz w:val="22"/>
                <w:szCs w:val="22"/>
                <w:lang w:val="en-US"/>
              </w:rPr>
              <w:t xml:space="preserve">up to the date of the effective Total Optional Early Redemption, plus any expenses and late charges. </w:t>
            </w:r>
            <w:r w:rsidR="0005231E" w:rsidRPr="00185239">
              <w:rPr>
                <w:rFonts w:ascii="Trebuchet MS" w:hAnsi="Trebuchet MS"/>
                <w:bCs/>
                <w:iCs/>
                <w:sz w:val="22"/>
                <w:szCs w:val="22"/>
                <w:lang w:val="en-US"/>
              </w:rPr>
              <w:t>D</w:t>
            </w:r>
            <w:r w:rsidRPr="00185239">
              <w:rPr>
                <w:rFonts w:ascii="Trebuchet MS" w:hAnsi="Trebuchet MS"/>
                <w:bCs/>
                <w:iCs/>
                <w:sz w:val="22"/>
                <w:szCs w:val="22"/>
                <w:lang w:val="en-US"/>
              </w:rPr>
              <w:t>ue, as applicable (“</w:t>
            </w:r>
            <w:r w:rsidRPr="00185239">
              <w:rPr>
                <w:rFonts w:ascii="Trebuchet MS" w:hAnsi="Trebuchet MS"/>
                <w:bCs/>
                <w:iCs/>
                <w:sz w:val="22"/>
                <w:szCs w:val="22"/>
                <w:u w:val="single"/>
                <w:lang w:val="en-US"/>
              </w:rPr>
              <w:t>Redemption Amount</w:t>
            </w:r>
            <w:r w:rsidRPr="00185239">
              <w:rPr>
                <w:rFonts w:ascii="Trebuchet MS" w:hAnsi="Trebuchet MS"/>
                <w:bCs/>
                <w:iCs/>
                <w:sz w:val="22"/>
                <w:szCs w:val="22"/>
                <w:lang w:val="en-US"/>
              </w:rPr>
              <w:t xml:space="preserve">”). There shall be no premium payment for the optional early redemption of the Debentures. </w:t>
            </w:r>
          </w:p>
          <w:p w14:paraId="19B042AB" w14:textId="77777777" w:rsidR="00A32A09" w:rsidRPr="00185239" w:rsidRDefault="00A32A09" w:rsidP="006A2E3D">
            <w:pPr>
              <w:widowControl w:val="0"/>
              <w:tabs>
                <w:tab w:val="left" w:pos="567"/>
                <w:tab w:val="left" w:pos="851"/>
              </w:tabs>
              <w:spacing w:line="280" w:lineRule="exact"/>
              <w:rPr>
                <w:rFonts w:ascii="Trebuchet MS" w:hAnsi="Trebuchet MS"/>
                <w:sz w:val="22"/>
                <w:szCs w:val="22"/>
                <w:lang w:val="en-US"/>
              </w:rPr>
            </w:pPr>
          </w:p>
          <w:p w14:paraId="19FA5E4F" w14:textId="77777777" w:rsidR="00A32A09" w:rsidRPr="00185239" w:rsidRDefault="00A32A09" w:rsidP="006A2E3D">
            <w:pPr>
              <w:widowControl w:val="0"/>
              <w:numPr>
                <w:ilvl w:val="1"/>
                <w:numId w:val="89"/>
              </w:numPr>
              <w:tabs>
                <w:tab w:val="left" w:pos="567"/>
              </w:tabs>
              <w:spacing w:line="280" w:lineRule="exact"/>
              <w:ind w:left="0" w:firstLine="0"/>
              <w:rPr>
                <w:rFonts w:ascii="Trebuchet MS" w:hAnsi="Trebuchet MS"/>
                <w:b/>
                <w:snapToGrid w:val="0"/>
                <w:sz w:val="22"/>
                <w:szCs w:val="22"/>
                <w:lang w:val="en-US"/>
              </w:rPr>
            </w:pPr>
            <w:r w:rsidRPr="00185239">
              <w:rPr>
                <w:rFonts w:ascii="Trebuchet MS" w:hAnsi="Trebuchet MS"/>
                <w:b/>
                <w:sz w:val="22"/>
                <w:szCs w:val="22"/>
                <w:lang w:val="en-US"/>
              </w:rPr>
              <w:t>Fine</w:t>
            </w:r>
            <w:r w:rsidRPr="00185239">
              <w:rPr>
                <w:rFonts w:ascii="Trebuchet MS" w:hAnsi="Trebuchet MS"/>
                <w:b/>
                <w:snapToGrid w:val="0"/>
                <w:sz w:val="22"/>
                <w:szCs w:val="22"/>
                <w:lang w:val="en-US"/>
              </w:rPr>
              <w:t xml:space="preserve"> and Interest on Arrears</w:t>
            </w:r>
          </w:p>
          <w:p w14:paraId="3500BB6A" w14:textId="77777777" w:rsidR="00A32A09" w:rsidRPr="00185239" w:rsidRDefault="00A32A09" w:rsidP="006A2E3D">
            <w:pPr>
              <w:widowControl w:val="0"/>
              <w:tabs>
                <w:tab w:val="left" w:pos="-2268"/>
              </w:tabs>
              <w:spacing w:line="280" w:lineRule="exact"/>
              <w:rPr>
                <w:rFonts w:ascii="Trebuchet MS" w:hAnsi="Trebuchet MS"/>
                <w:sz w:val="22"/>
                <w:szCs w:val="22"/>
                <w:lang w:val="en-US"/>
              </w:rPr>
            </w:pPr>
          </w:p>
          <w:p w14:paraId="7822AC9E" w14:textId="77777777" w:rsidR="00A32A09" w:rsidRPr="00185239" w:rsidRDefault="00A32A09" w:rsidP="006A2E3D">
            <w:pPr>
              <w:widowControl w:val="0"/>
              <w:numPr>
                <w:ilvl w:val="2"/>
                <w:numId w:val="89"/>
              </w:numPr>
              <w:tabs>
                <w:tab w:val="left" w:pos="567"/>
                <w:tab w:val="left" w:pos="851"/>
              </w:tabs>
              <w:spacing w:line="280" w:lineRule="exact"/>
              <w:ind w:left="0" w:firstLine="0"/>
              <w:rPr>
                <w:rFonts w:ascii="Trebuchet MS" w:hAnsi="Trebuchet MS"/>
                <w:sz w:val="22"/>
                <w:szCs w:val="22"/>
                <w:lang w:val="en-US"/>
              </w:rPr>
            </w:pPr>
            <w:r w:rsidRPr="00185239">
              <w:rPr>
                <w:rFonts w:ascii="Trebuchet MS" w:hAnsi="Trebuchet MS"/>
                <w:sz w:val="22"/>
                <w:szCs w:val="22"/>
                <w:lang w:val="en-US"/>
              </w:rPr>
              <w:t>In the event of a delay attributable to the Issuer in the payment of any amount due to the Debenture Holder, including, without limitation, the payment of Compensatory Interest and/or the redemption</w:t>
            </w:r>
            <w:r w:rsidR="00AE018F" w:rsidRPr="00185239">
              <w:rPr>
                <w:rFonts w:ascii="Trebuchet MS" w:hAnsi="Trebuchet MS"/>
                <w:sz w:val="22"/>
                <w:szCs w:val="22"/>
                <w:lang w:val="en-US"/>
              </w:rPr>
              <w:t xml:space="preserve"> and/or the early</w:t>
            </w:r>
            <w:r w:rsidR="0005231E" w:rsidRPr="00185239">
              <w:rPr>
                <w:rFonts w:ascii="Trebuchet MS" w:hAnsi="Trebuchet MS" w:cs="Courier New"/>
                <w:color w:val="222222"/>
                <w:sz w:val="22"/>
                <w:szCs w:val="22"/>
                <w:lang w:val="en-US"/>
              </w:rPr>
              <w:t xml:space="preserve"> </w:t>
            </w:r>
            <w:r w:rsidR="0005231E" w:rsidRPr="00185239">
              <w:rPr>
                <w:rFonts w:ascii="Trebuchet MS" w:hAnsi="Trebuchet MS"/>
                <w:sz w:val="22"/>
                <w:szCs w:val="22"/>
                <w:lang w:val="en-US"/>
              </w:rPr>
              <w:t>maturity of the Debentures and/</w:t>
            </w:r>
            <w:r w:rsidRPr="00185239">
              <w:rPr>
                <w:rFonts w:ascii="Trebuchet MS" w:hAnsi="Trebuchet MS"/>
                <w:sz w:val="22"/>
                <w:szCs w:val="22"/>
                <w:lang w:val="en-US"/>
              </w:rPr>
              <w:t>or payment of the Unit Par Value</w:t>
            </w:r>
            <w:r w:rsidR="00C06E0D" w:rsidRPr="00185239">
              <w:rPr>
                <w:rFonts w:ascii="Trebuchet MS" w:hAnsi="Trebuchet MS"/>
                <w:sz w:val="22"/>
                <w:szCs w:val="22"/>
                <w:lang w:val="en-US"/>
              </w:rPr>
              <w:t xml:space="preserve"> (</w:t>
            </w:r>
            <w:r w:rsidR="00C06E0D" w:rsidRPr="00185239">
              <w:rPr>
                <w:rFonts w:ascii="Trebuchet MS" w:hAnsi="Trebuchet MS"/>
                <w:bCs/>
                <w:iCs/>
                <w:sz w:val="22"/>
                <w:szCs w:val="22"/>
                <w:lang w:val="en-US"/>
              </w:rPr>
              <w:t>or the Balance of the Debentures Unit Par Value, as the case may be)</w:t>
            </w:r>
            <w:r w:rsidR="00C06E0D" w:rsidRPr="00185239">
              <w:rPr>
                <w:rFonts w:ascii="Trebuchet MS" w:hAnsi="Trebuchet MS"/>
                <w:sz w:val="22"/>
                <w:szCs w:val="22"/>
                <w:lang w:val="en-US"/>
              </w:rPr>
              <w:t>,</w:t>
            </w:r>
            <w:r w:rsidRPr="00185239">
              <w:rPr>
                <w:rFonts w:ascii="Trebuchet MS" w:hAnsi="Trebuchet MS"/>
                <w:sz w:val="22"/>
                <w:szCs w:val="22"/>
                <w:lang w:val="en-US"/>
              </w:rPr>
              <w:t xml:space="preserve">, the debts in arrears and not paid by the Issuer, regardless of any notice, judicial or extrajudicial notification or interpellation, shall be subject to a non-compensatory default penalty of two percent (2%) and </w:t>
            </w:r>
            <w:r w:rsidR="009B4D9D" w:rsidRPr="00185239">
              <w:rPr>
                <w:rFonts w:ascii="Trebuchet MS" w:hAnsi="Trebuchet MS"/>
                <w:sz w:val="22"/>
                <w:szCs w:val="22"/>
                <w:lang w:val="en-US"/>
              </w:rPr>
              <w:t xml:space="preserve">capitalized </w:t>
            </w:r>
            <w:r w:rsidRPr="00185239">
              <w:rPr>
                <w:rFonts w:ascii="Trebuchet MS" w:hAnsi="Trebuchet MS"/>
                <w:sz w:val="22"/>
                <w:szCs w:val="22"/>
                <w:lang w:val="en-US"/>
              </w:rPr>
              <w:t xml:space="preserve">interest on arrears of half percent (0.5%) per month, calculated daily, basis twenty-one (21) Business Days per month, from the date of default. </w:t>
            </w:r>
          </w:p>
          <w:p w14:paraId="654524CE" w14:textId="77777777" w:rsidR="00A32A09" w:rsidRPr="00185239" w:rsidRDefault="00A32A09" w:rsidP="006A2E3D">
            <w:pPr>
              <w:widowControl w:val="0"/>
              <w:tabs>
                <w:tab w:val="left" w:pos="567"/>
                <w:tab w:val="left" w:pos="851"/>
              </w:tabs>
              <w:spacing w:line="280" w:lineRule="exact"/>
              <w:rPr>
                <w:rFonts w:ascii="Trebuchet MS" w:hAnsi="Trebuchet MS"/>
                <w:sz w:val="22"/>
                <w:szCs w:val="22"/>
                <w:lang w:val="en-US"/>
              </w:rPr>
            </w:pPr>
          </w:p>
          <w:p w14:paraId="28A1D2F8" w14:textId="77777777" w:rsidR="00A32A09" w:rsidRPr="00185239" w:rsidRDefault="00A32A09" w:rsidP="006A2E3D">
            <w:pPr>
              <w:widowControl w:val="0"/>
              <w:numPr>
                <w:ilvl w:val="1"/>
                <w:numId w:val="89"/>
              </w:numPr>
              <w:tabs>
                <w:tab w:val="left" w:pos="567"/>
              </w:tabs>
              <w:spacing w:line="280" w:lineRule="exact"/>
              <w:ind w:left="0" w:firstLine="0"/>
              <w:rPr>
                <w:rFonts w:ascii="Trebuchet MS" w:hAnsi="Trebuchet MS"/>
                <w:b/>
                <w:sz w:val="22"/>
                <w:szCs w:val="22"/>
                <w:lang w:val="en-US"/>
              </w:rPr>
            </w:pPr>
            <w:r w:rsidRPr="00185239">
              <w:rPr>
                <w:rFonts w:ascii="Trebuchet MS" w:hAnsi="Trebuchet MS"/>
                <w:b/>
                <w:sz w:val="22"/>
                <w:szCs w:val="22"/>
                <w:lang w:val="en-US"/>
              </w:rPr>
              <w:t>Guarantee</w:t>
            </w:r>
          </w:p>
          <w:p w14:paraId="63274FA8" w14:textId="77777777" w:rsidR="00A32A09" w:rsidRPr="00185239" w:rsidRDefault="00A32A09" w:rsidP="006A2E3D">
            <w:pPr>
              <w:widowControl w:val="0"/>
              <w:tabs>
                <w:tab w:val="left" w:pos="567"/>
              </w:tabs>
              <w:spacing w:line="280" w:lineRule="exact"/>
              <w:rPr>
                <w:rFonts w:ascii="Trebuchet MS" w:hAnsi="Trebuchet MS"/>
                <w:b/>
                <w:sz w:val="22"/>
                <w:szCs w:val="22"/>
                <w:lang w:val="en-US"/>
              </w:rPr>
            </w:pPr>
          </w:p>
          <w:p w14:paraId="7627B885" w14:textId="77777777" w:rsidR="00A32A09" w:rsidRPr="00185239" w:rsidRDefault="00A32A09"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In guarantee of the full and punctual fulfillment of all obligations assumed or that may be assumed by the Issuer related to the Debentures and other obligations under the terms of this Indenture, which includes the payment of the Principal, as well as Compensatory Interest, late payment penalties, insurance , expenses, costs and fees due for debt collection, expenses, expenses with the </w:t>
            </w:r>
            <w:r w:rsidR="0018236A" w:rsidRPr="00185239">
              <w:rPr>
                <w:rFonts w:ascii="Trebuchet MS" w:hAnsi="Trebuchet MS"/>
                <w:sz w:val="22"/>
                <w:szCs w:val="22"/>
                <w:lang w:val="en-US"/>
              </w:rPr>
              <w:t xml:space="preserve">foreclosure </w:t>
            </w:r>
            <w:r w:rsidRPr="00185239">
              <w:rPr>
                <w:rFonts w:ascii="Trebuchet MS" w:hAnsi="Trebuchet MS"/>
                <w:sz w:val="22"/>
                <w:szCs w:val="22"/>
                <w:lang w:val="en-US"/>
              </w:rPr>
              <w:t>of guarantees, attorneys</w:t>
            </w:r>
            <w:r w:rsidR="0005231E" w:rsidRPr="00185239">
              <w:rPr>
                <w:rFonts w:ascii="Trebuchet MS" w:hAnsi="Trebuchet MS"/>
                <w:sz w:val="22"/>
                <w:szCs w:val="22"/>
                <w:lang w:val="en-US"/>
              </w:rPr>
              <w:t>’</w:t>
            </w:r>
            <w:r w:rsidRPr="00185239">
              <w:rPr>
                <w:rFonts w:ascii="Trebuchet MS" w:hAnsi="Trebuchet MS"/>
                <w:sz w:val="22"/>
                <w:szCs w:val="22"/>
                <w:lang w:val="en-US"/>
              </w:rPr>
              <w:t xml:space="preserve"> fees, </w:t>
            </w:r>
            <w:r w:rsidR="00C06E0D" w:rsidRPr="00185239">
              <w:rPr>
                <w:rFonts w:ascii="Trebuchet MS" w:hAnsi="Trebuchet MS"/>
                <w:sz w:val="22"/>
                <w:szCs w:val="22"/>
                <w:lang w:val="en-US"/>
              </w:rPr>
              <w:t xml:space="preserve">in market standards, </w:t>
            </w:r>
            <w:r w:rsidRPr="00185239">
              <w:rPr>
                <w:rFonts w:ascii="Trebuchet MS" w:hAnsi="Trebuchet MS"/>
                <w:sz w:val="22"/>
                <w:szCs w:val="22"/>
                <w:lang w:val="en-US"/>
              </w:rPr>
              <w:t xml:space="preserve">and any pecuniary obligation incurred for the full satisfaction and receipt, by the Debenture Holder, of the amounts due to it under the conditions contained in this Indenture </w:t>
            </w:r>
            <w:r w:rsidR="00C06E0D" w:rsidRPr="00185239">
              <w:rPr>
                <w:rFonts w:ascii="Trebuchet MS" w:hAnsi="Trebuchet MS"/>
                <w:sz w:val="22"/>
                <w:szCs w:val="22"/>
                <w:lang w:val="en-US"/>
              </w:rPr>
              <w:t xml:space="preserve">and the other Transaction Documents </w:t>
            </w:r>
            <w:r w:rsidRPr="00185239">
              <w:rPr>
                <w:rFonts w:ascii="Trebuchet MS" w:hAnsi="Trebuchet MS"/>
                <w:sz w:val="22"/>
                <w:szCs w:val="22"/>
                <w:lang w:val="en-US"/>
              </w:rPr>
              <w:t>(“</w:t>
            </w:r>
            <w:r w:rsidRPr="00185239">
              <w:rPr>
                <w:rFonts w:ascii="Trebuchet MS" w:hAnsi="Trebuchet MS"/>
                <w:sz w:val="22"/>
                <w:szCs w:val="22"/>
                <w:u w:val="single"/>
                <w:lang w:val="en-US"/>
              </w:rPr>
              <w:t>Guaranteed Obligations</w:t>
            </w:r>
            <w:r w:rsidRPr="00185239">
              <w:rPr>
                <w:rFonts w:ascii="Trebuchet MS" w:hAnsi="Trebuchet MS"/>
                <w:sz w:val="22"/>
                <w:szCs w:val="22"/>
                <w:lang w:val="en-US"/>
              </w:rPr>
              <w:t xml:space="preserve">”), the </w:t>
            </w:r>
            <w:r w:rsidR="00977164" w:rsidRPr="00185239">
              <w:rPr>
                <w:rFonts w:ascii="Trebuchet MS" w:hAnsi="Trebuchet MS"/>
                <w:sz w:val="22"/>
                <w:szCs w:val="22"/>
                <w:lang w:val="en-US"/>
              </w:rPr>
              <w:t xml:space="preserve">Fiduciary Assignment </w:t>
            </w:r>
            <w:r w:rsidR="00456A1C" w:rsidRPr="00185239">
              <w:rPr>
                <w:rFonts w:ascii="Trebuchet MS" w:hAnsi="Trebuchet MS"/>
                <w:sz w:val="22"/>
                <w:szCs w:val="22"/>
                <w:lang w:val="en-US"/>
              </w:rPr>
              <w:t>Agreement</w:t>
            </w:r>
            <w:r w:rsidR="00977164" w:rsidRPr="00185239">
              <w:rPr>
                <w:rFonts w:ascii="Trebuchet MS" w:hAnsi="Trebuchet MS"/>
                <w:sz w:val="22"/>
                <w:szCs w:val="22"/>
                <w:lang w:val="en-US"/>
              </w:rPr>
              <w:t xml:space="preserve"> and the </w:t>
            </w:r>
            <w:r w:rsidRPr="00185239">
              <w:rPr>
                <w:rFonts w:ascii="Trebuchet MS" w:hAnsi="Trebuchet MS"/>
                <w:sz w:val="22"/>
                <w:szCs w:val="22"/>
                <w:lang w:val="en-US"/>
              </w:rPr>
              <w:t xml:space="preserve">Fiduciary Sale of the Guarantee Properties shall be constituted in favor of the Debenture Holder. </w:t>
            </w:r>
          </w:p>
          <w:p w14:paraId="6CDEB402" w14:textId="77777777" w:rsidR="00A32A09" w:rsidRPr="00185239" w:rsidRDefault="00A32A09" w:rsidP="006A2E3D">
            <w:pPr>
              <w:widowControl w:val="0"/>
              <w:numPr>
                <w:ilvl w:val="1"/>
                <w:numId w:val="89"/>
              </w:numPr>
              <w:tabs>
                <w:tab w:val="left" w:pos="567"/>
              </w:tabs>
              <w:spacing w:line="280" w:lineRule="exact"/>
              <w:ind w:left="0" w:firstLine="0"/>
              <w:rPr>
                <w:rFonts w:ascii="Trebuchet MS" w:hAnsi="Trebuchet MS"/>
                <w:b/>
                <w:sz w:val="22"/>
                <w:szCs w:val="22"/>
                <w:lang w:val="en-US"/>
              </w:rPr>
            </w:pPr>
            <w:r w:rsidRPr="00185239">
              <w:rPr>
                <w:rFonts w:ascii="Trebuchet MS" w:hAnsi="Trebuchet MS"/>
                <w:b/>
                <w:sz w:val="22"/>
                <w:szCs w:val="22"/>
                <w:lang w:val="en-US"/>
              </w:rPr>
              <w:t>Early Expiration</w:t>
            </w:r>
          </w:p>
          <w:p w14:paraId="36ACADEF" w14:textId="77777777" w:rsidR="00A32A09" w:rsidRPr="00185239" w:rsidRDefault="00A32A09" w:rsidP="006A2E3D">
            <w:pPr>
              <w:widowControl w:val="0"/>
              <w:autoSpaceDE w:val="0"/>
              <w:autoSpaceDN w:val="0"/>
              <w:adjustRightInd w:val="0"/>
              <w:spacing w:line="280" w:lineRule="exact"/>
              <w:rPr>
                <w:rFonts w:ascii="Trebuchet MS" w:hAnsi="Trebuchet MS"/>
                <w:sz w:val="22"/>
                <w:szCs w:val="22"/>
                <w:lang w:val="en-US"/>
              </w:rPr>
            </w:pPr>
          </w:p>
          <w:p w14:paraId="19997162" w14:textId="77777777" w:rsidR="00E31320" w:rsidRPr="00185239" w:rsidRDefault="00A32A09"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In compliance with the provisions of this Indenture, the Debenture Holder must declare in advance all the obligations contained in this Indenture and, regardless of notice or notification of any kind, demand the immediate full payment by the Issuer of the </w:t>
            </w:r>
            <w:r w:rsidR="00FF15BD" w:rsidRPr="00185239">
              <w:rPr>
                <w:rFonts w:ascii="Trebuchet MS" w:hAnsi="Trebuchet MS"/>
                <w:sz w:val="22"/>
                <w:szCs w:val="22"/>
                <w:lang w:val="en-US"/>
              </w:rPr>
              <w:t>Early Expiration Sum (as defined below)</w:t>
            </w:r>
            <w:r w:rsidRPr="00185239">
              <w:rPr>
                <w:rFonts w:ascii="Trebuchet MS" w:hAnsi="Trebuchet MS"/>
                <w:sz w:val="22"/>
                <w:szCs w:val="22"/>
                <w:lang w:val="en-US"/>
              </w:rPr>
              <w:t xml:space="preserve"> (“</w:t>
            </w:r>
            <w:r w:rsidRPr="00185239">
              <w:rPr>
                <w:rFonts w:ascii="Trebuchet MS" w:hAnsi="Trebuchet MS"/>
                <w:sz w:val="22"/>
                <w:szCs w:val="22"/>
                <w:u w:val="single"/>
                <w:lang w:val="en-US"/>
              </w:rPr>
              <w:t>Early Expiration</w:t>
            </w:r>
            <w:r w:rsidRPr="00185239">
              <w:rPr>
                <w:rFonts w:ascii="Trebuchet MS" w:hAnsi="Trebuchet MS"/>
                <w:sz w:val="22"/>
                <w:szCs w:val="22"/>
                <w:lang w:val="en-US"/>
              </w:rPr>
              <w:t>”), in</w:t>
            </w:r>
            <w:r w:rsidR="00E31320" w:rsidRPr="00185239">
              <w:rPr>
                <w:rFonts w:ascii="Trebuchet MS" w:hAnsi="Trebuchet MS"/>
                <w:sz w:val="22"/>
                <w:szCs w:val="22"/>
                <w:lang w:val="en-US"/>
              </w:rPr>
              <w:t xml:space="preserve"> the event of any of the following hypotheses (each, a “</w:t>
            </w:r>
            <w:r w:rsidR="00E31320" w:rsidRPr="00185239">
              <w:rPr>
                <w:rFonts w:ascii="Trebuchet MS" w:hAnsi="Trebuchet MS"/>
                <w:sz w:val="22"/>
                <w:szCs w:val="22"/>
                <w:u w:val="single"/>
                <w:lang w:val="en-US"/>
              </w:rPr>
              <w:t>Early Expiration Hypothesis</w:t>
            </w:r>
            <w:r w:rsidR="00E31320" w:rsidRPr="00185239">
              <w:rPr>
                <w:rFonts w:ascii="Trebuchet MS" w:hAnsi="Trebuchet MS"/>
                <w:sz w:val="22"/>
                <w:szCs w:val="22"/>
                <w:lang w:val="en-US"/>
              </w:rPr>
              <w:t xml:space="preserve"> ”):</w:t>
            </w:r>
          </w:p>
          <w:p w14:paraId="2E9F81FD" w14:textId="77777777" w:rsidR="00E31320" w:rsidRPr="00185239" w:rsidRDefault="00E31320"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384A8208" w14:textId="77777777" w:rsidR="00E31320" w:rsidRPr="00185239" w:rsidRDefault="00E31320" w:rsidP="006A2E3D">
            <w:pPr>
              <w:pStyle w:val="PargrafodaLista"/>
              <w:widowControl w:val="0"/>
              <w:numPr>
                <w:ilvl w:val="0"/>
                <w:numId w:val="45"/>
              </w:numPr>
              <w:tabs>
                <w:tab w:val="left" w:pos="463"/>
                <w:tab w:val="left" w:pos="1152"/>
              </w:tabs>
              <w:suppressAutoHyphens/>
              <w:spacing w:line="280" w:lineRule="exact"/>
              <w:ind w:left="463" w:right="-6" w:hanging="463"/>
              <w:rPr>
                <w:rFonts w:ascii="Trebuchet MS" w:hAnsi="Trebuchet MS"/>
                <w:sz w:val="22"/>
                <w:szCs w:val="22"/>
                <w:lang w:val="en-US"/>
              </w:rPr>
            </w:pPr>
            <w:r w:rsidRPr="00185239">
              <w:rPr>
                <w:rFonts w:ascii="Trebuchet MS" w:hAnsi="Trebuchet MS"/>
                <w:sz w:val="22"/>
                <w:szCs w:val="22"/>
                <w:lang w:val="en-US"/>
              </w:rPr>
              <w:t xml:space="preserve">non-compliance by the Issuer with any of its payment obligations assumed in this </w:t>
            </w:r>
            <w:r w:rsidR="00C06E0D" w:rsidRPr="00185239">
              <w:rPr>
                <w:rFonts w:ascii="Trebuchet MS" w:hAnsi="Trebuchet MS"/>
                <w:sz w:val="22"/>
                <w:szCs w:val="22"/>
                <w:lang w:val="en-US"/>
              </w:rPr>
              <w:t xml:space="preserve">Debentures </w:t>
            </w:r>
            <w:r w:rsidRPr="00185239">
              <w:rPr>
                <w:rFonts w:ascii="Trebuchet MS" w:hAnsi="Trebuchet MS"/>
                <w:sz w:val="22"/>
                <w:szCs w:val="22"/>
                <w:lang w:val="en-US"/>
              </w:rPr>
              <w:t>Indenture and/</w:t>
            </w:r>
            <w:r w:rsidR="00C06E0D" w:rsidRPr="00185239">
              <w:rPr>
                <w:rFonts w:ascii="Trebuchet MS" w:hAnsi="Trebuchet MS"/>
                <w:sz w:val="22"/>
                <w:szCs w:val="22"/>
                <w:lang w:val="en-US"/>
              </w:rPr>
              <w:t>or the</w:t>
            </w:r>
            <w:r w:rsidRPr="00185239">
              <w:rPr>
                <w:rFonts w:ascii="Trebuchet MS" w:hAnsi="Trebuchet MS"/>
                <w:sz w:val="22"/>
                <w:szCs w:val="22"/>
                <w:lang w:val="en-US"/>
              </w:rPr>
              <w:t xml:space="preserve"> Real Estate </w:t>
            </w:r>
            <w:r w:rsidR="00EB6637" w:rsidRPr="00185239">
              <w:rPr>
                <w:rFonts w:ascii="Trebuchet MS" w:hAnsi="Trebuchet MS"/>
                <w:sz w:val="22"/>
                <w:szCs w:val="22"/>
                <w:lang w:val="en-US"/>
              </w:rPr>
              <w:t xml:space="preserve">Fiduciary Sale </w:t>
            </w:r>
            <w:r w:rsidRPr="00185239">
              <w:rPr>
                <w:rFonts w:ascii="Trebuchet MS" w:hAnsi="Trebuchet MS"/>
                <w:sz w:val="22"/>
                <w:szCs w:val="22"/>
                <w:lang w:val="en-US"/>
              </w:rPr>
              <w:t xml:space="preserve">Agreement, </w:t>
            </w:r>
            <w:r w:rsidR="00FF15BD" w:rsidRPr="00185239">
              <w:rPr>
                <w:rFonts w:ascii="Trebuchet MS" w:hAnsi="Trebuchet MS"/>
                <w:sz w:val="22"/>
                <w:szCs w:val="22"/>
                <w:lang w:val="en-US"/>
              </w:rPr>
              <w:t xml:space="preserve">and/or Fiduciary Assignment Agreement and/or Servicer Contract, </w:t>
            </w:r>
            <w:r w:rsidRPr="00185239">
              <w:rPr>
                <w:rFonts w:ascii="Trebuchet MS" w:hAnsi="Trebuchet MS"/>
                <w:sz w:val="22"/>
                <w:szCs w:val="22"/>
                <w:lang w:val="en-US"/>
              </w:rPr>
              <w:t>not remedied within five (5) Business Days count</w:t>
            </w:r>
            <w:r w:rsidR="00FF15BD" w:rsidRPr="00185239">
              <w:rPr>
                <w:rFonts w:ascii="Trebuchet MS" w:hAnsi="Trebuchet MS"/>
                <w:sz w:val="22"/>
                <w:szCs w:val="22"/>
                <w:lang w:val="en-US"/>
              </w:rPr>
              <w:t>ing</w:t>
            </w:r>
            <w:r w:rsidRPr="00185239">
              <w:rPr>
                <w:rFonts w:ascii="Trebuchet MS" w:hAnsi="Trebuchet MS"/>
                <w:sz w:val="22"/>
                <w:szCs w:val="22"/>
                <w:lang w:val="en-US"/>
              </w:rPr>
              <w:t xml:space="preserve"> from the non-compliance; </w:t>
            </w:r>
          </w:p>
          <w:p w14:paraId="1D6B2C73" w14:textId="77777777" w:rsidR="00F74BEE" w:rsidRPr="00185239" w:rsidRDefault="00F74BEE"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3394EC74" w14:textId="77777777" w:rsidR="00E31320" w:rsidRPr="00185239" w:rsidRDefault="00E31320" w:rsidP="006A2E3D">
            <w:pPr>
              <w:pStyle w:val="PargrafodaLista"/>
              <w:widowControl w:val="0"/>
              <w:numPr>
                <w:ilvl w:val="0"/>
                <w:numId w:val="45"/>
              </w:numPr>
              <w:tabs>
                <w:tab w:val="left" w:pos="1152"/>
              </w:tabs>
              <w:suppressAutoHyphens/>
              <w:spacing w:line="280" w:lineRule="exact"/>
              <w:ind w:left="463" w:right="-6" w:hanging="463"/>
              <w:rPr>
                <w:rFonts w:ascii="Trebuchet MS" w:hAnsi="Trebuchet MS"/>
                <w:sz w:val="22"/>
                <w:szCs w:val="22"/>
                <w:lang w:val="en-US"/>
              </w:rPr>
            </w:pPr>
            <w:r w:rsidRPr="00185239">
              <w:rPr>
                <w:rFonts w:ascii="Trebuchet MS" w:hAnsi="Trebuchet MS"/>
                <w:sz w:val="22"/>
                <w:szCs w:val="22"/>
                <w:lang w:val="en-US"/>
              </w:rPr>
              <w:t>non-compliance by the Issuer with any of its non-payment obligations assumed in this</w:t>
            </w:r>
            <w:r w:rsidR="00C06E0D" w:rsidRPr="00185239">
              <w:rPr>
                <w:rFonts w:ascii="Trebuchet MS" w:hAnsi="Trebuchet MS"/>
                <w:sz w:val="22"/>
                <w:szCs w:val="22"/>
                <w:lang w:val="en-US"/>
              </w:rPr>
              <w:t xml:space="preserve"> Debentures Issuance</w:t>
            </w:r>
            <w:r w:rsidRPr="00185239">
              <w:rPr>
                <w:rFonts w:ascii="Trebuchet MS" w:hAnsi="Trebuchet MS"/>
                <w:sz w:val="22"/>
                <w:szCs w:val="22"/>
                <w:lang w:val="en-US"/>
              </w:rPr>
              <w:t xml:space="preserve"> Indenture and/or the Real Estate </w:t>
            </w:r>
            <w:r w:rsidR="00EB6637" w:rsidRPr="00185239">
              <w:rPr>
                <w:rFonts w:ascii="Trebuchet MS" w:hAnsi="Trebuchet MS"/>
                <w:sz w:val="22"/>
                <w:szCs w:val="22"/>
                <w:lang w:val="en-US"/>
              </w:rPr>
              <w:t xml:space="preserve">Fiduciary Sale </w:t>
            </w:r>
            <w:r w:rsidRPr="00185239">
              <w:rPr>
                <w:rFonts w:ascii="Trebuchet MS" w:hAnsi="Trebuchet MS"/>
                <w:sz w:val="22"/>
                <w:szCs w:val="22"/>
                <w:lang w:val="en-US"/>
              </w:rPr>
              <w:t xml:space="preserve">Agreement, </w:t>
            </w:r>
            <w:r w:rsidR="00FF15BD" w:rsidRPr="00185239">
              <w:rPr>
                <w:rFonts w:ascii="Trebuchet MS" w:hAnsi="Trebuchet MS"/>
                <w:sz w:val="22"/>
                <w:szCs w:val="22"/>
                <w:lang w:val="en-US"/>
              </w:rPr>
              <w:t xml:space="preserve">and/or Fiduciary Assignment Agreement and/or Servicer Contract, </w:t>
            </w:r>
            <w:r w:rsidRPr="00185239">
              <w:rPr>
                <w:rFonts w:ascii="Trebuchet MS" w:hAnsi="Trebuchet MS"/>
                <w:sz w:val="22"/>
                <w:szCs w:val="22"/>
                <w:lang w:val="en-US"/>
              </w:rPr>
              <w:t xml:space="preserve">not remedied within the specific remedy period or, if not, within thirty (30) days from receipt of a written notice from the Debenture Holder; </w:t>
            </w:r>
          </w:p>
          <w:p w14:paraId="733FEC37" w14:textId="77777777" w:rsidR="00FF23BF" w:rsidRPr="00185239" w:rsidRDefault="00FF23BF" w:rsidP="006A2E3D">
            <w:pPr>
              <w:widowControl w:val="0"/>
              <w:tabs>
                <w:tab w:val="left" w:pos="576"/>
                <w:tab w:val="left" w:pos="1152"/>
              </w:tabs>
              <w:suppressAutoHyphens/>
              <w:spacing w:line="280" w:lineRule="exact"/>
              <w:ind w:right="-6"/>
              <w:rPr>
                <w:rFonts w:ascii="Trebuchet MS" w:hAnsi="Trebuchet MS"/>
                <w:sz w:val="22"/>
                <w:szCs w:val="22"/>
                <w:lang w:val="en-US"/>
              </w:rPr>
            </w:pPr>
          </w:p>
          <w:p w14:paraId="7655DE28" w14:textId="77777777" w:rsidR="00E31320" w:rsidRPr="00185239" w:rsidRDefault="00E31320" w:rsidP="006A2E3D">
            <w:pPr>
              <w:pStyle w:val="PargrafodaLista"/>
              <w:widowControl w:val="0"/>
              <w:numPr>
                <w:ilvl w:val="0"/>
                <w:numId w:val="45"/>
              </w:numPr>
              <w:tabs>
                <w:tab w:val="left" w:pos="463"/>
                <w:tab w:val="left" w:pos="1152"/>
              </w:tabs>
              <w:suppressAutoHyphens/>
              <w:spacing w:line="280" w:lineRule="exact"/>
              <w:ind w:left="463" w:right="-6" w:hanging="463"/>
              <w:rPr>
                <w:rFonts w:ascii="Trebuchet MS" w:hAnsi="Trebuchet MS"/>
                <w:sz w:val="22"/>
                <w:szCs w:val="22"/>
                <w:lang w:val="en-US"/>
              </w:rPr>
            </w:pPr>
            <w:r w:rsidRPr="00185239">
              <w:rPr>
                <w:rFonts w:ascii="Trebuchet MS" w:hAnsi="Trebuchet MS"/>
                <w:sz w:val="22"/>
                <w:szCs w:val="22"/>
                <w:lang w:val="en-US"/>
              </w:rPr>
              <w:t>occurrence of the hypotheses mentioned in articles 333 and 1,425 of the Civil Code;</w:t>
            </w:r>
          </w:p>
          <w:p w14:paraId="57389F30" w14:textId="77777777" w:rsidR="00E31320" w:rsidRPr="00185239" w:rsidRDefault="00E31320"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323FDB9D" w14:textId="77777777" w:rsidR="00E31320" w:rsidRPr="00185239" w:rsidRDefault="00E31320" w:rsidP="006A2E3D">
            <w:pPr>
              <w:pStyle w:val="PargrafodaLista"/>
              <w:widowControl w:val="0"/>
              <w:numPr>
                <w:ilvl w:val="0"/>
                <w:numId w:val="45"/>
              </w:numPr>
              <w:tabs>
                <w:tab w:val="left" w:pos="576"/>
                <w:tab w:val="left" w:pos="1152"/>
              </w:tabs>
              <w:suppressAutoHyphens/>
              <w:spacing w:line="280" w:lineRule="exact"/>
              <w:ind w:left="463" w:right="-6" w:hanging="463"/>
              <w:rPr>
                <w:rFonts w:ascii="Trebuchet MS" w:hAnsi="Trebuchet MS"/>
                <w:sz w:val="22"/>
                <w:szCs w:val="22"/>
                <w:lang w:val="en-US"/>
              </w:rPr>
            </w:pPr>
            <w:r w:rsidRPr="00185239">
              <w:rPr>
                <w:rFonts w:ascii="Trebuchet MS" w:hAnsi="Trebuchet MS"/>
                <w:sz w:val="22"/>
                <w:szCs w:val="22"/>
                <w:lang w:val="en-US"/>
              </w:rPr>
              <w:t>request for judicial recovery or submission to any creditor or class of creditors of request for negotiation of an extrajudicial recovery plan by the Issuer;</w:t>
            </w:r>
          </w:p>
          <w:p w14:paraId="56D8F472" w14:textId="77777777" w:rsidR="0005231E" w:rsidRPr="00185239" w:rsidRDefault="0005231E" w:rsidP="006A2E3D">
            <w:pPr>
              <w:pStyle w:val="PargrafodaLista"/>
              <w:spacing w:line="280" w:lineRule="exact"/>
              <w:rPr>
                <w:rFonts w:ascii="Trebuchet MS" w:hAnsi="Trebuchet MS"/>
                <w:sz w:val="22"/>
                <w:szCs w:val="22"/>
                <w:lang w:val="en-US"/>
              </w:rPr>
            </w:pPr>
          </w:p>
          <w:p w14:paraId="5C268E28" w14:textId="77777777" w:rsidR="00E31320" w:rsidRPr="00185239" w:rsidRDefault="00E31320" w:rsidP="006A2E3D">
            <w:pPr>
              <w:pStyle w:val="PargrafodaLista"/>
              <w:widowControl w:val="0"/>
              <w:numPr>
                <w:ilvl w:val="0"/>
                <w:numId w:val="45"/>
              </w:numPr>
              <w:tabs>
                <w:tab w:val="left" w:pos="576"/>
                <w:tab w:val="left" w:pos="1152"/>
              </w:tabs>
              <w:suppressAutoHyphens/>
              <w:spacing w:line="280" w:lineRule="exact"/>
              <w:ind w:left="463" w:right="-6" w:hanging="463"/>
              <w:rPr>
                <w:rFonts w:ascii="Trebuchet MS" w:hAnsi="Trebuchet MS"/>
                <w:sz w:val="22"/>
                <w:szCs w:val="22"/>
                <w:lang w:val="en-US"/>
              </w:rPr>
            </w:pPr>
            <w:r w:rsidRPr="00185239">
              <w:rPr>
                <w:rFonts w:ascii="Trebuchet MS" w:hAnsi="Trebuchet MS"/>
                <w:sz w:val="22"/>
                <w:szCs w:val="22"/>
                <w:lang w:val="en-US"/>
              </w:rPr>
              <w:t>bankruptcy petition against the Issuer not resolved within the legal term, Issuer</w:t>
            </w:r>
            <w:r w:rsidR="0005231E" w:rsidRPr="00185239">
              <w:rPr>
                <w:rFonts w:ascii="Trebuchet MS" w:hAnsi="Trebuchet MS"/>
                <w:sz w:val="22"/>
                <w:szCs w:val="22"/>
                <w:lang w:val="en-US"/>
              </w:rPr>
              <w:t>’</w:t>
            </w:r>
            <w:r w:rsidRPr="00185239">
              <w:rPr>
                <w:rFonts w:ascii="Trebuchet MS" w:hAnsi="Trebuchet MS"/>
                <w:sz w:val="22"/>
                <w:szCs w:val="22"/>
                <w:lang w:val="en-US"/>
              </w:rPr>
              <w:t>s bankruptcy decree, its extinction, liquidation, dissolution, insolvency or bankruptcy petition;</w:t>
            </w:r>
          </w:p>
          <w:p w14:paraId="4E287F14" w14:textId="77777777" w:rsidR="00FF23BF" w:rsidRPr="00185239" w:rsidRDefault="00FF23BF"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02A00759" w14:textId="77777777" w:rsidR="00E31320" w:rsidRPr="00185239" w:rsidRDefault="00E31320" w:rsidP="006A2E3D">
            <w:pPr>
              <w:pStyle w:val="PargrafodaLista"/>
              <w:widowControl w:val="0"/>
              <w:numPr>
                <w:ilvl w:val="0"/>
                <w:numId w:val="45"/>
              </w:numPr>
              <w:tabs>
                <w:tab w:val="left" w:pos="576"/>
                <w:tab w:val="left" w:pos="1152"/>
              </w:tabs>
              <w:suppressAutoHyphens/>
              <w:spacing w:line="280" w:lineRule="exact"/>
              <w:ind w:left="463" w:right="-6" w:hanging="426"/>
              <w:rPr>
                <w:rFonts w:ascii="Trebuchet MS" w:hAnsi="Trebuchet MS"/>
                <w:sz w:val="22"/>
                <w:szCs w:val="22"/>
                <w:lang w:val="en-US"/>
              </w:rPr>
            </w:pPr>
            <w:r w:rsidRPr="00185239">
              <w:rPr>
                <w:rFonts w:ascii="Trebuchet MS" w:hAnsi="Trebuchet MS"/>
                <w:sz w:val="22"/>
                <w:szCs w:val="22"/>
                <w:lang w:val="en-US"/>
              </w:rPr>
              <w:t xml:space="preserve">legitimate protests of securities against the Issuer, whose unit or aggregate value exceeds </w:t>
            </w:r>
            <w:r w:rsidR="00C06E0D" w:rsidRPr="00185239">
              <w:rPr>
                <w:rFonts w:ascii="Trebuchet MS" w:hAnsi="Trebuchet MS"/>
                <w:sz w:val="22"/>
                <w:szCs w:val="22"/>
                <w:lang w:val="en-US"/>
              </w:rPr>
              <w:t>two</w:t>
            </w:r>
            <w:r w:rsidRPr="00185239">
              <w:rPr>
                <w:rFonts w:ascii="Trebuchet MS" w:hAnsi="Trebuchet MS"/>
                <w:sz w:val="22"/>
                <w:szCs w:val="22"/>
                <w:lang w:val="en-US"/>
              </w:rPr>
              <w:t xml:space="preserve"> million Brazilian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(BRL </w:t>
            </w:r>
            <w:r w:rsidR="00C06E0D" w:rsidRPr="00185239">
              <w:rPr>
                <w:rFonts w:ascii="Trebuchet MS" w:hAnsi="Trebuchet MS"/>
                <w:sz w:val="22"/>
                <w:szCs w:val="22"/>
                <w:lang w:val="en-US"/>
              </w:rPr>
              <w:t>2.</w:t>
            </w:r>
            <w:r w:rsidRPr="00185239">
              <w:rPr>
                <w:rFonts w:ascii="Trebuchet MS" w:hAnsi="Trebuchet MS"/>
                <w:sz w:val="22"/>
                <w:szCs w:val="22"/>
                <w:lang w:val="en-US"/>
              </w:rPr>
              <w:t>000,000.00), unless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xml:space="preserve">) the protest was made by mistake or bad faith of third parties, provided it is validly proven by the Issuer; (ii) </w:t>
            </w:r>
            <w:r w:rsidRPr="00185239">
              <w:rPr>
                <w:rFonts w:ascii="Trebuchet MS" w:hAnsi="Trebuchet MS"/>
                <w:sz w:val="22"/>
                <w:szCs w:val="22"/>
                <w:lang w:val="en-US"/>
              </w:rPr>
              <w:lastRenderedPageBreak/>
              <w:t xml:space="preserve">if it is canceled, remedied, suspended or sufficient guarantees are provided, in any event, within a maximum period of ten (10) Business Days of its occurrence; </w:t>
            </w:r>
          </w:p>
          <w:p w14:paraId="50469615" w14:textId="77777777" w:rsidR="0005231E" w:rsidRPr="00185239" w:rsidRDefault="0005231E" w:rsidP="006A2E3D">
            <w:pPr>
              <w:pStyle w:val="PargrafodaLista"/>
              <w:spacing w:line="280" w:lineRule="exact"/>
              <w:rPr>
                <w:rFonts w:ascii="Trebuchet MS" w:hAnsi="Trebuchet MS"/>
                <w:sz w:val="22"/>
                <w:szCs w:val="22"/>
                <w:lang w:val="en-US"/>
              </w:rPr>
            </w:pPr>
          </w:p>
          <w:p w14:paraId="3EF878AD" w14:textId="77777777" w:rsidR="00E31320" w:rsidRPr="00185239" w:rsidRDefault="00E31320" w:rsidP="006A2E3D">
            <w:pPr>
              <w:pStyle w:val="PargrafodaLista"/>
              <w:widowControl w:val="0"/>
              <w:numPr>
                <w:ilvl w:val="0"/>
                <w:numId w:val="45"/>
              </w:numPr>
              <w:tabs>
                <w:tab w:val="left" w:pos="1152"/>
              </w:tabs>
              <w:suppressAutoHyphens/>
              <w:spacing w:line="280" w:lineRule="exact"/>
              <w:ind w:left="463" w:right="-6" w:hanging="463"/>
              <w:rPr>
                <w:rFonts w:ascii="Trebuchet MS" w:hAnsi="Trebuchet MS"/>
                <w:sz w:val="22"/>
                <w:szCs w:val="22"/>
                <w:lang w:val="en-US"/>
              </w:rPr>
            </w:pPr>
            <w:r w:rsidRPr="00185239">
              <w:rPr>
                <w:rFonts w:ascii="Trebuchet MS" w:hAnsi="Trebuchet MS"/>
                <w:sz w:val="22"/>
                <w:szCs w:val="22"/>
                <w:lang w:val="en-US"/>
              </w:rPr>
              <w:t>assignment, assignment promise or any form of transfer or transfer promise to third parties, in whole or in part, by the Issuer, of any of its obligations under the terms of the Debentures and this Indenture, unless previously authorized by the Debenture Holder;</w:t>
            </w:r>
          </w:p>
          <w:p w14:paraId="5D3A558B" w14:textId="77777777" w:rsidR="00E31320" w:rsidRPr="00185239" w:rsidRDefault="00E31320" w:rsidP="006A2E3D">
            <w:pPr>
              <w:spacing w:line="280" w:lineRule="exact"/>
              <w:ind w:left="708"/>
              <w:rPr>
                <w:rFonts w:ascii="Trebuchet MS" w:hAnsi="Trebuchet MS"/>
                <w:sz w:val="22"/>
                <w:szCs w:val="22"/>
                <w:lang w:val="en-US"/>
              </w:rPr>
            </w:pPr>
          </w:p>
          <w:p w14:paraId="21F0A764" w14:textId="77777777" w:rsidR="00E31320" w:rsidRPr="00185239" w:rsidRDefault="00E31320" w:rsidP="006A2E3D">
            <w:pPr>
              <w:pStyle w:val="PargrafodaLista"/>
              <w:widowControl w:val="0"/>
              <w:numPr>
                <w:ilvl w:val="0"/>
                <w:numId w:val="45"/>
              </w:numPr>
              <w:tabs>
                <w:tab w:val="left" w:pos="463"/>
              </w:tabs>
              <w:suppressAutoHyphens/>
              <w:spacing w:line="280" w:lineRule="exact"/>
              <w:ind w:left="463" w:right="-6" w:hanging="426"/>
              <w:rPr>
                <w:rFonts w:ascii="Trebuchet MS" w:hAnsi="Trebuchet MS"/>
                <w:sz w:val="22"/>
                <w:szCs w:val="22"/>
                <w:lang w:val="en-US"/>
              </w:rPr>
            </w:pPr>
            <w:r w:rsidRPr="00185239">
              <w:rPr>
                <w:rFonts w:ascii="Trebuchet MS" w:hAnsi="Trebuchet MS"/>
                <w:sz w:val="22"/>
                <w:szCs w:val="22"/>
                <w:lang w:val="en-US"/>
              </w:rPr>
              <w:t xml:space="preserve">failure to perform, for reasons attributable to the Issuer, the registration of the </w:t>
            </w:r>
            <w:r w:rsidR="00EB6637" w:rsidRPr="00185239">
              <w:rPr>
                <w:rFonts w:ascii="Trebuchet MS" w:hAnsi="Trebuchet MS"/>
                <w:sz w:val="22"/>
                <w:szCs w:val="22"/>
                <w:lang w:val="en-US"/>
              </w:rPr>
              <w:t xml:space="preserve">Fiduciary Sale </w:t>
            </w:r>
            <w:r w:rsidRPr="00185239">
              <w:rPr>
                <w:rFonts w:ascii="Trebuchet MS" w:hAnsi="Trebuchet MS"/>
                <w:sz w:val="22"/>
                <w:szCs w:val="22"/>
                <w:lang w:val="en-US"/>
              </w:rPr>
              <w:t xml:space="preserve">Agreement, within up to ninety (90) days from the date of the </w:t>
            </w:r>
            <w:r w:rsidR="00C06E0D" w:rsidRPr="00185239">
              <w:rPr>
                <w:rFonts w:ascii="Trebuchet MS" w:hAnsi="Trebuchet MS"/>
                <w:sz w:val="22"/>
                <w:szCs w:val="22"/>
                <w:lang w:val="en-US"/>
              </w:rPr>
              <w:t>Debentures Payment</w:t>
            </w:r>
            <w:r w:rsidR="00E07693" w:rsidRPr="00185239">
              <w:rPr>
                <w:rFonts w:ascii="Trebuchet MS" w:hAnsi="Trebuchet MS"/>
                <w:sz w:val="22"/>
                <w:szCs w:val="22"/>
                <w:lang w:val="en-US"/>
              </w:rPr>
              <w:t xml:space="preserve">, in which case the provisions </w:t>
            </w:r>
            <w:r w:rsidR="0005231E" w:rsidRPr="00185239">
              <w:rPr>
                <w:rFonts w:ascii="Trebuchet MS" w:hAnsi="Trebuchet MS"/>
                <w:sz w:val="22"/>
                <w:szCs w:val="22"/>
                <w:lang w:val="en-US"/>
              </w:rPr>
              <w:t>in clauses</w:t>
            </w:r>
            <w:r w:rsidR="00E07693" w:rsidRPr="00185239">
              <w:rPr>
                <w:rFonts w:ascii="Trebuchet MS" w:hAnsi="Trebuchet MS"/>
                <w:sz w:val="22"/>
                <w:szCs w:val="22"/>
                <w:lang w:val="en-US"/>
              </w:rPr>
              <w:t xml:space="preserve"> 4.7.4 and 4.7.5 </w:t>
            </w:r>
            <w:r w:rsidR="0005231E" w:rsidRPr="00185239">
              <w:rPr>
                <w:rFonts w:ascii="Trebuchet MS" w:hAnsi="Trebuchet MS"/>
                <w:sz w:val="22"/>
                <w:szCs w:val="22"/>
                <w:lang w:val="en-US"/>
              </w:rPr>
              <w:t xml:space="preserve">above </w:t>
            </w:r>
            <w:r w:rsidR="00E07693" w:rsidRPr="00185239">
              <w:rPr>
                <w:rFonts w:ascii="Trebuchet MS" w:hAnsi="Trebuchet MS"/>
                <w:sz w:val="22"/>
                <w:szCs w:val="22"/>
                <w:lang w:val="en-US"/>
              </w:rPr>
              <w:t xml:space="preserve">shall </w:t>
            </w:r>
            <w:r w:rsidR="00F74BEE" w:rsidRPr="00185239">
              <w:rPr>
                <w:rFonts w:ascii="Trebuchet MS" w:hAnsi="Trebuchet MS"/>
                <w:sz w:val="22"/>
                <w:szCs w:val="22"/>
                <w:lang w:val="en-US"/>
              </w:rPr>
              <w:t>a</w:t>
            </w:r>
            <w:r w:rsidR="0005231E" w:rsidRPr="00185239">
              <w:rPr>
                <w:rFonts w:ascii="Trebuchet MS" w:hAnsi="Trebuchet MS"/>
                <w:sz w:val="22"/>
                <w:szCs w:val="22"/>
                <w:lang w:val="en-US"/>
              </w:rPr>
              <w:t>pply</w:t>
            </w:r>
            <w:r w:rsidRPr="00185239">
              <w:rPr>
                <w:rFonts w:ascii="Trebuchet MS" w:hAnsi="Trebuchet MS"/>
                <w:sz w:val="22"/>
                <w:szCs w:val="22"/>
                <w:lang w:val="en-US"/>
              </w:rPr>
              <w:t>;</w:t>
            </w:r>
          </w:p>
          <w:p w14:paraId="28525E67" w14:textId="77777777" w:rsidR="0005231E" w:rsidRPr="00185239" w:rsidRDefault="0005231E" w:rsidP="006A2E3D">
            <w:pPr>
              <w:pStyle w:val="PargrafodaLista"/>
              <w:spacing w:line="280" w:lineRule="exact"/>
              <w:rPr>
                <w:rFonts w:ascii="Trebuchet MS" w:hAnsi="Trebuchet MS"/>
                <w:sz w:val="22"/>
                <w:szCs w:val="22"/>
                <w:lang w:val="en-US"/>
              </w:rPr>
            </w:pPr>
          </w:p>
          <w:p w14:paraId="7AFC5C4C" w14:textId="77777777" w:rsidR="00E31320" w:rsidRPr="00185239" w:rsidRDefault="00E31320" w:rsidP="006A2E3D">
            <w:pPr>
              <w:pStyle w:val="PargrafodaLista"/>
              <w:widowControl w:val="0"/>
              <w:numPr>
                <w:ilvl w:val="0"/>
                <w:numId w:val="45"/>
              </w:numPr>
              <w:tabs>
                <w:tab w:val="left" w:pos="463"/>
                <w:tab w:val="left" w:pos="1152"/>
              </w:tabs>
              <w:suppressAutoHyphens/>
              <w:spacing w:line="280" w:lineRule="exact"/>
              <w:ind w:left="463" w:right="-6" w:hanging="426"/>
              <w:rPr>
                <w:rFonts w:ascii="Trebuchet MS" w:hAnsi="Trebuchet MS"/>
                <w:sz w:val="22"/>
                <w:szCs w:val="22"/>
                <w:lang w:val="en-US"/>
              </w:rPr>
            </w:pPr>
            <w:r w:rsidRPr="00185239">
              <w:rPr>
                <w:rFonts w:ascii="Trebuchet MS" w:hAnsi="Trebuchet MS"/>
                <w:sz w:val="22"/>
                <w:szCs w:val="22"/>
                <w:lang w:val="en-US"/>
              </w:rPr>
              <w:t>invalidity, ineffectiveness, nullity or unenforceability of this Indenture or any of the Issuer</w:t>
            </w:r>
            <w:r w:rsidR="0005231E" w:rsidRPr="00185239">
              <w:rPr>
                <w:rFonts w:ascii="Trebuchet MS" w:hAnsi="Trebuchet MS"/>
                <w:sz w:val="22"/>
                <w:szCs w:val="22"/>
                <w:lang w:val="en-US"/>
              </w:rPr>
              <w:t>’</w:t>
            </w:r>
            <w:r w:rsidRPr="00185239">
              <w:rPr>
                <w:rFonts w:ascii="Trebuchet MS" w:hAnsi="Trebuchet MS"/>
                <w:sz w:val="22"/>
                <w:szCs w:val="22"/>
                <w:lang w:val="en-US"/>
              </w:rPr>
              <w:t>s obligations arising from this Indenture;</w:t>
            </w:r>
          </w:p>
          <w:p w14:paraId="3E6DC95E" w14:textId="77777777" w:rsidR="00CC70BD" w:rsidRPr="00185239" w:rsidRDefault="00CC70BD"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14D2FB6F" w14:textId="77777777" w:rsidR="00E31320" w:rsidRPr="00185239" w:rsidRDefault="00E31320" w:rsidP="006A2E3D">
            <w:pPr>
              <w:pStyle w:val="PargrafodaLista"/>
              <w:widowControl w:val="0"/>
              <w:numPr>
                <w:ilvl w:val="0"/>
                <w:numId w:val="45"/>
              </w:numPr>
              <w:tabs>
                <w:tab w:val="left" w:pos="463"/>
                <w:tab w:val="left" w:pos="1152"/>
              </w:tabs>
              <w:suppressAutoHyphens/>
              <w:spacing w:line="280" w:lineRule="exact"/>
              <w:ind w:left="463" w:right="-6" w:hanging="426"/>
              <w:rPr>
                <w:rFonts w:ascii="Trebuchet MS" w:hAnsi="Trebuchet MS"/>
                <w:sz w:val="22"/>
                <w:szCs w:val="22"/>
                <w:lang w:val="en-US"/>
              </w:rPr>
            </w:pPr>
            <w:r w:rsidRPr="00185239">
              <w:rPr>
                <w:rFonts w:ascii="Trebuchet MS" w:hAnsi="Trebuchet MS"/>
                <w:sz w:val="22"/>
                <w:szCs w:val="22"/>
                <w:lang w:val="en-US"/>
              </w:rPr>
              <w:t xml:space="preserve">if the falsity of any statement or information of the Issuer, contained in this Indenture, which proves damage or prejudice to the Debenture Holder or to the CRI holders is proven, in any way, if not corrected (if able of correction) in five (5) </w:t>
            </w:r>
            <w:r w:rsidR="00537ECD" w:rsidRPr="00185239">
              <w:rPr>
                <w:rFonts w:ascii="Trebuchet MS" w:hAnsi="Trebuchet MS"/>
                <w:sz w:val="22"/>
                <w:szCs w:val="22"/>
                <w:lang w:val="en-US"/>
              </w:rPr>
              <w:t>Business</w:t>
            </w:r>
            <w:r w:rsidRPr="00185239">
              <w:rPr>
                <w:rFonts w:ascii="Trebuchet MS" w:hAnsi="Trebuchet MS"/>
                <w:sz w:val="22"/>
                <w:szCs w:val="22"/>
                <w:lang w:val="en-US"/>
              </w:rPr>
              <w:t xml:space="preserve"> </w:t>
            </w:r>
            <w:r w:rsidR="00537ECD" w:rsidRPr="00185239">
              <w:rPr>
                <w:rFonts w:ascii="Trebuchet MS" w:hAnsi="Trebuchet MS"/>
                <w:sz w:val="22"/>
                <w:szCs w:val="22"/>
                <w:lang w:val="en-US"/>
              </w:rPr>
              <w:t>D</w:t>
            </w:r>
            <w:r w:rsidRPr="00185239">
              <w:rPr>
                <w:rFonts w:ascii="Trebuchet MS" w:hAnsi="Trebuchet MS"/>
                <w:sz w:val="22"/>
                <w:szCs w:val="22"/>
                <w:lang w:val="en-US"/>
              </w:rPr>
              <w:t>ays;</w:t>
            </w:r>
          </w:p>
          <w:p w14:paraId="7D049475" w14:textId="77777777" w:rsidR="0005231E" w:rsidRPr="00185239" w:rsidRDefault="0005231E" w:rsidP="006A2E3D">
            <w:pPr>
              <w:pStyle w:val="PargrafodaLista"/>
              <w:spacing w:line="280" w:lineRule="exact"/>
              <w:rPr>
                <w:rFonts w:ascii="Trebuchet MS" w:hAnsi="Trebuchet MS"/>
                <w:sz w:val="22"/>
                <w:szCs w:val="22"/>
                <w:lang w:val="en-US"/>
              </w:rPr>
            </w:pPr>
          </w:p>
          <w:p w14:paraId="33C0431E" w14:textId="77777777" w:rsidR="00E31320" w:rsidRPr="00185239" w:rsidRDefault="00E31320" w:rsidP="006A2E3D">
            <w:pPr>
              <w:pStyle w:val="PargrafodaLista"/>
              <w:widowControl w:val="0"/>
              <w:numPr>
                <w:ilvl w:val="0"/>
                <w:numId w:val="45"/>
              </w:numPr>
              <w:tabs>
                <w:tab w:val="left" w:pos="463"/>
                <w:tab w:val="left" w:pos="1152"/>
              </w:tabs>
              <w:suppressAutoHyphens/>
              <w:spacing w:line="280" w:lineRule="exact"/>
              <w:ind w:left="463" w:right="-6" w:hanging="426"/>
              <w:rPr>
                <w:rFonts w:ascii="Trebuchet MS" w:hAnsi="Trebuchet MS"/>
                <w:sz w:val="22"/>
                <w:szCs w:val="22"/>
                <w:lang w:val="en-US"/>
              </w:rPr>
            </w:pPr>
            <w:r w:rsidRPr="00185239">
              <w:rPr>
                <w:rFonts w:ascii="Trebuchet MS" w:hAnsi="Trebuchet MS"/>
                <w:sz w:val="22"/>
                <w:szCs w:val="22"/>
                <w:lang w:val="en-US"/>
              </w:rPr>
              <w:t xml:space="preserve">representation of early Expiration of any debts of the Issuer, whose individual or aggregate value is equal to or greater than </w:t>
            </w:r>
            <w:r w:rsidR="00C06E0D" w:rsidRPr="00185239">
              <w:rPr>
                <w:rFonts w:ascii="Trebuchet MS" w:hAnsi="Trebuchet MS"/>
                <w:sz w:val="22"/>
                <w:szCs w:val="22"/>
                <w:lang w:val="en-US"/>
              </w:rPr>
              <w:t>two</w:t>
            </w:r>
            <w:r w:rsidRPr="00185239">
              <w:rPr>
                <w:rFonts w:ascii="Trebuchet MS" w:hAnsi="Trebuchet MS"/>
                <w:sz w:val="22"/>
                <w:szCs w:val="22"/>
                <w:lang w:val="en-US"/>
              </w:rPr>
              <w:t xml:space="preserve"> million Brazilian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(BRL </w:t>
            </w:r>
            <w:r w:rsidR="00C06E0D" w:rsidRPr="00185239">
              <w:rPr>
                <w:rFonts w:ascii="Trebuchet MS" w:hAnsi="Trebuchet MS"/>
                <w:sz w:val="22"/>
                <w:szCs w:val="22"/>
                <w:lang w:val="en-US"/>
              </w:rPr>
              <w:t>2</w:t>
            </w:r>
            <w:r w:rsidRPr="00185239">
              <w:rPr>
                <w:rFonts w:ascii="Trebuchet MS" w:hAnsi="Trebuchet MS"/>
                <w:sz w:val="22"/>
                <w:szCs w:val="22"/>
                <w:lang w:val="en-US"/>
              </w:rPr>
              <w:t xml:space="preserve">,000,000.00), unless the Issuer proves, by the </w:t>
            </w:r>
            <w:r w:rsidR="00537ECD" w:rsidRPr="00185239">
              <w:rPr>
                <w:rFonts w:ascii="Trebuchet MS" w:hAnsi="Trebuchet MS"/>
                <w:sz w:val="22"/>
                <w:szCs w:val="22"/>
                <w:lang w:val="en-US"/>
              </w:rPr>
              <w:t xml:space="preserve">five (5) </w:t>
            </w:r>
            <w:r w:rsidRPr="00185239">
              <w:rPr>
                <w:rFonts w:ascii="Trebuchet MS" w:hAnsi="Trebuchet MS"/>
                <w:sz w:val="22"/>
                <w:szCs w:val="22"/>
                <w:lang w:val="en-US"/>
              </w:rPr>
              <w:t>Business Day</w:t>
            </w:r>
            <w:r w:rsidR="00537ECD" w:rsidRPr="00185239">
              <w:rPr>
                <w:rFonts w:ascii="Trebuchet MS" w:hAnsi="Trebuchet MS"/>
                <w:sz w:val="22"/>
                <w:szCs w:val="22"/>
                <w:lang w:val="en-US"/>
              </w:rPr>
              <w:t>s</w:t>
            </w:r>
            <w:r w:rsidRPr="00185239">
              <w:rPr>
                <w:rFonts w:ascii="Trebuchet MS" w:hAnsi="Trebuchet MS"/>
                <w:sz w:val="22"/>
                <w:szCs w:val="22"/>
                <w:lang w:val="en-US"/>
              </w:rPr>
              <w:t xml:space="preserve"> immediately after the date of its occurrence, that such default has not occurred or has been duly remedied by the Issuer; </w:t>
            </w:r>
          </w:p>
          <w:p w14:paraId="71DB9E0D" w14:textId="77777777" w:rsidR="00FF23BF" w:rsidRPr="00185239" w:rsidRDefault="00FF23BF" w:rsidP="006A2E3D">
            <w:pPr>
              <w:widowControl w:val="0"/>
              <w:tabs>
                <w:tab w:val="left" w:pos="567"/>
                <w:tab w:val="left" w:pos="851"/>
              </w:tabs>
              <w:spacing w:line="280" w:lineRule="exact"/>
              <w:rPr>
                <w:rFonts w:ascii="Trebuchet MS" w:hAnsi="Trebuchet MS"/>
                <w:sz w:val="22"/>
                <w:szCs w:val="22"/>
                <w:lang w:val="en-US"/>
              </w:rPr>
            </w:pPr>
          </w:p>
          <w:p w14:paraId="114B55DB" w14:textId="77777777" w:rsidR="003637FA" w:rsidRPr="00185239" w:rsidRDefault="003637FA" w:rsidP="006A2E3D">
            <w:pPr>
              <w:pStyle w:val="PargrafodaLista"/>
              <w:widowControl w:val="0"/>
              <w:numPr>
                <w:ilvl w:val="0"/>
                <w:numId w:val="45"/>
              </w:numPr>
              <w:tabs>
                <w:tab w:val="left" w:pos="604"/>
                <w:tab w:val="left" w:pos="1152"/>
              </w:tabs>
              <w:suppressAutoHyphens/>
              <w:spacing w:line="280" w:lineRule="exact"/>
              <w:ind w:left="463" w:right="-6" w:hanging="426"/>
              <w:rPr>
                <w:rFonts w:ascii="Trebuchet MS" w:hAnsi="Trebuchet MS"/>
                <w:sz w:val="22"/>
                <w:szCs w:val="22"/>
                <w:lang w:val="en-US"/>
              </w:rPr>
            </w:pPr>
            <w:r w:rsidRPr="00185239">
              <w:rPr>
                <w:rFonts w:ascii="Trebuchet MS" w:hAnsi="Trebuchet MS"/>
                <w:sz w:val="22"/>
                <w:szCs w:val="22"/>
                <w:lang w:val="en-US"/>
              </w:rPr>
              <w:t xml:space="preserve">non-payment, by the Issuer, of an arbitral or judicial decision that is final and </w:t>
            </w:r>
            <w:proofErr w:type="spellStart"/>
            <w:r w:rsidRPr="00185239">
              <w:rPr>
                <w:rFonts w:ascii="Trebuchet MS" w:hAnsi="Trebuchet MS"/>
                <w:sz w:val="22"/>
                <w:szCs w:val="22"/>
                <w:lang w:val="en-US"/>
              </w:rPr>
              <w:t>unappealable</w:t>
            </w:r>
            <w:proofErr w:type="spellEnd"/>
            <w:r w:rsidRPr="00185239">
              <w:rPr>
                <w:rFonts w:ascii="Trebuchet MS" w:hAnsi="Trebuchet MS"/>
                <w:sz w:val="22"/>
                <w:szCs w:val="22"/>
                <w:lang w:val="en-US"/>
              </w:rPr>
              <w:t xml:space="preserve"> against the Issuer, whose individual or aggregate value is equal to or higher than </w:t>
            </w:r>
            <w:r w:rsidR="00C06E0D" w:rsidRPr="00185239">
              <w:rPr>
                <w:rFonts w:ascii="Trebuchet MS" w:hAnsi="Trebuchet MS"/>
                <w:sz w:val="22"/>
                <w:szCs w:val="22"/>
                <w:lang w:val="en-US"/>
              </w:rPr>
              <w:t>one</w:t>
            </w:r>
            <w:r w:rsidRPr="00185239">
              <w:rPr>
                <w:rFonts w:ascii="Trebuchet MS" w:hAnsi="Trebuchet MS"/>
                <w:sz w:val="22"/>
                <w:szCs w:val="22"/>
                <w:lang w:val="en-US"/>
              </w:rPr>
              <w:t xml:space="preserve"> million Brazilian </w:t>
            </w:r>
            <w:proofErr w:type="spellStart"/>
            <w:r w:rsidRPr="00185239">
              <w:rPr>
                <w:rFonts w:ascii="Trebuchet MS" w:hAnsi="Trebuchet MS"/>
                <w:sz w:val="22"/>
                <w:szCs w:val="22"/>
                <w:lang w:val="en-US"/>
              </w:rPr>
              <w:t>Reais</w:t>
            </w:r>
            <w:proofErr w:type="spellEnd"/>
            <w:r w:rsidRPr="00185239">
              <w:rPr>
                <w:rFonts w:ascii="Trebuchet MS" w:hAnsi="Trebuchet MS"/>
                <w:sz w:val="22"/>
                <w:szCs w:val="22"/>
                <w:lang w:val="en-US"/>
              </w:rPr>
              <w:t xml:space="preserve"> (BRL </w:t>
            </w:r>
            <w:r w:rsidR="00C06E0D" w:rsidRPr="00185239">
              <w:rPr>
                <w:rFonts w:ascii="Trebuchet MS" w:hAnsi="Trebuchet MS"/>
                <w:sz w:val="22"/>
                <w:szCs w:val="22"/>
                <w:lang w:val="en-US"/>
              </w:rPr>
              <w:t>1</w:t>
            </w:r>
            <w:r w:rsidRPr="00185239">
              <w:rPr>
                <w:rFonts w:ascii="Trebuchet MS" w:hAnsi="Trebuchet MS"/>
                <w:sz w:val="22"/>
                <w:szCs w:val="22"/>
                <w:lang w:val="en-US"/>
              </w:rPr>
              <w:t xml:space="preserve">,000,000.00), </w:t>
            </w:r>
            <w:r w:rsidR="007327EF" w:rsidRPr="00185239">
              <w:rPr>
                <w:rFonts w:ascii="Trebuchet MS" w:hAnsi="Trebuchet MS"/>
                <w:sz w:val="22"/>
                <w:szCs w:val="22"/>
                <w:lang w:val="en-US"/>
              </w:rPr>
              <w:t>if the Issuer fails to prove to the</w:t>
            </w:r>
            <w:r w:rsidR="0035334F" w:rsidRPr="00185239">
              <w:rPr>
                <w:rFonts w:ascii="Trebuchet MS" w:hAnsi="Trebuchet MS"/>
                <w:sz w:val="22"/>
                <w:szCs w:val="22"/>
                <w:lang w:val="en-US"/>
              </w:rPr>
              <w:t xml:space="preserve"> Debenture </w:t>
            </w:r>
            <w:r w:rsidR="00734C88" w:rsidRPr="00185239">
              <w:rPr>
                <w:rFonts w:ascii="Trebuchet MS" w:hAnsi="Trebuchet MS"/>
                <w:sz w:val="22"/>
                <w:szCs w:val="22"/>
                <w:lang w:val="en-US"/>
              </w:rPr>
              <w:t>H</w:t>
            </w:r>
            <w:r w:rsidR="0035334F" w:rsidRPr="00185239">
              <w:rPr>
                <w:rFonts w:ascii="Trebuchet MS" w:hAnsi="Trebuchet MS"/>
                <w:sz w:val="22"/>
                <w:szCs w:val="22"/>
                <w:lang w:val="en-US"/>
              </w:rPr>
              <w:t>olders</w:t>
            </w:r>
            <w:r w:rsidR="00160DD2" w:rsidRPr="00185239">
              <w:rPr>
                <w:rFonts w:ascii="Trebuchet MS" w:hAnsi="Trebuchet MS"/>
                <w:sz w:val="22"/>
                <w:szCs w:val="22"/>
                <w:lang w:val="en-US"/>
              </w:rPr>
              <w:t xml:space="preserve">, in two (2) Business Days, </w:t>
            </w:r>
            <w:r w:rsidR="00AC5DAC" w:rsidRPr="00185239">
              <w:rPr>
                <w:rFonts w:ascii="Trebuchet MS" w:hAnsi="Trebuchet MS"/>
                <w:sz w:val="22"/>
                <w:szCs w:val="22"/>
                <w:lang w:val="en-US"/>
              </w:rPr>
              <w:t xml:space="preserve">the payment in the </w:t>
            </w:r>
            <w:r w:rsidR="00734C88" w:rsidRPr="00185239">
              <w:rPr>
                <w:rFonts w:ascii="Trebuchet MS" w:hAnsi="Trebuchet MS"/>
                <w:sz w:val="22"/>
                <w:szCs w:val="22"/>
                <w:lang w:val="en-US"/>
              </w:rPr>
              <w:t>date</w:t>
            </w:r>
            <w:r w:rsidR="00AC5DAC" w:rsidRPr="00185239">
              <w:rPr>
                <w:rFonts w:ascii="Trebuchet MS" w:hAnsi="Trebuchet MS"/>
                <w:sz w:val="22"/>
                <w:szCs w:val="22"/>
                <w:lang w:val="en-US"/>
              </w:rPr>
              <w:t xml:space="preserve"> and terms </w:t>
            </w:r>
            <w:r w:rsidR="00AC5DAC" w:rsidRPr="00185239">
              <w:rPr>
                <w:rFonts w:ascii="Trebuchet MS" w:hAnsi="Trebuchet MS"/>
                <w:sz w:val="22"/>
                <w:szCs w:val="22"/>
                <w:lang w:val="en-US"/>
              </w:rPr>
              <w:lastRenderedPageBreak/>
              <w:t>determined in th</w:t>
            </w:r>
            <w:r w:rsidR="00CE1068" w:rsidRPr="00185239">
              <w:rPr>
                <w:rFonts w:ascii="Trebuchet MS" w:hAnsi="Trebuchet MS"/>
                <w:sz w:val="22"/>
                <w:szCs w:val="22"/>
                <w:lang w:val="en-US"/>
              </w:rPr>
              <w:t>is decision;</w:t>
            </w:r>
          </w:p>
          <w:p w14:paraId="1229733A" w14:textId="77777777" w:rsidR="00CE1068" w:rsidRPr="00185239" w:rsidRDefault="00CE1068"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5B36222E" w14:textId="77777777" w:rsidR="003637FA" w:rsidRPr="00185239" w:rsidRDefault="003637FA" w:rsidP="006A2E3D">
            <w:pPr>
              <w:widowControl w:val="0"/>
              <w:numPr>
                <w:ilvl w:val="0"/>
                <w:numId w:val="45"/>
              </w:numPr>
              <w:tabs>
                <w:tab w:val="left" w:pos="604"/>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amendment to the Issuer’s Bylaws that implies granting the right of withdrawal to the Issuer’s partners in an amount that may affect, directly or indirectly, the fulfillment of the Issuer’s obligations provided for in this Indenture;</w:t>
            </w:r>
          </w:p>
          <w:p w14:paraId="46CA1BB2" w14:textId="77777777" w:rsidR="0005231E" w:rsidRPr="00185239" w:rsidRDefault="0005231E" w:rsidP="006A2E3D">
            <w:pPr>
              <w:pStyle w:val="PargrafodaLista"/>
              <w:spacing w:line="280" w:lineRule="exact"/>
              <w:rPr>
                <w:rFonts w:ascii="Trebuchet MS" w:hAnsi="Trebuchet MS"/>
                <w:sz w:val="22"/>
                <w:szCs w:val="22"/>
                <w:lang w:val="en-US"/>
              </w:rPr>
            </w:pPr>
          </w:p>
          <w:p w14:paraId="52956576" w14:textId="77777777" w:rsidR="003637FA" w:rsidRPr="00185239"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payment, by the Issuer, of dividends and/or interest on own capital,</w:t>
            </w:r>
            <w:r w:rsidR="003B2E25" w:rsidRPr="00185239">
              <w:rPr>
                <w:rFonts w:ascii="Trebuchet MS" w:hAnsi="Trebuchet MS"/>
                <w:sz w:val="22"/>
                <w:szCs w:val="22"/>
                <w:lang w:val="en-US"/>
              </w:rPr>
              <w:t xml:space="preserve"> </w:t>
            </w:r>
            <w:r w:rsidRPr="00185239">
              <w:rPr>
                <w:rFonts w:ascii="Trebuchet MS" w:hAnsi="Trebuchet MS"/>
                <w:sz w:val="22"/>
                <w:szCs w:val="22"/>
                <w:lang w:val="en-US"/>
              </w:rPr>
              <w:t xml:space="preserve">except for mandatory dividends by law and interest on own capital attributed to mandatory dividends, if it is in arrears regarding the fulfillment of its payment obligations provided for in this Indenture; </w:t>
            </w:r>
          </w:p>
          <w:p w14:paraId="48624BFD" w14:textId="77777777" w:rsidR="003637FA" w:rsidRPr="00185239" w:rsidRDefault="003637FA"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7E0A06DE" w14:textId="77777777" w:rsidR="003637FA" w:rsidRPr="00185239"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transformation of the Issuer’s corporate type;</w:t>
            </w:r>
          </w:p>
          <w:p w14:paraId="61B66A4F" w14:textId="77777777" w:rsidR="003637FA" w:rsidRPr="00185239" w:rsidRDefault="003637FA"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2E1935B0" w14:textId="77777777" w:rsidR="003637FA" w:rsidRPr="00185239"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spin-off, merger, merger of companies and/or shares or any other form of corporate reorganization involving the Issuer, without prior authorization from the Debenture Holder;</w:t>
            </w:r>
          </w:p>
          <w:p w14:paraId="182D6460" w14:textId="77777777" w:rsidR="0005231E" w:rsidRPr="00185239" w:rsidRDefault="0005231E" w:rsidP="006A2E3D">
            <w:pPr>
              <w:pStyle w:val="PargrafodaLista"/>
              <w:spacing w:line="280" w:lineRule="exact"/>
              <w:rPr>
                <w:rFonts w:ascii="Trebuchet MS" w:hAnsi="Trebuchet MS"/>
                <w:sz w:val="22"/>
                <w:szCs w:val="22"/>
                <w:lang w:val="en-US"/>
              </w:rPr>
            </w:pPr>
          </w:p>
          <w:p w14:paraId="20707CA3" w14:textId="77777777" w:rsidR="003637FA" w:rsidRPr="00185239"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expropriation, confiscation or any other measure of any governmental entity of any jurisdiction that results in the loss, by the Issuer and/or any subsidiary, of the property and/or direct or indirect possession of all or a substantial part of its assets and/or properties;</w:t>
            </w:r>
          </w:p>
          <w:p w14:paraId="166A30D1" w14:textId="77777777" w:rsidR="0005231E" w:rsidRPr="00185239" w:rsidRDefault="0005231E" w:rsidP="006A2E3D">
            <w:pPr>
              <w:pStyle w:val="PargrafodaLista"/>
              <w:spacing w:line="280" w:lineRule="exact"/>
              <w:rPr>
                <w:rFonts w:ascii="Trebuchet MS" w:hAnsi="Trebuchet MS"/>
                <w:sz w:val="22"/>
                <w:szCs w:val="22"/>
                <w:lang w:val="en-US"/>
              </w:rPr>
            </w:pPr>
          </w:p>
          <w:p w14:paraId="02DF6CDD" w14:textId="77777777" w:rsidR="00C06E0D" w:rsidRPr="00185239" w:rsidRDefault="00C06E0D"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without prior authorization from the Debenture Holder, if the current direct or indirect holders of the Issuer</w:t>
            </w:r>
            <w:r w:rsidR="0005231E" w:rsidRPr="00185239">
              <w:rPr>
                <w:rFonts w:ascii="Trebuchet MS" w:hAnsi="Trebuchet MS"/>
                <w:sz w:val="22"/>
                <w:szCs w:val="22"/>
                <w:lang w:val="en-US"/>
              </w:rPr>
              <w:t>’</w:t>
            </w:r>
            <w:r w:rsidRPr="00185239">
              <w:rPr>
                <w:rFonts w:ascii="Trebuchet MS" w:hAnsi="Trebuchet MS"/>
                <w:sz w:val="22"/>
                <w:szCs w:val="22"/>
                <w:lang w:val="en-US"/>
              </w:rPr>
              <w:t>s share control, by themselves or by their heirs or legal successors, cease to hold, directly or indirectly, the Issuer</w:t>
            </w:r>
            <w:r w:rsidR="0005231E" w:rsidRPr="00185239">
              <w:rPr>
                <w:rFonts w:ascii="Trebuchet MS" w:hAnsi="Trebuchet MS"/>
                <w:sz w:val="22"/>
                <w:szCs w:val="22"/>
                <w:lang w:val="en-US"/>
              </w:rPr>
              <w:t>’</w:t>
            </w:r>
            <w:r w:rsidRPr="00185239">
              <w:rPr>
                <w:rFonts w:ascii="Trebuchet MS" w:hAnsi="Trebuchet MS"/>
                <w:sz w:val="22"/>
                <w:szCs w:val="22"/>
                <w:lang w:val="en-US"/>
              </w:rPr>
              <w:t>s control;</w:t>
            </w:r>
          </w:p>
          <w:p w14:paraId="506010D5" w14:textId="77777777" w:rsidR="0005231E" w:rsidRPr="00185239" w:rsidRDefault="0005231E" w:rsidP="006A2E3D">
            <w:pPr>
              <w:pStyle w:val="PargrafodaLista"/>
              <w:spacing w:line="280" w:lineRule="exact"/>
              <w:rPr>
                <w:rFonts w:ascii="Trebuchet MS" w:hAnsi="Trebuchet MS"/>
                <w:sz w:val="22"/>
                <w:szCs w:val="22"/>
                <w:lang w:val="en-US"/>
              </w:rPr>
            </w:pPr>
          </w:p>
          <w:p w14:paraId="10729E37" w14:textId="77777777" w:rsidR="00C06E0D" w:rsidRPr="00185239" w:rsidRDefault="00C06E0D"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non-maintenance or renewal, during the term of the CRI, of the performance insurance of Properties Guarantee, pursuant to policy No. 0141420170001077600</w:t>
            </w:r>
            <w:r w:rsidR="00CC70BD" w:rsidRPr="00185239">
              <w:rPr>
                <w:rFonts w:ascii="Trebuchet MS" w:hAnsi="Trebuchet MS"/>
                <w:bCs/>
                <w:sz w:val="22"/>
                <w:szCs w:val="22"/>
                <w:lang w:val="en-US"/>
              </w:rPr>
              <w:t>13331</w:t>
            </w:r>
            <w:r w:rsidRPr="00185239">
              <w:rPr>
                <w:rFonts w:ascii="Trebuchet MS" w:hAnsi="Trebuchet MS"/>
                <w:sz w:val="22"/>
                <w:szCs w:val="22"/>
                <w:lang w:val="en-US"/>
              </w:rPr>
              <w:t xml:space="preserve">, contracted with the insurance company Berkley </w:t>
            </w:r>
            <w:proofErr w:type="spellStart"/>
            <w:r w:rsidRPr="00185239">
              <w:rPr>
                <w:rFonts w:ascii="Trebuchet MS" w:hAnsi="Trebuchet MS"/>
                <w:sz w:val="22"/>
                <w:szCs w:val="22"/>
                <w:lang w:val="en-US"/>
              </w:rPr>
              <w:t>Internacional</w:t>
            </w:r>
            <w:proofErr w:type="spellEnd"/>
            <w:r w:rsidRPr="00185239">
              <w:rPr>
                <w:rFonts w:ascii="Trebuchet MS" w:hAnsi="Trebuchet MS"/>
                <w:sz w:val="22"/>
                <w:szCs w:val="22"/>
                <w:lang w:val="en-US"/>
              </w:rPr>
              <w:t xml:space="preserve"> do </w:t>
            </w:r>
            <w:proofErr w:type="spellStart"/>
            <w:r w:rsidRPr="00185239">
              <w:rPr>
                <w:rFonts w:ascii="Trebuchet MS" w:hAnsi="Trebuchet MS"/>
                <w:sz w:val="22"/>
                <w:szCs w:val="22"/>
                <w:lang w:val="en-US"/>
              </w:rPr>
              <w:t>Brasil</w:t>
            </w:r>
            <w:proofErr w:type="spellEnd"/>
            <w:r w:rsidRPr="00185239">
              <w:rPr>
                <w:rFonts w:ascii="Trebuchet MS" w:hAnsi="Trebuchet MS"/>
                <w:sz w:val="22"/>
                <w:szCs w:val="22"/>
                <w:lang w:val="en-US"/>
              </w:rPr>
              <w:t xml:space="preserve"> </w:t>
            </w:r>
            <w:proofErr w:type="spellStart"/>
            <w:r w:rsidRPr="00185239">
              <w:rPr>
                <w:rFonts w:ascii="Trebuchet MS" w:hAnsi="Trebuchet MS"/>
                <w:sz w:val="22"/>
                <w:szCs w:val="22"/>
                <w:lang w:val="en-US"/>
              </w:rPr>
              <w:t>Seguros</w:t>
            </w:r>
            <w:proofErr w:type="spellEnd"/>
            <w:r w:rsidRPr="00185239">
              <w:rPr>
                <w:rFonts w:ascii="Trebuchet MS" w:hAnsi="Trebuchet MS"/>
                <w:sz w:val="22"/>
                <w:szCs w:val="22"/>
                <w:lang w:val="en-US"/>
              </w:rPr>
              <w:t xml:space="preserve"> S.A;</w:t>
            </w:r>
          </w:p>
          <w:p w14:paraId="182C5E81" w14:textId="77777777" w:rsidR="0005231E" w:rsidRPr="00185239" w:rsidRDefault="0005231E" w:rsidP="006A2E3D">
            <w:pPr>
              <w:pStyle w:val="PargrafodaLista"/>
              <w:spacing w:line="280" w:lineRule="exact"/>
              <w:rPr>
                <w:rFonts w:ascii="Trebuchet MS" w:hAnsi="Trebuchet MS"/>
                <w:sz w:val="22"/>
                <w:szCs w:val="22"/>
                <w:lang w:val="en-US"/>
              </w:rPr>
            </w:pPr>
          </w:p>
          <w:p w14:paraId="79322904" w14:textId="77777777" w:rsidR="003637FA" w:rsidRPr="00185239"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 xml:space="preserve">default of any non-cash obligations to the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 xml:space="preserve"> within the remedy </w:t>
            </w:r>
            <w:r w:rsidRPr="00185239">
              <w:rPr>
                <w:rFonts w:ascii="Trebuchet MS" w:hAnsi="Trebuchet MS"/>
                <w:sz w:val="22"/>
                <w:szCs w:val="22"/>
                <w:lang w:val="en-US"/>
              </w:rPr>
              <w:lastRenderedPageBreak/>
              <w:t>period specifically provided for the relevant obligation, if any, assumed by any controlled, controlling, affiliated or jointly controlled company by the Issuer or, if not, in thirty (30) days from receipt of a written notice from the Debenture Holder;</w:t>
            </w:r>
          </w:p>
          <w:p w14:paraId="145C7A76" w14:textId="77777777" w:rsidR="003B2E25" w:rsidRPr="00185239" w:rsidRDefault="003B2E25"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3AD2CC05" w14:textId="77777777" w:rsidR="003637FA" w:rsidRPr="00185239"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non-renewal, cancellation, revocation or suspension of authorizations, concessions, subsidies, permits or licenses,</w:t>
            </w:r>
            <w:r w:rsidR="00DA4EBA" w:rsidRPr="00185239">
              <w:rPr>
                <w:rFonts w:ascii="Trebuchet MS" w:hAnsi="Trebuchet MS"/>
                <w:sz w:val="22"/>
                <w:szCs w:val="22"/>
                <w:lang w:val="en-US"/>
              </w:rPr>
              <w:t xml:space="preserve"> significant</w:t>
            </w:r>
            <w:r w:rsidR="00734C88" w:rsidRPr="00185239">
              <w:rPr>
                <w:rFonts w:ascii="Trebuchet MS" w:hAnsi="Trebuchet MS"/>
                <w:sz w:val="22"/>
                <w:szCs w:val="22"/>
                <w:lang w:val="en-US"/>
              </w:rPr>
              <w:t xml:space="preserve"> and</w:t>
            </w:r>
            <w:r w:rsidRPr="00185239">
              <w:rPr>
                <w:rFonts w:ascii="Trebuchet MS" w:hAnsi="Trebuchet MS"/>
                <w:sz w:val="22"/>
                <w:szCs w:val="22"/>
                <w:lang w:val="en-US"/>
              </w:rPr>
              <w:t xml:space="preserve"> necessary for the regular exercise of activities by the Issuer and/or any subsidiary, which adversely affects the Issuer’s ability to fulfill its obligations under this Indenture;</w:t>
            </w:r>
          </w:p>
          <w:p w14:paraId="43E9BCC6" w14:textId="77777777" w:rsidR="003B2E25" w:rsidRPr="00185239" w:rsidRDefault="003B2E25"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78FBD36A" w14:textId="77777777" w:rsidR="003637FA" w:rsidRPr="00185239"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 xml:space="preserve">it is the falsehood of any statement or information of the Issuer, under this </w:t>
            </w:r>
            <w:r w:rsidR="00C06E0D" w:rsidRPr="00185239">
              <w:rPr>
                <w:rFonts w:ascii="Trebuchet MS" w:hAnsi="Trebuchet MS"/>
                <w:sz w:val="22"/>
                <w:szCs w:val="22"/>
                <w:lang w:val="en-US"/>
              </w:rPr>
              <w:t xml:space="preserve">Debentures </w:t>
            </w:r>
            <w:r w:rsidRPr="00185239">
              <w:rPr>
                <w:rFonts w:ascii="Trebuchet MS" w:hAnsi="Trebuchet MS"/>
                <w:sz w:val="22"/>
                <w:szCs w:val="22"/>
                <w:lang w:val="en-US"/>
              </w:rPr>
              <w:t>Indenture</w:t>
            </w:r>
            <w:r w:rsidR="00DA4EBA" w:rsidRPr="00185239">
              <w:rPr>
                <w:rFonts w:ascii="Trebuchet MS" w:hAnsi="Trebuchet MS"/>
                <w:sz w:val="22"/>
                <w:szCs w:val="22"/>
                <w:lang w:val="en-US"/>
              </w:rPr>
              <w:t xml:space="preserve"> and Real Estate </w:t>
            </w:r>
            <w:r w:rsidR="00EB6637" w:rsidRPr="00185239">
              <w:rPr>
                <w:rFonts w:ascii="Trebuchet MS" w:hAnsi="Trebuchet MS"/>
                <w:sz w:val="22"/>
                <w:szCs w:val="22"/>
                <w:lang w:val="en-US"/>
              </w:rPr>
              <w:t xml:space="preserve">Fiduciary Sale </w:t>
            </w:r>
            <w:r w:rsidR="00734C88" w:rsidRPr="00185239">
              <w:rPr>
                <w:rFonts w:ascii="Trebuchet MS" w:hAnsi="Trebuchet MS"/>
                <w:sz w:val="22"/>
                <w:szCs w:val="22"/>
                <w:lang w:val="en-US"/>
              </w:rPr>
              <w:t>Guarantee</w:t>
            </w:r>
            <w:r w:rsidRPr="00185239">
              <w:rPr>
                <w:rFonts w:ascii="Trebuchet MS" w:hAnsi="Trebuchet MS"/>
                <w:sz w:val="22"/>
                <w:szCs w:val="22"/>
                <w:lang w:val="en-US"/>
              </w:rPr>
              <w:t>, or other obligations in the scope of the Issuance, which results in proven damage or loss for the Debenture Holder or the CRI holders</w:t>
            </w:r>
            <w:r w:rsidR="00C06E0D" w:rsidRPr="00185239">
              <w:rPr>
                <w:rFonts w:ascii="Trebuchet MS" w:hAnsi="Trebuchet MS"/>
                <w:sz w:val="22"/>
                <w:szCs w:val="22"/>
                <w:lang w:val="en-US"/>
              </w:rPr>
              <w:t xml:space="preserve"> of</w:t>
            </w:r>
            <w:r w:rsidRPr="00185239">
              <w:rPr>
                <w:rFonts w:ascii="Trebuchet MS" w:hAnsi="Trebuchet MS"/>
                <w:sz w:val="22"/>
                <w:szCs w:val="22"/>
                <w:lang w:val="en-US"/>
              </w:rPr>
              <w:t xml:space="preserve"> any </w:t>
            </w:r>
            <w:r w:rsidR="00C06E0D" w:rsidRPr="00185239">
              <w:rPr>
                <w:rFonts w:ascii="Trebuchet MS" w:hAnsi="Trebuchet MS"/>
                <w:sz w:val="22"/>
                <w:szCs w:val="22"/>
                <w:lang w:val="en-US"/>
              </w:rPr>
              <w:t>kind</w:t>
            </w:r>
            <w:r w:rsidRPr="00185239">
              <w:rPr>
                <w:rFonts w:ascii="Trebuchet MS" w:hAnsi="Trebuchet MS"/>
                <w:sz w:val="22"/>
                <w:szCs w:val="22"/>
                <w:lang w:val="en-US"/>
              </w:rPr>
              <w:t xml:space="preserve">; </w:t>
            </w:r>
          </w:p>
          <w:p w14:paraId="6FEA8164" w14:textId="77777777" w:rsidR="00FF23BF" w:rsidRPr="00185239" w:rsidRDefault="00FF23BF" w:rsidP="006A2E3D">
            <w:pPr>
              <w:spacing w:line="280" w:lineRule="exact"/>
              <w:ind w:left="708"/>
              <w:rPr>
                <w:rFonts w:ascii="Trebuchet MS" w:hAnsi="Trebuchet MS"/>
                <w:sz w:val="22"/>
                <w:szCs w:val="22"/>
                <w:lang w:val="en-US"/>
              </w:rPr>
            </w:pPr>
          </w:p>
          <w:p w14:paraId="1272CB26" w14:textId="77777777" w:rsidR="003637FA" w:rsidRPr="00185239"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non-compliance with the obligation provided for in Clause 5.1, (xvi);</w:t>
            </w:r>
          </w:p>
          <w:p w14:paraId="58E820FB" w14:textId="77777777" w:rsidR="003637FA" w:rsidRPr="00185239" w:rsidRDefault="003637FA"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5C463584" w14:textId="77777777" w:rsidR="007268D6" w:rsidRPr="00185239" w:rsidRDefault="00C06E0D" w:rsidP="006C625A">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non-use, by the Issuer, of the funds obtained from the Issue, strictly in accordance with clause 3.5 above;</w:t>
            </w:r>
          </w:p>
          <w:p w14:paraId="0C7FFE38" w14:textId="77777777" w:rsidR="007268D6" w:rsidRPr="00185239" w:rsidRDefault="007268D6" w:rsidP="007268D6">
            <w:pPr>
              <w:pStyle w:val="PargrafodaLista"/>
              <w:rPr>
                <w:rFonts w:ascii="Trebuchet MS" w:hAnsi="Trebuchet MS"/>
                <w:sz w:val="22"/>
                <w:szCs w:val="22"/>
                <w:lang w:val="en-US"/>
              </w:rPr>
            </w:pPr>
          </w:p>
          <w:p w14:paraId="25486816" w14:textId="77777777" w:rsidR="00DA4EBA" w:rsidRPr="00185239" w:rsidRDefault="003637FA" w:rsidP="007268D6">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85239">
              <w:rPr>
                <w:rFonts w:ascii="Trebuchet MS" w:hAnsi="Trebuchet MS"/>
                <w:sz w:val="22"/>
                <w:szCs w:val="22"/>
                <w:lang w:val="en-US"/>
              </w:rPr>
              <w:t xml:space="preserve">non-compliance with the terms and obligations assumed </w:t>
            </w:r>
            <w:r w:rsidR="00DA4EBA" w:rsidRPr="00185239">
              <w:rPr>
                <w:rFonts w:ascii="Trebuchet MS" w:hAnsi="Trebuchet MS"/>
                <w:sz w:val="22"/>
                <w:szCs w:val="22"/>
                <w:lang w:val="en-US"/>
              </w:rPr>
              <w:t xml:space="preserve">in this Indenture and Real Estate </w:t>
            </w:r>
            <w:r w:rsidR="00EB6637" w:rsidRPr="00185239">
              <w:rPr>
                <w:rFonts w:ascii="Trebuchet MS" w:hAnsi="Trebuchet MS"/>
                <w:sz w:val="22"/>
                <w:szCs w:val="22"/>
                <w:lang w:val="en-US"/>
              </w:rPr>
              <w:t xml:space="preserve">Fiduciary Sale </w:t>
            </w:r>
            <w:r w:rsidR="00734C88" w:rsidRPr="00185239">
              <w:rPr>
                <w:rFonts w:ascii="Trebuchet MS" w:hAnsi="Trebuchet MS"/>
                <w:sz w:val="22"/>
                <w:szCs w:val="22"/>
                <w:lang w:val="en-US"/>
              </w:rPr>
              <w:t>Guarante</w:t>
            </w:r>
            <w:r w:rsidR="00DA4EBA" w:rsidRPr="00185239">
              <w:rPr>
                <w:rFonts w:ascii="Trebuchet MS" w:hAnsi="Trebuchet MS"/>
                <w:sz w:val="22"/>
                <w:szCs w:val="22"/>
                <w:lang w:val="en-US"/>
              </w:rPr>
              <w:t>e especially the obligations to provide information, provided that they are not remedied within the remedy period specifically established</w:t>
            </w:r>
            <w:r w:rsidR="007268D6" w:rsidRPr="00185239">
              <w:rPr>
                <w:rFonts w:ascii="Trebuchet MS" w:hAnsi="Trebuchet MS"/>
                <w:sz w:val="22"/>
                <w:szCs w:val="22"/>
                <w:lang w:val="en-US"/>
              </w:rPr>
              <w:t xml:space="preserve"> for the obligation in question; or</w:t>
            </w:r>
          </w:p>
          <w:p w14:paraId="65CDE13E" w14:textId="77777777" w:rsidR="007268D6" w:rsidRPr="00185239" w:rsidRDefault="007268D6" w:rsidP="006C625A">
            <w:pPr>
              <w:pStyle w:val="PargrafodaLista"/>
              <w:rPr>
                <w:rFonts w:ascii="Trebuchet MS" w:hAnsi="Trebuchet MS"/>
                <w:sz w:val="22"/>
                <w:szCs w:val="22"/>
                <w:lang w:val="en-US"/>
              </w:rPr>
            </w:pPr>
          </w:p>
          <w:p w14:paraId="2646EBC8" w14:textId="77777777" w:rsidR="007268D6" w:rsidRPr="00185239" w:rsidRDefault="007268D6" w:rsidP="007268D6">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proofErr w:type="gramStart"/>
            <w:r w:rsidRPr="00185239">
              <w:rPr>
                <w:rFonts w:ascii="Trebuchet MS" w:hAnsi="Trebuchet MS"/>
                <w:sz w:val="22"/>
                <w:szCs w:val="22"/>
                <w:lang w:val="en-US"/>
              </w:rPr>
              <w:t>non-compliance</w:t>
            </w:r>
            <w:proofErr w:type="gramEnd"/>
            <w:r w:rsidRPr="00185239">
              <w:rPr>
                <w:rFonts w:ascii="Trebuchet MS" w:hAnsi="Trebuchet MS"/>
                <w:sz w:val="22"/>
                <w:szCs w:val="22"/>
                <w:lang w:val="en-US"/>
              </w:rPr>
              <w:t xml:space="preserve"> with the minimum guarantee </w:t>
            </w:r>
            <w:r w:rsidR="00B32793" w:rsidRPr="00185239">
              <w:rPr>
                <w:rFonts w:ascii="Trebuchet MS" w:hAnsi="Trebuchet MS"/>
                <w:sz w:val="22"/>
                <w:szCs w:val="22"/>
                <w:lang w:val="en-US"/>
              </w:rPr>
              <w:t>limits</w:t>
            </w:r>
            <w:r w:rsidRPr="00185239">
              <w:rPr>
                <w:rFonts w:ascii="Trebuchet MS" w:hAnsi="Trebuchet MS"/>
                <w:sz w:val="22"/>
                <w:szCs w:val="22"/>
                <w:lang w:val="en-US"/>
              </w:rPr>
              <w:t xml:space="preserve"> established in the Fiduciary Assignment of Receivables and Fiduciary Sale of Real Estate.</w:t>
            </w:r>
          </w:p>
          <w:p w14:paraId="09D00C7C" w14:textId="77777777" w:rsidR="005B6E94" w:rsidRPr="00185239" w:rsidRDefault="005B6E94" w:rsidP="006A2E3D">
            <w:pPr>
              <w:widowControl w:val="0"/>
              <w:tabs>
                <w:tab w:val="left" w:pos="567"/>
                <w:tab w:val="left" w:pos="1152"/>
              </w:tabs>
              <w:suppressAutoHyphens/>
              <w:spacing w:line="280" w:lineRule="exact"/>
              <w:ind w:right="-6"/>
              <w:rPr>
                <w:rFonts w:ascii="Trebuchet MS" w:hAnsi="Trebuchet MS"/>
                <w:sz w:val="22"/>
                <w:szCs w:val="22"/>
                <w:lang w:val="en-US"/>
              </w:rPr>
            </w:pPr>
          </w:p>
          <w:p w14:paraId="0D7BA6B3" w14:textId="77777777" w:rsidR="008D21A4" w:rsidRPr="00185239" w:rsidRDefault="008D21A4" w:rsidP="006A2E3D">
            <w:pPr>
              <w:pStyle w:val="PargrafodaLista"/>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For the purposes of this Deed of Issue, the definitions of control and associated companies provided for in article 116 and article 243, paragraphs 1 and 2, respectively, both of the </w:t>
            </w:r>
            <w:r w:rsidRPr="00185239">
              <w:rPr>
                <w:rFonts w:ascii="Trebuchet MS" w:hAnsi="Trebuchet MS"/>
                <w:sz w:val="22"/>
                <w:szCs w:val="22"/>
                <w:lang w:val="en-US"/>
              </w:rPr>
              <w:lastRenderedPageBreak/>
              <w:t>Brazilian Corporations Law, will apply, whenever there is reference to terms such as “control</w:t>
            </w:r>
            <w:r w:rsidR="009B6ED3" w:rsidRPr="00185239">
              <w:rPr>
                <w:rFonts w:ascii="Trebuchet MS" w:hAnsi="Trebuchet MS"/>
                <w:sz w:val="22"/>
                <w:szCs w:val="22"/>
                <w:lang w:val="en-US"/>
              </w:rPr>
              <w:t>”</w:t>
            </w:r>
            <w:r w:rsidRPr="00185239">
              <w:rPr>
                <w:rFonts w:ascii="Trebuchet MS" w:hAnsi="Trebuchet MS"/>
                <w:sz w:val="22"/>
                <w:szCs w:val="22"/>
                <w:lang w:val="en-US"/>
              </w:rPr>
              <w:t>,</w:t>
            </w:r>
            <w:r w:rsidR="009B6ED3" w:rsidRPr="00185239">
              <w:rPr>
                <w:rFonts w:ascii="Trebuchet MS" w:hAnsi="Trebuchet MS"/>
                <w:sz w:val="22"/>
                <w:szCs w:val="22"/>
                <w:lang w:val="en-US"/>
              </w:rPr>
              <w:t xml:space="preserve"> “</w:t>
            </w:r>
            <w:r w:rsidRPr="00185239">
              <w:rPr>
                <w:rFonts w:ascii="Trebuchet MS" w:hAnsi="Trebuchet MS"/>
                <w:sz w:val="22"/>
                <w:szCs w:val="22"/>
                <w:lang w:val="en-US"/>
              </w:rPr>
              <w:t>controller</w:t>
            </w:r>
            <w:r w:rsidR="0005231E" w:rsidRPr="00185239">
              <w:rPr>
                <w:rFonts w:ascii="Trebuchet MS" w:hAnsi="Trebuchet MS"/>
                <w:sz w:val="22"/>
                <w:szCs w:val="22"/>
                <w:lang w:val="en-US"/>
              </w:rPr>
              <w:t>“</w:t>
            </w:r>
            <w:r w:rsidRPr="00185239">
              <w:rPr>
                <w:rFonts w:ascii="Trebuchet MS" w:hAnsi="Trebuchet MS"/>
                <w:sz w:val="22"/>
                <w:szCs w:val="22"/>
                <w:lang w:val="en-US"/>
              </w:rPr>
              <w:t>,</w:t>
            </w:r>
            <w:r w:rsidR="009B6ED3" w:rsidRPr="00185239">
              <w:rPr>
                <w:rFonts w:ascii="Trebuchet MS" w:hAnsi="Trebuchet MS"/>
                <w:sz w:val="22"/>
                <w:szCs w:val="22"/>
                <w:lang w:val="en-US"/>
              </w:rPr>
              <w:t xml:space="preserve"> “</w:t>
            </w:r>
            <w:r w:rsidRPr="00185239">
              <w:rPr>
                <w:rFonts w:ascii="Trebuchet MS" w:hAnsi="Trebuchet MS"/>
                <w:sz w:val="22"/>
                <w:szCs w:val="22"/>
                <w:lang w:val="en-US"/>
              </w:rPr>
              <w:t>subsidiary</w:t>
            </w:r>
            <w:r w:rsidR="009B6ED3" w:rsidRPr="00185239">
              <w:rPr>
                <w:rFonts w:ascii="Trebuchet MS" w:hAnsi="Trebuchet MS"/>
                <w:sz w:val="22"/>
                <w:szCs w:val="22"/>
                <w:lang w:val="en-US"/>
              </w:rPr>
              <w:t>”</w:t>
            </w:r>
            <w:r w:rsidRPr="00185239">
              <w:rPr>
                <w:rFonts w:ascii="Trebuchet MS" w:hAnsi="Trebuchet MS"/>
                <w:sz w:val="22"/>
                <w:szCs w:val="22"/>
                <w:lang w:val="en-US"/>
              </w:rPr>
              <w:t>,</w:t>
            </w:r>
            <w:r w:rsidR="009B6ED3" w:rsidRPr="00185239">
              <w:rPr>
                <w:rFonts w:ascii="Trebuchet MS" w:hAnsi="Trebuchet MS"/>
                <w:sz w:val="22"/>
                <w:szCs w:val="22"/>
                <w:lang w:val="en-US"/>
              </w:rPr>
              <w:t xml:space="preserve"> “</w:t>
            </w:r>
            <w:r w:rsidRPr="00185239">
              <w:rPr>
                <w:rFonts w:ascii="Trebuchet MS" w:hAnsi="Trebuchet MS"/>
                <w:sz w:val="22"/>
                <w:szCs w:val="22"/>
                <w:lang w:val="en-US"/>
              </w:rPr>
              <w:t>parent</w:t>
            </w:r>
            <w:r w:rsidR="009B6ED3" w:rsidRPr="00185239">
              <w:rPr>
                <w:rFonts w:ascii="Trebuchet MS" w:hAnsi="Trebuchet MS"/>
                <w:sz w:val="22"/>
                <w:szCs w:val="22"/>
                <w:lang w:val="en-US"/>
              </w:rPr>
              <w:t>”,</w:t>
            </w:r>
            <w:r w:rsidRPr="00185239">
              <w:rPr>
                <w:rFonts w:ascii="Trebuchet MS" w:hAnsi="Trebuchet MS"/>
                <w:sz w:val="22"/>
                <w:szCs w:val="22"/>
                <w:lang w:val="en-US"/>
              </w:rPr>
              <w:t xml:space="preserve"> </w:t>
            </w:r>
            <w:r w:rsidR="009B6ED3" w:rsidRPr="00185239">
              <w:rPr>
                <w:rFonts w:ascii="Trebuchet MS" w:hAnsi="Trebuchet MS"/>
                <w:sz w:val="22"/>
                <w:szCs w:val="22"/>
                <w:lang w:val="en-US"/>
              </w:rPr>
              <w:t>“</w:t>
            </w:r>
            <w:r w:rsidRPr="00185239">
              <w:rPr>
                <w:rFonts w:ascii="Trebuchet MS" w:hAnsi="Trebuchet MS"/>
                <w:sz w:val="22"/>
                <w:szCs w:val="22"/>
                <w:lang w:val="en-US"/>
              </w:rPr>
              <w:t>company</w:t>
            </w:r>
            <w:r w:rsidR="009B6ED3" w:rsidRPr="00185239">
              <w:rPr>
                <w:rFonts w:ascii="Trebuchet MS" w:hAnsi="Trebuchet MS"/>
                <w:sz w:val="22"/>
                <w:szCs w:val="22"/>
                <w:lang w:val="en-US"/>
              </w:rPr>
              <w:t>”</w:t>
            </w:r>
            <w:r w:rsidRPr="00185239">
              <w:rPr>
                <w:rFonts w:ascii="Trebuchet MS" w:hAnsi="Trebuchet MS"/>
                <w:sz w:val="22"/>
                <w:szCs w:val="22"/>
                <w:lang w:val="en-US"/>
              </w:rPr>
              <w:t>,</w:t>
            </w:r>
            <w:r w:rsidR="009B6ED3" w:rsidRPr="00185239">
              <w:rPr>
                <w:rFonts w:ascii="Trebuchet MS" w:hAnsi="Trebuchet MS"/>
                <w:sz w:val="22"/>
                <w:szCs w:val="22"/>
                <w:lang w:val="en-US"/>
              </w:rPr>
              <w:t xml:space="preserve"> “</w:t>
            </w:r>
            <w:r w:rsidRPr="00185239">
              <w:rPr>
                <w:rFonts w:ascii="Trebuchet MS" w:hAnsi="Trebuchet MS"/>
                <w:sz w:val="22"/>
                <w:szCs w:val="22"/>
                <w:lang w:val="en-US"/>
              </w:rPr>
              <w:t>affiliate</w:t>
            </w:r>
            <w:r w:rsidR="009B6ED3" w:rsidRPr="00185239">
              <w:rPr>
                <w:rFonts w:ascii="Trebuchet MS" w:hAnsi="Trebuchet MS"/>
                <w:sz w:val="22"/>
                <w:szCs w:val="22"/>
                <w:lang w:val="en-US"/>
              </w:rPr>
              <w:t xml:space="preserve">” </w:t>
            </w:r>
            <w:r w:rsidRPr="00185239">
              <w:rPr>
                <w:rFonts w:ascii="Trebuchet MS" w:hAnsi="Trebuchet MS"/>
                <w:sz w:val="22"/>
                <w:szCs w:val="22"/>
                <w:lang w:val="en-US"/>
              </w:rPr>
              <w:t>and other variations of said terms.</w:t>
            </w:r>
          </w:p>
          <w:p w14:paraId="5BB6D69A" w14:textId="77777777" w:rsidR="008D21A4" w:rsidRPr="00185239" w:rsidRDefault="008D21A4"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1053A6EB" w14:textId="77777777" w:rsidR="00F74BEE" w:rsidRPr="00185239" w:rsidRDefault="00DC741D" w:rsidP="006A2E3D">
            <w:pPr>
              <w:pStyle w:val="PargrafodaLista"/>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Issuer undertakes to notify the Debenture Holder, </w:t>
            </w:r>
            <w:r w:rsidR="008D21A4" w:rsidRPr="00185239">
              <w:rPr>
                <w:rFonts w:ascii="Trebuchet MS" w:hAnsi="Trebuchet MS"/>
                <w:sz w:val="22"/>
                <w:szCs w:val="22"/>
                <w:lang w:val="en-US"/>
              </w:rPr>
              <w:t xml:space="preserve">with copy to the Fiduciary Agent </w:t>
            </w:r>
            <w:r w:rsidRPr="00185239">
              <w:rPr>
                <w:rFonts w:ascii="Trebuchet MS" w:hAnsi="Trebuchet MS"/>
                <w:sz w:val="22"/>
                <w:szCs w:val="22"/>
                <w:lang w:val="en-US"/>
              </w:rPr>
              <w:t xml:space="preserve">within up to </w:t>
            </w:r>
            <w:r w:rsidR="00F74BEE" w:rsidRPr="00185239">
              <w:rPr>
                <w:rFonts w:ascii="Trebuchet MS" w:hAnsi="Trebuchet MS"/>
                <w:sz w:val="22"/>
                <w:szCs w:val="22"/>
                <w:lang w:val="en-US"/>
              </w:rPr>
              <w:t>five (5</w:t>
            </w:r>
            <w:r w:rsidRPr="00185239">
              <w:rPr>
                <w:rFonts w:ascii="Trebuchet MS" w:hAnsi="Trebuchet MS"/>
                <w:sz w:val="22"/>
                <w:szCs w:val="22"/>
                <w:lang w:val="en-US"/>
              </w:rPr>
              <w:t xml:space="preserve">) Business Days, about the occurrence and date of any of the Early Expiration Hypotheses </w:t>
            </w:r>
            <w:r w:rsidR="008D21A4" w:rsidRPr="00185239">
              <w:rPr>
                <w:rFonts w:ascii="Trebuchet MS" w:hAnsi="Trebuchet MS"/>
                <w:sz w:val="22"/>
                <w:szCs w:val="22"/>
                <w:lang w:val="en-US"/>
              </w:rPr>
              <w:t>of which it becomes</w:t>
            </w:r>
            <w:r w:rsidRPr="00185239">
              <w:rPr>
                <w:rFonts w:ascii="Trebuchet MS" w:hAnsi="Trebuchet MS"/>
                <w:sz w:val="22"/>
                <w:szCs w:val="22"/>
                <w:lang w:val="en-US"/>
              </w:rPr>
              <w:t xml:space="preserve"> aware and is listed in Clause 4.15.1 above. Additionally, the Issuer undertakes to send to the Debenture Holder, when requested by the Debenture Holder, a statement attesting </w:t>
            </w:r>
            <w:r w:rsidR="008D21A4" w:rsidRPr="00185239">
              <w:rPr>
                <w:rFonts w:ascii="Trebuchet MS" w:hAnsi="Trebuchet MS"/>
                <w:sz w:val="22"/>
                <w:szCs w:val="22"/>
                <w:lang w:val="en-US"/>
              </w:rPr>
              <w:t>that no</w:t>
            </w:r>
            <w:r w:rsidRPr="00185239">
              <w:rPr>
                <w:rFonts w:ascii="Trebuchet MS" w:hAnsi="Trebuchet MS"/>
                <w:sz w:val="22"/>
                <w:szCs w:val="22"/>
                <w:lang w:val="en-US"/>
              </w:rPr>
              <w:t xml:space="preserve"> Early Expiration Hypothesis</w:t>
            </w:r>
            <w:r w:rsidR="008D21A4" w:rsidRPr="00185239">
              <w:rPr>
                <w:rFonts w:ascii="Trebuchet MS" w:hAnsi="Trebuchet MS"/>
                <w:sz w:val="22"/>
                <w:szCs w:val="22"/>
                <w:lang w:val="en-US"/>
              </w:rPr>
              <w:t xml:space="preserve"> has occurred</w:t>
            </w:r>
            <w:r w:rsidRPr="00185239">
              <w:rPr>
                <w:rFonts w:ascii="Trebuchet MS" w:hAnsi="Trebuchet MS"/>
                <w:sz w:val="22"/>
                <w:szCs w:val="22"/>
                <w:lang w:val="en-US"/>
              </w:rPr>
              <w:t>, as well as the documents necessary for proving it</w:t>
            </w:r>
            <w:r w:rsidR="008D21A4" w:rsidRPr="00185239">
              <w:rPr>
                <w:rFonts w:ascii="Trebuchet MS" w:hAnsi="Trebuchet MS"/>
                <w:sz w:val="22"/>
                <w:szCs w:val="22"/>
                <w:lang w:val="en-US"/>
              </w:rPr>
              <w:t>, if applicable</w:t>
            </w:r>
            <w:r w:rsidRPr="00185239">
              <w:rPr>
                <w:rFonts w:ascii="Trebuchet MS" w:hAnsi="Trebuchet MS"/>
                <w:sz w:val="22"/>
                <w:szCs w:val="22"/>
                <w:lang w:val="en-US"/>
              </w:rPr>
              <w:t>.</w:t>
            </w:r>
          </w:p>
          <w:p w14:paraId="74373818" w14:textId="77777777" w:rsidR="00F74BEE" w:rsidRPr="00185239" w:rsidRDefault="00F74BEE" w:rsidP="006A2E3D">
            <w:pPr>
              <w:spacing w:line="280" w:lineRule="exact"/>
              <w:rPr>
                <w:rFonts w:ascii="Trebuchet MS" w:hAnsi="Trebuchet MS"/>
                <w:sz w:val="22"/>
                <w:szCs w:val="22"/>
                <w:lang w:val="en-US"/>
              </w:rPr>
            </w:pPr>
          </w:p>
          <w:p w14:paraId="056FEFCD" w14:textId="77777777" w:rsidR="00DC741D" w:rsidRPr="00185239" w:rsidRDefault="00DC741D"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85239">
              <w:rPr>
                <w:rFonts w:ascii="Trebuchet MS" w:hAnsi="Trebuchet MS"/>
                <w:sz w:val="22"/>
                <w:szCs w:val="22"/>
                <w:lang w:val="en-US"/>
              </w:rPr>
              <w:t>In the event of any Early Expiration Hypothesis, the Debenture Holder shall convene, within two (2) Business Days from the date on which it becomes aware of the relevant event, a General Meeting of CRI Holders (as provided for in the Securitization Form) for the decision of the Debenture Holder's manifestation to be resolved in relation to this hypothesis.</w:t>
            </w:r>
          </w:p>
          <w:p w14:paraId="324F4159" w14:textId="77777777" w:rsidR="00DC741D" w:rsidRPr="00185239" w:rsidRDefault="00DC741D" w:rsidP="006A2E3D">
            <w:pPr>
              <w:widowControl w:val="0"/>
              <w:tabs>
                <w:tab w:val="left" w:pos="567"/>
                <w:tab w:val="left" w:pos="851"/>
              </w:tabs>
              <w:spacing w:line="280" w:lineRule="exact"/>
              <w:ind w:left="720"/>
              <w:rPr>
                <w:rFonts w:ascii="Trebuchet MS" w:hAnsi="Trebuchet MS"/>
                <w:sz w:val="22"/>
                <w:szCs w:val="22"/>
                <w:lang w:val="en-US"/>
              </w:rPr>
            </w:pPr>
          </w:p>
          <w:p w14:paraId="258ABDD0" w14:textId="77777777" w:rsidR="00DC741D" w:rsidRPr="00185239" w:rsidRDefault="00DC741D" w:rsidP="006A2E3D">
            <w:pPr>
              <w:widowControl w:val="0"/>
              <w:numPr>
                <w:ilvl w:val="3"/>
                <w:numId w:val="89"/>
              </w:numPr>
              <w:tabs>
                <w:tab w:val="left" w:pos="567"/>
                <w:tab w:val="left" w:pos="851"/>
              </w:tabs>
              <w:autoSpaceDE w:val="0"/>
              <w:autoSpaceDN w:val="0"/>
              <w:adjustRightInd w:val="0"/>
              <w:spacing w:line="280" w:lineRule="exact"/>
              <w:ind w:left="0" w:firstLine="36"/>
              <w:rPr>
                <w:rFonts w:ascii="Trebuchet MS" w:hAnsi="Trebuchet MS"/>
                <w:sz w:val="22"/>
                <w:szCs w:val="22"/>
                <w:lang w:val="en-US"/>
              </w:rPr>
            </w:pPr>
            <w:r w:rsidRPr="00185239">
              <w:rPr>
                <w:rFonts w:ascii="Trebuchet MS" w:hAnsi="Trebuchet MS"/>
                <w:sz w:val="22"/>
                <w:szCs w:val="22"/>
                <w:lang w:val="en-US"/>
              </w:rPr>
              <w:t>In case of holding it and its resolution is favorable to the Early Expiration of the Debentures, the Debenture Holder must declare the Early Expiration of the Debentures and demand the payment of what is due</w:t>
            </w:r>
            <w:r w:rsidR="0093310D" w:rsidRPr="00185239">
              <w:rPr>
                <w:rFonts w:ascii="Trebuchet MS" w:hAnsi="Trebuchet MS"/>
                <w:sz w:val="22"/>
                <w:szCs w:val="22"/>
                <w:lang w:val="en-US"/>
              </w:rPr>
              <w:t xml:space="preserve"> </w:t>
            </w:r>
            <w:r w:rsidR="008D21A4" w:rsidRPr="00185239">
              <w:rPr>
                <w:rFonts w:ascii="Trebuchet MS" w:hAnsi="Trebuchet MS"/>
                <w:sz w:val="22"/>
                <w:szCs w:val="22"/>
                <w:lang w:val="en-US"/>
              </w:rPr>
              <w:t>(“</w:t>
            </w:r>
            <w:r w:rsidR="008D21A4" w:rsidRPr="00185239">
              <w:rPr>
                <w:rFonts w:ascii="Trebuchet MS" w:hAnsi="Trebuchet MS"/>
                <w:sz w:val="22"/>
                <w:szCs w:val="22"/>
                <w:u w:val="single"/>
                <w:lang w:val="en-US"/>
              </w:rPr>
              <w:t>EED Notice</w:t>
            </w:r>
            <w:r w:rsidR="008D21A4" w:rsidRPr="00185239">
              <w:rPr>
                <w:rFonts w:ascii="Trebuchet MS" w:hAnsi="Trebuchet MS"/>
                <w:sz w:val="22"/>
                <w:szCs w:val="22"/>
                <w:lang w:val="en-US"/>
              </w:rPr>
              <w:t>”)</w:t>
            </w:r>
            <w:r w:rsidR="0093310D" w:rsidRPr="00185239">
              <w:rPr>
                <w:rFonts w:ascii="Trebuchet MS" w:hAnsi="Trebuchet MS"/>
                <w:sz w:val="22"/>
                <w:szCs w:val="22"/>
                <w:lang w:val="en-US"/>
              </w:rPr>
              <w:t>, it being certain that, in case of no installation and/or resolution due to the absence of quorum, in a first or second installation of the meeting, the Early Expiration shall not be declared</w:t>
            </w:r>
            <w:r w:rsidRPr="00185239">
              <w:rPr>
                <w:rFonts w:ascii="Trebuchet MS" w:hAnsi="Trebuchet MS"/>
                <w:sz w:val="22"/>
                <w:szCs w:val="22"/>
                <w:lang w:val="en-US"/>
              </w:rPr>
              <w:t>.</w:t>
            </w:r>
          </w:p>
          <w:p w14:paraId="56A09D2B" w14:textId="77777777" w:rsidR="00DC741D" w:rsidRPr="00185239" w:rsidRDefault="00DC741D" w:rsidP="006A2E3D">
            <w:pPr>
              <w:widowControl w:val="0"/>
              <w:tabs>
                <w:tab w:val="left" w:pos="567"/>
                <w:tab w:val="left" w:pos="851"/>
              </w:tabs>
              <w:spacing w:line="280" w:lineRule="exact"/>
              <w:ind w:left="720"/>
              <w:rPr>
                <w:rFonts w:ascii="Trebuchet MS" w:hAnsi="Trebuchet MS"/>
                <w:sz w:val="22"/>
                <w:szCs w:val="22"/>
                <w:lang w:val="en-US"/>
              </w:rPr>
            </w:pPr>
          </w:p>
          <w:p w14:paraId="6ABA54D5" w14:textId="77777777" w:rsidR="00DC741D" w:rsidRPr="00185239" w:rsidRDefault="00F74BEE"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 T</w:t>
            </w:r>
            <w:r w:rsidR="00DC741D" w:rsidRPr="00185239">
              <w:rPr>
                <w:rFonts w:ascii="Trebuchet MS" w:hAnsi="Trebuchet MS"/>
                <w:sz w:val="22"/>
                <w:szCs w:val="22"/>
                <w:lang w:val="en-US"/>
              </w:rPr>
              <w:t xml:space="preserve">he Issuer undertakes to pay the amount of the </w:t>
            </w:r>
            <w:r w:rsidR="00FF15BD" w:rsidRPr="00185239">
              <w:rPr>
                <w:rFonts w:ascii="Trebuchet MS" w:hAnsi="Trebuchet MS"/>
                <w:sz w:val="22"/>
                <w:szCs w:val="22"/>
                <w:lang w:val="en-US"/>
              </w:rPr>
              <w:t xml:space="preserve">Nominal </w:t>
            </w:r>
            <w:r w:rsidR="00DC741D" w:rsidRPr="00185239">
              <w:rPr>
                <w:rFonts w:ascii="Trebuchet MS" w:hAnsi="Trebuchet MS"/>
                <w:sz w:val="22"/>
                <w:szCs w:val="22"/>
                <w:lang w:val="en-US"/>
              </w:rPr>
              <w:t xml:space="preserve">Debenture Unit Par Value, </w:t>
            </w:r>
            <w:r w:rsidR="00FF15BD" w:rsidRPr="00185239">
              <w:rPr>
                <w:rFonts w:ascii="Trebuchet MS" w:hAnsi="Trebuchet MS"/>
                <w:sz w:val="22"/>
                <w:szCs w:val="22"/>
                <w:lang w:val="en-US"/>
              </w:rPr>
              <w:t xml:space="preserve">or the balance of the Nominal Debenture Unit Par Value </w:t>
            </w:r>
            <w:r w:rsidR="00DC741D" w:rsidRPr="00185239">
              <w:rPr>
                <w:rFonts w:ascii="Trebuchet MS" w:hAnsi="Trebuchet MS"/>
                <w:sz w:val="22"/>
                <w:szCs w:val="22"/>
                <w:lang w:val="en-US"/>
              </w:rPr>
              <w:t>plus the Compensat</w:t>
            </w:r>
            <w:r w:rsidR="00FF15BD" w:rsidRPr="00185239">
              <w:rPr>
                <w:rFonts w:ascii="Trebuchet MS" w:hAnsi="Trebuchet MS"/>
                <w:sz w:val="22"/>
                <w:szCs w:val="22"/>
                <w:lang w:val="en-US"/>
              </w:rPr>
              <w:t>ion</w:t>
            </w:r>
            <w:r w:rsidR="00DC741D" w:rsidRPr="00185239">
              <w:rPr>
                <w:rFonts w:ascii="Trebuchet MS" w:hAnsi="Trebuchet MS"/>
                <w:sz w:val="22"/>
                <w:szCs w:val="22"/>
                <w:lang w:val="en-US"/>
              </w:rPr>
              <w:t xml:space="preserve">, calculated </w:t>
            </w:r>
            <w:r w:rsidR="00DC741D" w:rsidRPr="00185239">
              <w:rPr>
                <w:rFonts w:ascii="Trebuchet MS" w:hAnsi="Trebuchet MS"/>
                <w:i/>
                <w:iCs/>
                <w:sz w:val="22"/>
                <w:szCs w:val="22"/>
                <w:lang w:val="en-US"/>
              </w:rPr>
              <w:t xml:space="preserve">pro rata </w:t>
            </w:r>
            <w:proofErr w:type="spellStart"/>
            <w:r w:rsidR="00DC741D" w:rsidRPr="00185239">
              <w:rPr>
                <w:rFonts w:ascii="Trebuchet MS" w:hAnsi="Trebuchet MS"/>
                <w:i/>
                <w:iCs/>
                <w:sz w:val="22"/>
                <w:szCs w:val="22"/>
                <w:lang w:val="en-US"/>
              </w:rPr>
              <w:t>temporis</w:t>
            </w:r>
            <w:proofErr w:type="spellEnd"/>
            <w:r w:rsidR="00DC741D" w:rsidRPr="00185239">
              <w:rPr>
                <w:rFonts w:ascii="Trebuchet MS" w:hAnsi="Trebuchet MS"/>
                <w:sz w:val="22"/>
                <w:szCs w:val="22"/>
                <w:lang w:val="en-US"/>
              </w:rPr>
              <w:t xml:space="preserve"> from the date of the first CRI payment, </w:t>
            </w:r>
            <w:r w:rsidR="001F2CC7" w:rsidRPr="00185239">
              <w:rPr>
                <w:rFonts w:ascii="Trebuchet MS" w:hAnsi="Trebuchet MS"/>
                <w:bCs/>
                <w:iCs/>
                <w:sz w:val="22"/>
                <w:szCs w:val="22"/>
                <w:lang w:val="en-US"/>
              </w:rPr>
              <w:t xml:space="preserve">or on the Date of Anniversary immediately before, whichever happens last, </w:t>
            </w:r>
            <w:r w:rsidR="00DC741D" w:rsidRPr="00185239">
              <w:rPr>
                <w:rFonts w:ascii="Trebuchet MS" w:hAnsi="Trebuchet MS"/>
                <w:sz w:val="22"/>
                <w:szCs w:val="22"/>
                <w:lang w:val="en-US"/>
              </w:rPr>
              <w:t xml:space="preserve">until the date of the effective payment, </w:t>
            </w:r>
            <w:r w:rsidR="00FF15BD" w:rsidRPr="00185239">
              <w:rPr>
                <w:rFonts w:ascii="Trebuchet MS" w:hAnsi="Trebuchet MS"/>
                <w:sz w:val="22"/>
                <w:szCs w:val="22"/>
                <w:lang w:val="en-US"/>
              </w:rPr>
              <w:t xml:space="preserve">any </w:t>
            </w:r>
            <w:r w:rsidR="005B6E94" w:rsidRPr="00185239">
              <w:rPr>
                <w:rFonts w:ascii="Trebuchet MS" w:hAnsi="Trebuchet MS"/>
                <w:sz w:val="22"/>
                <w:szCs w:val="22"/>
                <w:lang w:val="en-US"/>
              </w:rPr>
              <w:t>occasional</w:t>
            </w:r>
            <w:r w:rsidR="00DE3854" w:rsidRPr="00185239">
              <w:rPr>
                <w:rFonts w:ascii="Trebuchet MS" w:hAnsi="Trebuchet MS"/>
                <w:sz w:val="22"/>
                <w:szCs w:val="22"/>
                <w:lang w:val="en-US"/>
              </w:rPr>
              <w:t xml:space="preserve"> owed late-payment </w:t>
            </w:r>
            <w:r w:rsidR="00FF15BD" w:rsidRPr="00185239">
              <w:rPr>
                <w:rFonts w:ascii="Trebuchet MS" w:hAnsi="Trebuchet MS"/>
                <w:sz w:val="22"/>
                <w:szCs w:val="22"/>
                <w:lang w:val="en-US"/>
              </w:rPr>
              <w:t>expenses and charges</w:t>
            </w:r>
            <w:r w:rsidR="00DE3854" w:rsidRPr="00185239">
              <w:rPr>
                <w:rFonts w:ascii="Trebuchet MS" w:hAnsi="Trebuchet MS"/>
                <w:sz w:val="22"/>
                <w:szCs w:val="22"/>
                <w:lang w:val="en-US"/>
              </w:rPr>
              <w:t xml:space="preserve">, as applicable, </w:t>
            </w:r>
            <w:r w:rsidR="00DC741D" w:rsidRPr="00185239">
              <w:rPr>
                <w:rFonts w:ascii="Trebuchet MS" w:hAnsi="Trebuchet MS"/>
                <w:sz w:val="22"/>
                <w:szCs w:val="22"/>
                <w:lang w:val="en-US"/>
              </w:rPr>
              <w:t xml:space="preserve">and any other amounts </w:t>
            </w:r>
            <w:r w:rsidR="00FF15BD" w:rsidRPr="00185239">
              <w:rPr>
                <w:rFonts w:ascii="Trebuchet MS" w:hAnsi="Trebuchet MS"/>
                <w:sz w:val="22"/>
                <w:szCs w:val="22"/>
                <w:lang w:val="en-US"/>
              </w:rPr>
              <w:t xml:space="preserve">possibly </w:t>
            </w:r>
            <w:r w:rsidR="00DC741D" w:rsidRPr="00185239">
              <w:rPr>
                <w:rFonts w:ascii="Trebuchet MS" w:hAnsi="Trebuchet MS"/>
                <w:sz w:val="22"/>
                <w:szCs w:val="22"/>
                <w:lang w:val="en-US"/>
              </w:rPr>
              <w:t>due by the Issuer under the terms of this Indenture</w:t>
            </w:r>
            <w:r w:rsidR="00DE3854" w:rsidRPr="00185239">
              <w:rPr>
                <w:rFonts w:ascii="Trebuchet MS" w:hAnsi="Trebuchet MS"/>
                <w:sz w:val="22"/>
                <w:szCs w:val="22"/>
                <w:lang w:val="en-US"/>
              </w:rPr>
              <w:t>, the Fiduciary Assignment of Receivables Agreement</w:t>
            </w:r>
            <w:r w:rsidR="00DC741D" w:rsidRPr="00185239">
              <w:rPr>
                <w:rFonts w:ascii="Trebuchet MS" w:hAnsi="Trebuchet MS"/>
                <w:sz w:val="22"/>
                <w:szCs w:val="22"/>
                <w:lang w:val="en-US"/>
              </w:rPr>
              <w:t xml:space="preserve"> and</w:t>
            </w:r>
            <w:r w:rsidR="00DE3854" w:rsidRPr="00185239">
              <w:rPr>
                <w:rFonts w:ascii="Trebuchet MS" w:hAnsi="Trebuchet MS"/>
                <w:sz w:val="22"/>
                <w:szCs w:val="22"/>
                <w:lang w:val="en-US"/>
              </w:rPr>
              <w:t xml:space="preserve"> the</w:t>
            </w:r>
            <w:r w:rsidR="00DC741D" w:rsidRPr="00185239">
              <w:rPr>
                <w:rFonts w:ascii="Trebuchet MS" w:hAnsi="Trebuchet MS"/>
                <w:sz w:val="22"/>
                <w:szCs w:val="22"/>
                <w:lang w:val="en-US"/>
              </w:rPr>
              <w:t xml:space="preserve"> Real Estate </w:t>
            </w:r>
            <w:r w:rsidR="00EB6637" w:rsidRPr="00185239">
              <w:rPr>
                <w:rFonts w:ascii="Trebuchet MS" w:hAnsi="Trebuchet MS"/>
                <w:sz w:val="22"/>
                <w:szCs w:val="22"/>
                <w:lang w:val="en-US"/>
              </w:rPr>
              <w:t xml:space="preserve">Fiduciary Sale </w:t>
            </w:r>
            <w:r w:rsidR="00734C88" w:rsidRPr="00185239">
              <w:rPr>
                <w:rFonts w:ascii="Trebuchet MS" w:hAnsi="Trebuchet MS"/>
                <w:sz w:val="22"/>
                <w:szCs w:val="22"/>
                <w:lang w:val="en-US"/>
              </w:rPr>
              <w:t>Guarantee</w:t>
            </w:r>
            <w:r w:rsidR="00DC741D" w:rsidRPr="00185239">
              <w:rPr>
                <w:rFonts w:ascii="Trebuchet MS" w:hAnsi="Trebuchet MS"/>
                <w:sz w:val="22"/>
                <w:szCs w:val="22"/>
                <w:lang w:val="en-US"/>
              </w:rPr>
              <w:t xml:space="preserve">, within </w:t>
            </w:r>
            <w:r w:rsidR="00713616" w:rsidRPr="00185239">
              <w:rPr>
                <w:rFonts w:ascii="Trebuchet MS" w:hAnsi="Trebuchet MS"/>
                <w:sz w:val="22"/>
                <w:szCs w:val="22"/>
                <w:lang w:val="en-US"/>
              </w:rPr>
              <w:t>ten</w:t>
            </w:r>
            <w:r w:rsidR="008D21A4" w:rsidRPr="00185239">
              <w:rPr>
                <w:rFonts w:ascii="Trebuchet MS" w:hAnsi="Trebuchet MS"/>
                <w:sz w:val="22"/>
                <w:szCs w:val="22"/>
                <w:lang w:val="en-US"/>
              </w:rPr>
              <w:t xml:space="preserve"> </w:t>
            </w:r>
            <w:r w:rsidR="008D21A4" w:rsidRPr="00185239">
              <w:rPr>
                <w:rFonts w:ascii="Trebuchet MS" w:hAnsi="Trebuchet MS"/>
                <w:sz w:val="22"/>
                <w:szCs w:val="22"/>
                <w:lang w:val="en-US"/>
              </w:rPr>
              <w:lastRenderedPageBreak/>
              <w:t>(</w:t>
            </w:r>
            <w:r w:rsidR="00713616" w:rsidRPr="00185239">
              <w:rPr>
                <w:rFonts w:ascii="Trebuchet MS" w:hAnsi="Trebuchet MS"/>
                <w:sz w:val="22"/>
                <w:szCs w:val="22"/>
                <w:lang w:val="en-US"/>
              </w:rPr>
              <w:t>10</w:t>
            </w:r>
            <w:r w:rsidR="00DC741D" w:rsidRPr="00185239">
              <w:rPr>
                <w:rFonts w:ascii="Trebuchet MS" w:hAnsi="Trebuchet MS"/>
                <w:sz w:val="22"/>
                <w:szCs w:val="22"/>
                <w:lang w:val="en-US"/>
              </w:rPr>
              <w:t xml:space="preserve">) Business Days from the date of the </w:t>
            </w:r>
            <w:r w:rsidR="008D21A4" w:rsidRPr="00185239">
              <w:rPr>
                <w:rFonts w:ascii="Trebuchet MS" w:hAnsi="Trebuchet MS"/>
                <w:sz w:val="22"/>
                <w:szCs w:val="22"/>
                <w:lang w:val="en-US"/>
              </w:rPr>
              <w:t>issuance of an EED Notice</w:t>
            </w:r>
            <w:r w:rsidRPr="00185239">
              <w:rPr>
                <w:rFonts w:ascii="Trebuchet MS" w:hAnsi="Trebuchet MS"/>
                <w:sz w:val="22"/>
                <w:szCs w:val="22"/>
                <w:lang w:val="en-US"/>
              </w:rPr>
              <w:t xml:space="preserve"> </w:t>
            </w:r>
            <w:r w:rsidR="00DC741D" w:rsidRPr="00185239">
              <w:rPr>
                <w:rFonts w:ascii="Trebuchet MS" w:hAnsi="Trebuchet MS"/>
                <w:sz w:val="22"/>
                <w:szCs w:val="22"/>
                <w:lang w:val="en-US"/>
              </w:rPr>
              <w:t>Debenture Early Expiration representation</w:t>
            </w:r>
            <w:r w:rsidR="00225E46" w:rsidRPr="00185239">
              <w:rPr>
                <w:rFonts w:ascii="Trebuchet MS" w:hAnsi="Trebuchet MS"/>
                <w:sz w:val="22"/>
                <w:szCs w:val="22"/>
                <w:lang w:val="en-US"/>
              </w:rPr>
              <w:t xml:space="preserve"> by the </w:t>
            </w:r>
            <w:proofErr w:type="spellStart"/>
            <w:r w:rsidR="00225E46" w:rsidRPr="00185239">
              <w:rPr>
                <w:rFonts w:ascii="Trebuchet MS" w:hAnsi="Trebuchet MS"/>
                <w:sz w:val="22"/>
                <w:szCs w:val="22"/>
                <w:lang w:val="en-US"/>
              </w:rPr>
              <w:t>Debentureholder</w:t>
            </w:r>
            <w:proofErr w:type="spellEnd"/>
            <w:r w:rsidR="00225E46" w:rsidRPr="00185239">
              <w:rPr>
                <w:rFonts w:ascii="Trebuchet MS" w:hAnsi="Trebuchet MS"/>
                <w:sz w:val="22"/>
                <w:szCs w:val="22"/>
                <w:lang w:val="en-US"/>
              </w:rPr>
              <w:t xml:space="preserve"> to the Issuer</w:t>
            </w:r>
            <w:r w:rsidR="00DC741D" w:rsidRPr="00185239">
              <w:rPr>
                <w:rFonts w:ascii="Trebuchet MS" w:hAnsi="Trebuchet MS"/>
                <w:sz w:val="22"/>
                <w:szCs w:val="22"/>
                <w:lang w:val="en-US"/>
              </w:rPr>
              <w:t>, under penalty of, in failing to do so, being required to pay the late payment charges provided for in Clause 4.13 above</w:t>
            </w:r>
            <w:r w:rsidR="000831D0" w:rsidRPr="00185239">
              <w:rPr>
                <w:rFonts w:ascii="Trebuchet MS" w:hAnsi="Trebuchet MS"/>
                <w:sz w:val="22"/>
                <w:szCs w:val="22"/>
                <w:lang w:val="en-US"/>
              </w:rPr>
              <w:t xml:space="preserve"> (“</w:t>
            </w:r>
            <w:r w:rsidR="00F728AA" w:rsidRPr="00185239">
              <w:rPr>
                <w:rFonts w:ascii="Trebuchet MS" w:hAnsi="Trebuchet MS"/>
                <w:sz w:val="22"/>
                <w:szCs w:val="22"/>
                <w:lang w:val="en-US"/>
              </w:rPr>
              <w:t>Early Expiration Sum</w:t>
            </w:r>
            <w:r w:rsidR="000831D0" w:rsidRPr="00185239">
              <w:rPr>
                <w:rFonts w:ascii="Trebuchet MS" w:hAnsi="Trebuchet MS"/>
                <w:sz w:val="22"/>
                <w:szCs w:val="22"/>
                <w:lang w:val="en-US"/>
              </w:rPr>
              <w:t>”)</w:t>
            </w:r>
            <w:r w:rsidR="00DC741D" w:rsidRPr="00185239">
              <w:rPr>
                <w:rFonts w:ascii="Trebuchet MS" w:hAnsi="Trebuchet MS"/>
                <w:sz w:val="22"/>
                <w:szCs w:val="22"/>
                <w:lang w:val="en-US"/>
              </w:rPr>
              <w:t xml:space="preserve">. </w:t>
            </w:r>
          </w:p>
          <w:p w14:paraId="095563E5" w14:textId="77777777" w:rsidR="00DC741D" w:rsidRPr="00185239" w:rsidRDefault="00DC741D" w:rsidP="006A2E3D">
            <w:pPr>
              <w:widowControl w:val="0"/>
              <w:spacing w:line="280" w:lineRule="exact"/>
              <w:rPr>
                <w:rFonts w:ascii="Trebuchet MS" w:hAnsi="Trebuchet MS"/>
                <w:snapToGrid w:val="0"/>
                <w:sz w:val="22"/>
                <w:szCs w:val="22"/>
                <w:lang w:val="en-US"/>
              </w:rPr>
            </w:pPr>
          </w:p>
          <w:p w14:paraId="2BE60CFA" w14:textId="77777777" w:rsidR="00DC741D" w:rsidRPr="00185239" w:rsidRDefault="00DC741D" w:rsidP="006A2E3D">
            <w:pPr>
              <w:widowControl w:val="0"/>
              <w:numPr>
                <w:ilvl w:val="1"/>
                <w:numId w:val="89"/>
              </w:numPr>
              <w:tabs>
                <w:tab w:val="left" w:pos="567"/>
              </w:tabs>
              <w:spacing w:line="280" w:lineRule="exact"/>
              <w:ind w:left="0" w:firstLine="0"/>
              <w:rPr>
                <w:rFonts w:ascii="Trebuchet MS" w:hAnsi="Trebuchet MS"/>
                <w:b/>
                <w:sz w:val="22"/>
                <w:szCs w:val="22"/>
                <w:lang w:val="en-US"/>
              </w:rPr>
            </w:pPr>
            <w:r w:rsidRPr="00185239">
              <w:rPr>
                <w:rFonts w:ascii="Trebuchet MS" w:hAnsi="Trebuchet MS"/>
                <w:b/>
                <w:sz w:val="22"/>
                <w:szCs w:val="22"/>
                <w:lang w:val="en-US"/>
              </w:rPr>
              <w:t>Payment place</w:t>
            </w:r>
          </w:p>
          <w:p w14:paraId="3552F1E1" w14:textId="77777777" w:rsidR="00DC741D" w:rsidRPr="00185239" w:rsidRDefault="00DC741D"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The payments to which the Debentures are entitled shall be made by the Issuer in the </w:t>
            </w:r>
            <w:r w:rsidR="00BA23CA" w:rsidRPr="00185239">
              <w:rPr>
                <w:rFonts w:ascii="Trebuchet MS" w:hAnsi="Trebuchet MS"/>
                <w:sz w:val="22"/>
                <w:szCs w:val="22"/>
                <w:lang w:val="en-US"/>
              </w:rPr>
              <w:t>Segregated Assets</w:t>
            </w:r>
            <w:r w:rsidRPr="00185239">
              <w:rPr>
                <w:rFonts w:ascii="Trebuchet MS" w:hAnsi="Trebuchet MS"/>
                <w:sz w:val="22"/>
                <w:szCs w:val="22"/>
                <w:lang w:val="en-US"/>
              </w:rPr>
              <w:t xml:space="preserve"> Account.</w:t>
            </w:r>
          </w:p>
          <w:p w14:paraId="4A161CC7" w14:textId="77777777" w:rsidR="00DC741D" w:rsidRPr="00185239" w:rsidRDefault="00DC741D" w:rsidP="006A2E3D">
            <w:pPr>
              <w:widowControl w:val="0"/>
              <w:spacing w:line="280" w:lineRule="exact"/>
              <w:rPr>
                <w:rFonts w:ascii="Trebuchet MS" w:hAnsi="Trebuchet MS"/>
                <w:sz w:val="22"/>
                <w:szCs w:val="22"/>
                <w:lang w:val="en-US"/>
              </w:rPr>
            </w:pPr>
          </w:p>
          <w:p w14:paraId="4D5AE88A" w14:textId="77777777" w:rsidR="00DC741D" w:rsidRPr="00185239" w:rsidRDefault="00DC741D" w:rsidP="006A2E3D">
            <w:pPr>
              <w:widowControl w:val="0"/>
              <w:numPr>
                <w:ilvl w:val="1"/>
                <w:numId w:val="89"/>
              </w:numPr>
              <w:tabs>
                <w:tab w:val="left" w:pos="567"/>
              </w:tabs>
              <w:spacing w:line="280" w:lineRule="exact"/>
              <w:ind w:left="0" w:firstLine="0"/>
              <w:rPr>
                <w:rFonts w:ascii="Trebuchet MS" w:hAnsi="Trebuchet MS"/>
                <w:b/>
                <w:sz w:val="22"/>
                <w:szCs w:val="22"/>
                <w:lang w:val="en-US"/>
              </w:rPr>
            </w:pPr>
            <w:r w:rsidRPr="00185239">
              <w:rPr>
                <w:rFonts w:ascii="Trebuchet MS" w:hAnsi="Trebuchet MS"/>
                <w:b/>
                <w:sz w:val="22"/>
                <w:szCs w:val="22"/>
                <w:lang w:val="en-US"/>
              </w:rPr>
              <w:t>Extension of Deadlines</w:t>
            </w:r>
          </w:p>
          <w:p w14:paraId="3397E5B4" w14:textId="77777777" w:rsidR="00DC741D" w:rsidRPr="00185239" w:rsidRDefault="00DC741D" w:rsidP="006A2E3D">
            <w:pPr>
              <w:widowControl w:val="0"/>
              <w:spacing w:line="280" w:lineRule="exact"/>
              <w:rPr>
                <w:rFonts w:ascii="Trebuchet MS" w:hAnsi="Trebuchet MS"/>
                <w:sz w:val="22"/>
                <w:szCs w:val="22"/>
                <w:lang w:val="en-US"/>
              </w:rPr>
            </w:pPr>
          </w:p>
          <w:p w14:paraId="6553EF9F" w14:textId="77777777" w:rsidR="00DC741D" w:rsidRPr="00185239" w:rsidRDefault="00DC741D"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85239">
              <w:rPr>
                <w:rFonts w:ascii="Trebuchet MS" w:hAnsi="Trebuchet MS"/>
                <w:sz w:val="22"/>
                <w:szCs w:val="22"/>
                <w:lang w:val="en-US"/>
              </w:rPr>
              <w:t>The deadlines for payment of any obligation anticipated or arising from the Issue shall be considered automatically extended until the first subsequent Business Day, without adding interest or any other late payment charge to the amounts to be paid, when the date of such payments coincides with Saturday, Sunday and declared national holiday in the Federative Republic of Brazil</w:t>
            </w:r>
            <w:r w:rsidR="00233E0A" w:rsidRPr="00185239">
              <w:rPr>
                <w:rFonts w:ascii="Trebuchet MS" w:hAnsi="Trebuchet MS"/>
                <w:sz w:val="22"/>
                <w:szCs w:val="22"/>
                <w:lang w:val="en-US"/>
              </w:rPr>
              <w:t xml:space="preserve"> or in the City or State of S</w:t>
            </w:r>
            <w:r w:rsidR="00DE3854" w:rsidRPr="00185239">
              <w:rPr>
                <w:rFonts w:ascii="Trebuchet MS" w:hAnsi="Trebuchet MS"/>
                <w:sz w:val="22"/>
                <w:szCs w:val="22"/>
                <w:lang w:val="en-US"/>
              </w:rPr>
              <w:t>ã</w:t>
            </w:r>
            <w:r w:rsidR="00233E0A" w:rsidRPr="00185239">
              <w:rPr>
                <w:rFonts w:ascii="Trebuchet MS" w:hAnsi="Trebuchet MS"/>
                <w:sz w:val="22"/>
                <w:szCs w:val="22"/>
                <w:lang w:val="en-US"/>
              </w:rPr>
              <w:t>o Paulo</w:t>
            </w:r>
            <w:r w:rsidR="005B6E94" w:rsidRPr="00185239">
              <w:rPr>
                <w:rFonts w:ascii="Trebuchet MS" w:hAnsi="Trebuchet MS"/>
                <w:sz w:val="22"/>
                <w:szCs w:val="22"/>
                <w:lang w:val="en-US"/>
              </w:rPr>
              <w:t xml:space="preserve"> (“Business Day(s)”)</w:t>
            </w:r>
            <w:r w:rsidRPr="00185239">
              <w:rPr>
                <w:rFonts w:ascii="Trebuchet MS" w:hAnsi="Trebuchet MS"/>
                <w:sz w:val="22"/>
                <w:szCs w:val="22"/>
                <w:lang w:val="en-US"/>
              </w:rPr>
              <w:t>.</w:t>
            </w:r>
          </w:p>
          <w:p w14:paraId="601CA0AB" w14:textId="77777777" w:rsidR="002226A1" w:rsidRPr="00185239" w:rsidRDefault="002226A1"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454CAE44" w14:textId="77777777" w:rsidR="002226A1" w:rsidRPr="00185239" w:rsidRDefault="002226A1" w:rsidP="006A2E3D">
            <w:pPr>
              <w:pStyle w:val="PargrafodaLista"/>
              <w:widowControl w:val="0"/>
              <w:numPr>
                <w:ilvl w:val="1"/>
                <w:numId w:val="89"/>
              </w:numPr>
              <w:tabs>
                <w:tab w:val="left" w:pos="567"/>
                <w:tab w:val="left" w:pos="851"/>
              </w:tabs>
              <w:autoSpaceDE w:val="0"/>
              <w:autoSpaceDN w:val="0"/>
              <w:adjustRightInd w:val="0"/>
              <w:spacing w:line="280" w:lineRule="exact"/>
              <w:rPr>
                <w:rFonts w:ascii="Trebuchet MS" w:hAnsi="Trebuchet MS"/>
                <w:b/>
                <w:bCs/>
                <w:sz w:val="22"/>
                <w:szCs w:val="22"/>
                <w:lang w:val="en-US"/>
              </w:rPr>
            </w:pPr>
            <w:r w:rsidRPr="00185239">
              <w:rPr>
                <w:rFonts w:ascii="Trebuchet MS" w:hAnsi="Trebuchet MS"/>
                <w:b/>
                <w:bCs/>
                <w:sz w:val="22"/>
                <w:szCs w:val="22"/>
                <w:lang w:val="en-US"/>
              </w:rPr>
              <w:t>Renegotiation.</w:t>
            </w:r>
          </w:p>
          <w:p w14:paraId="29C640FE" w14:textId="77777777" w:rsidR="002226A1" w:rsidRPr="00185239" w:rsidRDefault="002226A1"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35B82565" w14:textId="77777777" w:rsidR="002226A1" w:rsidRPr="00185239" w:rsidRDefault="002226A1"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r w:rsidRPr="00185239">
              <w:rPr>
                <w:rFonts w:ascii="Trebuchet MS" w:hAnsi="Trebuchet MS"/>
                <w:sz w:val="22"/>
                <w:szCs w:val="22"/>
                <w:lang w:val="en-US"/>
              </w:rPr>
              <w:t>4.18.1. The terms and conditions of this Issue may be renegotiated between the Parties by means of a mutual agreement formalized in an amendment to the present Indenture duly registered at JUCESP</w:t>
            </w:r>
            <w:r w:rsidR="008D21A4" w:rsidRPr="00185239">
              <w:rPr>
                <w:rFonts w:ascii="Trebuchet MS" w:hAnsi="Trebuchet MS"/>
                <w:sz w:val="22"/>
                <w:szCs w:val="22"/>
                <w:lang w:val="en-US"/>
              </w:rPr>
              <w:t>, if previously approved by the CRI holders</w:t>
            </w:r>
            <w:r w:rsidRPr="00185239">
              <w:rPr>
                <w:rFonts w:ascii="Trebuchet MS" w:hAnsi="Trebuchet MS"/>
                <w:sz w:val="22"/>
                <w:szCs w:val="22"/>
                <w:lang w:val="en-US"/>
              </w:rPr>
              <w:t>.</w:t>
            </w:r>
          </w:p>
          <w:p w14:paraId="747F545A" w14:textId="77777777" w:rsidR="00286774" w:rsidRPr="00185239" w:rsidRDefault="00286774" w:rsidP="0042179D">
            <w:pPr>
              <w:pStyle w:val="xmsonormal"/>
              <w:shd w:val="clear" w:color="auto" w:fill="FFFFFF"/>
              <w:spacing w:line="280" w:lineRule="atLeast"/>
              <w:jc w:val="both"/>
              <w:rPr>
                <w:rFonts w:ascii="Trebuchet MS" w:hAnsi="Trebuchet MS"/>
                <w:color w:val="201F1E"/>
                <w:bdr w:val="none" w:sz="0" w:space="0" w:color="auto" w:frame="1"/>
                <w:lang w:val="en-US"/>
              </w:rPr>
            </w:pPr>
          </w:p>
          <w:p w14:paraId="53D3F788" w14:textId="77777777" w:rsidR="0056045A" w:rsidRPr="00185239" w:rsidRDefault="0042179D" w:rsidP="00A53A39">
            <w:pPr>
              <w:pStyle w:val="xmsonormal"/>
              <w:shd w:val="clear" w:color="auto" w:fill="FFFFFF"/>
              <w:spacing w:line="280" w:lineRule="atLeast"/>
              <w:jc w:val="both"/>
              <w:rPr>
                <w:rFonts w:ascii="Times New Roman" w:hAnsi="Times New Roman"/>
                <w:color w:val="000000"/>
                <w:sz w:val="24"/>
                <w:szCs w:val="24"/>
                <w:lang w:val="en-GB"/>
              </w:rPr>
            </w:pPr>
            <w:r w:rsidRPr="00185239">
              <w:rPr>
                <w:rFonts w:ascii="Trebuchet MS" w:hAnsi="Trebuchet MS"/>
                <w:color w:val="201F1E"/>
                <w:bdr w:val="none" w:sz="0" w:space="0" w:color="auto" w:frame="1"/>
                <w:lang w:val="en-US"/>
              </w:rPr>
              <w:t xml:space="preserve">4.18.2. Any alteration to this Deed of Issuance of Debentures, after the CRI </w:t>
            </w:r>
            <w:r w:rsidR="00BF6343" w:rsidRPr="00185239">
              <w:rPr>
                <w:rFonts w:ascii="Trebuchet MS" w:hAnsi="Trebuchet MS"/>
                <w:color w:val="201F1E"/>
                <w:bdr w:val="none" w:sz="0" w:space="0" w:color="auto" w:frame="1"/>
                <w:lang w:val="en-US"/>
              </w:rPr>
              <w:t>is</w:t>
            </w:r>
            <w:r w:rsidRPr="00185239">
              <w:rPr>
                <w:rFonts w:ascii="Trebuchet MS" w:hAnsi="Trebuchet MS"/>
                <w:color w:val="201F1E"/>
                <w:bdr w:val="none" w:sz="0" w:space="0" w:color="auto" w:frame="1"/>
                <w:lang w:val="en-US"/>
              </w:rPr>
              <w:t xml:space="preserve"> fully paid up, shall depend upon the prior approval of the CRI holders when deciding together at the General Assembly, under the terms and conditions of the Securitization Instrument. It is not necessary for the CRI holders to meet to discuss and decide upon the alteration of this Deed, whenever such alteration: (</w:t>
            </w:r>
            <w:proofErr w:type="spellStart"/>
            <w:r w:rsidRPr="00185239">
              <w:rPr>
                <w:rFonts w:ascii="Trebuchet MS" w:hAnsi="Trebuchet MS"/>
                <w:color w:val="201F1E"/>
                <w:bdr w:val="none" w:sz="0" w:space="0" w:color="auto" w:frame="1"/>
                <w:lang w:val="en-US"/>
              </w:rPr>
              <w:t>i</w:t>
            </w:r>
            <w:proofErr w:type="spellEnd"/>
            <w:r w:rsidRPr="00185239">
              <w:rPr>
                <w:rFonts w:ascii="Trebuchet MS" w:hAnsi="Trebuchet MS"/>
                <w:color w:val="201F1E"/>
                <w:bdr w:val="none" w:sz="0" w:space="0" w:color="auto" w:frame="1"/>
                <w:lang w:val="en-US"/>
              </w:rPr>
              <w:t xml:space="preserve">) arises exclusively from the need to meet the express requirements of the CVM for adaptation to legal norms or regulations, or to demands established by the organized markets administrative entities or self-regulating entities, including, but not limited to, the B3 (CETIP UTVM Segment); (ii) is necessary due to the updating of the registration data of either of the Parties or of </w:t>
            </w:r>
            <w:r w:rsidRPr="00185239">
              <w:rPr>
                <w:rFonts w:ascii="Trebuchet MS" w:hAnsi="Trebuchet MS"/>
                <w:color w:val="201F1E"/>
                <w:bdr w:val="none" w:sz="0" w:space="0" w:color="auto" w:frame="1"/>
                <w:lang w:val="en-US"/>
              </w:rPr>
              <w:lastRenderedPageBreak/>
              <w:t>the service providers;  (iii) involves a reduction in the remuneration for the service providers outlined herein;  (iv) arises from a correction of a formal error; or  (v) is already expressly permitted in this Deed and in the other documents relating to the CRI, provided that the alterations or corrections referred to in items (</w:t>
            </w:r>
            <w:proofErr w:type="spellStart"/>
            <w:r w:rsidRPr="00185239">
              <w:rPr>
                <w:rFonts w:ascii="Trebuchet MS" w:hAnsi="Trebuchet MS"/>
                <w:color w:val="201F1E"/>
                <w:bdr w:val="none" w:sz="0" w:space="0" w:color="auto" w:frame="1"/>
                <w:lang w:val="en-US"/>
              </w:rPr>
              <w:t>i</w:t>
            </w:r>
            <w:proofErr w:type="spellEnd"/>
            <w:r w:rsidRPr="00185239">
              <w:rPr>
                <w:rFonts w:ascii="Trebuchet MS" w:hAnsi="Trebuchet MS"/>
                <w:color w:val="201F1E"/>
                <w:bdr w:val="none" w:sz="0" w:space="0" w:color="auto" w:frame="1"/>
                <w:lang w:val="en-US"/>
              </w:rPr>
              <w:t>), (ii), (iii), (iv) and (v) above do not result in losses or damages to the CRI holders, or any alteration in the flow of the CRI, and provided that there are no additional costs or expenses to the CRI holders.</w:t>
            </w:r>
            <w:r w:rsidRPr="00185239">
              <w:rPr>
                <w:color w:val="201F1E"/>
                <w:lang w:val="en-US"/>
              </w:rPr>
              <w:t> </w:t>
            </w:r>
          </w:p>
          <w:p w14:paraId="05CBF98C" w14:textId="77777777" w:rsidR="0042179D" w:rsidRPr="00185239" w:rsidRDefault="0042179D" w:rsidP="006A2E3D">
            <w:pPr>
              <w:widowControl w:val="0"/>
              <w:autoSpaceDE w:val="0"/>
              <w:autoSpaceDN w:val="0"/>
              <w:adjustRightInd w:val="0"/>
              <w:spacing w:line="280" w:lineRule="exact"/>
              <w:rPr>
                <w:rFonts w:ascii="Trebuchet MS" w:hAnsi="Trebuchet MS"/>
                <w:sz w:val="22"/>
                <w:szCs w:val="22"/>
                <w:lang w:val="en-US"/>
              </w:rPr>
            </w:pPr>
          </w:p>
          <w:p w14:paraId="7D311ADD" w14:textId="77777777" w:rsidR="00DC741D" w:rsidRPr="00185239" w:rsidRDefault="00DC741D" w:rsidP="006A2E3D">
            <w:pPr>
              <w:spacing w:line="280" w:lineRule="exact"/>
              <w:jc w:val="center"/>
              <w:rPr>
                <w:rFonts w:ascii="Trebuchet MS" w:eastAsia="Arial Unicode MS" w:hAnsi="Trebuchet MS"/>
                <w:b/>
                <w:smallCaps/>
                <w:sz w:val="22"/>
                <w:szCs w:val="22"/>
                <w:lang w:val="en-US"/>
              </w:rPr>
            </w:pPr>
            <w:r w:rsidRPr="00185239">
              <w:rPr>
                <w:rFonts w:ascii="Trebuchet MS" w:eastAsia="Arial Unicode MS" w:hAnsi="Trebuchet MS" w:cs="Verdana"/>
                <w:b/>
                <w:smallCaps/>
                <w:sz w:val="22"/>
                <w:szCs w:val="22"/>
                <w:lang w:val="en-US"/>
              </w:rPr>
              <w:t>Clause V</w:t>
            </w:r>
          </w:p>
          <w:p w14:paraId="5FE09A87" w14:textId="77777777" w:rsidR="00DC741D" w:rsidRPr="00185239" w:rsidRDefault="00DC741D" w:rsidP="006A2E3D">
            <w:pPr>
              <w:spacing w:line="280" w:lineRule="exact"/>
              <w:jc w:val="center"/>
              <w:rPr>
                <w:rFonts w:ascii="Trebuchet MS" w:eastAsia="Arial Unicode MS" w:hAnsi="Trebuchet MS"/>
                <w:b/>
                <w:smallCaps/>
                <w:sz w:val="22"/>
                <w:szCs w:val="22"/>
                <w:lang w:val="en-US"/>
              </w:rPr>
            </w:pPr>
            <w:r w:rsidRPr="00185239">
              <w:rPr>
                <w:rFonts w:ascii="Trebuchet MS" w:eastAsia="Arial Unicode MS" w:hAnsi="Trebuchet MS" w:cs="Verdana"/>
                <w:b/>
                <w:smallCaps/>
                <w:sz w:val="22"/>
                <w:szCs w:val="22"/>
                <w:lang w:val="en-US"/>
              </w:rPr>
              <w:t xml:space="preserve">Issuer’s additional obligations </w:t>
            </w:r>
          </w:p>
          <w:p w14:paraId="46950BD4" w14:textId="77777777" w:rsidR="00DC741D" w:rsidRPr="00185239" w:rsidRDefault="00DC741D" w:rsidP="006A2E3D">
            <w:pPr>
              <w:widowControl w:val="0"/>
              <w:tabs>
                <w:tab w:val="left" w:pos="567"/>
              </w:tabs>
              <w:spacing w:line="280" w:lineRule="exact"/>
              <w:rPr>
                <w:rFonts w:ascii="Trebuchet MS" w:hAnsi="Trebuchet MS"/>
                <w:sz w:val="22"/>
                <w:szCs w:val="22"/>
                <w:lang w:val="en-US"/>
              </w:rPr>
            </w:pPr>
          </w:p>
          <w:p w14:paraId="5EF3953D" w14:textId="77777777" w:rsidR="00DC741D" w:rsidRPr="00185239" w:rsidRDefault="00DC741D" w:rsidP="006A2E3D">
            <w:pPr>
              <w:widowControl w:val="0"/>
              <w:tabs>
                <w:tab w:val="left" w:pos="567"/>
              </w:tabs>
              <w:spacing w:line="280" w:lineRule="exact"/>
              <w:rPr>
                <w:rFonts w:ascii="Trebuchet MS" w:hAnsi="Trebuchet MS"/>
                <w:sz w:val="22"/>
                <w:szCs w:val="22"/>
                <w:lang w:val="en-US"/>
              </w:rPr>
            </w:pPr>
            <w:r w:rsidRPr="00185239">
              <w:rPr>
                <w:rFonts w:ascii="Trebuchet MS" w:hAnsi="Trebuchet MS"/>
                <w:b/>
                <w:bCs/>
                <w:sz w:val="22"/>
                <w:szCs w:val="22"/>
                <w:lang w:val="en-US"/>
              </w:rPr>
              <w:t>5.1.</w:t>
            </w:r>
            <w:r w:rsidRPr="00185239">
              <w:rPr>
                <w:rFonts w:ascii="Trebuchet MS" w:hAnsi="Trebuchet MS"/>
                <w:sz w:val="22"/>
                <w:szCs w:val="22"/>
                <w:lang w:val="en-US"/>
              </w:rPr>
              <w:t xml:space="preserve"> The Issuer:</w:t>
            </w:r>
          </w:p>
          <w:p w14:paraId="41B11B1A" w14:textId="77777777" w:rsidR="00DC741D" w:rsidRPr="00185239" w:rsidRDefault="00DC741D" w:rsidP="006A2E3D">
            <w:pPr>
              <w:widowControl w:val="0"/>
              <w:spacing w:line="280" w:lineRule="exact"/>
              <w:ind w:left="2496"/>
              <w:rPr>
                <w:rFonts w:ascii="Trebuchet MS" w:hAnsi="Trebuchet MS"/>
                <w:sz w:val="22"/>
                <w:szCs w:val="22"/>
                <w:lang w:val="en-US"/>
              </w:rPr>
            </w:pPr>
          </w:p>
          <w:p w14:paraId="42699B66" w14:textId="77777777" w:rsidR="00DC741D" w:rsidRPr="00185239" w:rsidRDefault="00DC741D" w:rsidP="006A2E3D">
            <w:pPr>
              <w:numPr>
                <w:ilvl w:val="0"/>
                <w:numId w:val="46"/>
              </w:numPr>
              <w:tabs>
                <w:tab w:val="left" w:pos="708"/>
              </w:tabs>
              <w:spacing w:line="280" w:lineRule="exact"/>
              <w:ind w:left="604" w:hanging="604"/>
              <w:rPr>
                <w:rFonts w:ascii="Trebuchet MS" w:hAnsi="Trebuchet MS"/>
                <w:sz w:val="22"/>
                <w:szCs w:val="22"/>
                <w:lang w:val="en-US" w:eastAsia="en-US"/>
              </w:rPr>
            </w:pPr>
            <w:proofErr w:type="gramStart"/>
            <w:r w:rsidRPr="00185239">
              <w:rPr>
                <w:rFonts w:ascii="Trebuchet MS" w:hAnsi="Trebuchet MS"/>
                <w:sz w:val="22"/>
                <w:szCs w:val="22"/>
                <w:lang w:val="en-US" w:eastAsia="en-US"/>
              </w:rPr>
              <w:t>assumes</w:t>
            </w:r>
            <w:proofErr w:type="gramEnd"/>
            <w:r w:rsidRPr="00185239">
              <w:rPr>
                <w:rFonts w:ascii="Trebuchet MS" w:hAnsi="Trebuchet MS"/>
                <w:sz w:val="22"/>
                <w:szCs w:val="22"/>
                <w:lang w:val="en-US" w:eastAsia="en-US"/>
              </w:rPr>
              <w:t xml:space="preserve"> the responsibility of keeping its address constantly updated and in writing, with the Debenture Holder</w:t>
            </w:r>
            <w:r w:rsidR="008D21A4" w:rsidRPr="00185239">
              <w:rPr>
                <w:rFonts w:ascii="Trebuchet MS" w:hAnsi="Trebuchet MS"/>
                <w:sz w:val="22"/>
                <w:szCs w:val="22"/>
                <w:lang w:val="en-US" w:eastAsia="en-US"/>
              </w:rPr>
              <w:t>. For the purpose of communicating / knowing about any act or fact arising from this Indenture of Issuance, this will be automatically considered to be served under the terms of Clause VII below</w:t>
            </w:r>
            <w:r w:rsidR="008D21A4" w:rsidRPr="00185239">
              <w:rPr>
                <w:rFonts w:ascii="Trebuchet MS" w:hAnsi="Trebuchet MS"/>
                <w:sz w:val="22"/>
                <w:szCs w:val="22"/>
                <w:lang w:val="en-US"/>
              </w:rPr>
              <w:t>;</w:t>
            </w:r>
          </w:p>
          <w:p w14:paraId="687B618F" w14:textId="77777777" w:rsidR="00DC741D" w:rsidRPr="00185239" w:rsidRDefault="00DC741D" w:rsidP="006A2E3D">
            <w:pPr>
              <w:widowControl w:val="0"/>
              <w:tabs>
                <w:tab w:val="left" w:pos="540"/>
                <w:tab w:val="num" w:pos="1276"/>
              </w:tabs>
              <w:spacing w:line="280" w:lineRule="exact"/>
              <w:ind w:hanging="567"/>
              <w:rPr>
                <w:rFonts w:ascii="Trebuchet MS" w:hAnsi="Trebuchet MS"/>
                <w:sz w:val="22"/>
                <w:szCs w:val="22"/>
                <w:lang w:val="en-US"/>
              </w:rPr>
            </w:pPr>
          </w:p>
          <w:p w14:paraId="605A8C0E" w14:textId="77777777" w:rsidR="002207AB" w:rsidRPr="00185239" w:rsidRDefault="002207AB" w:rsidP="006A2E3D">
            <w:pPr>
              <w:widowControl w:val="0"/>
              <w:tabs>
                <w:tab w:val="left" w:pos="540"/>
                <w:tab w:val="num" w:pos="1276"/>
              </w:tabs>
              <w:spacing w:line="280" w:lineRule="exact"/>
              <w:ind w:hanging="567"/>
              <w:rPr>
                <w:rFonts w:ascii="Trebuchet MS" w:hAnsi="Trebuchet MS"/>
                <w:sz w:val="22"/>
                <w:szCs w:val="22"/>
                <w:lang w:val="en-US"/>
              </w:rPr>
            </w:pPr>
          </w:p>
          <w:p w14:paraId="0CBBDE83" w14:textId="77777777" w:rsidR="00DC741D" w:rsidRPr="00185239" w:rsidRDefault="00DC741D" w:rsidP="006A2E3D">
            <w:pPr>
              <w:numPr>
                <w:ilvl w:val="0"/>
                <w:numId w:val="46"/>
              </w:numPr>
              <w:tabs>
                <w:tab w:val="left" w:pos="708"/>
              </w:tabs>
              <w:spacing w:line="280" w:lineRule="exact"/>
              <w:ind w:left="709" w:hanging="709"/>
              <w:rPr>
                <w:rFonts w:ascii="Trebuchet MS" w:hAnsi="Trebuchet MS"/>
                <w:sz w:val="22"/>
                <w:szCs w:val="22"/>
                <w:lang w:val="en-US" w:eastAsia="en-US"/>
              </w:rPr>
            </w:pPr>
            <w:r w:rsidRPr="00185239">
              <w:rPr>
                <w:rFonts w:ascii="Trebuchet MS" w:hAnsi="Trebuchet MS"/>
                <w:sz w:val="22"/>
                <w:szCs w:val="22"/>
                <w:lang w:val="en-US" w:eastAsia="en-US"/>
              </w:rPr>
              <w:t xml:space="preserve">is responsible for the veracity and accuracy of the data and information now provided and/or sent to the Debenture Holder; </w:t>
            </w:r>
          </w:p>
          <w:p w14:paraId="1E5410DF" w14:textId="77777777" w:rsidR="00DC741D" w:rsidRPr="00185239" w:rsidRDefault="00DC741D" w:rsidP="006A2E3D">
            <w:pPr>
              <w:widowControl w:val="0"/>
              <w:tabs>
                <w:tab w:val="left" w:pos="540"/>
                <w:tab w:val="num" w:pos="1276"/>
              </w:tabs>
              <w:spacing w:line="280" w:lineRule="exact"/>
              <w:ind w:hanging="567"/>
              <w:rPr>
                <w:rFonts w:ascii="Trebuchet MS" w:hAnsi="Trebuchet MS"/>
                <w:sz w:val="22"/>
                <w:szCs w:val="22"/>
                <w:lang w:val="en-US"/>
              </w:rPr>
            </w:pPr>
          </w:p>
          <w:p w14:paraId="1A180737" w14:textId="77777777" w:rsidR="00DC741D" w:rsidRPr="00185239" w:rsidRDefault="00DC741D" w:rsidP="006A2E3D">
            <w:pPr>
              <w:numPr>
                <w:ilvl w:val="0"/>
                <w:numId w:val="46"/>
              </w:numPr>
              <w:tabs>
                <w:tab w:val="left" w:pos="708"/>
              </w:tabs>
              <w:spacing w:line="280" w:lineRule="exact"/>
              <w:ind w:left="709" w:hanging="709"/>
              <w:rPr>
                <w:rFonts w:ascii="Trebuchet MS" w:hAnsi="Trebuchet MS"/>
                <w:sz w:val="22"/>
                <w:szCs w:val="22"/>
                <w:lang w:val="en-US" w:eastAsia="en-US"/>
              </w:rPr>
            </w:pPr>
            <w:r w:rsidRPr="00185239">
              <w:rPr>
                <w:rFonts w:ascii="Trebuchet MS" w:hAnsi="Trebuchet MS"/>
                <w:sz w:val="22"/>
                <w:szCs w:val="22"/>
                <w:lang w:val="en-US" w:eastAsia="en-US"/>
              </w:rPr>
              <w:t xml:space="preserve">undertakes to deliver to the Debenture Holder, upon receipt of a written notification to that effect and on a date reasonably required by the Debenture Holder, the documents </w:t>
            </w:r>
            <w:r w:rsidR="008D21A4" w:rsidRPr="00185239">
              <w:rPr>
                <w:rFonts w:ascii="Trebuchet MS" w:hAnsi="Trebuchet MS"/>
                <w:sz w:val="22"/>
                <w:szCs w:val="22"/>
                <w:lang w:val="en-US" w:eastAsia="en-US"/>
              </w:rPr>
              <w:t xml:space="preserve">reasonably </w:t>
            </w:r>
            <w:r w:rsidRPr="00185239">
              <w:rPr>
                <w:rFonts w:ascii="Trebuchet MS" w:hAnsi="Trebuchet MS"/>
                <w:sz w:val="22"/>
                <w:szCs w:val="22"/>
                <w:lang w:val="en-US" w:eastAsia="en-US"/>
              </w:rPr>
              <w:t xml:space="preserve">requested  to update those already delivered, or that may be required by the current rules or due to determination or guidance of competent authorities; </w:t>
            </w:r>
          </w:p>
          <w:p w14:paraId="26D99868" w14:textId="77777777" w:rsidR="00DC741D" w:rsidRPr="00185239" w:rsidRDefault="00DC741D" w:rsidP="006A2E3D">
            <w:pPr>
              <w:widowControl w:val="0"/>
              <w:tabs>
                <w:tab w:val="left" w:pos="900"/>
              </w:tabs>
              <w:spacing w:line="280" w:lineRule="exact"/>
              <w:ind w:left="1276" w:hanging="567"/>
              <w:rPr>
                <w:rFonts w:ascii="Trebuchet MS" w:hAnsi="Trebuchet MS"/>
                <w:sz w:val="22"/>
                <w:szCs w:val="22"/>
                <w:lang w:val="en-US"/>
              </w:rPr>
            </w:pPr>
          </w:p>
          <w:p w14:paraId="04B895F1"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it shall acknowledge this Indenture</w:t>
            </w:r>
            <w:r w:rsidR="007268D6" w:rsidRPr="00185239">
              <w:rPr>
                <w:rFonts w:ascii="Trebuchet MS" w:hAnsi="Trebuchet MS"/>
                <w:sz w:val="22"/>
                <w:szCs w:val="22"/>
                <w:lang w:val="en-US" w:eastAsia="en-US"/>
              </w:rPr>
              <w:t>, the Fiduciary Assignment of Receivables</w:t>
            </w:r>
            <w:r w:rsidRPr="00185239">
              <w:rPr>
                <w:rFonts w:ascii="Trebuchet MS" w:hAnsi="Trebuchet MS"/>
                <w:sz w:val="22"/>
                <w:szCs w:val="22"/>
                <w:lang w:val="en-US" w:eastAsia="en-US"/>
              </w:rPr>
              <w:t xml:space="preserve"> and </w:t>
            </w:r>
            <w:r w:rsidR="007268D6" w:rsidRPr="00185239">
              <w:rPr>
                <w:rFonts w:ascii="Trebuchet MS" w:hAnsi="Trebuchet MS"/>
                <w:sz w:val="22"/>
                <w:szCs w:val="22"/>
                <w:lang w:val="en-US" w:eastAsia="en-US"/>
              </w:rPr>
              <w:t xml:space="preserve">the </w:t>
            </w:r>
            <w:r w:rsidRPr="00185239">
              <w:rPr>
                <w:rFonts w:ascii="Trebuchet MS" w:hAnsi="Trebuchet MS"/>
                <w:sz w:val="22"/>
                <w:szCs w:val="22"/>
                <w:lang w:val="en-US" w:eastAsia="en-US"/>
              </w:rPr>
              <w:t xml:space="preserve">Real Estate </w:t>
            </w:r>
            <w:r w:rsidR="00EB6637" w:rsidRPr="00185239">
              <w:rPr>
                <w:rFonts w:ascii="Trebuchet MS" w:hAnsi="Trebuchet MS"/>
                <w:sz w:val="22"/>
                <w:szCs w:val="22"/>
                <w:lang w:val="en-US" w:eastAsia="en-US"/>
              </w:rPr>
              <w:t xml:space="preserve">Fiduciary Sale </w:t>
            </w:r>
            <w:r w:rsidR="006E2B79" w:rsidRPr="00185239">
              <w:rPr>
                <w:rFonts w:ascii="Trebuchet MS" w:hAnsi="Trebuchet MS"/>
                <w:sz w:val="22"/>
                <w:szCs w:val="22"/>
                <w:lang w:val="en-US" w:eastAsia="en-US"/>
              </w:rPr>
              <w:t>Guarantee</w:t>
            </w:r>
            <w:r w:rsidRPr="00185239">
              <w:rPr>
                <w:rFonts w:ascii="Trebuchet MS" w:hAnsi="Trebuchet MS"/>
                <w:sz w:val="22"/>
                <w:szCs w:val="22"/>
                <w:lang w:val="en-US" w:eastAsia="en-US"/>
              </w:rPr>
              <w:t>, as well as its respective terms and conditions to its administrators and shall make them comply with and enforce all of its terms and conditions;</w:t>
            </w:r>
          </w:p>
          <w:p w14:paraId="385CEEF5" w14:textId="77777777" w:rsidR="00DC741D" w:rsidRPr="00185239" w:rsidRDefault="00DC741D" w:rsidP="006A2E3D">
            <w:pPr>
              <w:spacing w:line="280" w:lineRule="exact"/>
              <w:ind w:left="708"/>
              <w:rPr>
                <w:rFonts w:ascii="Trebuchet MS" w:eastAsia="SimSun" w:hAnsi="Trebuchet MS"/>
                <w:sz w:val="22"/>
                <w:szCs w:val="22"/>
                <w:lang w:val="en-US"/>
              </w:rPr>
            </w:pPr>
          </w:p>
          <w:p w14:paraId="6047ED84"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inform the Debenture Holder of any non-</w:t>
            </w:r>
            <w:r w:rsidRPr="00185239">
              <w:rPr>
                <w:rFonts w:ascii="Trebuchet MS" w:hAnsi="Trebuchet MS"/>
                <w:sz w:val="22"/>
                <w:szCs w:val="22"/>
                <w:lang w:val="en-US" w:eastAsia="en-US"/>
              </w:rPr>
              <w:lastRenderedPageBreak/>
              <w:t xml:space="preserve">compliance with any of their respective obligations under the terms of this Indenture, as well as the occurrence of any Event of Early Expiration within up to </w:t>
            </w:r>
            <w:r w:rsidR="00225E46" w:rsidRPr="00185239">
              <w:rPr>
                <w:rFonts w:ascii="Trebuchet MS" w:hAnsi="Trebuchet MS"/>
                <w:sz w:val="22"/>
                <w:szCs w:val="22"/>
                <w:lang w:val="en-US" w:eastAsia="en-US"/>
              </w:rPr>
              <w:t>five</w:t>
            </w:r>
            <w:r w:rsidRPr="00185239">
              <w:rPr>
                <w:rFonts w:ascii="Trebuchet MS" w:hAnsi="Trebuchet MS"/>
                <w:sz w:val="22"/>
                <w:szCs w:val="22"/>
                <w:lang w:val="en-US" w:eastAsia="en-US"/>
              </w:rPr>
              <w:t xml:space="preserve"> (</w:t>
            </w:r>
            <w:r w:rsidR="00225E46" w:rsidRPr="00185239">
              <w:rPr>
                <w:rFonts w:ascii="Trebuchet MS" w:hAnsi="Trebuchet MS"/>
                <w:sz w:val="22"/>
                <w:szCs w:val="22"/>
                <w:lang w:val="en-US" w:eastAsia="en-US"/>
              </w:rPr>
              <w:t>5</w:t>
            </w:r>
            <w:r w:rsidRPr="00185239">
              <w:rPr>
                <w:rFonts w:ascii="Trebuchet MS" w:hAnsi="Trebuchet MS"/>
                <w:sz w:val="22"/>
                <w:szCs w:val="22"/>
                <w:lang w:val="en-US" w:eastAsia="en-US"/>
              </w:rPr>
              <w:t>) Business Days from the date of becoming aware of the event;</w:t>
            </w:r>
          </w:p>
          <w:p w14:paraId="426FC9DA" w14:textId="77777777" w:rsidR="00DC741D" w:rsidRPr="00185239" w:rsidRDefault="00DC741D" w:rsidP="006A2E3D">
            <w:pPr>
              <w:spacing w:line="280" w:lineRule="exact"/>
              <w:ind w:left="708"/>
              <w:rPr>
                <w:rFonts w:ascii="Trebuchet MS" w:eastAsia="SimSun" w:hAnsi="Trebuchet MS"/>
                <w:sz w:val="22"/>
                <w:szCs w:val="22"/>
                <w:lang w:val="en-US"/>
              </w:rPr>
            </w:pPr>
          </w:p>
          <w:p w14:paraId="66343948"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 xml:space="preserve">it shall immediately communicate to the Debenture Holder, with a copy to the CRI Fiduciary Agent, the occurrence of any events or situations which are known to him and which may materially compromise the timely fulfillment of the obligations assumed in this Indenture, within up to </w:t>
            </w:r>
            <w:r w:rsidR="008D21A4" w:rsidRPr="00185239">
              <w:rPr>
                <w:rFonts w:ascii="Trebuchet MS" w:hAnsi="Trebuchet MS"/>
                <w:sz w:val="22"/>
                <w:szCs w:val="22"/>
                <w:lang w:val="en-US" w:eastAsia="en-US"/>
              </w:rPr>
              <w:t>ten (10</w:t>
            </w:r>
            <w:r w:rsidRPr="00185239">
              <w:rPr>
                <w:rFonts w:ascii="Trebuchet MS" w:hAnsi="Trebuchet MS"/>
                <w:sz w:val="22"/>
                <w:szCs w:val="22"/>
                <w:lang w:val="en-US" w:eastAsia="en-US"/>
              </w:rPr>
              <w:t>) Business Days from the date of becoming aware of the event;</w:t>
            </w:r>
          </w:p>
          <w:p w14:paraId="7C867251" w14:textId="77777777" w:rsidR="00E72E98" w:rsidRPr="00185239" w:rsidRDefault="00E72E98" w:rsidP="00E72E98">
            <w:pPr>
              <w:tabs>
                <w:tab w:val="left" w:pos="708"/>
              </w:tabs>
              <w:spacing w:line="280" w:lineRule="exact"/>
              <w:ind w:left="709"/>
              <w:rPr>
                <w:rFonts w:ascii="Trebuchet MS" w:eastAsia="SimSun" w:hAnsi="Trebuchet MS"/>
                <w:sz w:val="22"/>
                <w:szCs w:val="22"/>
                <w:lang w:val="en-US" w:eastAsia="en-US"/>
              </w:rPr>
            </w:pPr>
          </w:p>
          <w:p w14:paraId="4CDC9499"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undertakes to use the funds received by virtue of the Debentures exclusively pursuant to Clause 3.5.1 of this Indenture;</w:t>
            </w:r>
          </w:p>
          <w:p w14:paraId="453D7F22" w14:textId="77777777" w:rsidR="009B6ED3" w:rsidRPr="00185239" w:rsidRDefault="009B6ED3" w:rsidP="006A2E3D">
            <w:pPr>
              <w:tabs>
                <w:tab w:val="left" w:pos="1134"/>
                <w:tab w:val="num" w:pos="1276"/>
              </w:tabs>
              <w:spacing w:line="280" w:lineRule="exact"/>
              <w:ind w:left="1276" w:hanging="567"/>
              <w:rPr>
                <w:rFonts w:ascii="Trebuchet MS" w:eastAsia="SimSun" w:hAnsi="Trebuchet MS"/>
                <w:color w:val="FFFFFF"/>
                <w:sz w:val="22"/>
                <w:szCs w:val="22"/>
                <w:lang w:val="en-US"/>
              </w:rPr>
            </w:pPr>
          </w:p>
          <w:p w14:paraId="1F8DEA9B"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color w:val="000000"/>
                <w:sz w:val="22"/>
                <w:szCs w:val="22"/>
                <w:lang w:val="en-US" w:eastAsia="en-US"/>
              </w:rPr>
            </w:pPr>
            <w:r w:rsidRPr="00185239">
              <w:rPr>
                <w:rFonts w:ascii="Trebuchet MS" w:hAnsi="Trebuchet MS"/>
                <w:sz w:val="22"/>
                <w:szCs w:val="22"/>
                <w:lang w:val="en-US" w:eastAsia="en-US"/>
              </w:rPr>
              <w:t xml:space="preserve">shall not be able to transfer </w:t>
            </w:r>
            <w:r w:rsidR="008D21A4" w:rsidRPr="00185239">
              <w:rPr>
                <w:rFonts w:ascii="Trebuchet MS" w:hAnsi="Trebuchet MS"/>
                <w:sz w:val="22"/>
                <w:szCs w:val="22"/>
                <w:lang w:val="en-US" w:eastAsia="en-US"/>
              </w:rPr>
              <w:t>any of its</w:t>
            </w:r>
            <w:r w:rsidRPr="00185239">
              <w:rPr>
                <w:rFonts w:ascii="Trebuchet MS" w:hAnsi="Trebuchet MS"/>
                <w:sz w:val="22"/>
                <w:szCs w:val="22"/>
                <w:lang w:val="en-US" w:eastAsia="en-US"/>
              </w:rPr>
              <w:t xml:space="preserve"> obligations described in this Indenture to third parties without the prior and express written consent of the Debenture Holder;</w:t>
            </w:r>
          </w:p>
          <w:p w14:paraId="226DF375" w14:textId="77777777" w:rsidR="00DC741D" w:rsidRPr="00185239" w:rsidRDefault="00DC741D" w:rsidP="006A2E3D">
            <w:pPr>
              <w:tabs>
                <w:tab w:val="left" w:pos="708"/>
              </w:tabs>
              <w:spacing w:line="280" w:lineRule="exact"/>
              <w:rPr>
                <w:rFonts w:ascii="Trebuchet MS" w:eastAsia="SimSun" w:hAnsi="Trebuchet MS"/>
                <w:color w:val="000000"/>
                <w:sz w:val="22"/>
                <w:szCs w:val="22"/>
                <w:lang w:val="en-US" w:eastAsia="en-US"/>
              </w:rPr>
            </w:pPr>
          </w:p>
          <w:p w14:paraId="6F219D5A"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shall bear all</w:t>
            </w:r>
            <w:r w:rsidR="008D21A4" w:rsidRPr="00185239">
              <w:rPr>
                <w:rFonts w:ascii="Trebuchet MS" w:hAnsi="Trebuchet MS"/>
                <w:sz w:val="22"/>
                <w:szCs w:val="22"/>
                <w:lang w:val="en-US" w:eastAsia="en-US"/>
              </w:rPr>
              <w:t xml:space="preserve"> reasonable</w:t>
            </w:r>
            <w:r w:rsidRPr="00185239">
              <w:rPr>
                <w:rFonts w:ascii="Trebuchet MS" w:hAnsi="Trebuchet MS"/>
                <w:sz w:val="22"/>
                <w:szCs w:val="22"/>
                <w:lang w:val="en-US" w:eastAsia="en-US"/>
              </w:rPr>
              <w:t xml:space="preserve"> expenses, taxes and fees due to notary offices, registry of deeds and documents and other expenses necessary for the formalization of this Indenture and for the perfect formalization of other Transaction Documents;</w:t>
            </w:r>
          </w:p>
          <w:p w14:paraId="779E7B54" w14:textId="77777777" w:rsidR="00DC741D" w:rsidRPr="00185239" w:rsidRDefault="00DC741D" w:rsidP="006A2E3D">
            <w:pPr>
              <w:spacing w:line="280" w:lineRule="exact"/>
              <w:ind w:left="1276" w:hanging="567"/>
              <w:rPr>
                <w:rFonts w:ascii="Trebuchet MS" w:eastAsia="SimSun" w:hAnsi="Trebuchet MS"/>
                <w:color w:val="000000"/>
                <w:sz w:val="22"/>
                <w:szCs w:val="22"/>
                <w:lang w:val="en-US"/>
              </w:rPr>
            </w:pPr>
          </w:p>
          <w:p w14:paraId="71FDE9B1"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 xml:space="preserve">semiannually prove to the Debenture Holder and CRI Fiduciary Agent the expenses incurred and investments made with the funds raised through the Debentures, under the terms and deadlines established in this Indenture; </w:t>
            </w:r>
          </w:p>
          <w:p w14:paraId="34FB1028" w14:textId="77777777" w:rsidR="00DC741D" w:rsidRPr="00185239" w:rsidRDefault="00DC741D" w:rsidP="006A2E3D">
            <w:pPr>
              <w:spacing w:line="280" w:lineRule="exact"/>
              <w:ind w:left="708"/>
              <w:rPr>
                <w:rFonts w:ascii="Trebuchet MS" w:eastAsia="SimSun" w:hAnsi="Trebuchet MS"/>
                <w:color w:val="000000"/>
                <w:sz w:val="22"/>
                <w:szCs w:val="22"/>
                <w:lang w:val="en-US"/>
              </w:rPr>
            </w:pPr>
          </w:p>
          <w:p w14:paraId="1EA794E4"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it shall send, with</w:t>
            </w:r>
            <w:r w:rsidR="007908BD" w:rsidRPr="00185239">
              <w:rPr>
                <w:rFonts w:ascii="Trebuchet MS" w:hAnsi="Trebuchet MS"/>
                <w:sz w:val="22"/>
                <w:szCs w:val="22"/>
                <w:lang w:val="en-US" w:eastAsia="en-US"/>
              </w:rPr>
              <w:t>in</w:t>
            </w:r>
            <w:r w:rsidRPr="00185239">
              <w:rPr>
                <w:rFonts w:ascii="Trebuchet MS" w:hAnsi="Trebuchet MS"/>
                <w:sz w:val="22"/>
                <w:szCs w:val="22"/>
                <w:lang w:val="en-US" w:eastAsia="en-US"/>
              </w:rPr>
              <w:t xml:space="preserve"> </w:t>
            </w:r>
            <w:r w:rsidR="00EE66E1" w:rsidRPr="00185239">
              <w:rPr>
                <w:rFonts w:ascii="Trebuchet MS" w:hAnsi="Trebuchet MS"/>
                <w:sz w:val="22"/>
                <w:szCs w:val="22"/>
                <w:lang w:val="en-US" w:eastAsia="en-US"/>
              </w:rPr>
              <w:t xml:space="preserve">five </w:t>
            </w:r>
            <w:r w:rsidRPr="00185239">
              <w:rPr>
                <w:rFonts w:ascii="Trebuchet MS" w:hAnsi="Trebuchet MS"/>
                <w:sz w:val="22"/>
                <w:szCs w:val="22"/>
                <w:lang w:val="en-US" w:eastAsia="en-US"/>
              </w:rPr>
              <w:t>(</w:t>
            </w:r>
            <w:r w:rsidR="00EE66E1" w:rsidRPr="00185239">
              <w:rPr>
                <w:rFonts w:ascii="Trebuchet MS" w:hAnsi="Trebuchet MS"/>
                <w:sz w:val="22"/>
                <w:szCs w:val="22"/>
                <w:lang w:val="en-US" w:eastAsia="en-US"/>
              </w:rPr>
              <w:t>5</w:t>
            </w:r>
            <w:r w:rsidRPr="00185239">
              <w:rPr>
                <w:rFonts w:ascii="Trebuchet MS" w:hAnsi="Trebuchet MS"/>
                <w:sz w:val="22"/>
                <w:szCs w:val="22"/>
                <w:lang w:val="en-US" w:eastAsia="en-US"/>
              </w:rPr>
              <w:t>) Business Days from the request in this regard, any documents eventually requested by the Debenture Holder necessary to prove that the Debentures’ resources are being or were applied exclusively in the form provided for in this Indenture;</w:t>
            </w:r>
          </w:p>
          <w:p w14:paraId="1E07B7D0" w14:textId="77777777" w:rsidR="00DC741D" w:rsidRPr="00185239" w:rsidRDefault="00DC741D" w:rsidP="006A2E3D">
            <w:pPr>
              <w:spacing w:line="280" w:lineRule="exact"/>
              <w:rPr>
                <w:rFonts w:ascii="Trebuchet MS" w:eastAsia="SimSun" w:hAnsi="Trebuchet MS"/>
                <w:color w:val="000000"/>
                <w:sz w:val="22"/>
                <w:szCs w:val="22"/>
                <w:lang w:val="en-US"/>
              </w:rPr>
            </w:pPr>
          </w:p>
          <w:p w14:paraId="292356E5"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 xml:space="preserve">it shall strictly comply with the environmental and labor legislation in </w:t>
            </w:r>
            <w:r w:rsidRPr="00185239">
              <w:rPr>
                <w:rFonts w:ascii="Trebuchet MS" w:hAnsi="Trebuchet MS"/>
                <w:sz w:val="22"/>
                <w:szCs w:val="22"/>
                <w:lang w:val="en-US" w:eastAsia="en-US"/>
              </w:rPr>
              <w:lastRenderedPageBreak/>
              <w:t>force,</w:t>
            </w:r>
            <w:r w:rsidR="007908BD" w:rsidRPr="00185239">
              <w:rPr>
                <w:rFonts w:ascii="Trebuchet MS" w:hAnsi="Trebuchet MS"/>
                <w:sz w:val="22"/>
                <w:szCs w:val="22"/>
                <w:lang w:val="en-US" w:eastAsia="en-US"/>
              </w:rPr>
              <w:t xml:space="preserve"> in all materially significant aspects,</w:t>
            </w:r>
            <w:r w:rsidRPr="00185239">
              <w:rPr>
                <w:rFonts w:ascii="Trebuchet MS" w:hAnsi="Trebuchet MS"/>
                <w:sz w:val="22"/>
                <w:szCs w:val="22"/>
                <w:lang w:val="en-US" w:eastAsia="en-US"/>
              </w:rPr>
              <w:t xml:space="preserve"> adopting preventive and/or remedial measures and actions, aimed at preventing and correcting any damage to the environment and its workers resulting from the activities described in their respective corporate objects, especially those listed in the Law n. 10,165/2000, being committed to the best </w:t>
            </w:r>
            <w:r w:rsidR="00965E94" w:rsidRPr="00185239">
              <w:rPr>
                <w:rFonts w:ascii="Trebuchet MS" w:hAnsi="Trebuchet MS"/>
                <w:sz w:val="22"/>
                <w:szCs w:val="22"/>
                <w:lang w:val="en-US" w:eastAsia="en-US"/>
              </w:rPr>
              <w:t xml:space="preserve">social-environmental </w:t>
            </w:r>
            <w:r w:rsidRPr="00185239">
              <w:rPr>
                <w:rFonts w:ascii="Trebuchet MS" w:hAnsi="Trebuchet MS"/>
                <w:sz w:val="22"/>
                <w:szCs w:val="22"/>
                <w:lang w:val="en-US" w:eastAsia="en-US"/>
              </w:rPr>
              <w:t>practices in its management;</w:t>
            </w:r>
          </w:p>
          <w:p w14:paraId="4BC948BC" w14:textId="77777777" w:rsidR="00DC741D" w:rsidRPr="00185239" w:rsidRDefault="00DC741D" w:rsidP="006A2E3D">
            <w:pPr>
              <w:spacing w:line="280" w:lineRule="exact"/>
              <w:rPr>
                <w:rFonts w:ascii="Trebuchet MS" w:eastAsia="SimSun" w:hAnsi="Trebuchet MS"/>
                <w:color w:val="000000"/>
                <w:sz w:val="22"/>
                <w:szCs w:val="22"/>
                <w:lang w:val="en-US"/>
              </w:rPr>
            </w:pPr>
          </w:p>
          <w:p w14:paraId="03F84152"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it shall carry out all the diligences required for its economic activities, preserving the environment and complying with the determinations of the City, State and Federal Agencies to legislate or regulate the environmental norms in force;</w:t>
            </w:r>
          </w:p>
          <w:p w14:paraId="65EEA547" w14:textId="77777777" w:rsidR="00DC741D" w:rsidRPr="00185239" w:rsidRDefault="00DC741D" w:rsidP="006A2E3D">
            <w:pPr>
              <w:spacing w:line="280" w:lineRule="exact"/>
              <w:rPr>
                <w:rFonts w:ascii="Trebuchet MS" w:eastAsia="SimSun" w:hAnsi="Trebuchet MS"/>
                <w:color w:val="000000"/>
                <w:sz w:val="22"/>
                <w:szCs w:val="22"/>
                <w:lang w:val="en-US"/>
              </w:rPr>
            </w:pPr>
          </w:p>
          <w:p w14:paraId="0F47815E"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it shall not carry out Transactions outside its corporate purpose, subject to the statutory, legal and regulatory provisions in force;</w:t>
            </w:r>
          </w:p>
          <w:p w14:paraId="453AAE31" w14:textId="77777777" w:rsidR="00B45DED" w:rsidRPr="00185239" w:rsidRDefault="00B45DED" w:rsidP="006A2E3D">
            <w:pPr>
              <w:spacing w:line="280" w:lineRule="exact"/>
              <w:rPr>
                <w:rFonts w:ascii="Trebuchet MS" w:eastAsia="SimSun" w:hAnsi="Trebuchet MS"/>
                <w:color w:val="000000"/>
                <w:sz w:val="22"/>
                <w:szCs w:val="22"/>
                <w:lang w:val="en-US"/>
              </w:rPr>
            </w:pPr>
          </w:p>
          <w:p w14:paraId="77396CBB" w14:textId="77777777" w:rsidR="008D21A4" w:rsidRPr="00185239" w:rsidRDefault="008D21A4"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eastAsia="SimSun" w:hAnsi="Trebuchet MS"/>
                <w:sz w:val="22"/>
                <w:szCs w:val="22"/>
                <w:lang w:val="en-US" w:eastAsia="en-US"/>
              </w:rPr>
              <w:t xml:space="preserve">will make every effort to maintain in compliance with the requirements for the preservation of historical heritage, as determined by </w:t>
            </w:r>
            <w:proofErr w:type="spellStart"/>
            <w:r w:rsidRPr="00185239">
              <w:rPr>
                <w:rFonts w:ascii="Trebuchet MS" w:eastAsia="SimSun" w:hAnsi="Trebuchet MS"/>
                <w:sz w:val="22"/>
                <w:szCs w:val="22"/>
                <w:lang w:val="en-US" w:eastAsia="en-US"/>
              </w:rPr>
              <w:t>Condephaat</w:t>
            </w:r>
            <w:proofErr w:type="spellEnd"/>
            <w:r w:rsidRPr="00185239">
              <w:rPr>
                <w:rFonts w:ascii="Trebuchet MS" w:eastAsia="SimSun" w:hAnsi="Trebuchet MS"/>
                <w:sz w:val="22"/>
                <w:szCs w:val="22"/>
                <w:lang w:val="en-US" w:eastAsia="en-US"/>
              </w:rPr>
              <w:t>;</w:t>
            </w:r>
          </w:p>
          <w:p w14:paraId="710D4774" w14:textId="77777777" w:rsidR="008D21A4" w:rsidRPr="00185239" w:rsidRDefault="008D21A4" w:rsidP="009B6ED3">
            <w:pPr>
              <w:tabs>
                <w:tab w:val="left" w:pos="708"/>
              </w:tabs>
              <w:spacing w:line="280" w:lineRule="exact"/>
              <w:rPr>
                <w:rFonts w:ascii="Trebuchet MS" w:eastAsia="SimSun" w:hAnsi="Trebuchet MS"/>
                <w:sz w:val="22"/>
                <w:szCs w:val="22"/>
                <w:lang w:val="en-US" w:eastAsia="en-US"/>
              </w:rPr>
            </w:pPr>
          </w:p>
          <w:p w14:paraId="257B215B" w14:textId="77777777" w:rsidR="008D21A4"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 xml:space="preserve">it shall maintain, during the Debentures due date, all </w:t>
            </w:r>
            <w:r w:rsidR="008D21A4" w:rsidRPr="00185239">
              <w:rPr>
                <w:rFonts w:ascii="Trebuchet MS" w:hAnsi="Trebuchet MS"/>
                <w:sz w:val="22"/>
                <w:szCs w:val="22"/>
                <w:lang w:val="en-US" w:eastAsia="en-US"/>
              </w:rPr>
              <w:t xml:space="preserve">the representations provided herein </w:t>
            </w:r>
            <w:r w:rsidRPr="00185239">
              <w:rPr>
                <w:rFonts w:ascii="Trebuchet MS" w:hAnsi="Trebuchet MS"/>
                <w:sz w:val="22"/>
                <w:szCs w:val="22"/>
                <w:lang w:val="en-US" w:eastAsia="en-US"/>
              </w:rPr>
              <w:t>made in effect and force;</w:t>
            </w:r>
          </w:p>
          <w:p w14:paraId="7FBB6F67" w14:textId="77777777" w:rsidR="008D21A4" w:rsidRPr="00185239" w:rsidRDefault="008D21A4" w:rsidP="006A2E3D">
            <w:pPr>
              <w:spacing w:line="280" w:lineRule="exact"/>
              <w:ind w:left="708"/>
              <w:rPr>
                <w:rFonts w:ascii="Trebuchet MS" w:eastAsia="SimSun" w:hAnsi="Trebuchet MS"/>
                <w:color w:val="000000"/>
                <w:sz w:val="22"/>
                <w:szCs w:val="22"/>
                <w:lang w:val="en-US"/>
              </w:rPr>
            </w:pPr>
          </w:p>
          <w:p w14:paraId="54ADD055" w14:textId="77777777" w:rsidR="00DC741D" w:rsidRPr="00185239" w:rsidRDefault="0093310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eastAsia="SimSun" w:hAnsi="Trebuchet MS"/>
                <w:sz w:val="22"/>
                <w:szCs w:val="22"/>
                <w:lang w:val="en-US" w:eastAsia="en-US"/>
              </w:rPr>
              <w:t>it shall comply, during the term of the CRI, with all obligations undertaken in the Term of Adjustment of Conduct, entered into on April 2, 2012, related to the real estate development (“</w:t>
            </w:r>
            <w:r w:rsidRPr="00185239">
              <w:rPr>
                <w:rFonts w:ascii="Trebuchet MS" w:eastAsia="SimSun" w:hAnsi="Trebuchet MS"/>
                <w:sz w:val="22"/>
                <w:szCs w:val="22"/>
                <w:u w:val="single"/>
                <w:lang w:val="en-US" w:eastAsia="en-US"/>
              </w:rPr>
              <w:t>TAC</w:t>
            </w:r>
            <w:r w:rsidRPr="00185239">
              <w:rPr>
                <w:rFonts w:ascii="Trebuchet MS" w:eastAsia="SimSun" w:hAnsi="Trebuchet MS"/>
                <w:sz w:val="22"/>
                <w:szCs w:val="22"/>
                <w:lang w:val="en-US" w:eastAsia="en-US"/>
              </w:rPr>
              <w:t>”), under penalty of early expiration of the Debentures;</w:t>
            </w:r>
            <w:r w:rsidR="00DC741D" w:rsidRPr="00185239">
              <w:rPr>
                <w:rFonts w:ascii="Trebuchet MS" w:hAnsi="Trebuchet MS"/>
                <w:sz w:val="22"/>
                <w:szCs w:val="22"/>
                <w:lang w:val="en-US" w:eastAsia="en-US"/>
              </w:rPr>
              <w:t xml:space="preserve"> and</w:t>
            </w:r>
          </w:p>
          <w:p w14:paraId="2B1E27EB" w14:textId="77777777" w:rsidR="00DC741D" w:rsidRPr="00185239" w:rsidRDefault="00DC741D" w:rsidP="006A2E3D">
            <w:pPr>
              <w:spacing w:line="280" w:lineRule="exact"/>
              <w:ind w:left="708"/>
              <w:rPr>
                <w:rFonts w:ascii="Trebuchet MS" w:eastAsia="SimSun" w:hAnsi="Trebuchet MS"/>
                <w:color w:val="000000"/>
                <w:sz w:val="22"/>
                <w:szCs w:val="22"/>
                <w:lang w:val="en-US"/>
              </w:rPr>
            </w:pPr>
          </w:p>
          <w:p w14:paraId="3EEE3072" w14:textId="77777777" w:rsidR="00FF23BF" w:rsidRPr="00185239" w:rsidRDefault="00FF23BF" w:rsidP="006A2E3D">
            <w:pPr>
              <w:spacing w:line="280" w:lineRule="exact"/>
              <w:ind w:left="708"/>
              <w:rPr>
                <w:rFonts w:ascii="Trebuchet MS" w:eastAsia="SimSun" w:hAnsi="Trebuchet MS"/>
                <w:color w:val="000000"/>
                <w:sz w:val="22"/>
                <w:szCs w:val="22"/>
                <w:lang w:val="en-US"/>
              </w:rPr>
            </w:pPr>
          </w:p>
          <w:p w14:paraId="52C56998" w14:textId="77777777" w:rsidR="00DC741D" w:rsidRPr="00185239"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85239">
              <w:rPr>
                <w:rFonts w:ascii="Trebuchet MS" w:hAnsi="Trebuchet MS"/>
                <w:sz w:val="22"/>
                <w:szCs w:val="22"/>
                <w:lang w:val="en-US" w:eastAsia="en-US"/>
              </w:rPr>
              <w:t xml:space="preserve">it shall make available its balance sheet, the financial statements for the year and the other accounting statements required by law, </w:t>
            </w:r>
            <w:r w:rsidR="008D21A4" w:rsidRPr="00185239">
              <w:rPr>
                <w:rFonts w:ascii="Trebuchet MS" w:hAnsi="Trebuchet MS"/>
                <w:sz w:val="22"/>
                <w:szCs w:val="22"/>
                <w:lang w:val="en-US" w:eastAsia="en-US"/>
              </w:rPr>
              <w:t xml:space="preserve">on the terms set forth by the law, </w:t>
            </w:r>
            <w:r w:rsidRPr="00185239">
              <w:rPr>
                <w:rFonts w:ascii="Trebuchet MS" w:hAnsi="Trebuchet MS"/>
                <w:sz w:val="22"/>
                <w:szCs w:val="22"/>
                <w:lang w:val="en-US" w:eastAsia="en-US"/>
              </w:rPr>
              <w:t xml:space="preserve">and in accordance with accounting practices adopted in Brazil, </w:t>
            </w:r>
            <w:r w:rsidR="008D21A4" w:rsidRPr="00185239">
              <w:rPr>
                <w:rFonts w:ascii="Trebuchet MS" w:hAnsi="Trebuchet MS"/>
                <w:sz w:val="22"/>
                <w:szCs w:val="22"/>
                <w:lang w:val="en-US" w:eastAsia="en-US"/>
              </w:rPr>
              <w:t>in</w:t>
            </w:r>
            <w:r w:rsidR="00EE66E1" w:rsidRPr="00185239">
              <w:rPr>
                <w:rFonts w:ascii="Trebuchet MS" w:hAnsi="Trebuchet MS"/>
                <w:sz w:val="22"/>
                <w:szCs w:val="22"/>
                <w:lang w:val="en-US" w:eastAsia="en-US"/>
              </w:rPr>
              <w:t xml:space="preserve"> five (5) </w:t>
            </w:r>
            <w:r w:rsidRPr="00185239">
              <w:rPr>
                <w:rFonts w:ascii="Trebuchet MS" w:hAnsi="Trebuchet MS"/>
                <w:sz w:val="22"/>
                <w:szCs w:val="22"/>
                <w:lang w:val="en-US" w:eastAsia="en-US"/>
              </w:rPr>
              <w:t>Business Days, as of the Issuer's</w:t>
            </w:r>
            <w:r w:rsidR="008D21A4" w:rsidRPr="00185239">
              <w:rPr>
                <w:rFonts w:ascii="Trebuchet MS" w:hAnsi="Trebuchet MS"/>
                <w:sz w:val="22"/>
                <w:szCs w:val="22"/>
                <w:lang w:val="en-US" w:eastAsia="en-US"/>
              </w:rPr>
              <w:t xml:space="preserve"> or the Fiduciary Agent</w:t>
            </w:r>
            <w:r w:rsidRPr="00185239">
              <w:rPr>
                <w:rFonts w:ascii="Trebuchet MS" w:hAnsi="Trebuchet MS"/>
                <w:sz w:val="22"/>
                <w:szCs w:val="22"/>
                <w:lang w:val="en-US" w:eastAsia="en-US"/>
              </w:rPr>
              <w:t xml:space="preserve"> request;</w:t>
            </w:r>
          </w:p>
          <w:p w14:paraId="7A70C06F" w14:textId="77777777" w:rsidR="00DC741D" w:rsidRPr="00185239" w:rsidRDefault="00DC741D" w:rsidP="006A2E3D">
            <w:pPr>
              <w:spacing w:line="280" w:lineRule="exact"/>
              <w:rPr>
                <w:rFonts w:ascii="Trebuchet MS" w:eastAsia="Arial Unicode MS" w:hAnsi="Trebuchet MS"/>
                <w:b/>
                <w:smallCaps/>
                <w:sz w:val="22"/>
                <w:szCs w:val="22"/>
                <w:lang w:val="en-US"/>
              </w:rPr>
            </w:pPr>
          </w:p>
          <w:p w14:paraId="529368D2" w14:textId="77777777" w:rsidR="001F4593" w:rsidRPr="00185239" w:rsidRDefault="00DE6B1B" w:rsidP="001F4593">
            <w:pPr>
              <w:spacing w:line="280" w:lineRule="exact"/>
              <w:rPr>
                <w:rFonts w:ascii="Trebuchet MS" w:hAnsi="Trebuchet MS"/>
                <w:sz w:val="22"/>
                <w:szCs w:val="22"/>
                <w:lang w:val="en-GB" w:eastAsia="en-US"/>
              </w:rPr>
            </w:pPr>
            <w:r w:rsidRPr="00185239">
              <w:rPr>
                <w:rFonts w:ascii="Trebuchet MS" w:eastAsia="Arial Unicode MS" w:hAnsi="Trebuchet MS"/>
                <w:b/>
                <w:smallCaps/>
                <w:sz w:val="22"/>
                <w:szCs w:val="22"/>
                <w:lang w:val="en-US"/>
              </w:rPr>
              <w:lastRenderedPageBreak/>
              <w:t xml:space="preserve">5.2. </w:t>
            </w:r>
            <w:r w:rsidRPr="00185239">
              <w:rPr>
                <w:rFonts w:ascii="Trebuchet MS" w:hAnsi="Trebuchet MS"/>
                <w:sz w:val="22"/>
                <w:szCs w:val="22"/>
                <w:lang w:val="en-US" w:eastAsia="en-US"/>
              </w:rPr>
              <w:t xml:space="preserve">Tax Liability: </w:t>
            </w:r>
            <w:r w:rsidR="001F4593" w:rsidRPr="00185239">
              <w:rPr>
                <w:rFonts w:ascii="Trebuchet MS" w:hAnsi="Trebuchet MS"/>
                <w:sz w:val="22"/>
                <w:szCs w:val="22"/>
                <w:lang w:val="en-US" w:eastAsia="en-US"/>
              </w:rPr>
              <w:t xml:space="preserve">Based on the interpretation of the tax legislation in force at the signature date of this Deed of Issue, the Issuance does not incur any taxes, fees, contributions or any other federal, state or municipal taxes, </w:t>
            </w:r>
            <w:r w:rsidR="00CF73A7" w:rsidRPr="00185239">
              <w:rPr>
                <w:rFonts w:ascii="Trebuchet MS" w:hAnsi="Trebuchet MS"/>
                <w:sz w:val="22"/>
                <w:szCs w:val="22"/>
                <w:lang w:val="en-GB" w:eastAsia="en-US"/>
              </w:rPr>
              <w:t xml:space="preserve">it being </w:t>
            </w:r>
            <w:r w:rsidR="002207AB" w:rsidRPr="00185239">
              <w:rPr>
                <w:rFonts w:ascii="Trebuchet MS" w:hAnsi="Trebuchet MS"/>
                <w:sz w:val="22"/>
                <w:szCs w:val="22"/>
                <w:lang w:val="en-GB" w:eastAsia="en-US"/>
              </w:rPr>
              <w:t>achieved</w:t>
            </w:r>
            <w:r w:rsidR="00CF73A7" w:rsidRPr="00185239">
              <w:rPr>
                <w:rFonts w:ascii="Trebuchet MS" w:hAnsi="Trebuchet MS"/>
                <w:sz w:val="22"/>
                <w:szCs w:val="22"/>
                <w:lang w:val="en-GB" w:eastAsia="en-US"/>
              </w:rPr>
              <w:t xml:space="preserve"> the consensus </w:t>
            </w:r>
            <w:r w:rsidR="001F4593" w:rsidRPr="00185239">
              <w:rPr>
                <w:rFonts w:ascii="Trebuchet MS" w:hAnsi="Trebuchet MS"/>
                <w:sz w:val="22"/>
                <w:szCs w:val="22"/>
                <w:lang w:val="en-US" w:eastAsia="en-US"/>
              </w:rPr>
              <w:t xml:space="preserve">that no collection is required on payments or reimbursement due to the </w:t>
            </w:r>
            <w:r w:rsidR="00B32793" w:rsidRPr="00185239">
              <w:rPr>
                <w:rFonts w:ascii="Trebuchet MS" w:hAnsi="Trebuchet MS"/>
                <w:sz w:val="22"/>
                <w:szCs w:val="22"/>
                <w:lang w:val="en-US" w:eastAsia="en-US"/>
              </w:rPr>
              <w:t>Securitization Company</w:t>
            </w:r>
            <w:r w:rsidR="001F4593" w:rsidRPr="00185239">
              <w:rPr>
                <w:rFonts w:ascii="Trebuchet MS" w:hAnsi="Trebuchet MS"/>
                <w:sz w:val="22"/>
                <w:szCs w:val="22"/>
                <w:lang w:val="en-US" w:eastAsia="en-US"/>
              </w:rPr>
              <w:t>. All taxes, current or future, including taxes, contributions and fees, as well as any other charges that are levied or will be levied on payments made by the Issuer within the scope of this Indenture (“</w:t>
            </w:r>
            <w:r w:rsidR="001F4593" w:rsidRPr="00185239">
              <w:rPr>
                <w:rFonts w:ascii="Trebuchet MS" w:hAnsi="Trebuchet MS"/>
                <w:sz w:val="22"/>
                <w:szCs w:val="22"/>
                <w:u w:val="single"/>
                <w:lang w:val="en-US" w:eastAsia="en-US"/>
              </w:rPr>
              <w:t>Taxes</w:t>
            </w:r>
            <w:r w:rsidR="001F4593" w:rsidRPr="00185239">
              <w:rPr>
                <w:rFonts w:ascii="Trebuchet MS" w:hAnsi="Trebuchet MS"/>
                <w:sz w:val="22"/>
                <w:szCs w:val="22"/>
                <w:lang w:val="en-US" w:eastAsia="en-US"/>
              </w:rPr>
              <w:t xml:space="preserve">”), including as a result of an increase of rate or basis of calculation, as well as a result of a new interpretation of the law, based on a legal or regulatory norm, are the responsibility of the Issuer and will be fully borne by it, if and when due, plus any fines and penalties. Should any competent body require, even under the current tax legislation, the collection, payment and/or withholding of any taxes, fees, contributions or any other federal, state or municipal taxes on the payments or reimbursement provided for in this Indenture, or in case the current legislation suffers any modification or, for any other reasons, new taxes come to be levied on the payments or reimbursement due to the Debenture Holder within the scope of this Indenture, the Issuer will be responsible for the collection, payment and/or retention of these taxes. In this situation, the Issuer must add additional amounts to such payments so that the Debenture Holder receives the same net amounts that would be received if no retention or </w:t>
            </w:r>
            <w:proofErr w:type="gramStart"/>
            <w:r w:rsidR="001F4593" w:rsidRPr="00185239">
              <w:rPr>
                <w:rFonts w:ascii="Trebuchet MS" w:hAnsi="Trebuchet MS"/>
                <w:sz w:val="22"/>
                <w:szCs w:val="22"/>
                <w:lang w:val="en-US" w:eastAsia="en-US"/>
              </w:rPr>
              <w:t>deduction were</w:t>
            </w:r>
            <w:proofErr w:type="gramEnd"/>
            <w:r w:rsidR="001F4593" w:rsidRPr="00185239">
              <w:rPr>
                <w:rFonts w:ascii="Trebuchet MS" w:hAnsi="Trebuchet MS"/>
                <w:sz w:val="22"/>
                <w:szCs w:val="22"/>
                <w:lang w:val="en-US" w:eastAsia="en-US"/>
              </w:rPr>
              <w:t xml:space="preserve"> made.</w:t>
            </w:r>
          </w:p>
          <w:p w14:paraId="7C291BEC" w14:textId="77777777" w:rsidR="009B6ED3" w:rsidRPr="00185239" w:rsidRDefault="009B6ED3" w:rsidP="006A2E3D">
            <w:pPr>
              <w:spacing w:line="280" w:lineRule="exact"/>
              <w:rPr>
                <w:rFonts w:ascii="Trebuchet MS" w:eastAsia="Arial Unicode MS" w:hAnsi="Trebuchet MS"/>
                <w:b/>
                <w:smallCaps/>
                <w:sz w:val="22"/>
                <w:szCs w:val="22"/>
                <w:lang w:val="en-US"/>
              </w:rPr>
            </w:pPr>
          </w:p>
          <w:p w14:paraId="5021328E" w14:textId="77777777" w:rsidR="00DC741D" w:rsidRPr="00185239" w:rsidRDefault="00DC741D" w:rsidP="00DE6B1B">
            <w:pPr>
              <w:spacing w:line="280" w:lineRule="exact"/>
              <w:jc w:val="center"/>
              <w:rPr>
                <w:rFonts w:ascii="Trebuchet MS" w:eastAsia="Arial Unicode MS" w:hAnsi="Trebuchet MS"/>
                <w:b/>
                <w:smallCaps/>
                <w:sz w:val="22"/>
                <w:szCs w:val="22"/>
                <w:lang w:val="en-US"/>
              </w:rPr>
            </w:pPr>
            <w:r w:rsidRPr="00185239">
              <w:rPr>
                <w:rFonts w:ascii="Trebuchet MS" w:eastAsia="Arial Unicode MS" w:hAnsi="Trebuchet MS" w:cs="Verdana"/>
                <w:b/>
                <w:smallCaps/>
                <w:sz w:val="22"/>
                <w:szCs w:val="22"/>
                <w:lang w:val="en-US"/>
              </w:rPr>
              <w:t>Clause VI</w:t>
            </w:r>
          </w:p>
          <w:p w14:paraId="249D5B50" w14:textId="77777777" w:rsidR="00DC741D" w:rsidRPr="00185239" w:rsidRDefault="00DC741D" w:rsidP="006A2E3D">
            <w:pPr>
              <w:spacing w:line="280" w:lineRule="exact"/>
              <w:jc w:val="center"/>
              <w:rPr>
                <w:rFonts w:ascii="Trebuchet MS" w:eastAsia="Arial Unicode MS" w:hAnsi="Trebuchet MS"/>
                <w:b/>
                <w:smallCaps/>
                <w:sz w:val="22"/>
                <w:szCs w:val="22"/>
                <w:lang w:val="en-US"/>
              </w:rPr>
            </w:pPr>
            <w:r w:rsidRPr="00185239">
              <w:rPr>
                <w:rFonts w:ascii="Trebuchet MS" w:eastAsia="Arial Unicode MS" w:hAnsi="Trebuchet MS" w:cs="Verdana"/>
                <w:b/>
                <w:smallCaps/>
                <w:sz w:val="22"/>
                <w:szCs w:val="22"/>
                <w:lang w:val="en-US"/>
              </w:rPr>
              <w:t xml:space="preserve">Issuer’s representations </w:t>
            </w:r>
          </w:p>
          <w:p w14:paraId="43C4CADA" w14:textId="77777777" w:rsidR="00DC741D" w:rsidRPr="00185239" w:rsidRDefault="00DC741D" w:rsidP="006A2E3D">
            <w:pPr>
              <w:widowControl w:val="0"/>
              <w:tabs>
                <w:tab w:val="left" w:pos="567"/>
              </w:tabs>
              <w:spacing w:line="280" w:lineRule="exact"/>
              <w:rPr>
                <w:rFonts w:ascii="Trebuchet MS" w:hAnsi="Trebuchet MS"/>
                <w:b/>
                <w:sz w:val="22"/>
                <w:szCs w:val="22"/>
                <w:lang w:val="en-US"/>
              </w:rPr>
            </w:pPr>
          </w:p>
          <w:p w14:paraId="6FA6EF46" w14:textId="77777777" w:rsidR="00DC741D" w:rsidRPr="00185239" w:rsidRDefault="00DC741D" w:rsidP="006A2E3D">
            <w:pPr>
              <w:widowControl w:val="0"/>
              <w:numPr>
                <w:ilvl w:val="1"/>
                <w:numId w:val="47"/>
              </w:numPr>
              <w:spacing w:line="280" w:lineRule="exact"/>
              <w:ind w:left="37" w:firstLine="0"/>
              <w:rPr>
                <w:rFonts w:ascii="Trebuchet MS" w:hAnsi="Trebuchet MS"/>
                <w:sz w:val="22"/>
                <w:szCs w:val="22"/>
                <w:lang w:val="en-US"/>
              </w:rPr>
            </w:pPr>
            <w:r w:rsidRPr="00185239">
              <w:rPr>
                <w:rFonts w:ascii="Trebuchet MS" w:hAnsi="Trebuchet MS"/>
                <w:sz w:val="22"/>
                <w:szCs w:val="22"/>
                <w:lang w:val="en-US"/>
              </w:rPr>
              <w:t>The Issuer hereby declares, on the Issue Date and on the date of subscription and payment of the Debentures, that:</w:t>
            </w:r>
          </w:p>
          <w:p w14:paraId="723647B6" w14:textId="77777777" w:rsidR="00DC741D" w:rsidRPr="00185239" w:rsidRDefault="00DC741D" w:rsidP="006A2E3D">
            <w:pPr>
              <w:widowControl w:val="0"/>
              <w:spacing w:line="280" w:lineRule="exact"/>
              <w:rPr>
                <w:rFonts w:ascii="Trebuchet MS" w:hAnsi="Trebuchet MS"/>
                <w:sz w:val="22"/>
                <w:szCs w:val="22"/>
                <w:lang w:val="en-US"/>
              </w:rPr>
            </w:pPr>
          </w:p>
          <w:p w14:paraId="276A17EA" w14:textId="77777777" w:rsidR="00DC741D" w:rsidRPr="00185239" w:rsidRDefault="00DC741D" w:rsidP="006A2E3D">
            <w:pPr>
              <w:widowControl w:val="0"/>
              <w:numPr>
                <w:ilvl w:val="0"/>
                <w:numId w:val="48"/>
              </w:numPr>
              <w:tabs>
                <w:tab w:val="clear" w:pos="397"/>
                <w:tab w:val="num" w:pos="746"/>
                <w:tab w:val="left" w:pos="1030"/>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it is a corporation duly organized, constituted and existing in accordance with Brazilian laws;</w:t>
            </w:r>
          </w:p>
          <w:p w14:paraId="2C243D28" w14:textId="77777777" w:rsidR="00DC741D" w:rsidRPr="00185239" w:rsidRDefault="00DC741D" w:rsidP="006A2E3D">
            <w:pPr>
              <w:widowControl w:val="0"/>
              <w:tabs>
                <w:tab w:val="left" w:pos="709"/>
              </w:tabs>
              <w:spacing w:line="280" w:lineRule="exact"/>
              <w:ind w:left="709" w:hanging="709"/>
              <w:rPr>
                <w:rFonts w:ascii="Trebuchet MS" w:hAnsi="Trebuchet MS"/>
                <w:sz w:val="22"/>
                <w:szCs w:val="22"/>
                <w:lang w:val="en-US"/>
              </w:rPr>
            </w:pPr>
          </w:p>
          <w:p w14:paraId="054AF682" w14:textId="77777777" w:rsidR="007908BD" w:rsidRPr="00185239" w:rsidRDefault="007908BD" w:rsidP="008D00BA">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is duly authorized and has obtained all licenses and authorizations, including the corporate ones necessary for the execution of this Indenture</w:t>
            </w:r>
            <w:r w:rsidR="008D21A4" w:rsidRPr="00185239">
              <w:rPr>
                <w:rFonts w:ascii="Trebuchet MS" w:hAnsi="Trebuchet MS"/>
                <w:sz w:val="22"/>
                <w:szCs w:val="22"/>
                <w:lang w:val="en-US"/>
              </w:rPr>
              <w:t>,</w:t>
            </w:r>
            <w:r w:rsidR="008D21A4" w:rsidRPr="00185239">
              <w:rPr>
                <w:rFonts w:ascii="Trebuchet MS" w:hAnsi="Trebuchet MS" w:cs="Courier New"/>
                <w:sz w:val="22"/>
                <w:szCs w:val="22"/>
                <w:lang w:val="en-US"/>
              </w:rPr>
              <w:t xml:space="preserve"> </w:t>
            </w:r>
            <w:r w:rsidR="008D21A4" w:rsidRPr="00185239">
              <w:rPr>
                <w:rFonts w:ascii="Trebuchet MS" w:hAnsi="Trebuchet MS"/>
                <w:sz w:val="22"/>
                <w:szCs w:val="22"/>
                <w:lang w:val="en-US"/>
              </w:rPr>
              <w:t xml:space="preserve">taking into account the </w:t>
            </w:r>
            <w:r w:rsidR="008D21A4" w:rsidRPr="00185239">
              <w:rPr>
                <w:rFonts w:ascii="Trebuchet MS" w:hAnsi="Trebuchet MS"/>
                <w:sz w:val="22"/>
                <w:szCs w:val="22"/>
                <w:lang w:val="en-US"/>
              </w:rPr>
              <w:lastRenderedPageBreak/>
              <w:t>provisions of clause 1.1 above</w:t>
            </w:r>
            <w:r w:rsidR="008D00BA" w:rsidRPr="00185239">
              <w:rPr>
                <w:rFonts w:ascii="Trebuchet MS" w:hAnsi="Trebuchet MS"/>
                <w:sz w:val="22"/>
                <w:szCs w:val="22"/>
                <w:lang w:val="en-US"/>
              </w:rPr>
              <w:t xml:space="preserve"> </w:t>
            </w:r>
            <w:r w:rsidR="00FF10F0" w:rsidRPr="00185239">
              <w:rPr>
                <w:rFonts w:ascii="Trebuchet MS" w:hAnsi="Trebuchet MS"/>
                <w:sz w:val="22"/>
                <w:szCs w:val="22"/>
                <w:lang w:val="en-US"/>
              </w:rPr>
              <w:t>and</w:t>
            </w:r>
            <w:r w:rsidRPr="00185239">
              <w:rPr>
                <w:rFonts w:ascii="Trebuchet MS" w:hAnsi="Trebuchet MS"/>
                <w:sz w:val="22"/>
                <w:szCs w:val="22"/>
                <w:lang w:val="en-US"/>
              </w:rPr>
              <w:t xml:space="preserve"> the </w:t>
            </w:r>
            <w:r w:rsidR="00FF10F0" w:rsidRPr="00185239">
              <w:rPr>
                <w:rFonts w:ascii="Trebuchet MS" w:hAnsi="Trebuchet MS"/>
                <w:sz w:val="22"/>
                <w:szCs w:val="22"/>
                <w:lang w:val="en-US"/>
              </w:rPr>
              <w:t xml:space="preserve">Real Estate </w:t>
            </w:r>
            <w:r w:rsidR="00EB6637" w:rsidRPr="00185239">
              <w:rPr>
                <w:rFonts w:ascii="Trebuchet MS" w:hAnsi="Trebuchet MS"/>
                <w:sz w:val="22"/>
                <w:szCs w:val="22"/>
                <w:lang w:val="en-US"/>
              </w:rPr>
              <w:t xml:space="preserve">Fiduciary Sale </w:t>
            </w:r>
            <w:r w:rsidR="00734C88" w:rsidRPr="00185239">
              <w:rPr>
                <w:rFonts w:ascii="Trebuchet MS" w:hAnsi="Trebuchet MS"/>
                <w:sz w:val="22"/>
                <w:szCs w:val="22"/>
                <w:lang w:val="en-US"/>
              </w:rPr>
              <w:t>Guarantee</w:t>
            </w:r>
            <w:r w:rsidRPr="00185239">
              <w:rPr>
                <w:rFonts w:ascii="Trebuchet MS" w:hAnsi="Trebuchet MS"/>
                <w:sz w:val="22"/>
                <w:szCs w:val="22"/>
                <w:lang w:val="en-US"/>
              </w:rPr>
              <w:t>, the issuance of the Debentures and the fulfillment of its obligations provided for in said documents, having all the legal and statutory requirements necessary to do so were fully satisfied;</w:t>
            </w:r>
          </w:p>
          <w:p w14:paraId="27DF9DF0" w14:textId="77777777" w:rsidR="007908BD" w:rsidRPr="00185239" w:rsidRDefault="007908BD" w:rsidP="006A2E3D">
            <w:pPr>
              <w:widowControl w:val="0"/>
              <w:tabs>
                <w:tab w:val="left" w:pos="709"/>
              </w:tabs>
              <w:spacing w:line="280" w:lineRule="exact"/>
              <w:rPr>
                <w:rFonts w:ascii="Trebuchet MS" w:hAnsi="Trebuchet MS"/>
                <w:sz w:val="22"/>
                <w:szCs w:val="22"/>
                <w:lang w:val="en-US"/>
              </w:rPr>
            </w:pPr>
          </w:p>
          <w:p w14:paraId="48BAC951" w14:textId="77777777" w:rsidR="007908BD" w:rsidRPr="00185239"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the legal representatives who execute this Indenture and the other Transaction Documents have statutory powers and/or delegates to assume, on their behalf, the obligations now established and, being mandatory, had the powers legitimately granted, with the respective mandates in full force;</w:t>
            </w:r>
          </w:p>
          <w:p w14:paraId="40CA0D0E" w14:textId="77777777" w:rsidR="00E72E98" w:rsidRPr="00185239" w:rsidRDefault="00E72E98" w:rsidP="00E72E98">
            <w:pPr>
              <w:pStyle w:val="PargrafodaLista"/>
              <w:rPr>
                <w:rFonts w:ascii="Trebuchet MS" w:hAnsi="Trebuchet MS"/>
                <w:sz w:val="22"/>
                <w:szCs w:val="22"/>
                <w:lang w:val="en-US"/>
              </w:rPr>
            </w:pPr>
          </w:p>
          <w:p w14:paraId="2263A9C1" w14:textId="77777777" w:rsidR="007908BD" w:rsidRPr="00185239"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the Indenture</w:t>
            </w:r>
            <w:r w:rsidR="00DE3854" w:rsidRPr="00185239">
              <w:rPr>
                <w:rFonts w:ascii="Trebuchet MS" w:hAnsi="Trebuchet MS"/>
                <w:sz w:val="22"/>
                <w:szCs w:val="22"/>
                <w:lang w:val="en-US"/>
              </w:rPr>
              <w:t>, the Fiduciary Assignment of Receivables,</w:t>
            </w:r>
            <w:r w:rsidRPr="00185239">
              <w:rPr>
                <w:rFonts w:ascii="Trebuchet MS" w:hAnsi="Trebuchet MS"/>
                <w:sz w:val="22"/>
                <w:szCs w:val="22"/>
                <w:lang w:val="en-US"/>
              </w:rPr>
              <w:t xml:space="preserve"> the </w:t>
            </w:r>
            <w:r w:rsidR="00FF10F0" w:rsidRPr="00185239">
              <w:rPr>
                <w:rFonts w:ascii="Trebuchet MS" w:hAnsi="Trebuchet MS"/>
                <w:sz w:val="22"/>
                <w:szCs w:val="22"/>
                <w:lang w:val="en-US"/>
              </w:rPr>
              <w:t xml:space="preserve">Real Estate </w:t>
            </w:r>
            <w:r w:rsidR="00EB6637" w:rsidRPr="00185239">
              <w:rPr>
                <w:rFonts w:ascii="Trebuchet MS" w:hAnsi="Trebuchet MS"/>
                <w:sz w:val="22"/>
                <w:szCs w:val="22"/>
                <w:lang w:val="en-US"/>
              </w:rPr>
              <w:t>Fiduciary Sale</w:t>
            </w:r>
            <w:r w:rsidR="00DE3854" w:rsidRPr="00185239">
              <w:rPr>
                <w:rFonts w:ascii="Trebuchet MS" w:hAnsi="Trebuchet MS"/>
                <w:sz w:val="22"/>
                <w:szCs w:val="22"/>
                <w:lang w:val="en-US"/>
              </w:rPr>
              <w:t>,</w:t>
            </w:r>
            <w:r w:rsidR="00EB6637" w:rsidRPr="00185239">
              <w:rPr>
                <w:rFonts w:ascii="Trebuchet MS" w:hAnsi="Trebuchet MS"/>
                <w:sz w:val="22"/>
                <w:szCs w:val="22"/>
                <w:lang w:val="en-US"/>
              </w:rPr>
              <w:t xml:space="preserve"> </w:t>
            </w:r>
            <w:r w:rsidRPr="00185239">
              <w:rPr>
                <w:rFonts w:ascii="Trebuchet MS" w:hAnsi="Trebuchet MS"/>
                <w:sz w:val="22"/>
                <w:szCs w:val="22"/>
                <w:lang w:val="en-US"/>
              </w:rPr>
              <w:t>and the obligations here and there provided for are legal, valid and binding obligations of the Issuer, as applicable, enforceable according to its terms and conditions, with the force of an extrajudicial enforcement order under the terms of article 784 of the Brazilian Civil Procedure Code;</w:t>
            </w:r>
          </w:p>
          <w:p w14:paraId="64741885" w14:textId="77777777" w:rsidR="007908BD" w:rsidRPr="00185239" w:rsidRDefault="007908BD" w:rsidP="006A2E3D">
            <w:pPr>
              <w:widowControl w:val="0"/>
              <w:spacing w:line="280" w:lineRule="exact"/>
              <w:ind w:left="709"/>
              <w:rPr>
                <w:rFonts w:ascii="Trebuchet MS" w:hAnsi="Trebuchet MS"/>
                <w:sz w:val="22"/>
                <w:szCs w:val="22"/>
                <w:lang w:val="en-US"/>
              </w:rPr>
            </w:pPr>
          </w:p>
          <w:p w14:paraId="54DD8420" w14:textId="77777777" w:rsidR="007908BD" w:rsidRPr="00185239"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the Issuer is in compliance with the fulfillment of all its obligations provided for in this Indenture</w:t>
            </w:r>
            <w:r w:rsidR="00DE3854" w:rsidRPr="00185239">
              <w:rPr>
                <w:rFonts w:ascii="Trebuchet MS" w:hAnsi="Trebuchet MS"/>
                <w:sz w:val="22"/>
                <w:szCs w:val="22"/>
                <w:lang w:val="en-US"/>
              </w:rPr>
              <w:t>, in the Fiduciary Assignment of Receivables,</w:t>
            </w:r>
            <w:r w:rsidRPr="00185239">
              <w:rPr>
                <w:rFonts w:ascii="Trebuchet MS" w:hAnsi="Trebuchet MS"/>
                <w:sz w:val="22"/>
                <w:szCs w:val="22"/>
                <w:lang w:val="en-US"/>
              </w:rPr>
              <w:t xml:space="preserve"> and in the </w:t>
            </w:r>
            <w:r w:rsidR="00FF10F0" w:rsidRPr="00185239">
              <w:rPr>
                <w:rFonts w:ascii="Trebuchet MS" w:hAnsi="Trebuchet MS"/>
                <w:sz w:val="22"/>
                <w:szCs w:val="22"/>
                <w:lang w:val="en-US"/>
              </w:rPr>
              <w:t>Real Estate Chattel Mortgage;</w:t>
            </w:r>
          </w:p>
          <w:p w14:paraId="5122A959" w14:textId="77777777" w:rsidR="007908BD" w:rsidRPr="00185239" w:rsidRDefault="007908BD" w:rsidP="006A2E3D">
            <w:pPr>
              <w:spacing w:line="280" w:lineRule="exact"/>
              <w:ind w:left="708"/>
              <w:rPr>
                <w:rFonts w:ascii="Trebuchet MS" w:hAnsi="Trebuchet MS"/>
                <w:sz w:val="22"/>
                <w:szCs w:val="22"/>
                <w:lang w:val="en-US"/>
              </w:rPr>
            </w:pPr>
          </w:p>
          <w:p w14:paraId="39C7A07C" w14:textId="77777777" w:rsidR="007908BD" w:rsidRPr="00185239"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 xml:space="preserve">the execution of this Indenture, </w:t>
            </w:r>
            <w:r w:rsidR="00DE3854" w:rsidRPr="00185239">
              <w:rPr>
                <w:rFonts w:ascii="Trebuchet MS" w:hAnsi="Trebuchet MS"/>
                <w:sz w:val="22"/>
                <w:szCs w:val="22"/>
                <w:lang w:val="en-US"/>
              </w:rPr>
              <w:t xml:space="preserve">the Fiduciary Assignment of Receivables, </w:t>
            </w:r>
            <w:r w:rsidRPr="00185239">
              <w:rPr>
                <w:rFonts w:ascii="Trebuchet MS" w:hAnsi="Trebuchet MS"/>
                <w:sz w:val="22"/>
                <w:szCs w:val="22"/>
                <w:lang w:val="en-US"/>
              </w:rPr>
              <w:t xml:space="preserve">the </w:t>
            </w:r>
            <w:r w:rsidR="00FF10F0" w:rsidRPr="00185239">
              <w:rPr>
                <w:rFonts w:ascii="Trebuchet MS" w:hAnsi="Trebuchet MS"/>
                <w:sz w:val="22"/>
                <w:szCs w:val="22"/>
                <w:lang w:val="en-US"/>
              </w:rPr>
              <w:t xml:space="preserve">Real Estate </w:t>
            </w:r>
            <w:r w:rsidR="00EB6637" w:rsidRPr="00185239">
              <w:rPr>
                <w:rFonts w:ascii="Trebuchet MS" w:hAnsi="Trebuchet MS"/>
                <w:sz w:val="22"/>
                <w:szCs w:val="22"/>
                <w:lang w:val="en-US"/>
              </w:rPr>
              <w:t xml:space="preserve">Fiduciary Sale </w:t>
            </w:r>
            <w:r w:rsidRPr="00185239">
              <w:rPr>
                <w:rFonts w:ascii="Trebuchet MS" w:hAnsi="Trebuchet MS"/>
                <w:sz w:val="22"/>
                <w:szCs w:val="22"/>
                <w:lang w:val="en-US"/>
              </w:rPr>
              <w:t>and the fulfillment of its respective obligations hereof and thereof, as well as the Issuance do not infringe or contravene, (</w:t>
            </w:r>
            <w:proofErr w:type="spellStart"/>
            <w:r w:rsidRPr="00185239">
              <w:rPr>
                <w:rFonts w:ascii="Trebuchet MS" w:hAnsi="Trebuchet MS"/>
                <w:sz w:val="22"/>
                <w:szCs w:val="22"/>
                <w:lang w:val="en-US"/>
              </w:rPr>
              <w:t>i</w:t>
            </w:r>
            <w:proofErr w:type="spellEnd"/>
            <w:r w:rsidRPr="00185239">
              <w:rPr>
                <w:rFonts w:ascii="Trebuchet MS" w:hAnsi="Trebuchet MS"/>
                <w:sz w:val="22"/>
                <w:szCs w:val="22"/>
                <w:lang w:val="en-US"/>
              </w:rPr>
              <w:t xml:space="preserve">) any agreement or document to which the Issuer is a party or by which any its assets and properties are bound, nor shall it result in (ii) early expiration of any obligation established in any of these contracts or instruments; (iii) creation of any liens on any assets of the Issuer, except for the </w:t>
            </w:r>
            <w:r w:rsidR="00EB6637" w:rsidRPr="00185239">
              <w:rPr>
                <w:rFonts w:ascii="Trebuchet MS" w:hAnsi="Trebuchet MS"/>
                <w:sz w:val="22"/>
                <w:szCs w:val="22"/>
                <w:lang w:val="en-US"/>
              </w:rPr>
              <w:t xml:space="preserve">Fiduciary Sale </w:t>
            </w:r>
            <w:r w:rsidRPr="00185239">
              <w:rPr>
                <w:rFonts w:ascii="Trebuchet MS" w:hAnsi="Trebuchet MS"/>
                <w:sz w:val="22"/>
                <w:szCs w:val="22"/>
                <w:lang w:val="en-US"/>
              </w:rPr>
              <w:t>of Guarantee Properties</w:t>
            </w:r>
            <w:r w:rsidR="00CA2910" w:rsidRPr="00185239">
              <w:rPr>
                <w:rFonts w:ascii="Trebuchet MS" w:hAnsi="Trebuchet MS"/>
                <w:sz w:val="22"/>
                <w:szCs w:val="22"/>
                <w:lang w:val="en-US"/>
              </w:rPr>
              <w:t xml:space="preserve"> </w:t>
            </w:r>
            <w:r w:rsidR="00CA2910" w:rsidRPr="00185239">
              <w:rPr>
                <w:rFonts w:ascii="Trebuchet MS" w:hAnsi="Trebuchet MS"/>
                <w:color w:val="000000" w:themeColor="text1"/>
                <w:sz w:val="22"/>
                <w:szCs w:val="22"/>
                <w:lang w:val="en-US"/>
              </w:rPr>
              <w:t xml:space="preserve">or Fiduciary Assignment </w:t>
            </w:r>
            <w:r w:rsidR="008D62A1" w:rsidRPr="00185239">
              <w:rPr>
                <w:rFonts w:ascii="Trebuchet MS" w:hAnsi="Trebuchet MS"/>
                <w:color w:val="000000" w:themeColor="text1"/>
                <w:sz w:val="22"/>
                <w:szCs w:val="22"/>
                <w:lang w:val="en-US"/>
              </w:rPr>
              <w:t>Agreement</w:t>
            </w:r>
            <w:r w:rsidRPr="00185239">
              <w:rPr>
                <w:rFonts w:ascii="Trebuchet MS" w:hAnsi="Trebuchet MS"/>
                <w:color w:val="000000" w:themeColor="text1"/>
                <w:sz w:val="22"/>
                <w:szCs w:val="22"/>
                <w:lang w:val="en-US"/>
              </w:rPr>
              <w:t xml:space="preserve">; or (iv) termination of any of </w:t>
            </w:r>
            <w:r w:rsidRPr="00185239">
              <w:rPr>
                <w:rFonts w:ascii="Trebuchet MS" w:hAnsi="Trebuchet MS"/>
                <w:color w:val="000000" w:themeColor="text1"/>
                <w:sz w:val="22"/>
                <w:szCs w:val="22"/>
                <w:lang w:val="en-US"/>
              </w:rPr>
              <w:lastRenderedPageBreak/>
              <w:t xml:space="preserve">these agreements </w:t>
            </w:r>
            <w:r w:rsidRPr="00185239">
              <w:rPr>
                <w:rFonts w:ascii="Trebuchet MS" w:hAnsi="Trebuchet MS"/>
                <w:sz w:val="22"/>
                <w:szCs w:val="22"/>
                <w:lang w:val="en-US"/>
              </w:rPr>
              <w:t>or instruments; (v) any law, decree or regulation to which the Issuer or any of its assets and properties are subject; or (vi) any administrative, judicial or arbitration order, decision or award that affects the Issuer or any of its assets and properties;</w:t>
            </w:r>
          </w:p>
          <w:p w14:paraId="3A649721" w14:textId="77777777" w:rsidR="007908BD" w:rsidRPr="00185239" w:rsidRDefault="007908BD" w:rsidP="006A2E3D">
            <w:pPr>
              <w:spacing w:line="280" w:lineRule="exact"/>
              <w:ind w:left="708"/>
              <w:rPr>
                <w:rFonts w:ascii="Trebuchet MS" w:hAnsi="Trebuchet MS"/>
                <w:sz w:val="22"/>
                <w:szCs w:val="22"/>
                <w:lang w:val="en-US"/>
              </w:rPr>
            </w:pPr>
          </w:p>
          <w:p w14:paraId="40069DE9" w14:textId="77777777" w:rsidR="009B6ED3" w:rsidRPr="00185239" w:rsidRDefault="009B6ED3" w:rsidP="006A2E3D">
            <w:pPr>
              <w:spacing w:line="280" w:lineRule="exact"/>
              <w:ind w:left="708"/>
              <w:rPr>
                <w:rFonts w:ascii="Trebuchet MS" w:hAnsi="Trebuchet MS"/>
                <w:sz w:val="22"/>
                <w:szCs w:val="22"/>
                <w:lang w:val="en-US"/>
              </w:rPr>
            </w:pPr>
          </w:p>
          <w:p w14:paraId="58E4D413" w14:textId="77777777" w:rsidR="00FF23BF" w:rsidRPr="00185239" w:rsidRDefault="00FF23BF" w:rsidP="006A2E3D">
            <w:pPr>
              <w:spacing w:line="280" w:lineRule="exact"/>
              <w:ind w:left="708"/>
              <w:rPr>
                <w:rFonts w:ascii="Trebuchet MS" w:hAnsi="Trebuchet MS"/>
                <w:sz w:val="22"/>
                <w:szCs w:val="22"/>
                <w:lang w:val="en-US"/>
              </w:rPr>
            </w:pPr>
          </w:p>
          <w:p w14:paraId="5DA8D456" w14:textId="77777777" w:rsidR="007908BD" w:rsidRPr="00185239"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it has, as well as its subsidiaries, all relevant authorizations and licenses (including environmental) required by federal, state and city authorities for the exercise of its activities, all of which are valid;</w:t>
            </w:r>
          </w:p>
          <w:p w14:paraId="30E6D59D" w14:textId="77777777" w:rsidR="007908BD" w:rsidRPr="00185239" w:rsidRDefault="007908BD" w:rsidP="006A2E3D">
            <w:pPr>
              <w:widowControl w:val="0"/>
              <w:tabs>
                <w:tab w:val="num" w:pos="709"/>
              </w:tabs>
              <w:spacing w:line="280" w:lineRule="exact"/>
              <w:ind w:left="709" w:hanging="709"/>
              <w:rPr>
                <w:rFonts w:ascii="Trebuchet MS" w:hAnsi="Trebuchet MS"/>
                <w:sz w:val="22"/>
                <w:szCs w:val="22"/>
                <w:lang w:val="en-US"/>
              </w:rPr>
            </w:pPr>
          </w:p>
          <w:p w14:paraId="229DB0DE" w14:textId="77777777" w:rsidR="007908BD" w:rsidRPr="00185239"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complies with laws, regulations, administrative norms and determinations of government agencies, autarchies or courts</w:t>
            </w:r>
            <w:r w:rsidR="00FF10F0" w:rsidRPr="00185239">
              <w:rPr>
                <w:rFonts w:ascii="Trebuchet MS" w:hAnsi="Trebuchet MS"/>
                <w:sz w:val="22"/>
                <w:szCs w:val="22"/>
                <w:lang w:val="en-US"/>
              </w:rPr>
              <w:t>, in all the materially significant aspects</w:t>
            </w:r>
            <w:r w:rsidRPr="00185239">
              <w:rPr>
                <w:rFonts w:ascii="Trebuchet MS" w:hAnsi="Trebuchet MS"/>
                <w:sz w:val="22"/>
                <w:szCs w:val="22"/>
                <w:lang w:val="en-US"/>
              </w:rPr>
              <w:t>;</w:t>
            </w:r>
          </w:p>
          <w:p w14:paraId="1696FD68" w14:textId="77777777" w:rsidR="007908BD" w:rsidRPr="00185239" w:rsidRDefault="007908BD" w:rsidP="006A2E3D">
            <w:pPr>
              <w:spacing w:line="280" w:lineRule="exact"/>
              <w:ind w:left="708"/>
              <w:rPr>
                <w:rFonts w:ascii="Trebuchet MS" w:hAnsi="Trebuchet MS"/>
                <w:sz w:val="22"/>
                <w:szCs w:val="22"/>
                <w:lang w:val="en-US"/>
              </w:rPr>
            </w:pPr>
          </w:p>
          <w:p w14:paraId="21ADE6F3" w14:textId="77777777" w:rsidR="007908BD" w:rsidRPr="00185239"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 xml:space="preserve">the Issuer and its subsidiaries do not have </w:t>
            </w:r>
            <w:r w:rsidR="000D4751" w:rsidRPr="00185239">
              <w:rPr>
                <w:rFonts w:ascii="Trebuchet MS" w:hAnsi="Trebuchet MS"/>
                <w:sz w:val="22"/>
                <w:szCs w:val="22"/>
                <w:lang w:val="en-US"/>
              </w:rPr>
              <w:t>(</w:t>
            </w:r>
            <w:proofErr w:type="spellStart"/>
            <w:r w:rsidR="000D4751" w:rsidRPr="00185239">
              <w:rPr>
                <w:rFonts w:ascii="Trebuchet MS" w:hAnsi="Trebuchet MS"/>
                <w:sz w:val="22"/>
                <w:szCs w:val="22"/>
                <w:lang w:val="en-US"/>
              </w:rPr>
              <w:t>i</w:t>
            </w:r>
            <w:proofErr w:type="spellEnd"/>
            <w:r w:rsidR="000D4751" w:rsidRPr="00185239">
              <w:rPr>
                <w:rFonts w:ascii="Trebuchet MS" w:hAnsi="Trebuchet MS"/>
                <w:sz w:val="22"/>
                <w:szCs w:val="22"/>
                <w:lang w:val="en-US"/>
              </w:rPr>
              <w:t xml:space="preserve">) </w:t>
            </w:r>
            <w:r w:rsidRPr="00185239">
              <w:rPr>
                <w:rFonts w:ascii="Trebuchet MS" w:hAnsi="Trebuchet MS"/>
                <w:sz w:val="22"/>
                <w:szCs w:val="22"/>
                <w:lang w:val="en-US"/>
              </w:rPr>
              <w:t xml:space="preserve">any relevant liabilities that have already been demanded or mandatory, </w:t>
            </w:r>
            <w:r w:rsidR="000D4751" w:rsidRPr="00185239">
              <w:rPr>
                <w:rFonts w:ascii="Trebuchet MS" w:hAnsi="Trebuchet MS"/>
                <w:sz w:val="22"/>
                <w:szCs w:val="22"/>
                <w:lang w:val="en-US"/>
              </w:rPr>
              <w:t xml:space="preserve">(ii) </w:t>
            </w:r>
            <w:r w:rsidRPr="00185239">
              <w:rPr>
                <w:rFonts w:ascii="Trebuchet MS" w:hAnsi="Trebuchet MS"/>
                <w:sz w:val="22"/>
                <w:szCs w:val="22"/>
                <w:lang w:val="en-US"/>
              </w:rPr>
              <w:t>nor liabilities or contingencies arising from Transactions carried out that are not reflected in the respective financial statements or in its explanatory notes;</w:t>
            </w:r>
          </w:p>
          <w:p w14:paraId="2781BDD0" w14:textId="77777777" w:rsidR="007908BD" w:rsidRPr="00185239" w:rsidRDefault="007908BD" w:rsidP="006A2E3D">
            <w:pPr>
              <w:spacing w:line="280" w:lineRule="exact"/>
              <w:ind w:left="708"/>
              <w:rPr>
                <w:rFonts w:ascii="Trebuchet MS" w:hAnsi="Trebuchet MS"/>
                <w:sz w:val="22"/>
                <w:szCs w:val="22"/>
                <w:lang w:val="en-US"/>
              </w:rPr>
            </w:pPr>
          </w:p>
          <w:p w14:paraId="50BA940F" w14:textId="77777777" w:rsidR="007908BD" w:rsidRPr="00185239"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As far as they know, there is no (a) non-compliance with any relevant contractual, legal or any other judicial, administrative or arbitration order; or (b) any legal action, administrative or arbitration proceeding, inquiry or other type of government investigation</w:t>
            </w:r>
            <w:r w:rsidR="008D21A4" w:rsidRPr="00185239">
              <w:rPr>
                <w:rFonts w:ascii="Trebuchet MS" w:hAnsi="Trebuchet MS"/>
                <w:sz w:val="22"/>
                <w:szCs w:val="22"/>
                <w:lang w:val="en-US"/>
              </w:rPr>
              <w:t xml:space="preserve"> that may materially and adversely affect the Issuer's ability to meet its obligations under this Deed of Issue; </w:t>
            </w:r>
            <w:r w:rsidRPr="00185239">
              <w:rPr>
                <w:rFonts w:ascii="Trebuchet MS" w:hAnsi="Trebuchet MS"/>
                <w:sz w:val="22"/>
                <w:szCs w:val="22"/>
                <w:lang w:val="en-US"/>
              </w:rPr>
              <w:t xml:space="preserve"> </w:t>
            </w:r>
          </w:p>
          <w:p w14:paraId="20CEDF3D" w14:textId="77777777" w:rsidR="00DA4EBA" w:rsidRPr="00185239" w:rsidRDefault="00DA4EBA" w:rsidP="006A2E3D">
            <w:pPr>
              <w:widowControl w:val="0"/>
              <w:tabs>
                <w:tab w:val="left" w:pos="567"/>
                <w:tab w:val="left" w:pos="1152"/>
              </w:tabs>
              <w:suppressAutoHyphens/>
              <w:spacing w:line="280" w:lineRule="exact"/>
              <w:ind w:left="567" w:right="-6"/>
              <w:rPr>
                <w:rFonts w:ascii="Trebuchet MS" w:hAnsi="Trebuchet MS"/>
                <w:sz w:val="22"/>
                <w:szCs w:val="22"/>
                <w:lang w:val="en-US"/>
              </w:rPr>
            </w:pPr>
          </w:p>
          <w:p w14:paraId="3B56EE31" w14:textId="77777777" w:rsidR="00FF10F0" w:rsidRPr="00185239" w:rsidRDefault="00FF10F0"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 xml:space="preserve">the statements made by the Issuer in this Indenture and in the Real Estate </w:t>
            </w:r>
            <w:r w:rsidR="00EB6637" w:rsidRPr="00185239">
              <w:rPr>
                <w:rFonts w:ascii="Trebuchet MS" w:hAnsi="Trebuchet MS"/>
                <w:sz w:val="22"/>
                <w:szCs w:val="22"/>
                <w:lang w:val="en-US"/>
              </w:rPr>
              <w:t xml:space="preserve">Fiduciary Sale </w:t>
            </w:r>
            <w:r w:rsidR="00734C88" w:rsidRPr="00185239">
              <w:rPr>
                <w:rFonts w:ascii="Trebuchet MS" w:hAnsi="Trebuchet MS"/>
                <w:sz w:val="22"/>
                <w:szCs w:val="22"/>
                <w:lang w:val="en-US"/>
              </w:rPr>
              <w:t>Guarantee</w:t>
            </w:r>
            <w:r w:rsidRPr="00185239">
              <w:rPr>
                <w:rFonts w:ascii="Trebuchet MS" w:hAnsi="Trebuchet MS"/>
                <w:sz w:val="22"/>
                <w:szCs w:val="22"/>
                <w:lang w:val="en-US"/>
              </w:rPr>
              <w:t xml:space="preserve"> are and remain fully true, correct and complete on this date;</w:t>
            </w:r>
          </w:p>
          <w:p w14:paraId="10FCAF23" w14:textId="77777777" w:rsidR="002207AB" w:rsidRPr="00185239" w:rsidRDefault="002207AB" w:rsidP="006A2E3D">
            <w:pPr>
              <w:spacing w:line="280" w:lineRule="exact"/>
              <w:rPr>
                <w:rFonts w:ascii="Trebuchet MS" w:hAnsi="Trebuchet MS"/>
                <w:sz w:val="22"/>
                <w:szCs w:val="22"/>
                <w:lang w:val="en-US"/>
              </w:rPr>
            </w:pPr>
          </w:p>
          <w:p w14:paraId="48D78351" w14:textId="77777777" w:rsidR="008D21A4" w:rsidRPr="00185239" w:rsidRDefault="008D21A4"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 xml:space="preserve">there is no connection between the Issuer and the Fiduciary Agent that prevents the Fiduciary Agent from fully exercising its </w:t>
            </w:r>
            <w:r w:rsidRPr="00185239">
              <w:rPr>
                <w:rFonts w:ascii="Trebuchet MS" w:hAnsi="Trebuchet MS"/>
                <w:sz w:val="22"/>
                <w:szCs w:val="22"/>
                <w:lang w:val="en-US"/>
              </w:rPr>
              <w:lastRenderedPageBreak/>
              <w:t>functions;</w:t>
            </w:r>
          </w:p>
          <w:p w14:paraId="0ED59DB6" w14:textId="77777777" w:rsidR="00FF10F0" w:rsidRPr="00185239" w:rsidRDefault="00FF10F0" w:rsidP="006A2E3D">
            <w:pPr>
              <w:widowControl w:val="0"/>
              <w:tabs>
                <w:tab w:val="left" w:pos="709"/>
              </w:tabs>
              <w:spacing w:line="280" w:lineRule="exact"/>
              <w:ind w:left="709" w:hanging="709"/>
              <w:rPr>
                <w:rFonts w:ascii="Trebuchet MS" w:hAnsi="Trebuchet MS"/>
                <w:sz w:val="22"/>
                <w:szCs w:val="22"/>
                <w:lang w:val="en-US"/>
              </w:rPr>
            </w:pPr>
          </w:p>
          <w:p w14:paraId="340FF615" w14:textId="77777777" w:rsidR="00FF10F0" w:rsidRPr="00185239" w:rsidRDefault="00FF10F0"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 xml:space="preserve">it shall comply with all obligations assumed under the terms of this Indenture and the Real Estate </w:t>
            </w:r>
            <w:r w:rsidR="00EB6637" w:rsidRPr="00185239">
              <w:rPr>
                <w:rFonts w:ascii="Trebuchet MS" w:hAnsi="Trebuchet MS"/>
                <w:sz w:val="22"/>
                <w:szCs w:val="22"/>
                <w:lang w:val="en-US"/>
              </w:rPr>
              <w:t xml:space="preserve">Fiduciary Sale </w:t>
            </w:r>
            <w:r w:rsidR="00734C88" w:rsidRPr="00185239">
              <w:rPr>
                <w:rFonts w:ascii="Trebuchet MS" w:hAnsi="Trebuchet MS"/>
                <w:sz w:val="22"/>
                <w:szCs w:val="22"/>
                <w:lang w:val="en-US"/>
              </w:rPr>
              <w:t>Guarantee</w:t>
            </w:r>
            <w:r w:rsidRPr="00185239">
              <w:rPr>
                <w:rFonts w:ascii="Trebuchet MS" w:hAnsi="Trebuchet MS"/>
                <w:sz w:val="22"/>
                <w:szCs w:val="22"/>
                <w:lang w:val="en-US"/>
              </w:rPr>
              <w:t>, including, but not limited to, the obligation to allocate the funds obtained through the Debentures as provided for in Clause 3.5.1 of this Indenture;</w:t>
            </w:r>
          </w:p>
          <w:p w14:paraId="6360487C" w14:textId="77777777" w:rsidR="00FF10F0" w:rsidRPr="00185239" w:rsidRDefault="00FF10F0" w:rsidP="006A2E3D">
            <w:pPr>
              <w:widowControl w:val="0"/>
              <w:tabs>
                <w:tab w:val="left" w:pos="709"/>
                <w:tab w:val="num" w:pos="1276"/>
              </w:tabs>
              <w:spacing w:line="280" w:lineRule="exact"/>
              <w:rPr>
                <w:rFonts w:ascii="Trebuchet MS" w:hAnsi="Trebuchet MS"/>
                <w:sz w:val="22"/>
                <w:szCs w:val="22"/>
                <w:lang w:val="en-US"/>
              </w:rPr>
            </w:pPr>
          </w:p>
          <w:p w14:paraId="7FC9BA79" w14:textId="77777777" w:rsidR="00FF10F0" w:rsidRPr="00185239" w:rsidRDefault="00FF10F0"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 xml:space="preserve">no registration, consent, authorization, approval, license, order, or qualification before any governmental authority or regulatory body is required for the Issuer’s compliance with its obligations under this Indenture and the Real Estate </w:t>
            </w:r>
            <w:r w:rsidR="00EB6637" w:rsidRPr="00185239">
              <w:rPr>
                <w:rFonts w:ascii="Trebuchet MS" w:hAnsi="Trebuchet MS"/>
                <w:sz w:val="22"/>
                <w:szCs w:val="22"/>
                <w:lang w:val="en-US"/>
              </w:rPr>
              <w:t xml:space="preserve">Fiduciary Sale </w:t>
            </w:r>
            <w:r w:rsidR="00734C88" w:rsidRPr="00185239">
              <w:rPr>
                <w:rFonts w:ascii="Trebuchet MS" w:hAnsi="Trebuchet MS"/>
                <w:sz w:val="22"/>
                <w:szCs w:val="22"/>
                <w:lang w:val="en-US"/>
              </w:rPr>
              <w:t>Guarantee</w:t>
            </w:r>
            <w:r w:rsidRPr="00185239">
              <w:rPr>
                <w:rFonts w:ascii="Trebuchet MS" w:hAnsi="Trebuchet MS"/>
                <w:sz w:val="22"/>
                <w:szCs w:val="22"/>
                <w:lang w:val="en-US"/>
              </w:rPr>
              <w:t>, or to carry out the Issuance, except for th</w:t>
            </w:r>
            <w:r w:rsidR="00B4267E" w:rsidRPr="00185239">
              <w:rPr>
                <w:rFonts w:ascii="Trebuchet MS" w:hAnsi="Trebuchet MS"/>
                <w:sz w:val="22"/>
                <w:szCs w:val="22"/>
                <w:lang w:val="en-US"/>
              </w:rPr>
              <w:t>ose</w:t>
            </w:r>
            <w:r w:rsidRPr="00185239">
              <w:rPr>
                <w:rFonts w:ascii="Trebuchet MS" w:hAnsi="Trebuchet MS"/>
                <w:sz w:val="22"/>
                <w:szCs w:val="22"/>
                <w:lang w:val="en-US"/>
              </w:rPr>
              <w:t xml:space="preserve"> </w:t>
            </w:r>
            <w:r w:rsidR="00B4267E" w:rsidRPr="00185239">
              <w:rPr>
                <w:rFonts w:ascii="Trebuchet MS" w:hAnsi="Trebuchet MS"/>
                <w:sz w:val="22"/>
                <w:szCs w:val="22"/>
                <w:lang w:val="en-US"/>
              </w:rPr>
              <w:t>provided here</w:t>
            </w:r>
            <w:r w:rsidRPr="00185239">
              <w:rPr>
                <w:rFonts w:ascii="Trebuchet MS" w:hAnsi="Trebuchet MS"/>
                <w:sz w:val="22"/>
                <w:szCs w:val="22"/>
                <w:lang w:val="en-US"/>
              </w:rPr>
              <w:t>;</w:t>
            </w:r>
          </w:p>
          <w:p w14:paraId="7903B6B4" w14:textId="77777777" w:rsidR="00B4267E" w:rsidRPr="00185239" w:rsidRDefault="00B4267E" w:rsidP="006A2E3D">
            <w:pPr>
              <w:tabs>
                <w:tab w:val="left" w:pos="2680"/>
              </w:tabs>
              <w:spacing w:line="280" w:lineRule="exact"/>
              <w:rPr>
                <w:rFonts w:ascii="Trebuchet MS" w:hAnsi="Trebuchet MS"/>
                <w:sz w:val="22"/>
                <w:szCs w:val="22"/>
                <w:lang w:val="en-US"/>
              </w:rPr>
            </w:pPr>
          </w:p>
          <w:p w14:paraId="72B3364A" w14:textId="77777777" w:rsidR="00FF10F0" w:rsidRPr="00185239" w:rsidRDefault="008D21A4"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 xml:space="preserve">to the best of its knowledge, </w:t>
            </w:r>
            <w:r w:rsidR="00FF10F0" w:rsidRPr="00185239">
              <w:rPr>
                <w:rFonts w:ascii="Trebuchet MS" w:hAnsi="Trebuchet MS"/>
                <w:sz w:val="22"/>
                <w:szCs w:val="22"/>
                <w:lang w:val="en-US"/>
              </w:rPr>
              <w:t>is complying with</w:t>
            </w:r>
            <w:r w:rsidRPr="00185239">
              <w:rPr>
                <w:rFonts w:ascii="Trebuchet MS" w:hAnsi="Trebuchet MS"/>
                <w:sz w:val="22"/>
                <w:szCs w:val="22"/>
                <w:lang w:val="en-US"/>
              </w:rPr>
              <w:t>, and will continue,</w:t>
            </w:r>
            <w:r w:rsidR="00FF10F0" w:rsidRPr="00185239">
              <w:rPr>
                <w:rFonts w:ascii="Trebuchet MS" w:hAnsi="Trebuchet MS"/>
                <w:sz w:val="22"/>
                <w:szCs w:val="22"/>
                <w:lang w:val="en-US"/>
              </w:rPr>
              <w:t xml:space="preserve"> all laws, regulations, administrative norms and determinations of government agencies, autarchies or courts, applicable to the conduct of its business and which are relevant to the performance of its activities, including the provisions of environmental legislation and regulations</w:t>
            </w:r>
            <w:r w:rsidRPr="00185239">
              <w:rPr>
                <w:rFonts w:ascii="Trebuchet MS" w:hAnsi="Trebuchet MS"/>
                <w:sz w:val="22"/>
                <w:szCs w:val="22"/>
                <w:lang w:val="en-US"/>
              </w:rPr>
              <w:t xml:space="preserve"> and historical heritage protection</w:t>
            </w:r>
            <w:r w:rsidR="00FF10F0" w:rsidRPr="00185239">
              <w:rPr>
                <w:rFonts w:ascii="Trebuchet MS" w:hAnsi="Trebuchet MS"/>
                <w:sz w:val="22"/>
                <w:szCs w:val="22"/>
                <w:lang w:val="en-US"/>
              </w:rPr>
              <w:t>, adopting the measures and preventive or remedial actions aimed at avoiding or correcting possible environmental damage resulting from the activities described in its corporate purpose, except in cases where in good faith, it is discussing the applicability of the law, rule or regulation in the administrative or judicial scopes; and</w:t>
            </w:r>
          </w:p>
          <w:p w14:paraId="6036B90E" w14:textId="77777777" w:rsidR="00FF10F0" w:rsidRPr="00185239" w:rsidRDefault="00FF10F0" w:rsidP="006A2E3D">
            <w:pPr>
              <w:spacing w:line="280" w:lineRule="exact"/>
              <w:ind w:left="708"/>
              <w:rPr>
                <w:rFonts w:ascii="Trebuchet MS" w:hAnsi="Trebuchet MS"/>
                <w:sz w:val="22"/>
                <w:szCs w:val="22"/>
                <w:lang w:val="en-US"/>
              </w:rPr>
            </w:pPr>
          </w:p>
          <w:p w14:paraId="2E6637D0" w14:textId="77777777" w:rsidR="00FF10F0" w:rsidRPr="00185239" w:rsidRDefault="00FF10F0"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85239">
              <w:rPr>
                <w:rFonts w:ascii="Trebuchet MS" w:hAnsi="Trebuchet MS"/>
                <w:sz w:val="22"/>
                <w:szCs w:val="22"/>
                <w:lang w:val="en-US"/>
              </w:rPr>
              <w:t>complies with all applicable labor and social security laws and regulations (including collective bargaining agreements),</w:t>
            </w:r>
            <w:r w:rsidR="00B4267E" w:rsidRPr="00185239">
              <w:rPr>
                <w:rFonts w:ascii="Trebuchet MS" w:hAnsi="Trebuchet MS"/>
                <w:sz w:val="22"/>
                <w:szCs w:val="22"/>
                <w:lang w:val="en-US"/>
              </w:rPr>
              <w:t xml:space="preserve"> in all significant aspects,</w:t>
            </w:r>
            <w:r w:rsidRPr="00185239">
              <w:rPr>
                <w:rFonts w:ascii="Trebuchet MS" w:hAnsi="Trebuchet MS"/>
                <w:sz w:val="22"/>
                <w:szCs w:val="22"/>
                <w:lang w:val="en-US"/>
              </w:rPr>
              <w:t xml:space="preserve"> relating to all its employees, including, without limitation, those relating to wages, working hours, equitable labor practices, health, safety. </w:t>
            </w:r>
          </w:p>
          <w:p w14:paraId="2277E55B" w14:textId="77777777" w:rsidR="00BF6343" w:rsidRPr="00185239" w:rsidRDefault="00BF6343" w:rsidP="006A2E3D">
            <w:pPr>
              <w:widowControl w:val="0"/>
              <w:spacing w:line="280" w:lineRule="exact"/>
              <w:rPr>
                <w:rFonts w:ascii="Trebuchet MS" w:hAnsi="Trebuchet MS"/>
                <w:sz w:val="22"/>
                <w:szCs w:val="22"/>
                <w:lang w:val="en-US"/>
              </w:rPr>
            </w:pPr>
          </w:p>
          <w:p w14:paraId="6CA68FC6" w14:textId="77777777" w:rsidR="00FF10F0" w:rsidRPr="00185239" w:rsidRDefault="00FF10F0" w:rsidP="006A2E3D">
            <w:pPr>
              <w:spacing w:line="280" w:lineRule="exact"/>
              <w:jc w:val="center"/>
              <w:rPr>
                <w:rFonts w:ascii="Trebuchet MS" w:eastAsia="Arial Unicode MS" w:hAnsi="Trebuchet MS"/>
                <w:b/>
                <w:smallCaps/>
                <w:sz w:val="22"/>
                <w:szCs w:val="22"/>
                <w:lang w:val="en-US"/>
              </w:rPr>
            </w:pPr>
            <w:r w:rsidRPr="00185239">
              <w:rPr>
                <w:rFonts w:ascii="Trebuchet MS" w:eastAsia="Arial Unicode MS" w:hAnsi="Trebuchet MS" w:cs="Verdana"/>
                <w:b/>
                <w:smallCaps/>
                <w:sz w:val="22"/>
                <w:szCs w:val="22"/>
                <w:lang w:val="en-US"/>
              </w:rPr>
              <w:t>Clause VII</w:t>
            </w:r>
          </w:p>
          <w:p w14:paraId="4CE69637" w14:textId="77777777" w:rsidR="00FF10F0" w:rsidRPr="00185239" w:rsidRDefault="00FF10F0" w:rsidP="006A2E3D">
            <w:pPr>
              <w:spacing w:line="280" w:lineRule="exact"/>
              <w:jc w:val="center"/>
              <w:rPr>
                <w:rFonts w:ascii="Trebuchet MS" w:eastAsia="Arial Unicode MS" w:hAnsi="Trebuchet MS" w:cs="Verdana"/>
                <w:b/>
                <w:smallCaps/>
                <w:sz w:val="22"/>
                <w:szCs w:val="22"/>
                <w:lang w:val="en-US"/>
              </w:rPr>
            </w:pPr>
            <w:r w:rsidRPr="00185239">
              <w:rPr>
                <w:rFonts w:ascii="Trebuchet MS" w:eastAsia="Arial Unicode MS" w:hAnsi="Trebuchet MS" w:cs="Verdana"/>
                <w:b/>
                <w:smallCaps/>
                <w:sz w:val="22"/>
                <w:szCs w:val="22"/>
                <w:lang w:val="en-US"/>
              </w:rPr>
              <w:lastRenderedPageBreak/>
              <w:t xml:space="preserve">Notifications </w:t>
            </w:r>
          </w:p>
          <w:p w14:paraId="451D9C6A" w14:textId="77777777" w:rsidR="00250DDF" w:rsidRPr="00185239" w:rsidRDefault="00250DDF" w:rsidP="006A2E3D">
            <w:pPr>
              <w:spacing w:line="280" w:lineRule="exact"/>
              <w:jc w:val="center"/>
              <w:rPr>
                <w:rFonts w:ascii="Trebuchet MS" w:eastAsia="Arial Unicode MS" w:hAnsi="Trebuchet MS"/>
                <w:b/>
                <w:smallCaps/>
                <w:sz w:val="22"/>
                <w:szCs w:val="22"/>
                <w:lang w:val="en-US"/>
              </w:rPr>
            </w:pPr>
          </w:p>
          <w:p w14:paraId="1C065F95" w14:textId="77777777" w:rsidR="00FF10F0" w:rsidRPr="00185239" w:rsidRDefault="00FF10F0" w:rsidP="00FF23BF">
            <w:pPr>
              <w:pStyle w:val="PargrafodaLista"/>
              <w:widowControl w:val="0"/>
              <w:numPr>
                <w:ilvl w:val="1"/>
                <w:numId w:val="49"/>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All documents and notifications, which must always be made in writing, as well as the physical means containing documents or notifications, to be sent by either Party under the terms of this Indenture must be sent to the following addresses:</w:t>
            </w:r>
          </w:p>
          <w:p w14:paraId="3B8D9F23" w14:textId="77777777" w:rsidR="00AB1E28" w:rsidRPr="00185239" w:rsidRDefault="00AB1E28" w:rsidP="006A2E3D">
            <w:pPr>
              <w:widowControl w:val="0"/>
              <w:spacing w:line="280" w:lineRule="exact"/>
              <w:rPr>
                <w:rFonts w:ascii="Trebuchet MS" w:hAnsi="Trebuchet MS"/>
                <w:sz w:val="22"/>
                <w:szCs w:val="22"/>
                <w:u w:val="single"/>
                <w:lang w:val="en-US"/>
              </w:rPr>
            </w:pPr>
          </w:p>
          <w:p w14:paraId="431ECA8C" w14:textId="77777777" w:rsidR="00FF10F0" w:rsidRPr="00185239" w:rsidRDefault="00FF10F0" w:rsidP="006A2E3D">
            <w:pPr>
              <w:widowControl w:val="0"/>
              <w:spacing w:line="280" w:lineRule="exact"/>
              <w:rPr>
                <w:rFonts w:ascii="Trebuchet MS" w:hAnsi="Trebuchet MS"/>
                <w:b/>
                <w:i/>
                <w:iCs/>
                <w:sz w:val="22"/>
                <w:szCs w:val="22"/>
              </w:rPr>
            </w:pPr>
            <w:r w:rsidRPr="00185239">
              <w:rPr>
                <w:rFonts w:ascii="Trebuchet MS" w:hAnsi="Trebuchet MS"/>
                <w:b/>
                <w:i/>
                <w:iCs/>
                <w:sz w:val="22"/>
                <w:szCs w:val="22"/>
              </w:rPr>
              <w:t xml:space="preserve">For </w:t>
            </w:r>
            <w:proofErr w:type="spellStart"/>
            <w:r w:rsidRPr="00185239">
              <w:rPr>
                <w:rFonts w:ascii="Trebuchet MS" w:hAnsi="Trebuchet MS"/>
                <w:b/>
                <w:i/>
                <w:iCs/>
                <w:sz w:val="22"/>
                <w:szCs w:val="22"/>
              </w:rPr>
              <w:t>the</w:t>
            </w:r>
            <w:proofErr w:type="spellEnd"/>
            <w:r w:rsidRPr="00185239">
              <w:rPr>
                <w:rFonts w:ascii="Trebuchet MS" w:hAnsi="Trebuchet MS"/>
                <w:b/>
                <w:i/>
                <w:iCs/>
                <w:sz w:val="22"/>
                <w:szCs w:val="22"/>
              </w:rPr>
              <w:t xml:space="preserve"> </w:t>
            </w:r>
            <w:proofErr w:type="spellStart"/>
            <w:r w:rsidRPr="00185239">
              <w:rPr>
                <w:rFonts w:ascii="Trebuchet MS" w:hAnsi="Trebuchet MS"/>
                <w:b/>
                <w:i/>
                <w:iCs/>
                <w:sz w:val="22"/>
                <w:szCs w:val="22"/>
              </w:rPr>
              <w:t>Issuer</w:t>
            </w:r>
            <w:proofErr w:type="spellEnd"/>
            <w:r w:rsidRPr="00185239">
              <w:rPr>
                <w:rFonts w:ascii="Trebuchet MS" w:hAnsi="Trebuchet MS"/>
                <w:b/>
                <w:i/>
                <w:iCs/>
                <w:sz w:val="22"/>
                <w:szCs w:val="22"/>
              </w:rPr>
              <w:t>:</w:t>
            </w:r>
          </w:p>
          <w:p w14:paraId="0F4D259E" w14:textId="77777777" w:rsidR="002207AB" w:rsidRPr="00185239" w:rsidRDefault="002207AB" w:rsidP="006A2E3D">
            <w:pPr>
              <w:widowControl w:val="0"/>
              <w:spacing w:line="280" w:lineRule="exact"/>
              <w:rPr>
                <w:rFonts w:ascii="Trebuchet MS" w:hAnsi="Trebuchet MS"/>
                <w:b/>
                <w:i/>
                <w:iCs/>
                <w:sz w:val="22"/>
                <w:szCs w:val="22"/>
              </w:rPr>
            </w:pPr>
          </w:p>
          <w:p w14:paraId="1DA8E030" w14:textId="77777777" w:rsidR="00FF10F0" w:rsidRPr="00185239" w:rsidRDefault="00FF10F0" w:rsidP="006A2E3D">
            <w:pPr>
              <w:widowControl w:val="0"/>
              <w:spacing w:line="280" w:lineRule="exact"/>
              <w:rPr>
                <w:rFonts w:ascii="Trebuchet MS" w:hAnsi="Trebuchet MS"/>
                <w:b/>
                <w:bCs/>
                <w:sz w:val="22"/>
                <w:szCs w:val="22"/>
              </w:rPr>
            </w:pPr>
            <w:r w:rsidRPr="00185239">
              <w:rPr>
                <w:rFonts w:ascii="Trebuchet MS" w:hAnsi="Trebuchet MS"/>
                <w:b/>
                <w:bCs/>
                <w:sz w:val="22"/>
                <w:szCs w:val="22"/>
              </w:rPr>
              <w:t>BM EMPREENDIMENTOS E PARTICIPAÇÕES SPE S.A</w:t>
            </w:r>
          </w:p>
          <w:p w14:paraId="72AD5758" w14:textId="77777777" w:rsidR="00FF10F0" w:rsidRPr="00185239" w:rsidRDefault="00FF10F0" w:rsidP="006A2E3D">
            <w:pPr>
              <w:widowControl w:val="0"/>
              <w:spacing w:line="280" w:lineRule="exact"/>
              <w:rPr>
                <w:rFonts w:ascii="Trebuchet MS" w:hAnsi="Trebuchet MS"/>
                <w:sz w:val="22"/>
                <w:szCs w:val="22"/>
              </w:rPr>
            </w:pPr>
            <w:r w:rsidRPr="00185239">
              <w:rPr>
                <w:rFonts w:ascii="Trebuchet MS" w:hAnsi="Trebuchet MS"/>
                <w:sz w:val="22"/>
                <w:szCs w:val="22"/>
              </w:rPr>
              <w:t xml:space="preserve">Rua Itapeva, nº 538, 12º andar, Bela </w:t>
            </w:r>
            <w:proofErr w:type="gramStart"/>
            <w:r w:rsidRPr="00185239">
              <w:rPr>
                <w:rFonts w:ascii="Trebuchet MS" w:hAnsi="Trebuchet MS"/>
                <w:sz w:val="22"/>
                <w:szCs w:val="22"/>
              </w:rPr>
              <w:t>Vista</w:t>
            </w:r>
            <w:proofErr w:type="gramEnd"/>
          </w:p>
          <w:p w14:paraId="7EFCB6DD" w14:textId="77777777" w:rsidR="00FF10F0" w:rsidRPr="00185239" w:rsidRDefault="00FF10F0" w:rsidP="006A2E3D">
            <w:pPr>
              <w:widowControl w:val="0"/>
              <w:spacing w:line="280" w:lineRule="exact"/>
              <w:rPr>
                <w:rFonts w:ascii="Trebuchet MS" w:hAnsi="Trebuchet MS"/>
                <w:sz w:val="22"/>
                <w:szCs w:val="22"/>
                <w:lang w:val="fr-FR"/>
              </w:rPr>
            </w:pPr>
            <w:r w:rsidRPr="00185239">
              <w:rPr>
                <w:rFonts w:ascii="Trebuchet MS" w:hAnsi="Trebuchet MS"/>
                <w:sz w:val="22"/>
                <w:szCs w:val="22"/>
                <w:lang w:val="fr-FR"/>
              </w:rPr>
              <w:t>Zip Code: 01.332-000 – São Paulo/SP</w:t>
            </w:r>
          </w:p>
          <w:p w14:paraId="40002BB4" w14:textId="77777777" w:rsidR="00FF10F0" w:rsidRPr="00185239" w:rsidRDefault="00FF10F0" w:rsidP="006A2E3D">
            <w:pPr>
              <w:widowControl w:val="0"/>
              <w:spacing w:line="280" w:lineRule="exact"/>
              <w:rPr>
                <w:rFonts w:ascii="Trebuchet MS" w:hAnsi="Trebuchet MS"/>
                <w:sz w:val="22"/>
                <w:szCs w:val="22"/>
                <w:lang w:val="fr-FR"/>
              </w:rPr>
            </w:pPr>
            <w:r w:rsidRPr="00185239">
              <w:rPr>
                <w:rFonts w:ascii="Trebuchet MS" w:hAnsi="Trebuchet MS"/>
                <w:sz w:val="22"/>
                <w:szCs w:val="22"/>
                <w:lang w:val="fr-FR"/>
              </w:rPr>
              <w:t>A/C Mr. Jacques Philippe Marc Louis Maurice Brault</w:t>
            </w:r>
          </w:p>
          <w:p w14:paraId="61997620" w14:textId="77777777" w:rsidR="009B6ED3" w:rsidRPr="00185239" w:rsidRDefault="009B6ED3" w:rsidP="009B6ED3">
            <w:pPr>
              <w:widowControl w:val="0"/>
              <w:spacing w:line="280" w:lineRule="exact"/>
              <w:rPr>
                <w:rFonts w:ascii="Trebuchet MS" w:hAnsi="Trebuchet MS"/>
                <w:sz w:val="22"/>
                <w:szCs w:val="22"/>
              </w:rPr>
            </w:pPr>
            <w:proofErr w:type="spellStart"/>
            <w:r w:rsidRPr="00185239">
              <w:rPr>
                <w:rFonts w:ascii="Trebuchet MS" w:hAnsi="Trebuchet MS"/>
                <w:sz w:val="22"/>
                <w:szCs w:val="22"/>
              </w:rPr>
              <w:t>Tel</w:t>
            </w:r>
            <w:proofErr w:type="spellEnd"/>
            <w:r w:rsidRPr="00185239">
              <w:rPr>
                <w:rFonts w:ascii="Trebuchet MS" w:hAnsi="Trebuchet MS"/>
                <w:sz w:val="22"/>
                <w:szCs w:val="22"/>
              </w:rPr>
              <w:t>: (11) 3385-0710</w:t>
            </w:r>
          </w:p>
          <w:p w14:paraId="57558C61" w14:textId="77777777" w:rsidR="00FF10F0" w:rsidRPr="00185239" w:rsidRDefault="009B6ED3" w:rsidP="006A2E3D">
            <w:pPr>
              <w:widowControl w:val="0"/>
              <w:spacing w:line="280" w:lineRule="exact"/>
              <w:rPr>
                <w:rFonts w:ascii="Trebuchet MS" w:hAnsi="Trebuchet MS"/>
                <w:sz w:val="22"/>
                <w:szCs w:val="22"/>
              </w:rPr>
            </w:pPr>
            <w:r w:rsidRPr="00185239">
              <w:rPr>
                <w:rFonts w:ascii="Trebuchet MS" w:hAnsi="Trebuchet MS"/>
                <w:sz w:val="22"/>
                <w:szCs w:val="22"/>
              </w:rPr>
              <w:t>E-mail: jbrault@groupe-allard.com.br</w:t>
            </w:r>
          </w:p>
          <w:p w14:paraId="07F74E84" w14:textId="77777777" w:rsidR="00FF10F0" w:rsidRPr="00185239" w:rsidRDefault="00FF10F0" w:rsidP="006A2E3D">
            <w:pPr>
              <w:widowControl w:val="0"/>
              <w:spacing w:line="280" w:lineRule="exact"/>
              <w:rPr>
                <w:rFonts w:ascii="Trebuchet MS" w:hAnsi="Trebuchet MS"/>
                <w:b/>
                <w:smallCaps/>
                <w:sz w:val="22"/>
                <w:szCs w:val="22"/>
              </w:rPr>
            </w:pPr>
          </w:p>
          <w:p w14:paraId="358BD94C" w14:textId="77777777" w:rsidR="005B6092" w:rsidRPr="00185239" w:rsidRDefault="005B6092" w:rsidP="006A2E3D">
            <w:pPr>
              <w:spacing w:line="280" w:lineRule="exact"/>
              <w:ind w:left="15"/>
              <w:contextualSpacing/>
              <w:rPr>
                <w:rFonts w:ascii="Trebuchet MS" w:hAnsi="Trebuchet MS"/>
                <w:sz w:val="22"/>
                <w:szCs w:val="22"/>
              </w:rPr>
            </w:pPr>
            <w:proofErr w:type="spellStart"/>
            <w:r w:rsidRPr="00185239">
              <w:rPr>
                <w:rFonts w:ascii="Trebuchet MS" w:hAnsi="Trebuchet MS"/>
                <w:sz w:val="22"/>
                <w:szCs w:val="22"/>
              </w:rPr>
              <w:t>With</w:t>
            </w:r>
            <w:proofErr w:type="spellEnd"/>
            <w:r w:rsidRPr="00185239">
              <w:rPr>
                <w:rFonts w:ascii="Trebuchet MS" w:hAnsi="Trebuchet MS"/>
                <w:sz w:val="22"/>
                <w:szCs w:val="22"/>
              </w:rPr>
              <w:t xml:space="preserve"> </w:t>
            </w:r>
            <w:proofErr w:type="spellStart"/>
            <w:r w:rsidRPr="00185239">
              <w:rPr>
                <w:rFonts w:ascii="Trebuchet MS" w:hAnsi="Trebuchet MS"/>
                <w:sz w:val="22"/>
                <w:szCs w:val="22"/>
              </w:rPr>
              <w:t>copy</w:t>
            </w:r>
            <w:proofErr w:type="spellEnd"/>
            <w:r w:rsidRPr="00185239">
              <w:rPr>
                <w:rFonts w:ascii="Trebuchet MS" w:hAnsi="Trebuchet MS"/>
                <w:sz w:val="22"/>
                <w:szCs w:val="22"/>
              </w:rPr>
              <w:t xml:space="preserve"> </w:t>
            </w:r>
            <w:proofErr w:type="spellStart"/>
            <w:r w:rsidRPr="00185239">
              <w:rPr>
                <w:rFonts w:ascii="Trebuchet MS" w:hAnsi="Trebuchet MS"/>
                <w:sz w:val="22"/>
                <w:szCs w:val="22"/>
              </w:rPr>
              <w:t>to</w:t>
            </w:r>
            <w:proofErr w:type="spellEnd"/>
            <w:r w:rsidRPr="00185239">
              <w:rPr>
                <w:rFonts w:ascii="Trebuchet MS" w:hAnsi="Trebuchet MS"/>
                <w:sz w:val="22"/>
                <w:szCs w:val="22"/>
              </w:rPr>
              <w:t xml:space="preserve">: </w:t>
            </w:r>
          </w:p>
          <w:p w14:paraId="511C0D0E" w14:textId="77777777" w:rsidR="002207AB" w:rsidRPr="00185239" w:rsidRDefault="002207AB" w:rsidP="006A2E3D">
            <w:pPr>
              <w:spacing w:line="280" w:lineRule="exact"/>
              <w:ind w:left="15"/>
              <w:contextualSpacing/>
              <w:rPr>
                <w:rFonts w:ascii="Trebuchet MS" w:hAnsi="Trebuchet MS"/>
                <w:sz w:val="22"/>
                <w:szCs w:val="22"/>
              </w:rPr>
            </w:pPr>
          </w:p>
          <w:p w14:paraId="3C2DA0C3" w14:textId="77777777" w:rsidR="005B6092" w:rsidRPr="00185239" w:rsidRDefault="005B6092" w:rsidP="006A2E3D">
            <w:pPr>
              <w:spacing w:line="280" w:lineRule="exact"/>
              <w:ind w:left="15"/>
              <w:contextualSpacing/>
              <w:rPr>
                <w:rFonts w:ascii="Trebuchet MS" w:hAnsi="Trebuchet MS"/>
                <w:b/>
                <w:sz w:val="22"/>
                <w:szCs w:val="22"/>
              </w:rPr>
            </w:pPr>
            <w:proofErr w:type="spellStart"/>
            <w:proofErr w:type="gramStart"/>
            <w:r w:rsidRPr="00185239">
              <w:rPr>
                <w:rFonts w:ascii="Trebuchet MS" w:hAnsi="Trebuchet MS"/>
                <w:b/>
                <w:sz w:val="22"/>
                <w:szCs w:val="22"/>
              </w:rPr>
              <w:t>GTLawyers</w:t>
            </w:r>
            <w:proofErr w:type="spellEnd"/>
            <w:proofErr w:type="gramEnd"/>
          </w:p>
          <w:p w14:paraId="3D7D280A" w14:textId="77777777" w:rsidR="005B6092" w:rsidRPr="00185239" w:rsidRDefault="005B6092" w:rsidP="006A2E3D">
            <w:pPr>
              <w:spacing w:line="280" w:lineRule="exact"/>
              <w:ind w:left="15"/>
              <w:contextualSpacing/>
              <w:rPr>
                <w:rFonts w:ascii="Trebuchet MS" w:hAnsi="Trebuchet MS"/>
                <w:sz w:val="22"/>
                <w:szCs w:val="22"/>
              </w:rPr>
            </w:pPr>
            <w:r w:rsidRPr="00185239">
              <w:rPr>
                <w:rFonts w:ascii="Trebuchet MS" w:hAnsi="Trebuchet MS"/>
                <w:sz w:val="22"/>
                <w:szCs w:val="22"/>
              </w:rPr>
              <w:t xml:space="preserve">Rua Bandeira Paulista, 275, 1º andar, Itaim Bibi, São Paulo - </w:t>
            </w:r>
            <w:proofErr w:type="gramStart"/>
            <w:r w:rsidRPr="00185239">
              <w:rPr>
                <w:rFonts w:ascii="Trebuchet MS" w:hAnsi="Trebuchet MS"/>
                <w:sz w:val="22"/>
                <w:szCs w:val="22"/>
              </w:rPr>
              <w:t>SP</w:t>
            </w:r>
            <w:proofErr w:type="gramEnd"/>
          </w:p>
          <w:p w14:paraId="0575E140" w14:textId="77777777" w:rsidR="005B6092" w:rsidRPr="00185239" w:rsidRDefault="005B6092" w:rsidP="006A2E3D">
            <w:pPr>
              <w:spacing w:line="280" w:lineRule="exact"/>
              <w:ind w:left="15"/>
              <w:contextualSpacing/>
              <w:rPr>
                <w:rFonts w:ascii="Trebuchet MS" w:hAnsi="Trebuchet MS"/>
                <w:sz w:val="22"/>
                <w:szCs w:val="22"/>
                <w:lang w:val="en-GB"/>
              </w:rPr>
            </w:pPr>
            <w:r w:rsidRPr="00185239">
              <w:rPr>
                <w:rFonts w:ascii="Trebuchet MS" w:hAnsi="Trebuchet MS"/>
                <w:sz w:val="22"/>
                <w:szCs w:val="22"/>
                <w:lang w:val="en-GB"/>
              </w:rPr>
              <w:t xml:space="preserve">At.: </w:t>
            </w:r>
            <w:proofErr w:type="spellStart"/>
            <w:r w:rsidRPr="00185239">
              <w:rPr>
                <w:rFonts w:ascii="Trebuchet MS" w:hAnsi="Trebuchet MS"/>
                <w:sz w:val="22"/>
                <w:szCs w:val="22"/>
                <w:lang w:val="en-GB"/>
              </w:rPr>
              <w:t>Tam</w:t>
            </w:r>
            <w:r w:rsidR="00146286" w:rsidRPr="00185239">
              <w:rPr>
                <w:rFonts w:ascii="Trebuchet MS" w:hAnsi="Trebuchet MS"/>
                <w:sz w:val="22"/>
                <w:szCs w:val="22"/>
                <w:lang w:val="en-GB"/>
              </w:rPr>
              <w:t>y</w:t>
            </w:r>
            <w:proofErr w:type="spellEnd"/>
            <w:r w:rsidRPr="00185239">
              <w:rPr>
                <w:rFonts w:ascii="Trebuchet MS" w:hAnsi="Trebuchet MS"/>
                <w:sz w:val="22"/>
                <w:szCs w:val="22"/>
                <w:lang w:val="en-GB"/>
              </w:rPr>
              <w:t xml:space="preserve"> </w:t>
            </w:r>
            <w:proofErr w:type="spellStart"/>
            <w:r w:rsidRPr="00185239">
              <w:rPr>
                <w:rFonts w:ascii="Trebuchet MS" w:hAnsi="Trebuchet MS"/>
                <w:sz w:val="22"/>
                <w:szCs w:val="22"/>
                <w:lang w:val="en-GB"/>
              </w:rPr>
              <w:t>Tanzilli</w:t>
            </w:r>
            <w:proofErr w:type="spellEnd"/>
          </w:p>
          <w:p w14:paraId="164F1105" w14:textId="77777777" w:rsidR="005B6092" w:rsidRPr="00185239" w:rsidRDefault="005B6092" w:rsidP="006A2E3D">
            <w:pPr>
              <w:spacing w:line="280" w:lineRule="exact"/>
              <w:ind w:left="15"/>
              <w:contextualSpacing/>
              <w:rPr>
                <w:rFonts w:ascii="Trebuchet MS" w:hAnsi="Trebuchet MS"/>
                <w:sz w:val="22"/>
                <w:szCs w:val="22"/>
                <w:lang w:val="en-GB"/>
              </w:rPr>
            </w:pPr>
            <w:proofErr w:type="spellStart"/>
            <w:r w:rsidRPr="00185239">
              <w:rPr>
                <w:rFonts w:ascii="Trebuchet MS" w:hAnsi="Trebuchet MS"/>
                <w:sz w:val="22"/>
                <w:szCs w:val="22"/>
                <w:lang w:val="en-GB"/>
              </w:rPr>
              <w:t>Telefone</w:t>
            </w:r>
            <w:proofErr w:type="spellEnd"/>
            <w:r w:rsidRPr="00185239">
              <w:rPr>
                <w:rFonts w:ascii="Trebuchet MS" w:hAnsi="Trebuchet MS"/>
                <w:sz w:val="22"/>
                <w:szCs w:val="22"/>
                <w:lang w:val="en-GB"/>
              </w:rPr>
              <w:t>: (11) 3504-7600</w:t>
            </w:r>
          </w:p>
          <w:p w14:paraId="724CAC34" w14:textId="77777777" w:rsidR="005B6092" w:rsidRPr="00185239" w:rsidRDefault="005B6092" w:rsidP="006A2E3D">
            <w:pPr>
              <w:spacing w:line="280" w:lineRule="exact"/>
              <w:ind w:left="15"/>
              <w:contextualSpacing/>
              <w:rPr>
                <w:rFonts w:ascii="Trebuchet MS" w:hAnsi="Trebuchet MS"/>
                <w:sz w:val="22"/>
                <w:szCs w:val="22"/>
                <w:lang w:val="en-US"/>
              </w:rPr>
            </w:pPr>
            <w:r w:rsidRPr="00185239">
              <w:rPr>
                <w:rFonts w:ascii="Trebuchet MS" w:hAnsi="Trebuchet MS"/>
                <w:sz w:val="22"/>
                <w:szCs w:val="22"/>
                <w:lang w:val="en-US"/>
              </w:rPr>
              <w:t xml:space="preserve">E-mail: </w:t>
            </w:r>
            <w:hyperlink r:id="rId12" w:history="1">
              <w:r w:rsidRPr="00185239">
                <w:rPr>
                  <w:rFonts w:ascii="Trebuchet MS" w:hAnsi="Trebuchet MS"/>
                  <w:sz w:val="22"/>
                  <w:szCs w:val="22"/>
                  <w:lang w:val="en-US"/>
                </w:rPr>
                <w:t>ttanzilli@gtlawyers.com.br</w:t>
              </w:r>
            </w:hyperlink>
            <w:r w:rsidRPr="00185239">
              <w:rPr>
                <w:rFonts w:ascii="Trebuchet MS" w:hAnsi="Trebuchet MS"/>
                <w:sz w:val="22"/>
                <w:szCs w:val="22"/>
                <w:lang w:val="en-US"/>
              </w:rPr>
              <w:t xml:space="preserve"> </w:t>
            </w:r>
          </w:p>
          <w:p w14:paraId="02773A5C" w14:textId="77777777" w:rsidR="00FF23BF" w:rsidRPr="00185239" w:rsidRDefault="00FF23BF" w:rsidP="008D00BA">
            <w:pPr>
              <w:spacing w:line="280" w:lineRule="exact"/>
              <w:contextualSpacing/>
              <w:rPr>
                <w:rFonts w:ascii="Trebuchet MS" w:hAnsi="Trebuchet MS"/>
                <w:sz w:val="22"/>
                <w:szCs w:val="22"/>
                <w:lang w:val="en-US"/>
              </w:rPr>
            </w:pPr>
          </w:p>
          <w:p w14:paraId="33068B74" w14:textId="77777777" w:rsidR="00FF23BF" w:rsidRPr="00185239" w:rsidRDefault="00FF23BF" w:rsidP="006A2E3D">
            <w:pPr>
              <w:spacing w:line="280" w:lineRule="exact"/>
              <w:ind w:left="15"/>
              <w:contextualSpacing/>
              <w:rPr>
                <w:rFonts w:ascii="Trebuchet MS" w:hAnsi="Trebuchet MS"/>
                <w:sz w:val="22"/>
                <w:szCs w:val="22"/>
                <w:lang w:val="en-US"/>
              </w:rPr>
            </w:pPr>
            <w:r w:rsidRPr="00185239">
              <w:rPr>
                <w:rFonts w:ascii="Trebuchet MS" w:hAnsi="Trebuchet MS"/>
                <w:sz w:val="22"/>
                <w:szCs w:val="22"/>
                <w:lang w:val="en-US"/>
              </w:rPr>
              <w:t xml:space="preserve">With copy to: </w:t>
            </w:r>
          </w:p>
          <w:p w14:paraId="1D20A52E" w14:textId="77777777" w:rsidR="002207AB" w:rsidRPr="00185239" w:rsidRDefault="002207AB" w:rsidP="006A2E3D">
            <w:pPr>
              <w:spacing w:line="280" w:lineRule="exact"/>
              <w:ind w:left="15"/>
              <w:contextualSpacing/>
              <w:rPr>
                <w:rFonts w:ascii="Trebuchet MS" w:hAnsi="Trebuchet MS"/>
                <w:sz w:val="22"/>
                <w:szCs w:val="22"/>
                <w:lang w:val="en-US"/>
              </w:rPr>
            </w:pPr>
          </w:p>
          <w:p w14:paraId="086D9D7F" w14:textId="77777777" w:rsidR="005B6092" w:rsidRPr="00185239" w:rsidRDefault="005B6092" w:rsidP="006A2E3D">
            <w:pPr>
              <w:spacing w:line="280" w:lineRule="exact"/>
              <w:ind w:left="15"/>
              <w:contextualSpacing/>
              <w:rPr>
                <w:rFonts w:ascii="Trebuchet MS" w:hAnsi="Trebuchet MS"/>
                <w:b/>
                <w:bCs/>
                <w:sz w:val="22"/>
                <w:szCs w:val="22"/>
              </w:rPr>
            </w:pPr>
            <w:proofErr w:type="spellStart"/>
            <w:r w:rsidRPr="00185239">
              <w:rPr>
                <w:rFonts w:ascii="Trebuchet MS" w:hAnsi="Trebuchet MS"/>
                <w:b/>
                <w:bCs/>
                <w:sz w:val="22"/>
                <w:szCs w:val="22"/>
              </w:rPr>
              <w:t>Tauil</w:t>
            </w:r>
            <w:proofErr w:type="spellEnd"/>
            <w:r w:rsidRPr="00185239">
              <w:rPr>
                <w:rFonts w:ascii="Trebuchet MS" w:hAnsi="Trebuchet MS"/>
                <w:b/>
                <w:bCs/>
                <w:sz w:val="22"/>
                <w:szCs w:val="22"/>
              </w:rPr>
              <w:t xml:space="preserve"> &amp; </w:t>
            </w:r>
            <w:proofErr w:type="spellStart"/>
            <w:r w:rsidRPr="00185239">
              <w:rPr>
                <w:rFonts w:ascii="Trebuchet MS" w:hAnsi="Trebuchet MS"/>
                <w:b/>
                <w:bCs/>
                <w:sz w:val="22"/>
                <w:szCs w:val="22"/>
              </w:rPr>
              <w:t>Chequer</w:t>
            </w:r>
            <w:proofErr w:type="spellEnd"/>
            <w:r w:rsidRPr="00185239">
              <w:rPr>
                <w:rFonts w:ascii="Trebuchet MS" w:hAnsi="Trebuchet MS"/>
                <w:b/>
                <w:bCs/>
                <w:sz w:val="22"/>
                <w:szCs w:val="22"/>
              </w:rPr>
              <w:t xml:space="preserve"> Advogados Associado a Mayer Brown</w:t>
            </w:r>
          </w:p>
          <w:p w14:paraId="703FC50F" w14:textId="77777777" w:rsidR="005B6092" w:rsidRPr="00185239" w:rsidRDefault="005B6092" w:rsidP="006A2E3D">
            <w:pPr>
              <w:spacing w:line="280" w:lineRule="exact"/>
              <w:ind w:left="15"/>
              <w:contextualSpacing/>
              <w:rPr>
                <w:rFonts w:ascii="Trebuchet MS" w:hAnsi="Trebuchet MS"/>
                <w:sz w:val="22"/>
                <w:szCs w:val="22"/>
              </w:rPr>
            </w:pPr>
            <w:r w:rsidRPr="00185239">
              <w:rPr>
                <w:rFonts w:ascii="Trebuchet MS" w:hAnsi="Trebuchet MS"/>
                <w:sz w:val="22"/>
                <w:szCs w:val="22"/>
              </w:rPr>
              <w:t xml:space="preserve">Avenida Presidente Juscelino Kubitschek, 1455, 6º Andar, São Paulo - </w:t>
            </w:r>
            <w:proofErr w:type="gramStart"/>
            <w:r w:rsidRPr="00185239">
              <w:rPr>
                <w:rFonts w:ascii="Trebuchet MS" w:hAnsi="Trebuchet MS"/>
                <w:sz w:val="22"/>
                <w:szCs w:val="22"/>
              </w:rPr>
              <w:t>SP</w:t>
            </w:r>
            <w:proofErr w:type="gramEnd"/>
          </w:p>
          <w:p w14:paraId="5977CBEE" w14:textId="77777777" w:rsidR="005B6092" w:rsidRPr="00185239" w:rsidRDefault="005B6092" w:rsidP="006A2E3D">
            <w:pPr>
              <w:spacing w:line="280" w:lineRule="exact"/>
              <w:ind w:left="15"/>
              <w:contextualSpacing/>
              <w:rPr>
                <w:rFonts w:ascii="Trebuchet MS" w:hAnsi="Trebuchet MS"/>
                <w:sz w:val="22"/>
                <w:szCs w:val="22"/>
              </w:rPr>
            </w:pPr>
            <w:r w:rsidRPr="00185239">
              <w:rPr>
                <w:rFonts w:ascii="Trebuchet MS" w:hAnsi="Trebuchet MS"/>
                <w:sz w:val="22"/>
                <w:szCs w:val="22"/>
              </w:rPr>
              <w:t xml:space="preserve">At.: José Paulo </w:t>
            </w:r>
            <w:proofErr w:type="spellStart"/>
            <w:r w:rsidRPr="00185239">
              <w:rPr>
                <w:rFonts w:ascii="Trebuchet MS" w:hAnsi="Trebuchet MS"/>
                <w:sz w:val="22"/>
                <w:szCs w:val="22"/>
              </w:rPr>
              <w:t>Marzagão</w:t>
            </w:r>
            <w:proofErr w:type="spellEnd"/>
          </w:p>
          <w:p w14:paraId="63D7507C" w14:textId="77777777" w:rsidR="005B6092" w:rsidRPr="00185239" w:rsidRDefault="005B6092" w:rsidP="006A2E3D">
            <w:pPr>
              <w:spacing w:line="280" w:lineRule="exact"/>
              <w:ind w:left="15"/>
              <w:contextualSpacing/>
              <w:rPr>
                <w:rFonts w:ascii="Trebuchet MS" w:hAnsi="Trebuchet MS"/>
                <w:sz w:val="22"/>
                <w:szCs w:val="22"/>
              </w:rPr>
            </w:pPr>
            <w:r w:rsidRPr="00185239">
              <w:rPr>
                <w:rFonts w:ascii="Trebuchet MS" w:hAnsi="Trebuchet MS"/>
                <w:sz w:val="22"/>
                <w:szCs w:val="22"/>
              </w:rPr>
              <w:t>Telefone: (11) 2504-4217</w:t>
            </w:r>
          </w:p>
          <w:p w14:paraId="56379BE2" w14:textId="77777777" w:rsidR="005B6092" w:rsidRPr="00185239" w:rsidRDefault="005B6092" w:rsidP="006A2E3D">
            <w:pPr>
              <w:spacing w:line="280" w:lineRule="exact"/>
              <w:ind w:left="15"/>
              <w:contextualSpacing/>
              <w:rPr>
                <w:rFonts w:ascii="Trebuchet MS" w:hAnsi="Trebuchet MS"/>
                <w:sz w:val="22"/>
                <w:szCs w:val="22"/>
                <w:lang w:val="en-US"/>
              </w:rPr>
            </w:pPr>
            <w:r w:rsidRPr="00185239">
              <w:rPr>
                <w:rFonts w:ascii="Trebuchet MS" w:hAnsi="Trebuchet MS"/>
                <w:sz w:val="22"/>
                <w:szCs w:val="22"/>
                <w:lang w:val="en-US"/>
              </w:rPr>
              <w:t xml:space="preserve">E-mail: </w:t>
            </w:r>
            <w:hyperlink r:id="rId13" w:history="1">
              <w:r w:rsidRPr="00185239">
                <w:rPr>
                  <w:rFonts w:ascii="Trebuchet MS" w:hAnsi="Trebuchet MS"/>
                  <w:sz w:val="22"/>
                  <w:szCs w:val="22"/>
                  <w:lang w:val="en-US"/>
                </w:rPr>
                <w:t>jmarzagao@mayerbrown.com</w:t>
              </w:r>
            </w:hyperlink>
            <w:r w:rsidRPr="00185239">
              <w:rPr>
                <w:rFonts w:ascii="Trebuchet MS" w:hAnsi="Trebuchet MS"/>
                <w:sz w:val="22"/>
                <w:szCs w:val="22"/>
                <w:lang w:val="en-US"/>
              </w:rPr>
              <w:t xml:space="preserve"> </w:t>
            </w:r>
          </w:p>
          <w:p w14:paraId="2E640A17" w14:textId="77777777" w:rsidR="005B6092" w:rsidRPr="00185239" w:rsidRDefault="005B6092" w:rsidP="006A2E3D">
            <w:pPr>
              <w:widowControl w:val="0"/>
              <w:spacing w:line="280" w:lineRule="exact"/>
              <w:rPr>
                <w:rFonts w:ascii="Trebuchet MS" w:hAnsi="Trebuchet MS"/>
                <w:b/>
                <w:smallCaps/>
                <w:sz w:val="22"/>
                <w:szCs w:val="22"/>
                <w:lang w:val="en-US"/>
              </w:rPr>
            </w:pPr>
          </w:p>
          <w:p w14:paraId="4EE3D7CA" w14:textId="77777777" w:rsidR="00FF10F0" w:rsidRPr="00185239" w:rsidRDefault="00FF10F0" w:rsidP="006A2E3D">
            <w:pPr>
              <w:spacing w:line="280" w:lineRule="exact"/>
              <w:jc w:val="left"/>
              <w:rPr>
                <w:rFonts w:ascii="Trebuchet MS" w:hAnsi="Trebuchet MS"/>
                <w:b/>
                <w:bCs/>
                <w:i/>
                <w:iCs/>
                <w:sz w:val="22"/>
                <w:szCs w:val="22"/>
                <w:lang w:val="en-US"/>
              </w:rPr>
            </w:pPr>
            <w:r w:rsidRPr="00185239">
              <w:rPr>
                <w:rFonts w:ascii="Trebuchet MS" w:hAnsi="Trebuchet MS"/>
                <w:b/>
                <w:bCs/>
                <w:i/>
                <w:iCs/>
                <w:sz w:val="22"/>
                <w:szCs w:val="22"/>
                <w:lang w:val="en-US"/>
              </w:rPr>
              <w:t xml:space="preserve">For the </w:t>
            </w:r>
            <w:r w:rsidR="00250DDF" w:rsidRPr="00185239">
              <w:rPr>
                <w:rFonts w:ascii="Trebuchet MS" w:hAnsi="Trebuchet MS"/>
                <w:b/>
                <w:bCs/>
                <w:i/>
                <w:iCs/>
                <w:sz w:val="22"/>
                <w:szCs w:val="22"/>
                <w:lang w:val="en-US"/>
              </w:rPr>
              <w:t>Debenture Holder</w:t>
            </w:r>
            <w:r w:rsidRPr="00185239">
              <w:rPr>
                <w:rFonts w:ascii="Trebuchet MS" w:hAnsi="Trebuchet MS"/>
                <w:b/>
                <w:bCs/>
                <w:i/>
                <w:iCs/>
                <w:sz w:val="22"/>
                <w:szCs w:val="22"/>
                <w:lang w:val="en-US"/>
              </w:rPr>
              <w:t>:</w:t>
            </w:r>
          </w:p>
          <w:p w14:paraId="15DA4C82" w14:textId="77777777" w:rsidR="002207AB" w:rsidRPr="00185239" w:rsidRDefault="002207AB" w:rsidP="006A2E3D">
            <w:pPr>
              <w:spacing w:line="280" w:lineRule="exact"/>
              <w:jc w:val="left"/>
              <w:rPr>
                <w:rFonts w:ascii="Trebuchet MS" w:hAnsi="Trebuchet MS"/>
                <w:b/>
                <w:bCs/>
                <w:i/>
                <w:iCs/>
                <w:sz w:val="22"/>
                <w:szCs w:val="22"/>
                <w:lang w:val="en-US"/>
              </w:rPr>
            </w:pPr>
          </w:p>
          <w:p w14:paraId="72B5CED2" w14:textId="77777777" w:rsidR="00CE5AD8" w:rsidRPr="00185239" w:rsidRDefault="00CE5AD8" w:rsidP="006A2E3D">
            <w:pPr>
              <w:widowControl w:val="0"/>
              <w:spacing w:line="280" w:lineRule="exact"/>
              <w:rPr>
                <w:rFonts w:ascii="Trebuchet MS" w:hAnsi="Trebuchet MS"/>
                <w:b/>
                <w:bCs/>
                <w:sz w:val="22"/>
                <w:szCs w:val="22"/>
                <w:lang w:val="en-US"/>
              </w:rPr>
            </w:pPr>
            <w:r w:rsidRPr="00185239">
              <w:rPr>
                <w:rFonts w:ascii="Trebuchet MS" w:hAnsi="Trebuchet MS"/>
                <w:b/>
                <w:bCs/>
                <w:sz w:val="22"/>
                <w:szCs w:val="22"/>
                <w:lang w:val="en-US"/>
              </w:rPr>
              <w:t xml:space="preserve">True </w:t>
            </w:r>
            <w:r w:rsidR="00B32793" w:rsidRPr="00185239">
              <w:rPr>
                <w:rFonts w:ascii="Trebuchet MS" w:hAnsi="Trebuchet MS"/>
                <w:b/>
                <w:bCs/>
                <w:sz w:val="22"/>
                <w:szCs w:val="22"/>
                <w:lang w:val="en-US"/>
              </w:rPr>
              <w:t>Securitization Company</w:t>
            </w:r>
            <w:r w:rsidRPr="00185239">
              <w:rPr>
                <w:rFonts w:ascii="Trebuchet MS" w:hAnsi="Trebuchet MS"/>
                <w:b/>
                <w:bCs/>
                <w:sz w:val="22"/>
                <w:szCs w:val="22"/>
                <w:lang w:val="en-US"/>
              </w:rPr>
              <w:t xml:space="preserve"> S.A.</w:t>
            </w:r>
          </w:p>
          <w:p w14:paraId="43CC45F3" w14:textId="77777777" w:rsidR="00CE5AD8" w:rsidRPr="00185239" w:rsidRDefault="00CE5AD8" w:rsidP="006A2E3D">
            <w:pPr>
              <w:widowControl w:val="0"/>
              <w:spacing w:line="280" w:lineRule="exact"/>
              <w:rPr>
                <w:rFonts w:ascii="Trebuchet MS" w:hAnsi="Trebuchet MS"/>
                <w:sz w:val="22"/>
                <w:szCs w:val="22"/>
              </w:rPr>
            </w:pPr>
            <w:r w:rsidRPr="00185239">
              <w:rPr>
                <w:rFonts w:ascii="Trebuchet MS" w:hAnsi="Trebuchet MS"/>
                <w:sz w:val="22"/>
                <w:szCs w:val="22"/>
              </w:rPr>
              <w:t xml:space="preserve">Avenida Santo Amaro, nº 48, 1º andar, conjunto 12, Vila Nova Conceição. </w:t>
            </w:r>
          </w:p>
          <w:p w14:paraId="0EA45844" w14:textId="77777777" w:rsidR="00CE5AD8" w:rsidRPr="00185239" w:rsidRDefault="00CE5AD8" w:rsidP="006A2E3D">
            <w:pPr>
              <w:widowControl w:val="0"/>
              <w:spacing w:line="280" w:lineRule="exact"/>
              <w:rPr>
                <w:rFonts w:ascii="Trebuchet MS" w:hAnsi="Trebuchet MS"/>
                <w:sz w:val="22"/>
                <w:szCs w:val="22"/>
              </w:rPr>
            </w:pPr>
            <w:r w:rsidRPr="00185239">
              <w:rPr>
                <w:rFonts w:ascii="Trebuchet MS" w:hAnsi="Trebuchet MS"/>
                <w:sz w:val="22"/>
                <w:szCs w:val="22"/>
              </w:rPr>
              <w:t xml:space="preserve">Zip </w:t>
            </w:r>
            <w:proofErr w:type="spellStart"/>
            <w:r w:rsidRPr="00185239">
              <w:rPr>
                <w:rFonts w:ascii="Trebuchet MS" w:hAnsi="Trebuchet MS"/>
                <w:sz w:val="22"/>
                <w:szCs w:val="22"/>
              </w:rPr>
              <w:t>Code</w:t>
            </w:r>
            <w:proofErr w:type="spellEnd"/>
            <w:r w:rsidRPr="00185239">
              <w:rPr>
                <w:rFonts w:ascii="Trebuchet MS" w:hAnsi="Trebuchet MS"/>
                <w:sz w:val="22"/>
                <w:szCs w:val="22"/>
              </w:rPr>
              <w:t xml:space="preserve"> 04506-000 – São Paulo/SP</w:t>
            </w:r>
          </w:p>
          <w:p w14:paraId="51DAEC23" w14:textId="77777777" w:rsidR="00CE5AD8" w:rsidRPr="00185239" w:rsidRDefault="00CE5AD8" w:rsidP="006A2E3D">
            <w:pPr>
              <w:widowControl w:val="0"/>
              <w:spacing w:line="280" w:lineRule="exact"/>
              <w:rPr>
                <w:rFonts w:ascii="Trebuchet MS" w:hAnsi="Trebuchet MS"/>
                <w:sz w:val="22"/>
                <w:szCs w:val="22"/>
              </w:rPr>
            </w:pPr>
            <w:r w:rsidRPr="00185239">
              <w:rPr>
                <w:rFonts w:ascii="Trebuchet MS" w:hAnsi="Trebuchet MS"/>
                <w:sz w:val="22"/>
                <w:szCs w:val="22"/>
              </w:rPr>
              <w:t xml:space="preserve">A/C </w:t>
            </w:r>
            <w:proofErr w:type="spellStart"/>
            <w:r w:rsidR="008D21A4" w:rsidRPr="00185239">
              <w:rPr>
                <w:rFonts w:ascii="Trebuchet MS" w:hAnsi="Trebuchet MS"/>
                <w:sz w:val="22"/>
                <w:szCs w:val="22"/>
              </w:rPr>
              <w:t>Arley</w:t>
            </w:r>
            <w:proofErr w:type="spellEnd"/>
            <w:r w:rsidR="008D21A4" w:rsidRPr="00185239">
              <w:rPr>
                <w:rFonts w:ascii="Trebuchet MS" w:hAnsi="Trebuchet MS"/>
                <w:sz w:val="22"/>
                <w:szCs w:val="22"/>
              </w:rPr>
              <w:t xml:space="preserve"> Custódio Fonseca</w:t>
            </w:r>
          </w:p>
          <w:p w14:paraId="56A1E6D6" w14:textId="77777777" w:rsidR="00CE5AD8" w:rsidRPr="00185239" w:rsidRDefault="00CE5AD8" w:rsidP="006A2E3D">
            <w:pPr>
              <w:widowControl w:val="0"/>
              <w:spacing w:line="280" w:lineRule="exact"/>
              <w:rPr>
                <w:rFonts w:ascii="Trebuchet MS" w:hAnsi="Trebuchet MS"/>
                <w:sz w:val="22"/>
                <w:szCs w:val="22"/>
              </w:rPr>
            </w:pPr>
            <w:proofErr w:type="spellStart"/>
            <w:r w:rsidRPr="00185239">
              <w:rPr>
                <w:rFonts w:ascii="Trebuchet MS" w:hAnsi="Trebuchet MS"/>
                <w:sz w:val="22"/>
                <w:szCs w:val="22"/>
              </w:rPr>
              <w:t>Tel</w:t>
            </w:r>
            <w:proofErr w:type="spellEnd"/>
            <w:r w:rsidRPr="00185239">
              <w:rPr>
                <w:rFonts w:ascii="Trebuchet MS" w:hAnsi="Trebuchet MS"/>
                <w:sz w:val="22"/>
                <w:szCs w:val="22"/>
              </w:rPr>
              <w:t xml:space="preserve">: (11) </w:t>
            </w:r>
            <w:r w:rsidR="008D21A4" w:rsidRPr="00185239">
              <w:rPr>
                <w:rFonts w:ascii="Trebuchet MS" w:hAnsi="Trebuchet MS"/>
                <w:sz w:val="22"/>
                <w:szCs w:val="22"/>
              </w:rPr>
              <w:t>3071-4475</w:t>
            </w:r>
          </w:p>
          <w:p w14:paraId="1C217DB4" w14:textId="77777777" w:rsidR="008D21A4" w:rsidRPr="00185239" w:rsidRDefault="008D21A4" w:rsidP="006A2E3D">
            <w:pPr>
              <w:pStyle w:val="p3"/>
              <w:widowControl w:val="0"/>
              <w:tabs>
                <w:tab w:val="clear" w:pos="720"/>
                <w:tab w:val="left" w:pos="5954"/>
              </w:tabs>
              <w:spacing w:line="280" w:lineRule="exact"/>
              <w:rPr>
                <w:rFonts w:ascii="Trebuchet MS" w:hAnsi="Trebuchet MS"/>
                <w:sz w:val="22"/>
                <w:szCs w:val="22"/>
              </w:rPr>
            </w:pPr>
            <w:r w:rsidRPr="00185239">
              <w:rPr>
                <w:rFonts w:ascii="Trebuchet MS" w:hAnsi="Trebuchet MS"/>
                <w:sz w:val="22"/>
                <w:szCs w:val="22"/>
              </w:rPr>
              <w:t>E</w:t>
            </w:r>
            <w:r w:rsidR="002207AB" w:rsidRPr="00185239">
              <w:rPr>
                <w:rFonts w:ascii="Trebuchet MS" w:hAnsi="Trebuchet MS"/>
                <w:sz w:val="22"/>
                <w:szCs w:val="22"/>
              </w:rPr>
              <w:t>-</w:t>
            </w:r>
            <w:r w:rsidRPr="00185239">
              <w:rPr>
                <w:rFonts w:ascii="Trebuchet MS" w:hAnsi="Trebuchet MS"/>
                <w:sz w:val="22"/>
                <w:szCs w:val="22"/>
              </w:rPr>
              <w:t xml:space="preserve">mail: middle@truesecuritizadora.com.br e </w:t>
            </w:r>
            <w:r w:rsidR="000D4751" w:rsidRPr="00185239">
              <w:rPr>
                <w:rFonts w:ascii="Trebuchet MS" w:hAnsi="Trebuchet MS"/>
                <w:sz w:val="22"/>
                <w:szCs w:val="22"/>
              </w:rPr>
              <w:t>juridico</w:t>
            </w:r>
            <w:r w:rsidRPr="00185239">
              <w:rPr>
                <w:rFonts w:ascii="Trebuchet MS" w:hAnsi="Trebuchet MS"/>
                <w:sz w:val="22"/>
                <w:szCs w:val="22"/>
              </w:rPr>
              <w:t>@truesecuritizadora.com.br</w:t>
            </w:r>
          </w:p>
          <w:p w14:paraId="4BE033B0" w14:textId="77777777" w:rsidR="00CE5AD8" w:rsidRPr="00185239" w:rsidRDefault="00CE5AD8" w:rsidP="006A2E3D">
            <w:pPr>
              <w:widowControl w:val="0"/>
              <w:tabs>
                <w:tab w:val="left" w:pos="5954"/>
              </w:tabs>
              <w:spacing w:line="280" w:lineRule="exact"/>
              <w:rPr>
                <w:rFonts w:ascii="Trebuchet MS" w:hAnsi="Trebuchet MS"/>
                <w:sz w:val="22"/>
                <w:szCs w:val="22"/>
              </w:rPr>
            </w:pPr>
          </w:p>
          <w:p w14:paraId="732BC3D9" w14:textId="77777777" w:rsidR="00CE5AD8" w:rsidRPr="00185239" w:rsidRDefault="00CE5AD8" w:rsidP="006A2E3D">
            <w:pPr>
              <w:pStyle w:val="PargrafodaLista"/>
              <w:widowControl w:val="0"/>
              <w:numPr>
                <w:ilvl w:val="1"/>
                <w:numId w:val="49"/>
              </w:numPr>
              <w:spacing w:line="280" w:lineRule="exact"/>
              <w:ind w:left="37" w:firstLine="0"/>
              <w:rPr>
                <w:rFonts w:ascii="Trebuchet MS" w:hAnsi="Trebuchet MS"/>
                <w:sz w:val="22"/>
                <w:szCs w:val="22"/>
                <w:lang w:val="en-US"/>
              </w:rPr>
            </w:pPr>
            <w:r w:rsidRPr="00185239">
              <w:rPr>
                <w:rFonts w:ascii="Trebuchet MS" w:hAnsi="Trebuchet MS"/>
                <w:sz w:val="22"/>
                <w:szCs w:val="22"/>
                <w:lang w:val="en-US"/>
              </w:rPr>
              <w:t xml:space="preserve">The notifications referring to this </w:t>
            </w:r>
            <w:r w:rsidRPr="00185239">
              <w:rPr>
                <w:rFonts w:ascii="Trebuchet MS" w:hAnsi="Trebuchet MS"/>
                <w:sz w:val="22"/>
                <w:szCs w:val="22"/>
                <w:lang w:val="en-US"/>
              </w:rPr>
              <w:lastRenderedPageBreak/>
              <w:t>Indenture shall be considered delivered when received under a protocol or with “Notice of Receipt” sent by mail, at the addresses above. Notifications made by email shall be considered as received on the date of their sending, provided that their receipt is confirmed by means of an indicative sign (receipt issued by the machine used by the sender</w:t>
            </w:r>
            <w:r w:rsidR="008D21A4" w:rsidRPr="00185239">
              <w:rPr>
                <w:rFonts w:ascii="Trebuchet MS" w:hAnsi="Trebuchet MS"/>
                <w:sz w:val="22"/>
                <w:szCs w:val="22"/>
                <w:lang w:val="en-US"/>
              </w:rPr>
              <w:t>) and provided that the</w:t>
            </w:r>
            <w:r w:rsidRPr="00185239">
              <w:rPr>
                <w:rFonts w:ascii="Trebuchet MS" w:hAnsi="Trebuchet MS"/>
                <w:sz w:val="22"/>
                <w:szCs w:val="22"/>
                <w:lang w:val="en-US"/>
              </w:rPr>
              <w:t xml:space="preserve"> respective originals </w:t>
            </w:r>
            <w:r w:rsidR="00920E1A" w:rsidRPr="00185239">
              <w:rPr>
                <w:rFonts w:ascii="Trebuchet MS" w:hAnsi="Trebuchet MS"/>
                <w:sz w:val="22"/>
                <w:szCs w:val="22"/>
                <w:lang w:val="en-US"/>
              </w:rPr>
              <w:t xml:space="preserve">are </w:t>
            </w:r>
            <w:r w:rsidRPr="00185239">
              <w:rPr>
                <w:rFonts w:ascii="Trebuchet MS" w:hAnsi="Trebuchet MS"/>
                <w:sz w:val="22"/>
                <w:szCs w:val="22"/>
                <w:lang w:val="en-US"/>
              </w:rPr>
              <w:t xml:space="preserve">sent to the addresses above within five (5) Business Days after sending the message. </w:t>
            </w:r>
          </w:p>
          <w:p w14:paraId="71053EA9" w14:textId="77777777" w:rsidR="00CE5AD8" w:rsidRPr="00185239" w:rsidRDefault="00CE5AD8" w:rsidP="006A2E3D">
            <w:pPr>
              <w:widowControl w:val="0"/>
              <w:tabs>
                <w:tab w:val="left" w:pos="567"/>
              </w:tabs>
              <w:spacing w:line="280" w:lineRule="exact"/>
              <w:rPr>
                <w:rFonts w:ascii="Trebuchet MS" w:hAnsi="Trebuchet MS"/>
                <w:sz w:val="22"/>
                <w:szCs w:val="22"/>
                <w:lang w:val="en-US"/>
              </w:rPr>
            </w:pPr>
          </w:p>
          <w:p w14:paraId="03E42FC0" w14:textId="77777777" w:rsidR="00CE5AD8" w:rsidRPr="00185239" w:rsidRDefault="00CE5AD8" w:rsidP="006A2E3D">
            <w:pPr>
              <w:pStyle w:val="PargrafodaLista"/>
              <w:widowControl w:val="0"/>
              <w:numPr>
                <w:ilvl w:val="1"/>
                <w:numId w:val="49"/>
              </w:numPr>
              <w:spacing w:line="280" w:lineRule="exact"/>
              <w:ind w:left="37" w:firstLine="0"/>
              <w:rPr>
                <w:rFonts w:ascii="Trebuchet MS" w:hAnsi="Trebuchet MS"/>
                <w:sz w:val="22"/>
                <w:szCs w:val="22"/>
                <w:lang w:val="en-US"/>
              </w:rPr>
            </w:pPr>
            <w:bookmarkStart w:id="65" w:name="_Ref261312082"/>
            <w:r w:rsidRPr="00185239">
              <w:rPr>
                <w:rFonts w:ascii="Trebuchet MS" w:hAnsi="Trebuchet MS"/>
                <w:sz w:val="22"/>
                <w:szCs w:val="22"/>
                <w:lang w:val="en-US"/>
              </w:rPr>
              <w:t xml:space="preserve">The change of any of the addresses above or of the persons responsible for receiving notifications must be communicated to the other Party by the party whose address has been changed or the person responsible for receiving communications, within five (5) days from their occurrence. </w:t>
            </w:r>
            <w:bookmarkEnd w:id="65"/>
          </w:p>
          <w:p w14:paraId="64088A20" w14:textId="77777777" w:rsidR="000D4751" w:rsidRPr="00185239" w:rsidRDefault="000D4751" w:rsidP="006A2E3D">
            <w:pPr>
              <w:widowControl w:val="0"/>
              <w:tabs>
                <w:tab w:val="left" w:pos="567"/>
              </w:tabs>
              <w:spacing w:line="280" w:lineRule="exact"/>
              <w:rPr>
                <w:rFonts w:ascii="Trebuchet MS" w:hAnsi="Trebuchet MS"/>
                <w:sz w:val="22"/>
                <w:szCs w:val="22"/>
                <w:lang w:val="en-US"/>
              </w:rPr>
            </w:pPr>
          </w:p>
          <w:p w14:paraId="36A7E25D" w14:textId="77777777" w:rsidR="00CE5AD8" w:rsidRPr="00185239" w:rsidRDefault="00CE5AD8" w:rsidP="006A2E3D">
            <w:pPr>
              <w:spacing w:line="280" w:lineRule="exact"/>
              <w:jc w:val="center"/>
              <w:rPr>
                <w:rFonts w:ascii="Trebuchet MS" w:eastAsia="Arial Unicode MS" w:hAnsi="Trebuchet MS"/>
                <w:b/>
                <w:smallCaps/>
                <w:sz w:val="22"/>
                <w:szCs w:val="22"/>
                <w:lang w:val="en-US"/>
              </w:rPr>
            </w:pPr>
            <w:r w:rsidRPr="00185239">
              <w:rPr>
                <w:rFonts w:ascii="Trebuchet MS" w:eastAsia="Arial Unicode MS" w:hAnsi="Trebuchet MS" w:cs="Verdana"/>
                <w:b/>
                <w:smallCaps/>
                <w:sz w:val="22"/>
                <w:szCs w:val="22"/>
                <w:lang w:val="en-US"/>
              </w:rPr>
              <w:t>Clause VIII</w:t>
            </w:r>
          </w:p>
          <w:p w14:paraId="61A3E379" w14:textId="77777777" w:rsidR="00CE5AD8" w:rsidRPr="00185239" w:rsidRDefault="00CE5AD8" w:rsidP="006A2E3D">
            <w:pPr>
              <w:spacing w:line="280" w:lineRule="exact"/>
              <w:jc w:val="center"/>
              <w:rPr>
                <w:rFonts w:ascii="Trebuchet MS" w:eastAsia="Arial Unicode MS" w:hAnsi="Trebuchet MS"/>
                <w:b/>
                <w:smallCaps/>
                <w:sz w:val="22"/>
                <w:szCs w:val="22"/>
                <w:lang w:val="en-US"/>
              </w:rPr>
            </w:pPr>
            <w:r w:rsidRPr="00185239">
              <w:rPr>
                <w:rFonts w:ascii="Trebuchet MS" w:eastAsia="Arial Unicode MS" w:hAnsi="Trebuchet MS" w:cs="Verdana"/>
                <w:b/>
                <w:smallCaps/>
                <w:sz w:val="22"/>
                <w:szCs w:val="22"/>
                <w:lang w:val="en-US"/>
              </w:rPr>
              <w:t xml:space="preserve">General provisions </w:t>
            </w:r>
          </w:p>
          <w:p w14:paraId="675A830E" w14:textId="77777777" w:rsidR="00CE5AD8" w:rsidRPr="00185239" w:rsidRDefault="00CE5AD8" w:rsidP="006A2E3D">
            <w:pPr>
              <w:widowControl w:val="0"/>
              <w:numPr>
                <w:ilvl w:val="1"/>
                <w:numId w:val="50"/>
              </w:numPr>
              <w:tabs>
                <w:tab w:val="left" w:pos="567"/>
              </w:tabs>
              <w:spacing w:line="280" w:lineRule="exact"/>
              <w:ind w:left="37" w:firstLine="0"/>
              <w:rPr>
                <w:rFonts w:ascii="Trebuchet MS" w:hAnsi="Trebuchet MS"/>
                <w:sz w:val="22"/>
                <w:szCs w:val="22"/>
                <w:lang w:val="en-US"/>
              </w:rPr>
            </w:pPr>
            <w:r w:rsidRPr="00185239">
              <w:rPr>
                <w:rFonts w:ascii="Trebuchet MS" w:hAnsi="Trebuchet MS"/>
                <w:sz w:val="22"/>
                <w:szCs w:val="22"/>
                <w:lang w:val="en-US"/>
              </w:rPr>
              <w:t>For the purposes of this Indenture, “</w:t>
            </w:r>
            <w:r w:rsidRPr="00185239">
              <w:rPr>
                <w:rFonts w:ascii="Trebuchet MS" w:hAnsi="Trebuchet MS"/>
                <w:sz w:val="22"/>
                <w:szCs w:val="22"/>
                <w:u w:val="single"/>
                <w:lang w:val="en-US"/>
              </w:rPr>
              <w:t>Business Day</w:t>
            </w:r>
            <w:r w:rsidRPr="00185239">
              <w:rPr>
                <w:rFonts w:ascii="Trebuchet MS" w:hAnsi="Trebuchet MS"/>
                <w:sz w:val="22"/>
                <w:szCs w:val="22"/>
                <w:lang w:val="en-US"/>
              </w:rPr>
              <w:t>” means any day that is not a Saturday, Sunday or a public holiday declared in the Federative Republic of Brazil</w:t>
            </w:r>
            <w:r w:rsidR="00920E1A" w:rsidRPr="00185239">
              <w:rPr>
                <w:rFonts w:ascii="Trebuchet MS" w:hAnsi="Trebuchet MS"/>
                <w:sz w:val="22"/>
                <w:szCs w:val="22"/>
                <w:lang w:val="en-US"/>
              </w:rPr>
              <w:t xml:space="preserve"> or in</w:t>
            </w:r>
            <w:r w:rsidR="00DE3854" w:rsidRPr="00185239">
              <w:rPr>
                <w:rFonts w:ascii="Trebuchet MS" w:hAnsi="Trebuchet MS"/>
                <w:sz w:val="22"/>
                <w:szCs w:val="22"/>
                <w:lang w:val="en-US"/>
              </w:rPr>
              <w:t xml:space="preserve"> the</w:t>
            </w:r>
            <w:r w:rsidR="00920E1A" w:rsidRPr="00185239">
              <w:rPr>
                <w:rFonts w:ascii="Trebuchet MS" w:hAnsi="Trebuchet MS"/>
                <w:sz w:val="22"/>
                <w:szCs w:val="22"/>
                <w:lang w:val="en-US"/>
              </w:rPr>
              <w:t xml:space="preserve"> City or State</w:t>
            </w:r>
            <w:r w:rsidR="00DE3854" w:rsidRPr="00185239">
              <w:rPr>
                <w:rFonts w:ascii="Trebuchet MS" w:hAnsi="Trebuchet MS"/>
                <w:sz w:val="22"/>
                <w:szCs w:val="22"/>
                <w:lang w:val="en-US"/>
              </w:rPr>
              <w:t xml:space="preserve"> of São Paulo</w:t>
            </w:r>
            <w:r w:rsidRPr="00185239">
              <w:rPr>
                <w:rFonts w:ascii="Trebuchet MS" w:hAnsi="Trebuchet MS"/>
                <w:sz w:val="22"/>
                <w:szCs w:val="22"/>
                <w:lang w:val="en-US"/>
              </w:rPr>
              <w:t>.</w:t>
            </w:r>
          </w:p>
          <w:p w14:paraId="166291B8" w14:textId="77777777" w:rsidR="00CE5AD8" w:rsidRPr="00185239" w:rsidRDefault="00CE5AD8" w:rsidP="006A2E3D">
            <w:pPr>
              <w:widowControl w:val="0"/>
              <w:spacing w:line="280" w:lineRule="exact"/>
              <w:rPr>
                <w:rFonts w:ascii="Trebuchet MS" w:hAnsi="Trebuchet MS"/>
                <w:sz w:val="22"/>
                <w:szCs w:val="22"/>
                <w:lang w:val="en-US"/>
              </w:rPr>
            </w:pPr>
          </w:p>
          <w:p w14:paraId="5E7D0D51" w14:textId="77777777" w:rsidR="00CE5AD8" w:rsidRPr="00185239" w:rsidRDefault="00CE5AD8" w:rsidP="006A2E3D">
            <w:pPr>
              <w:widowControl w:val="0"/>
              <w:numPr>
                <w:ilvl w:val="1"/>
                <w:numId w:val="50"/>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No waiver of any rights arising from this Indenture is presumed. Accordingly, any delay, omission or liberality in the exercise of any right, faculty or remedy that falls to the Issuer for any reason or to the Debenture Holder due to any default of the Issuer's obligations, shall prejudice such rights, faculties or remedies, or be interpreted as a waiver thereof or agreement with such default, nor shall it constitute novation or modification of any other obligations assumed by the Issuer in this Indenture or precedent with respect to any other default or delay.</w:t>
            </w:r>
          </w:p>
          <w:p w14:paraId="7E74D595" w14:textId="77777777" w:rsidR="00CE5AD8" w:rsidRPr="00185239" w:rsidRDefault="00CE5AD8" w:rsidP="006A2E3D">
            <w:pPr>
              <w:widowControl w:val="0"/>
              <w:spacing w:line="280" w:lineRule="exact"/>
              <w:rPr>
                <w:rFonts w:ascii="Trebuchet MS" w:hAnsi="Trebuchet MS"/>
                <w:sz w:val="22"/>
                <w:szCs w:val="22"/>
                <w:lang w:val="en-US"/>
              </w:rPr>
            </w:pPr>
          </w:p>
          <w:p w14:paraId="6332AA51" w14:textId="77777777" w:rsidR="00CE5AD8" w:rsidRPr="00185239" w:rsidRDefault="00CE5AD8" w:rsidP="006A2E3D">
            <w:pPr>
              <w:widowControl w:val="0"/>
              <w:numPr>
                <w:ilvl w:val="1"/>
                <w:numId w:val="50"/>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This Indenture is executed on an irrevocable and irreversible basis, binding the Parties for themselves and their successors, except in the event of non-compliance with the Conditions </w:t>
            </w:r>
            <w:r w:rsidR="0035743D" w:rsidRPr="00185239">
              <w:rPr>
                <w:rFonts w:ascii="Trebuchet MS" w:hAnsi="Trebuchet MS"/>
                <w:sz w:val="22"/>
                <w:szCs w:val="22"/>
                <w:lang w:val="en-US"/>
              </w:rPr>
              <w:t xml:space="preserve">Prior </w:t>
            </w:r>
            <w:r w:rsidRPr="00185239">
              <w:rPr>
                <w:rFonts w:ascii="Trebuchet MS" w:hAnsi="Trebuchet MS"/>
                <w:sz w:val="22"/>
                <w:szCs w:val="22"/>
                <w:lang w:val="en-US"/>
              </w:rPr>
              <w:t xml:space="preserve">to the </w:t>
            </w:r>
            <w:r w:rsidR="00C56A4D" w:rsidRPr="00185239">
              <w:rPr>
                <w:rFonts w:ascii="Trebuchet MS" w:hAnsi="Trebuchet MS"/>
                <w:sz w:val="22"/>
                <w:szCs w:val="22"/>
                <w:lang w:val="en-US"/>
              </w:rPr>
              <w:t>Funding</w:t>
            </w:r>
            <w:r w:rsidRPr="00185239">
              <w:rPr>
                <w:rFonts w:ascii="Trebuchet MS" w:hAnsi="Trebuchet MS"/>
                <w:sz w:val="22"/>
                <w:szCs w:val="22"/>
                <w:lang w:val="en-US"/>
              </w:rPr>
              <w:t>.</w:t>
            </w:r>
          </w:p>
          <w:p w14:paraId="29BCC290" w14:textId="77777777" w:rsidR="00CE5AD8" w:rsidRPr="00185239" w:rsidRDefault="00CE5AD8" w:rsidP="006A2E3D">
            <w:pPr>
              <w:widowControl w:val="0"/>
              <w:spacing w:line="280" w:lineRule="exact"/>
              <w:rPr>
                <w:rFonts w:ascii="Trebuchet MS" w:hAnsi="Trebuchet MS"/>
                <w:sz w:val="22"/>
                <w:szCs w:val="22"/>
                <w:lang w:val="en-US"/>
              </w:rPr>
            </w:pPr>
          </w:p>
          <w:p w14:paraId="4980DFAF" w14:textId="77777777" w:rsidR="00CE5AD8" w:rsidRPr="00185239" w:rsidRDefault="00CE5AD8" w:rsidP="006A2E3D">
            <w:pPr>
              <w:widowControl w:val="0"/>
              <w:numPr>
                <w:ilvl w:val="1"/>
                <w:numId w:val="50"/>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Should any of the provisions of this Indenture be deemed illegal, invalid or ineffective, all other provisions not affected by </w:t>
            </w:r>
            <w:r w:rsidRPr="00185239">
              <w:rPr>
                <w:rFonts w:ascii="Trebuchet MS" w:hAnsi="Trebuchet MS"/>
                <w:sz w:val="22"/>
                <w:szCs w:val="22"/>
                <w:lang w:val="en-US"/>
              </w:rPr>
              <w:lastRenderedPageBreak/>
              <w:t xml:space="preserve">such judgment shall prevail, with the Parties undertaking, in good faith, to replace the affected provision with another that, in as far as possible, produce the same </w:t>
            </w:r>
            <w:proofErr w:type="gramStart"/>
            <w:r w:rsidRPr="00185239">
              <w:rPr>
                <w:rFonts w:ascii="Trebuchet MS" w:hAnsi="Trebuchet MS"/>
                <w:sz w:val="22"/>
                <w:szCs w:val="22"/>
                <w:lang w:val="en-US"/>
              </w:rPr>
              <w:t>effect.</w:t>
            </w:r>
            <w:proofErr w:type="gramEnd"/>
          </w:p>
          <w:p w14:paraId="70122073" w14:textId="77777777" w:rsidR="00CE5AD8" w:rsidRPr="00185239" w:rsidRDefault="00CE5AD8" w:rsidP="006A2E3D">
            <w:pPr>
              <w:widowControl w:val="0"/>
              <w:spacing w:line="280" w:lineRule="exact"/>
              <w:rPr>
                <w:rFonts w:ascii="Trebuchet MS" w:hAnsi="Trebuchet MS"/>
                <w:sz w:val="22"/>
                <w:szCs w:val="22"/>
                <w:lang w:val="en-US"/>
              </w:rPr>
            </w:pPr>
          </w:p>
          <w:p w14:paraId="0273E0DB" w14:textId="77777777" w:rsidR="00CE5AD8" w:rsidRPr="00185239" w:rsidRDefault="00CE5AD8" w:rsidP="006A2E3D">
            <w:pPr>
              <w:widowControl w:val="0"/>
              <w:numPr>
                <w:ilvl w:val="1"/>
                <w:numId w:val="50"/>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This Indenture and the Debentures constitute an extrajudicial enforcement order, pursuant to article 784, items I and II of the Civil Procedure Code, and the obligations contained therein are subject to specific enforcement, in accordance with articles 815 and following of the Code of Civil Procedure.</w:t>
            </w:r>
          </w:p>
          <w:p w14:paraId="3285D573" w14:textId="77777777" w:rsidR="000D4751" w:rsidRPr="00185239" w:rsidRDefault="000D4751" w:rsidP="00FF23BF">
            <w:pPr>
              <w:spacing w:line="280" w:lineRule="exact"/>
              <w:rPr>
                <w:rFonts w:ascii="Trebuchet MS" w:hAnsi="Trebuchet MS"/>
                <w:sz w:val="22"/>
                <w:szCs w:val="22"/>
                <w:lang w:val="en-US"/>
              </w:rPr>
            </w:pPr>
          </w:p>
          <w:p w14:paraId="535A76D8" w14:textId="77777777" w:rsidR="006C7662" w:rsidRPr="00185239" w:rsidRDefault="006C7662" w:rsidP="006A2E3D">
            <w:pPr>
              <w:widowControl w:val="0"/>
              <w:numPr>
                <w:ilvl w:val="1"/>
                <w:numId w:val="50"/>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As a result of the binding of this Deed to the Transaction Documents, it is hereby established that the Debenture Holder must manifest itself in accordance with the guidance deliberated by the CRI Holders, after the holding of a General Assembly of CRI Holders, under the terms of the Securitization Term.</w:t>
            </w:r>
          </w:p>
          <w:p w14:paraId="508E13AF" w14:textId="77777777" w:rsidR="006C7662" w:rsidRPr="00185239" w:rsidRDefault="006C7662" w:rsidP="006A2E3D">
            <w:pPr>
              <w:widowControl w:val="0"/>
              <w:spacing w:line="280" w:lineRule="exact"/>
              <w:rPr>
                <w:rFonts w:ascii="Trebuchet MS" w:hAnsi="Trebuchet MS"/>
                <w:sz w:val="22"/>
                <w:szCs w:val="22"/>
                <w:lang w:val="en-US"/>
              </w:rPr>
            </w:pPr>
          </w:p>
          <w:p w14:paraId="75960AE5" w14:textId="77777777" w:rsidR="006C7662" w:rsidRPr="00185239" w:rsidRDefault="006C7662" w:rsidP="006A2E3D">
            <w:pPr>
              <w:widowControl w:val="0"/>
              <w:numPr>
                <w:ilvl w:val="1"/>
                <w:numId w:val="50"/>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 xml:space="preserve">Transfer of funds to the Issuer: Any transfer of funds from </w:t>
            </w:r>
            <w:r w:rsidR="00B32793" w:rsidRPr="00185239">
              <w:rPr>
                <w:rFonts w:ascii="Trebuchet MS" w:hAnsi="Trebuchet MS"/>
                <w:sz w:val="22"/>
                <w:szCs w:val="22"/>
                <w:lang w:val="en-US"/>
              </w:rPr>
              <w:t>Securitization Company</w:t>
            </w:r>
            <w:r w:rsidR="000058DA" w:rsidRPr="00185239">
              <w:rPr>
                <w:rFonts w:ascii="Trebuchet MS" w:hAnsi="Trebuchet MS"/>
                <w:sz w:val="22"/>
                <w:szCs w:val="22"/>
                <w:lang w:val="en-US"/>
              </w:rPr>
              <w:t xml:space="preserve"> </w:t>
            </w:r>
            <w:r w:rsidRPr="00185239">
              <w:rPr>
                <w:rFonts w:ascii="Trebuchet MS" w:hAnsi="Trebuchet MS"/>
                <w:sz w:val="22"/>
                <w:szCs w:val="22"/>
                <w:lang w:val="en-US"/>
              </w:rPr>
              <w:t xml:space="preserve">to the Issuer will be carried out by </w:t>
            </w:r>
            <w:proofErr w:type="spellStart"/>
            <w:r w:rsidRPr="00185239">
              <w:rPr>
                <w:rFonts w:ascii="Trebuchet MS" w:hAnsi="Trebuchet MS"/>
                <w:sz w:val="22"/>
                <w:szCs w:val="22"/>
                <w:lang w:val="en-US"/>
              </w:rPr>
              <w:t>Securitizadora</w:t>
            </w:r>
            <w:proofErr w:type="spellEnd"/>
            <w:r w:rsidRPr="00185239">
              <w:rPr>
                <w:rFonts w:ascii="Trebuchet MS" w:hAnsi="Trebuchet MS"/>
                <w:sz w:val="22"/>
                <w:szCs w:val="22"/>
                <w:lang w:val="en-US"/>
              </w:rPr>
              <w:t xml:space="preserve">, net of taxes (including its net income from taxes), in the account to be expressly indicated by the Issuer, except for the tax benefits of such income to </w:t>
            </w:r>
            <w:r w:rsidR="00B32793" w:rsidRPr="00185239">
              <w:rPr>
                <w:rFonts w:ascii="Trebuchet MS" w:hAnsi="Trebuchet MS"/>
                <w:sz w:val="22"/>
                <w:szCs w:val="22"/>
                <w:lang w:val="en-US"/>
              </w:rPr>
              <w:t>Securitization Company</w:t>
            </w:r>
            <w:r w:rsidRPr="00185239">
              <w:rPr>
                <w:rFonts w:ascii="Trebuchet MS" w:hAnsi="Trebuchet MS"/>
                <w:sz w:val="22"/>
                <w:szCs w:val="22"/>
                <w:lang w:val="en-US"/>
              </w:rPr>
              <w:t>.</w:t>
            </w:r>
          </w:p>
          <w:p w14:paraId="182CE9BB" w14:textId="77777777" w:rsidR="00403D09" w:rsidRPr="00185239" w:rsidRDefault="00403D09" w:rsidP="006A2E3D">
            <w:pPr>
              <w:pStyle w:val="PargrafodaLista"/>
              <w:spacing w:line="280" w:lineRule="exact"/>
              <w:rPr>
                <w:rFonts w:ascii="Trebuchet MS" w:hAnsi="Trebuchet MS"/>
                <w:sz w:val="22"/>
                <w:szCs w:val="22"/>
                <w:lang w:val="en-US"/>
              </w:rPr>
            </w:pPr>
          </w:p>
          <w:p w14:paraId="0E0F6C33" w14:textId="77777777" w:rsidR="00403D09" w:rsidRPr="00185239" w:rsidRDefault="00403D09" w:rsidP="006A2E3D">
            <w:pPr>
              <w:pStyle w:val="PargrafodaLista"/>
              <w:widowControl w:val="0"/>
              <w:spacing w:line="280" w:lineRule="exact"/>
              <w:ind w:left="0"/>
              <w:rPr>
                <w:rFonts w:ascii="Trebuchet MS" w:hAnsi="Trebuchet MS"/>
                <w:sz w:val="22"/>
                <w:szCs w:val="22"/>
                <w:lang w:val="en-US"/>
              </w:rPr>
            </w:pPr>
            <w:r w:rsidRPr="00185239">
              <w:rPr>
                <w:rFonts w:ascii="Trebuchet MS" w:hAnsi="Trebuchet MS"/>
                <w:sz w:val="22"/>
                <w:szCs w:val="22"/>
                <w:lang w:val="en-US"/>
              </w:rPr>
              <w:t>8.8. This Issuance was drafted and signed in Portuguese and English languages. In the event</w:t>
            </w:r>
            <w:r w:rsidR="008D00BA" w:rsidRPr="00185239">
              <w:rPr>
                <w:rFonts w:ascii="Trebuchet MS" w:hAnsi="Trebuchet MS"/>
                <w:sz w:val="22"/>
                <w:szCs w:val="22"/>
                <w:lang w:val="en-US"/>
              </w:rPr>
              <w:t xml:space="preserve"> </w:t>
            </w:r>
            <w:r w:rsidRPr="00185239">
              <w:rPr>
                <w:rFonts w:ascii="Trebuchet MS" w:hAnsi="Trebuchet MS"/>
                <w:sz w:val="22"/>
                <w:szCs w:val="22"/>
                <w:lang w:val="en-US"/>
              </w:rPr>
              <w:t>of a conflict between the two versions, the Portuguese version shall prevail.</w:t>
            </w:r>
          </w:p>
          <w:p w14:paraId="00B69C06" w14:textId="77777777" w:rsidR="006C7662" w:rsidRPr="00185239" w:rsidRDefault="006C7662" w:rsidP="00FF23BF">
            <w:pPr>
              <w:spacing w:line="280" w:lineRule="exact"/>
              <w:rPr>
                <w:rFonts w:ascii="Trebuchet MS" w:hAnsi="Trebuchet MS"/>
                <w:sz w:val="22"/>
                <w:szCs w:val="22"/>
                <w:lang w:val="en-US"/>
              </w:rPr>
            </w:pPr>
          </w:p>
          <w:p w14:paraId="788C4E32" w14:textId="77777777" w:rsidR="0042179D" w:rsidRPr="00185239" w:rsidRDefault="0042179D" w:rsidP="00FF23BF">
            <w:pPr>
              <w:spacing w:line="280" w:lineRule="exact"/>
              <w:rPr>
                <w:rFonts w:ascii="Trebuchet MS" w:hAnsi="Trebuchet MS"/>
                <w:sz w:val="22"/>
                <w:szCs w:val="22"/>
                <w:lang w:val="en-US"/>
              </w:rPr>
            </w:pPr>
            <w:r w:rsidRPr="00185239">
              <w:rPr>
                <w:rFonts w:ascii="Trebuchet MS" w:hAnsi="Trebuchet MS"/>
                <w:sz w:val="22"/>
                <w:szCs w:val="22"/>
                <w:lang w:val="en-US"/>
              </w:rPr>
              <w:t>8.8. For all due ends and purposes of the law, the Parties recognize and agree that their signatures to this Instrument may be applied electronically, as may the signatures of the witnesses, this being a legitimate means of signing, carrying the same validity and enforceability as the handwritten signatures applied to the physical document. Furthermore, under the terms of article 10, §2, of Provisional Measure nº 2.200-2/01, the Parties expressly agree to use and to recognize as valid any form of proof of acceptance of the terms here agreed upon electronically, even though they do not utilize the digital certification issued under the ‘ICP-</w:t>
            </w:r>
            <w:proofErr w:type="spellStart"/>
            <w:r w:rsidRPr="00185239">
              <w:rPr>
                <w:rFonts w:ascii="Trebuchet MS" w:hAnsi="Trebuchet MS"/>
                <w:sz w:val="22"/>
                <w:szCs w:val="22"/>
                <w:lang w:val="en-US"/>
              </w:rPr>
              <w:t>Brasil</w:t>
            </w:r>
            <w:proofErr w:type="spellEnd"/>
            <w:r w:rsidRPr="00185239">
              <w:rPr>
                <w:rFonts w:ascii="Trebuchet MS" w:hAnsi="Trebuchet MS"/>
                <w:sz w:val="22"/>
                <w:szCs w:val="22"/>
                <w:lang w:val="en-US"/>
              </w:rPr>
              <w:t>’ standard.</w:t>
            </w:r>
          </w:p>
          <w:p w14:paraId="39A0C0F6" w14:textId="77777777" w:rsidR="0042179D" w:rsidRPr="00185239" w:rsidRDefault="0042179D" w:rsidP="00FF23BF">
            <w:pPr>
              <w:spacing w:line="280" w:lineRule="exact"/>
              <w:rPr>
                <w:rFonts w:ascii="Trebuchet MS" w:hAnsi="Trebuchet MS"/>
                <w:sz w:val="22"/>
                <w:szCs w:val="22"/>
                <w:lang w:val="en-US"/>
              </w:rPr>
            </w:pPr>
          </w:p>
          <w:p w14:paraId="671778DA" w14:textId="77777777" w:rsidR="00CE5AD8" w:rsidRPr="00185239" w:rsidRDefault="00CE5AD8" w:rsidP="006A2E3D">
            <w:pPr>
              <w:spacing w:line="280" w:lineRule="exact"/>
              <w:jc w:val="center"/>
              <w:rPr>
                <w:rFonts w:ascii="Trebuchet MS" w:eastAsia="Arial Unicode MS" w:hAnsi="Trebuchet MS"/>
                <w:b/>
                <w:smallCaps/>
                <w:sz w:val="22"/>
                <w:szCs w:val="22"/>
                <w:lang w:val="en-US"/>
              </w:rPr>
            </w:pPr>
            <w:r w:rsidRPr="00185239">
              <w:rPr>
                <w:rFonts w:ascii="Trebuchet MS" w:eastAsia="Arial Unicode MS" w:hAnsi="Trebuchet MS" w:cs="Verdana"/>
                <w:b/>
                <w:smallCaps/>
                <w:sz w:val="22"/>
                <w:szCs w:val="22"/>
                <w:lang w:val="en-US"/>
              </w:rPr>
              <w:t>Clause IX</w:t>
            </w:r>
          </w:p>
          <w:p w14:paraId="0A843B16" w14:textId="77777777" w:rsidR="00CE5AD8" w:rsidRPr="00185239" w:rsidRDefault="00CE5AD8" w:rsidP="006A2E3D">
            <w:pPr>
              <w:spacing w:line="280" w:lineRule="exact"/>
              <w:jc w:val="center"/>
              <w:rPr>
                <w:rFonts w:ascii="Trebuchet MS" w:eastAsia="Arial Unicode MS" w:hAnsi="Trebuchet MS"/>
                <w:b/>
                <w:smallCaps/>
                <w:sz w:val="22"/>
                <w:szCs w:val="22"/>
                <w:lang w:val="en-US"/>
              </w:rPr>
            </w:pPr>
            <w:r w:rsidRPr="00185239">
              <w:rPr>
                <w:rFonts w:ascii="Trebuchet MS" w:eastAsia="Arial Unicode MS" w:hAnsi="Trebuchet MS" w:cs="Verdana"/>
                <w:b/>
                <w:smallCaps/>
                <w:sz w:val="22"/>
                <w:szCs w:val="22"/>
                <w:lang w:val="en-US"/>
              </w:rPr>
              <w:lastRenderedPageBreak/>
              <w:t xml:space="preserve">Jurisdiction </w:t>
            </w:r>
          </w:p>
          <w:p w14:paraId="0DDB6016" w14:textId="77777777" w:rsidR="000D4751" w:rsidRPr="00185239" w:rsidRDefault="000D4751" w:rsidP="00FF23BF">
            <w:pPr>
              <w:spacing w:line="280" w:lineRule="exact"/>
              <w:rPr>
                <w:rFonts w:ascii="Trebuchet MS" w:hAnsi="Trebuchet MS"/>
                <w:sz w:val="22"/>
                <w:szCs w:val="22"/>
                <w:lang w:val="en-US"/>
              </w:rPr>
            </w:pPr>
          </w:p>
          <w:p w14:paraId="3401DC19" w14:textId="77777777" w:rsidR="00CE5AD8" w:rsidRPr="00185239" w:rsidRDefault="00CE5AD8" w:rsidP="00FF23BF">
            <w:pPr>
              <w:widowControl w:val="0"/>
              <w:numPr>
                <w:ilvl w:val="1"/>
                <w:numId w:val="86"/>
              </w:numPr>
              <w:spacing w:line="280" w:lineRule="exact"/>
              <w:ind w:left="0" w:firstLine="0"/>
              <w:rPr>
                <w:rFonts w:ascii="Trebuchet MS" w:hAnsi="Trebuchet MS"/>
                <w:sz w:val="22"/>
                <w:szCs w:val="22"/>
                <w:lang w:val="en-US"/>
              </w:rPr>
            </w:pPr>
            <w:r w:rsidRPr="00185239">
              <w:rPr>
                <w:rFonts w:ascii="Trebuchet MS" w:hAnsi="Trebuchet MS"/>
                <w:sz w:val="22"/>
                <w:szCs w:val="22"/>
                <w:lang w:val="en-US"/>
              </w:rPr>
              <w:t>The jurisdiction of the District of São Paulo, State of São Paulo, is elected to settle any doubts arising from this Indenture, with the Issuer waiving any other, for however privileged it may be.</w:t>
            </w:r>
          </w:p>
          <w:p w14:paraId="46657616" w14:textId="77777777" w:rsidR="00FF23BF" w:rsidRPr="00185239" w:rsidRDefault="00FF23BF" w:rsidP="006A2E3D">
            <w:pPr>
              <w:spacing w:line="280" w:lineRule="exact"/>
              <w:jc w:val="left"/>
              <w:rPr>
                <w:rFonts w:ascii="Trebuchet MS" w:hAnsi="Trebuchet MS"/>
                <w:sz w:val="22"/>
                <w:szCs w:val="22"/>
                <w:lang w:val="en-US"/>
              </w:rPr>
            </w:pPr>
          </w:p>
          <w:p w14:paraId="3D6FFD03" w14:textId="77777777" w:rsidR="002207AB" w:rsidRPr="00185239" w:rsidRDefault="002207AB" w:rsidP="006A2E3D">
            <w:pPr>
              <w:spacing w:line="280" w:lineRule="exact"/>
              <w:jc w:val="left"/>
              <w:rPr>
                <w:rFonts w:ascii="Trebuchet MS" w:hAnsi="Trebuchet MS"/>
                <w:sz w:val="22"/>
                <w:szCs w:val="22"/>
                <w:lang w:val="en-US"/>
              </w:rPr>
            </w:pPr>
          </w:p>
          <w:p w14:paraId="0C4A3FD3" w14:textId="77777777" w:rsidR="00CE5AD8" w:rsidRPr="00185239" w:rsidRDefault="00CE5AD8" w:rsidP="006A2E3D">
            <w:pPr>
              <w:widowControl w:val="0"/>
              <w:spacing w:line="280" w:lineRule="exact"/>
              <w:rPr>
                <w:rFonts w:ascii="Trebuchet MS" w:hAnsi="Trebuchet MS"/>
                <w:sz w:val="22"/>
                <w:szCs w:val="22"/>
                <w:lang w:val="en-US"/>
              </w:rPr>
            </w:pPr>
            <w:r w:rsidRPr="00185239">
              <w:rPr>
                <w:rFonts w:ascii="Trebuchet MS" w:hAnsi="Trebuchet MS"/>
                <w:sz w:val="22"/>
                <w:szCs w:val="22"/>
                <w:lang w:val="en-US"/>
              </w:rPr>
              <w:t>In witness whereof, this Indenture was executed in five (5) counterparts of equal form and content and for the same purpose, together with two (2) undersigned witnesses.</w:t>
            </w:r>
          </w:p>
          <w:p w14:paraId="177F2C11" w14:textId="77777777" w:rsidR="00CE5AD8" w:rsidRPr="00185239" w:rsidRDefault="00CE5AD8" w:rsidP="006A2E3D">
            <w:pPr>
              <w:spacing w:line="280" w:lineRule="exact"/>
              <w:rPr>
                <w:rFonts w:ascii="Trebuchet MS" w:hAnsi="Trebuchet MS"/>
                <w:sz w:val="22"/>
                <w:szCs w:val="22"/>
                <w:lang w:val="en-US"/>
              </w:rPr>
            </w:pPr>
          </w:p>
          <w:p w14:paraId="04CA3450" w14:textId="0AC0A741" w:rsidR="00466D33" w:rsidRPr="00185239" w:rsidRDefault="00CE5AD8" w:rsidP="006C625A">
            <w:pPr>
              <w:keepNext/>
              <w:spacing w:line="280" w:lineRule="exact"/>
              <w:jc w:val="center"/>
              <w:outlineLvl w:val="6"/>
              <w:rPr>
                <w:rFonts w:ascii="Trebuchet MS" w:hAnsi="Trebuchet MS"/>
                <w:sz w:val="22"/>
                <w:szCs w:val="22"/>
                <w:lang w:val="en-US"/>
              </w:rPr>
            </w:pPr>
            <w:r w:rsidRPr="00185239">
              <w:rPr>
                <w:rFonts w:ascii="Trebuchet MS" w:hAnsi="Trebuchet MS"/>
                <w:sz w:val="22"/>
                <w:szCs w:val="22"/>
                <w:lang w:val="en-US"/>
              </w:rPr>
              <w:t xml:space="preserve">São Paulo, </w:t>
            </w:r>
            <w:r w:rsidR="007566BF" w:rsidRPr="00185239">
              <w:rPr>
                <w:rFonts w:ascii="Trebuchet MS" w:hAnsi="Trebuchet MS"/>
                <w:sz w:val="22"/>
                <w:szCs w:val="22"/>
                <w:lang w:val="en-US"/>
              </w:rPr>
              <w:t xml:space="preserve">October 27, </w:t>
            </w:r>
            <w:r w:rsidR="00FD4282" w:rsidRPr="00185239">
              <w:rPr>
                <w:rFonts w:ascii="Trebuchet MS" w:hAnsi="Trebuchet MS"/>
                <w:sz w:val="22"/>
                <w:szCs w:val="22"/>
                <w:lang w:val="en-US"/>
              </w:rPr>
              <w:t>2020</w:t>
            </w:r>
          </w:p>
          <w:p w14:paraId="5C459403" w14:textId="77777777" w:rsidR="002207AB" w:rsidRPr="00185239" w:rsidRDefault="002207AB" w:rsidP="006A2E3D">
            <w:pPr>
              <w:widowControl w:val="0"/>
              <w:spacing w:line="280" w:lineRule="exact"/>
              <w:jc w:val="center"/>
              <w:rPr>
                <w:rFonts w:ascii="Trebuchet MS" w:hAnsi="Trebuchet MS"/>
                <w:i/>
                <w:sz w:val="22"/>
                <w:szCs w:val="22"/>
                <w:lang w:val="en-US"/>
              </w:rPr>
            </w:pPr>
          </w:p>
          <w:p w14:paraId="744C24B5" w14:textId="77777777" w:rsidR="00CE5AD8" w:rsidRPr="00185239" w:rsidRDefault="00CE5AD8" w:rsidP="006A2E3D">
            <w:pPr>
              <w:widowControl w:val="0"/>
              <w:spacing w:line="280" w:lineRule="exact"/>
              <w:jc w:val="center"/>
              <w:rPr>
                <w:rFonts w:ascii="Trebuchet MS" w:hAnsi="Trebuchet MS"/>
                <w:i/>
                <w:sz w:val="22"/>
                <w:szCs w:val="22"/>
                <w:lang w:val="en-US"/>
              </w:rPr>
            </w:pPr>
            <w:r w:rsidRPr="00185239">
              <w:rPr>
                <w:rFonts w:ascii="Trebuchet MS" w:hAnsi="Trebuchet MS"/>
                <w:i/>
                <w:sz w:val="22"/>
                <w:szCs w:val="22"/>
                <w:lang w:val="en-US"/>
              </w:rPr>
              <w:t>[remainder of the page left intentionally blank]</w:t>
            </w:r>
          </w:p>
          <w:p w14:paraId="282929FE" w14:textId="77777777" w:rsidR="00CE5AD8" w:rsidRPr="00185239" w:rsidRDefault="00CE5AD8" w:rsidP="006A2E3D">
            <w:pPr>
              <w:widowControl w:val="0"/>
              <w:spacing w:line="280" w:lineRule="exact"/>
              <w:rPr>
                <w:rFonts w:ascii="Trebuchet MS" w:hAnsi="Trebuchet MS"/>
                <w:sz w:val="22"/>
                <w:szCs w:val="22"/>
                <w:lang w:val="en-US"/>
              </w:rPr>
            </w:pPr>
          </w:p>
          <w:p w14:paraId="4E3CC107" w14:textId="77777777" w:rsidR="00C24886" w:rsidRPr="00185239" w:rsidRDefault="00C24886" w:rsidP="006A2E3D">
            <w:pPr>
              <w:widowControl w:val="0"/>
              <w:spacing w:line="280" w:lineRule="exact"/>
              <w:rPr>
                <w:rFonts w:ascii="Trebuchet MS" w:hAnsi="Trebuchet MS"/>
                <w:sz w:val="22"/>
                <w:szCs w:val="22"/>
                <w:lang w:val="en-US"/>
              </w:rPr>
            </w:pPr>
          </w:p>
          <w:p w14:paraId="0BC5F586" w14:textId="77777777" w:rsidR="00FF10F0" w:rsidRPr="00185239" w:rsidRDefault="00CE5AD8" w:rsidP="00FF23BF">
            <w:pPr>
              <w:widowControl w:val="0"/>
              <w:spacing w:line="280" w:lineRule="exact"/>
              <w:jc w:val="center"/>
              <w:rPr>
                <w:rFonts w:ascii="Trebuchet MS" w:hAnsi="Trebuchet MS"/>
                <w:i/>
                <w:sz w:val="22"/>
                <w:szCs w:val="22"/>
                <w:lang w:val="en-US"/>
              </w:rPr>
            </w:pPr>
            <w:r w:rsidRPr="00185239">
              <w:rPr>
                <w:rFonts w:ascii="Trebuchet MS" w:hAnsi="Trebuchet MS"/>
                <w:i/>
                <w:sz w:val="22"/>
                <w:szCs w:val="22"/>
                <w:lang w:val="en-US"/>
              </w:rPr>
              <w:t>[signatures follow on the next page]</w:t>
            </w:r>
          </w:p>
        </w:tc>
      </w:tr>
      <w:tr w:rsidR="00C24886" w:rsidRPr="00675412" w14:paraId="1FA1D048" w14:textId="77777777" w:rsidTr="00FF23BF">
        <w:trPr>
          <w:gridBefore w:val="1"/>
          <w:gridAfter w:val="1"/>
          <w:wBefore w:w="284" w:type="dxa"/>
          <w:wAfter w:w="288" w:type="dxa"/>
        </w:trPr>
        <w:tc>
          <w:tcPr>
            <w:tcW w:w="5245" w:type="dxa"/>
            <w:gridSpan w:val="2"/>
          </w:tcPr>
          <w:p w14:paraId="0408090D" w14:textId="77777777" w:rsidR="00FF23BF" w:rsidRPr="00675412" w:rsidRDefault="00FF23BF" w:rsidP="006A2E3D">
            <w:pPr>
              <w:widowControl w:val="0"/>
              <w:spacing w:line="280" w:lineRule="exact"/>
              <w:rPr>
                <w:rFonts w:ascii="Trebuchet MS" w:hAnsi="Trebuchet MS"/>
                <w:sz w:val="22"/>
                <w:szCs w:val="22"/>
                <w:lang w:val="en-GB"/>
              </w:rPr>
            </w:pPr>
          </w:p>
          <w:p w14:paraId="434FE701" w14:textId="77777777" w:rsidR="00FF23BF" w:rsidRPr="00675412" w:rsidRDefault="00FF23BF" w:rsidP="006A2E3D">
            <w:pPr>
              <w:widowControl w:val="0"/>
              <w:spacing w:line="280" w:lineRule="exact"/>
              <w:rPr>
                <w:rFonts w:ascii="Trebuchet MS" w:hAnsi="Trebuchet MS"/>
                <w:sz w:val="22"/>
                <w:szCs w:val="22"/>
                <w:lang w:val="en-GB"/>
              </w:rPr>
            </w:pPr>
          </w:p>
          <w:p w14:paraId="6B5DDC70" w14:textId="77777777" w:rsidR="00FF23BF" w:rsidRPr="00675412" w:rsidRDefault="00FF23BF" w:rsidP="006A2E3D">
            <w:pPr>
              <w:widowControl w:val="0"/>
              <w:spacing w:line="280" w:lineRule="exact"/>
              <w:rPr>
                <w:rFonts w:ascii="Trebuchet MS" w:hAnsi="Trebuchet MS"/>
                <w:sz w:val="22"/>
                <w:szCs w:val="22"/>
                <w:lang w:val="en-GB"/>
              </w:rPr>
            </w:pPr>
          </w:p>
          <w:p w14:paraId="0ADEB50B" w14:textId="77777777" w:rsidR="004F7A5B" w:rsidRPr="00675412" w:rsidRDefault="004F7A5B" w:rsidP="006A2E3D">
            <w:pPr>
              <w:widowControl w:val="0"/>
              <w:spacing w:line="280" w:lineRule="exact"/>
              <w:rPr>
                <w:rFonts w:ascii="Trebuchet MS" w:hAnsi="Trebuchet MS"/>
                <w:i/>
                <w:iCs/>
                <w:sz w:val="22"/>
                <w:szCs w:val="22"/>
              </w:rPr>
            </w:pPr>
            <w:r w:rsidRPr="00675412">
              <w:rPr>
                <w:rFonts w:ascii="Trebuchet MS" w:hAnsi="Trebuchet MS"/>
                <w:i/>
                <w:iCs/>
                <w:sz w:val="22"/>
                <w:szCs w:val="22"/>
              </w:rPr>
              <w:lastRenderedPageBreak/>
              <w:t xml:space="preserve">Página 1/2 de assinaturas da Escritura Particular da </w:t>
            </w:r>
            <w:r w:rsidR="00146286" w:rsidRPr="00675412">
              <w:rPr>
                <w:rFonts w:ascii="Trebuchet MS" w:hAnsi="Trebuchet MS"/>
                <w:i/>
                <w:iCs/>
                <w:sz w:val="22"/>
                <w:szCs w:val="22"/>
              </w:rPr>
              <w:t xml:space="preserve">7ª </w:t>
            </w:r>
            <w:r w:rsidRPr="00675412">
              <w:rPr>
                <w:rFonts w:ascii="Trebuchet MS" w:hAnsi="Trebuchet MS"/>
                <w:i/>
                <w:iCs/>
                <w:sz w:val="22"/>
                <w:szCs w:val="22"/>
              </w:rPr>
              <w:t xml:space="preserve">Emissão de Debêntures Simples, Não Conversíveis em Ações, em </w:t>
            </w:r>
            <w:r w:rsidR="00BF3CD5" w:rsidRPr="00675412">
              <w:rPr>
                <w:rFonts w:ascii="Trebuchet MS" w:hAnsi="Trebuchet MS"/>
                <w:i/>
                <w:iCs/>
                <w:sz w:val="22"/>
                <w:szCs w:val="22"/>
              </w:rPr>
              <w:t>Duas Séries</w:t>
            </w:r>
            <w:r w:rsidRPr="00675412">
              <w:rPr>
                <w:rFonts w:ascii="Trebuchet MS" w:hAnsi="Trebuchet MS"/>
                <w:i/>
                <w:iCs/>
                <w:sz w:val="22"/>
                <w:szCs w:val="22"/>
              </w:rPr>
              <w:t xml:space="preserve">, </w:t>
            </w:r>
            <w:r w:rsidR="00AE695A" w:rsidRPr="00675412">
              <w:rPr>
                <w:rFonts w:ascii="Trebuchet MS" w:hAnsi="Trebuchet MS"/>
                <w:i/>
                <w:iCs/>
                <w:sz w:val="22"/>
                <w:szCs w:val="22"/>
              </w:rPr>
              <w:t xml:space="preserve">da Espécie Quirografária, </w:t>
            </w:r>
            <w:r w:rsidRPr="00675412">
              <w:rPr>
                <w:rFonts w:ascii="Trebuchet MS" w:hAnsi="Trebuchet MS"/>
                <w:i/>
                <w:iCs/>
                <w:sz w:val="22"/>
                <w:szCs w:val="22"/>
              </w:rPr>
              <w:t xml:space="preserve">a ser convolada em Espécie com Garantia Real, para Colocação Privada, da </w:t>
            </w:r>
            <w:r w:rsidR="000E134C" w:rsidRPr="00675412">
              <w:rPr>
                <w:rFonts w:ascii="Trebuchet MS" w:hAnsi="Trebuchet MS"/>
                <w:i/>
                <w:iCs/>
                <w:sz w:val="22"/>
                <w:szCs w:val="22"/>
              </w:rPr>
              <w:t>BM Empreendimentos e Participações SPE S.A.</w:t>
            </w:r>
          </w:p>
          <w:p w14:paraId="1CD42052" w14:textId="77777777" w:rsidR="004F7A5B" w:rsidRPr="00675412" w:rsidRDefault="004F7A5B" w:rsidP="006A2E3D">
            <w:pPr>
              <w:widowControl w:val="0"/>
              <w:spacing w:line="280" w:lineRule="exact"/>
              <w:rPr>
                <w:rFonts w:ascii="Trebuchet MS" w:hAnsi="Trebuchet MS"/>
                <w:sz w:val="22"/>
                <w:szCs w:val="22"/>
              </w:rPr>
            </w:pPr>
          </w:p>
          <w:p w14:paraId="10E89B8B" w14:textId="77777777" w:rsidR="004F7A5B" w:rsidRPr="00675412" w:rsidRDefault="004F7A5B" w:rsidP="006A2E3D">
            <w:pPr>
              <w:widowControl w:val="0"/>
              <w:spacing w:line="280" w:lineRule="exact"/>
              <w:rPr>
                <w:rFonts w:ascii="Trebuchet MS" w:hAnsi="Trebuchet MS"/>
                <w:sz w:val="22"/>
                <w:szCs w:val="22"/>
              </w:rPr>
            </w:pPr>
          </w:p>
          <w:p w14:paraId="46A3EE59" w14:textId="77777777" w:rsidR="004F7A5B" w:rsidRPr="00675412" w:rsidRDefault="004F7A5B" w:rsidP="006A2E3D">
            <w:pPr>
              <w:widowControl w:val="0"/>
              <w:spacing w:line="280" w:lineRule="exact"/>
              <w:jc w:val="center"/>
              <w:rPr>
                <w:rFonts w:ascii="Trebuchet MS" w:hAnsi="Trebuchet MS"/>
                <w:b/>
                <w:bCs/>
                <w:sz w:val="22"/>
                <w:szCs w:val="22"/>
              </w:rPr>
            </w:pPr>
          </w:p>
          <w:p w14:paraId="19FBB7C8" w14:textId="77777777" w:rsidR="004F7A5B" w:rsidRPr="00675412" w:rsidRDefault="004F7A5B" w:rsidP="006A2E3D">
            <w:pPr>
              <w:widowControl w:val="0"/>
              <w:spacing w:line="280" w:lineRule="exact"/>
              <w:jc w:val="center"/>
              <w:rPr>
                <w:rFonts w:ascii="Trebuchet MS" w:hAnsi="Trebuchet MS"/>
                <w:b/>
                <w:bCs/>
                <w:sz w:val="22"/>
                <w:szCs w:val="22"/>
              </w:rPr>
            </w:pPr>
            <w:r w:rsidRPr="00675412">
              <w:rPr>
                <w:rFonts w:ascii="Trebuchet MS" w:hAnsi="Trebuchet MS"/>
                <w:b/>
                <w:bCs/>
                <w:sz w:val="22"/>
                <w:szCs w:val="22"/>
              </w:rPr>
              <w:t>BM EMPREENDIMENTOS E PARTICIPAÇÕES SPE S.A</w:t>
            </w:r>
            <w:r w:rsidR="000E134C" w:rsidRPr="00675412">
              <w:rPr>
                <w:rFonts w:ascii="Trebuchet MS" w:hAnsi="Trebuchet MS"/>
                <w:b/>
                <w:bCs/>
                <w:sz w:val="22"/>
                <w:szCs w:val="22"/>
              </w:rPr>
              <w:t>.</w:t>
            </w:r>
          </w:p>
          <w:p w14:paraId="68C63943" w14:textId="77777777" w:rsidR="00BB34AB" w:rsidRPr="00675412" w:rsidRDefault="00BB34AB" w:rsidP="006A2E3D">
            <w:pPr>
              <w:widowControl w:val="0"/>
              <w:spacing w:line="280" w:lineRule="exact"/>
              <w:rPr>
                <w:rFonts w:ascii="Trebuchet MS" w:hAnsi="Trebuchet MS"/>
                <w:sz w:val="22"/>
                <w:szCs w:val="22"/>
              </w:rPr>
            </w:pPr>
          </w:p>
          <w:p w14:paraId="178FB5BB" w14:textId="77777777" w:rsidR="00BB34AB" w:rsidRPr="00675412" w:rsidRDefault="00BB34AB" w:rsidP="006A2E3D">
            <w:pPr>
              <w:widowControl w:val="0"/>
              <w:spacing w:line="280" w:lineRule="exact"/>
              <w:rPr>
                <w:rFonts w:ascii="Trebuchet MS" w:hAnsi="Trebuchet MS"/>
                <w:sz w:val="22"/>
                <w:szCs w:val="22"/>
              </w:rPr>
            </w:pPr>
          </w:p>
          <w:p w14:paraId="7F3B7A1B" w14:textId="77777777" w:rsidR="00BB34AB" w:rsidRPr="00675412" w:rsidRDefault="00BB34AB" w:rsidP="006A2E3D">
            <w:pPr>
              <w:widowControl w:val="0"/>
              <w:spacing w:line="280" w:lineRule="exact"/>
              <w:rPr>
                <w:rFonts w:ascii="Trebuchet MS" w:hAnsi="Trebuchet MS"/>
                <w:sz w:val="22"/>
                <w:szCs w:val="22"/>
              </w:rPr>
            </w:pPr>
          </w:p>
          <w:p w14:paraId="27C86056"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___________________________</w:t>
            </w:r>
            <w:r w:rsidRPr="00675412">
              <w:rPr>
                <w:rFonts w:ascii="Trebuchet MS" w:hAnsi="Trebuchet MS"/>
                <w:sz w:val="22"/>
                <w:szCs w:val="22"/>
                <w:lang w:val="en-US"/>
              </w:rPr>
              <w:tab/>
            </w:r>
          </w:p>
          <w:p w14:paraId="4D2486E7"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Nome:</w:t>
            </w:r>
            <w:r w:rsidRPr="00675412">
              <w:rPr>
                <w:rFonts w:ascii="Trebuchet MS" w:hAnsi="Trebuchet MS"/>
                <w:sz w:val="22"/>
                <w:szCs w:val="22"/>
                <w:lang w:val="en-US"/>
              </w:rPr>
              <w:tab/>
            </w:r>
          </w:p>
          <w:p w14:paraId="0D582696"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Cargo:</w:t>
            </w:r>
            <w:r w:rsidRPr="00675412">
              <w:rPr>
                <w:rFonts w:ascii="Trebuchet MS" w:hAnsi="Trebuchet MS"/>
                <w:sz w:val="22"/>
                <w:szCs w:val="22"/>
                <w:lang w:val="en-US"/>
              </w:rPr>
              <w:tab/>
            </w:r>
          </w:p>
          <w:p w14:paraId="09CCF3BB" w14:textId="77777777" w:rsidR="00BB34AB" w:rsidRPr="00675412" w:rsidRDefault="00BB34AB" w:rsidP="006A2E3D">
            <w:pPr>
              <w:widowControl w:val="0"/>
              <w:spacing w:line="280" w:lineRule="exact"/>
              <w:rPr>
                <w:rFonts w:ascii="Trebuchet MS" w:hAnsi="Trebuchet MS"/>
                <w:sz w:val="22"/>
                <w:szCs w:val="22"/>
                <w:lang w:val="en-US"/>
              </w:rPr>
            </w:pPr>
          </w:p>
          <w:p w14:paraId="16AEF8FF" w14:textId="77777777" w:rsidR="00BB34AB" w:rsidRPr="00675412" w:rsidRDefault="00BB34AB" w:rsidP="006A2E3D">
            <w:pPr>
              <w:widowControl w:val="0"/>
              <w:spacing w:line="280" w:lineRule="exact"/>
              <w:rPr>
                <w:rFonts w:ascii="Trebuchet MS" w:hAnsi="Trebuchet MS"/>
                <w:sz w:val="22"/>
                <w:szCs w:val="22"/>
                <w:lang w:val="en-US"/>
              </w:rPr>
            </w:pPr>
          </w:p>
          <w:p w14:paraId="5192FA9E" w14:textId="77777777" w:rsidR="00BB34AB" w:rsidRPr="00675412" w:rsidRDefault="00BB34AB" w:rsidP="006A2E3D">
            <w:pPr>
              <w:widowControl w:val="0"/>
              <w:spacing w:line="280" w:lineRule="exact"/>
              <w:rPr>
                <w:rFonts w:ascii="Trebuchet MS" w:hAnsi="Trebuchet MS"/>
                <w:sz w:val="22"/>
                <w:szCs w:val="22"/>
                <w:lang w:val="en-US"/>
              </w:rPr>
            </w:pPr>
          </w:p>
          <w:p w14:paraId="0EA57125"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______________________________</w:t>
            </w:r>
          </w:p>
          <w:p w14:paraId="7BF24193"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Nome:</w:t>
            </w:r>
            <w:r w:rsidRPr="00675412">
              <w:rPr>
                <w:rFonts w:ascii="Trebuchet MS" w:hAnsi="Trebuchet MS"/>
                <w:sz w:val="22"/>
                <w:szCs w:val="22"/>
                <w:lang w:val="en-US"/>
              </w:rPr>
              <w:tab/>
            </w:r>
          </w:p>
          <w:p w14:paraId="17CA99E5"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Cargo:</w:t>
            </w:r>
            <w:r w:rsidRPr="00675412">
              <w:rPr>
                <w:rFonts w:ascii="Trebuchet MS" w:hAnsi="Trebuchet MS"/>
                <w:sz w:val="22"/>
                <w:szCs w:val="22"/>
                <w:lang w:val="en-US"/>
              </w:rPr>
              <w:tab/>
            </w:r>
          </w:p>
          <w:p w14:paraId="527E9279" w14:textId="77777777" w:rsidR="00C24886" w:rsidRPr="00675412" w:rsidRDefault="00C24886" w:rsidP="006A2E3D">
            <w:pPr>
              <w:spacing w:line="280" w:lineRule="exact"/>
              <w:rPr>
                <w:rFonts w:ascii="Trebuchet MS" w:hAnsi="Trebuchet MS"/>
                <w:sz w:val="22"/>
                <w:szCs w:val="22"/>
              </w:rPr>
            </w:pPr>
          </w:p>
        </w:tc>
        <w:tc>
          <w:tcPr>
            <w:tcW w:w="4820" w:type="dxa"/>
          </w:tcPr>
          <w:p w14:paraId="5CC61335" w14:textId="77777777" w:rsidR="00FF23BF" w:rsidRPr="00675412" w:rsidRDefault="00FF23BF" w:rsidP="006A2E3D">
            <w:pPr>
              <w:widowControl w:val="0"/>
              <w:spacing w:line="280" w:lineRule="exact"/>
              <w:rPr>
                <w:rFonts w:ascii="Trebuchet MS" w:hAnsi="Trebuchet MS"/>
                <w:sz w:val="22"/>
                <w:szCs w:val="22"/>
                <w:lang w:val="en-US"/>
              </w:rPr>
            </w:pPr>
          </w:p>
          <w:p w14:paraId="35DBBDA2" w14:textId="77777777" w:rsidR="00FF23BF" w:rsidRPr="00675412" w:rsidRDefault="00FF23BF" w:rsidP="006A2E3D">
            <w:pPr>
              <w:widowControl w:val="0"/>
              <w:spacing w:line="280" w:lineRule="exact"/>
              <w:rPr>
                <w:rFonts w:ascii="Trebuchet MS" w:hAnsi="Trebuchet MS"/>
                <w:sz w:val="22"/>
                <w:szCs w:val="22"/>
                <w:lang w:val="en-US"/>
              </w:rPr>
            </w:pPr>
          </w:p>
          <w:p w14:paraId="4A06C079" w14:textId="77777777" w:rsidR="00FF23BF" w:rsidRPr="00675412" w:rsidRDefault="00FF23BF" w:rsidP="006A2E3D">
            <w:pPr>
              <w:widowControl w:val="0"/>
              <w:spacing w:line="280" w:lineRule="exact"/>
              <w:rPr>
                <w:rFonts w:ascii="Trebuchet MS" w:hAnsi="Trebuchet MS"/>
                <w:sz w:val="22"/>
                <w:szCs w:val="22"/>
                <w:lang w:val="en-US"/>
              </w:rPr>
            </w:pPr>
          </w:p>
          <w:p w14:paraId="0012CCE2" w14:textId="77777777" w:rsidR="00AC3CBC" w:rsidRPr="00675412" w:rsidRDefault="00C24886" w:rsidP="00AC3CBC">
            <w:pPr>
              <w:widowControl w:val="0"/>
              <w:spacing w:line="280" w:lineRule="exact"/>
              <w:rPr>
                <w:rFonts w:ascii="Trebuchet MS" w:hAnsi="Trebuchet MS"/>
                <w:sz w:val="22"/>
                <w:szCs w:val="22"/>
                <w:lang w:val="en-US"/>
              </w:rPr>
            </w:pPr>
            <w:r w:rsidRPr="00675412">
              <w:rPr>
                <w:rFonts w:ascii="Trebuchet MS" w:hAnsi="Trebuchet MS"/>
                <w:i/>
                <w:iCs/>
                <w:sz w:val="22"/>
                <w:szCs w:val="22"/>
                <w:lang w:val="en-US"/>
              </w:rPr>
              <w:lastRenderedPageBreak/>
              <w:t>Signature page 1/2 of the</w:t>
            </w:r>
            <w:r w:rsidRPr="00675412">
              <w:rPr>
                <w:rFonts w:ascii="Trebuchet MS" w:hAnsi="Trebuchet MS"/>
                <w:sz w:val="22"/>
                <w:szCs w:val="22"/>
                <w:lang w:val="en-US"/>
              </w:rPr>
              <w:t xml:space="preserve"> </w:t>
            </w:r>
            <w:r w:rsidR="00AC3CBC" w:rsidRPr="00675412">
              <w:rPr>
                <w:rFonts w:ascii="Trebuchet MS" w:hAnsi="Trebuchet MS"/>
                <w:i/>
                <w:iCs/>
                <w:sz w:val="22"/>
                <w:szCs w:val="22"/>
                <w:lang w:val="en-US"/>
              </w:rPr>
              <w:t xml:space="preserve">Private Deed of the </w:t>
            </w:r>
            <w:r w:rsidR="00146286" w:rsidRPr="00675412">
              <w:rPr>
                <w:rFonts w:ascii="Trebuchet MS" w:hAnsi="Trebuchet MS"/>
                <w:i/>
                <w:iCs/>
                <w:sz w:val="22"/>
                <w:szCs w:val="22"/>
                <w:lang w:val="en-US"/>
              </w:rPr>
              <w:t>7</w:t>
            </w:r>
            <w:r w:rsidR="00146286" w:rsidRPr="00675412">
              <w:rPr>
                <w:rFonts w:ascii="Trebuchet MS" w:hAnsi="Trebuchet MS"/>
                <w:i/>
                <w:sz w:val="22"/>
                <w:szCs w:val="22"/>
                <w:vertAlign w:val="superscript"/>
                <w:lang w:val="en-US"/>
              </w:rPr>
              <w:t>th</w:t>
            </w:r>
            <w:r w:rsidR="00146286" w:rsidRPr="00675412">
              <w:rPr>
                <w:rFonts w:ascii="Trebuchet MS" w:hAnsi="Trebuchet MS"/>
                <w:i/>
                <w:iCs/>
                <w:sz w:val="22"/>
                <w:szCs w:val="22"/>
                <w:lang w:val="en-US"/>
              </w:rPr>
              <w:t xml:space="preserve"> </w:t>
            </w:r>
            <w:r w:rsidR="00AC3CBC" w:rsidRPr="00675412">
              <w:rPr>
                <w:rFonts w:ascii="Trebuchet MS" w:hAnsi="Trebuchet MS"/>
                <w:i/>
                <w:iCs/>
                <w:sz w:val="22"/>
                <w:szCs w:val="22"/>
                <w:lang w:val="en-US"/>
              </w:rPr>
              <w:t xml:space="preserve">Issuance of Ordinary Debentures, Non-convertible Into Shares, in </w:t>
            </w:r>
            <w:r w:rsidR="00BF3CD5" w:rsidRPr="00675412">
              <w:rPr>
                <w:rFonts w:ascii="Trebuchet MS" w:hAnsi="Trebuchet MS"/>
                <w:i/>
                <w:iCs/>
                <w:sz w:val="22"/>
                <w:szCs w:val="22"/>
                <w:lang w:val="en-US"/>
              </w:rPr>
              <w:t>Two</w:t>
            </w:r>
            <w:r w:rsidR="00AC3CBC" w:rsidRPr="00675412">
              <w:rPr>
                <w:rFonts w:ascii="Trebuchet MS" w:hAnsi="Trebuchet MS"/>
                <w:i/>
                <w:iCs/>
                <w:sz w:val="22"/>
                <w:szCs w:val="22"/>
                <w:lang w:val="en-US"/>
              </w:rPr>
              <w:t xml:space="preserve"> Series, of Unsecured Type, </w:t>
            </w:r>
            <w:r w:rsidR="00AC3CBC" w:rsidRPr="00675412">
              <w:rPr>
                <w:rFonts w:ascii="Trebuchet MS" w:hAnsi="Trebuchet MS"/>
                <w:bCs/>
                <w:i/>
                <w:iCs/>
                <w:sz w:val="22"/>
                <w:szCs w:val="22"/>
                <w:lang w:val="en-US"/>
              </w:rPr>
              <w:t xml:space="preserve">to be converted in </w:t>
            </w:r>
            <w:r w:rsidR="007A34F9">
              <w:rPr>
                <w:rFonts w:ascii="Trebuchet MS" w:hAnsi="Trebuchet MS"/>
                <w:bCs/>
                <w:i/>
                <w:iCs/>
                <w:sz w:val="22"/>
                <w:szCs w:val="22"/>
                <w:lang w:val="en-US"/>
              </w:rPr>
              <w:t>the Type</w:t>
            </w:r>
            <w:r w:rsidR="007A34F9" w:rsidRPr="00675412">
              <w:rPr>
                <w:rFonts w:ascii="Trebuchet MS" w:hAnsi="Trebuchet MS"/>
                <w:i/>
                <w:iCs/>
                <w:sz w:val="22"/>
                <w:szCs w:val="22"/>
                <w:lang w:val="en-US"/>
              </w:rPr>
              <w:t xml:space="preserve"> </w:t>
            </w:r>
            <w:r w:rsidR="00AC3CBC" w:rsidRPr="00675412">
              <w:rPr>
                <w:rFonts w:ascii="Trebuchet MS" w:hAnsi="Trebuchet MS"/>
                <w:i/>
                <w:iCs/>
                <w:sz w:val="22"/>
                <w:szCs w:val="22"/>
                <w:lang w:val="en-US"/>
              </w:rPr>
              <w:t xml:space="preserve">with </w:t>
            </w:r>
            <w:r w:rsidR="0007158D" w:rsidRPr="00675412">
              <w:rPr>
                <w:rFonts w:ascii="Trebuchet MS" w:hAnsi="Trebuchet MS"/>
                <w:i/>
                <w:iCs/>
                <w:sz w:val="22"/>
                <w:szCs w:val="22"/>
                <w:lang w:val="en-US"/>
              </w:rPr>
              <w:t xml:space="preserve">In Rem Guarantee </w:t>
            </w:r>
            <w:r w:rsidR="00AC3CBC" w:rsidRPr="00675412">
              <w:rPr>
                <w:rFonts w:ascii="Trebuchet MS" w:hAnsi="Trebuchet MS"/>
                <w:i/>
                <w:iCs/>
                <w:sz w:val="22"/>
                <w:szCs w:val="22"/>
                <w:lang w:val="en-US"/>
              </w:rPr>
              <w:t xml:space="preserve">for Private Placement, of </w:t>
            </w:r>
            <w:r w:rsidR="00AC3CBC" w:rsidRPr="00675412">
              <w:rPr>
                <w:rFonts w:ascii="Trebuchet MS" w:hAnsi="Trebuchet MS"/>
                <w:i/>
                <w:iCs/>
                <w:sz w:val="22"/>
                <w:szCs w:val="22"/>
                <w:lang w:val="en-GB"/>
              </w:rPr>
              <w:t xml:space="preserve">BM </w:t>
            </w:r>
            <w:proofErr w:type="spellStart"/>
            <w:r w:rsidR="00AC3CBC" w:rsidRPr="00675412">
              <w:rPr>
                <w:rFonts w:ascii="Trebuchet MS" w:hAnsi="Trebuchet MS"/>
                <w:i/>
                <w:iCs/>
                <w:sz w:val="22"/>
                <w:szCs w:val="22"/>
                <w:lang w:val="en-GB"/>
              </w:rPr>
              <w:t>Empreendimentos</w:t>
            </w:r>
            <w:proofErr w:type="spellEnd"/>
            <w:r w:rsidR="00AC3CBC" w:rsidRPr="00675412">
              <w:rPr>
                <w:rFonts w:ascii="Trebuchet MS" w:hAnsi="Trebuchet MS"/>
                <w:i/>
                <w:iCs/>
                <w:sz w:val="22"/>
                <w:szCs w:val="22"/>
                <w:lang w:val="en-GB"/>
              </w:rPr>
              <w:t xml:space="preserve"> e </w:t>
            </w:r>
            <w:proofErr w:type="spellStart"/>
            <w:r w:rsidR="00AC3CBC" w:rsidRPr="00675412">
              <w:rPr>
                <w:rFonts w:ascii="Trebuchet MS" w:hAnsi="Trebuchet MS"/>
                <w:i/>
                <w:iCs/>
                <w:sz w:val="22"/>
                <w:szCs w:val="22"/>
                <w:lang w:val="en-GB"/>
              </w:rPr>
              <w:t>Participações</w:t>
            </w:r>
            <w:proofErr w:type="spellEnd"/>
            <w:r w:rsidR="00AC3CBC" w:rsidRPr="00675412">
              <w:rPr>
                <w:rFonts w:ascii="Trebuchet MS" w:hAnsi="Trebuchet MS"/>
                <w:i/>
                <w:iCs/>
                <w:sz w:val="22"/>
                <w:szCs w:val="22"/>
                <w:lang w:val="en-GB"/>
              </w:rPr>
              <w:t xml:space="preserve"> SPE S.A.</w:t>
            </w:r>
          </w:p>
          <w:p w14:paraId="6C4AB54B" w14:textId="77777777" w:rsidR="00C24886" w:rsidRPr="00675412" w:rsidRDefault="00C24886" w:rsidP="006A2E3D">
            <w:pPr>
              <w:widowControl w:val="0"/>
              <w:spacing w:line="280" w:lineRule="exact"/>
              <w:rPr>
                <w:rFonts w:ascii="Trebuchet MS" w:hAnsi="Trebuchet MS"/>
                <w:sz w:val="22"/>
                <w:szCs w:val="22"/>
                <w:lang w:val="en-US"/>
              </w:rPr>
            </w:pPr>
          </w:p>
          <w:p w14:paraId="0919EB1F" w14:textId="77777777" w:rsidR="00AC3CBC" w:rsidRPr="00675412" w:rsidRDefault="00AC3CBC" w:rsidP="006A2E3D">
            <w:pPr>
              <w:widowControl w:val="0"/>
              <w:spacing w:line="280" w:lineRule="exact"/>
              <w:rPr>
                <w:rFonts w:ascii="Trebuchet MS" w:hAnsi="Trebuchet MS"/>
                <w:sz w:val="22"/>
                <w:szCs w:val="22"/>
                <w:lang w:val="en-US"/>
              </w:rPr>
            </w:pPr>
          </w:p>
          <w:p w14:paraId="425DC287" w14:textId="77777777" w:rsidR="00C24886" w:rsidRPr="00675412" w:rsidRDefault="00C24886" w:rsidP="006A2E3D">
            <w:pPr>
              <w:widowControl w:val="0"/>
              <w:spacing w:line="280" w:lineRule="exact"/>
              <w:jc w:val="center"/>
              <w:rPr>
                <w:rFonts w:ascii="Trebuchet MS" w:hAnsi="Trebuchet MS"/>
                <w:b/>
                <w:bCs/>
                <w:sz w:val="22"/>
                <w:szCs w:val="22"/>
                <w:lang w:val="en-US"/>
              </w:rPr>
            </w:pPr>
          </w:p>
          <w:p w14:paraId="21FC8CB6" w14:textId="77777777" w:rsidR="00C24886" w:rsidRPr="00675412" w:rsidRDefault="00C24886" w:rsidP="006A2E3D">
            <w:pPr>
              <w:widowControl w:val="0"/>
              <w:spacing w:line="280" w:lineRule="exact"/>
              <w:jc w:val="center"/>
              <w:rPr>
                <w:rFonts w:ascii="Trebuchet MS" w:hAnsi="Trebuchet MS"/>
                <w:b/>
                <w:bCs/>
                <w:sz w:val="22"/>
                <w:szCs w:val="22"/>
              </w:rPr>
            </w:pPr>
            <w:r w:rsidRPr="00675412">
              <w:rPr>
                <w:rFonts w:ascii="Trebuchet MS" w:hAnsi="Trebuchet MS"/>
                <w:b/>
                <w:bCs/>
                <w:sz w:val="22"/>
                <w:szCs w:val="22"/>
              </w:rPr>
              <w:t>BM EMPREENDIMENTOS E PARTICIPAÇÕES SPE S.A</w:t>
            </w:r>
          </w:p>
          <w:p w14:paraId="70AEE985" w14:textId="77777777" w:rsidR="00C24886" w:rsidRPr="00675412" w:rsidRDefault="00C24886" w:rsidP="006A2E3D">
            <w:pPr>
              <w:widowControl w:val="0"/>
              <w:spacing w:line="280" w:lineRule="exact"/>
              <w:rPr>
                <w:rFonts w:ascii="Trebuchet MS" w:hAnsi="Trebuchet MS"/>
                <w:sz w:val="22"/>
                <w:szCs w:val="22"/>
              </w:rPr>
            </w:pPr>
          </w:p>
          <w:p w14:paraId="0141977E" w14:textId="77777777" w:rsidR="00C24886" w:rsidRPr="00675412" w:rsidRDefault="00C24886" w:rsidP="006A2E3D">
            <w:pPr>
              <w:widowControl w:val="0"/>
              <w:spacing w:line="280" w:lineRule="exact"/>
              <w:rPr>
                <w:rFonts w:ascii="Trebuchet MS" w:hAnsi="Trebuchet MS"/>
                <w:sz w:val="22"/>
                <w:szCs w:val="22"/>
              </w:rPr>
            </w:pPr>
          </w:p>
          <w:p w14:paraId="4C5D8022" w14:textId="77777777" w:rsidR="00C24886" w:rsidRPr="00675412" w:rsidRDefault="00C24886" w:rsidP="006A2E3D">
            <w:pPr>
              <w:widowControl w:val="0"/>
              <w:spacing w:line="280" w:lineRule="exact"/>
              <w:rPr>
                <w:rFonts w:ascii="Trebuchet MS" w:hAnsi="Trebuchet MS"/>
                <w:sz w:val="22"/>
                <w:szCs w:val="22"/>
              </w:rPr>
            </w:pPr>
          </w:p>
          <w:p w14:paraId="3A097D82" w14:textId="77777777" w:rsidR="00C24886" w:rsidRPr="00675412" w:rsidRDefault="00C24886"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___________________________</w:t>
            </w:r>
            <w:r w:rsidRPr="00675412">
              <w:rPr>
                <w:rFonts w:ascii="Trebuchet MS" w:hAnsi="Trebuchet MS"/>
                <w:sz w:val="22"/>
                <w:szCs w:val="22"/>
                <w:lang w:val="en-US"/>
              </w:rPr>
              <w:tab/>
            </w:r>
          </w:p>
          <w:p w14:paraId="1920AB69" w14:textId="77777777" w:rsidR="00C24886" w:rsidRPr="00675412" w:rsidRDefault="00C24886"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Name:</w:t>
            </w:r>
            <w:r w:rsidRPr="00675412">
              <w:rPr>
                <w:rFonts w:ascii="Trebuchet MS" w:hAnsi="Trebuchet MS"/>
                <w:sz w:val="22"/>
                <w:szCs w:val="22"/>
                <w:lang w:val="en-US"/>
              </w:rPr>
              <w:tab/>
            </w:r>
          </w:p>
          <w:p w14:paraId="155CA40D" w14:textId="77777777" w:rsidR="00C24886" w:rsidRPr="00675412" w:rsidRDefault="00C24886"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Title:</w:t>
            </w:r>
            <w:r w:rsidRPr="00675412">
              <w:rPr>
                <w:rFonts w:ascii="Trebuchet MS" w:hAnsi="Trebuchet MS"/>
                <w:sz w:val="22"/>
                <w:szCs w:val="22"/>
                <w:lang w:val="en-US"/>
              </w:rPr>
              <w:tab/>
            </w:r>
          </w:p>
          <w:p w14:paraId="1E0E5673" w14:textId="77777777" w:rsidR="00C24886" w:rsidRPr="00675412" w:rsidRDefault="00C24886" w:rsidP="006A2E3D">
            <w:pPr>
              <w:widowControl w:val="0"/>
              <w:spacing w:line="280" w:lineRule="exact"/>
              <w:rPr>
                <w:rFonts w:ascii="Trebuchet MS" w:hAnsi="Trebuchet MS"/>
                <w:sz w:val="22"/>
                <w:szCs w:val="22"/>
                <w:lang w:val="en-US"/>
              </w:rPr>
            </w:pPr>
          </w:p>
          <w:p w14:paraId="27173772" w14:textId="77777777" w:rsidR="00C24886" w:rsidRPr="00675412" w:rsidRDefault="00C24886" w:rsidP="006A2E3D">
            <w:pPr>
              <w:widowControl w:val="0"/>
              <w:spacing w:line="280" w:lineRule="exact"/>
              <w:rPr>
                <w:rFonts w:ascii="Trebuchet MS" w:hAnsi="Trebuchet MS"/>
                <w:sz w:val="22"/>
                <w:szCs w:val="22"/>
                <w:lang w:val="en-US"/>
              </w:rPr>
            </w:pPr>
          </w:p>
          <w:p w14:paraId="40B6D6B2" w14:textId="77777777" w:rsidR="00C24886" w:rsidRPr="00675412" w:rsidRDefault="00C24886" w:rsidP="006A2E3D">
            <w:pPr>
              <w:widowControl w:val="0"/>
              <w:spacing w:line="280" w:lineRule="exact"/>
              <w:rPr>
                <w:rFonts w:ascii="Trebuchet MS" w:hAnsi="Trebuchet MS"/>
                <w:sz w:val="22"/>
                <w:szCs w:val="22"/>
                <w:lang w:val="en-US"/>
              </w:rPr>
            </w:pPr>
          </w:p>
          <w:p w14:paraId="4157530A" w14:textId="77777777" w:rsidR="00C24886" w:rsidRPr="00675412" w:rsidRDefault="00C24886"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______________________________</w:t>
            </w:r>
          </w:p>
          <w:p w14:paraId="4E198172" w14:textId="77777777" w:rsidR="00C24886" w:rsidRPr="00675412" w:rsidRDefault="00C24886"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Name:</w:t>
            </w:r>
            <w:r w:rsidRPr="00675412">
              <w:rPr>
                <w:rFonts w:ascii="Trebuchet MS" w:hAnsi="Trebuchet MS"/>
                <w:sz w:val="22"/>
                <w:szCs w:val="22"/>
                <w:lang w:val="en-US"/>
              </w:rPr>
              <w:tab/>
            </w:r>
          </w:p>
          <w:p w14:paraId="4387D1F3" w14:textId="77777777" w:rsidR="00C24886" w:rsidRPr="00675412" w:rsidRDefault="00C24886"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Title:</w:t>
            </w:r>
            <w:r w:rsidRPr="00675412">
              <w:rPr>
                <w:rFonts w:ascii="Trebuchet MS" w:hAnsi="Trebuchet MS"/>
                <w:sz w:val="22"/>
                <w:szCs w:val="22"/>
                <w:lang w:val="en-US"/>
              </w:rPr>
              <w:tab/>
            </w:r>
          </w:p>
          <w:p w14:paraId="4C8E2175" w14:textId="77777777" w:rsidR="00C24886" w:rsidRPr="00675412" w:rsidRDefault="00C24886" w:rsidP="006A2E3D">
            <w:pPr>
              <w:widowControl w:val="0"/>
              <w:spacing w:line="280" w:lineRule="exact"/>
              <w:rPr>
                <w:rFonts w:ascii="Trebuchet MS" w:hAnsi="Trebuchet MS"/>
                <w:sz w:val="22"/>
                <w:szCs w:val="22"/>
                <w:lang w:val="en-US"/>
              </w:rPr>
            </w:pPr>
          </w:p>
          <w:p w14:paraId="03A6589A" w14:textId="77777777" w:rsidR="00C24886" w:rsidRPr="00675412" w:rsidRDefault="00C24886" w:rsidP="006A2E3D">
            <w:pPr>
              <w:widowControl w:val="0"/>
              <w:spacing w:line="280" w:lineRule="exact"/>
              <w:rPr>
                <w:rFonts w:ascii="Trebuchet MS" w:hAnsi="Trebuchet MS"/>
                <w:sz w:val="22"/>
                <w:szCs w:val="22"/>
                <w:lang w:val="en-US"/>
              </w:rPr>
            </w:pPr>
          </w:p>
        </w:tc>
      </w:tr>
    </w:tbl>
    <w:p w14:paraId="1DC026CF" w14:textId="77777777" w:rsidR="00BB34AB" w:rsidRPr="00675412" w:rsidRDefault="00BB34AB" w:rsidP="006A2E3D">
      <w:pPr>
        <w:spacing w:line="280" w:lineRule="exact"/>
        <w:rPr>
          <w:rFonts w:ascii="Trebuchet MS" w:hAnsi="Trebuchet MS"/>
          <w:sz w:val="22"/>
          <w:szCs w:val="22"/>
          <w:lang w:val="en-US"/>
        </w:rPr>
      </w:pPr>
    </w:p>
    <w:p w14:paraId="6F9DA611" w14:textId="77777777" w:rsidR="00BB34AB" w:rsidRPr="00675412" w:rsidRDefault="00BB34AB" w:rsidP="006A2E3D">
      <w:pPr>
        <w:spacing w:line="280" w:lineRule="exact"/>
        <w:jc w:val="left"/>
        <w:rPr>
          <w:rFonts w:ascii="Trebuchet MS" w:hAnsi="Trebuchet MS"/>
          <w:sz w:val="22"/>
          <w:szCs w:val="22"/>
          <w:lang w:val="en-US"/>
        </w:rPr>
      </w:pPr>
      <w:r w:rsidRPr="00675412">
        <w:rPr>
          <w:rFonts w:ascii="Trebuchet MS" w:hAnsi="Trebuchet MS"/>
          <w:sz w:val="22"/>
          <w:szCs w:val="22"/>
          <w:lang w:val="en-US"/>
        </w:rPr>
        <w:br w:type="page"/>
      </w:r>
    </w:p>
    <w:tbl>
      <w:tblPr>
        <w:tblStyle w:val="Tabelacomgrade"/>
        <w:tblW w:w="992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820"/>
      </w:tblGrid>
      <w:tr w:rsidR="00BB34AB" w:rsidRPr="00675412" w14:paraId="0CF26449" w14:textId="77777777" w:rsidTr="00734C88">
        <w:tc>
          <w:tcPr>
            <w:tcW w:w="5103" w:type="dxa"/>
          </w:tcPr>
          <w:p w14:paraId="0DF8D656" w14:textId="77777777" w:rsidR="00BB34AB" w:rsidRPr="00675412" w:rsidRDefault="00BB34AB" w:rsidP="006A2E3D">
            <w:pPr>
              <w:widowControl w:val="0"/>
              <w:spacing w:line="280" w:lineRule="exact"/>
              <w:rPr>
                <w:rFonts w:ascii="Trebuchet MS" w:hAnsi="Trebuchet MS"/>
                <w:sz w:val="22"/>
                <w:szCs w:val="22"/>
              </w:rPr>
            </w:pPr>
          </w:p>
          <w:p w14:paraId="1E4353F9" w14:textId="77777777" w:rsidR="00BB34AB" w:rsidRPr="00675412" w:rsidRDefault="00BB34AB" w:rsidP="006A2E3D">
            <w:pPr>
              <w:widowControl w:val="0"/>
              <w:spacing w:line="280" w:lineRule="exact"/>
              <w:rPr>
                <w:rFonts w:ascii="Trebuchet MS" w:hAnsi="Trebuchet MS"/>
                <w:i/>
                <w:iCs/>
                <w:sz w:val="22"/>
                <w:szCs w:val="22"/>
              </w:rPr>
            </w:pPr>
            <w:r w:rsidRPr="00675412">
              <w:rPr>
                <w:rFonts w:ascii="Trebuchet MS" w:hAnsi="Trebuchet MS"/>
                <w:i/>
                <w:iCs/>
                <w:sz w:val="22"/>
                <w:szCs w:val="22"/>
              </w:rPr>
              <w:t xml:space="preserve">Página </w:t>
            </w:r>
            <w:r w:rsidR="004F5985" w:rsidRPr="00675412">
              <w:rPr>
                <w:rFonts w:ascii="Trebuchet MS" w:hAnsi="Trebuchet MS"/>
                <w:i/>
                <w:iCs/>
                <w:sz w:val="22"/>
                <w:szCs w:val="22"/>
              </w:rPr>
              <w:t>2</w:t>
            </w:r>
            <w:r w:rsidRPr="00675412">
              <w:rPr>
                <w:rFonts w:ascii="Trebuchet MS" w:hAnsi="Trebuchet MS"/>
                <w:i/>
                <w:iCs/>
                <w:sz w:val="22"/>
                <w:szCs w:val="22"/>
              </w:rPr>
              <w:t xml:space="preserve">/2 de assinaturas da Escritura Particular da </w:t>
            </w:r>
            <w:r w:rsidR="00146286" w:rsidRPr="00675412">
              <w:rPr>
                <w:rFonts w:ascii="Trebuchet MS" w:hAnsi="Trebuchet MS"/>
                <w:i/>
                <w:iCs/>
                <w:sz w:val="22"/>
                <w:szCs w:val="22"/>
              </w:rPr>
              <w:t xml:space="preserve">7ª </w:t>
            </w:r>
            <w:r w:rsidRPr="00675412">
              <w:rPr>
                <w:rFonts w:ascii="Trebuchet MS" w:hAnsi="Trebuchet MS"/>
                <w:i/>
                <w:iCs/>
                <w:sz w:val="22"/>
                <w:szCs w:val="22"/>
              </w:rPr>
              <w:t xml:space="preserve">Emissão de Debêntures Simples, Não Conversíveis em Ações, em </w:t>
            </w:r>
            <w:r w:rsidR="00BF3CD5" w:rsidRPr="00675412">
              <w:rPr>
                <w:rFonts w:ascii="Trebuchet MS" w:hAnsi="Trebuchet MS"/>
                <w:i/>
                <w:iCs/>
                <w:sz w:val="22"/>
                <w:szCs w:val="22"/>
              </w:rPr>
              <w:t xml:space="preserve">Duas </w:t>
            </w:r>
            <w:r w:rsidRPr="00675412">
              <w:rPr>
                <w:rFonts w:ascii="Trebuchet MS" w:hAnsi="Trebuchet MS"/>
                <w:i/>
                <w:iCs/>
                <w:sz w:val="22"/>
                <w:szCs w:val="22"/>
              </w:rPr>
              <w:t>Série</w:t>
            </w:r>
            <w:r w:rsidR="00BF3CD5" w:rsidRPr="00675412">
              <w:rPr>
                <w:rFonts w:ascii="Trebuchet MS" w:hAnsi="Trebuchet MS"/>
                <w:i/>
                <w:iCs/>
                <w:sz w:val="22"/>
                <w:szCs w:val="22"/>
              </w:rPr>
              <w:t>s</w:t>
            </w:r>
            <w:r w:rsidRPr="00675412">
              <w:rPr>
                <w:rFonts w:ascii="Trebuchet MS" w:hAnsi="Trebuchet MS"/>
                <w:i/>
                <w:iCs/>
                <w:sz w:val="22"/>
                <w:szCs w:val="22"/>
              </w:rPr>
              <w:t xml:space="preserve">, </w:t>
            </w:r>
            <w:r w:rsidR="00AE695A" w:rsidRPr="00675412">
              <w:rPr>
                <w:rFonts w:ascii="Trebuchet MS" w:hAnsi="Trebuchet MS"/>
                <w:i/>
                <w:iCs/>
                <w:sz w:val="22"/>
                <w:szCs w:val="22"/>
              </w:rPr>
              <w:t xml:space="preserve">da Espécie Quirografária, </w:t>
            </w:r>
            <w:r w:rsidRPr="00675412">
              <w:rPr>
                <w:rFonts w:ascii="Trebuchet MS" w:hAnsi="Trebuchet MS"/>
                <w:i/>
                <w:iCs/>
                <w:sz w:val="22"/>
                <w:szCs w:val="22"/>
              </w:rPr>
              <w:t xml:space="preserve">a ser convolada em Espécie com Garantia Real, para Colocação Privada, da </w:t>
            </w:r>
            <w:r w:rsidR="00AC3CBC" w:rsidRPr="00675412">
              <w:rPr>
                <w:rFonts w:ascii="Trebuchet MS" w:hAnsi="Trebuchet MS"/>
                <w:i/>
                <w:iCs/>
                <w:sz w:val="22"/>
                <w:szCs w:val="22"/>
              </w:rPr>
              <w:t xml:space="preserve">BM Empreendimentos e Participações SPE S.A. </w:t>
            </w:r>
          </w:p>
          <w:p w14:paraId="17F929D0" w14:textId="77777777" w:rsidR="00BB34AB" w:rsidRPr="00675412" w:rsidRDefault="00BB34AB" w:rsidP="006A2E3D">
            <w:pPr>
              <w:widowControl w:val="0"/>
              <w:spacing w:line="280" w:lineRule="exact"/>
              <w:rPr>
                <w:rFonts w:ascii="Trebuchet MS" w:hAnsi="Trebuchet MS"/>
                <w:b/>
                <w:sz w:val="22"/>
                <w:szCs w:val="22"/>
              </w:rPr>
            </w:pPr>
          </w:p>
          <w:p w14:paraId="4CC5C66F" w14:textId="77777777" w:rsidR="00BB34AB" w:rsidRPr="00675412" w:rsidRDefault="00BB34AB" w:rsidP="006A2E3D">
            <w:pPr>
              <w:widowControl w:val="0"/>
              <w:spacing w:line="280" w:lineRule="exact"/>
              <w:jc w:val="center"/>
              <w:rPr>
                <w:rFonts w:ascii="Trebuchet MS" w:hAnsi="Trebuchet MS"/>
                <w:sz w:val="22"/>
                <w:szCs w:val="22"/>
              </w:rPr>
            </w:pPr>
          </w:p>
          <w:p w14:paraId="5A5A812A" w14:textId="17CF4417" w:rsidR="00BB34AB" w:rsidRDefault="00BB34AB" w:rsidP="00AC3CBC">
            <w:pPr>
              <w:widowControl w:val="0"/>
              <w:spacing w:line="280" w:lineRule="exact"/>
              <w:rPr>
                <w:rFonts w:ascii="Trebuchet MS" w:hAnsi="Trebuchet MS"/>
                <w:b/>
                <w:smallCaps/>
                <w:sz w:val="22"/>
                <w:szCs w:val="22"/>
              </w:rPr>
            </w:pPr>
          </w:p>
          <w:p w14:paraId="0573DBC9" w14:textId="77777777" w:rsidR="00185239" w:rsidRPr="00675412" w:rsidRDefault="00185239" w:rsidP="00AC3CBC">
            <w:pPr>
              <w:widowControl w:val="0"/>
              <w:spacing w:line="280" w:lineRule="exact"/>
              <w:rPr>
                <w:rFonts w:ascii="Trebuchet MS" w:hAnsi="Trebuchet MS"/>
                <w:b/>
                <w:smallCaps/>
                <w:sz w:val="22"/>
                <w:szCs w:val="22"/>
              </w:rPr>
            </w:pPr>
          </w:p>
          <w:p w14:paraId="5D1A173A" w14:textId="77777777" w:rsidR="00BB34AB" w:rsidRPr="00675412" w:rsidRDefault="000E134C" w:rsidP="006A2E3D">
            <w:pPr>
              <w:widowControl w:val="0"/>
              <w:spacing w:line="280" w:lineRule="exact"/>
              <w:jc w:val="center"/>
              <w:rPr>
                <w:rFonts w:ascii="Trebuchet MS" w:hAnsi="Trebuchet MS"/>
                <w:b/>
                <w:smallCaps/>
                <w:sz w:val="22"/>
                <w:szCs w:val="22"/>
              </w:rPr>
            </w:pPr>
            <w:r w:rsidRPr="00675412">
              <w:rPr>
                <w:rFonts w:ascii="Trebuchet MS" w:hAnsi="Trebuchet MS"/>
                <w:b/>
                <w:smallCaps/>
                <w:sz w:val="22"/>
                <w:szCs w:val="22"/>
              </w:rPr>
              <w:t>TRUE SECURITIZADORA S.A.</w:t>
            </w:r>
          </w:p>
          <w:p w14:paraId="4CF9E649" w14:textId="77777777" w:rsidR="00BB34AB" w:rsidRPr="00675412" w:rsidRDefault="00BB34AB" w:rsidP="006A2E3D">
            <w:pPr>
              <w:widowControl w:val="0"/>
              <w:spacing w:line="280" w:lineRule="exact"/>
              <w:jc w:val="center"/>
              <w:rPr>
                <w:rFonts w:ascii="Trebuchet MS" w:hAnsi="Trebuchet MS"/>
                <w:b/>
                <w:smallCaps/>
                <w:sz w:val="22"/>
                <w:szCs w:val="22"/>
              </w:rPr>
            </w:pPr>
          </w:p>
          <w:p w14:paraId="2A044CAC" w14:textId="77777777" w:rsidR="00BB34AB" w:rsidRPr="00675412" w:rsidRDefault="00BB34AB" w:rsidP="006A2E3D">
            <w:pPr>
              <w:widowControl w:val="0"/>
              <w:spacing w:line="280" w:lineRule="exact"/>
              <w:jc w:val="center"/>
              <w:rPr>
                <w:rFonts w:ascii="Trebuchet MS" w:hAnsi="Trebuchet MS"/>
                <w:sz w:val="22"/>
                <w:szCs w:val="22"/>
              </w:rPr>
            </w:pPr>
            <w:r w:rsidRPr="00675412">
              <w:rPr>
                <w:rFonts w:ascii="Trebuchet MS" w:hAnsi="Trebuchet MS"/>
                <w:sz w:val="22"/>
                <w:szCs w:val="22"/>
              </w:rPr>
              <w:t>______________________________</w:t>
            </w:r>
          </w:p>
          <w:p w14:paraId="01FE2746" w14:textId="77777777" w:rsidR="00BB34AB" w:rsidRPr="00675412" w:rsidRDefault="00BB34AB" w:rsidP="006A2E3D">
            <w:pPr>
              <w:widowControl w:val="0"/>
              <w:spacing w:line="280" w:lineRule="exact"/>
              <w:jc w:val="center"/>
              <w:rPr>
                <w:rFonts w:ascii="Trebuchet MS" w:hAnsi="Trebuchet MS"/>
                <w:b/>
                <w:smallCaps/>
                <w:sz w:val="22"/>
                <w:szCs w:val="22"/>
              </w:rPr>
            </w:pPr>
          </w:p>
          <w:p w14:paraId="0E35522B" w14:textId="77777777" w:rsidR="00BB34AB" w:rsidRPr="00675412" w:rsidRDefault="00BB34AB" w:rsidP="006A2E3D">
            <w:pPr>
              <w:widowControl w:val="0"/>
              <w:spacing w:line="280" w:lineRule="exact"/>
              <w:jc w:val="center"/>
              <w:rPr>
                <w:rFonts w:ascii="Trebuchet MS" w:hAnsi="Trebuchet MS"/>
                <w:b/>
                <w:smallCaps/>
                <w:sz w:val="22"/>
                <w:szCs w:val="22"/>
              </w:rPr>
            </w:pPr>
          </w:p>
          <w:p w14:paraId="2E9DF5C5" w14:textId="77777777" w:rsidR="00BB34AB" w:rsidRPr="00675412" w:rsidRDefault="00BB34AB" w:rsidP="006A2E3D">
            <w:pPr>
              <w:widowControl w:val="0"/>
              <w:spacing w:line="280" w:lineRule="exact"/>
              <w:jc w:val="center"/>
              <w:rPr>
                <w:rFonts w:ascii="Trebuchet MS" w:hAnsi="Trebuchet MS"/>
                <w:b/>
                <w:smallCaps/>
                <w:sz w:val="22"/>
                <w:szCs w:val="22"/>
              </w:rPr>
            </w:pPr>
          </w:p>
          <w:p w14:paraId="7CEA4F3E" w14:textId="77777777" w:rsidR="00BB34AB" w:rsidRPr="00675412" w:rsidRDefault="00BB34AB" w:rsidP="006A2E3D">
            <w:pPr>
              <w:spacing w:line="280" w:lineRule="exact"/>
              <w:jc w:val="left"/>
              <w:rPr>
                <w:rFonts w:ascii="Trebuchet MS" w:hAnsi="Trebuchet MS"/>
                <w:sz w:val="22"/>
                <w:szCs w:val="22"/>
                <w:u w:val="single"/>
              </w:rPr>
            </w:pPr>
          </w:p>
          <w:p w14:paraId="43EF0512" w14:textId="77777777" w:rsidR="00BB34AB" w:rsidRPr="00675412" w:rsidRDefault="00BB34AB" w:rsidP="006A2E3D">
            <w:pPr>
              <w:spacing w:line="280" w:lineRule="exact"/>
              <w:jc w:val="left"/>
              <w:rPr>
                <w:rFonts w:ascii="Trebuchet MS" w:hAnsi="Trebuchet MS"/>
                <w:sz w:val="22"/>
                <w:szCs w:val="22"/>
                <w:u w:val="single"/>
              </w:rPr>
            </w:pPr>
          </w:p>
          <w:p w14:paraId="43A24DA5" w14:textId="77777777" w:rsidR="00BB34AB" w:rsidRPr="00675412" w:rsidRDefault="00BB34AB" w:rsidP="006A2E3D">
            <w:pPr>
              <w:spacing w:line="280" w:lineRule="exact"/>
              <w:jc w:val="left"/>
              <w:rPr>
                <w:rFonts w:ascii="Trebuchet MS" w:hAnsi="Trebuchet MS"/>
                <w:sz w:val="22"/>
                <w:szCs w:val="22"/>
              </w:rPr>
            </w:pPr>
            <w:r w:rsidRPr="00675412">
              <w:rPr>
                <w:rFonts w:ascii="Trebuchet MS" w:hAnsi="Trebuchet MS"/>
                <w:sz w:val="22"/>
                <w:szCs w:val="22"/>
              </w:rPr>
              <w:t>Testemunhas:</w:t>
            </w:r>
          </w:p>
          <w:p w14:paraId="44897F12" w14:textId="77777777" w:rsidR="00BB34AB" w:rsidRPr="00675412" w:rsidRDefault="00BB34AB" w:rsidP="006A2E3D">
            <w:pPr>
              <w:spacing w:line="280" w:lineRule="exact"/>
              <w:jc w:val="left"/>
              <w:rPr>
                <w:rFonts w:ascii="Trebuchet MS" w:hAnsi="Trebuchet MS"/>
                <w:b/>
                <w:sz w:val="22"/>
                <w:szCs w:val="22"/>
              </w:rPr>
            </w:pPr>
          </w:p>
          <w:p w14:paraId="69DC9DFE" w14:textId="77777777" w:rsidR="00BB34AB" w:rsidRPr="00675412" w:rsidRDefault="00BB34AB" w:rsidP="006A2E3D">
            <w:pPr>
              <w:spacing w:line="280" w:lineRule="exact"/>
              <w:jc w:val="left"/>
              <w:rPr>
                <w:rFonts w:ascii="Trebuchet MS" w:hAnsi="Trebuchet MS"/>
                <w:b/>
                <w:sz w:val="22"/>
                <w:szCs w:val="22"/>
              </w:rPr>
            </w:pPr>
          </w:p>
          <w:p w14:paraId="4FA60BEA"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___________________________</w:t>
            </w:r>
            <w:r w:rsidRPr="00675412">
              <w:rPr>
                <w:rFonts w:ascii="Trebuchet MS" w:hAnsi="Trebuchet MS"/>
                <w:sz w:val="22"/>
                <w:szCs w:val="22"/>
                <w:lang w:val="en-US"/>
              </w:rPr>
              <w:tab/>
            </w:r>
          </w:p>
          <w:p w14:paraId="3023E667"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Nome:</w:t>
            </w:r>
            <w:r w:rsidRPr="00675412">
              <w:rPr>
                <w:rFonts w:ascii="Trebuchet MS" w:hAnsi="Trebuchet MS"/>
                <w:sz w:val="22"/>
                <w:szCs w:val="22"/>
                <w:lang w:val="en-US"/>
              </w:rPr>
              <w:tab/>
            </w:r>
          </w:p>
          <w:p w14:paraId="6C4AC173"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Cargo:</w:t>
            </w:r>
            <w:r w:rsidRPr="00675412">
              <w:rPr>
                <w:rFonts w:ascii="Trebuchet MS" w:hAnsi="Trebuchet MS"/>
                <w:sz w:val="22"/>
                <w:szCs w:val="22"/>
                <w:lang w:val="en-US"/>
              </w:rPr>
              <w:tab/>
            </w:r>
          </w:p>
          <w:p w14:paraId="0AEC5649" w14:textId="77777777" w:rsidR="00BB34AB" w:rsidRPr="00675412" w:rsidRDefault="00BB34AB" w:rsidP="006A2E3D">
            <w:pPr>
              <w:widowControl w:val="0"/>
              <w:spacing w:line="280" w:lineRule="exact"/>
              <w:rPr>
                <w:rFonts w:ascii="Trebuchet MS" w:hAnsi="Trebuchet MS"/>
                <w:sz w:val="22"/>
                <w:szCs w:val="22"/>
                <w:lang w:val="en-US"/>
              </w:rPr>
            </w:pPr>
          </w:p>
          <w:p w14:paraId="27B6EB97" w14:textId="77777777" w:rsidR="00BB34AB" w:rsidRPr="00675412" w:rsidRDefault="00BB34AB" w:rsidP="006A2E3D">
            <w:pPr>
              <w:widowControl w:val="0"/>
              <w:spacing w:line="280" w:lineRule="exact"/>
              <w:rPr>
                <w:rFonts w:ascii="Trebuchet MS" w:hAnsi="Trebuchet MS"/>
                <w:sz w:val="22"/>
                <w:szCs w:val="22"/>
                <w:lang w:val="en-US"/>
              </w:rPr>
            </w:pPr>
          </w:p>
          <w:p w14:paraId="2F78B4C2" w14:textId="77777777" w:rsidR="00BB34AB" w:rsidRPr="00675412" w:rsidRDefault="00BB34AB" w:rsidP="006A2E3D">
            <w:pPr>
              <w:widowControl w:val="0"/>
              <w:spacing w:line="280" w:lineRule="exact"/>
              <w:rPr>
                <w:rFonts w:ascii="Trebuchet MS" w:hAnsi="Trebuchet MS"/>
                <w:sz w:val="22"/>
                <w:szCs w:val="22"/>
                <w:lang w:val="en-US"/>
              </w:rPr>
            </w:pPr>
          </w:p>
          <w:p w14:paraId="44BB3318"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______________________________</w:t>
            </w:r>
          </w:p>
          <w:p w14:paraId="5CA3F789"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Nome:</w:t>
            </w:r>
            <w:r w:rsidRPr="00675412">
              <w:rPr>
                <w:rFonts w:ascii="Trebuchet MS" w:hAnsi="Trebuchet MS"/>
                <w:sz w:val="22"/>
                <w:szCs w:val="22"/>
                <w:lang w:val="en-US"/>
              </w:rPr>
              <w:tab/>
            </w:r>
          </w:p>
          <w:p w14:paraId="195C181E"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Cargo:</w:t>
            </w:r>
            <w:r w:rsidRPr="00675412">
              <w:rPr>
                <w:rFonts w:ascii="Trebuchet MS" w:hAnsi="Trebuchet MS"/>
                <w:sz w:val="22"/>
                <w:szCs w:val="22"/>
                <w:lang w:val="en-US"/>
              </w:rPr>
              <w:tab/>
            </w:r>
          </w:p>
          <w:p w14:paraId="7D15E61A" w14:textId="77777777" w:rsidR="00BB34AB" w:rsidRPr="00675412" w:rsidRDefault="00BB34AB" w:rsidP="006A2E3D">
            <w:pPr>
              <w:widowControl w:val="0"/>
              <w:spacing w:line="280" w:lineRule="exact"/>
              <w:rPr>
                <w:rFonts w:ascii="Trebuchet MS" w:hAnsi="Trebuchet MS"/>
                <w:sz w:val="22"/>
                <w:szCs w:val="22"/>
              </w:rPr>
            </w:pPr>
          </w:p>
          <w:p w14:paraId="4C295DEB" w14:textId="77777777" w:rsidR="00BB34AB" w:rsidRPr="00675412" w:rsidRDefault="00BB34AB" w:rsidP="006A2E3D">
            <w:pPr>
              <w:spacing w:line="280" w:lineRule="exact"/>
              <w:rPr>
                <w:rFonts w:ascii="Trebuchet MS" w:hAnsi="Trebuchet MS"/>
                <w:sz w:val="22"/>
                <w:szCs w:val="22"/>
              </w:rPr>
            </w:pPr>
          </w:p>
        </w:tc>
        <w:tc>
          <w:tcPr>
            <w:tcW w:w="4820" w:type="dxa"/>
          </w:tcPr>
          <w:p w14:paraId="6A04DE8E" w14:textId="77777777" w:rsidR="00BB34AB" w:rsidRPr="00675412" w:rsidRDefault="00BB34AB" w:rsidP="006A2E3D">
            <w:pPr>
              <w:widowControl w:val="0"/>
              <w:spacing w:line="280" w:lineRule="exact"/>
              <w:rPr>
                <w:rFonts w:ascii="Trebuchet MS" w:hAnsi="Trebuchet MS"/>
                <w:sz w:val="22"/>
                <w:szCs w:val="22"/>
                <w:lang w:val="en-US"/>
              </w:rPr>
            </w:pPr>
          </w:p>
          <w:p w14:paraId="57DAD3C9" w14:textId="77777777" w:rsidR="00BB34AB" w:rsidRPr="00675412" w:rsidRDefault="00BB34AB" w:rsidP="006A2E3D">
            <w:pPr>
              <w:widowControl w:val="0"/>
              <w:spacing w:line="280" w:lineRule="exact"/>
              <w:rPr>
                <w:rFonts w:ascii="Trebuchet MS" w:hAnsi="Trebuchet MS"/>
                <w:i/>
                <w:iCs/>
                <w:sz w:val="22"/>
                <w:szCs w:val="22"/>
                <w:lang w:val="en-US"/>
              </w:rPr>
            </w:pPr>
            <w:r w:rsidRPr="00675412">
              <w:rPr>
                <w:rFonts w:ascii="Trebuchet MS" w:hAnsi="Trebuchet MS"/>
                <w:i/>
                <w:iCs/>
                <w:sz w:val="22"/>
                <w:szCs w:val="22"/>
                <w:lang w:val="en-US"/>
              </w:rPr>
              <w:t xml:space="preserve">Signature page </w:t>
            </w:r>
            <w:r w:rsidR="006C7662" w:rsidRPr="00675412">
              <w:rPr>
                <w:rFonts w:ascii="Trebuchet MS" w:hAnsi="Trebuchet MS"/>
                <w:i/>
                <w:iCs/>
                <w:sz w:val="22"/>
                <w:szCs w:val="22"/>
                <w:lang w:val="en-US"/>
              </w:rPr>
              <w:t>2</w:t>
            </w:r>
            <w:r w:rsidRPr="00675412">
              <w:rPr>
                <w:rFonts w:ascii="Trebuchet MS" w:hAnsi="Trebuchet MS"/>
                <w:i/>
                <w:iCs/>
                <w:sz w:val="22"/>
                <w:szCs w:val="22"/>
                <w:lang w:val="en-US"/>
              </w:rPr>
              <w:t xml:space="preserve">/2 of the </w:t>
            </w:r>
            <w:r w:rsidR="00AC3CBC" w:rsidRPr="00675412">
              <w:rPr>
                <w:rFonts w:ascii="Trebuchet MS" w:hAnsi="Trebuchet MS"/>
                <w:i/>
                <w:iCs/>
                <w:sz w:val="22"/>
                <w:szCs w:val="22"/>
                <w:lang w:val="en-US"/>
              </w:rPr>
              <w:t xml:space="preserve">Private Deed of the </w:t>
            </w:r>
            <w:r w:rsidR="00146286" w:rsidRPr="00675412">
              <w:rPr>
                <w:rFonts w:ascii="Trebuchet MS" w:hAnsi="Trebuchet MS"/>
                <w:i/>
                <w:iCs/>
                <w:sz w:val="22"/>
                <w:szCs w:val="22"/>
                <w:lang w:val="en-US"/>
              </w:rPr>
              <w:t>7</w:t>
            </w:r>
            <w:r w:rsidR="00146286" w:rsidRPr="00675412">
              <w:rPr>
                <w:rFonts w:ascii="Trebuchet MS" w:hAnsi="Trebuchet MS"/>
                <w:i/>
                <w:iCs/>
                <w:sz w:val="22"/>
                <w:szCs w:val="22"/>
                <w:vertAlign w:val="superscript"/>
                <w:lang w:val="en-US"/>
              </w:rPr>
              <w:t>th</w:t>
            </w:r>
            <w:r w:rsidR="00146286" w:rsidRPr="00675412">
              <w:rPr>
                <w:rFonts w:ascii="Trebuchet MS" w:hAnsi="Trebuchet MS"/>
                <w:i/>
                <w:iCs/>
                <w:sz w:val="22"/>
                <w:szCs w:val="22"/>
                <w:lang w:val="en-US"/>
              </w:rPr>
              <w:t xml:space="preserve"> </w:t>
            </w:r>
            <w:r w:rsidR="00AC3CBC" w:rsidRPr="00675412">
              <w:rPr>
                <w:rFonts w:ascii="Trebuchet MS" w:hAnsi="Trebuchet MS"/>
                <w:i/>
                <w:iCs/>
                <w:sz w:val="22"/>
                <w:szCs w:val="22"/>
                <w:lang w:val="en-US"/>
              </w:rPr>
              <w:t xml:space="preserve">Issuance of Ordinary Debentures, Non-convertible Into Shares, in </w:t>
            </w:r>
            <w:r w:rsidR="00BF3CD5" w:rsidRPr="00675412">
              <w:rPr>
                <w:rFonts w:ascii="Trebuchet MS" w:hAnsi="Trebuchet MS"/>
                <w:i/>
                <w:iCs/>
                <w:sz w:val="22"/>
                <w:szCs w:val="22"/>
                <w:lang w:val="en-US"/>
              </w:rPr>
              <w:t>Two</w:t>
            </w:r>
            <w:r w:rsidR="00AC3CBC" w:rsidRPr="00675412">
              <w:rPr>
                <w:rFonts w:ascii="Trebuchet MS" w:hAnsi="Trebuchet MS"/>
                <w:i/>
                <w:iCs/>
                <w:sz w:val="22"/>
                <w:szCs w:val="22"/>
                <w:lang w:val="en-US"/>
              </w:rPr>
              <w:t xml:space="preserve"> Series, of Unsecured Type, </w:t>
            </w:r>
            <w:r w:rsidR="00AC3CBC" w:rsidRPr="00675412">
              <w:rPr>
                <w:rFonts w:ascii="Trebuchet MS" w:hAnsi="Trebuchet MS"/>
                <w:bCs/>
                <w:i/>
                <w:iCs/>
                <w:sz w:val="22"/>
                <w:szCs w:val="22"/>
                <w:lang w:val="en-US"/>
              </w:rPr>
              <w:t xml:space="preserve">to be converted in </w:t>
            </w:r>
            <w:r w:rsidR="007A34F9">
              <w:rPr>
                <w:rFonts w:ascii="Trebuchet MS" w:hAnsi="Trebuchet MS"/>
                <w:bCs/>
                <w:i/>
                <w:iCs/>
                <w:sz w:val="22"/>
                <w:szCs w:val="22"/>
                <w:lang w:val="en-US"/>
              </w:rPr>
              <w:t>the Type</w:t>
            </w:r>
            <w:r w:rsidR="007A34F9" w:rsidRPr="00675412">
              <w:rPr>
                <w:rFonts w:ascii="Trebuchet MS" w:hAnsi="Trebuchet MS"/>
                <w:i/>
                <w:iCs/>
                <w:sz w:val="22"/>
                <w:szCs w:val="22"/>
                <w:lang w:val="en-US"/>
              </w:rPr>
              <w:t xml:space="preserve"> </w:t>
            </w:r>
            <w:r w:rsidR="00AC3CBC" w:rsidRPr="00675412">
              <w:rPr>
                <w:rFonts w:ascii="Trebuchet MS" w:hAnsi="Trebuchet MS"/>
                <w:i/>
                <w:iCs/>
                <w:sz w:val="22"/>
                <w:szCs w:val="22"/>
                <w:lang w:val="en-US"/>
              </w:rPr>
              <w:t xml:space="preserve">with </w:t>
            </w:r>
            <w:r w:rsidR="00A25134" w:rsidRPr="00675412">
              <w:rPr>
                <w:rFonts w:ascii="Trebuchet MS" w:hAnsi="Trebuchet MS"/>
                <w:i/>
                <w:iCs/>
                <w:sz w:val="22"/>
                <w:szCs w:val="22"/>
                <w:lang w:val="en-US"/>
              </w:rPr>
              <w:t>In Rem Guarantee</w:t>
            </w:r>
            <w:r w:rsidR="00AC3CBC" w:rsidRPr="00675412">
              <w:rPr>
                <w:rFonts w:ascii="Trebuchet MS" w:hAnsi="Trebuchet MS"/>
                <w:i/>
                <w:iCs/>
                <w:sz w:val="22"/>
                <w:szCs w:val="22"/>
                <w:lang w:val="en-US"/>
              </w:rPr>
              <w:t xml:space="preserve"> for Private Placement, of </w:t>
            </w:r>
            <w:r w:rsidR="00AC3CBC" w:rsidRPr="00675412">
              <w:rPr>
                <w:rFonts w:ascii="Trebuchet MS" w:hAnsi="Trebuchet MS"/>
                <w:i/>
                <w:iCs/>
                <w:sz w:val="22"/>
                <w:szCs w:val="22"/>
                <w:lang w:val="en-GB"/>
              </w:rPr>
              <w:t xml:space="preserve">BM </w:t>
            </w:r>
            <w:proofErr w:type="spellStart"/>
            <w:r w:rsidR="00AC3CBC" w:rsidRPr="00675412">
              <w:rPr>
                <w:rFonts w:ascii="Trebuchet MS" w:hAnsi="Trebuchet MS"/>
                <w:i/>
                <w:iCs/>
                <w:sz w:val="22"/>
                <w:szCs w:val="22"/>
                <w:lang w:val="en-GB"/>
              </w:rPr>
              <w:t>Empreendimentos</w:t>
            </w:r>
            <w:proofErr w:type="spellEnd"/>
            <w:r w:rsidR="00AC3CBC" w:rsidRPr="00675412">
              <w:rPr>
                <w:rFonts w:ascii="Trebuchet MS" w:hAnsi="Trebuchet MS"/>
                <w:i/>
                <w:iCs/>
                <w:sz w:val="22"/>
                <w:szCs w:val="22"/>
                <w:lang w:val="en-GB"/>
              </w:rPr>
              <w:t xml:space="preserve"> e </w:t>
            </w:r>
            <w:proofErr w:type="spellStart"/>
            <w:r w:rsidR="00AC3CBC" w:rsidRPr="00675412">
              <w:rPr>
                <w:rFonts w:ascii="Trebuchet MS" w:hAnsi="Trebuchet MS"/>
                <w:i/>
                <w:iCs/>
                <w:sz w:val="22"/>
                <w:szCs w:val="22"/>
                <w:lang w:val="en-GB"/>
              </w:rPr>
              <w:t>Participações</w:t>
            </w:r>
            <w:proofErr w:type="spellEnd"/>
            <w:r w:rsidR="00AC3CBC" w:rsidRPr="00675412">
              <w:rPr>
                <w:rFonts w:ascii="Trebuchet MS" w:hAnsi="Trebuchet MS"/>
                <w:i/>
                <w:iCs/>
                <w:sz w:val="22"/>
                <w:szCs w:val="22"/>
                <w:lang w:val="en-GB"/>
              </w:rPr>
              <w:t xml:space="preserve"> SPE S.A.</w:t>
            </w:r>
          </w:p>
          <w:p w14:paraId="00FBBCEF" w14:textId="77777777" w:rsidR="00BB34AB" w:rsidRPr="00675412" w:rsidRDefault="00BB34AB" w:rsidP="006A2E3D">
            <w:pPr>
              <w:widowControl w:val="0"/>
              <w:spacing w:line="280" w:lineRule="exact"/>
              <w:rPr>
                <w:rFonts w:ascii="Trebuchet MS" w:hAnsi="Trebuchet MS"/>
                <w:b/>
                <w:sz w:val="22"/>
                <w:szCs w:val="22"/>
                <w:lang w:val="en-US"/>
              </w:rPr>
            </w:pPr>
          </w:p>
          <w:p w14:paraId="548BDA6A" w14:textId="77777777" w:rsidR="00BB34AB" w:rsidRPr="00675412" w:rsidRDefault="00BB34AB" w:rsidP="006A2E3D">
            <w:pPr>
              <w:widowControl w:val="0"/>
              <w:spacing w:line="280" w:lineRule="exact"/>
              <w:jc w:val="center"/>
              <w:rPr>
                <w:rFonts w:ascii="Trebuchet MS" w:hAnsi="Trebuchet MS"/>
                <w:sz w:val="22"/>
                <w:szCs w:val="22"/>
                <w:lang w:val="en-US"/>
              </w:rPr>
            </w:pPr>
          </w:p>
          <w:p w14:paraId="1446FA31" w14:textId="77777777" w:rsidR="00BB34AB" w:rsidRPr="00675412" w:rsidRDefault="00BB34AB" w:rsidP="006A2E3D">
            <w:pPr>
              <w:widowControl w:val="0"/>
              <w:spacing w:line="280" w:lineRule="exact"/>
              <w:jc w:val="center"/>
              <w:rPr>
                <w:rFonts w:ascii="Trebuchet MS" w:hAnsi="Trebuchet MS"/>
                <w:b/>
                <w:smallCaps/>
                <w:sz w:val="22"/>
                <w:szCs w:val="22"/>
                <w:lang w:val="en-US"/>
              </w:rPr>
            </w:pPr>
          </w:p>
          <w:p w14:paraId="01F8D50A" w14:textId="77777777" w:rsidR="00BB34AB" w:rsidRPr="00675412" w:rsidRDefault="00BB34AB" w:rsidP="006A2E3D">
            <w:pPr>
              <w:widowControl w:val="0"/>
              <w:spacing w:line="280" w:lineRule="exact"/>
              <w:jc w:val="center"/>
              <w:rPr>
                <w:rFonts w:ascii="Trebuchet MS" w:hAnsi="Trebuchet MS"/>
                <w:b/>
                <w:smallCaps/>
                <w:sz w:val="22"/>
                <w:szCs w:val="22"/>
                <w:lang w:val="en-US"/>
              </w:rPr>
            </w:pPr>
          </w:p>
          <w:p w14:paraId="42118CB1" w14:textId="77777777" w:rsidR="00BB34AB" w:rsidRPr="00675412" w:rsidRDefault="00BB34AB" w:rsidP="006A2E3D">
            <w:pPr>
              <w:widowControl w:val="0"/>
              <w:spacing w:line="280" w:lineRule="exact"/>
              <w:jc w:val="center"/>
              <w:rPr>
                <w:rFonts w:ascii="Trebuchet MS" w:hAnsi="Trebuchet MS"/>
                <w:b/>
                <w:smallCaps/>
                <w:sz w:val="22"/>
                <w:szCs w:val="22"/>
                <w:lang w:val="en-US"/>
              </w:rPr>
            </w:pPr>
            <w:r w:rsidRPr="00675412">
              <w:rPr>
                <w:rFonts w:ascii="Trebuchet MS" w:hAnsi="Trebuchet MS"/>
                <w:b/>
                <w:smallCaps/>
                <w:sz w:val="22"/>
                <w:szCs w:val="22"/>
                <w:lang w:val="en-US"/>
              </w:rPr>
              <w:t xml:space="preserve">TRUE </w:t>
            </w:r>
            <w:proofErr w:type="spellStart"/>
            <w:r w:rsidRPr="00675412">
              <w:rPr>
                <w:rFonts w:ascii="Trebuchet MS" w:hAnsi="Trebuchet MS"/>
                <w:b/>
                <w:smallCaps/>
                <w:sz w:val="22"/>
                <w:szCs w:val="22"/>
                <w:lang w:val="en-US"/>
              </w:rPr>
              <w:t>Securitizadora</w:t>
            </w:r>
            <w:proofErr w:type="spellEnd"/>
            <w:r w:rsidRPr="00675412">
              <w:rPr>
                <w:rFonts w:ascii="Trebuchet MS" w:hAnsi="Trebuchet MS"/>
                <w:b/>
                <w:smallCaps/>
                <w:sz w:val="22"/>
                <w:szCs w:val="22"/>
                <w:lang w:val="en-US"/>
              </w:rPr>
              <w:t xml:space="preserve"> S.A.</w:t>
            </w:r>
          </w:p>
          <w:p w14:paraId="364F34A6" w14:textId="77777777" w:rsidR="00BB34AB" w:rsidRPr="00675412" w:rsidRDefault="00BB34AB" w:rsidP="006A2E3D">
            <w:pPr>
              <w:widowControl w:val="0"/>
              <w:spacing w:line="280" w:lineRule="exact"/>
              <w:jc w:val="center"/>
              <w:rPr>
                <w:rFonts w:ascii="Trebuchet MS" w:hAnsi="Trebuchet MS"/>
                <w:b/>
                <w:smallCaps/>
                <w:sz w:val="22"/>
                <w:szCs w:val="22"/>
                <w:lang w:val="en-US"/>
              </w:rPr>
            </w:pPr>
          </w:p>
          <w:p w14:paraId="17A3A6B0" w14:textId="77777777" w:rsidR="00BB34AB" w:rsidRPr="00675412" w:rsidRDefault="00BB34AB" w:rsidP="006A2E3D">
            <w:pPr>
              <w:widowControl w:val="0"/>
              <w:spacing w:line="280" w:lineRule="exact"/>
              <w:jc w:val="center"/>
              <w:rPr>
                <w:rFonts w:ascii="Trebuchet MS" w:hAnsi="Trebuchet MS"/>
                <w:sz w:val="22"/>
                <w:szCs w:val="22"/>
                <w:lang w:val="en-US"/>
              </w:rPr>
            </w:pPr>
            <w:r w:rsidRPr="00675412">
              <w:rPr>
                <w:rFonts w:ascii="Trebuchet MS" w:hAnsi="Trebuchet MS"/>
                <w:sz w:val="22"/>
                <w:szCs w:val="22"/>
                <w:lang w:val="en-US"/>
              </w:rPr>
              <w:t>______________________________</w:t>
            </w:r>
          </w:p>
          <w:p w14:paraId="7C3E745E" w14:textId="77777777" w:rsidR="00BB34AB" w:rsidRPr="00675412" w:rsidRDefault="00BB34AB" w:rsidP="006A2E3D">
            <w:pPr>
              <w:widowControl w:val="0"/>
              <w:spacing w:line="280" w:lineRule="exact"/>
              <w:jc w:val="center"/>
              <w:rPr>
                <w:rFonts w:ascii="Trebuchet MS" w:hAnsi="Trebuchet MS"/>
                <w:b/>
                <w:smallCaps/>
                <w:sz w:val="22"/>
                <w:szCs w:val="22"/>
                <w:lang w:val="en-US"/>
              </w:rPr>
            </w:pPr>
          </w:p>
          <w:p w14:paraId="03033077" w14:textId="77777777" w:rsidR="00BB34AB" w:rsidRPr="00675412" w:rsidRDefault="00BB34AB" w:rsidP="006A2E3D">
            <w:pPr>
              <w:widowControl w:val="0"/>
              <w:spacing w:line="280" w:lineRule="exact"/>
              <w:jc w:val="center"/>
              <w:rPr>
                <w:rFonts w:ascii="Trebuchet MS" w:hAnsi="Trebuchet MS"/>
                <w:b/>
                <w:smallCaps/>
                <w:sz w:val="22"/>
                <w:szCs w:val="22"/>
                <w:lang w:val="en-US"/>
              </w:rPr>
            </w:pPr>
          </w:p>
          <w:p w14:paraId="2C66F184" w14:textId="77777777" w:rsidR="00BB34AB" w:rsidRPr="00675412" w:rsidRDefault="00BB34AB" w:rsidP="006A2E3D">
            <w:pPr>
              <w:widowControl w:val="0"/>
              <w:spacing w:line="280" w:lineRule="exact"/>
              <w:jc w:val="center"/>
              <w:rPr>
                <w:rFonts w:ascii="Trebuchet MS" w:hAnsi="Trebuchet MS"/>
                <w:b/>
                <w:smallCaps/>
                <w:sz w:val="22"/>
                <w:szCs w:val="22"/>
                <w:lang w:val="en-US"/>
              </w:rPr>
            </w:pPr>
          </w:p>
          <w:p w14:paraId="044C15D9" w14:textId="77777777" w:rsidR="00BB34AB" w:rsidRPr="00675412" w:rsidRDefault="00BB34AB" w:rsidP="006A2E3D">
            <w:pPr>
              <w:widowControl w:val="0"/>
              <w:spacing w:line="280" w:lineRule="exact"/>
              <w:rPr>
                <w:rFonts w:ascii="Trebuchet MS" w:hAnsi="Trebuchet MS"/>
                <w:b/>
                <w:smallCaps/>
                <w:sz w:val="22"/>
                <w:szCs w:val="22"/>
                <w:lang w:val="en-US"/>
              </w:rPr>
            </w:pPr>
          </w:p>
          <w:p w14:paraId="75EED57C" w14:textId="77777777" w:rsidR="00BB34AB" w:rsidRPr="00675412" w:rsidRDefault="00BB34AB" w:rsidP="006A2E3D">
            <w:pPr>
              <w:spacing w:line="280" w:lineRule="exact"/>
              <w:jc w:val="left"/>
              <w:rPr>
                <w:rFonts w:ascii="Trebuchet MS" w:hAnsi="Trebuchet MS"/>
                <w:sz w:val="22"/>
                <w:szCs w:val="22"/>
                <w:u w:val="single"/>
                <w:lang w:val="en-US"/>
              </w:rPr>
            </w:pPr>
          </w:p>
          <w:p w14:paraId="6680E3F7" w14:textId="77777777" w:rsidR="00BB34AB" w:rsidRPr="00675412" w:rsidRDefault="00BB34AB" w:rsidP="006A2E3D">
            <w:pPr>
              <w:spacing w:line="280" w:lineRule="exact"/>
              <w:jc w:val="left"/>
              <w:rPr>
                <w:rFonts w:ascii="Trebuchet MS" w:hAnsi="Trebuchet MS"/>
                <w:sz w:val="22"/>
                <w:szCs w:val="22"/>
                <w:lang w:val="en-US"/>
              </w:rPr>
            </w:pPr>
            <w:r w:rsidRPr="00675412">
              <w:rPr>
                <w:rFonts w:ascii="Trebuchet MS" w:hAnsi="Trebuchet MS"/>
                <w:sz w:val="22"/>
                <w:szCs w:val="22"/>
                <w:lang w:val="en-US"/>
              </w:rPr>
              <w:t>Witnesses:</w:t>
            </w:r>
          </w:p>
          <w:p w14:paraId="79B6668D" w14:textId="77777777" w:rsidR="00BB34AB" w:rsidRPr="00675412" w:rsidRDefault="00BB34AB" w:rsidP="006A2E3D">
            <w:pPr>
              <w:spacing w:line="280" w:lineRule="exact"/>
              <w:jc w:val="left"/>
              <w:rPr>
                <w:rFonts w:ascii="Trebuchet MS" w:hAnsi="Trebuchet MS"/>
                <w:b/>
                <w:sz w:val="22"/>
                <w:szCs w:val="22"/>
                <w:lang w:val="en-US"/>
              </w:rPr>
            </w:pPr>
          </w:p>
          <w:p w14:paraId="658917AC" w14:textId="77777777" w:rsidR="00BB34AB" w:rsidRPr="00675412" w:rsidRDefault="00BB34AB" w:rsidP="006A2E3D">
            <w:pPr>
              <w:spacing w:line="280" w:lineRule="exact"/>
              <w:jc w:val="left"/>
              <w:rPr>
                <w:rFonts w:ascii="Trebuchet MS" w:hAnsi="Trebuchet MS"/>
                <w:b/>
                <w:sz w:val="22"/>
                <w:szCs w:val="22"/>
                <w:lang w:val="en-US"/>
              </w:rPr>
            </w:pPr>
          </w:p>
          <w:p w14:paraId="575E036A"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___________________________</w:t>
            </w:r>
            <w:r w:rsidRPr="00675412">
              <w:rPr>
                <w:rFonts w:ascii="Trebuchet MS" w:hAnsi="Trebuchet MS"/>
                <w:sz w:val="22"/>
                <w:szCs w:val="22"/>
                <w:lang w:val="en-US"/>
              </w:rPr>
              <w:tab/>
            </w:r>
          </w:p>
          <w:p w14:paraId="4CB5E2DB"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Name:</w:t>
            </w:r>
            <w:r w:rsidRPr="00675412">
              <w:rPr>
                <w:rFonts w:ascii="Trebuchet MS" w:hAnsi="Trebuchet MS"/>
                <w:sz w:val="22"/>
                <w:szCs w:val="22"/>
                <w:lang w:val="en-US"/>
              </w:rPr>
              <w:tab/>
            </w:r>
          </w:p>
          <w:p w14:paraId="78CCD43B"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Title:</w:t>
            </w:r>
            <w:r w:rsidRPr="00675412">
              <w:rPr>
                <w:rFonts w:ascii="Trebuchet MS" w:hAnsi="Trebuchet MS"/>
                <w:sz w:val="22"/>
                <w:szCs w:val="22"/>
                <w:lang w:val="en-US"/>
              </w:rPr>
              <w:tab/>
            </w:r>
          </w:p>
          <w:p w14:paraId="64F6D21E" w14:textId="77777777" w:rsidR="00BB34AB" w:rsidRPr="00675412" w:rsidRDefault="00BB34AB" w:rsidP="006A2E3D">
            <w:pPr>
              <w:widowControl w:val="0"/>
              <w:spacing w:line="280" w:lineRule="exact"/>
              <w:rPr>
                <w:rFonts w:ascii="Trebuchet MS" w:hAnsi="Trebuchet MS"/>
                <w:sz w:val="22"/>
                <w:szCs w:val="22"/>
                <w:lang w:val="en-US"/>
              </w:rPr>
            </w:pPr>
          </w:p>
          <w:p w14:paraId="6BE7BE4F" w14:textId="77777777" w:rsidR="00BB34AB" w:rsidRPr="00675412" w:rsidRDefault="00BB34AB" w:rsidP="006A2E3D">
            <w:pPr>
              <w:widowControl w:val="0"/>
              <w:spacing w:line="280" w:lineRule="exact"/>
              <w:rPr>
                <w:rFonts w:ascii="Trebuchet MS" w:hAnsi="Trebuchet MS"/>
                <w:sz w:val="22"/>
                <w:szCs w:val="22"/>
                <w:lang w:val="en-US"/>
              </w:rPr>
            </w:pPr>
          </w:p>
          <w:p w14:paraId="347CCEBE" w14:textId="77777777" w:rsidR="00BB34AB" w:rsidRPr="00675412" w:rsidRDefault="00BB34AB" w:rsidP="006A2E3D">
            <w:pPr>
              <w:widowControl w:val="0"/>
              <w:spacing w:line="280" w:lineRule="exact"/>
              <w:rPr>
                <w:rFonts w:ascii="Trebuchet MS" w:hAnsi="Trebuchet MS"/>
                <w:sz w:val="22"/>
                <w:szCs w:val="22"/>
                <w:lang w:val="en-US"/>
              </w:rPr>
            </w:pPr>
          </w:p>
          <w:p w14:paraId="3314142F"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______________________________</w:t>
            </w:r>
          </w:p>
          <w:p w14:paraId="24571BA7"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Name:</w:t>
            </w:r>
            <w:r w:rsidRPr="00675412">
              <w:rPr>
                <w:rFonts w:ascii="Trebuchet MS" w:hAnsi="Trebuchet MS"/>
                <w:sz w:val="22"/>
                <w:szCs w:val="22"/>
                <w:lang w:val="en-US"/>
              </w:rPr>
              <w:tab/>
            </w:r>
          </w:p>
          <w:p w14:paraId="3CCCA192" w14:textId="77777777" w:rsidR="00BB34AB" w:rsidRPr="00675412" w:rsidRDefault="00BB34AB" w:rsidP="006A2E3D">
            <w:pPr>
              <w:widowControl w:val="0"/>
              <w:spacing w:line="280" w:lineRule="exact"/>
              <w:rPr>
                <w:rFonts w:ascii="Trebuchet MS" w:hAnsi="Trebuchet MS"/>
                <w:sz w:val="22"/>
                <w:szCs w:val="22"/>
                <w:lang w:val="en-US"/>
              </w:rPr>
            </w:pPr>
            <w:r w:rsidRPr="00675412">
              <w:rPr>
                <w:rFonts w:ascii="Trebuchet MS" w:hAnsi="Trebuchet MS"/>
                <w:sz w:val="22"/>
                <w:szCs w:val="22"/>
                <w:lang w:val="en-US"/>
              </w:rPr>
              <w:t>Title:</w:t>
            </w:r>
            <w:r w:rsidRPr="00675412">
              <w:rPr>
                <w:rFonts w:ascii="Trebuchet MS" w:hAnsi="Trebuchet MS"/>
                <w:sz w:val="22"/>
                <w:szCs w:val="22"/>
                <w:lang w:val="en-US"/>
              </w:rPr>
              <w:tab/>
            </w:r>
          </w:p>
          <w:p w14:paraId="115F37F5" w14:textId="77777777" w:rsidR="00BB34AB" w:rsidRPr="00675412" w:rsidRDefault="00BB34AB" w:rsidP="006A2E3D">
            <w:pPr>
              <w:spacing w:line="280" w:lineRule="exact"/>
              <w:rPr>
                <w:rFonts w:ascii="Trebuchet MS" w:hAnsi="Trebuchet MS"/>
                <w:sz w:val="22"/>
                <w:szCs w:val="22"/>
              </w:rPr>
            </w:pPr>
          </w:p>
        </w:tc>
      </w:tr>
    </w:tbl>
    <w:p w14:paraId="49FDF36D" w14:textId="77777777" w:rsidR="00BB34AB" w:rsidRPr="00675412" w:rsidRDefault="00BB34AB" w:rsidP="006A2E3D">
      <w:pPr>
        <w:spacing w:line="280" w:lineRule="exact"/>
        <w:rPr>
          <w:rFonts w:ascii="Trebuchet MS" w:hAnsi="Trebuchet MS"/>
          <w:sz w:val="22"/>
          <w:szCs w:val="22"/>
        </w:rPr>
      </w:pPr>
    </w:p>
    <w:p w14:paraId="2E706B33" w14:textId="77777777" w:rsidR="00E220C4" w:rsidRPr="00675412" w:rsidRDefault="00BB34AB" w:rsidP="006A2E3D">
      <w:pPr>
        <w:spacing w:line="280" w:lineRule="exact"/>
        <w:jc w:val="left"/>
        <w:rPr>
          <w:rFonts w:ascii="Trebuchet MS" w:hAnsi="Trebuchet MS"/>
          <w:sz w:val="22"/>
          <w:szCs w:val="22"/>
        </w:rPr>
        <w:sectPr w:rsidR="00E220C4" w:rsidRPr="00675412" w:rsidSect="006F20A4">
          <w:pgSz w:w="11906" w:h="16838"/>
          <w:pgMar w:top="1417" w:right="1700" w:bottom="1417" w:left="1701" w:header="708" w:footer="708" w:gutter="0"/>
          <w:cols w:space="708"/>
          <w:docGrid w:linePitch="360"/>
        </w:sectPr>
      </w:pPr>
      <w:r w:rsidRPr="00675412">
        <w:rPr>
          <w:rFonts w:ascii="Trebuchet MS" w:hAnsi="Trebuchet MS"/>
          <w:sz w:val="22"/>
          <w:szCs w:val="22"/>
        </w:rPr>
        <w:br w:type="page"/>
      </w:r>
    </w:p>
    <w:p w14:paraId="29CD4BC3" w14:textId="77777777" w:rsidR="00974EF5" w:rsidRPr="00675412" w:rsidRDefault="00C41E1E" w:rsidP="006A2E3D">
      <w:pPr>
        <w:widowControl w:val="0"/>
        <w:suppressAutoHyphens/>
        <w:autoSpaceDE w:val="0"/>
        <w:autoSpaceDN w:val="0"/>
        <w:adjustRightInd w:val="0"/>
        <w:spacing w:line="280" w:lineRule="exact"/>
        <w:jc w:val="center"/>
        <w:textAlignment w:val="baseline"/>
        <w:rPr>
          <w:rFonts w:ascii="Trebuchet MS" w:hAnsi="Trebuchet MS"/>
          <w:b/>
          <w:smallCaps/>
          <w:sz w:val="22"/>
          <w:szCs w:val="22"/>
        </w:rPr>
      </w:pPr>
      <w:r w:rsidRPr="00675412">
        <w:rPr>
          <w:rFonts w:ascii="Trebuchet MS" w:hAnsi="Trebuchet MS"/>
          <w:b/>
          <w:smallCaps/>
          <w:sz w:val="22"/>
          <w:szCs w:val="22"/>
        </w:rPr>
        <w:lastRenderedPageBreak/>
        <w:t>ANEXO I</w:t>
      </w:r>
    </w:p>
    <w:p w14:paraId="43E02F36" w14:textId="77777777" w:rsidR="00257977" w:rsidRPr="00675412" w:rsidRDefault="00257977" w:rsidP="006A2E3D">
      <w:pPr>
        <w:widowControl w:val="0"/>
        <w:suppressAutoHyphens/>
        <w:autoSpaceDE w:val="0"/>
        <w:autoSpaceDN w:val="0"/>
        <w:adjustRightInd w:val="0"/>
        <w:spacing w:line="280" w:lineRule="exact"/>
        <w:jc w:val="center"/>
        <w:textAlignment w:val="baseline"/>
        <w:rPr>
          <w:rFonts w:ascii="Trebuchet MS" w:hAnsi="Trebuchet MS" w:cs="Calibri Light"/>
          <w:b/>
          <w:sz w:val="22"/>
          <w:szCs w:val="22"/>
        </w:rPr>
      </w:pPr>
      <w:r w:rsidRPr="00675412">
        <w:rPr>
          <w:rFonts w:ascii="Trebuchet MS" w:hAnsi="Trebuchet MS" w:cs="Calibri Light"/>
          <w:b/>
          <w:sz w:val="22"/>
          <w:szCs w:val="22"/>
        </w:rPr>
        <w:t>MODELO DE RELATÓRIO DE DESTINAÇÃO DOS RECURSOS</w:t>
      </w:r>
      <w:r w:rsidR="009F3D8A">
        <w:rPr>
          <w:rFonts w:ascii="Trebuchet MS" w:hAnsi="Trebuchet MS" w:cs="Calibri Light"/>
          <w:b/>
          <w:sz w:val="22"/>
          <w:szCs w:val="22"/>
        </w:rPr>
        <w:t xml:space="preserve"> / </w:t>
      </w:r>
      <w:r w:rsidR="009F3D8A">
        <w:rPr>
          <w:rFonts w:ascii="Trebuchet MS" w:hAnsi="Trebuchet MS"/>
          <w:b/>
          <w:sz w:val="22"/>
          <w:szCs w:val="22"/>
        </w:rPr>
        <w:t>MODEL REPORT OF ALLOCATION OF RESOURCES</w:t>
      </w:r>
    </w:p>
    <w:p w14:paraId="0A800D60" w14:textId="77777777" w:rsidR="00257977" w:rsidRPr="00675412" w:rsidRDefault="00257977" w:rsidP="006A2E3D">
      <w:pPr>
        <w:widowControl w:val="0"/>
        <w:suppressAutoHyphens/>
        <w:autoSpaceDE w:val="0"/>
        <w:autoSpaceDN w:val="0"/>
        <w:adjustRightInd w:val="0"/>
        <w:spacing w:line="280" w:lineRule="exact"/>
        <w:jc w:val="center"/>
        <w:textAlignment w:val="baseline"/>
        <w:rPr>
          <w:rFonts w:ascii="Trebuchet MS" w:hAnsi="Trebuchet MS" w:cs="Calibri Light"/>
          <w:sz w:val="22"/>
          <w:szCs w:val="22"/>
          <w:u w:val="single"/>
        </w:rPr>
      </w:pPr>
    </w:p>
    <w:p w14:paraId="6D8DDEC9" w14:textId="77777777" w:rsidR="00D41D19" w:rsidRDefault="00D41D19" w:rsidP="006A2E3D">
      <w:pPr>
        <w:widowControl w:val="0"/>
        <w:suppressAutoHyphens/>
        <w:autoSpaceDE w:val="0"/>
        <w:autoSpaceDN w:val="0"/>
        <w:adjustRightInd w:val="0"/>
        <w:spacing w:line="280" w:lineRule="exact"/>
        <w:ind w:right="-567"/>
        <w:textAlignment w:val="baseline"/>
        <w:rPr>
          <w:rFonts w:ascii="Trebuchet MS" w:hAnsi="Trebuchet MS" w:cs="Calibri Light"/>
          <w:b/>
          <w:sz w:val="22"/>
          <w:szCs w:val="22"/>
        </w:rPr>
      </w:pPr>
    </w:p>
    <w:p w14:paraId="76A8A6B9" w14:textId="77777777" w:rsidR="00257977" w:rsidRPr="00675412" w:rsidRDefault="00257977" w:rsidP="006A2E3D">
      <w:pPr>
        <w:widowControl w:val="0"/>
        <w:suppressAutoHyphens/>
        <w:autoSpaceDE w:val="0"/>
        <w:autoSpaceDN w:val="0"/>
        <w:adjustRightInd w:val="0"/>
        <w:spacing w:line="280" w:lineRule="exact"/>
        <w:ind w:right="-567"/>
        <w:textAlignment w:val="baseline"/>
        <w:rPr>
          <w:rFonts w:ascii="Trebuchet MS" w:hAnsi="Trebuchet MS" w:cs="Calibri Light"/>
          <w:sz w:val="22"/>
          <w:szCs w:val="22"/>
        </w:rPr>
      </w:pPr>
      <w:r w:rsidRPr="00675412">
        <w:rPr>
          <w:rFonts w:ascii="Trebuchet MS" w:hAnsi="Trebuchet MS" w:cs="Calibri Light"/>
          <w:b/>
          <w:sz w:val="22"/>
          <w:szCs w:val="22"/>
        </w:rPr>
        <w:t xml:space="preserve">Ref.: </w:t>
      </w:r>
      <w:r w:rsidRPr="00675412">
        <w:rPr>
          <w:rFonts w:ascii="Trebuchet MS" w:hAnsi="Trebuchet MS" w:cs="Calibri Light"/>
          <w:b/>
          <w:sz w:val="22"/>
          <w:szCs w:val="22"/>
          <w:u w:val="single"/>
        </w:rPr>
        <w:t xml:space="preserve">Debênture, lastro dos Certificados de Recebíveis Imobiliários da </w:t>
      </w:r>
      <w:r w:rsidR="00770142">
        <w:rPr>
          <w:rFonts w:ascii="Trebuchet MS" w:hAnsi="Trebuchet MS" w:cs="Calibri Light"/>
          <w:b/>
          <w:sz w:val="22"/>
          <w:szCs w:val="22"/>
          <w:u w:val="single"/>
        </w:rPr>
        <w:t>334</w:t>
      </w:r>
      <w:r w:rsidR="00146286" w:rsidRPr="00675412">
        <w:rPr>
          <w:rFonts w:ascii="Trebuchet MS" w:hAnsi="Trebuchet MS" w:cs="Calibri Light"/>
          <w:b/>
          <w:sz w:val="22"/>
          <w:szCs w:val="22"/>
          <w:u w:val="single"/>
        </w:rPr>
        <w:t xml:space="preserve">ª </w:t>
      </w:r>
      <w:r w:rsidR="00D7529C" w:rsidRPr="00675412">
        <w:rPr>
          <w:rFonts w:ascii="Trebuchet MS" w:hAnsi="Trebuchet MS" w:cs="Calibri Light"/>
          <w:b/>
          <w:sz w:val="22"/>
          <w:szCs w:val="22"/>
          <w:u w:val="single"/>
        </w:rPr>
        <w:t xml:space="preserve">Série </w:t>
      </w:r>
      <w:r w:rsidRPr="00675412">
        <w:rPr>
          <w:rFonts w:ascii="Trebuchet MS" w:hAnsi="Trebuchet MS" w:cs="Calibri Light"/>
          <w:b/>
          <w:sz w:val="22"/>
          <w:szCs w:val="22"/>
          <w:u w:val="single"/>
        </w:rPr>
        <w:t>da 1ª Emissão de Certificados de Recebíveis Imobiliários da TRUE SECURITIZADORA S.A.</w:t>
      </w:r>
    </w:p>
    <w:p w14:paraId="3F110204" w14:textId="77777777" w:rsidR="00257977" w:rsidRPr="00675412" w:rsidRDefault="00257977" w:rsidP="006A2E3D">
      <w:pPr>
        <w:widowControl w:val="0"/>
        <w:suppressAutoHyphens/>
        <w:autoSpaceDE w:val="0"/>
        <w:autoSpaceDN w:val="0"/>
        <w:adjustRightInd w:val="0"/>
        <w:spacing w:line="280" w:lineRule="exact"/>
        <w:ind w:right="-567"/>
        <w:jc w:val="center"/>
        <w:textAlignment w:val="baseline"/>
        <w:rPr>
          <w:rFonts w:ascii="Trebuchet MS" w:hAnsi="Trebuchet MS" w:cs="Calibri Light"/>
          <w:sz w:val="22"/>
          <w:szCs w:val="22"/>
          <w:u w:val="single"/>
        </w:rPr>
      </w:pPr>
    </w:p>
    <w:p w14:paraId="0A872235" w14:textId="77777777" w:rsidR="00D41D19" w:rsidRDefault="00D41D19" w:rsidP="006A2E3D">
      <w:pPr>
        <w:widowControl w:val="0"/>
        <w:suppressAutoHyphens/>
        <w:autoSpaceDE w:val="0"/>
        <w:autoSpaceDN w:val="0"/>
        <w:adjustRightInd w:val="0"/>
        <w:spacing w:line="280" w:lineRule="exact"/>
        <w:ind w:right="-567"/>
        <w:textAlignment w:val="baseline"/>
        <w:rPr>
          <w:rFonts w:ascii="Trebuchet MS" w:hAnsi="Trebuchet MS" w:cs="Calibri Light"/>
          <w:sz w:val="22"/>
          <w:szCs w:val="22"/>
        </w:rPr>
      </w:pPr>
    </w:p>
    <w:p w14:paraId="7D37FB0E" w14:textId="32617C0E" w:rsidR="00257977" w:rsidRDefault="00257977" w:rsidP="006A2E3D">
      <w:pPr>
        <w:widowControl w:val="0"/>
        <w:suppressAutoHyphens/>
        <w:autoSpaceDE w:val="0"/>
        <w:autoSpaceDN w:val="0"/>
        <w:adjustRightInd w:val="0"/>
        <w:spacing w:line="280" w:lineRule="exact"/>
        <w:ind w:right="-567"/>
        <w:textAlignment w:val="baseline"/>
        <w:rPr>
          <w:rFonts w:ascii="Trebuchet MS" w:hAnsi="Trebuchet MS" w:cs="Calibri Light"/>
          <w:sz w:val="22"/>
          <w:szCs w:val="22"/>
        </w:rPr>
      </w:pPr>
      <w:r w:rsidRPr="00675412">
        <w:rPr>
          <w:rFonts w:ascii="Trebuchet MS" w:hAnsi="Trebuchet MS" w:cs="Calibri Light"/>
          <w:sz w:val="22"/>
          <w:szCs w:val="22"/>
        </w:rPr>
        <w:t xml:space="preserve">Declaramos, em cumprimento ao disposto na Escritura de Emissão de Debênture, emitida pela </w:t>
      </w:r>
      <w:r w:rsidRPr="00675412">
        <w:rPr>
          <w:rFonts w:ascii="Trebuchet MS" w:hAnsi="Trebuchet MS" w:cs="Calibri Light"/>
          <w:b/>
          <w:sz w:val="22"/>
          <w:szCs w:val="22"/>
        </w:rPr>
        <w:t>BM EMPREENDIMENTOS E PARTICIPAÇÕES SPE S.A.</w:t>
      </w:r>
      <w:r w:rsidRPr="00675412">
        <w:rPr>
          <w:rFonts w:ascii="Trebuchet MS" w:hAnsi="Trebuchet MS" w:cs="Calibri Light"/>
          <w:sz w:val="22"/>
          <w:szCs w:val="22"/>
        </w:rPr>
        <w:t>, sociedade por ações, com sede na Rua Itapeva, 538, 12º andar, Bela Vista, CEP 01332-000, na cidade e estado de São Paulo, inscrita no Cadastro Nacional da Pessoa Jurídica (“</w:t>
      </w:r>
      <w:r w:rsidRPr="00675412">
        <w:rPr>
          <w:rFonts w:ascii="Trebuchet MS" w:hAnsi="Trebuchet MS" w:cs="Calibri Light"/>
          <w:sz w:val="22"/>
          <w:szCs w:val="22"/>
          <w:u w:val="single"/>
        </w:rPr>
        <w:t>CNPJ</w:t>
      </w:r>
      <w:r w:rsidRPr="00675412">
        <w:rPr>
          <w:rFonts w:ascii="Trebuchet MS" w:hAnsi="Trebuchet MS" w:cs="Calibri Light"/>
          <w:sz w:val="22"/>
          <w:szCs w:val="22"/>
        </w:rPr>
        <w:t xml:space="preserve">”) sob nº 12.051.345/0001-53 e no NIRE 35300435532 </w:t>
      </w:r>
      <w:r w:rsidRPr="00675412">
        <w:rPr>
          <w:rFonts w:ascii="Trebuchet MS" w:hAnsi="Trebuchet MS" w:cs="Calibri Light"/>
          <w:bCs/>
          <w:sz w:val="22"/>
          <w:szCs w:val="22"/>
        </w:rPr>
        <w:t>(“</w:t>
      </w:r>
      <w:r w:rsidRPr="00675412">
        <w:rPr>
          <w:rFonts w:ascii="Trebuchet MS" w:hAnsi="Trebuchet MS" w:cs="Calibri Light"/>
          <w:bCs/>
          <w:sz w:val="22"/>
          <w:szCs w:val="22"/>
          <w:u w:val="single"/>
        </w:rPr>
        <w:t>Emissora</w:t>
      </w:r>
      <w:r w:rsidRPr="00675412">
        <w:rPr>
          <w:rFonts w:ascii="Trebuchet MS" w:hAnsi="Trebuchet MS" w:cs="Calibri Light"/>
          <w:bCs/>
          <w:sz w:val="22"/>
          <w:szCs w:val="22"/>
        </w:rPr>
        <w:t>”)</w:t>
      </w:r>
      <w:r w:rsidRPr="00675412">
        <w:rPr>
          <w:rFonts w:ascii="Trebuchet MS" w:hAnsi="Trebuchet MS" w:cs="Calibri Light"/>
          <w:sz w:val="22"/>
          <w:szCs w:val="22"/>
        </w:rPr>
        <w:t xml:space="preserve">, que os recursos disponibilizados na operação firmada por meio da respectiva </w:t>
      </w:r>
      <w:r w:rsidR="00146286" w:rsidRPr="00675412">
        <w:rPr>
          <w:rFonts w:ascii="Trebuchet MS" w:hAnsi="Trebuchet MS" w:cs="Calibri Light"/>
          <w:sz w:val="22"/>
          <w:szCs w:val="22"/>
        </w:rPr>
        <w:t xml:space="preserve">7ª </w:t>
      </w:r>
      <w:r w:rsidRPr="00675412">
        <w:rPr>
          <w:rFonts w:ascii="Trebuchet MS" w:hAnsi="Trebuchet MS" w:cs="Calibri Light"/>
          <w:bCs/>
          <w:sz w:val="22"/>
          <w:szCs w:val="22"/>
        </w:rPr>
        <w:t xml:space="preserve">Emissão de Debêntures Simples, Não Conversíveis em Ações, em </w:t>
      </w:r>
      <w:r w:rsidR="00FE2EAF">
        <w:rPr>
          <w:rFonts w:ascii="Trebuchet MS" w:hAnsi="Trebuchet MS" w:cs="Calibri Light"/>
          <w:bCs/>
          <w:sz w:val="22"/>
          <w:szCs w:val="22"/>
        </w:rPr>
        <w:t>Duas Séries</w:t>
      </w:r>
      <w:r w:rsidRPr="00675412">
        <w:rPr>
          <w:rFonts w:ascii="Trebuchet MS" w:hAnsi="Trebuchet MS" w:cs="Calibri Light"/>
          <w:bCs/>
          <w:sz w:val="22"/>
          <w:szCs w:val="22"/>
        </w:rPr>
        <w:t xml:space="preserve">, </w:t>
      </w:r>
      <w:r w:rsidR="00AE695A" w:rsidRPr="00675412">
        <w:rPr>
          <w:rFonts w:ascii="Trebuchet MS" w:hAnsi="Trebuchet MS" w:cs="Calibri Light"/>
          <w:bCs/>
          <w:sz w:val="22"/>
          <w:szCs w:val="22"/>
        </w:rPr>
        <w:t xml:space="preserve">da Espécie Quirografária, </w:t>
      </w:r>
      <w:r w:rsidRPr="00675412">
        <w:rPr>
          <w:rFonts w:ascii="Trebuchet MS" w:hAnsi="Trebuchet MS" w:cs="Calibri Light"/>
          <w:bCs/>
          <w:sz w:val="22"/>
          <w:szCs w:val="22"/>
        </w:rPr>
        <w:t>a ser convolada em Espécie com Garantia Real, para Colocação Privada</w:t>
      </w:r>
      <w:r w:rsidRPr="00675412">
        <w:rPr>
          <w:rFonts w:ascii="Trebuchet MS" w:hAnsi="Trebuchet MS" w:cs="Calibri Light"/>
          <w:sz w:val="22"/>
          <w:szCs w:val="22"/>
        </w:rPr>
        <w:t>, da BM Empreendimentos e Participações SPE S.A. (“</w:t>
      </w:r>
      <w:r w:rsidRPr="00675412">
        <w:rPr>
          <w:rFonts w:ascii="Trebuchet MS" w:hAnsi="Trebuchet MS" w:cs="Calibri Light"/>
          <w:sz w:val="22"/>
          <w:szCs w:val="22"/>
          <w:u w:val="single"/>
        </w:rPr>
        <w:t>Debênture</w:t>
      </w:r>
      <w:r w:rsidRPr="00675412">
        <w:rPr>
          <w:rFonts w:ascii="Trebuchet MS" w:hAnsi="Trebuchet MS" w:cs="Calibri Light"/>
          <w:sz w:val="22"/>
          <w:szCs w:val="22"/>
        </w:rPr>
        <w:t xml:space="preserve">”) foram utilizados até a presente data para </w:t>
      </w:r>
      <w:commentRangeStart w:id="66"/>
      <w:ins w:id="67" w:author="Kelly Motta" w:date="2020-10-28T09:30:00Z">
        <w:r w:rsidR="009C26C1" w:rsidRPr="00675412">
          <w:rPr>
            <w:rFonts w:ascii="Trebuchet MS" w:hAnsi="Trebuchet MS"/>
            <w:sz w:val="22"/>
            <w:szCs w:val="22"/>
          </w:rPr>
          <w:t xml:space="preserve">a construção da parte de propriedade da Emissora do empreendimento imobiliário denominado Cidade Matarazzo localizado na capital do Estado de São Paulo, conforme memorial de incorporação objeto do R. 05 e </w:t>
        </w:r>
        <w:proofErr w:type="gramStart"/>
        <w:r w:rsidR="009C26C1" w:rsidRPr="00675412">
          <w:rPr>
            <w:rFonts w:ascii="Trebuchet MS" w:hAnsi="Trebuchet MS"/>
            <w:sz w:val="22"/>
            <w:szCs w:val="22"/>
          </w:rPr>
          <w:t>Av.</w:t>
        </w:r>
        <w:proofErr w:type="gramEnd"/>
        <w:r w:rsidR="009C26C1" w:rsidRPr="00675412">
          <w:rPr>
            <w:rFonts w:ascii="Trebuchet MS" w:hAnsi="Trebuchet MS"/>
            <w:sz w:val="22"/>
            <w:szCs w:val="22"/>
          </w:rPr>
          <w:t xml:space="preserve"> 12 da Matrícula 190.798, do 4º Cartório de Registro de Imóveis da Capital do Estado de São Paulo, compreendendo </w:t>
        </w:r>
        <w:commentRangeEnd w:id="66"/>
        <w:r w:rsidR="009C26C1">
          <w:rPr>
            <w:rStyle w:val="Refdecomentrio"/>
          </w:rPr>
          <w:commentReference w:id="66"/>
        </w:r>
        <w:r w:rsidR="009C26C1" w:rsidRPr="00675412">
          <w:rPr>
            <w:rFonts w:ascii="Trebuchet MS" w:hAnsi="Trebuchet MS"/>
            <w:sz w:val="22"/>
            <w:szCs w:val="22"/>
          </w:rPr>
          <w:t>o desenvolvimento do Hotel, da Torre, do Office e da Garagem 1 (“</w:t>
        </w:r>
        <w:r w:rsidR="009C26C1" w:rsidRPr="00675412">
          <w:rPr>
            <w:rFonts w:ascii="Trebuchet MS" w:hAnsi="Trebuchet MS"/>
            <w:sz w:val="22"/>
            <w:szCs w:val="22"/>
            <w:u w:val="single"/>
          </w:rPr>
          <w:t>Empreendimento Imobiliário</w:t>
        </w:r>
        <w:r w:rsidR="009C26C1">
          <w:rPr>
            <w:rFonts w:ascii="Trebuchet MS" w:hAnsi="Trebuchet MS"/>
            <w:sz w:val="22"/>
            <w:szCs w:val="22"/>
            <w:u w:val="single"/>
          </w:rPr>
          <w:t>”)</w:t>
        </w:r>
      </w:ins>
      <w:del w:id="68" w:author="Kelly Motta" w:date="2020-10-28T09:30:00Z">
        <w:r w:rsidRPr="00675412" w:rsidDel="009C26C1">
          <w:rPr>
            <w:rFonts w:ascii="Trebuchet MS" w:hAnsi="Trebuchet MS" w:cs="Calibri Light"/>
            <w:sz w:val="22"/>
            <w:szCs w:val="22"/>
          </w:rPr>
          <w:delText>o desenvolvimento de projetos de natureza imobiliária</w:delText>
        </w:r>
      </w:del>
      <w:r w:rsidRPr="00675412">
        <w:rPr>
          <w:rFonts w:ascii="Trebuchet MS" w:hAnsi="Trebuchet MS" w:cs="Calibri Light"/>
          <w:sz w:val="22"/>
          <w:szCs w:val="22"/>
        </w:rPr>
        <w:t>, conforme descrito abaixo e nos termos dos documentos comprobatórios anexos à presente declaração:</w:t>
      </w:r>
      <w:ins w:id="69" w:author="Bianca Galdino" w:date="2020-10-28T09:55:00Z">
        <w:r w:rsidR="002755D3">
          <w:rPr>
            <w:rFonts w:ascii="Trebuchet MS" w:hAnsi="Trebuchet MS" w:cs="Calibri Light"/>
            <w:sz w:val="22"/>
            <w:szCs w:val="22"/>
          </w:rPr>
          <w:t xml:space="preserve"> </w:t>
        </w:r>
      </w:ins>
    </w:p>
    <w:p w14:paraId="67A743F1" w14:textId="77777777" w:rsidR="00D41D19" w:rsidRPr="00675412" w:rsidRDefault="00D41D19" w:rsidP="006A2E3D">
      <w:pPr>
        <w:widowControl w:val="0"/>
        <w:suppressAutoHyphens/>
        <w:autoSpaceDE w:val="0"/>
        <w:autoSpaceDN w:val="0"/>
        <w:adjustRightInd w:val="0"/>
        <w:spacing w:line="280" w:lineRule="exact"/>
        <w:ind w:right="-567"/>
        <w:textAlignment w:val="baseline"/>
        <w:rPr>
          <w:rFonts w:ascii="Trebuchet MS" w:hAnsi="Trebuchet MS" w:cs="Calibri Light"/>
          <w:sz w:val="22"/>
          <w:szCs w:val="22"/>
        </w:rPr>
      </w:pPr>
    </w:p>
    <w:p w14:paraId="16E65822" w14:textId="77777777" w:rsidR="00257977" w:rsidRPr="00675412"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p>
    <w:tbl>
      <w:tblPr>
        <w:tblW w:w="13887" w:type="dxa"/>
        <w:jc w:val="center"/>
        <w:tblLayout w:type="fixed"/>
        <w:tblCellMar>
          <w:left w:w="70" w:type="dxa"/>
          <w:right w:w="70" w:type="dxa"/>
        </w:tblCellMar>
        <w:tblLook w:val="04A0" w:firstRow="1" w:lastRow="0" w:firstColumn="1" w:lastColumn="0" w:noHBand="0" w:noVBand="1"/>
      </w:tblPr>
      <w:tblGrid>
        <w:gridCol w:w="1555"/>
        <w:gridCol w:w="1134"/>
        <w:gridCol w:w="1134"/>
        <w:gridCol w:w="850"/>
        <w:gridCol w:w="851"/>
        <w:gridCol w:w="2551"/>
        <w:gridCol w:w="2268"/>
        <w:gridCol w:w="1264"/>
        <w:gridCol w:w="1429"/>
        <w:gridCol w:w="851"/>
      </w:tblGrid>
      <w:tr w:rsidR="00E220C4" w:rsidRPr="00675412" w14:paraId="0A53BF75" w14:textId="77777777" w:rsidTr="00E220C4">
        <w:trPr>
          <w:trHeight w:val="886"/>
          <w:jc w:val="center"/>
        </w:trPr>
        <w:tc>
          <w:tcPr>
            <w:tcW w:w="155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DCFD331"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Denominação do Empreendimento Imobiliário</w:t>
            </w:r>
          </w:p>
        </w:tc>
        <w:tc>
          <w:tcPr>
            <w:tcW w:w="1134" w:type="dxa"/>
            <w:tcBorders>
              <w:top w:val="single" w:sz="4" w:space="0" w:color="auto"/>
              <w:left w:val="nil"/>
              <w:bottom w:val="single" w:sz="4" w:space="0" w:color="auto"/>
              <w:right w:val="single" w:sz="4" w:space="0" w:color="auto"/>
            </w:tcBorders>
            <w:shd w:val="clear" w:color="000000" w:fill="D9D9D9"/>
            <w:noWrap/>
            <w:vAlign w:val="center"/>
            <w:hideMark/>
          </w:tcPr>
          <w:p w14:paraId="48E5B32D"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Proprietário</w:t>
            </w:r>
          </w:p>
        </w:tc>
        <w:tc>
          <w:tcPr>
            <w:tcW w:w="1134" w:type="dxa"/>
            <w:tcBorders>
              <w:top w:val="single" w:sz="4" w:space="0" w:color="auto"/>
              <w:left w:val="nil"/>
              <w:bottom w:val="single" w:sz="4" w:space="0" w:color="auto"/>
              <w:right w:val="single" w:sz="4" w:space="0" w:color="auto"/>
            </w:tcBorders>
            <w:shd w:val="clear" w:color="000000" w:fill="D9D9D9"/>
            <w:vAlign w:val="center"/>
            <w:hideMark/>
          </w:tcPr>
          <w:p w14:paraId="2F179DEA"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Matrícula/Cartório</w:t>
            </w:r>
          </w:p>
        </w:tc>
        <w:tc>
          <w:tcPr>
            <w:tcW w:w="850" w:type="dxa"/>
            <w:tcBorders>
              <w:top w:val="single" w:sz="4" w:space="0" w:color="auto"/>
              <w:left w:val="nil"/>
              <w:bottom w:val="single" w:sz="4" w:space="0" w:color="auto"/>
              <w:right w:val="single" w:sz="4" w:space="0" w:color="auto"/>
            </w:tcBorders>
            <w:shd w:val="clear" w:color="000000" w:fill="D9D9D9"/>
            <w:noWrap/>
            <w:vAlign w:val="center"/>
            <w:hideMark/>
          </w:tcPr>
          <w:p w14:paraId="3811E84F"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Endereço</w:t>
            </w:r>
          </w:p>
        </w:tc>
        <w:tc>
          <w:tcPr>
            <w:tcW w:w="851" w:type="dxa"/>
            <w:tcBorders>
              <w:top w:val="single" w:sz="4" w:space="0" w:color="auto"/>
              <w:left w:val="nil"/>
              <w:bottom w:val="single" w:sz="4" w:space="0" w:color="auto"/>
              <w:right w:val="single" w:sz="4" w:space="0" w:color="auto"/>
            </w:tcBorders>
            <w:shd w:val="clear" w:color="000000" w:fill="D9D9D9"/>
            <w:vAlign w:val="center"/>
            <w:hideMark/>
          </w:tcPr>
          <w:p w14:paraId="2209F16C"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Status da Obra (%)</w:t>
            </w:r>
          </w:p>
        </w:tc>
        <w:tc>
          <w:tcPr>
            <w:tcW w:w="2551" w:type="dxa"/>
            <w:tcBorders>
              <w:top w:val="single" w:sz="4" w:space="0" w:color="auto"/>
              <w:left w:val="nil"/>
              <w:bottom w:val="single" w:sz="4" w:space="0" w:color="auto"/>
              <w:right w:val="single" w:sz="4" w:space="0" w:color="auto"/>
            </w:tcBorders>
            <w:shd w:val="clear" w:color="000000" w:fill="D9D9D9"/>
            <w:vAlign w:val="center"/>
            <w:hideMark/>
          </w:tcPr>
          <w:p w14:paraId="727F8416"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 xml:space="preserve">Destinação dos recursos/etapa do projeto: </w:t>
            </w:r>
            <w:proofErr w:type="gramStart"/>
            <w:r w:rsidRPr="00675412">
              <w:rPr>
                <w:rFonts w:ascii="Trebuchet MS" w:hAnsi="Trebuchet MS" w:cs="Calibri"/>
                <w:color w:val="000000"/>
                <w:sz w:val="22"/>
                <w:szCs w:val="22"/>
              </w:rPr>
              <w:t>Compra</w:t>
            </w:r>
            <w:proofErr w:type="gramEnd"/>
            <w:r w:rsidRPr="00675412">
              <w:rPr>
                <w:rFonts w:ascii="Trebuchet MS" w:hAnsi="Trebuchet MS" w:cs="Calibri"/>
                <w:color w:val="000000"/>
                <w:sz w:val="22"/>
                <w:szCs w:val="22"/>
              </w:rPr>
              <w:t xml:space="preserve"> de terreno, Incorporação, Infraestrutura, Construção, Marketing e Outros</w:t>
            </w:r>
          </w:p>
        </w:tc>
        <w:tc>
          <w:tcPr>
            <w:tcW w:w="2268" w:type="dxa"/>
            <w:tcBorders>
              <w:top w:val="single" w:sz="4" w:space="0" w:color="auto"/>
              <w:left w:val="nil"/>
              <w:bottom w:val="single" w:sz="4" w:space="0" w:color="auto"/>
              <w:right w:val="single" w:sz="4" w:space="0" w:color="auto"/>
            </w:tcBorders>
            <w:shd w:val="clear" w:color="000000" w:fill="D9D9D9"/>
            <w:vAlign w:val="center"/>
            <w:hideMark/>
          </w:tcPr>
          <w:p w14:paraId="20FB479D"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Documento (Nº da Nota Fiscal (NF-e</w:t>
            </w:r>
            <w:proofErr w:type="gramStart"/>
            <w:r w:rsidRPr="00675412">
              <w:rPr>
                <w:rFonts w:ascii="Trebuchet MS" w:hAnsi="Trebuchet MS" w:cs="Calibri"/>
                <w:color w:val="000000"/>
                <w:sz w:val="22"/>
                <w:szCs w:val="22"/>
              </w:rPr>
              <w:t>)</w:t>
            </w:r>
            <w:proofErr w:type="gramEnd"/>
            <w:r w:rsidRPr="00675412">
              <w:rPr>
                <w:rFonts w:ascii="Trebuchet MS" w:hAnsi="Trebuchet MS" w:cs="Calibri"/>
                <w:color w:val="000000"/>
                <w:sz w:val="22"/>
                <w:szCs w:val="22"/>
              </w:rPr>
              <w:t>/recibo[x]/</w:t>
            </w:r>
            <w:proofErr w:type="spellStart"/>
            <w:r w:rsidRPr="00675412">
              <w:rPr>
                <w:rFonts w:ascii="Trebuchet MS" w:hAnsi="Trebuchet MS" w:cs="Calibri"/>
                <w:color w:val="000000"/>
                <w:sz w:val="22"/>
                <w:szCs w:val="22"/>
              </w:rPr>
              <w:t>ted</w:t>
            </w:r>
            <w:proofErr w:type="spellEnd"/>
            <w:r w:rsidRPr="00675412">
              <w:rPr>
                <w:rFonts w:ascii="Trebuchet MS" w:hAnsi="Trebuchet MS" w:cs="Calibri"/>
                <w:color w:val="000000"/>
                <w:sz w:val="22"/>
                <w:szCs w:val="22"/>
              </w:rPr>
              <w:t>[x]/</w:t>
            </w:r>
            <w:proofErr w:type="spellStart"/>
            <w:r w:rsidRPr="00675412">
              <w:rPr>
                <w:rFonts w:ascii="Trebuchet MS" w:hAnsi="Trebuchet MS" w:cs="Calibri"/>
                <w:color w:val="000000"/>
                <w:sz w:val="22"/>
                <w:szCs w:val="22"/>
              </w:rPr>
              <w:t>doc</w:t>
            </w:r>
            <w:proofErr w:type="spellEnd"/>
            <w:r w:rsidRPr="00675412">
              <w:rPr>
                <w:rFonts w:ascii="Trebuchet MS" w:hAnsi="Trebuchet MS" w:cs="Calibri"/>
                <w:color w:val="000000"/>
                <w:sz w:val="22"/>
                <w:szCs w:val="22"/>
              </w:rPr>
              <w:t>[x]/boleto(autenticação)/outros</w:t>
            </w:r>
          </w:p>
        </w:tc>
        <w:tc>
          <w:tcPr>
            <w:tcW w:w="1264" w:type="dxa"/>
            <w:tcBorders>
              <w:top w:val="single" w:sz="4" w:space="0" w:color="auto"/>
              <w:left w:val="nil"/>
              <w:bottom w:val="single" w:sz="4" w:space="0" w:color="auto"/>
              <w:right w:val="single" w:sz="4" w:space="0" w:color="auto"/>
            </w:tcBorders>
            <w:shd w:val="clear" w:color="000000" w:fill="D9D9D9"/>
            <w:vAlign w:val="center"/>
            <w:hideMark/>
          </w:tcPr>
          <w:p w14:paraId="62F7232E"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Comprovante de pagamento</w:t>
            </w:r>
          </w:p>
        </w:tc>
        <w:tc>
          <w:tcPr>
            <w:tcW w:w="1429" w:type="dxa"/>
            <w:tcBorders>
              <w:top w:val="single" w:sz="4" w:space="0" w:color="auto"/>
              <w:left w:val="nil"/>
              <w:bottom w:val="single" w:sz="4" w:space="0" w:color="auto"/>
              <w:right w:val="single" w:sz="4" w:space="0" w:color="auto"/>
            </w:tcBorders>
            <w:shd w:val="clear" w:color="000000" w:fill="D9D9D9"/>
            <w:vAlign w:val="center"/>
            <w:hideMark/>
          </w:tcPr>
          <w:p w14:paraId="3E0D910D"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Percentual do recurso utilizado no semestre</w:t>
            </w:r>
          </w:p>
        </w:tc>
        <w:tc>
          <w:tcPr>
            <w:tcW w:w="851" w:type="dxa"/>
            <w:tcBorders>
              <w:top w:val="single" w:sz="4" w:space="0" w:color="auto"/>
              <w:left w:val="nil"/>
              <w:bottom w:val="single" w:sz="4" w:space="0" w:color="auto"/>
              <w:right w:val="single" w:sz="4" w:space="0" w:color="auto"/>
            </w:tcBorders>
            <w:shd w:val="clear" w:color="000000" w:fill="D9D9D9"/>
            <w:vAlign w:val="center"/>
            <w:hideMark/>
          </w:tcPr>
          <w:p w14:paraId="2982646F"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Valor gasto no semestre</w:t>
            </w:r>
          </w:p>
        </w:tc>
      </w:tr>
      <w:tr w:rsidR="00E220C4" w:rsidRPr="00675412" w14:paraId="0D3AD1AC" w14:textId="77777777" w:rsidTr="00E220C4">
        <w:trPr>
          <w:trHeight w:val="225"/>
          <w:jc w:val="center"/>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49E4A9C5"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c>
          <w:tcPr>
            <w:tcW w:w="1134" w:type="dxa"/>
            <w:tcBorders>
              <w:top w:val="nil"/>
              <w:left w:val="nil"/>
              <w:bottom w:val="single" w:sz="4" w:space="0" w:color="auto"/>
              <w:right w:val="single" w:sz="4" w:space="0" w:color="auto"/>
            </w:tcBorders>
            <w:shd w:val="clear" w:color="auto" w:fill="auto"/>
            <w:vAlign w:val="center"/>
            <w:hideMark/>
          </w:tcPr>
          <w:p w14:paraId="6451C23B"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c>
          <w:tcPr>
            <w:tcW w:w="1134" w:type="dxa"/>
            <w:tcBorders>
              <w:top w:val="nil"/>
              <w:left w:val="nil"/>
              <w:bottom w:val="single" w:sz="4" w:space="0" w:color="auto"/>
              <w:right w:val="single" w:sz="4" w:space="0" w:color="auto"/>
            </w:tcBorders>
            <w:shd w:val="clear" w:color="auto" w:fill="auto"/>
            <w:vAlign w:val="center"/>
            <w:hideMark/>
          </w:tcPr>
          <w:p w14:paraId="2F953F34"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c>
          <w:tcPr>
            <w:tcW w:w="850" w:type="dxa"/>
            <w:tcBorders>
              <w:top w:val="nil"/>
              <w:left w:val="nil"/>
              <w:bottom w:val="single" w:sz="4" w:space="0" w:color="auto"/>
              <w:right w:val="single" w:sz="4" w:space="0" w:color="auto"/>
            </w:tcBorders>
            <w:shd w:val="clear" w:color="auto" w:fill="auto"/>
            <w:noWrap/>
            <w:vAlign w:val="center"/>
            <w:hideMark/>
          </w:tcPr>
          <w:p w14:paraId="0BA68BB4"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c>
          <w:tcPr>
            <w:tcW w:w="851" w:type="dxa"/>
            <w:tcBorders>
              <w:top w:val="nil"/>
              <w:left w:val="nil"/>
              <w:bottom w:val="single" w:sz="4" w:space="0" w:color="auto"/>
              <w:right w:val="single" w:sz="4" w:space="0" w:color="auto"/>
            </w:tcBorders>
            <w:shd w:val="clear" w:color="auto" w:fill="auto"/>
            <w:noWrap/>
            <w:vAlign w:val="center"/>
            <w:hideMark/>
          </w:tcPr>
          <w:p w14:paraId="0F4A3BC1"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 </w:t>
            </w:r>
          </w:p>
        </w:tc>
        <w:tc>
          <w:tcPr>
            <w:tcW w:w="2551" w:type="dxa"/>
            <w:tcBorders>
              <w:top w:val="nil"/>
              <w:left w:val="nil"/>
              <w:bottom w:val="single" w:sz="4" w:space="0" w:color="auto"/>
              <w:right w:val="single" w:sz="4" w:space="0" w:color="auto"/>
            </w:tcBorders>
            <w:shd w:val="clear" w:color="auto" w:fill="auto"/>
            <w:vAlign w:val="center"/>
            <w:hideMark/>
          </w:tcPr>
          <w:p w14:paraId="2DE319E8"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c>
          <w:tcPr>
            <w:tcW w:w="2268" w:type="dxa"/>
            <w:tcBorders>
              <w:top w:val="nil"/>
              <w:left w:val="nil"/>
              <w:bottom w:val="single" w:sz="4" w:space="0" w:color="auto"/>
              <w:right w:val="single" w:sz="4" w:space="0" w:color="auto"/>
            </w:tcBorders>
            <w:shd w:val="clear" w:color="auto" w:fill="auto"/>
            <w:vAlign w:val="center"/>
            <w:hideMark/>
          </w:tcPr>
          <w:p w14:paraId="7C6594FF"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c>
          <w:tcPr>
            <w:tcW w:w="1264" w:type="dxa"/>
            <w:tcBorders>
              <w:top w:val="nil"/>
              <w:left w:val="nil"/>
              <w:bottom w:val="single" w:sz="4" w:space="0" w:color="auto"/>
              <w:right w:val="single" w:sz="4" w:space="0" w:color="auto"/>
            </w:tcBorders>
            <w:shd w:val="clear" w:color="auto" w:fill="auto"/>
            <w:vAlign w:val="center"/>
            <w:hideMark/>
          </w:tcPr>
          <w:p w14:paraId="6011F1EC"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c>
          <w:tcPr>
            <w:tcW w:w="1429" w:type="dxa"/>
            <w:tcBorders>
              <w:top w:val="nil"/>
              <w:left w:val="nil"/>
              <w:bottom w:val="single" w:sz="4" w:space="0" w:color="auto"/>
              <w:right w:val="single" w:sz="4" w:space="0" w:color="auto"/>
            </w:tcBorders>
            <w:shd w:val="clear" w:color="auto" w:fill="auto"/>
            <w:hideMark/>
          </w:tcPr>
          <w:p w14:paraId="2B7ACB2B"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c>
          <w:tcPr>
            <w:tcW w:w="851" w:type="dxa"/>
            <w:tcBorders>
              <w:top w:val="nil"/>
              <w:left w:val="nil"/>
              <w:bottom w:val="single" w:sz="4" w:space="0" w:color="auto"/>
              <w:right w:val="single" w:sz="4" w:space="0" w:color="auto"/>
            </w:tcBorders>
            <w:shd w:val="clear" w:color="auto" w:fill="auto"/>
            <w:hideMark/>
          </w:tcPr>
          <w:p w14:paraId="20D101B2"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r>
      <w:tr w:rsidR="00257977" w:rsidRPr="00675412" w14:paraId="3E08B858" w14:textId="77777777" w:rsidTr="00E220C4">
        <w:trPr>
          <w:trHeight w:val="225"/>
          <w:jc w:val="center"/>
        </w:trPr>
        <w:tc>
          <w:tcPr>
            <w:tcW w:w="11607" w:type="dxa"/>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48A7C51"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Total destinado no semestre</w:t>
            </w:r>
          </w:p>
        </w:tc>
        <w:tc>
          <w:tcPr>
            <w:tcW w:w="1429" w:type="dxa"/>
            <w:tcBorders>
              <w:top w:val="nil"/>
              <w:left w:val="nil"/>
              <w:bottom w:val="single" w:sz="4" w:space="0" w:color="auto"/>
              <w:right w:val="single" w:sz="4" w:space="0" w:color="auto"/>
            </w:tcBorders>
            <w:shd w:val="clear" w:color="auto" w:fill="auto"/>
            <w:hideMark/>
          </w:tcPr>
          <w:p w14:paraId="6FCFF82E"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c>
          <w:tcPr>
            <w:tcW w:w="851" w:type="dxa"/>
            <w:tcBorders>
              <w:top w:val="nil"/>
              <w:left w:val="nil"/>
              <w:bottom w:val="single" w:sz="4" w:space="0" w:color="auto"/>
              <w:right w:val="single" w:sz="4" w:space="0" w:color="auto"/>
            </w:tcBorders>
            <w:shd w:val="clear" w:color="auto" w:fill="auto"/>
            <w:hideMark/>
          </w:tcPr>
          <w:p w14:paraId="1870E4DD"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r>
      <w:tr w:rsidR="00257977" w:rsidRPr="00675412" w14:paraId="437F82C5" w14:textId="77777777" w:rsidTr="00E220C4">
        <w:trPr>
          <w:trHeight w:val="225"/>
          <w:jc w:val="center"/>
        </w:trPr>
        <w:tc>
          <w:tcPr>
            <w:tcW w:w="13036" w:type="dxa"/>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F94DB70"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Total acumulado destinado desde a data da emissão até a presente data</w:t>
            </w:r>
          </w:p>
        </w:tc>
        <w:tc>
          <w:tcPr>
            <w:tcW w:w="851" w:type="dxa"/>
            <w:tcBorders>
              <w:top w:val="nil"/>
              <w:left w:val="nil"/>
              <w:bottom w:val="single" w:sz="4" w:space="0" w:color="auto"/>
              <w:right w:val="single" w:sz="4" w:space="0" w:color="auto"/>
            </w:tcBorders>
            <w:shd w:val="clear" w:color="auto" w:fill="auto"/>
            <w:hideMark/>
          </w:tcPr>
          <w:p w14:paraId="3CB33EDD"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r>
      <w:tr w:rsidR="00257977" w:rsidRPr="00675412" w14:paraId="030F1ECD" w14:textId="77777777" w:rsidTr="00E220C4">
        <w:trPr>
          <w:trHeight w:val="225"/>
          <w:jc w:val="center"/>
        </w:trPr>
        <w:tc>
          <w:tcPr>
            <w:tcW w:w="13036" w:type="dxa"/>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DC89B48"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Valor da Oferta</w:t>
            </w:r>
          </w:p>
        </w:tc>
        <w:tc>
          <w:tcPr>
            <w:tcW w:w="851" w:type="dxa"/>
            <w:tcBorders>
              <w:top w:val="nil"/>
              <w:left w:val="nil"/>
              <w:bottom w:val="single" w:sz="4" w:space="0" w:color="auto"/>
              <w:right w:val="single" w:sz="4" w:space="0" w:color="auto"/>
            </w:tcBorders>
            <w:shd w:val="clear" w:color="auto" w:fill="auto"/>
            <w:hideMark/>
          </w:tcPr>
          <w:p w14:paraId="63F9D938"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r>
      <w:tr w:rsidR="00257977" w:rsidRPr="00675412" w14:paraId="2F66FA07" w14:textId="77777777" w:rsidTr="00E220C4">
        <w:trPr>
          <w:trHeight w:val="225"/>
          <w:jc w:val="center"/>
        </w:trPr>
        <w:tc>
          <w:tcPr>
            <w:tcW w:w="13036" w:type="dxa"/>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61D4FB3"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 xml:space="preserve">Saldo </w:t>
            </w:r>
            <w:r w:rsidR="00D7529C" w:rsidRPr="00675412">
              <w:rPr>
                <w:rFonts w:ascii="Trebuchet MS" w:hAnsi="Trebuchet MS" w:cs="Calibri"/>
                <w:color w:val="000000"/>
                <w:sz w:val="22"/>
                <w:szCs w:val="22"/>
              </w:rPr>
              <w:t xml:space="preserve">a </w:t>
            </w:r>
            <w:r w:rsidRPr="00675412">
              <w:rPr>
                <w:rFonts w:ascii="Trebuchet MS" w:hAnsi="Trebuchet MS" w:cs="Calibri"/>
                <w:color w:val="000000"/>
                <w:sz w:val="22"/>
                <w:szCs w:val="22"/>
              </w:rPr>
              <w:t>destinar</w:t>
            </w:r>
          </w:p>
        </w:tc>
        <w:tc>
          <w:tcPr>
            <w:tcW w:w="851" w:type="dxa"/>
            <w:tcBorders>
              <w:top w:val="nil"/>
              <w:left w:val="nil"/>
              <w:bottom w:val="single" w:sz="4" w:space="0" w:color="auto"/>
              <w:right w:val="single" w:sz="4" w:space="0" w:color="auto"/>
            </w:tcBorders>
            <w:shd w:val="clear" w:color="auto" w:fill="auto"/>
            <w:hideMark/>
          </w:tcPr>
          <w:p w14:paraId="5D876CD4" w14:textId="77777777" w:rsidR="00257977" w:rsidRPr="00675412" w:rsidRDefault="00257977" w:rsidP="006A2E3D">
            <w:pPr>
              <w:spacing w:line="280" w:lineRule="exact"/>
              <w:jc w:val="center"/>
              <w:rPr>
                <w:rFonts w:ascii="Trebuchet MS" w:hAnsi="Trebuchet MS" w:cs="Calibri"/>
                <w:color w:val="000000"/>
                <w:sz w:val="22"/>
                <w:szCs w:val="22"/>
              </w:rPr>
            </w:pPr>
            <w:r w:rsidRPr="00675412">
              <w:rPr>
                <w:rFonts w:ascii="Trebuchet MS" w:hAnsi="Trebuchet MS" w:cs="Calibri"/>
                <w:color w:val="000000"/>
                <w:sz w:val="22"/>
                <w:szCs w:val="22"/>
              </w:rPr>
              <w:t>[·]</w:t>
            </w:r>
          </w:p>
        </w:tc>
      </w:tr>
    </w:tbl>
    <w:p w14:paraId="1C929F6F" w14:textId="77777777" w:rsidR="00D41D19" w:rsidRDefault="00D41D19" w:rsidP="006A2E3D">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rPr>
      </w:pPr>
    </w:p>
    <w:p w14:paraId="3FFB2457" w14:textId="77777777" w:rsidR="00D41D19" w:rsidRDefault="00D41D19" w:rsidP="006A2E3D">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rPr>
      </w:pPr>
    </w:p>
    <w:p w14:paraId="20ADEE3B" w14:textId="77777777" w:rsidR="00D41D19" w:rsidRDefault="00D41D19" w:rsidP="006A2E3D">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rPr>
      </w:pPr>
    </w:p>
    <w:p w14:paraId="4B9911FE" w14:textId="77777777" w:rsidR="00D41D19" w:rsidRDefault="00D41D19" w:rsidP="006A2E3D">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rPr>
      </w:pPr>
    </w:p>
    <w:p w14:paraId="4A541ED4" w14:textId="77777777" w:rsidR="00D41D19" w:rsidRDefault="00D41D19" w:rsidP="006A2E3D">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rPr>
      </w:pPr>
    </w:p>
    <w:p w14:paraId="182F97E4" w14:textId="77777777" w:rsidR="00D41D19" w:rsidRDefault="00D41D19" w:rsidP="006A2E3D">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rPr>
      </w:pPr>
    </w:p>
    <w:p w14:paraId="74E2B661" w14:textId="77777777" w:rsidR="00D41D19" w:rsidRDefault="00D41D19" w:rsidP="006A2E3D">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rPr>
      </w:pPr>
    </w:p>
    <w:p w14:paraId="387B9C0D" w14:textId="77777777" w:rsidR="00257977" w:rsidRDefault="00257977" w:rsidP="006A2E3D">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rPr>
      </w:pPr>
      <w:r w:rsidRPr="00675412">
        <w:rPr>
          <w:rFonts w:ascii="Trebuchet MS" w:hAnsi="Trebuchet MS" w:cs="Calibri Light"/>
          <w:sz w:val="22"/>
          <w:szCs w:val="22"/>
        </w:rPr>
        <w:t xml:space="preserve">Os representantes legais da Emissora declaram neste ato, de forma irrevogável e irretratável, que as informações apresentadas são verídicas e representam o direcionamento dos recursos obtidos por meio da Debênture, o qual está sendo utilizado estritamente nos termos da destinação dos recursos prevista no item 3.5 da </w:t>
      </w:r>
      <w:r w:rsidR="00D7529C" w:rsidRPr="00675412">
        <w:rPr>
          <w:rFonts w:ascii="Trebuchet MS" w:hAnsi="Trebuchet MS" w:cs="Calibri Light"/>
          <w:sz w:val="22"/>
          <w:szCs w:val="22"/>
        </w:rPr>
        <w:t xml:space="preserve">Escritura de Emissão de </w:t>
      </w:r>
      <w:r w:rsidRPr="00675412">
        <w:rPr>
          <w:rFonts w:ascii="Trebuchet MS" w:hAnsi="Trebuchet MS" w:cs="Calibri Light"/>
          <w:sz w:val="22"/>
          <w:szCs w:val="22"/>
        </w:rPr>
        <w:t>Debênture</w:t>
      </w:r>
      <w:r w:rsidR="00D7529C" w:rsidRPr="00675412">
        <w:rPr>
          <w:rFonts w:ascii="Trebuchet MS" w:hAnsi="Trebuchet MS" w:cs="Calibri Light"/>
          <w:sz w:val="22"/>
          <w:szCs w:val="22"/>
        </w:rPr>
        <w:t>s</w:t>
      </w:r>
      <w:r w:rsidRPr="00675412">
        <w:rPr>
          <w:rFonts w:ascii="Trebuchet MS" w:hAnsi="Trebuchet MS" w:cs="Calibri Light"/>
          <w:sz w:val="22"/>
          <w:szCs w:val="22"/>
        </w:rPr>
        <w:t>.</w:t>
      </w:r>
    </w:p>
    <w:p w14:paraId="791E7F74" w14:textId="77777777" w:rsidR="00D41D19" w:rsidRPr="00675412" w:rsidRDefault="00D41D19" w:rsidP="006A2E3D">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rPr>
      </w:pPr>
    </w:p>
    <w:p w14:paraId="220C7217" w14:textId="77777777" w:rsidR="00257977" w:rsidRPr="00675412" w:rsidRDefault="00257977" w:rsidP="006A2E3D">
      <w:pPr>
        <w:widowControl w:val="0"/>
        <w:suppressAutoHyphens/>
        <w:autoSpaceDE w:val="0"/>
        <w:autoSpaceDN w:val="0"/>
        <w:adjustRightInd w:val="0"/>
        <w:spacing w:line="280" w:lineRule="exact"/>
        <w:jc w:val="center"/>
        <w:textAlignment w:val="baseline"/>
        <w:rPr>
          <w:rFonts w:ascii="Trebuchet MS" w:hAnsi="Trebuchet MS" w:cs="Calibri Light"/>
          <w:sz w:val="22"/>
          <w:szCs w:val="22"/>
        </w:rPr>
      </w:pPr>
      <w:r w:rsidRPr="00675412">
        <w:rPr>
          <w:rFonts w:ascii="Trebuchet MS" w:hAnsi="Trebuchet MS" w:cs="Calibri Light"/>
          <w:sz w:val="22"/>
          <w:szCs w:val="22"/>
        </w:rPr>
        <w:t>[local e data]</w:t>
      </w:r>
    </w:p>
    <w:p w14:paraId="52819407" w14:textId="77777777" w:rsidR="00257977" w:rsidRPr="00675412" w:rsidRDefault="00257977" w:rsidP="006A2E3D">
      <w:pPr>
        <w:widowControl w:val="0"/>
        <w:suppressAutoHyphens/>
        <w:autoSpaceDE w:val="0"/>
        <w:autoSpaceDN w:val="0"/>
        <w:adjustRightInd w:val="0"/>
        <w:spacing w:line="280" w:lineRule="exact"/>
        <w:textAlignment w:val="baseline"/>
        <w:rPr>
          <w:rFonts w:ascii="Trebuchet MS" w:hAnsi="Trebuchet MS" w:cs="Calibri Light"/>
          <w:b/>
          <w:bCs/>
          <w:sz w:val="22"/>
          <w:szCs w:val="22"/>
        </w:rPr>
      </w:pPr>
    </w:p>
    <w:p w14:paraId="5018A8CF" w14:textId="77777777" w:rsidR="00257977" w:rsidRPr="00675412" w:rsidRDefault="00257977" w:rsidP="006A2E3D">
      <w:pPr>
        <w:widowControl w:val="0"/>
        <w:suppressAutoHyphens/>
        <w:autoSpaceDE w:val="0"/>
        <w:autoSpaceDN w:val="0"/>
        <w:adjustRightInd w:val="0"/>
        <w:spacing w:line="280" w:lineRule="exact"/>
        <w:jc w:val="center"/>
        <w:textAlignment w:val="baseline"/>
        <w:rPr>
          <w:rFonts w:ascii="Trebuchet MS" w:hAnsi="Trebuchet MS" w:cs="Calibri Light"/>
          <w:b/>
          <w:bCs/>
          <w:sz w:val="22"/>
          <w:szCs w:val="22"/>
        </w:rPr>
      </w:pPr>
      <w:r w:rsidRPr="00675412">
        <w:rPr>
          <w:rFonts w:ascii="Trebuchet MS" w:hAnsi="Trebuchet MS" w:cs="Calibri Light"/>
          <w:b/>
          <w:bCs/>
          <w:sz w:val="22"/>
          <w:szCs w:val="22"/>
        </w:rPr>
        <w:t>BM EMPREENDIMENTOS E PARTICIPAÇÕES SPE S.A.</w:t>
      </w:r>
    </w:p>
    <w:p w14:paraId="5D10E5FD" w14:textId="77777777" w:rsidR="00257977" w:rsidRPr="00675412" w:rsidRDefault="00257977" w:rsidP="006A2E3D">
      <w:pPr>
        <w:widowControl w:val="0"/>
        <w:suppressAutoHyphens/>
        <w:autoSpaceDE w:val="0"/>
        <w:autoSpaceDN w:val="0"/>
        <w:adjustRightInd w:val="0"/>
        <w:spacing w:line="280" w:lineRule="exact"/>
        <w:textAlignment w:val="baseline"/>
        <w:rPr>
          <w:rFonts w:ascii="Trebuchet MS" w:hAnsi="Trebuchet MS" w:cs="Calibri Light"/>
          <w:b/>
          <w:sz w:val="22"/>
          <w:szCs w:val="22"/>
        </w:rPr>
      </w:pPr>
    </w:p>
    <w:tbl>
      <w:tblPr>
        <w:tblW w:w="9639" w:type="dxa"/>
        <w:jc w:val="center"/>
        <w:tblLook w:val="04A0" w:firstRow="1" w:lastRow="0" w:firstColumn="1" w:lastColumn="0" w:noHBand="0" w:noVBand="1"/>
      </w:tblPr>
      <w:tblGrid>
        <w:gridCol w:w="4678"/>
        <w:gridCol w:w="4961"/>
      </w:tblGrid>
      <w:tr w:rsidR="00257977" w:rsidRPr="00675412" w14:paraId="13132C09" w14:textId="77777777" w:rsidTr="00413664">
        <w:trPr>
          <w:trHeight w:hRule="exact" w:val="284"/>
          <w:jc w:val="center"/>
        </w:trPr>
        <w:tc>
          <w:tcPr>
            <w:tcW w:w="4678" w:type="dxa"/>
            <w:hideMark/>
          </w:tcPr>
          <w:p w14:paraId="6C53FE1D" w14:textId="77777777" w:rsidR="00257977" w:rsidRPr="00675412"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675412">
              <w:rPr>
                <w:rFonts w:ascii="Trebuchet MS" w:hAnsi="Trebuchet MS" w:cs="Calibri Light"/>
                <w:sz w:val="22"/>
                <w:szCs w:val="22"/>
              </w:rPr>
              <w:t>____________________________________</w:t>
            </w:r>
          </w:p>
        </w:tc>
        <w:tc>
          <w:tcPr>
            <w:tcW w:w="4961" w:type="dxa"/>
            <w:hideMark/>
          </w:tcPr>
          <w:p w14:paraId="6D488B41" w14:textId="77777777" w:rsidR="00257977" w:rsidRPr="00675412"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675412">
              <w:rPr>
                <w:rFonts w:ascii="Trebuchet MS" w:hAnsi="Trebuchet MS" w:cs="Calibri Light"/>
                <w:sz w:val="22"/>
                <w:szCs w:val="22"/>
              </w:rPr>
              <w:t>___________________________________</w:t>
            </w:r>
          </w:p>
        </w:tc>
      </w:tr>
      <w:tr w:rsidR="00257977" w:rsidRPr="00675412" w14:paraId="34D3F027" w14:textId="77777777" w:rsidTr="00413664">
        <w:trPr>
          <w:trHeight w:hRule="exact" w:val="284"/>
          <w:jc w:val="center"/>
        </w:trPr>
        <w:tc>
          <w:tcPr>
            <w:tcW w:w="4678" w:type="dxa"/>
            <w:hideMark/>
          </w:tcPr>
          <w:p w14:paraId="618D0CA4" w14:textId="77777777" w:rsidR="00257977" w:rsidRPr="00675412"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675412">
              <w:rPr>
                <w:rFonts w:ascii="Trebuchet MS" w:hAnsi="Trebuchet MS" w:cs="Calibri Light"/>
                <w:sz w:val="22"/>
                <w:szCs w:val="22"/>
              </w:rPr>
              <w:t>Nome:</w:t>
            </w:r>
          </w:p>
        </w:tc>
        <w:tc>
          <w:tcPr>
            <w:tcW w:w="4961" w:type="dxa"/>
            <w:hideMark/>
          </w:tcPr>
          <w:p w14:paraId="7B2AD255" w14:textId="77777777" w:rsidR="00257977" w:rsidRPr="00675412"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675412">
              <w:rPr>
                <w:rFonts w:ascii="Trebuchet MS" w:hAnsi="Trebuchet MS" w:cs="Calibri Light"/>
                <w:sz w:val="22"/>
                <w:szCs w:val="22"/>
              </w:rPr>
              <w:t>Nome:</w:t>
            </w:r>
          </w:p>
        </w:tc>
      </w:tr>
      <w:tr w:rsidR="00257977" w:rsidRPr="00675412" w14:paraId="533752DB" w14:textId="77777777" w:rsidTr="00413664">
        <w:trPr>
          <w:trHeight w:hRule="exact" w:val="284"/>
          <w:jc w:val="center"/>
        </w:trPr>
        <w:tc>
          <w:tcPr>
            <w:tcW w:w="4678" w:type="dxa"/>
            <w:hideMark/>
          </w:tcPr>
          <w:p w14:paraId="41B0E9F3" w14:textId="77777777" w:rsidR="00257977" w:rsidRPr="00675412"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675412">
              <w:rPr>
                <w:rFonts w:ascii="Trebuchet MS" w:hAnsi="Trebuchet MS" w:cs="Calibri Light"/>
                <w:sz w:val="22"/>
                <w:szCs w:val="22"/>
              </w:rPr>
              <w:t>Cargo:</w:t>
            </w:r>
          </w:p>
        </w:tc>
        <w:tc>
          <w:tcPr>
            <w:tcW w:w="4961" w:type="dxa"/>
            <w:hideMark/>
          </w:tcPr>
          <w:p w14:paraId="3B0BEAB1" w14:textId="77777777" w:rsidR="00257977" w:rsidRPr="00675412"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675412">
              <w:rPr>
                <w:rFonts w:ascii="Trebuchet MS" w:hAnsi="Trebuchet MS" w:cs="Calibri Light"/>
                <w:sz w:val="22"/>
                <w:szCs w:val="22"/>
              </w:rPr>
              <w:t>Cargo:</w:t>
            </w:r>
          </w:p>
        </w:tc>
      </w:tr>
    </w:tbl>
    <w:p w14:paraId="0C726B23" w14:textId="77777777" w:rsidR="00257977" w:rsidRPr="00675412" w:rsidRDefault="00257977" w:rsidP="006A2E3D">
      <w:pPr>
        <w:spacing w:line="280" w:lineRule="exact"/>
        <w:contextualSpacing/>
        <w:rPr>
          <w:rFonts w:ascii="Trebuchet MS" w:eastAsiaTheme="minorHAnsi" w:hAnsi="Trebuchet MS" w:cs="Calibri Light"/>
          <w:b/>
          <w:kern w:val="20"/>
          <w:sz w:val="22"/>
          <w:szCs w:val="22"/>
          <w:lang w:eastAsia="en-US"/>
        </w:rPr>
      </w:pPr>
    </w:p>
    <w:p w14:paraId="1C84CD72" w14:textId="77777777" w:rsidR="00E220C4" w:rsidRDefault="00E220C4" w:rsidP="006A2E3D">
      <w:pPr>
        <w:spacing w:line="280" w:lineRule="exact"/>
        <w:jc w:val="center"/>
        <w:rPr>
          <w:rFonts w:ascii="Trebuchet MS" w:hAnsi="Trebuchet MS"/>
          <w:sz w:val="22"/>
          <w:szCs w:val="22"/>
        </w:rPr>
      </w:pPr>
    </w:p>
    <w:p w14:paraId="2DCA5CF1" w14:textId="77777777" w:rsidR="00E73C89" w:rsidRDefault="00E73C89" w:rsidP="006A2E3D">
      <w:pPr>
        <w:spacing w:line="280" w:lineRule="exact"/>
        <w:jc w:val="center"/>
        <w:rPr>
          <w:rFonts w:ascii="Trebuchet MS" w:hAnsi="Trebuchet MS"/>
          <w:sz w:val="22"/>
          <w:szCs w:val="22"/>
        </w:rPr>
      </w:pPr>
    </w:p>
    <w:p w14:paraId="475C4AD0" w14:textId="77777777" w:rsidR="00E73C89" w:rsidRPr="00D53C27" w:rsidRDefault="00E73C89" w:rsidP="00E73C89">
      <w:pPr>
        <w:widowControl w:val="0"/>
        <w:suppressAutoHyphens/>
        <w:autoSpaceDE w:val="0"/>
        <w:autoSpaceDN w:val="0"/>
        <w:adjustRightInd w:val="0"/>
        <w:spacing w:line="280" w:lineRule="exact"/>
        <w:ind w:right="-567"/>
        <w:textAlignment w:val="baseline"/>
        <w:rPr>
          <w:rFonts w:ascii="Trebuchet MS" w:hAnsi="Trebuchet MS" w:cs="Calibri Light"/>
          <w:sz w:val="22"/>
          <w:szCs w:val="22"/>
          <w:lang w:val="en-GB"/>
        </w:rPr>
      </w:pPr>
      <w:r w:rsidRPr="00D53C27">
        <w:rPr>
          <w:rFonts w:ascii="Trebuchet MS" w:hAnsi="Trebuchet MS"/>
          <w:b/>
          <w:sz w:val="22"/>
          <w:szCs w:val="22"/>
          <w:lang w:val="en-GB"/>
        </w:rPr>
        <w:t xml:space="preserve">Re.: </w:t>
      </w:r>
      <w:r w:rsidRPr="00D53C27">
        <w:rPr>
          <w:rFonts w:ascii="Trebuchet MS" w:hAnsi="Trebuchet MS"/>
          <w:b/>
          <w:sz w:val="22"/>
          <w:szCs w:val="22"/>
          <w:u w:val="single"/>
          <w:lang w:val="en-GB"/>
        </w:rPr>
        <w:t>Debenture, reserve/support for the Real Estate Receivables Certificates of the 334</w:t>
      </w:r>
      <w:r w:rsidRPr="00D53C27">
        <w:rPr>
          <w:rFonts w:ascii="Trebuchet MS" w:hAnsi="Trebuchet MS"/>
          <w:b/>
          <w:sz w:val="22"/>
          <w:szCs w:val="22"/>
          <w:u w:val="single"/>
          <w:vertAlign w:val="superscript"/>
          <w:lang w:val="en-GB"/>
        </w:rPr>
        <w:t>th</w:t>
      </w:r>
      <w:r w:rsidRPr="00D53C27">
        <w:rPr>
          <w:rFonts w:ascii="Trebuchet MS" w:hAnsi="Trebuchet MS"/>
          <w:b/>
          <w:sz w:val="22"/>
          <w:szCs w:val="22"/>
          <w:u w:val="single"/>
          <w:lang w:val="en-GB"/>
        </w:rPr>
        <w:t xml:space="preserve"> Series of the 1</w:t>
      </w:r>
      <w:r w:rsidRPr="00D53C27">
        <w:rPr>
          <w:rFonts w:ascii="Trebuchet MS" w:hAnsi="Trebuchet MS"/>
          <w:b/>
          <w:sz w:val="22"/>
          <w:szCs w:val="22"/>
          <w:u w:val="single"/>
          <w:vertAlign w:val="superscript"/>
          <w:lang w:val="en-GB"/>
        </w:rPr>
        <w:t>st</w:t>
      </w:r>
      <w:r w:rsidRPr="00D53C27">
        <w:rPr>
          <w:rFonts w:ascii="Trebuchet MS" w:hAnsi="Trebuchet MS"/>
          <w:b/>
          <w:sz w:val="22"/>
          <w:szCs w:val="22"/>
          <w:u w:val="single"/>
          <w:lang w:val="en-GB"/>
        </w:rPr>
        <w:t xml:space="preserve"> Issuance of Real Estate Receivables Certificates of TRUE SECURITIZADORA S.A.</w:t>
      </w:r>
    </w:p>
    <w:p w14:paraId="3AAEEF6B" w14:textId="77777777" w:rsidR="00E73C89" w:rsidRPr="00D53C27" w:rsidRDefault="00E73C89" w:rsidP="00E73C89">
      <w:pPr>
        <w:widowControl w:val="0"/>
        <w:suppressAutoHyphens/>
        <w:autoSpaceDE w:val="0"/>
        <w:autoSpaceDN w:val="0"/>
        <w:adjustRightInd w:val="0"/>
        <w:spacing w:line="280" w:lineRule="exact"/>
        <w:ind w:right="-567"/>
        <w:jc w:val="center"/>
        <w:textAlignment w:val="baseline"/>
        <w:rPr>
          <w:rFonts w:ascii="Trebuchet MS" w:hAnsi="Trebuchet MS" w:cs="Calibri Light"/>
          <w:sz w:val="22"/>
          <w:szCs w:val="22"/>
          <w:u w:val="single"/>
          <w:lang w:val="en-GB"/>
        </w:rPr>
      </w:pPr>
    </w:p>
    <w:p w14:paraId="6423BE40" w14:textId="77777777" w:rsidR="00E73C89" w:rsidRPr="001B43BB" w:rsidRDefault="00E73C89" w:rsidP="00E73C89">
      <w:pPr>
        <w:widowControl w:val="0"/>
        <w:suppressAutoHyphens/>
        <w:autoSpaceDE w:val="0"/>
        <w:autoSpaceDN w:val="0"/>
        <w:adjustRightInd w:val="0"/>
        <w:spacing w:line="280" w:lineRule="exact"/>
        <w:ind w:right="-567"/>
        <w:textAlignment w:val="baseline"/>
        <w:rPr>
          <w:rFonts w:ascii="Trebuchet MS" w:hAnsi="Trebuchet MS" w:cs="Calibri Light"/>
          <w:sz w:val="22"/>
          <w:szCs w:val="22"/>
          <w:lang w:val="en-GB"/>
        </w:rPr>
      </w:pPr>
      <w:r w:rsidRPr="00D53C27">
        <w:rPr>
          <w:rFonts w:ascii="Trebuchet MS" w:hAnsi="Trebuchet MS"/>
          <w:sz w:val="22"/>
          <w:szCs w:val="22"/>
          <w:lang w:val="en-GB"/>
        </w:rPr>
        <w:t xml:space="preserve">In compliance with the provision contained in the Deed of Debentures Issuance, issued by </w:t>
      </w:r>
      <w:r w:rsidRPr="00D53C27">
        <w:rPr>
          <w:rFonts w:ascii="Trebuchet MS" w:hAnsi="Trebuchet MS"/>
          <w:b/>
          <w:sz w:val="22"/>
          <w:szCs w:val="22"/>
          <w:lang w:val="en-GB"/>
        </w:rPr>
        <w:t>BM EMPREENDIMENTOS E PARTICIPAÇÕES SPE S.A.</w:t>
      </w:r>
      <w:r w:rsidRPr="00D53C27">
        <w:rPr>
          <w:rFonts w:ascii="Trebuchet MS" w:hAnsi="Trebuchet MS"/>
          <w:sz w:val="22"/>
          <w:szCs w:val="22"/>
          <w:lang w:val="en-GB"/>
        </w:rPr>
        <w:t xml:space="preserve">, a joint-stock company, headquartered in the city of São Paulo, State of São Paulo, at </w:t>
      </w:r>
      <w:proofErr w:type="spellStart"/>
      <w:r w:rsidRPr="00D53C27">
        <w:rPr>
          <w:rFonts w:ascii="Trebuchet MS" w:hAnsi="Trebuchet MS"/>
          <w:sz w:val="22"/>
          <w:szCs w:val="22"/>
          <w:lang w:val="en-GB"/>
        </w:rPr>
        <w:t>Rua</w:t>
      </w:r>
      <w:proofErr w:type="spellEnd"/>
      <w:r w:rsidRPr="00D53C27">
        <w:rPr>
          <w:rFonts w:ascii="Trebuchet MS" w:hAnsi="Trebuchet MS"/>
          <w:sz w:val="22"/>
          <w:szCs w:val="22"/>
          <w:lang w:val="en-GB"/>
        </w:rPr>
        <w:t xml:space="preserve"> </w:t>
      </w:r>
      <w:proofErr w:type="spellStart"/>
      <w:r w:rsidRPr="00D53C27">
        <w:rPr>
          <w:rFonts w:ascii="Trebuchet MS" w:hAnsi="Trebuchet MS"/>
          <w:sz w:val="22"/>
          <w:szCs w:val="22"/>
          <w:lang w:val="en-GB"/>
        </w:rPr>
        <w:t>Itapeva</w:t>
      </w:r>
      <w:proofErr w:type="spellEnd"/>
      <w:r w:rsidRPr="00D53C27">
        <w:rPr>
          <w:rFonts w:ascii="Trebuchet MS" w:hAnsi="Trebuchet MS"/>
          <w:sz w:val="22"/>
          <w:szCs w:val="22"/>
          <w:lang w:val="en-GB"/>
        </w:rPr>
        <w:t xml:space="preserve">, 538, 12º </w:t>
      </w:r>
      <w:proofErr w:type="spellStart"/>
      <w:r w:rsidRPr="00D53C27">
        <w:rPr>
          <w:rFonts w:ascii="Trebuchet MS" w:hAnsi="Trebuchet MS"/>
          <w:sz w:val="22"/>
          <w:szCs w:val="22"/>
          <w:lang w:val="en-GB"/>
        </w:rPr>
        <w:t>andar</w:t>
      </w:r>
      <w:proofErr w:type="spellEnd"/>
      <w:r w:rsidRPr="00D53C27">
        <w:rPr>
          <w:rFonts w:ascii="Trebuchet MS" w:hAnsi="Trebuchet MS"/>
          <w:sz w:val="22"/>
          <w:szCs w:val="22"/>
          <w:lang w:val="en-GB"/>
        </w:rPr>
        <w:t>, Bela Vista, zip code: 01332-00, enrolled with the CNPJ under n</w:t>
      </w:r>
      <w:r w:rsidRPr="00D53C27">
        <w:rPr>
          <w:rFonts w:ascii="Trebuchet MS" w:hAnsi="Trebuchet MS"/>
          <w:sz w:val="22"/>
          <w:szCs w:val="22"/>
          <w:vertAlign w:val="superscript"/>
          <w:lang w:val="en-GB"/>
        </w:rPr>
        <w:t>o</w:t>
      </w:r>
      <w:r w:rsidRPr="00D53C27">
        <w:rPr>
          <w:rFonts w:ascii="Trebuchet MS" w:hAnsi="Trebuchet MS"/>
          <w:sz w:val="22"/>
          <w:szCs w:val="22"/>
          <w:lang w:val="en-GB"/>
        </w:rPr>
        <w:t xml:space="preserve">. 12.051.345/0001-53, and with NIRE 35300435532 </w:t>
      </w:r>
      <w:r w:rsidRPr="00D53C27">
        <w:rPr>
          <w:rFonts w:ascii="Trebuchet MS" w:hAnsi="Trebuchet MS"/>
          <w:bCs/>
          <w:sz w:val="22"/>
          <w:szCs w:val="22"/>
          <w:lang w:val="en-GB"/>
        </w:rPr>
        <w:t>(“</w:t>
      </w:r>
      <w:r w:rsidRPr="00D53C27">
        <w:rPr>
          <w:rFonts w:ascii="Trebuchet MS" w:hAnsi="Trebuchet MS"/>
          <w:bCs/>
          <w:sz w:val="22"/>
          <w:szCs w:val="22"/>
          <w:u w:val="single"/>
          <w:lang w:val="en-GB"/>
        </w:rPr>
        <w:t>Issuer</w:t>
      </w:r>
      <w:r w:rsidRPr="00D53C27">
        <w:rPr>
          <w:rFonts w:ascii="Trebuchet MS" w:hAnsi="Trebuchet MS"/>
          <w:bCs/>
          <w:sz w:val="22"/>
          <w:szCs w:val="22"/>
          <w:lang w:val="en-GB"/>
        </w:rPr>
        <w:t>”)</w:t>
      </w:r>
      <w:r w:rsidRPr="00D53C27">
        <w:rPr>
          <w:rFonts w:ascii="Trebuchet MS" w:hAnsi="Trebuchet MS"/>
          <w:sz w:val="22"/>
          <w:szCs w:val="22"/>
          <w:lang w:val="en-GB"/>
        </w:rPr>
        <w:t>, we declare that the resources made available through the operation entered into by means of the respective 7</w:t>
      </w:r>
      <w:r w:rsidRPr="00D53C27">
        <w:rPr>
          <w:rFonts w:ascii="Trebuchet MS" w:hAnsi="Trebuchet MS"/>
          <w:sz w:val="22"/>
          <w:szCs w:val="22"/>
          <w:vertAlign w:val="superscript"/>
          <w:lang w:val="en-GB"/>
        </w:rPr>
        <w:t>th</w:t>
      </w:r>
      <w:r w:rsidRPr="00D53C27">
        <w:rPr>
          <w:rFonts w:ascii="Trebuchet MS" w:hAnsi="Trebuchet MS"/>
          <w:sz w:val="22"/>
          <w:szCs w:val="22"/>
          <w:lang w:val="en-GB"/>
        </w:rPr>
        <w:t xml:space="preserve"> </w:t>
      </w:r>
      <w:r w:rsidRPr="00D53C27">
        <w:rPr>
          <w:rFonts w:ascii="Trebuchet MS" w:hAnsi="Trebuchet MS"/>
          <w:bCs/>
          <w:sz w:val="22"/>
          <w:szCs w:val="22"/>
          <w:lang w:val="en-GB"/>
        </w:rPr>
        <w:t>Issuance of Ordinary Debentures, non-convertible into shares, in Two Series, of Unsecured Type, to be Converted into Cash, with In Rem Guarantee, for Private Placement</w:t>
      </w:r>
      <w:r w:rsidRPr="00D53C27">
        <w:rPr>
          <w:rFonts w:ascii="Trebuchet MS" w:hAnsi="Trebuchet MS"/>
          <w:sz w:val="22"/>
          <w:szCs w:val="22"/>
          <w:lang w:val="en-GB"/>
        </w:rPr>
        <w:t xml:space="preserve">, of BM </w:t>
      </w:r>
      <w:proofErr w:type="spellStart"/>
      <w:r w:rsidRPr="00D53C27">
        <w:rPr>
          <w:rFonts w:ascii="Trebuchet MS" w:hAnsi="Trebuchet MS"/>
          <w:sz w:val="22"/>
          <w:szCs w:val="22"/>
          <w:lang w:val="en-GB"/>
        </w:rPr>
        <w:t>Empreendimentos</w:t>
      </w:r>
      <w:proofErr w:type="spellEnd"/>
      <w:r w:rsidRPr="00D53C27">
        <w:rPr>
          <w:rFonts w:ascii="Trebuchet MS" w:hAnsi="Trebuchet MS"/>
          <w:sz w:val="22"/>
          <w:szCs w:val="22"/>
          <w:lang w:val="en-GB"/>
        </w:rPr>
        <w:t xml:space="preserve"> e </w:t>
      </w:r>
      <w:proofErr w:type="spellStart"/>
      <w:r w:rsidRPr="00D53C27">
        <w:rPr>
          <w:rFonts w:ascii="Trebuchet MS" w:hAnsi="Trebuchet MS"/>
          <w:sz w:val="22"/>
          <w:szCs w:val="22"/>
          <w:lang w:val="en-GB"/>
        </w:rPr>
        <w:t>Participações</w:t>
      </w:r>
      <w:proofErr w:type="spellEnd"/>
      <w:r w:rsidRPr="00D53C27">
        <w:rPr>
          <w:rFonts w:ascii="Trebuchet MS" w:hAnsi="Trebuchet MS"/>
          <w:sz w:val="22"/>
          <w:szCs w:val="22"/>
          <w:lang w:val="en-GB"/>
        </w:rPr>
        <w:t xml:space="preserve"> SPE S.A.  </w:t>
      </w:r>
      <w:r w:rsidRPr="001B43BB">
        <w:rPr>
          <w:rFonts w:ascii="Trebuchet MS" w:hAnsi="Trebuchet MS"/>
          <w:sz w:val="22"/>
          <w:szCs w:val="22"/>
          <w:lang w:val="en-GB"/>
        </w:rPr>
        <w:t>(“</w:t>
      </w:r>
      <w:r w:rsidRPr="001B43BB">
        <w:rPr>
          <w:rFonts w:ascii="Trebuchet MS" w:hAnsi="Trebuchet MS"/>
          <w:sz w:val="22"/>
          <w:szCs w:val="22"/>
          <w:u w:val="single"/>
          <w:lang w:val="en-GB"/>
        </w:rPr>
        <w:t>Debenture</w:t>
      </w:r>
      <w:r w:rsidRPr="001B43BB">
        <w:rPr>
          <w:rFonts w:ascii="Trebuchet MS" w:hAnsi="Trebuchet MS"/>
          <w:sz w:val="22"/>
          <w:szCs w:val="22"/>
          <w:lang w:val="en-GB"/>
        </w:rPr>
        <w:t xml:space="preserve">”) </w:t>
      </w:r>
      <w:commentRangeStart w:id="70"/>
      <w:r w:rsidRPr="001B43BB">
        <w:rPr>
          <w:rFonts w:ascii="Trebuchet MS" w:hAnsi="Trebuchet MS"/>
          <w:sz w:val="22"/>
          <w:szCs w:val="22"/>
          <w:lang w:val="en-GB"/>
        </w:rPr>
        <w:t>were used through until the present date for the development of projects of a real estate nature, as described below and under the terms of the corroborating documents attached to this declaration</w:t>
      </w:r>
      <w:commentRangeEnd w:id="70"/>
      <w:r w:rsidR="002755D3">
        <w:rPr>
          <w:rStyle w:val="Refdecomentrio"/>
        </w:rPr>
        <w:commentReference w:id="70"/>
      </w:r>
      <w:r w:rsidRPr="001B43BB">
        <w:rPr>
          <w:rFonts w:ascii="Trebuchet MS" w:hAnsi="Trebuchet MS"/>
          <w:sz w:val="22"/>
          <w:szCs w:val="22"/>
          <w:lang w:val="en-GB"/>
        </w:rPr>
        <w:t>:</w:t>
      </w:r>
    </w:p>
    <w:p w14:paraId="4A468A0C" w14:textId="77777777" w:rsidR="00E73C89" w:rsidRPr="001B43BB" w:rsidRDefault="00E73C89" w:rsidP="00E73C89">
      <w:pPr>
        <w:widowControl w:val="0"/>
        <w:suppressAutoHyphens/>
        <w:autoSpaceDE w:val="0"/>
        <w:autoSpaceDN w:val="0"/>
        <w:adjustRightInd w:val="0"/>
        <w:spacing w:line="280" w:lineRule="exact"/>
        <w:textAlignment w:val="baseline"/>
        <w:rPr>
          <w:rFonts w:ascii="Trebuchet MS" w:hAnsi="Trebuchet MS" w:cs="Calibri Light"/>
          <w:sz w:val="22"/>
          <w:szCs w:val="22"/>
          <w:lang w:val="en-GB"/>
        </w:rPr>
      </w:pPr>
    </w:p>
    <w:tbl>
      <w:tblPr>
        <w:tblW w:w="13890" w:type="dxa"/>
        <w:jc w:val="center"/>
        <w:tblLayout w:type="fixed"/>
        <w:tblCellMar>
          <w:left w:w="70" w:type="dxa"/>
          <w:right w:w="70" w:type="dxa"/>
        </w:tblCellMar>
        <w:tblLook w:val="04A0" w:firstRow="1" w:lastRow="0" w:firstColumn="1" w:lastColumn="0" w:noHBand="0" w:noVBand="1"/>
      </w:tblPr>
      <w:tblGrid>
        <w:gridCol w:w="1556"/>
        <w:gridCol w:w="1135"/>
        <w:gridCol w:w="1134"/>
        <w:gridCol w:w="850"/>
        <w:gridCol w:w="851"/>
        <w:gridCol w:w="2552"/>
        <w:gridCol w:w="2268"/>
        <w:gridCol w:w="1264"/>
        <w:gridCol w:w="1429"/>
        <w:gridCol w:w="851"/>
      </w:tblGrid>
      <w:tr w:rsidR="00E73C89" w:rsidRPr="001B43BB" w14:paraId="1FAE3946" w14:textId="77777777" w:rsidTr="00E73C89">
        <w:trPr>
          <w:trHeight w:val="886"/>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F2ABE50" w14:textId="77777777" w:rsidR="00E73C89" w:rsidRPr="001B43BB" w:rsidRDefault="00E73C89">
            <w:pPr>
              <w:spacing w:line="280" w:lineRule="exact"/>
              <w:jc w:val="center"/>
              <w:rPr>
                <w:rFonts w:ascii="Trebuchet MS" w:hAnsi="Trebuchet MS" w:cs="Calibri"/>
                <w:color w:val="000000"/>
                <w:sz w:val="22"/>
                <w:szCs w:val="22"/>
                <w:lang w:val="en-GB" w:eastAsia="en-US"/>
              </w:rPr>
            </w:pPr>
            <w:r w:rsidRPr="001B43BB">
              <w:rPr>
                <w:rFonts w:ascii="Trebuchet MS" w:hAnsi="Trebuchet MS"/>
                <w:color w:val="000000"/>
                <w:sz w:val="22"/>
                <w:szCs w:val="22"/>
                <w:lang w:val="en-GB" w:eastAsia="en-US"/>
              </w:rPr>
              <w:t>Name of the Real Estate Development</w:t>
            </w:r>
          </w:p>
        </w:tc>
        <w:tc>
          <w:tcPr>
            <w:tcW w:w="1134" w:type="dxa"/>
            <w:tcBorders>
              <w:top w:val="single" w:sz="4" w:space="0" w:color="auto"/>
              <w:left w:val="nil"/>
              <w:bottom w:val="single" w:sz="4" w:space="0" w:color="auto"/>
              <w:right w:val="single" w:sz="4" w:space="0" w:color="auto"/>
            </w:tcBorders>
            <w:shd w:val="clear" w:color="auto" w:fill="D9D9D9"/>
            <w:noWrap/>
            <w:vAlign w:val="center"/>
            <w:hideMark/>
          </w:tcPr>
          <w:p w14:paraId="75D3AF44" w14:textId="77777777" w:rsidR="00E73C89" w:rsidRDefault="00E73C89">
            <w:pPr>
              <w:spacing w:line="280" w:lineRule="exact"/>
              <w:jc w:val="center"/>
              <w:rPr>
                <w:rFonts w:ascii="Trebuchet MS" w:hAnsi="Trebuchet MS" w:cs="Calibri"/>
                <w:color w:val="000000"/>
                <w:sz w:val="22"/>
                <w:szCs w:val="22"/>
                <w:lang w:eastAsia="en-US"/>
              </w:rPr>
            </w:pPr>
            <w:proofErr w:type="spellStart"/>
            <w:r>
              <w:rPr>
                <w:rFonts w:ascii="Trebuchet MS" w:hAnsi="Trebuchet MS"/>
                <w:color w:val="000000"/>
                <w:sz w:val="22"/>
                <w:szCs w:val="22"/>
                <w:lang w:eastAsia="en-US"/>
              </w:rPr>
              <w:t>Owner</w:t>
            </w:r>
            <w:proofErr w:type="spellEnd"/>
          </w:p>
        </w:tc>
        <w:tc>
          <w:tcPr>
            <w:tcW w:w="1134" w:type="dxa"/>
            <w:tcBorders>
              <w:top w:val="single" w:sz="4" w:space="0" w:color="auto"/>
              <w:left w:val="nil"/>
              <w:bottom w:val="single" w:sz="4" w:space="0" w:color="auto"/>
              <w:right w:val="single" w:sz="4" w:space="0" w:color="auto"/>
            </w:tcBorders>
            <w:shd w:val="clear" w:color="auto" w:fill="D9D9D9"/>
            <w:vAlign w:val="center"/>
            <w:hideMark/>
          </w:tcPr>
          <w:p w14:paraId="54F7CA59" w14:textId="77777777" w:rsidR="00E73C89" w:rsidRDefault="00E73C89">
            <w:pPr>
              <w:spacing w:line="280" w:lineRule="exact"/>
              <w:jc w:val="center"/>
              <w:rPr>
                <w:rFonts w:ascii="Trebuchet MS" w:hAnsi="Trebuchet MS" w:cs="Calibri"/>
                <w:color w:val="000000"/>
                <w:sz w:val="22"/>
                <w:szCs w:val="22"/>
                <w:lang w:eastAsia="en-US"/>
              </w:rPr>
            </w:pPr>
            <w:proofErr w:type="spellStart"/>
            <w:r>
              <w:rPr>
                <w:rFonts w:ascii="Trebuchet MS" w:hAnsi="Trebuchet MS"/>
                <w:color w:val="000000"/>
                <w:sz w:val="22"/>
                <w:szCs w:val="22"/>
                <w:lang w:eastAsia="en-US"/>
              </w:rPr>
              <w:t>Enrollment</w:t>
            </w:r>
            <w:proofErr w:type="spellEnd"/>
            <w:r>
              <w:rPr>
                <w:rFonts w:ascii="Trebuchet MS" w:hAnsi="Trebuchet MS"/>
                <w:color w:val="000000"/>
                <w:sz w:val="22"/>
                <w:szCs w:val="22"/>
                <w:lang w:eastAsia="en-US"/>
              </w:rPr>
              <w:t>/Registry Office</w:t>
            </w:r>
          </w:p>
        </w:tc>
        <w:tc>
          <w:tcPr>
            <w:tcW w:w="850" w:type="dxa"/>
            <w:tcBorders>
              <w:top w:val="single" w:sz="4" w:space="0" w:color="auto"/>
              <w:left w:val="nil"/>
              <w:bottom w:val="single" w:sz="4" w:space="0" w:color="auto"/>
              <w:right w:val="single" w:sz="4" w:space="0" w:color="auto"/>
            </w:tcBorders>
            <w:shd w:val="clear" w:color="auto" w:fill="D9D9D9"/>
            <w:noWrap/>
            <w:vAlign w:val="center"/>
            <w:hideMark/>
          </w:tcPr>
          <w:p w14:paraId="411AA1E8" w14:textId="77777777" w:rsidR="00E73C89" w:rsidRDefault="00E73C89">
            <w:pPr>
              <w:spacing w:line="280" w:lineRule="exact"/>
              <w:jc w:val="center"/>
              <w:rPr>
                <w:rFonts w:ascii="Trebuchet MS" w:hAnsi="Trebuchet MS" w:cs="Calibri"/>
                <w:color w:val="000000"/>
                <w:sz w:val="22"/>
                <w:szCs w:val="22"/>
                <w:lang w:eastAsia="en-US"/>
              </w:rPr>
            </w:pPr>
            <w:proofErr w:type="spellStart"/>
            <w:r>
              <w:rPr>
                <w:rFonts w:ascii="Trebuchet MS" w:hAnsi="Trebuchet MS"/>
                <w:color w:val="000000"/>
                <w:sz w:val="22"/>
                <w:szCs w:val="22"/>
                <w:lang w:eastAsia="en-US"/>
              </w:rPr>
              <w:t>Address</w:t>
            </w:r>
            <w:proofErr w:type="spellEnd"/>
          </w:p>
        </w:tc>
        <w:tc>
          <w:tcPr>
            <w:tcW w:w="851" w:type="dxa"/>
            <w:tcBorders>
              <w:top w:val="single" w:sz="4" w:space="0" w:color="auto"/>
              <w:left w:val="nil"/>
              <w:bottom w:val="single" w:sz="4" w:space="0" w:color="auto"/>
              <w:right w:val="single" w:sz="4" w:space="0" w:color="auto"/>
            </w:tcBorders>
            <w:shd w:val="clear" w:color="auto" w:fill="D9D9D9"/>
            <w:vAlign w:val="center"/>
            <w:hideMark/>
          </w:tcPr>
          <w:p w14:paraId="35C21880"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 xml:space="preserve">Status </w:t>
            </w:r>
            <w:proofErr w:type="spellStart"/>
            <w:r>
              <w:rPr>
                <w:rFonts w:ascii="Trebuchet MS" w:hAnsi="Trebuchet MS"/>
                <w:color w:val="000000"/>
                <w:sz w:val="22"/>
                <w:szCs w:val="22"/>
                <w:lang w:eastAsia="en-US"/>
              </w:rPr>
              <w:t>of</w:t>
            </w:r>
            <w:proofErr w:type="spellEnd"/>
            <w:r>
              <w:rPr>
                <w:rFonts w:ascii="Trebuchet MS" w:hAnsi="Trebuchet MS"/>
                <w:color w:val="000000"/>
                <w:sz w:val="22"/>
                <w:szCs w:val="22"/>
                <w:lang w:eastAsia="en-US"/>
              </w:rPr>
              <w:t xml:space="preserve"> </w:t>
            </w:r>
            <w:proofErr w:type="spellStart"/>
            <w:r>
              <w:rPr>
                <w:rFonts w:ascii="Trebuchet MS" w:hAnsi="Trebuchet MS"/>
                <w:color w:val="000000"/>
                <w:sz w:val="22"/>
                <w:szCs w:val="22"/>
                <w:lang w:eastAsia="en-US"/>
              </w:rPr>
              <w:t>the</w:t>
            </w:r>
            <w:proofErr w:type="spellEnd"/>
            <w:r>
              <w:rPr>
                <w:rFonts w:ascii="Trebuchet MS" w:hAnsi="Trebuchet MS"/>
                <w:color w:val="000000"/>
                <w:sz w:val="22"/>
                <w:szCs w:val="22"/>
                <w:lang w:eastAsia="en-US"/>
              </w:rPr>
              <w:t xml:space="preserve"> Project (%)</w:t>
            </w:r>
          </w:p>
        </w:tc>
        <w:tc>
          <w:tcPr>
            <w:tcW w:w="2551" w:type="dxa"/>
            <w:tcBorders>
              <w:top w:val="single" w:sz="4" w:space="0" w:color="auto"/>
              <w:left w:val="nil"/>
              <w:bottom w:val="single" w:sz="4" w:space="0" w:color="auto"/>
              <w:right w:val="single" w:sz="4" w:space="0" w:color="auto"/>
            </w:tcBorders>
            <w:shd w:val="clear" w:color="auto" w:fill="D9D9D9"/>
            <w:vAlign w:val="center"/>
            <w:hideMark/>
          </w:tcPr>
          <w:p w14:paraId="7232AA75" w14:textId="77777777" w:rsidR="00E73C89" w:rsidRPr="001B43BB" w:rsidRDefault="00E73C89">
            <w:pPr>
              <w:spacing w:line="280" w:lineRule="exact"/>
              <w:jc w:val="center"/>
              <w:rPr>
                <w:rFonts w:ascii="Trebuchet MS" w:hAnsi="Trebuchet MS" w:cs="Calibri"/>
                <w:color w:val="000000"/>
                <w:sz w:val="22"/>
                <w:szCs w:val="22"/>
                <w:lang w:val="en-GB" w:eastAsia="en-US"/>
              </w:rPr>
            </w:pPr>
            <w:r w:rsidRPr="001B43BB">
              <w:rPr>
                <w:rFonts w:ascii="Trebuchet MS" w:hAnsi="Trebuchet MS"/>
                <w:color w:val="000000"/>
                <w:sz w:val="22"/>
                <w:szCs w:val="22"/>
                <w:lang w:val="en-GB" w:eastAsia="en-US"/>
              </w:rPr>
              <w:t>Allocation of the resources/stage of the project: Purchase of land, Acquisition, Infrastructure, Construction, Marketing and Others</w:t>
            </w:r>
          </w:p>
        </w:tc>
        <w:tc>
          <w:tcPr>
            <w:tcW w:w="2268" w:type="dxa"/>
            <w:tcBorders>
              <w:top w:val="single" w:sz="4" w:space="0" w:color="auto"/>
              <w:left w:val="nil"/>
              <w:bottom w:val="single" w:sz="4" w:space="0" w:color="auto"/>
              <w:right w:val="single" w:sz="4" w:space="0" w:color="auto"/>
            </w:tcBorders>
            <w:shd w:val="clear" w:color="auto" w:fill="D9D9D9"/>
            <w:vAlign w:val="center"/>
            <w:hideMark/>
          </w:tcPr>
          <w:p w14:paraId="1CC2410B" w14:textId="77777777" w:rsidR="00E73C89" w:rsidRPr="001B43BB" w:rsidRDefault="00E73C89">
            <w:pPr>
              <w:spacing w:line="280" w:lineRule="exact"/>
              <w:jc w:val="center"/>
              <w:rPr>
                <w:rFonts w:ascii="Trebuchet MS" w:hAnsi="Trebuchet MS" w:cs="Calibri"/>
                <w:color w:val="000000"/>
                <w:sz w:val="22"/>
                <w:szCs w:val="22"/>
                <w:lang w:val="en-GB" w:eastAsia="en-US"/>
              </w:rPr>
            </w:pPr>
            <w:r w:rsidRPr="001B43BB">
              <w:rPr>
                <w:rFonts w:ascii="Trebuchet MS" w:hAnsi="Trebuchet MS"/>
                <w:color w:val="000000"/>
                <w:sz w:val="22"/>
                <w:szCs w:val="22"/>
                <w:lang w:val="en-GB" w:eastAsia="en-US"/>
              </w:rPr>
              <w:t>Document (Tax Invoice no. (NF-e)/receipt[x]/ted[x]/doc[x]/ payment slip (authentication)/others</w:t>
            </w:r>
          </w:p>
        </w:tc>
        <w:tc>
          <w:tcPr>
            <w:tcW w:w="1264" w:type="dxa"/>
            <w:tcBorders>
              <w:top w:val="single" w:sz="4" w:space="0" w:color="auto"/>
              <w:left w:val="nil"/>
              <w:bottom w:val="single" w:sz="4" w:space="0" w:color="auto"/>
              <w:right w:val="single" w:sz="4" w:space="0" w:color="auto"/>
            </w:tcBorders>
            <w:shd w:val="clear" w:color="auto" w:fill="D9D9D9"/>
            <w:vAlign w:val="center"/>
            <w:hideMark/>
          </w:tcPr>
          <w:p w14:paraId="63460442" w14:textId="77777777" w:rsidR="00E73C89" w:rsidRDefault="00E73C89">
            <w:pPr>
              <w:spacing w:line="280" w:lineRule="exact"/>
              <w:jc w:val="center"/>
              <w:rPr>
                <w:rFonts w:ascii="Trebuchet MS" w:hAnsi="Trebuchet MS" w:cs="Calibri"/>
                <w:color w:val="000000"/>
                <w:sz w:val="22"/>
                <w:szCs w:val="22"/>
                <w:lang w:eastAsia="en-US"/>
              </w:rPr>
            </w:pPr>
            <w:proofErr w:type="spellStart"/>
            <w:r>
              <w:rPr>
                <w:rFonts w:ascii="Trebuchet MS" w:hAnsi="Trebuchet MS"/>
                <w:color w:val="000000"/>
                <w:sz w:val="22"/>
                <w:szCs w:val="22"/>
                <w:lang w:eastAsia="en-US"/>
              </w:rPr>
              <w:t>Proof</w:t>
            </w:r>
            <w:proofErr w:type="spellEnd"/>
            <w:r>
              <w:rPr>
                <w:rFonts w:ascii="Trebuchet MS" w:hAnsi="Trebuchet MS"/>
                <w:color w:val="000000"/>
                <w:sz w:val="22"/>
                <w:szCs w:val="22"/>
                <w:lang w:eastAsia="en-US"/>
              </w:rPr>
              <w:t xml:space="preserve"> </w:t>
            </w:r>
            <w:proofErr w:type="spellStart"/>
            <w:r>
              <w:rPr>
                <w:rFonts w:ascii="Trebuchet MS" w:hAnsi="Trebuchet MS"/>
                <w:color w:val="000000"/>
                <w:sz w:val="22"/>
                <w:szCs w:val="22"/>
                <w:lang w:eastAsia="en-US"/>
              </w:rPr>
              <w:t>of</w:t>
            </w:r>
            <w:proofErr w:type="spellEnd"/>
            <w:r>
              <w:rPr>
                <w:rFonts w:ascii="Trebuchet MS" w:hAnsi="Trebuchet MS"/>
                <w:color w:val="000000"/>
                <w:sz w:val="22"/>
                <w:szCs w:val="22"/>
                <w:lang w:eastAsia="en-US"/>
              </w:rPr>
              <w:t xml:space="preserve"> </w:t>
            </w:r>
            <w:proofErr w:type="spellStart"/>
            <w:r>
              <w:rPr>
                <w:rFonts w:ascii="Trebuchet MS" w:hAnsi="Trebuchet MS"/>
                <w:color w:val="000000"/>
                <w:sz w:val="22"/>
                <w:szCs w:val="22"/>
                <w:lang w:eastAsia="en-US"/>
              </w:rPr>
              <w:t>Payment</w:t>
            </w:r>
            <w:proofErr w:type="spellEnd"/>
          </w:p>
        </w:tc>
        <w:tc>
          <w:tcPr>
            <w:tcW w:w="1429" w:type="dxa"/>
            <w:tcBorders>
              <w:top w:val="single" w:sz="4" w:space="0" w:color="auto"/>
              <w:left w:val="nil"/>
              <w:bottom w:val="single" w:sz="4" w:space="0" w:color="auto"/>
              <w:right w:val="single" w:sz="4" w:space="0" w:color="auto"/>
            </w:tcBorders>
            <w:shd w:val="clear" w:color="auto" w:fill="D9D9D9"/>
            <w:vAlign w:val="center"/>
            <w:hideMark/>
          </w:tcPr>
          <w:p w14:paraId="101E39D6" w14:textId="77777777" w:rsidR="00E73C89" w:rsidRPr="001B43BB" w:rsidRDefault="00E73C89">
            <w:pPr>
              <w:spacing w:line="280" w:lineRule="exact"/>
              <w:jc w:val="center"/>
              <w:rPr>
                <w:rFonts w:ascii="Trebuchet MS" w:hAnsi="Trebuchet MS" w:cs="Calibri"/>
                <w:color w:val="000000"/>
                <w:sz w:val="22"/>
                <w:szCs w:val="22"/>
                <w:lang w:val="en-GB" w:eastAsia="en-US"/>
              </w:rPr>
            </w:pPr>
            <w:r w:rsidRPr="001B43BB">
              <w:rPr>
                <w:rFonts w:ascii="Trebuchet MS" w:hAnsi="Trebuchet MS"/>
                <w:color w:val="000000"/>
                <w:sz w:val="22"/>
                <w:szCs w:val="22"/>
                <w:lang w:val="en-GB" w:eastAsia="en-US"/>
              </w:rPr>
              <w:t>Percentage of the resources used in the semester</w:t>
            </w:r>
          </w:p>
        </w:tc>
        <w:tc>
          <w:tcPr>
            <w:tcW w:w="851" w:type="dxa"/>
            <w:tcBorders>
              <w:top w:val="single" w:sz="4" w:space="0" w:color="auto"/>
              <w:left w:val="nil"/>
              <w:bottom w:val="single" w:sz="4" w:space="0" w:color="auto"/>
              <w:right w:val="single" w:sz="4" w:space="0" w:color="auto"/>
            </w:tcBorders>
            <w:shd w:val="clear" w:color="auto" w:fill="D9D9D9"/>
            <w:vAlign w:val="center"/>
            <w:hideMark/>
          </w:tcPr>
          <w:p w14:paraId="729D82C2" w14:textId="77777777" w:rsidR="00E73C89" w:rsidRPr="001B43BB" w:rsidRDefault="00E73C89">
            <w:pPr>
              <w:spacing w:line="280" w:lineRule="exact"/>
              <w:jc w:val="center"/>
              <w:rPr>
                <w:rFonts w:ascii="Trebuchet MS" w:hAnsi="Trebuchet MS" w:cs="Calibri"/>
                <w:color w:val="000000"/>
                <w:sz w:val="22"/>
                <w:szCs w:val="22"/>
                <w:lang w:val="en-GB" w:eastAsia="en-US"/>
              </w:rPr>
            </w:pPr>
            <w:r w:rsidRPr="001B43BB">
              <w:rPr>
                <w:rFonts w:ascii="Trebuchet MS" w:hAnsi="Trebuchet MS"/>
                <w:color w:val="000000"/>
                <w:sz w:val="22"/>
                <w:szCs w:val="22"/>
                <w:lang w:val="en-GB" w:eastAsia="en-US"/>
              </w:rPr>
              <w:t>Amount spent in the semester</w:t>
            </w:r>
          </w:p>
        </w:tc>
      </w:tr>
      <w:tr w:rsidR="00E73C89" w14:paraId="4B2D65D8" w14:textId="77777777" w:rsidTr="00E73C89">
        <w:trPr>
          <w:trHeight w:val="225"/>
          <w:jc w:val="center"/>
        </w:trPr>
        <w:tc>
          <w:tcPr>
            <w:tcW w:w="1555" w:type="dxa"/>
            <w:tcBorders>
              <w:top w:val="nil"/>
              <w:left w:val="single" w:sz="4" w:space="0" w:color="auto"/>
              <w:bottom w:val="single" w:sz="4" w:space="0" w:color="auto"/>
              <w:right w:val="single" w:sz="4" w:space="0" w:color="auto"/>
            </w:tcBorders>
            <w:noWrap/>
            <w:vAlign w:val="center"/>
            <w:hideMark/>
          </w:tcPr>
          <w:p w14:paraId="79D80260"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c>
          <w:tcPr>
            <w:tcW w:w="1134" w:type="dxa"/>
            <w:tcBorders>
              <w:top w:val="nil"/>
              <w:left w:val="nil"/>
              <w:bottom w:val="single" w:sz="4" w:space="0" w:color="auto"/>
              <w:right w:val="single" w:sz="4" w:space="0" w:color="auto"/>
            </w:tcBorders>
            <w:vAlign w:val="center"/>
            <w:hideMark/>
          </w:tcPr>
          <w:p w14:paraId="6EE015CF"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c>
          <w:tcPr>
            <w:tcW w:w="1134" w:type="dxa"/>
            <w:tcBorders>
              <w:top w:val="nil"/>
              <w:left w:val="nil"/>
              <w:bottom w:val="single" w:sz="4" w:space="0" w:color="auto"/>
              <w:right w:val="single" w:sz="4" w:space="0" w:color="auto"/>
            </w:tcBorders>
            <w:vAlign w:val="center"/>
            <w:hideMark/>
          </w:tcPr>
          <w:p w14:paraId="25B186A2"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c>
          <w:tcPr>
            <w:tcW w:w="850" w:type="dxa"/>
            <w:tcBorders>
              <w:top w:val="nil"/>
              <w:left w:val="nil"/>
              <w:bottom w:val="single" w:sz="4" w:space="0" w:color="auto"/>
              <w:right w:val="single" w:sz="4" w:space="0" w:color="auto"/>
            </w:tcBorders>
            <w:noWrap/>
            <w:vAlign w:val="center"/>
            <w:hideMark/>
          </w:tcPr>
          <w:p w14:paraId="2686C600"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c>
          <w:tcPr>
            <w:tcW w:w="851" w:type="dxa"/>
            <w:tcBorders>
              <w:top w:val="nil"/>
              <w:left w:val="nil"/>
              <w:bottom w:val="single" w:sz="4" w:space="0" w:color="auto"/>
              <w:right w:val="single" w:sz="4" w:space="0" w:color="auto"/>
            </w:tcBorders>
            <w:noWrap/>
            <w:vAlign w:val="center"/>
            <w:hideMark/>
          </w:tcPr>
          <w:p w14:paraId="1B66BCFA"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 </w:t>
            </w:r>
          </w:p>
        </w:tc>
        <w:tc>
          <w:tcPr>
            <w:tcW w:w="2551" w:type="dxa"/>
            <w:tcBorders>
              <w:top w:val="nil"/>
              <w:left w:val="nil"/>
              <w:bottom w:val="single" w:sz="4" w:space="0" w:color="auto"/>
              <w:right w:val="single" w:sz="4" w:space="0" w:color="auto"/>
            </w:tcBorders>
            <w:vAlign w:val="center"/>
            <w:hideMark/>
          </w:tcPr>
          <w:p w14:paraId="4F6C8787"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c>
          <w:tcPr>
            <w:tcW w:w="2268" w:type="dxa"/>
            <w:tcBorders>
              <w:top w:val="nil"/>
              <w:left w:val="nil"/>
              <w:bottom w:val="single" w:sz="4" w:space="0" w:color="auto"/>
              <w:right w:val="single" w:sz="4" w:space="0" w:color="auto"/>
            </w:tcBorders>
            <w:vAlign w:val="center"/>
            <w:hideMark/>
          </w:tcPr>
          <w:p w14:paraId="1198358A"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c>
          <w:tcPr>
            <w:tcW w:w="1264" w:type="dxa"/>
            <w:tcBorders>
              <w:top w:val="nil"/>
              <w:left w:val="nil"/>
              <w:bottom w:val="single" w:sz="4" w:space="0" w:color="auto"/>
              <w:right w:val="single" w:sz="4" w:space="0" w:color="auto"/>
            </w:tcBorders>
            <w:vAlign w:val="center"/>
            <w:hideMark/>
          </w:tcPr>
          <w:p w14:paraId="174AAD67"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c>
          <w:tcPr>
            <w:tcW w:w="1429" w:type="dxa"/>
            <w:tcBorders>
              <w:top w:val="nil"/>
              <w:left w:val="nil"/>
              <w:bottom w:val="single" w:sz="4" w:space="0" w:color="auto"/>
              <w:right w:val="single" w:sz="4" w:space="0" w:color="auto"/>
            </w:tcBorders>
            <w:hideMark/>
          </w:tcPr>
          <w:p w14:paraId="26EAF9B9"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c>
          <w:tcPr>
            <w:tcW w:w="851" w:type="dxa"/>
            <w:tcBorders>
              <w:top w:val="nil"/>
              <w:left w:val="nil"/>
              <w:bottom w:val="single" w:sz="4" w:space="0" w:color="auto"/>
              <w:right w:val="single" w:sz="4" w:space="0" w:color="auto"/>
            </w:tcBorders>
            <w:hideMark/>
          </w:tcPr>
          <w:p w14:paraId="1F7AF59E"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r>
      <w:tr w:rsidR="00E73C89" w14:paraId="4E0EED21" w14:textId="77777777" w:rsidTr="00E73C89">
        <w:trPr>
          <w:trHeight w:val="225"/>
          <w:jc w:val="center"/>
        </w:trPr>
        <w:tc>
          <w:tcPr>
            <w:tcW w:w="11607" w:type="dxa"/>
            <w:gridSpan w:val="8"/>
            <w:tcBorders>
              <w:top w:val="single" w:sz="4" w:space="0" w:color="auto"/>
              <w:left w:val="single" w:sz="4" w:space="0" w:color="auto"/>
              <w:bottom w:val="single" w:sz="4" w:space="0" w:color="auto"/>
              <w:right w:val="single" w:sz="4" w:space="0" w:color="000000"/>
            </w:tcBorders>
            <w:noWrap/>
            <w:vAlign w:val="center"/>
            <w:hideMark/>
          </w:tcPr>
          <w:p w14:paraId="27A8F932" w14:textId="77777777" w:rsidR="00E73C89" w:rsidRPr="001B43BB" w:rsidRDefault="00E73C89">
            <w:pPr>
              <w:spacing w:line="280" w:lineRule="exact"/>
              <w:jc w:val="center"/>
              <w:rPr>
                <w:rFonts w:ascii="Trebuchet MS" w:hAnsi="Trebuchet MS" w:cs="Calibri"/>
                <w:color w:val="000000"/>
                <w:sz w:val="22"/>
                <w:szCs w:val="22"/>
                <w:lang w:val="en-GB" w:eastAsia="en-US"/>
              </w:rPr>
            </w:pPr>
            <w:r w:rsidRPr="001B43BB">
              <w:rPr>
                <w:rFonts w:ascii="Trebuchet MS" w:hAnsi="Trebuchet MS"/>
                <w:color w:val="000000"/>
                <w:sz w:val="22"/>
                <w:szCs w:val="22"/>
                <w:lang w:val="en-GB" w:eastAsia="en-US"/>
              </w:rPr>
              <w:lastRenderedPageBreak/>
              <w:t>Total allocated in the semester</w:t>
            </w:r>
          </w:p>
        </w:tc>
        <w:tc>
          <w:tcPr>
            <w:tcW w:w="1429" w:type="dxa"/>
            <w:tcBorders>
              <w:top w:val="nil"/>
              <w:left w:val="nil"/>
              <w:bottom w:val="single" w:sz="4" w:space="0" w:color="auto"/>
              <w:right w:val="single" w:sz="4" w:space="0" w:color="auto"/>
            </w:tcBorders>
            <w:hideMark/>
          </w:tcPr>
          <w:p w14:paraId="186CB1F5"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c>
          <w:tcPr>
            <w:tcW w:w="851" w:type="dxa"/>
            <w:tcBorders>
              <w:top w:val="nil"/>
              <w:left w:val="nil"/>
              <w:bottom w:val="single" w:sz="4" w:space="0" w:color="auto"/>
              <w:right w:val="single" w:sz="4" w:space="0" w:color="auto"/>
            </w:tcBorders>
            <w:hideMark/>
          </w:tcPr>
          <w:p w14:paraId="1CF3BFB9"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r>
      <w:tr w:rsidR="00E73C89" w14:paraId="601C21B4" w14:textId="77777777" w:rsidTr="00E73C89">
        <w:trPr>
          <w:trHeight w:val="225"/>
          <w:jc w:val="center"/>
        </w:trPr>
        <w:tc>
          <w:tcPr>
            <w:tcW w:w="13036" w:type="dxa"/>
            <w:gridSpan w:val="9"/>
            <w:tcBorders>
              <w:top w:val="single" w:sz="4" w:space="0" w:color="auto"/>
              <w:left w:val="single" w:sz="4" w:space="0" w:color="auto"/>
              <w:bottom w:val="single" w:sz="4" w:space="0" w:color="auto"/>
              <w:right w:val="single" w:sz="4" w:space="0" w:color="000000"/>
            </w:tcBorders>
            <w:noWrap/>
            <w:vAlign w:val="center"/>
            <w:hideMark/>
          </w:tcPr>
          <w:p w14:paraId="2DABEB6C" w14:textId="77777777" w:rsidR="00E73C89" w:rsidRPr="001B43BB" w:rsidRDefault="00E73C89">
            <w:pPr>
              <w:spacing w:line="280" w:lineRule="exact"/>
              <w:jc w:val="center"/>
              <w:rPr>
                <w:rFonts w:ascii="Trebuchet MS" w:hAnsi="Trebuchet MS" w:cs="Calibri"/>
                <w:color w:val="000000"/>
                <w:sz w:val="22"/>
                <w:szCs w:val="22"/>
                <w:lang w:val="en-GB" w:eastAsia="en-US"/>
              </w:rPr>
            </w:pPr>
            <w:r w:rsidRPr="001B43BB">
              <w:rPr>
                <w:rFonts w:ascii="Trebuchet MS" w:hAnsi="Trebuchet MS"/>
                <w:color w:val="000000"/>
                <w:sz w:val="22"/>
                <w:szCs w:val="22"/>
                <w:lang w:val="en-GB" w:eastAsia="en-US"/>
              </w:rPr>
              <w:t>Accumulated total allocation since the date of the issue through until the present date</w:t>
            </w:r>
          </w:p>
        </w:tc>
        <w:tc>
          <w:tcPr>
            <w:tcW w:w="851" w:type="dxa"/>
            <w:tcBorders>
              <w:top w:val="nil"/>
              <w:left w:val="nil"/>
              <w:bottom w:val="single" w:sz="4" w:space="0" w:color="auto"/>
              <w:right w:val="single" w:sz="4" w:space="0" w:color="auto"/>
            </w:tcBorders>
            <w:hideMark/>
          </w:tcPr>
          <w:p w14:paraId="37735F4F"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r>
      <w:tr w:rsidR="00E73C89" w14:paraId="20C97D0A" w14:textId="77777777" w:rsidTr="00E73C89">
        <w:trPr>
          <w:trHeight w:val="225"/>
          <w:jc w:val="center"/>
        </w:trPr>
        <w:tc>
          <w:tcPr>
            <w:tcW w:w="13036" w:type="dxa"/>
            <w:gridSpan w:val="9"/>
            <w:tcBorders>
              <w:top w:val="single" w:sz="4" w:space="0" w:color="auto"/>
              <w:left w:val="single" w:sz="4" w:space="0" w:color="auto"/>
              <w:bottom w:val="single" w:sz="4" w:space="0" w:color="auto"/>
              <w:right w:val="single" w:sz="4" w:space="0" w:color="000000"/>
            </w:tcBorders>
            <w:noWrap/>
            <w:vAlign w:val="center"/>
            <w:hideMark/>
          </w:tcPr>
          <w:p w14:paraId="3245E596"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 xml:space="preserve">Sum </w:t>
            </w:r>
            <w:proofErr w:type="spellStart"/>
            <w:r>
              <w:rPr>
                <w:rFonts w:ascii="Trebuchet MS" w:hAnsi="Trebuchet MS"/>
                <w:color w:val="000000"/>
                <w:sz w:val="22"/>
                <w:szCs w:val="22"/>
                <w:lang w:eastAsia="en-US"/>
              </w:rPr>
              <w:t>of</w:t>
            </w:r>
            <w:proofErr w:type="spellEnd"/>
            <w:r>
              <w:rPr>
                <w:rFonts w:ascii="Trebuchet MS" w:hAnsi="Trebuchet MS"/>
                <w:color w:val="000000"/>
                <w:sz w:val="22"/>
                <w:szCs w:val="22"/>
                <w:lang w:eastAsia="en-US"/>
              </w:rPr>
              <w:t xml:space="preserve"> </w:t>
            </w:r>
            <w:proofErr w:type="spellStart"/>
            <w:r>
              <w:rPr>
                <w:rFonts w:ascii="Trebuchet MS" w:hAnsi="Trebuchet MS"/>
                <w:color w:val="000000"/>
                <w:sz w:val="22"/>
                <w:szCs w:val="22"/>
                <w:lang w:eastAsia="en-US"/>
              </w:rPr>
              <w:t>the</w:t>
            </w:r>
            <w:proofErr w:type="spellEnd"/>
            <w:r>
              <w:rPr>
                <w:rFonts w:ascii="Trebuchet MS" w:hAnsi="Trebuchet MS"/>
                <w:color w:val="000000"/>
                <w:sz w:val="22"/>
                <w:szCs w:val="22"/>
                <w:lang w:eastAsia="en-US"/>
              </w:rPr>
              <w:t xml:space="preserve"> </w:t>
            </w:r>
            <w:proofErr w:type="spellStart"/>
            <w:r>
              <w:rPr>
                <w:rFonts w:ascii="Trebuchet MS" w:hAnsi="Trebuchet MS"/>
                <w:color w:val="000000"/>
                <w:sz w:val="22"/>
                <w:szCs w:val="22"/>
                <w:lang w:eastAsia="en-US"/>
              </w:rPr>
              <w:t>Offer</w:t>
            </w:r>
            <w:proofErr w:type="spellEnd"/>
          </w:p>
        </w:tc>
        <w:tc>
          <w:tcPr>
            <w:tcW w:w="851" w:type="dxa"/>
            <w:tcBorders>
              <w:top w:val="nil"/>
              <w:left w:val="nil"/>
              <w:bottom w:val="single" w:sz="4" w:space="0" w:color="auto"/>
              <w:right w:val="single" w:sz="4" w:space="0" w:color="auto"/>
            </w:tcBorders>
            <w:hideMark/>
          </w:tcPr>
          <w:p w14:paraId="3E85743F"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r>
      <w:tr w:rsidR="00E73C89" w14:paraId="49DB8BF6" w14:textId="77777777" w:rsidTr="00E73C89">
        <w:trPr>
          <w:trHeight w:val="225"/>
          <w:jc w:val="center"/>
        </w:trPr>
        <w:tc>
          <w:tcPr>
            <w:tcW w:w="13036" w:type="dxa"/>
            <w:gridSpan w:val="9"/>
            <w:tcBorders>
              <w:top w:val="single" w:sz="4" w:space="0" w:color="auto"/>
              <w:left w:val="single" w:sz="4" w:space="0" w:color="auto"/>
              <w:bottom w:val="single" w:sz="4" w:space="0" w:color="auto"/>
              <w:right w:val="single" w:sz="4" w:space="0" w:color="000000"/>
            </w:tcBorders>
            <w:noWrap/>
            <w:vAlign w:val="center"/>
            <w:hideMark/>
          </w:tcPr>
          <w:p w14:paraId="6CCEAE8A"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 xml:space="preserve">Balance </w:t>
            </w:r>
            <w:proofErr w:type="spellStart"/>
            <w:r>
              <w:rPr>
                <w:rFonts w:ascii="Trebuchet MS" w:hAnsi="Trebuchet MS"/>
                <w:color w:val="000000"/>
                <w:sz w:val="22"/>
                <w:szCs w:val="22"/>
                <w:lang w:eastAsia="en-US"/>
              </w:rPr>
              <w:t>to</w:t>
            </w:r>
            <w:proofErr w:type="spellEnd"/>
            <w:r>
              <w:rPr>
                <w:rFonts w:ascii="Trebuchet MS" w:hAnsi="Trebuchet MS"/>
                <w:color w:val="000000"/>
                <w:sz w:val="22"/>
                <w:szCs w:val="22"/>
                <w:lang w:eastAsia="en-US"/>
              </w:rPr>
              <w:t xml:space="preserve"> </w:t>
            </w:r>
            <w:proofErr w:type="spellStart"/>
            <w:r>
              <w:rPr>
                <w:rFonts w:ascii="Trebuchet MS" w:hAnsi="Trebuchet MS"/>
                <w:color w:val="000000"/>
                <w:sz w:val="22"/>
                <w:szCs w:val="22"/>
                <w:lang w:eastAsia="en-US"/>
              </w:rPr>
              <w:t>allocate</w:t>
            </w:r>
            <w:proofErr w:type="spellEnd"/>
          </w:p>
        </w:tc>
        <w:tc>
          <w:tcPr>
            <w:tcW w:w="851" w:type="dxa"/>
            <w:tcBorders>
              <w:top w:val="nil"/>
              <w:left w:val="nil"/>
              <w:bottom w:val="single" w:sz="4" w:space="0" w:color="auto"/>
              <w:right w:val="single" w:sz="4" w:space="0" w:color="auto"/>
            </w:tcBorders>
            <w:hideMark/>
          </w:tcPr>
          <w:p w14:paraId="500AD007" w14:textId="77777777" w:rsidR="00E73C89" w:rsidRDefault="00E73C89">
            <w:pPr>
              <w:spacing w:line="280" w:lineRule="exact"/>
              <w:jc w:val="center"/>
              <w:rPr>
                <w:rFonts w:ascii="Trebuchet MS" w:hAnsi="Trebuchet MS" w:cs="Calibri"/>
                <w:color w:val="000000"/>
                <w:sz w:val="22"/>
                <w:szCs w:val="22"/>
                <w:lang w:eastAsia="en-US"/>
              </w:rPr>
            </w:pPr>
            <w:r>
              <w:rPr>
                <w:rFonts w:ascii="Trebuchet MS" w:hAnsi="Trebuchet MS"/>
                <w:color w:val="000000"/>
                <w:sz w:val="22"/>
                <w:szCs w:val="22"/>
                <w:lang w:eastAsia="en-US"/>
              </w:rPr>
              <w:t>[·]</w:t>
            </w:r>
          </w:p>
        </w:tc>
      </w:tr>
    </w:tbl>
    <w:p w14:paraId="06953A08" w14:textId="77777777" w:rsidR="00E73C89" w:rsidRDefault="00E73C89" w:rsidP="00E73C89">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lang w:val="en-US"/>
        </w:rPr>
      </w:pPr>
      <w:r w:rsidRPr="00D53C27">
        <w:rPr>
          <w:rFonts w:ascii="Trebuchet MS" w:hAnsi="Trebuchet MS"/>
          <w:sz w:val="22"/>
          <w:szCs w:val="22"/>
          <w:lang w:val="en-GB"/>
        </w:rPr>
        <w:t>The legal representatives of the Issuer hereby declare, irrevocably and irreversibly, that the information presented here is true and represents the allocation of the resources obtained from the Debenture, which is being used strictly in accordance with the terms of the allocation of the resources established in item 3.5 of the Deed of Issuance of Debentures.</w:t>
      </w:r>
    </w:p>
    <w:p w14:paraId="25DFFA55" w14:textId="77777777" w:rsidR="00E73C89" w:rsidRPr="00D53C27" w:rsidRDefault="00E73C89" w:rsidP="00E73C89">
      <w:pPr>
        <w:widowControl w:val="0"/>
        <w:suppressAutoHyphens/>
        <w:autoSpaceDE w:val="0"/>
        <w:autoSpaceDN w:val="0"/>
        <w:adjustRightInd w:val="0"/>
        <w:spacing w:line="280" w:lineRule="exact"/>
        <w:jc w:val="center"/>
        <w:textAlignment w:val="baseline"/>
        <w:rPr>
          <w:rFonts w:ascii="Trebuchet MS" w:hAnsi="Trebuchet MS" w:cs="Calibri Light"/>
          <w:sz w:val="22"/>
          <w:szCs w:val="22"/>
          <w:lang w:val="en-GB"/>
        </w:rPr>
      </w:pPr>
    </w:p>
    <w:p w14:paraId="1C9355EA" w14:textId="77777777" w:rsidR="00E73C89" w:rsidRDefault="00E73C89" w:rsidP="00E73C89">
      <w:pPr>
        <w:widowControl w:val="0"/>
        <w:suppressAutoHyphens/>
        <w:autoSpaceDE w:val="0"/>
        <w:autoSpaceDN w:val="0"/>
        <w:adjustRightInd w:val="0"/>
        <w:spacing w:line="280" w:lineRule="exact"/>
        <w:jc w:val="center"/>
        <w:textAlignment w:val="baseline"/>
        <w:rPr>
          <w:rFonts w:ascii="Trebuchet MS" w:hAnsi="Trebuchet MS" w:cs="Calibri Light"/>
          <w:sz w:val="22"/>
          <w:szCs w:val="22"/>
        </w:rPr>
      </w:pPr>
      <w:r>
        <w:rPr>
          <w:rFonts w:ascii="Trebuchet MS" w:hAnsi="Trebuchet MS"/>
          <w:sz w:val="22"/>
          <w:szCs w:val="22"/>
        </w:rPr>
        <w:t>[</w:t>
      </w:r>
      <w:proofErr w:type="spellStart"/>
      <w:r>
        <w:rPr>
          <w:rFonts w:ascii="Trebuchet MS" w:hAnsi="Trebuchet MS"/>
          <w:sz w:val="22"/>
          <w:szCs w:val="22"/>
        </w:rPr>
        <w:t>location</w:t>
      </w:r>
      <w:proofErr w:type="spellEnd"/>
      <w:r>
        <w:rPr>
          <w:rFonts w:ascii="Trebuchet MS" w:hAnsi="Trebuchet MS"/>
          <w:sz w:val="22"/>
          <w:szCs w:val="22"/>
        </w:rPr>
        <w:t xml:space="preserve"> </w:t>
      </w:r>
      <w:proofErr w:type="spellStart"/>
      <w:r>
        <w:rPr>
          <w:rFonts w:ascii="Trebuchet MS" w:hAnsi="Trebuchet MS"/>
          <w:sz w:val="22"/>
          <w:szCs w:val="22"/>
        </w:rPr>
        <w:t>and</w:t>
      </w:r>
      <w:proofErr w:type="spellEnd"/>
      <w:r>
        <w:rPr>
          <w:rFonts w:ascii="Trebuchet MS" w:hAnsi="Trebuchet MS"/>
          <w:sz w:val="22"/>
          <w:szCs w:val="22"/>
        </w:rPr>
        <w:t xml:space="preserve"> date]</w:t>
      </w:r>
    </w:p>
    <w:p w14:paraId="5B53ACFA" w14:textId="77777777" w:rsidR="00E73C89" w:rsidRDefault="00E73C89" w:rsidP="00E73C89">
      <w:pPr>
        <w:widowControl w:val="0"/>
        <w:suppressAutoHyphens/>
        <w:autoSpaceDE w:val="0"/>
        <w:autoSpaceDN w:val="0"/>
        <w:adjustRightInd w:val="0"/>
        <w:spacing w:line="280" w:lineRule="exact"/>
        <w:textAlignment w:val="baseline"/>
        <w:rPr>
          <w:rFonts w:ascii="Trebuchet MS" w:hAnsi="Trebuchet MS" w:cs="Calibri Light"/>
          <w:b/>
          <w:bCs/>
          <w:sz w:val="22"/>
          <w:szCs w:val="22"/>
        </w:rPr>
      </w:pPr>
    </w:p>
    <w:p w14:paraId="341FCACA" w14:textId="77777777" w:rsidR="00E73C89" w:rsidRDefault="00E73C89" w:rsidP="00E73C89">
      <w:pPr>
        <w:widowControl w:val="0"/>
        <w:suppressAutoHyphens/>
        <w:autoSpaceDE w:val="0"/>
        <w:autoSpaceDN w:val="0"/>
        <w:adjustRightInd w:val="0"/>
        <w:spacing w:line="280" w:lineRule="exact"/>
        <w:jc w:val="center"/>
        <w:textAlignment w:val="baseline"/>
        <w:rPr>
          <w:rFonts w:ascii="Trebuchet MS" w:hAnsi="Trebuchet MS" w:cs="Calibri Light"/>
          <w:b/>
          <w:bCs/>
          <w:sz w:val="22"/>
          <w:szCs w:val="22"/>
        </w:rPr>
      </w:pPr>
      <w:r>
        <w:rPr>
          <w:rFonts w:ascii="Trebuchet MS" w:hAnsi="Trebuchet MS"/>
          <w:b/>
          <w:bCs/>
          <w:sz w:val="22"/>
          <w:szCs w:val="22"/>
        </w:rPr>
        <w:t>BM EMPREENDIMENTOS E PARTICIPAÇÕES SPE S.A.</w:t>
      </w:r>
    </w:p>
    <w:p w14:paraId="42B3644D" w14:textId="77777777" w:rsidR="00E73C89" w:rsidRDefault="00E73C89" w:rsidP="00E73C89">
      <w:pPr>
        <w:widowControl w:val="0"/>
        <w:suppressAutoHyphens/>
        <w:autoSpaceDE w:val="0"/>
        <w:autoSpaceDN w:val="0"/>
        <w:adjustRightInd w:val="0"/>
        <w:spacing w:line="280" w:lineRule="exact"/>
        <w:textAlignment w:val="baseline"/>
        <w:rPr>
          <w:rFonts w:ascii="Trebuchet MS" w:hAnsi="Trebuchet MS" w:cs="Calibri Light"/>
          <w:b/>
          <w:sz w:val="22"/>
          <w:szCs w:val="22"/>
        </w:rPr>
      </w:pPr>
    </w:p>
    <w:tbl>
      <w:tblPr>
        <w:tblW w:w="9639" w:type="dxa"/>
        <w:jc w:val="center"/>
        <w:tblLook w:val="04A0" w:firstRow="1" w:lastRow="0" w:firstColumn="1" w:lastColumn="0" w:noHBand="0" w:noVBand="1"/>
      </w:tblPr>
      <w:tblGrid>
        <w:gridCol w:w="4678"/>
        <w:gridCol w:w="4961"/>
      </w:tblGrid>
      <w:tr w:rsidR="00E73C89" w14:paraId="158D5B86" w14:textId="77777777" w:rsidTr="00E73C89">
        <w:trPr>
          <w:trHeight w:hRule="exact" w:val="284"/>
          <w:jc w:val="center"/>
        </w:trPr>
        <w:tc>
          <w:tcPr>
            <w:tcW w:w="4678" w:type="dxa"/>
            <w:hideMark/>
          </w:tcPr>
          <w:p w14:paraId="771BAB4C" w14:textId="77777777" w:rsidR="00E73C89" w:rsidRDefault="00E73C89">
            <w:pPr>
              <w:widowControl w:val="0"/>
              <w:suppressAutoHyphens/>
              <w:autoSpaceDE w:val="0"/>
              <w:autoSpaceDN w:val="0"/>
              <w:adjustRightInd w:val="0"/>
              <w:spacing w:line="280" w:lineRule="exact"/>
              <w:textAlignment w:val="baseline"/>
              <w:rPr>
                <w:rFonts w:ascii="Trebuchet MS" w:hAnsi="Trebuchet MS" w:cs="Calibri Light"/>
                <w:sz w:val="22"/>
                <w:szCs w:val="22"/>
                <w:lang w:val="en-US" w:eastAsia="en-US"/>
              </w:rPr>
            </w:pPr>
            <w:r>
              <w:rPr>
                <w:rFonts w:ascii="Trebuchet MS" w:hAnsi="Trebuchet MS"/>
                <w:sz w:val="22"/>
                <w:szCs w:val="22"/>
                <w:lang w:eastAsia="en-US"/>
              </w:rPr>
              <w:t>_____________________________________</w:t>
            </w:r>
          </w:p>
        </w:tc>
        <w:tc>
          <w:tcPr>
            <w:tcW w:w="4961" w:type="dxa"/>
            <w:hideMark/>
          </w:tcPr>
          <w:p w14:paraId="7B876DD4" w14:textId="77777777" w:rsidR="00E73C89" w:rsidRDefault="00E73C89">
            <w:pPr>
              <w:widowControl w:val="0"/>
              <w:suppressAutoHyphens/>
              <w:autoSpaceDE w:val="0"/>
              <w:autoSpaceDN w:val="0"/>
              <w:adjustRightInd w:val="0"/>
              <w:spacing w:line="280" w:lineRule="exact"/>
              <w:textAlignment w:val="baseline"/>
              <w:rPr>
                <w:rFonts w:ascii="Trebuchet MS" w:hAnsi="Trebuchet MS" w:cs="Calibri Light"/>
                <w:sz w:val="22"/>
                <w:szCs w:val="22"/>
                <w:lang w:eastAsia="en-US"/>
              </w:rPr>
            </w:pPr>
            <w:r>
              <w:rPr>
                <w:rFonts w:ascii="Trebuchet MS" w:hAnsi="Trebuchet MS"/>
                <w:sz w:val="22"/>
                <w:szCs w:val="22"/>
                <w:lang w:eastAsia="en-US"/>
              </w:rPr>
              <w:t>__________________________________</w:t>
            </w:r>
          </w:p>
        </w:tc>
      </w:tr>
      <w:tr w:rsidR="00E73C89" w14:paraId="733EF56F" w14:textId="77777777" w:rsidTr="00E73C89">
        <w:trPr>
          <w:trHeight w:hRule="exact" w:val="284"/>
          <w:jc w:val="center"/>
        </w:trPr>
        <w:tc>
          <w:tcPr>
            <w:tcW w:w="4678" w:type="dxa"/>
            <w:hideMark/>
          </w:tcPr>
          <w:p w14:paraId="6AFCE0BE" w14:textId="77777777" w:rsidR="00E73C89" w:rsidRDefault="00E73C89">
            <w:pPr>
              <w:widowControl w:val="0"/>
              <w:suppressAutoHyphens/>
              <w:autoSpaceDE w:val="0"/>
              <w:autoSpaceDN w:val="0"/>
              <w:adjustRightInd w:val="0"/>
              <w:spacing w:line="280" w:lineRule="exact"/>
              <w:textAlignment w:val="baseline"/>
              <w:rPr>
                <w:rFonts w:ascii="Trebuchet MS" w:hAnsi="Trebuchet MS" w:cs="Calibri Light"/>
                <w:sz w:val="22"/>
                <w:szCs w:val="22"/>
                <w:lang w:eastAsia="en-US"/>
              </w:rPr>
            </w:pPr>
            <w:proofErr w:type="spellStart"/>
            <w:r>
              <w:rPr>
                <w:rFonts w:ascii="Trebuchet MS" w:hAnsi="Trebuchet MS"/>
                <w:sz w:val="22"/>
                <w:szCs w:val="22"/>
                <w:lang w:eastAsia="en-US"/>
              </w:rPr>
              <w:t>Name</w:t>
            </w:r>
            <w:proofErr w:type="spellEnd"/>
            <w:r>
              <w:rPr>
                <w:rFonts w:ascii="Trebuchet MS" w:hAnsi="Trebuchet MS"/>
                <w:sz w:val="22"/>
                <w:szCs w:val="22"/>
                <w:lang w:eastAsia="en-US"/>
              </w:rPr>
              <w:t>:</w:t>
            </w:r>
          </w:p>
        </w:tc>
        <w:tc>
          <w:tcPr>
            <w:tcW w:w="4961" w:type="dxa"/>
            <w:hideMark/>
          </w:tcPr>
          <w:p w14:paraId="0246DAA7" w14:textId="77777777" w:rsidR="00E73C89" w:rsidRDefault="00E73C89">
            <w:pPr>
              <w:widowControl w:val="0"/>
              <w:suppressAutoHyphens/>
              <w:autoSpaceDE w:val="0"/>
              <w:autoSpaceDN w:val="0"/>
              <w:adjustRightInd w:val="0"/>
              <w:spacing w:line="280" w:lineRule="exact"/>
              <w:textAlignment w:val="baseline"/>
              <w:rPr>
                <w:rFonts w:ascii="Trebuchet MS" w:hAnsi="Trebuchet MS" w:cs="Calibri Light"/>
                <w:sz w:val="22"/>
                <w:szCs w:val="22"/>
                <w:lang w:eastAsia="en-US"/>
              </w:rPr>
            </w:pPr>
            <w:proofErr w:type="spellStart"/>
            <w:r>
              <w:rPr>
                <w:rFonts w:ascii="Trebuchet MS" w:hAnsi="Trebuchet MS"/>
                <w:sz w:val="22"/>
                <w:szCs w:val="22"/>
                <w:lang w:eastAsia="en-US"/>
              </w:rPr>
              <w:t>Name</w:t>
            </w:r>
            <w:proofErr w:type="spellEnd"/>
            <w:r>
              <w:rPr>
                <w:rFonts w:ascii="Trebuchet MS" w:hAnsi="Trebuchet MS"/>
                <w:sz w:val="22"/>
                <w:szCs w:val="22"/>
                <w:lang w:eastAsia="en-US"/>
              </w:rPr>
              <w:t>:</w:t>
            </w:r>
          </w:p>
        </w:tc>
      </w:tr>
      <w:tr w:rsidR="00E73C89" w14:paraId="39CFF1A2" w14:textId="77777777" w:rsidTr="00E73C89">
        <w:trPr>
          <w:trHeight w:hRule="exact" w:val="284"/>
          <w:jc w:val="center"/>
        </w:trPr>
        <w:tc>
          <w:tcPr>
            <w:tcW w:w="4678" w:type="dxa"/>
            <w:hideMark/>
          </w:tcPr>
          <w:p w14:paraId="515A8914" w14:textId="77777777" w:rsidR="00E73C89" w:rsidRDefault="00E73C89">
            <w:pPr>
              <w:widowControl w:val="0"/>
              <w:suppressAutoHyphens/>
              <w:autoSpaceDE w:val="0"/>
              <w:autoSpaceDN w:val="0"/>
              <w:adjustRightInd w:val="0"/>
              <w:spacing w:line="280" w:lineRule="exact"/>
              <w:textAlignment w:val="baseline"/>
              <w:rPr>
                <w:rFonts w:ascii="Trebuchet MS" w:hAnsi="Trebuchet MS" w:cs="Calibri Light"/>
                <w:sz w:val="22"/>
                <w:szCs w:val="22"/>
                <w:lang w:eastAsia="en-US"/>
              </w:rPr>
            </w:pPr>
            <w:proofErr w:type="spellStart"/>
            <w:r>
              <w:rPr>
                <w:rFonts w:ascii="Trebuchet MS" w:hAnsi="Trebuchet MS"/>
                <w:sz w:val="22"/>
                <w:szCs w:val="22"/>
                <w:lang w:eastAsia="en-US"/>
              </w:rPr>
              <w:t>Title</w:t>
            </w:r>
            <w:proofErr w:type="spellEnd"/>
            <w:r>
              <w:rPr>
                <w:rFonts w:ascii="Trebuchet MS" w:hAnsi="Trebuchet MS"/>
                <w:sz w:val="22"/>
                <w:szCs w:val="22"/>
                <w:lang w:eastAsia="en-US"/>
              </w:rPr>
              <w:t>:</w:t>
            </w:r>
          </w:p>
        </w:tc>
        <w:tc>
          <w:tcPr>
            <w:tcW w:w="4961" w:type="dxa"/>
            <w:hideMark/>
          </w:tcPr>
          <w:p w14:paraId="1949A873" w14:textId="77777777" w:rsidR="00E73C89" w:rsidRDefault="00E73C89">
            <w:pPr>
              <w:widowControl w:val="0"/>
              <w:suppressAutoHyphens/>
              <w:autoSpaceDE w:val="0"/>
              <w:autoSpaceDN w:val="0"/>
              <w:adjustRightInd w:val="0"/>
              <w:spacing w:line="280" w:lineRule="exact"/>
              <w:textAlignment w:val="baseline"/>
              <w:rPr>
                <w:rFonts w:ascii="Trebuchet MS" w:hAnsi="Trebuchet MS" w:cs="Calibri Light"/>
                <w:sz w:val="22"/>
                <w:szCs w:val="22"/>
                <w:lang w:eastAsia="en-US"/>
              </w:rPr>
            </w:pPr>
            <w:proofErr w:type="spellStart"/>
            <w:r>
              <w:rPr>
                <w:rFonts w:ascii="Trebuchet MS" w:hAnsi="Trebuchet MS"/>
                <w:sz w:val="22"/>
                <w:szCs w:val="22"/>
                <w:lang w:eastAsia="en-US"/>
              </w:rPr>
              <w:t>Title</w:t>
            </w:r>
            <w:proofErr w:type="spellEnd"/>
            <w:r>
              <w:rPr>
                <w:rFonts w:ascii="Trebuchet MS" w:hAnsi="Trebuchet MS"/>
                <w:sz w:val="22"/>
                <w:szCs w:val="22"/>
                <w:lang w:eastAsia="en-US"/>
              </w:rPr>
              <w:t>:</w:t>
            </w:r>
          </w:p>
        </w:tc>
      </w:tr>
    </w:tbl>
    <w:p w14:paraId="7975B3FB" w14:textId="77777777" w:rsidR="00E73C89" w:rsidRDefault="00E73C89" w:rsidP="00E73C89">
      <w:pPr>
        <w:spacing w:line="280" w:lineRule="exact"/>
        <w:rPr>
          <w:rFonts w:ascii="Trebuchet MS" w:eastAsiaTheme="minorHAnsi" w:hAnsi="Trebuchet MS" w:cs="Calibri Light"/>
          <w:b/>
          <w:kern w:val="20"/>
          <w:sz w:val="22"/>
          <w:szCs w:val="22"/>
          <w:lang w:val="en-US" w:eastAsia="en-US"/>
        </w:rPr>
      </w:pPr>
    </w:p>
    <w:p w14:paraId="3386A61C" w14:textId="77777777" w:rsidR="00E73C89" w:rsidRPr="00675412" w:rsidRDefault="00E73C89" w:rsidP="006A2E3D">
      <w:pPr>
        <w:spacing w:line="280" w:lineRule="exact"/>
        <w:jc w:val="center"/>
        <w:rPr>
          <w:rFonts w:ascii="Trebuchet MS" w:hAnsi="Trebuchet MS"/>
          <w:sz w:val="22"/>
          <w:szCs w:val="22"/>
        </w:rPr>
        <w:sectPr w:rsidR="00E73C89" w:rsidRPr="00675412" w:rsidSect="006F20A4">
          <w:pgSz w:w="16838" w:h="11906" w:orient="landscape"/>
          <w:pgMar w:top="851" w:right="1417" w:bottom="851" w:left="1417" w:header="708" w:footer="708" w:gutter="0"/>
          <w:cols w:space="708"/>
          <w:docGrid w:linePitch="360"/>
        </w:sectPr>
      </w:pPr>
    </w:p>
    <w:p w14:paraId="4F9F58D0" w14:textId="77777777" w:rsidR="00C41E1E" w:rsidRPr="00675412" w:rsidRDefault="00C41E1E" w:rsidP="006A2E3D">
      <w:pPr>
        <w:spacing w:line="280" w:lineRule="exact"/>
        <w:jc w:val="center"/>
        <w:rPr>
          <w:rFonts w:ascii="Trebuchet MS" w:hAnsi="Trebuchet MS"/>
          <w:b/>
          <w:smallCaps/>
          <w:sz w:val="22"/>
          <w:szCs w:val="22"/>
        </w:rPr>
      </w:pPr>
      <w:r w:rsidRPr="00675412">
        <w:rPr>
          <w:rFonts w:ascii="Trebuchet MS" w:hAnsi="Trebuchet MS"/>
          <w:b/>
          <w:smallCaps/>
          <w:sz w:val="22"/>
          <w:szCs w:val="22"/>
        </w:rPr>
        <w:lastRenderedPageBreak/>
        <w:t>ANEXO II</w:t>
      </w:r>
    </w:p>
    <w:p w14:paraId="2F1EF8D5" w14:textId="77777777" w:rsidR="00C41E1E" w:rsidRPr="00675412" w:rsidRDefault="00C41E1E" w:rsidP="006A2E3D">
      <w:pPr>
        <w:spacing w:line="280" w:lineRule="exact"/>
        <w:jc w:val="center"/>
        <w:rPr>
          <w:rFonts w:ascii="Trebuchet MS" w:hAnsi="Trebuchet MS"/>
          <w:b/>
          <w:smallCaps/>
          <w:sz w:val="22"/>
          <w:szCs w:val="22"/>
        </w:rPr>
      </w:pPr>
      <w:r w:rsidRPr="00675412">
        <w:rPr>
          <w:rFonts w:ascii="Trebuchet MS" w:hAnsi="Trebuchet MS"/>
          <w:b/>
          <w:smallCaps/>
          <w:sz w:val="22"/>
          <w:szCs w:val="22"/>
        </w:rPr>
        <w:t>CRONOGRAMA INDICATIVO</w:t>
      </w:r>
      <w:r w:rsidR="00E73C89">
        <w:rPr>
          <w:rFonts w:ascii="Trebuchet MS" w:hAnsi="Trebuchet MS"/>
          <w:b/>
          <w:smallCaps/>
          <w:sz w:val="22"/>
          <w:szCs w:val="22"/>
        </w:rPr>
        <w:t xml:space="preserve"> </w:t>
      </w:r>
      <w:r w:rsidR="00E73C89" w:rsidRPr="00E73C89">
        <w:rPr>
          <w:rFonts w:ascii="Trebuchet MS" w:hAnsi="Trebuchet MS"/>
          <w:b/>
          <w:smallCaps/>
          <w:sz w:val="22"/>
          <w:szCs w:val="22"/>
        </w:rPr>
        <w:t xml:space="preserve">/ </w:t>
      </w:r>
      <w:r w:rsidR="0055121B" w:rsidRPr="00185239">
        <w:rPr>
          <w:rFonts w:ascii="Trebuchet MS" w:hAnsi="Trebuchet MS"/>
          <w:b/>
          <w:sz w:val="22"/>
          <w:szCs w:val="22"/>
          <w:lang w:val="en-US"/>
        </w:rPr>
        <w:t>INDICATIVE SCHEDULE</w:t>
      </w:r>
    </w:p>
    <w:p w14:paraId="523CD1FA" w14:textId="77777777" w:rsidR="00C41E1E" w:rsidRPr="00675412" w:rsidRDefault="00C41E1E" w:rsidP="006A2E3D">
      <w:pPr>
        <w:spacing w:line="280" w:lineRule="exact"/>
        <w:jc w:val="center"/>
        <w:rPr>
          <w:rFonts w:ascii="Trebuchet MS" w:hAnsi="Trebuchet MS"/>
          <w:b/>
          <w:smallCaps/>
          <w:sz w:val="22"/>
          <w:szCs w:val="22"/>
        </w:rPr>
      </w:pPr>
    </w:p>
    <w:p w14:paraId="0250526B" w14:textId="77777777" w:rsidR="003071A6" w:rsidRDefault="003071A6" w:rsidP="003071A6">
      <w:pPr>
        <w:rPr>
          <w:sz w:val="22"/>
          <w:szCs w:val="22"/>
          <w:lang w:eastAsia="en-US"/>
        </w:rPr>
      </w:pPr>
    </w:p>
    <w:tbl>
      <w:tblPr>
        <w:tblW w:w="4798" w:type="dxa"/>
        <w:jc w:val="center"/>
        <w:tblCellMar>
          <w:left w:w="0" w:type="dxa"/>
          <w:right w:w="0" w:type="dxa"/>
        </w:tblCellMar>
        <w:tblLook w:val="04A0" w:firstRow="1" w:lastRow="0" w:firstColumn="1" w:lastColumn="0" w:noHBand="0" w:noVBand="1"/>
      </w:tblPr>
      <w:tblGrid>
        <w:gridCol w:w="1599"/>
        <w:gridCol w:w="3199"/>
      </w:tblGrid>
      <w:tr w:rsidR="003071A6" w:rsidRPr="001B43BB" w14:paraId="61C85712" w14:textId="77777777" w:rsidTr="003071A6">
        <w:trPr>
          <w:trHeight w:val="301"/>
          <w:jc w:val="center"/>
        </w:trPr>
        <w:tc>
          <w:tcPr>
            <w:tcW w:w="1599"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E768A3E" w14:textId="77777777" w:rsidR="003071A6" w:rsidRPr="003071A6" w:rsidRDefault="003071A6">
            <w:pPr>
              <w:jc w:val="center"/>
              <w:rPr>
                <w:rFonts w:ascii="Trebuchet MS" w:hAnsi="Trebuchet MS"/>
                <w:color w:val="000000"/>
                <w:sz w:val="20"/>
                <w:szCs w:val="20"/>
              </w:rPr>
            </w:pPr>
            <w:r w:rsidRPr="003071A6">
              <w:rPr>
                <w:rFonts w:ascii="Trebuchet MS" w:hAnsi="Trebuchet MS"/>
                <w:color w:val="000000"/>
                <w:sz w:val="20"/>
                <w:szCs w:val="20"/>
              </w:rPr>
              <w:t xml:space="preserve">Mês / </w:t>
            </w:r>
            <w:proofErr w:type="spellStart"/>
            <w:r w:rsidRPr="003071A6">
              <w:rPr>
                <w:rFonts w:ascii="Trebuchet MS" w:hAnsi="Trebuchet MS"/>
                <w:color w:val="000000"/>
                <w:sz w:val="20"/>
                <w:szCs w:val="20"/>
              </w:rPr>
              <w:t>Month</w:t>
            </w:r>
            <w:proofErr w:type="spellEnd"/>
          </w:p>
        </w:tc>
        <w:tc>
          <w:tcPr>
            <w:tcW w:w="3199"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4A24F49" w14:textId="77777777" w:rsidR="003071A6" w:rsidRPr="003071A6" w:rsidRDefault="003071A6">
            <w:pPr>
              <w:jc w:val="center"/>
              <w:rPr>
                <w:rFonts w:ascii="Trebuchet MS" w:hAnsi="Trebuchet MS"/>
                <w:color w:val="000000"/>
                <w:sz w:val="20"/>
                <w:szCs w:val="20"/>
                <w:lang w:val="en-US"/>
              </w:rPr>
            </w:pPr>
            <w:proofErr w:type="spellStart"/>
            <w:r w:rsidRPr="003071A6">
              <w:rPr>
                <w:rFonts w:ascii="Trebuchet MS" w:hAnsi="Trebuchet MS"/>
                <w:color w:val="000000"/>
                <w:sz w:val="20"/>
                <w:szCs w:val="20"/>
                <w:lang w:val="en-US"/>
              </w:rPr>
              <w:t>Valores</w:t>
            </w:r>
            <w:proofErr w:type="spellEnd"/>
            <w:r w:rsidRPr="003071A6">
              <w:rPr>
                <w:rFonts w:ascii="Trebuchet MS" w:hAnsi="Trebuchet MS"/>
                <w:color w:val="000000"/>
                <w:sz w:val="20"/>
                <w:szCs w:val="20"/>
                <w:lang w:val="en-US"/>
              </w:rPr>
              <w:t xml:space="preserve"> </w:t>
            </w:r>
            <w:proofErr w:type="spellStart"/>
            <w:r w:rsidRPr="003071A6">
              <w:rPr>
                <w:rFonts w:ascii="Trebuchet MS" w:hAnsi="Trebuchet MS"/>
                <w:color w:val="000000"/>
                <w:sz w:val="20"/>
                <w:szCs w:val="20"/>
                <w:lang w:val="en-US"/>
              </w:rPr>
              <w:t>obra</w:t>
            </w:r>
            <w:proofErr w:type="spellEnd"/>
            <w:r w:rsidRPr="003071A6">
              <w:rPr>
                <w:rFonts w:ascii="Trebuchet MS" w:hAnsi="Trebuchet MS"/>
                <w:color w:val="000000"/>
                <w:sz w:val="20"/>
                <w:szCs w:val="20"/>
                <w:lang w:val="en-US"/>
              </w:rPr>
              <w:t xml:space="preserve"> </w:t>
            </w:r>
            <w:proofErr w:type="spellStart"/>
            <w:r w:rsidRPr="003071A6">
              <w:rPr>
                <w:rFonts w:ascii="Trebuchet MS" w:hAnsi="Trebuchet MS"/>
                <w:color w:val="000000"/>
                <w:sz w:val="20"/>
                <w:szCs w:val="20"/>
                <w:lang w:val="en-US"/>
              </w:rPr>
              <w:t>em</w:t>
            </w:r>
            <w:proofErr w:type="spellEnd"/>
            <w:r w:rsidRPr="003071A6">
              <w:rPr>
                <w:rFonts w:ascii="Trebuchet MS" w:hAnsi="Trebuchet MS"/>
                <w:color w:val="000000"/>
                <w:sz w:val="20"/>
                <w:szCs w:val="20"/>
                <w:lang w:val="en-US"/>
              </w:rPr>
              <w:t xml:space="preserve"> BRL 000' / Construction Works Amounts in BRL 000’</w:t>
            </w:r>
          </w:p>
        </w:tc>
      </w:tr>
      <w:tr w:rsidR="003071A6" w:rsidRPr="003071A6" w14:paraId="6E8776C8" w14:textId="77777777" w:rsidTr="003071A6">
        <w:trPr>
          <w:trHeight w:val="301"/>
          <w:jc w:val="center"/>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C1262E" w14:textId="77777777" w:rsidR="003071A6" w:rsidRPr="003071A6" w:rsidRDefault="003071A6">
            <w:pPr>
              <w:jc w:val="center"/>
              <w:rPr>
                <w:rFonts w:ascii="Trebuchet MS" w:hAnsi="Trebuchet MS"/>
                <w:color w:val="000000"/>
                <w:sz w:val="20"/>
                <w:szCs w:val="20"/>
              </w:rPr>
            </w:pPr>
            <w:proofErr w:type="spellStart"/>
            <w:proofErr w:type="gramStart"/>
            <w:r w:rsidRPr="003071A6">
              <w:rPr>
                <w:rFonts w:ascii="Trebuchet MS" w:hAnsi="Trebuchet MS"/>
                <w:color w:val="000000"/>
                <w:sz w:val="20"/>
                <w:szCs w:val="20"/>
              </w:rPr>
              <w:t>nov</w:t>
            </w:r>
            <w:proofErr w:type="spellEnd"/>
            <w:proofErr w:type="gramEnd"/>
            <w:r w:rsidRPr="003071A6">
              <w:rPr>
                <w:rFonts w:ascii="Trebuchet MS" w:hAnsi="Trebuchet MS"/>
                <w:color w:val="000000"/>
                <w:sz w:val="20"/>
                <w:szCs w:val="20"/>
              </w:rPr>
              <w:t>/20</w:t>
            </w:r>
          </w:p>
        </w:tc>
        <w:tc>
          <w:tcPr>
            <w:tcW w:w="319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5E287FA" w14:textId="00FD8B64" w:rsidR="003071A6" w:rsidRPr="003071A6" w:rsidRDefault="003071A6" w:rsidP="00BB1715">
            <w:pPr>
              <w:rPr>
                <w:rFonts w:ascii="Trebuchet MS" w:hAnsi="Trebuchet MS"/>
                <w:color w:val="000000"/>
                <w:sz w:val="20"/>
                <w:szCs w:val="20"/>
              </w:rPr>
            </w:pPr>
            <w:del w:id="71" w:author="Bianca Galdino" w:date="2020-10-28T09:58:00Z">
              <w:r w:rsidRPr="003071A6" w:rsidDel="002755D3">
                <w:rPr>
                  <w:rFonts w:ascii="Trebuchet MS" w:hAnsi="Trebuchet MS"/>
                  <w:color w:val="000000"/>
                  <w:sz w:val="20"/>
                  <w:szCs w:val="20"/>
                </w:rPr>
                <w:delText>                                 36.551,68</w:delText>
              </w:r>
            </w:del>
            <w:r w:rsidRPr="003071A6">
              <w:rPr>
                <w:rFonts w:ascii="Trebuchet MS" w:hAnsi="Trebuchet MS"/>
                <w:color w:val="000000"/>
                <w:sz w:val="20"/>
                <w:szCs w:val="20"/>
              </w:rPr>
              <w:t xml:space="preserve"> </w:t>
            </w:r>
            <w:ins w:id="72" w:author="Kelly Motta" w:date="2020-10-28T10:36:00Z">
              <w:r w:rsidR="00BB1715">
                <w:rPr>
                  <w:rFonts w:ascii="Trebuchet MS" w:hAnsi="Trebuchet MS"/>
                  <w:color w:val="000000"/>
                  <w:sz w:val="20"/>
                  <w:szCs w:val="20"/>
                </w:rPr>
                <w:t>21.192.381,92</w:t>
              </w:r>
            </w:ins>
          </w:p>
        </w:tc>
      </w:tr>
      <w:tr w:rsidR="003071A6" w:rsidRPr="003071A6" w14:paraId="60A2774D" w14:textId="77777777" w:rsidTr="003071A6">
        <w:trPr>
          <w:trHeight w:val="301"/>
          <w:jc w:val="center"/>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E4C540" w14:textId="77777777" w:rsidR="003071A6" w:rsidRPr="003071A6" w:rsidRDefault="003071A6">
            <w:pPr>
              <w:jc w:val="center"/>
              <w:rPr>
                <w:rFonts w:ascii="Trebuchet MS" w:hAnsi="Trebuchet MS"/>
                <w:color w:val="000000"/>
                <w:sz w:val="20"/>
                <w:szCs w:val="20"/>
              </w:rPr>
            </w:pPr>
            <w:proofErr w:type="gramStart"/>
            <w:r w:rsidRPr="003071A6">
              <w:rPr>
                <w:rFonts w:ascii="Trebuchet MS" w:hAnsi="Trebuchet MS"/>
                <w:color w:val="000000"/>
                <w:sz w:val="20"/>
                <w:szCs w:val="20"/>
              </w:rPr>
              <w:t>dez</w:t>
            </w:r>
            <w:proofErr w:type="gramEnd"/>
            <w:r w:rsidRPr="003071A6">
              <w:rPr>
                <w:rFonts w:ascii="Trebuchet MS" w:hAnsi="Trebuchet MS"/>
                <w:color w:val="000000"/>
                <w:sz w:val="20"/>
                <w:szCs w:val="20"/>
              </w:rPr>
              <w:t>/20</w:t>
            </w:r>
          </w:p>
        </w:tc>
        <w:tc>
          <w:tcPr>
            <w:tcW w:w="319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C7005FD" w14:textId="5BFFC6A2" w:rsidR="003071A6" w:rsidRPr="003071A6" w:rsidRDefault="003071A6" w:rsidP="00BB1715">
            <w:pPr>
              <w:rPr>
                <w:rFonts w:ascii="Trebuchet MS" w:hAnsi="Trebuchet MS"/>
                <w:color w:val="000000"/>
                <w:sz w:val="20"/>
                <w:szCs w:val="20"/>
              </w:rPr>
            </w:pPr>
            <w:r w:rsidRPr="003071A6">
              <w:rPr>
                <w:rFonts w:ascii="Trebuchet MS" w:hAnsi="Trebuchet MS"/>
                <w:color w:val="000000"/>
                <w:sz w:val="20"/>
                <w:szCs w:val="20"/>
              </w:rPr>
              <w:t xml:space="preserve">                                 </w:t>
            </w:r>
            <w:del w:id="73" w:author="Bianca Galdino" w:date="2020-10-28T09:58:00Z">
              <w:r w:rsidRPr="003071A6" w:rsidDel="002755D3">
                <w:rPr>
                  <w:rFonts w:ascii="Trebuchet MS" w:hAnsi="Trebuchet MS"/>
                  <w:color w:val="000000"/>
                  <w:sz w:val="20"/>
                  <w:szCs w:val="20"/>
                </w:rPr>
                <w:delText>31.103,69</w:delText>
              </w:r>
            </w:del>
            <w:r w:rsidRPr="003071A6">
              <w:rPr>
                <w:rFonts w:ascii="Trebuchet MS" w:hAnsi="Trebuchet MS"/>
                <w:color w:val="000000"/>
                <w:sz w:val="20"/>
                <w:szCs w:val="20"/>
              </w:rPr>
              <w:t xml:space="preserve"> </w:t>
            </w:r>
            <w:ins w:id="74" w:author="Kelly Motta" w:date="2020-10-28T10:37:00Z">
              <w:r w:rsidR="00BB1715">
                <w:rPr>
                  <w:rFonts w:ascii="Trebuchet MS" w:hAnsi="Trebuchet MS"/>
                  <w:color w:val="000000"/>
                  <w:sz w:val="20"/>
                  <w:szCs w:val="20"/>
                </w:rPr>
                <w:t>18.033.679,37</w:t>
              </w:r>
            </w:ins>
          </w:p>
        </w:tc>
      </w:tr>
      <w:tr w:rsidR="003071A6" w:rsidRPr="003071A6" w14:paraId="47A903AA" w14:textId="77777777" w:rsidTr="003071A6">
        <w:trPr>
          <w:trHeight w:val="301"/>
          <w:jc w:val="center"/>
        </w:trPr>
        <w:tc>
          <w:tcPr>
            <w:tcW w:w="15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C7AE3F" w14:textId="77777777" w:rsidR="003071A6" w:rsidRPr="003071A6" w:rsidRDefault="003071A6">
            <w:pPr>
              <w:jc w:val="center"/>
              <w:rPr>
                <w:rFonts w:ascii="Trebuchet MS" w:hAnsi="Trebuchet MS"/>
                <w:color w:val="000000"/>
                <w:sz w:val="20"/>
                <w:szCs w:val="20"/>
              </w:rPr>
            </w:pPr>
            <w:proofErr w:type="spellStart"/>
            <w:proofErr w:type="gramStart"/>
            <w:r w:rsidRPr="003071A6">
              <w:rPr>
                <w:rFonts w:ascii="Trebuchet MS" w:hAnsi="Trebuchet MS"/>
                <w:color w:val="000000"/>
                <w:sz w:val="20"/>
                <w:szCs w:val="20"/>
              </w:rPr>
              <w:t>jan</w:t>
            </w:r>
            <w:proofErr w:type="spellEnd"/>
            <w:proofErr w:type="gramEnd"/>
            <w:r w:rsidRPr="003071A6">
              <w:rPr>
                <w:rFonts w:ascii="Trebuchet MS" w:hAnsi="Trebuchet MS"/>
                <w:color w:val="000000"/>
                <w:sz w:val="20"/>
                <w:szCs w:val="20"/>
              </w:rPr>
              <w:t>/21</w:t>
            </w:r>
          </w:p>
        </w:tc>
        <w:tc>
          <w:tcPr>
            <w:tcW w:w="319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748898" w14:textId="4AC7BD1D" w:rsidR="003071A6" w:rsidRPr="003071A6" w:rsidRDefault="003071A6" w:rsidP="00BB1715">
            <w:pPr>
              <w:rPr>
                <w:rFonts w:ascii="Trebuchet MS" w:hAnsi="Trebuchet MS"/>
                <w:color w:val="000000"/>
                <w:sz w:val="20"/>
                <w:szCs w:val="20"/>
              </w:rPr>
            </w:pPr>
            <w:r w:rsidRPr="003071A6">
              <w:rPr>
                <w:rFonts w:ascii="Trebuchet MS" w:hAnsi="Trebuchet MS"/>
                <w:color w:val="000000"/>
                <w:sz w:val="20"/>
                <w:szCs w:val="20"/>
              </w:rPr>
              <w:t xml:space="preserve">                                 </w:t>
            </w:r>
            <w:del w:id="75" w:author="Bianca Galdino" w:date="2020-10-28T09:58:00Z">
              <w:r w:rsidRPr="003071A6" w:rsidDel="002755D3">
                <w:rPr>
                  <w:rFonts w:ascii="Trebuchet MS" w:hAnsi="Trebuchet MS"/>
                  <w:color w:val="000000"/>
                  <w:sz w:val="20"/>
                  <w:szCs w:val="20"/>
                </w:rPr>
                <w:delText>29.940,93</w:delText>
              </w:r>
            </w:del>
            <w:r w:rsidRPr="003071A6">
              <w:rPr>
                <w:rFonts w:ascii="Trebuchet MS" w:hAnsi="Trebuchet MS"/>
                <w:color w:val="000000"/>
                <w:sz w:val="20"/>
                <w:szCs w:val="20"/>
              </w:rPr>
              <w:t xml:space="preserve"> </w:t>
            </w:r>
            <w:ins w:id="76" w:author="Kelly Motta" w:date="2020-10-28T10:37:00Z">
              <w:r w:rsidR="00BB1715">
                <w:rPr>
                  <w:rFonts w:ascii="Trebuchet MS" w:hAnsi="Trebuchet MS"/>
                  <w:color w:val="000000"/>
                  <w:sz w:val="20"/>
                  <w:szCs w:val="20"/>
                </w:rPr>
                <w:t>17359520,10</w:t>
              </w:r>
            </w:ins>
          </w:p>
        </w:tc>
      </w:tr>
    </w:tbl>
    <w:p w14:paraId="39FE5F6F" w14:textId="77777777" w:rsidR="003071A6" w:rsidRDefault="003071A6" w:rsidP="003071A6">
      <w:pPr>
        <w:rPr>
          <w:rFonts w:ascii="Calibri" w:eastAsiaTheme="minorHAnsi" w:hAnsi="Calibri" w:cs="Calibri"/>
          <w:sz w:val="22"/>
          <w:szCs w:val="22"/>
        </w:rPr>
      </w:pPr>
    </w:p>
    <w:p w14:paraId="6E9FF485" w14:textId="77777777" w:rsidR="00C41E1E" w:rsidRPr="00675412" w:rsidRDefault="00C41E1E" w:rsidP="003071A6">
      <w:pPr>
        <w:spacing w:line="280" w:lineRule="exact"/>
        <w:jc w:val="center"/>
        <w:rPr>
          <w:rFonts w:ascii="Trebuchet MS" w:hAnsi="Trebuchet MS"/>
          <w:b/>
          <w:smallCaps/>
          <w:sz w:val="22"/>
          <w:szCs w:val="22"/>
        </w:rPr>
      </w:pPr>
    </w:p>
    <w:p w14:paraId="0974924C" w14:textId="77777777" w:rsidR="00C41E1E" w:rsidRPr="00675412" w:rsidRDefault="00C41E1E" w:rsidP="006A2E3D">
      <w:pPr>
        <w:spacing w:line="280" w:lineRule="exact"/>
        <w:jc w:val="center"/>
        <w:rPr>
          <w:rFonts w:ascii="Trebuchet MS" w:hAnsi="Trebuchet MS"/>
          <w:b/>
          <w:smallCaps/>
          <w:sz w:val="22"/>
          <w:szCs w:val="22"/>
        </w:rPr>
      </w:pPr>
    </w:p>
    <w:p w14:paraId="581D2A60" w14:textId="77777777" w:rsidR="00C41E1E" w:rsidRPr="00675412" w:rsidRDefault="00C41E1E" w:rsidP="006A2E3D">
      <w:pPr>
        <w:spacing w:line="280" w:lineRule="exact"/>
        <w:jc w:val="center"/>
        <w:rPr>
          <w:rFonts w:ascii="Trebuchet MS" w:hAnsi="Trebuchet MS"/>
          <w:b/>
          <w:smallCaps/>
          <w:sz w:val="22"/>
          <w:szCs w:val="22"/>
        </w:rPr>
      </w:pPr>
    </w:p>
    <w:p w14:paraId="71EF8AA0" w14:textId="77777777" w:rsidR="00C41E1E" w:rsidRPr="00675412" w:rsidRDefault="00C41E1E" w:rsidP="006A2E3D">
      <w:pPr>
        <w:spacing w:line="280" w:lineRule="exact"/>
        <w:jc w:val="center"/>
        <w:rPr>
          <w:rFonts w:ascii="Trebuchet MS" w:hAnsi="Trebuchet MS"/>
          <w:b/>
          <w:smallCaps/>
          <w:sz w:val="22"/>
          <w:szCs w:val="22"/>
        </w:rPr>
      </w:pPr>
    </w:p>
    <w:p w14:paraId="2572761B" w14:textId="77777777" w:rsidR="009C26C1" w:rsidRPr="005264A6" w:rsidRDefault="009C26C1" w:rsidP="009C26C1">
      <w:pPr>
        <w:pStyle w:val="Ttulo1"/>
        <w:keepNext w:val="0"/>
        <w:widowControl w:val="0"/>
        <w:jc w:val="center"/>
        <w:rPr>
          <w:ins w:id="77" w:author="Kelly Motta" w:date="2020-10-28T09:26:00Z"/>
          <w:rFonts w:eastAsia="Calibri" w:cs="Arial"/>
          <w:szCs w:val="24"/>
        </w:rPr>
      </w:pPr>
      <w:ins w:id="78" w:author="Kelly Motta" w:date="2020-10-28T09:26:00Z">
        <w:r w:rsidRPr="005264A6">
          <w:rPr>
            <w:rFonts w:eastAsia="Calibri" w:cs="Arial"/>
            <w:szCs w:val="24"/>
          </w:rPr>
          <w:t>PROPORÇÃO DOS RECURSOS CAPTADOS POR MEIO D</w:t>
        </w:r>
        <w:r>
          <w:rPr>
            <w:rFonts w:eastAsia="Calibri" w:cs="Arial"/>
            <w:szCs w:val="24"/>
          </w:rPr>
          <w:t>EST</w:t>
        </w:r>
        <w:r w:rsidRPr="005264A6">
          <w:rPr>
            <w:rFonts w:eastAsia="Calibri" w:cs="Arial"/>
            <w:szCs w:val="24"/>
          </w:rPr>
          <w:t xml:space="preserve">A EMISSÃO </w:t>
        </w:r>
      </w:ins>
    </w:p>
    <w:p w14:paraId="3329BDA8" w14:textId="77777777" w:rsidR="009C26C1" w:rsidRPr="005264A6" w:rsidRDefault="009C26C1" w:rsidP="009C26C1">
      <w:pPr>
        <w:widowControl w:val="0"/>
        <w:spacing w:line="360" w:lineRule="auto"/>
        <w:ind w:left="1080"/>
        <w:jc w:val="center"/>
        <w:rPr>
          <w:ins w:id="79" w:author="Kelly Motta" w:date="2020-10-28T09:26:00Z"/>
          <w:rFonts w:eastAsia="Calibri" w:cs="Arial"/>
          <w:bCs/>
          <w:szCs w:val="24"/>
        </w:rPr>
      </w:pPr>
    </w:p>
    <w:p w14:paraId="635D9352" w14:textId="77777777" w:rsidR="009C26C1" w:rsidRPr="005264A6" w:rsidRDefault="009C26C1" w:rsidP="009C26C1">
      <w:pPr>
        <w:widowControl w:val="0"/>
        <w:tabs>
          <w:tab w:val="left" w:pos="708"/>
        </w:tabs>
        <w:spacing w:line="360" w:lineRule="auto"/>
        <w:rPr>
          <w:ins w:id="80" w:author="Kelly Motta" w:date="2020-10-28T09:26:00Z"/>
          <w:rFonts w:eastAsia="Calibri" w:cs="Arial"/>
          <w:bCs/>
          <w:szCs w:val="24"/>
        </w:rPr>
      </w:pPr>
    </w:p>
    <w:tbl>
      <w:tblPr>
        <w:tblW w:w="48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1054"/>
        <w:gridCol w:w="747"/>
        <w:gridCol w:w="666"/>
        <w:gridCol w:w="907"/>
        <w:gridCol w:w="782"/>
        <w:gridCol w:w="1054"/>
        <w:gridCol w:w="554"/>
        <w:gridCol w:w="482"/>
        <w:gridCol w:w="799"/>
        <w:gridCol w:w="819"/>
        <w:tblGridChange w:id="81">
          <w:tblGrid>
            <w:gridCol w:w="857"/>
            <w:gridCol w:w="1054"/>
            <w:gridCol w:w="747"/>
            <w:gridCol w:w="666"/>
            <w:gridCol w:w="907"/>
            <w:gridCol w:w="782"/>
            <w:gridCol w:w="1054"/>
            <w:gridCol w:w="554"/>
            <w:gridCol w:w="482"/>
            <w:gridCol w:w="799"/>
            <w:gridCol w:w="819"/>
          </w:tblGrid>
        </w:tblGridChange>
      </w:tblGrid>
      <w:tr w:rsidR="00BB1715" w:rsidRPr="00504258" w14:paraId="38257AE3" w14:textId="77777777" w:rsidTr="00820BC4">
        <w:trPr>
          <w:ins w:id="82" w:author="Kelly Motta" w:date="2020-10-28T09:26:00Z"/>
        </w:trPr>
        <w:tc>
          <w:tcPr>
            <w:tcW w:w="587"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17E9A0F6" w14:textId="77777777" w:rsidR="009C26C1" w:rsidRPr="00504258" w:rsidRDefault="009C26C1" w:rsidP="00820BC4">
            <w:pPr>
              <w:widowControl w:val="0"/>
              <w:suppressAutoHyphens/>
              <w:spacing w:line="360" w:lineRule="auto"/>
              <w:ind w:right="-61"/>
              <w:jc w:val="center"/>
              <w:outlineLvl w:val="2"/>
              <w:rPr>
                <w:ins w:id="83" w:author="Kelly Motta" w:date="2020-10-28T09:26:00Z"/>
                <w:rFonts w:ascii="Trebuchet MS" w:hAnsi="Trebuchet MS" w:cs="Calibri"/>
                <w:b/>
                <w:sz w:val="18"/>
                <w:szCs w:val="18"/>
              </w:rPr>
            </w:pPr>
            <w:ins w:id="84" w:author="Kelly Motta" w:date="2020-10-28T09:26:00Z">
              <w:r w:rsidRPr="00504258">
                <w:rPr>
                  <w:rFonts w:ascii="Trebuchet MS" w:hAnsi="Trebuchet MS" w:cs="Calibri"/>
                  <w:b/>
                  <w:sz w:val="18"/>
                  <w:szCs w:val="18"/>
                </w:rPr>
                <w:t>EMPREENDIMENTO IMOBILIÁRIO</w:t>
              </w:r>
            </w:ins>
          </w:p>
        </w:tc>
        <w:tc>
          <w:tcPr>
            <w:tcW w:w="387"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78D0AD9E" w14:textId="77777777" w:rsidR="009C26C1" w:rsidRPr="00504258" w:rsidRDefault="009C26C1" w:rsidP="00820BC4">
            <w:pPr>
              <w:widowControl w:val="0"/>
              <w:suppressAutoHyphens/>
              <w:spacing w:line="360" w:lineRule="auto"/>
              <w:ind w:right="-61"/>
              <w:jc w:val="center"/>
              <w:outlineLvl w:val="2"/>
              <w:rPr>
                <w:ins w:id="85" w:author="Kelly Motta" w:date="2020-10-28T09:26:00Z"/>
                <w:rFonts w:ascii="Trebuchet MS" w:hAnsi="Trebuchet MS" w:cs="Calibri"/>
                <w:b/>
                <w:sz w:val="18"/>
                <w:szCs w:val="18"/>
              </w:rPr>
            </w:pPr>
            <w:ins w:id="86" w:author="Kelly Motta" w:date="2020-10-28T09:26:00Z">
              <w:r w:rsidRPr="00504258">
                <w:rPr>
                  <w:rFonts w:ascii="Trebuchet MS" w:hAnsi="Trebuchet MS" w:cs="Calibri"/>
                  <w:b/>
                  <w:sz w:val="18"/>
                  <w:szCs w:val="18"/>
                </w:rPr>
                <w:t>ENDEREÇO</w:t>
              </w:r>
            </w:ins>
          </w:p>
        </w:tc>
        <w:tc>
          <w:tcPr>
            <w:tcW w:w="40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78A185B3" w14:textId="77777777" w:rsidR="009C26C1" w:rsidRPr="00504258" w:rsidRDefault="009C26C1" w:rsidP="00820BC4">
            <w:pPr>
              <w:widowControl w:val="0"/>
              <w:suppressAutoHyphens/>
              <w:spacing w:line="360" w:lineRule="auto"/>
              <w:ind w:right="-61"/>
              <w:jc w:val="center"/>
              <w:outlineLvl w:val="2"/>
              <w:rPr>
                <w:ins w:id="87" w:author="Kelly Motta" w:date="2020-10-28T09:26:00Z"/>
                <w:rFonts w:ascii="Trebuchet MS" w:hAnsi="Trebuchet MS" w:cs="Calibri"/>
                <w:b/>
                <w:sz w:val="18"/>
                <w:szCs w:val="18"/>
              </w:rPr>
            </w:pPr>
            <w:ins w:id="88" w:author="Kelly Motta" w:date="2020-10-28T09:26:00Z">
              <w:r w:rsidRPr="00504258">
                <w:rPr>
                  <w:rFonts w:ascii="Trebuchet MS" w:hAnsi="Trebuchet MS" w:cs="Calibri"/>
                  <w:b/>
                  <w:sz w:val="18"/>
                  <w:szCs w:val="18"/>
                </w:rPr>
                <w:t>MATRÍCULA</w:t>
              </w:r>
            </w:ins>
          </w:p>
        </w:tc>
        <w:tc>
          <w:tcPr>
            <w:tcW w:w="451"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6793153E" w14:textId="77777777" w:rsidR="009C26C1" w:rsidRPr="00504258" w:rsidRDefault="009C26C1" w:rsidP="00820BC4">
            <w:pPr>
              <w:widowControl w:val="0"/>
              <w:suppressAutoHyphens/>
              <w:spacing w:line="360" w:lineRule="auto"/>
              <w:ind w:right="-61"/>
              <w:jc w:val="center"/>
              <w:outlineLvl w:val="2"/>
              <w:rPr>
                <w:ins w:id="89" w:author="Kelly Motta" w:date="2020-10-28T09:26:00Z"/>
                <w:rFonts w:ascii="Trebuchet MS" w:hAnsi="Trebuchet MS" w:cs="Calibri"/>
                <w:b/>
                <w:sz w:val="18"/>
                <w:szCs w:val="18"/>
              </w:rPr>
            </w:pPr>
            <w:ins w:id="90" w:author="Kelly Motta" w:date="2020-10-28T09:26:00Z">
              <w:r w:rsidRPr="00504258">
                <w:rPr>
                  <w:rFonts w:ascii="Trebuchet MS" w:hAnsi="Trebuchet MS" w:cs="Calibri"/>
                  <w:b/>
                  <w:sz w:val="18"/>
                  <w:szCs w:val="18"/>
                </w:rPr>
                <w:t>PERCENTUAL DO RECURSO RECEBIDO</w:t>
              </w:r>
            </w:ins>
          </w:p>
        </w:tc>
        <w:tc>
          <w:tcPr>
            <w:tcW w:w="453"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10A2D70C" w14:textId="77777777" w:rsidR="009C26C1" w:rsidRPr="00504258" w:rsidRDefault="009C26C1" w:rsidP="00820BC4">
            <w:pPr>
              <w:widowControl w:val="0"/>
              <w:suppressAutoHyphens/>
              <w:spacing w:line="360" w:lineRule="auto"/>
              <w:ind w:right="-61"/>
              <w:jc w:val="center"/>
              <w:outlineLvl w:val="2"/>
              <w:rPr>
                <w:ins w:id="91" w:author="Kelly Motta" w:date="2020-10-28T09:26:00Z"/>
                <w:rFonts w:ascii="Trebuchet MS" w:hAnsi="Trebuchet MS" w:cs="Calibri"/>
                <w:b/>
                <w:sz w:val="18"/>
                <w:szCs w:val="18"/>
              </w:rPr>
            </w:pPr>
            <w:ins w:id="92" w:author="Kelly Motta" w:date="2020-10-28T09:26:00Z">
              <w:r w:rsidRPr="00504258">
                <w:rPr>
                  <w:rFonts w:ascii="Trebuchet MS" w:hAnsi="Trebuchet MS" w:cs="Calibri"/>
                  <w:b/>
                  <w:sz w:val="18"/>
                  <w:szCs w:val="18"/>
                </w:rPr>
                <w:t>VALOR APROXIMADO</w:t>
              </w:r>
            </w:ins>
          </w:p>
        </w:tc>
        <w:tc>
          <w:tcPr>
            <w:tcW w:w="36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5220B3EF" w14:textId="77777777" w:rsidR="009C26C1" w:rsidRPr="00504258" w:rsidRDefault="009C26C1" w:rsidP="00820BC4">
            <w:pPr>
              <w:widowControl w:val="0"/>
              <w:suppressAutoHyphens/>
              <w:spacing w:line="360" w:lineRule="auto"/>
              <w:ind w:right="-61"/>
              <w:jc w:val="center"/>
              <w:outlineLvl w:val="2"/>
              <w:rPr>
                <w:ins w:id="93" w:author="Kelly Motta" w:date="2020-10-28T09:26:00Z"/>
                <w:rFonts w:ascii="Trebuchet MS" w:hAnsi="Trebuchet MS" w:cs="Calibri"/>
                <w:b/>
                <w:sz w:val="18"/>
                <w:szCs w:val="18"/>
              </w:rPr>
            </w:pPr>
            <w:ins w:id="94" w:author="Kelly Motta" w:date="2020-10-28T09:26:00Z">
              <w:r w:rsidRPr="00504258">
                <w:rPr>
                  <w:rFonts w:ascii="Trebuchet MS" w:hAnsi="Trebuchet MS" w:cs="Calibri"/>
                  <w:b/>
                  <w:sz w:val="18"/>
                  <w:szCs w:val="18"/>
                </w:rPr>
                <w:t>DATA ESTIMADA</w:t>
              </w:r>
            </w:ins>
          </w:p>
        </w:tc>
        <w:tc>
          <w:tcPr>
            <w:tcW w:w="54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4BA3CA17" w14:textId="77777777" w:rsidR="009C26C1" w:rsidRPr="00504258" w:rsidRDefault="009C26C1" w:rsidP="00820BC4">
            <w:pPr>
              <w:widowControl w:val="0"/>
              <w:suppressAutoHyphens/>
              <w:spacing w:line="360" w:lineRule="auto"/>
              <w:ind w:right="-61"/>
              <w:jc w:val="center"/>
              <w:outlineLvl w:val="2"/>
              <w:rPr>
                <w:ins w:id="95" w:author="Kelly Motta" w:date="2020-10-28T09:26:00Z"/>
                <w:rFonts w:ascii="Trebuchet MS" w:hAnsi="Trebuchet MS" w:cs="Calibri"/>
                <w:b/>
                <w:sz w:val="18"/>
                <w:szCs w:val="18"/>
              </w:rPr>
            </w:pPr>
            <w:ins w:id="96" w:author="Kelly Motta" w:date="2020-10-28T09:26:00Z">
              <w:r w:rsidRPr="00504258">
                <w:rPr>
                  <w:rFonts w:ascii="Trebuchet MS" w:hAnsi="Trebuchet MS" w:cs="Calibri"/>
                  <w:b/>
                  <w:sz w:val="18"/>
                  <w:szCs w:val="18"/>
                </w:rPr>
                <w:t>DESTINAÇÃO (OBJETIVO)</w:t>
              </w:r>
            </w:ins>
          </w:p>
        </w:tc>
        <w:tc>
          <w:tcPr>
            <w:tcW w:w="371"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658CAE44" w14:textId="77777777" w:rsidR="009C26C1" w:rsidRPr="00504258" w:rsidRDefault="009C26C1" w:rsidP="00820BC4">
            <w:pPr>
              <w:widowControl w:val="0"/>
              <w:suppressAutoHyphens/>
              <w:spacing w:line="360" w:lineRule="auto"/>
              <w:ind w:right="-61"/>
              <w:jc w:val="center"/>
              <w:outlineLvl w:val="2"/>
              <w:rPr>
                <w:ins w:id="97" w:author="Kelly Motta" w:date="2020-10-28T09:26:00Z"/>
                <w:rFonts w:ascii="Trebuchet MS" w:hAnsi="Trebuchet MS" w:cs="Calibri"/>
                <w:b/>
                <w:sz w:val="18"/>
                <w:szCs w:val="18"/>
              </w:rPr>
            </w:pPr>
            <w:ins w:id="98" w:author="Kelly Motta" w:date="2020-10-28T09:26:00Z">
              <w:r w:rsidRPr="00504258">
                <w:rPr>
                  <w:rFonts w:ascii="Trebuchet MS" w:hAnsi="Trebuchet MS" w:cs="Calibri"/>
                  <w:b/>
                  <w:sz w:val="18"/>
                  <w:szCs w:val="18"/>
                </w:rPr>
                <w:t>SITUAÇÃO DO REGISTRO</w:t>
              </w:r>
            </w:ins>
          </w:p>
        </w:tc>
        <w:tc>
          <w:tcPr>
            <w:tcW w:w="31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610665B4" w14:textId="77777777" w:rsidR="009C26C1" w:rsidRPr="00504258" w:rsidRDefault="009C26C1" w:rsidP="00820BC4">
            <w:pPr>
              <w:widowControl w:val="0"/>
              <w:suppressAutoHyphens/>
              <w:spacing w:line="360" w:lineRule="auto"/>
              <w:ind w:right="-61"/>
              <w:jc w:val="center"/>
              <w:outlineLvl w:val="2"/>
              <w:rPr>
                <w:ins w:id="99" w:author="Kelly Motta" w:date="2020-10-28T09:26:00Z"/>
                <w:rFonts w:ascii="Trebuchet MS" w:hAnsi="Trebuchet MS" w:cs="Calibri"/>
                <w:b/>
                <w:sz w:val="18"/>
                <w:szCs w:val="18"/>
              </w:rPr>
            </w:pPr>
            <w:ins w:id="100" w:author="Kelly Motta" w:date="2020-10-28T09:26:00Z">
              <w:r w:rsidRPr="00504258">
                <w:rPr>
                  <w:rFonts w:ascii="Trebuchet MS" w:hAnsi="Trebuchet MS" w:cs="Calibri"/>
                  <w:b/>
                  <w:sz w:val="18"/>
                  <w:szCs w:val="18"/>
                </w:rPr>
                <w:t>HABITE-SE</w:t>
              </w:r>
            </w:ins>
          </w:p>
        </w:tc>
        <w:tc>
          <w:tcPr>
            <w:tcW w:w="546"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4D78A606" w14:textId="77777777" w:rsidR="009C26C1" w:rsidRPr="00504258" w:rsidRDefault="009C26C1" w:rsidP="00820BC4">
            <w:pPr>
              <w:widowControl w:val="0"/>
              <w:suppressAutoHyphens/>
              <w:spacing w:line="360" w:lineRule="auto"/>
              <w:ind w:right="-61"/>
              <w:jc w:val="center"/>
              <w:outlineLvl w:val="2"/>
              <w:rPr>
                <w:ins w:id="101" w:author="Kelly Motta" w:date="2020-10-28T09:26:00Z"/>
                <w:rFonts w:ascii="Trebuchet MS" w:hAnsi="Trebuchet MS" w:cs="Calibri"/>
                <w:b/>
                <w:sz w:val="18"/>
                <w:szCs w:val="18"/>
              </w:rPr>
            </w:pPr>
            <w:ins w:id="102" w:author="Kelly Motta" w:date="2020-10-28T09:26:00Z">
              <w:r w:rsidRPr="00504258">
                <w:rPr>
                  <w:rFonts w:ascii="Trebuchet MS" w:hAnsi="Trebuchet MS" w:cs="Calibri"/>
                  <w:b/>
                  <w:sz w:val="18"/>
                  <w:szCs w:val="18"/>
                </w:rPr>
                <w:t>ESTÁ SOB O REGIME DE INCORPORAÇÃO?</w:t>
              </w:r>
            </w:ins>
          </w:p>
        </w:tc>
        <w:tc>
          <w:tcPr>
            <w:tcW w:w="560"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288602C8" w14:textId="77777777" w:rsidR="009C26C1" w:rsidRPr="00504258" w:rsidRDefault="009C26C1" w:rsidP="00820BC4">
            <w:pPr>
              <w:widowControl w:val="0"/>
              <w:suppressAutoHyphens/>
              <w:spacing w:line="360" w:lineRule="auto"/>
              <w:ind w:right="-61"/>
              <w:jc w:val="center"/>
              <w:outlineLvl w:val="2"/>
              <w:rPr>
                <w:ins w:id="103" w:author="Kelly Motta" w:date="2020-10-28T09:26:00Z"/>
                <w:rFonts w:ascii="Trebuchet MS" w:hAnsi="Trebuchet MS" w:cs="Calibri"/>
                <w:b/>
                <w:sz w:val="18"/>
                <w:szCs w:val="18"/>
              </w:rPr>
            </w:pPr>
            <w:ins w:id="104" w:author="Kelly Motta" w:date="2020-10-28T09:26:00Z">
              <w:r w:rsidRPr="00504258">
                <w:rPr>
                  <w:rFonts w:ascii="Trebuchet MS" w:hAnsi="Trebuchet MS" w:cs="Calibri"/>
                  <w:b/>
                  <w:sz w:val="18"/>
                  <w:szCs w:val="18"/>
                </w:rPr>
                <w:t>Montante de recursos destinados ao Empreendimento decorrentes de outros CRI (R$)</w:t>
              </w:r>
            </w:ins>
          </w:p>
        </w:tc>
      </w:tr>
      <w:tr w:rsidR="00BB1715" w14:paraId="30D83D20" w14:textId="77777777" w:rsidTr="00BB1715">
        <w:trPr>
          <w:ins w:id="105" w:author="Kelly Motta" w:date="2020-10-28T09:26:00Z"/>
        </w:trPr>
        <w:tc>
          <w:tcPr>
            <w:tcW w:w="587" w:type="pct"/>
            <w:tcBorders>
              <w:top w:val="single" w:sz="4" w:space="0" w:color="auto"/>
              <w:left w:val="single" w:sz="4" w:space="0" w:color="auto"/>
              <w:bottom w:val="single" w:sz="4" w:space="0" w:color="auto"/>
              <w:right w:val="single" w:sz="4" w:space="0" w:color="auto"/>
            </w:tcBorders>
            <w:shd w:val="clear" w:color="auto" w:fill="FFFFFF"/>
          </w:tcPr>
          <w:p w14:paraId="10E83434" w14:textId="6640A19D" w:rsidR="009C26C1" w:rsidRDefault="00BB1715" w:rsidP="00820BC4">
            <w:pPr>
              <w:widowControl w:val="0"/>
              <w:suppressAutoHyphens/>
              <w:spacing w:line="360" w:lineRule="auto"/>
              <w:ind w:right="-61"/>
              <w:jc w:val="center"/>
              <w:outlineLvl w:val="2"/>
              <w:rPr>
                <w:ins w:id="106" w:author="Kelly Motta" w:date="2020-10-28T09:26:00Z"/>
                <w:rFonts w:ascii="Trebuchet MS" w:hAnsi="Trebuchet MS" w:cs="Calibri"/>
              </w:rPr>
            </w:pPr>
            <w:ins w:id="107" w:author="Kelly Motta" w:date="2020-10-28T10:39:00Z">
              <w:r>
                <w:rPr>
                  <w:rFonts w:ascii="Trebuchet MS" w:hAnsi="Trebuchet MS" w:cs="Calibri"/>
                </w:rPr>
                <w:t>Cidade Matarazzo</w:t>
              </w:r>
            </w:ins>
          </w:p>
        </w:tc>
        <w:tc>
          <w:tcPr>
            <w:tcW w:w="387" w:type="pct"/>
            <w:tcBorders>
              <w:top w:val="single" w:sz="4" w:space="0" w:color="auto"/>
              <w:left w:val="single" w:sz="4" w:space="0" w:color="auto"/>
              <w:bottom w:val="single" w:sz="4" w:space="0" w:color="auto"/>
              <w:right w:val="single" w:sz="4" w:space="0" w:color="auto"/>
            </w:tcBorders>
          </w:tcPr>
          <w:p w14:paraId="37276B49" w14:textId="63DA405C" w:rsidR="009C26C1" w:rsidRDefault="00BB1715" w:rsidP="00820BC4">
            <w:pPr>
              <w:widowControl w:val="0"/>
              <w:suppressAutoHyphens/>
              <w:spacing w:line="360" w:lineRule="auto"/>
              <w:ind w:right="-61"/>
              <w:jc w:val="center"/>
              <w:outlineLvl w:val="2"/>
              <w:rPr>
                <w:ins w:id="108" w:author="Kelly Motta" w:date="2020-10-28T09:26:00Z"/>
                <w:rFonts w:ascii="Trebuchet MS" w:hAnsi="Trebuchet MS" w:cs="Calibri"/>
              </w:rPr>
            </w:pPr>
            <w:ins w:id="109" w:author="Kelly Motta" w:date="2020-10-28T10:40:00Z">
              <w:r>
                <w:rPr>
                  <w:rFonts w:ascii="Trebuchet MS" w:hAnsi="Trebuchet MS" w:cs="Calibri"/>
                </w:rPr>
                <w:t>BM Empreendimento e Participações SPE AS</w:t>
              </w:r>
            </w:ins>
          </w:p>
        </w:tc>
        <w:tc>
          <w:tcPr>
            <w:tcW w:w="409" w:type="pct"/>
            <w:tcBorders>
              <w:top w:val="single" w:sz="4" w:space="0" w:color="auto"/>
              <w:left w:val="single" w:sz="4" w:space="0" w:color="auto"/>
              <w:bottom w:val="single" w:sz="4" w:space="0" w:color="auto"/>
              <w:right w:val="single" w:sz="4" w:space="0" w:color="auto"/>
            </w:tcBorders>
          </w:tcPr>
          <w:p w14:paraId="7E4B926D" w14:textId="64266E65" w:rsidR="009C26C1" w:rsidRDefault="00BB1715" w:rsidP="00820BC4">
            <w:pPr>
              <w:widowControl w:val="0"/>
              <w:suppressAutoHyphens/>
              <w:spacing w:line="360" w:lineRule="auto"/>
              <w:ind w:right="-61"/>
              <w:jc w:val="center"/>
              <w:outlineLvl w:val="2"/>
              <w:rPr>
                <w:ins w:id="110" w:author="Kelly Motta" w:date="2020-10-28T09:26:00Z"/>
                <w:rFonts w:ascii="Trebuchet MS" w:hAnsi="Trebuchet MS" w:cs="Calibri"/>
              </w:rPr>
            </w:pPr>
            <w:ins w:id="111" w:author="Kelly Motta" w:date="2020-10-28T10:40:00Z">
              <w:r>
                <w:rPr>
                  <w:rFonts w:ascii="Trebuchet MS" w:hAnsi="Trebuchet MS" w:cs="Calibri"/>
                </w:rPr>
                <w:t>190.788/4º</w:t>
              </w:r>
            </w:ins>
          </w:p>
        </w:tc>
        <w:tc>
          <w:tcPr>
            <w:tcW w:w="451" w:type="pct"/>
            <w:tcBorders>
              <w:top w:val="single" w:sz="4" w:space="0" w:color="auto"/>
              <w:left w:val="single" w:sz="4" w:space="0" w:color="auto"/>
              <w:bottom w:val="single" w:sz="4" w:space="0" w:color="auto"/>
              <w:right w:val="single" w:sz="4" w:space="0" w:color="auto"/>
            </w:tcBorders>
          </w:tcPr>
          <w:p w14:paraId="343D67AB" w14:textId="09920573" w:rsidR="009C26C1" w:rsidRDefault="00BB1715" w:rsidP="00820BC4">
            <w:pPr>
              <w:widowControl w:val="0"/>
              <w:suppressAutoHyphens/>
              <w:spacing w:line="360" w:lineRule="auto"/>
              <w:ind w:right="-61"/>
              <w:jc w:val="center"/>
              <w:outlineLvl w:val="2"/>
              <w:rPr>
                <w:ins w:id="112" w:author="Kelly Motta" w:date="2020-10-28T09:26:00Z"/>
                <w:rFonts w:ascii="Trebuchet MS" w:hAnsi="Trebuchet MS" w:cs="Calibri"/>
              </w:rPr>
            </w:pPr>
            <w:ins w:id="113" w:author="Kelly Motta" w:date="2020-10-28T10:41:00Z">
              <w:r>
                <w:rPr>
                  <w:rFonts w:ascii="Trebuchet MS" w:hAnsi="Trebuchet MS" w:cs="Calibri"/>
                </w:rPr>
                <w:t>81%</w:t>
              </w:r>
            </w:ins>
          </w:p>
        </w:tc>
        <w:tc>
          <w:tcPr>
            <w:tcW w:w="453" w:type="pct"/>
            <w:tcBorders>
              <w:top w:val="single" w:sz="4" w:space="0" w:color="auto"/>
              <w:left w:val="single" w:sz="4" w:space="0" w:color="auto"/>
              <w:bottom w:val="single" w:sz="4" w:space="0" w:color="auto"/>
              <w:right w:val="single" w:sz="4" w:space="0" w:color="auto"/>
            </w:tcBorders>
          </w:tcPr>
          <w:p w14:paraId="32BEDF91" w14:textId="69678B4B" w:rsidR="009C26C1" w:rsidRDefault="00BB1715" w:rsidP="00820BC4">
            <w:pPr>
              <w:widowControl w:val="0"/>
              <w:suppressAutoHyphens/>
              <w:spacing w:line="360" w:lineRule="auto"/>
              <w:ind w:right="-61"/>
              <w:jc w:val="center"/>
              <w:outlineLvl w:val="2"/>
              <w:rPr>
                <w:ins w:id="114" w:author="Kelly Motta" w:date="2020-10-28T09:26:00Z"/>
                <w:rFonts w:ascii="Trebuchet MS" w:hAnsi="Trebuchet MS" w:cs="Calibri"/>
              </w:rPr>
            </w:pPr>
            <w:ins w:id="115" w:author="Kelly Motta" w:date="2020-10-28T10:41:00Z">
              <w:r>
                <w:rPr>
                  <w:rFonts w:ascii="Trebuchet MS" w:hAnsi="Trebuchet MS" w:cs="Calibri"/>
                </w:rPr>
                <w:t>R$ 56.585.581,39</w:t>
              </w:r>
            </w:ins>
          </w:p>
        </w:tc>
        <w:tc>
          <w:tcPr>
            <w:tcW w:w="369" w:type="pct"/>
            <w:tcBorders>
              <w:top w:val="single" w:sz="4" w:space="0" w:color="auto"/>
              <w:left w:val="single" w:sz="4" w:space="0" w:color="auto"/>
              <w:bottom w:val="single" w:sz="4" w:space="0" w:color="auto"/>
              <w:right w:val="single" w:sz="4" w:space="0" w:color="auto"/>
            </w:tcBorders>
          </w:tcPr>
          <w:p w14:paraId="5F938C59" w14:textId="622D57F0" w:rsidR="009C26C1" w:rsidRDefault="00BB1715" w:rsidP="00820BC4">
            <w:pPr>
              <w:widowControl w:val="0"/>
              <w:suppressAutoHyphens/>
              <w:spacing w:line="360" w:lineRule="auto"/>
              <w:ind w:right="-61"/>
              <w:jc w:val="center"/>
              <w:outlineLvl w:val="2"/>
              <w:rPr>
                <w:ins w:id="116" w:author="Kelly Motta" w:date="2020-10-28T09:26:00Z"/>
                <w:rFonts w:ascii="Trebuchet MS" w:hAnsi="Trebuchet MS" w:cs="Calibri"/>
              </w:rPr>
            </w:pPr>
            <w:ins w:id="117" w:author="Kelly Motta" w:date="2020-10-28T10:41:00Z">
              <w:r>
                <w:rPr>
                  <w:rFonts w:ascii="Trebuchet MS" w:hAnsi="Trebuchet MS" w:cs="Calibri"/>
                </w:rPr>
                <w:t>05/11/2020</w:t>
              </w:r>
            </w:ins>
          </w:p>
        </w:tc>
        <w:tc>
          <w:tcPr>
            <w:tcW w:w="549" w:type="pct"/>
            <w:tcBorders>
              <w:top w:val="single" w:sz="4" w:space="0" w:color="auto"/>
              <w:left w:val="single" w:sz="4" w:space="0" w:color="auto"/>
              <w:bottom w:val="single" w:sz="4" w:space="0" w:color="auto"/>
              <w:right w:val="single" w:sz="4" w:space="0" w:color="auto"/>
            </w:tcBorders>
          </w:tcPr>
          <w:p w14:paraId="3A7C27E5" w14:textId="36873DE2" w:rsidR="009C26C1" w:rsidRDefault="00BB1715" w:rsidP="00820BC4">
            <w:pPr>
              <w:widowControl w:val="0"/>
              <w:suppressAutoHyphens/>
              <w:spacing w:line="360" w:lineRule="auto"/>
              <w:ind w:right="-61"/>
              <w:jc w:val="center"/>
              <w:outlineLvl w:val="2"/>
              <w:rPr>
                <w:ins w:id="118" w:author="Kelly Motta" w:date="2020-10-28T09:26:00Z"/>
                <w:rFonts w:ascii="Trebuchet MS" w:hAnsi="Trebuchet MS" w:cs="Calibri"/>
              </w:rPr>
            </w:pPr>
            <w:ins w:id="119" w:author="Kelly Motta" w:date="2020-10-28T10:41:00Z">
              <w:r>
                <w:rPr>
                  <w:rFonts w:ascii="Trebuchet MS" w:hAnsi="Trebuchet MS" w:cs="Calibri"/>
                </w:rPr>
                <w:t>Construção do Empreendimento Cidade Matara</w:t>
              </w:r>
              <w:r>
                <w:rPr>
                  <w:rFonts w:ascii="Trebuchet MS" w:hAnsi="Trebuchet MS" w:cs="Calibri"/>
                </w:rPr>
                <w:lastRenderedPageBreak/>
                <w:t>zzo</w:t>
              </w:r>
            </w:ins>
          </w:p>
        </w:tc>
        <w:tc>
          <w:tcPr>
            <w:tcW w:w="371" w:type="pct"/>
            <w:tcBorders>
              <w:top w:val="single" w:sz="4" w:space="0" w:color="auto"/>
              <w:left w:val="single" w:sz="4" w:space="0" w:color="auto"/>
              <w:bottom w:val="single" w:sz="4" w:space="0" w:color="auto"/>
              <w:right w:val="single" w:sz="4" w:space="0" w:color="auto"/>
            </w:tcBorders>
          </w:tcPr>
          <w:p w14:paraId="481355CE" w14:textId="411357C2" w:rsidR="009C26C1" w:rsidRDefault="00BB1715" w:rsidP="00820BC4">
            <w:pPr>
              <w:widowControl w:val="0"/>
              <w:suppressAutoHyphens/>
              <w:spacing w:line="360" w:lineRule="auto"/>
              <w:ind w:right="-61"/>
              <w:jc w:val="center"/>
              <w:outlineLvl w:val="2"/>
              <w:rPr>
                <w:ins w:id="120" w:author="Kelly Motta" w:date="2020-10-28T09:26:00Z"/>
                <w:rFonts w:ascii="Trebuchet MS" w:hAnsi="Trebuchet MS" w:cs="Calibri"/>
              </w:rPr>
            </w:pPr>
            <w:ins w:id="121" w:author="Kelly Motta" w:date="2020-10-28T10:41:00Z">
              <w:r>
                <w:rPr>
                  <w:rFonts w:ascii="Trebuchet MS" w:hAnsi="Trebuchet MS" w:cs="Calibri"/>
                </w:rPr>
                <w:lastRenderedPageBreak/>
                <w:t>Sim</w:t>
              </w:r>
            </w:ins>
          </w:p>
        </w:tc>
        <w:tc>
          <w:tcPr>
            <w:tcW w:w="319" w:type="pct"/>
            <w:tcBorders>
              <w:top w:val="single" w:sz="4" w:space="0" w:color="auto"/>
              <w:left w:val="single" w:sz="4" w:space="0" w:color="auto"/>
              <w:bottom w:val="single" w:sz="4" w:space="0" w:color="auto"/>
              <w:right w:val="single" w:sz="4" w:space="0" w:color="auto"/>
            </w:tcBorders>
          </w:tcPr>
          <w:p w14:paraId="28CFA2F8" w14:textId="45AD9FB4" w:rsidR="009C26C1" w:rsidRDefault="00BB1715" w:rsidP="00820BC4">
            <w:pPr>
              <w:widowControl w:val="0"/>
              <w:suppressAutoHyphens/>
              <w:spacing w:line="360" w:lineRule="auto"/>
              <w:ind w:right="-61"/>
              <w:jc w:val="center"/>
              <w:outlineLvl w:val="2"/>
              <w:rPr>
                <w:ins w:id="122" w:author="Kelly Motta" w:date="2020-10-28T09:26:00Z"/>
                <w:rFonts w:ascii="Trebuchet MS" w:hAnsi="Trebuchet MS" w:cs="Calibri"/>
              </w:rPr>
            </w:pPr>
            <w:ins w:id="123" w:author="Kelly Motta" w:date="2020-10-28T10:41:00Z">
              <w:r>
                <w:rPr>
                  <w:rFonts w:ascii="Trebuchet MS" w:hAnsi="Trebuchet MS" w:cs="Calibri"/>
                </w:rPr>
                <w:t>Não</w:t>
              </w:r>
            </w:ins>
          </w:p>
        </w:tc>
        <w:tc>
          <w:tcPr>
            <w:tcW w:w="546" w:type="pct"/>
            <w:tcBorders>
              <w:top w:val="single" w:sz="4" w:space="0" w:color="auto"/>
              <w:left w:val="single" w:sz="4" w:space="0" w:color="auto"/>
              <w:bottom w:val="single" w:sz="4" w:space="0" w:color="auto"/>
              <w:right w:val="single" w:sz="4" w:space="0" w:color="auto"/>
            </w:tcBorders>
          </w:tcPr>
          <w:p w14:paraId="40ABC37C" w14:textId="0A593864" w:rsidR="009C26C1" w:rsidRDefault="00BB1715" w:rsidP="00820BC4">
            <w:pPr>
              <w:widowControl w:val="0"/>
              <w:suppressAutoHyphens/>
              <w:spacing w:line="360" w:lineRule="auto"/>
              <w:ind w:right="-61"/>
              <w:jc w:val="center"/>
              <w:outlineLvl w:val="2"/>
              <w:rPr>
                <w:ins w:id="124" w:author="Kelly Motta" w:date="2020-10-28T09:26:00Z"/>
                <w:rFonts w:ascii="Trebuchet MS" w:hAnsi="Trebuchet MS" w:cs="Calibri"/>
              </w:rPr>
            </w:pPr>
            <w:ins w:id="125" w:author="Kelly Motta" w:date="2020-10-28T10:41:00Z">
              <w:r>
                <w:rPr>
                  <w:rFonts w:ascii="Trebuchet MS" w:hAnsi="Trebuchet MS" w:cs="Calibri"/>
                </w:rPr>
                <w:t>Sim</w:t>
              </w:r>
            </w:ins>
          </w:p>
        </w:tc>
        <w:tc>
          <w:tcPr>
            <w:tcW w:w="560" w:type="pct"/>
            <w:tcBorders>
              <w:top w:val="single" w:sz="4" w:space="0" w:color="auto"/>
              <w:left w:val="single" w:sz="4" w:space="0" w:color="auto"/>
              <w:bottom w:val="single" w:sz="4" w:space="0" w:color="auto"/>
              <w:right w:val="single" w:sz="4" w:space="0" w:color="auto"/>
            </w:tcBorders>
          </w:tcPr>
          <w:p w14:paraId="18773927" w14:textId="30220806" w:rsidR="009C26C1" w:rsidRDefault="00BB1715" w:rsidP="00820BC4">
            <w:pPr>
              <w:widowControl w:val="0"/>
              <w:suppressAutoHyphens/>
              <w:spacing w:line="360" w:lineRule="auto"/>
              <w:ind w:right="-61"/>
              <w:jc w:val="center"/>
              <w:outlineLvl w:val="2"/>
              <w:rPr>
                <w:ins w:id="126" w:author="Kelly Motta" w:date="2020-10-28T09:26:00Z"/>
                <w:rFonts w:ascii="Trebuchet MS" w:hAnsi="Trebuchet MS" w:cs="Calibri"/>
              </w:rPr>
            </w:pPr>
            <w:ins w:id="127" w:author="Kelly Motta" w:date="2020-10-28T10:42:00Z">
              <w:r>
                <w:rPr>
                  <w:rFonts w:ascii="Trebuchet MS" w:hAnsi="Trebuchet MS" w:cs="Calibri"/>
                </w:rPr>
                <w:t>R$ 222.400,00</w:t>
              </w:r>
            </w:ins>
            <w:bookmarkStart w:id="128" w:name="_GoBack"/>
            <w:bookmarkEnd w:id="128"/>
          </w:p>
        </w:tc>
      </w:tr>
    </w:tbl>
    <w:p w14:paraId="0DA60F98" w14:textId="77777777" w:rsidR="00C41E1E" w:rsidRPr="00675412" w:rsidRDefault="00C41E1E" w:rsidP="006A2E3D">
      <w:pPr>
        <w:spacing w:line="280" w:lineRule="exact"/>
        <w:jc w:val="center"/>
        <w:rPr>
          <w:rFonts w:ascii="Trebuchet MS" w:hAnsi="Trebuchet MS"/>
          <w:b/>
          <w:smallCaps/>
          <w:sz w:val="22"/>
          <w:szCs w:val="22"/>
        </w:rPr>
      </w:pPr>
    </w:p>
    <w:p w14:paraId="36B0EA40" w14:textId="77777777" w:rsidR="00C41E1E" w:rsidRPr="00675412" w:rsidRDefault="00C41E1E" w:rsidP="006A2E3D">
      <w:pPr>
        <w:spacing w:line="280" w:lineRule="exact"/>
        <w:jc w:val="center"/>
        <w:rPr>
          <w:rFonts w:ascii="Trebuchet MS" w:hAnsi="Trebuchet MS"/>
          <w:b/>
          <w:smallCaps/>
          <w:sz w:val="22"/>
          <w:szCs w:val="22"/>
        </w:rPr>
      </w:pPr>
    </w:p>
    <w:p w14:paraId="3C175D49" w14:textId="77777777" w:rsidR="00C41E1E" w:rsidRPr="00675412" w:rsidRDefault="00C41E1E" w:rsidP="006A2E3D">
      <w:pPr>
        <w:spacing w:line="280" w:lineRule="exact"/>
        <w:jc w:val="center"/>
        <w:rPr>
          <w:rFonts w:ascii="Trebuchet MS" w:hAnsi="Trebuchet MS"/>
          <w:b/>
          <w:smallCaps/>
          <w:sz w:val="22"/>
          <w:szCs w:val="22"/>
        </w:rPr>
      </w:pPr>
    </w:p>
    <w:p w14:paraId="676290A9" w14:textId="77777777" w:rsidR="00C41E1E" w:rsidRPr="00675412" w:rsidRDefault="00C41E1E" w:rsidP="006A2E3D">
      <w:pPr>
        <w:spacing w:line="280" w:lineRule="exact"/>
        <w:jc w:val="center"/>
        <w:rPr>
          <w:rFonts w:ascii="Trebuchet MS" w:hAnsi="Trebuchet MS"/>
          <w:b/>
          <w:smallCaps/>
          <w:sz w:val="22"/>
          <w:szCs w:val="22"/>
        </w:rPr>
      </w:pPr>
    </w:p>
    <w:p w14:paraId="4B5486C0" w14:textId="77777777" w:rsidR="00C41E1E" w:rsidRPr="00675412" w:rsidRDefault="00C41E1E" w:rsidP="006A2E3D">
      <w:pPr>
        <w:spacing w:line="280" w:lineRule="exact"/>
        <w:jc w:val="center"/>
        <w:rPr>
          <w:rFonts w:ascii="Trebuchet MS" w:hAnsi="Trebuchet MS"/>
          <w:b/>
          <w:smallCaps/>
          <w:sz w:val="22"/>
          <w:szCs w:val="22"/>
        </w:rPr>
      </w:pPr>
    </w:p>
    <w:p w14:paraId="04C2480C" w14:textId="77777777" w:rsidR="00C41E1E" w:rsidRPr="00675412" w:rsidRDefault="00C41E1E" w:rsidP="006A2E3D">
      <w:pPr>
        <w:spacing w:line="280" w:lineRule="exact"/>
        <w:jc w:val="center"/>
        <w:rPr>
          <w:rFonts w:ascii="Trebuchet MS" w:hAnsi="Trebuchet MS"/>
          <w:b/>
          <w:smallCaps/>
          <w:sz w:val="22"/>
          <w:szCs w:val="22"/>
        </w:rPr>
      </w:pPr>
    </w:p>
    <w:p w14:paraId="2C52B519" w14:textId="77777777" w:rsidR="00C41E1E" w:rsidRPr="00675412" w:rsidRDefault="00C41E1E" w:rsidP="006A2E3D">
      <w:pPr>
        <w:spacing w:line="280" w:lineRule="exact"/>
        <w:jc w:val="center"/>
        <w:rPr>
          <w:rFonts w:ascii="Trebuchet MS" w:hAnsi="Trebuchet MS"/>
          <w:b/>
          <w:smallCaps/>
          <w:sz w:val="22"/>
          <w:szCs w:val="22"/>
        </w:rPr>
      </w:pPr>
    </w:p>
    <w:p w14:paraId="7BFA5785" w14:textId="77777777" w:rsidR="00C41E1E" w:rsidRPr="00675412" w:rsidRDefault="00C41E1E" w:rsidP="006A2E3D">
      <w:pPr>
        <w:spacing w:line="280" w:lineRule="exact"/>
        <w:jc w:val="center"/>
        <w:rPr>
          <w:rFonts w:ascii="Trebuchet MS" w:hAnsi="Trebuchet MS"/>
          <w:b/>
          <w:smallCaps/>
          <w:sz w:val="22"/>
          <w:szCs w:val="22"/>
        </w:rPr>
      </w:pPr>
    </w:p>
    <w:p w14:paraId="4DFC888B" w14:textId="77777777" w:rsidR="00C41E1E" w:rsidRPr="00675412" w:rsidRDefault="00C41E1E" w:rsidP="006A2E3D">
      <w:pPr>
        <w:spacing w:line="280" w:lineRule="exact"/>
        <w:jc w:val="center"/>
        <w:rPr>
          <w:rFonts w:ascii="Trebuchet MS" w:hAnsi="Trebuchet MS"/>
          <w:b/>
          <w:smallCaps/>
          <w:sz w:val="22"/>
          <w:szCs w:val="22"/>
        </w:rPr>
      </w:pPr>
    </w:p>
    <w:p w14:paraId="6C0F26D1" w14:textId="77777777" w:rsidR="00C41E1E" w:rsidRPr="00675412" w:rsidRDefault="00C41E1E" w:rsidP="006A2E3D">
      <w:pPr>
        <w:spacing w:line="280" w:lineRule="exact"/>
        <w:jc w:val="center"/>
        <w:rPr>
          <w:rFonts w:ascii="Trebuchet MS" w:hAnsi="Trebuchet MS"/>
          <w:b/>
          <w:smallCaps/>
          <w:sz w:val="22"/>
          <w:szCs w:val="22"/>
        </w:rPr>
      </w:pPr>
    </w:p>
    <w:p w14:paraId="1C511677" w14:textId="77777777" w:rsidR="00C41E1E" w:rsidRPr="00675412" w:rsidRDefault="00C41E1E" w:rsidP="006A2E3D">
      <w:pPr>
        <w:spacing w:line="280" w:lineRule="exact"/>
        <w:jc w:val="center"/>
        <w:rPr>
          <w:rFonts w:ascii="Trebuchet MS" w:hAnsi="Trebuchet MS"/>
          <w:b/>
          <w:smallCaps/>
          <w:sz w:val="22"/>
          <w:szCs w:val="22"/>
        </w:rPr>
      </w:pPr>
    </w:p>
    <w:p w14:paraId="6DD7947E" w14:textId="77777777" w:rsidR="00C41E1E" w:rsidRPr="00675412" w:rsidRDefault="00C41E1E" w:rsidP="006A2E3D">
      <w:pPr>
        <w:spacing w:line="280" w:lineRule="exact"/>
        <w:jc w:val="center"/>
        <w:rPr>
          <w:rFonts w:ascii="Trebuchet MS" w:hAnsi="Trebuchet MS"/>
          <w:b/>
          <w:smallCaps/>
          <w:sz w:val="22"/>
          <w:szCs w:val="22"/>
        </w:rPr>
      </w:pPr>
    </w:p>
    <w:p w14:paraId="026887A2" w14:textId="77777777" w:rsidR="00C41E1E" w:rsidRPr="00675412" w:rsidRDefault="00C41E1E" w:rsidP="006A2E3D">
      <w:pPr>
        <w:spacing w:line="280" w:lineRule="exact"/>
        <w:jc w:val="center"/>
        <w:rPr>
          <w:rFonts w:ascii="Trebuchet MS" w:hAnsi="Trebuchet MS"/>
          <w:b/>
          <w:smallCaps/>
          <w:sz w:val="22"/>
          <w:szCs w:val="22"/>
        </w:rPr>
      </w:pPr>
    </w:p>
    <w:p w14:paraId="7F280E04" w14:textId="77777777" w:rsidR="00C41E1E" w:rsidRPr="00675412" w:rsidRDefault="00C41E1E" w:rsidP="006A2E3D">
      <w:pPr>
        <w:spacing w:line="280" w:lineRule="exact"/>
        <w:jc w:val="center"/>
        <w:rPr>
          <w:rFonts w:ascii="Trebuchet MS" w:hAnsi="Trebuchet MS"/>
          <w:b/>
          <w:smallCaps/>
          <w:sz w:val="22"/>
          <w:szCs w:val="22"/>
        </w:rPr>
      </w:pPr>
    </w:p>
    <w:p w14:paraId="3EAEAA30" w14:textId="77777777" w:rsidR="00C41E1E" w:rsidRPr="00675412" w:rsidRDefault="00C41E1E" w:rsidP="006A2E3D">
      <w:pPr>
        <w:spacing w:line="280" w:lineRule="exact"/>
        <w:jc w:val="center"/>
        <w:rPr>
          <w:rFonts w:ascii="Trebuchet MS" w:hAnsi="Trebuchet MS"/>
          <w:b/>
          <w:smallCaps/>
          <w:sz w:val="22"/>
          <w:szCs w:val="22"/>
        </w:rPr>
      </w:pPr>
    </w:p>
    <w:p w14:paraId="4DC3D239" w14:textId="77777777" w:rsidR="00C41E1E" w:rsidRPr="00675412" w:rsidRDefault="00C41E1E" w:rsidP="006A2E3D">
      <w:pPr>
        <w:spacing w:line="280" w:lineRule="exact"/>
        <w:jc w:val="center"/>
        <w:rPr>
          <w:rFonts w:ascii="Trebuchet MS" w:hAnsi="Trebuchet MS"/>
          <w:b/>
          <w:smallCaps/>
          <w:sz w:val="22"/>
          <w:szCs w:val="22"/>
        </w:rPr>
      </w:pPr>
    </w:p>
    <w:p w14:paraId="6C64A5ED" w14:textId="77777777" w:rsidR="00C41E1E" w:rsidRPr="00675412" w:rsidRDefault="00C41E1E" w:rsidP="006A2E3D">
      <w:pPr>
        <w:spacing w:line="280" w:lineRule="exact"/>
        <w:jc w:val="center"/>
        <w:rPr>
          <w:rFonts w:ascii="Trebuchet MS" w:hAnsi="Trebuchet MS"/>
          <w:b/>
          <w:smallCaps/>
          <w:sz w:val="22"/>
          <w:szCs w:val="22"/>
        </w:rPr>
      </w:pPr>
    </w:p>
    <w:p w14:paraId="6C3E7167" w14:textId="77777777" w:rsidR="00C41E1E" w:rsidRPr="00675412" w:rsidRDefault="00C41E1E" w:rsidP="006A2E3D">
      <w:pPr>
        <w:spacing w:line="280" w:lineRule="exact"/>
        <w:jc w:val="center"/>
        <w:rPr>
          <w:rFonts w:ascii="Trebuchet MS" w:hAnsi="Trebuchet MS"/>
          <w:b/>
          <w:smallCaps/>
          <w:sz w:val="22"/>
          <w:szCs w:val="22"/>
        </w:rPr>
      </w:pPr>
    </w:p>
    <w:p w14:paraId="32916372" w14:textId="77777777" w:rsidR="00C41E1E" w:rsidRPr="00675412" w:rsidRDefault="00C41E1E" w:rsidP="006A2E3D">
      <w:pPr>
        <w:spacing w:line="280" w:lineRule="exact"/>
        <w:jc w:val="center"/>
        <w:rPr>
          <w:rFonts w:ascii="Trebuchet MS" w:hAnsi="Trebuchet MS"/>
          <w:b/>
          <w:smallCaps/>
          <w:sz w:val="22"/>
          <w:szCs w:val="22"/>
        </w:rPr>
      </w:pPr>
    </w:p>
    <w:p w14:paraId="0EA0DCF7" w14:textId="77777777" w:rsidR="00C41E1E" w:rsidRPr="00675412" w:rsidRDefault="00C41E1E" w:rsidP="006A2E3D">
      <w:pPr>
        <w:spacing w:line="280" w:lineRule="exact"/>
        <w:jc w:val="center"/>
        <w:rPr>
          <w:rFonts w:ascii="Trebuchet MS" w:hAnsi="Trebuchet MS"/>
          <w:b/>
          <w:smallCaps/>
          <w:sz w:val="22"/>
          <w:szCs w:val="22"/>
        </w:rPr>
      </w:pPr>
    </w:p>
    <w:p w14:paraId="4C49AD52" w14:textId="77777777" w:rsidR="00C41E1E" w:rsidRPr="00675412" w:rsidRDefault="00C41E1E" w:rsidP="006A2E3D">
      <w:pPr>
        <w:spacing w:line="280" w:lineRule="exact"/>
        <w:jc w:val="center"/>
        <w:rPr>
          <w:rFonts w:ascii="Trebuchet MS" w:hAnsi="Trebuchet MS"/>
          <w:b/>
          <w:smallCaps/>
          <w:sz w:val="22"/>
          <w:szCs w:val="22"/>
        </w:rPr>
      </w:pPr>
    </w:p>
    <w:p w14:paraId="418B0878" w14:textId="77777777" w:rsidR="00C41E1E" w:rsidRPr="00675412" w:rsidRDefault="00C41E1E" w:rsidP="006A2E3D">
      <w:pPr>
        <w:spacing w:line="280" w:lineRule="exact"/>
        <w:jc w:val="center"/>
        <w:rPr>
          <w:rFonts w:ascii="Trebuchet MS" w:hAnsi="Trebuchet MS"/>
          <w:b/>
          <w:smallCaps/>
          <w:sz w:val="22"/>
          <w:szCs w:val="22"/>
        </w:rPr>
      </w:pPr>
    </w:p>
    <w:p w14:paraId="0DD0A9BB" w14:textId="77777777" w:rsidR="00C41E1E" w:rsidRPr="00675412" w:rsidRDefault="00C41E1E" w:rsidP="006A2E3D">
      <w:pPr>
        <w:spacing w:line="280" w:lineRule="exact"/>
        <w:jc w:val="center"/>
        <w:rPr>
          <w:rFonts w:ascii="Trebuchet MS" w:hAnsi="Trebuchet MS"/>
          <w:b/>
          <w:smallCaps/>
          <w:sz w:val="22"/>
          <w:szCs w:val="22"/>
        </w:rPr>
      </w:pPr>
    </w:p>
    <w:p w14:paraId="190C1F03" w14:textId="77777777" w:rsidR="00C41E1E" w:rsidRPr="00675412" w:rsidRDefault="00C41E1E" w:rsidP="006A2E3D">
      <w:pPr>
        <w:spacing w:line="280" w:lineRule="exact"/>
        <w:jc w:val="center"/>
        <w:rPr>
          <w:rFonts w:ascii="Trebuchet MS" w:hAnsi="Trebuchet MS"/>
          <w:b/>
          <w:smallCaps/>
          <w:sz w:val="22"/>
          <w:szCs w:val="22"/>
        </w:rPr>
      </w:pPr>
    </w:p>
    <w:p w14:paraId="010E72C9" w14:textId="77777777" w:rsidR="00C41E1E" w:rsidRPr="00675412" w:rsidRDefault="00C41E1E" w:rsidP="006A2E3D">
      <w:pPr>
        <w:spacing w:line="280" w:lineRule="exact"/>
        <w:jc w:val="center"/>
        <w:rPr>
          <w:rFonts w:ascii="Trebuchet MS" w:hAnsi="Trebuchet MS"/>
          <w:b/>
          <w:smallCaps/>
          <w:sz w:val="22"/>
          <w:szCs w:val="22"/>
        </w:rPr>
      </w:pPr>
    </w:p>
    <w:p w14:paraId="22564171" w14:textId="77777777" w:rsidR="00C41E1E" w:rsidRPr="00675412" w:rsidRDefault="00C41E1E" w:rsidP="006A2E3D">
      <w:pPr>
        <w:spacing w:line="280" w:lineRule="exact"/>
        <w:jc w:val="center"/>
        <w:rPr>
          <w:rFonts w:ascii="Trebuchet MS" w:hAnsi="Trebuchet MS"/>
          <w:b/>
          <w:smallCaps/>
          <w:sz w:val="22"/>
          <w:szCs w:val="22"/>
        </w:rPr>
      </w:pPr>
    </w:p>
    <w:p w14:paraId="62195D46" w14:textId="77777777" w:rsidR="00C41E1E" w:rsidRPr="00675412" w:rsidRDefault="00C41E1E" w:rsidP="006A2E3D">
      <w:pPr>
        <w:spacing w:line="280" w:lineRule="exact"/>
        <w:jc w:val="center"/>
        <w:rPr>
          <w:rFonts w:ascii="Trebuchet MS" w:hAnsi="Trebuchet MS"/>
          <w:b/>
          <w:smallCaps/>
          <w:sz w:val="22"/>
          <w:szCs w:val="22"/>
        </w:rPr>
      </w:pPr>
    </w:p>
    <w:p w14:paraId="021C27E1" w14:textId="77777777" w:rsidR="00C41E1E" w:rsidRPr="00675412" w:rsidRDefault="00C41E1E" w:rsidP="006A2E3D">
      <w:pPr>
        <w:spacing w:line="280" w:lineRule="exact"/>
        <w:jc w:val="center"/>
        <w:rPr>
          <w:rFonts w:ascii="Trebuchet MS" w:hAnsi="Trebuchet MS"/>
          <w:b/>
          <w:smallCaps/>
          <w:sz w:val="22"/>
          <w:szCs w:val="22"/>
        </w:rPr>
      </w:pPr>
    </w:p>
    <w:p w14:paraId="0D328BA7" w14:textId="77777777" w:rsidR="00C41E1E" w:rsidRPr="00675412" w:rsidRDefault="00C41E1E" w:rsidP="006A2E3D">
      <w:pPr>
        <w:spacing w:line="280" w:lineRule="exact"/>
        <w:jc w:val="center"/>
        <w:rPr>
          <w:rFonts w:ascii="Trebuchet MS" w:hAnsi="Trebuchet MS"/>
          <w:b/>
          <w:smallCaps/>
          <w:sz w:val="22"/>
          <w:szCs w:val="22"/>
        </w:rPr>
      </w:pPr>
    </w:p>
    <w:p w14:paraId="67243FE3" w14:textId="77777777" w:rsidR="00C41E1E" w:rsidRPr="00675412" w:rsidRDefault="00C41E1E" w:rsidP="006A2E3D">
      <w:pPr>
        <w:spacing w:line="280" w:lineRule="exact"/>
        <w:jc w:val="center"/>
        <w:rPr>
          <w:rFonts w:ascii="Trebuchet MS" w:hAnsi="Trebuchet MS"/>
          <w:b/>
          <w:smallCaps/>
          <w:sz w:val="22"/>
          <w:szCs w:val="22"/>
        </w:rPr>
      </w:pPr>
    </w:p>
    <w:p w14:paraId="74B3DD77" w14:textId="77777777" w:rsidR="00C41E1E" w:rsidRPr="00675412" w:rsidRDefault="00C41E1E" w:rsidP="006A2E3D">
      <w:pPr>
        <w:spacing w:line="280" w:lineRule="exact"/>
        <w:jc w:val="center"/>
        <w:rPr>
          <w:rFonts w:ascii="Trebuchet MS" w:hAnsi="Trebuchet MS"/>
          <w:b/>
          <w:smallCaps/>
          <w:sz w:val="22"/>
          <w:szCs w:val="22"/>
        </w:rPr>
      </w:pPr>
    </w:p>
    <w:p w14:paraId="3344125F" w14:textId="77777777" w:rsidR="00C41E1E" w:rsidRPr="00675412" w:rsidRDefault="00C41E1E" w:rsidP="006A2E3D">
      <w:pPr>
        <w:spacing w:line="280" w:lineRule="exact"/>
        <w:jc w:val="center"/>
        <w:rPr>
          <w:rFonts w:ascii="Trebuchet MS" w:hAnsi="Trebuchet MS"/>
          <w:b/>
          <w:smallCaps/>
          <w:sz w:val="22"/>
          <w:szCs w:val="22"/>
        </w:rPr>
      </w:pPr>
    </w:p>
    <w:p w14:paraId="55818EF7" w14:textId="77777777" w:rsidR="00C41E1E" w:rsidRPr="00675412" w:rsidRDefault="00C41E1E" w:rsidP="006A2E3D">
      <w:pPr>
        <w:spacing w:line="280" w:lineRule="exact"/>
        <w:jc w:val="center"/>
        <w:rPr>
          <w:rFonts w:ascii="Trebuchet MS" w:hAnsi="Trebuchet MS"/>
          <w:b/>
          <w:smallCaps/>
          <w:sz w:val="22"/>
          <w:szCs w:val="22"/>
        </w:rPr>
      </w:pPr>
    </w:p>
    <w:p w14:paraId="66568C5E" w14:textId="77777777" w:rsidR="00C41E1E" w:rsidRPr="00675412" w:rsidRDefault="00C41E1E" w:rsidP="006A2E3D">
      <w:pPr>
        <w:spacing w:line="280" w:lineRule="exact"/>
        <w:jc w:val="center"/>
        <w:rPr>
          <w:rFonts w:ascii="Trebuchet MS" w:hAnsi="Trebuchet MS"/>
          <w:b/>
          <w:smallCaps/>
          <w:sz w:val="22"/>
          <w:szCs w:val="22"/>
        </w:rPr>
      </w:pPr>
    </w:p>
    <w:p w14:paraId="2153EEE8" w14:textId="77777777" w:rsidR="00250DDF" w:rsidRPr="00675412" w:rsidRDefault="00250DDF" w:rsidP="006A2E3D">
      <w:pPr>
        <w:spacing w:line="280" w:lineRule="exact"/>
        <w:jc w:val="center"/>
        <w:rPr>
          <w:rFonts w:ascii="Trebuchet MS" w:hAnsi="Trebuchet MS"/>
          <w:b/>
          <w:smallCaps/>
          <w:sz w:val="22"/>
          <w:szCs w:val="22"/>
        </w:rPr>
      </w:pPr>
    </w:p>
    <w:p w14:paraId="2C00FE51" w14:textId="77777777" w:rsidR="002B12DD" w:rsidRDefault="00770D5F" w:rsidP="00770D5F">
      <w:pPr>
        <w:spacing w:line="280" w:lineRule="exact"/>
        <w:jc w:val="center"/>
        <w:rPr>
          <w:rFonts w:ascii="Trebuchet MS" w:hAnsi="Trebuchet MS"/>
          <w:b/>
          <w:bCs/>
          <w:sz w:val="22"/>
          <w:szCs w:val="22"/>
        </w:rPr>
      </w:pPr>
      <w:bookmarkStart w:id="129" w:name="_Hlk54374438"/>
      <w:r w:rsidRPr="00675412">
        <w:rPr>
          <w:rFonts w:ascii="Trebuchet MS" w:hAnsi="Trebuchet MS"/>
          <w:b/>
          <w:bCs/>
          <w:sz w:val="22"/>
          <w:szCs w:val="22"/>
        </w:rPr>
        <w:t>ANEXO III</w:t>
      </w:r>
      <w:proofErr w:type="gramStart"/>
      <w:r w:rsidRPr="00675412">
        <w:rPr>
          <w:rFonts w:ascii="Trebuchet MS" w:hAnsi="Trebuchet MS"/>
          <w:b/>
          <w:bCs/>
          <w:sz w:val="22"/>
          <w:szCs w:val="22"/>
        </w:rPr>
        <w:t xml:space="preserve">  </w:t>
      </w:r>
    </w:p>
    <w:p w14:paraId="3D294091" w14:textId="77777777" w:rsidR="00770D5F" w:rsidRDefault="00770D5F" w:rsidP="00770D5F">
      <w:pPr>
        <w:spacing w:line="280" w:lineRule="exact"/>
        <w:jc w:val="center"/>
        <w:rPr>
          <w:rFonts w:ascii="Trebuchet MS" w:hAnsi="Trebuchet MS"/>
          <w:b/>
          <w:bCs/>
          <w:sz w:val="22"/>
          <w:szCs w:val="22"/>
        </w:rPr>
      </w:pPr>
      <w:proofErr w:type="gramEnd"/>
      <w:r w:rsidRPr="00675412">
        <w:rPr>
          <w:rFonts w:ascii="Trebuchet MS" w:hAnsi="Trebuchet MS"/>
          <w:b/>
          <w:bCs/>
          <w:sz w:val="22"/>
          <w:szCs w:val="22"/>
        </w:rPr>
        <w:t>RELAÇÃO DOS IMÓVEIS GARANTIA</w:t>
      </w:r>
      <w:r w:rsidR="00E73C89" w:rsidRPr="00E73C89">
        <w:rPr>
          <w:rFonts w:ascii="Trebuchet MS" w:hAnsi="Trebuchet MS"/>
          <w:b/>
          <w:bCs/>
          <w:sz w:val="22"/>
          <w:szCs w:val="22"/>
        </w:rPr>
        <w:t xml:space="preserve"> </w:t>
      </w:r>
      <w:r w:rsidR="00E73C89">
        <w:rPr>
          <w:rFonts w:ascii="Trebuchet MS" w:hAnsi="Trebuchet MS"/>
          <w:b/>
          <w:bCs/>
          <w:sz w:val="22"/>
          <w:szCs w:val="22"/>
        </w:rPr>
        <w:t>/ REPORT OF THE GUARANTEE PROPERTIES</w:t>
      </w:r>
    </w:p>
    <w:p w14:paraId="729EDE07" w14:textId="77777777" w:rsidR="006F20A4" w:rsidRPr="00675412" w:rsidRDefault="006F20A4" w:rsidP="00770D5F">
      <w:pPr>
        <w:spacing w:line="280" w:lineRule="exact"/>
        <w:jc w:val="center"/>
        <w:rPr>
          <w:rFonts w:ascii="Trebuchet MS" w:hAnsi="Trebuchet MS"/>
          <w:b/>
          <w:bCs/>
          <w:sz w:val="22"/>
          <w:szCs w:val="22"/>
        </w:rPr>
      </w:pPr>
    </w:p>
    <w:tbl>
      <w:tblPr>
        <w:tblW w:w="4951" w:type="pct"/>
        <w:jc w:val="center"/>
        <w:tblBorders>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6"/>
        <w:gridCol w:w="4183"/>
        <w:gridCol w:w="3166"/>
      </w:tblGrid>
      <w:tr w:rsidR="006F20A4" w:rsidRPr="00A53A39" w14:paraId="18813420" w14:textId="77777777" w:rsidTr="002B12DD">
        <w:trPr>
          <w:trHeight w:val="300"/>
          <w:jc w:val="center"/>
        </w:trPr>
        <w:tc>
          <w:tcPr>
            <w:tcW w:w="584" w:type="pct"/>
            <w:tcBorders>
              <w:top w:val="nil"/>
              <w:bottom w:val="nil"/>
              <w:right w:val="nil"/>
            </w:tcBorders>
            <w:shd w:val="clear" w:color="auto" w:fill="auto"/>
            <w:noWrap/>
            <w:vAlign w:val="bottom"/>
            <w:hideMark/>
          </w:tcPr>
          <w:p w14:paraId="53B8AD33" w14:textId="77777777" w:rsidR="006F20A4" w:rsidRPr="002B12DD" w:rsidRDefault="006F20A4" w:rsidP="006F20A4">
            <w:pPr>
              <w:jc w:val="left"/>
              <w:rPr>
                <w:rFonts w:ascii="Trebuchet MS" w:hAnsi="Trebuchet MS" w:cs="Calibri"/>
                <w:b/>
                <w:bCs/>
                <w:color w:val="000000"/>
                <w:sz w:val="20"/>
                <w:szCs w:val="20"/>
              </w:rPr>
            </w:pPr>
            <w:r w:rsidRPr="002B12DD">
              <w:rPr>
                <w:rFonts w:ascii="Trebuchet MS" w:hAnsi="Trebuchet MS" w:cs="Calibri"/>
                <w:b/>
                <w:bCs/>
                <w:color w:val="000000"/>
                <w:sz w:val="20"/>
                <w:szCs w:val="20"/>
              </w:rPr>
              <w:t>Suítes</w:t>
            </w:r>
          </w:p>
          <w:p w14:paraId="6ED964B3" w14:textId="77777777" w:rsidR="006F20A4" w:rsidRPr="002B12DD" w:rsidRDefault="006F20A4" w:rsidP="006F20A4">
            <w:pPr>
              <w:jc w:val="left"/>
              <w:rPr>
                <w:rFonts w:ascii="Trebuchet MS" w:hAnsi="Trebuchet MS" w:cs="Calibri"/>
                <w:b/>
                <w:bCs/>
                <w:color w:val="000000"/>
                <w:sz w:val="20"/>
                <w:szCs w:val="20"/>
              </w:rPr>
            </w:pPr>
          </w:p>
          <w:p w14:paraId="24F92BCD" w14:textId="77777777" w:rsidR="006F20A4" w:rsidRPr="002B12DD" w:rsidRDefault="006F20A4" w:rsidP="006F20A4">
            <w:pPr>
              <w:jc w:val="left"/>
              <w:rPr>
                <w:rFonts w:ascii="Trebuchet MS" w:hAnsi="Trebuchet MS" w:cs="Calibri"/>
                <w:b/>
                <w:bCs/>
                <w:color w:val="000000"/>
                <w:sz w:val="20"/>
                <w:szCs w:val="20"/>
              </w:rPr>
            </w:pPr>
          </w:p>
        </w:tc>
        <w:tc>
          <w:tcPr>
            <w:tcW w:w="2216" w:type="pct"/>
            <w:tcBorders>
              <w:top w:val="nil"/>
              <w:left w:val="nil"/>
              <w:bottom w:val="nil"/>
              <w:right w:val="nil"/>
            </w:tcBorders>
            <w:shd w:val="clear" w:color="auto" w:fill="auto"/>
            <w:noWrap/>
            <w:vAlign w:val="bottom"/>
            <w:hideMark/>
          </w:tcPr>
          <w:p w14:paraId="06122C38" w14:textId="77777777" w:rsidR="006F20A4" w:rsidRPr="002B12DD" w:rsidRDefault="006F20A4" w:rsidP="006F20A4">
            <w:pPr>
              <w:jc w:val="left"/>
              <w:rPr>
                <w:rFonts w:ascii="Trebuchet MS" w:hAnsi="Trebuchet MS" w:cs="Calibri"/>
                <w:b/>
                <w:bCs/>
                <w:color w:val="000000"/>
                <w:sz w:val="20"/>
                <w:szCs w:val="20"/>
              </w:rPr>
            </w:pPr>
          </w:p>
        </w:tc>
        <w:tc>
          <w:tcPr>
            <w:tcW w:w="2200" w:type="pct"/>
            <w:tcBorders>
              <w:top w:val="nil"/>
              <w:left w:val="nil"/>
              <w:bottom w:val="nil"/>
            </w:tcBorders>
            <w:shd w:val="clear" w:color="auto" w:fill="auto"/>
            <w:noWrap/>
            <w:vAlign w:val="bottom"/>
            <w:hideMark/>
          </w:tcPr>
          <w:p w14:paraId="02372488" w14:textId="77777777" w:rsidR="006F20A4" w:rsidRPr="00D41D19" w:rsidRDefault="006F20A4" w:rsidP="006F20A4">
            <w:pPr>
              <w:jc w:val="left"/>
              <w:rPr>
                <w:rFonts w:ascii="Trebuchet MS" w:hAnsi="Trebuchet MS"/>
                <w:sz w:val="20"/>
                <w:szCs w:val="20"/>
              </w:rPr>
            </w:pPr>
          </w:p>
        </w:tc>
      </w:tr>
      <w:tr w:rsidR="006F20A4" w:rsidRPr="00A53A39" w14:paraId="7728CB0F" w14:textId="77777777" w:rsidTr="002B12DD">
        <w:trPr>
          <w:trHeight w:val="300"/>
          <w:jc w:val="center"/>
        </w:trPr>
        <w:tc>
          <w:tcPr>
            <w:tcW w:w="584" w:type="pct"/>
            <w:tcBorders>
              <w:top w:val="nil"/>
              <w:bottom w:val="single" w:sz="4" w:space="0" w:color="auto"/>
            </w:tcBorders>
            <w:shd w:val="clear" w:color="auto" w:fill="AEAAAA" w:themeFill="background2" w:themeFillShade="BF"/>
            <w:noWrap/>
            <w:vAlign w:val="bottom"/>
            <w:hideMark/>
          </w:tcPr>
          <w:p w14:paraId="2FB96461" w14:textId="77777777" w:rsidR="006F20A4" w:rsidRPr="002B12DD" w:rsidRDefault="006F20A4" w:rsidP="006F20A4">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Unidade</w:t>
            </w:r>
            <w:r w:rsidR="00E73C89">
              <w:rPr>
                <w:rFonts w:ascii="Trebuchet MS" w:hAnsi="Trebuchet MS" w:cs="Calibri"/>
                <w:b/>
                <w:bCs/>
                <w:color w:val="000000"/>
                <w:sz w:val="20"/>
                <w:szCs w:val="20"/>
              </w:rPr>
              <w:t>/Unit</w:t>
            </w:r>
          </w:p>
        </w:tc>
        <w:tc>
          <w:tcPr>
            <w:tcW w:w="2216" w:type="pct"/>
            <w:tcBorders>
              <w:top w:val="nil"/>
              <w:bottom w:val="single" w:sz="4" w:space="0" w:color="auto"/>
            </w:tcBorders>
            <w:shd w:val="clear" w:color="auto" w:fill="AEAAAA" w:themeFill="background2" w:themeFillShade="BF"/>
            <w:noWrap/>
            <w:vAlign w:val="bottom"/>
            <w:hideMark/>
          </w:tcPr>
          <w:p w14:paraId="764CA2EB" w14:textId="77777777" w:rsidR="006F20A4" w:rsidRPr="002B12DD" w:rsidRDefault="006F20A4" w:rsidP="006F20A4">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 xml:space="preserve"> Área privativa coberta </w:t>
            </w:r>
            <w:r w:rsidR="00E73C89">
              <w:rPr>
                <w:rFonts w:ascii="Trebuchet MS" w:hAnsi="Trebuchet MS" w:cs="Calibri"/>
                <w:b/>
                <w:bCs/>
                <w:color w:val="000000"/>
                <w:sz w:val="20"/>
                <w:szCs w:val="20"/>
              </w:rPr>
              <w:t xml:space="preserve">/ </w:t>
            </w:r>
            <w:proofErr w:type="spellStart"/>
            <w:r w:rsidR="0055121B" w:rsidRPr="00185239">
              <w:rPr>
                <w:rFonts w:ascii="Trebuchet MS" w:hAnsi="Trebuchet MS" w:cs="Calibri"/>
                <w:b/>
                <w:bCs/>
                <w:color w:val="000000"/>
                <w:sz w:val="20"/>
                <w:szCs w:val="20"/>
              </w:rPr>
              <w:t>Covered</w:t>
            </w:r>
            <w:proofErr w:type="spellEnd"/>
            <w:r w:rsidR="0055121B" w:rsidRPr="00185239">
              <w:rPr>
                <w:rFonts w:ascii="Trebuchet MS" w:hAnsi="Trebuchet MS" w:cs="Calibri"/>
                <w:b/>
                <w:bCs/>
                <w:color w:val="000000"/>
                <w:sz w:val="20"/>
                <w:szCs w:val="20"/>
              </w:rPr>
              <w:t xml:space="preserve"> </w:t>
            </w:r>
            <w:proofErr w:type="spellStart"/>
            <w:r w:rsidR="0055121B" w:rsidRPr="00185239">
              <w:rPr>
                <w:rFonts w:ascii="Trebuchet MS" w:hAnsi="Trebuchet MS" w:cs="Calibri"/>
                <w:b/>
                <w:bCs/>
                <w:color w:val="000000"/>
                <w:sz w:val="20"/>
                <w:szCs w:val="20"/>
              </w:rPr>
              <w:t>private</w:t>
            </w:r>
            <w:proofErr w:type="spellEnd"/>
            <w:r w:rsidR="0055121B" w:rsidRPr="00185239">
              <w:rPr>
                <w:rFonts w:ascii="Trebuchet MS" w:hAnsi="Trebuchet MS" w:cs="Calibri"/>
                <w:b/>
                <w:bCs/>
                <w:color w:val="000000"/>
                <w:sz w:val="20"/>
                <w:szCs w:val="20"/>
              </w:rPr>
              <w:t xml:space="preserve"> </w:t>
            </w:r>
            <w:proofErr w:type="spellStart"/>
            <w:r w:rsidR="0055121B" w:rsidRPr="00185239">
              <w:rPr>
                <w:rFonts w:ascii="Trebuchet MS" w:hAnsi="Trebuchet MS" w:cs="Calibri"/>
                <w:b/>
                <w:bCs/>
                <w:color w:val="000000"/>
                <w:sz w:val="20"/>
                <w:szCs w:val="20"/>
              </w:rPr>
              <w:t>area</w:t>
            </w:r>
            <w:proofErr w:type="spellEnd"/>
          </w:p>
        </w:tc>
        <w:tc>
          <w:tcPr>
            <w:tcW w:w="2200" w:type="pct"/>
            <w:tcBorders>
              <w:top w:val="nil"/>
              <w:bottom w:val="single" w:sz="4" w:space="0" w:color="auto"/>
            </w:tcBorders>
            <w:shd w:val="clear" w:color="auto" w:fill="AEAAAA" w:themeFill="background2" w:themeFillShade="BF"/>
            <w:noWrap/>
            <w:vAlign w:val="bottom"/>
            <w:hideMark/>
          </w:tcPr>
          <w:p w14:paraId="75130EB9" w14:textId="77777777" w:rsidR="006F20A4" w:rsidRPr="002B12DD" w:rsidRDefault="006F20A4" w:rsidP="006F20A4">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 xml:space="preserve"> Fração ideal </w:t>
            </w:r>
            <w:r w:rsidR="00E73C89">
              <w:rPr>
                <w:rFonts w:ascii="Trebuchet MS" w:hAnsi="Trebuchet MS" w:cs="Calibri"/>
                <w:b/>
                <w:bCs/>
                <w:color w:val="000000"/>
                <w:sz w:val="20"/>
                <w:szCs w:val="20"/>
              </w:rPr>
              <w:t xml:space="preserve">/ </w:t>
            </w:r>
            <w:r w:rsidR="00E73C89">
              <w:rPr>
                <w:rFonts w:ascii="Trebuchet MS" w:hAnsi="Trebuchet MS"/>
                <w:b/>
                <w:bCs/>
                <w:color w:val="000000"/>
                <w:sz w:val="22"/>
                <w:szCs w:val="22"/>
              </w:rPr>
              <w:t xml:space="preserve">Ideal </w:t>
            </w:r>
            <w:proofErr w:type="spellStart"/>
            <w:r w:rsidR="00E73C89">
              <w:rPr>
                <w:rFonts w:ascii="Trebuchet MS" w:hAnsi="Trebuchet MS"/>
                <w:b/>
                <w:bCs/>
                <w:color w:val="000000"/>
                <w:sz w:val="22"/>
                <w:szCs w:val="22"/>
              </w:rPr>
              <w:t>share</w:t>
            </w:r>
            <w:proofErr w:type="spellEnd"/>
          </w:p>
        </w:tc>
      </w:tr>
      <w:tr w:rsidR="006F20A4" w:rsidRPr="00A53A39" w14:paraId="3EDDB0FC" w14:textId="77777777" w:rsidTr="002B12DD">
        <w:trPr>
          <w:trHeight w:val="300"/>
          <w:jc w:val="center"/>
        </w:trPr>
        <w:tc>
          <w:tcPr>
            <w:tcW w:w="584" w:type="pct"/>
            <w:tcBorders>
              <w:top w:val="single" w:sz="4" w:space="0" w:color="auto"/>
            </w:tcBorders>
            <w:shd w:val="clear" w:color="auto" w:fill="auto"/>
            <w:noWrap/>
            <w:vAlign w:val="bottom"/>
            <w:hideMark/>
          </w:tcPr>
          <w:p w14:paraId="73030864"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855</w:t>
            </w:r>
          </w:p>
        </w:tc>
        <w:tc>
          <w:tcPr>
            <w:tcW w:w="2216" w:type="pct"/>
            <w:tcBorders>
              <w:top w:val="single" w:sz="4" w:space="0" w:color="auto"/>
            </w:tcBorders>
            <w:shd w:val="clear" w:color="auto" w:fill="auto"/>
            <w:noWrap/>
            <w:vAlign w:val="bottom"/>
            <w:hideMark/>
          </w:tcPr>
          <w:p w14:paraId="5665CD9A"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139,00 </w:t>
            </w:r>
          </w:p>
        </w:tc>
        <w:tc>
          <w:tcPr>
            <w:tcW w:w="2200" w:type="pct"/>
            <w:tcBorders>
              <w:top w:val="single" w:sz="4" w:space="0" w:color="auto"/>
            </w:tcBorders>
            <w:shd w:val="clear" w:color="auto" w:fill="auto"/>
            <w:noWrap/>
            <w:vAlign w:val="bottom"/>
            <w:hideMark/>
          </w:tcPr>
          <w:p w14:paraId="1A8D6EBB"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0,0018790 </w:t>
            </w:r>
          </w:p>
        </w:tc>
      </w:tr>
      <w:tr w:rsidR="006F20A4" w:rsidRPr="00A53A39" w14:paraId="29B56D2C" w14:textId="77777777" w:rsidTr="002B12DD">
        <w:trPr>
          <w:trHeight w:val="300"/>
          <w:jc w:val="center"/>
        </w:trPr>
        <w:tc>
          <w:tcPr>
            <w:tcW w:w="584" w:type="pct"/>
            <w:shd w:val="clear" w:color="auto" w:fill="auto"/>
            <w:noWrap/>
            <w:vAlign w:val="bottom"/>
            <w:hideMark/>
          </w:tcPr>
          <w:p w14:paraId="59DB7E19"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948</w:t>
            </w:r>
          </w:p>
        </w:tc>
        <w:tc>
          <w:tcPr>
            <w:tcW w:w="2216" w:type="pct"/>
            <w:shd w:val="clear" w:color="auto" w:fill="auto"/>
            <w:noWrap/>
            <w:vAlign w:val="bottom"/>
            <w:hideMark/>
          </w:tcPr>
          <w:p w14:paraId="54817B05"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109,20 </w:t>
            </w:r>
          </w:p>
        </w:tc>
        <w:tc>
          <w:tcPr>
            <w:tcW w:w="2200" w:type="pct"/>
            <w:shd w:val="clear" w:color="auto" w:fill="auto"/>
            <w:noWrap/>
            <w:vAlign w:val="bottom"/>
            <w:hideMark/>
          </w:tcPr>
          <w:p w14:paraId="065944EA"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0,0015640 </w:t>
            </w:r>
          </w:p>
        </w:tc>
      </w:tr>
      <w:tr w:rsidR="006F20A4" w:rsidRPr="00A53A39" w14:paraId="35968737" w14:textId="77777777" w:rsidTr="002B12DD">
        <w:trPr>
          <w:trHeight w:val="300"/>
          <w:jc w:val="center"/>
        </w:trPr>
        <w:tc>
          <w:tcPr>
            <w:tcW w:w="584" w:type="pct"/>
            <w:shd w:val="clear" w:color="auto" w:fill="auto"/>
            <w:noWrap/>
            <w:vAlign w:val="bottom"/>
            <w:hideMark/>
          </w:tcPr>
          <w:p w14:paraId="3029F240"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1038</w:t>
            </w:r>
          </w:p>
        </w:tc>
        <w:tc>
          <w:tcPr>
            <w:tcW w:w="2216" w:type="pct"/>
            <w:shd w:val="clear" w:color="auto" w:fill="auto"/>
            <w:noWrap/>
            <w:vAlign w:val="bottom"/>
            <w:hideMark/>
          </w:tcPr>
          <w:p w14:paraId="543F3CBE"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30,40 </w:t>
            </w:r>
          </w:p>
        </w:tc>
        <w:tc>
          <w:tcPr>
            <w:tcW w:w="2200" w:type="pct"/>
            <w:shd w:val="clear" w:color="auto" w:fill="auto"/>
            <w:noWrap/>
            <w:vAlign w:val="bottom"/>
            <w:hideMark/>
          </w:tcPr>
          <w:p w14:paraId="190A2768"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0,0004130 </w:t>
            </w:r>
          </w:p>
        </w:tc>
      </w:tr>
      <w:tr w:rsidR="006F20A4" w:rsidRPr="00A53A39" w14:paraId="4F2A5EC1" w14:textId="77777777" w:rsidTr="002B12DD">
        <w:trPr>
          <w:trHeight w:val="300"/>
          <w:jc w:val="center"/>
        </w:trPr>
        <w:tc>
          <w:tcPr>
            <w:tcW w:w="584" w:type="pct"/>
            <w:shd w:val="clear" w:color="auto" w:fill="auto"/>
            <w:noWrap/>
            <w:vAlign w:val="bottom"/>
            <w:hideMark/>
          </w:tcPr>
          <w:p w14:paraId="6ACE18ED"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lastRenderedPageBreak/>
              <w:t>1040</w:t>
            </w:r>
          </w:p>
        </w:tc>
        <w:tc>
          <w:tcPr>
            <w:tcW w:w="2216" w:type="pct"/>
            <w:shd w:val="clear" w:color="auto" w:fill="auto"/>
            <w:noWrap/>
            <w:vAlign w:val="bottom"/>
            <w:hideMark/>
          </w:tcPr>
          <w:p w14:paraId="7F9F3507"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287,36 </w:t>
            </w:r>
          </w:p>
        </w:tc>
        <w:tc>
          <w:tcPr>
            <w:tcW w:w="2200" w:type="pct"/>
            <w:shd w:val="clear" w:color="auto" w:fill="auto"/>
            <w:noWrap/>
            <w:vAlign w:val="bottom"/>
            <w:hideMark/>
          </w:tcPr>
          <w:p w14:paraId="19C25457"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0,0042100 </w:t>
            </w:r>
          </w:p>
        </w:tc>
      </w:tr>
      <w:tr w:rsidR="006F20A4" w:rsidRPr="00A53A39" w14:paraId="27F009F7" w14:textId="77777777" w:rsidTr="002B12DD">
        <w:trPr>
          <w:trHeight w:val="300"/>
          <w:jc w:val="center"/>
        </w:trPr>
        <w:tc>
          <w:tcPr>
            <w:tcW w:w="584" w:type="pct"/>
            <w:shd w:val="clear" w:color="auto" w:fill="auto"/>
            <w:noWrap/>
            <w:vAlign w:val="bottom"/>
            <w:hideMark/>
          </w:tcPr>
          <w:p w14:paraId="2781E117"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1053</w:t>
            </w:r>
          </w:p>
        </w:tc>
        <w:tc>
          <w:tcPr>
            <w:tcW w:w="2216" w:type="pct"/>
            <w:shd w:val="clear" w:color="auto" w:fill="auto"/>
            <w:noWrap/>
            <w:vAlign w:val="bottom"/>
            <w:hideMark/>
          </w:tcPr>
          <w:p w14:paraId="3CA4F411"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203,79 </w:t>
            </w:r>
          </w:p>
        </w:tc>
        <w:tc>
          <w:tcPr>
            <w:tcW w:w="2200" w:type="pct"/>
            <w:shd w:val="clear" w:color="auto" w:fill="auto"/>
            <w:noWrap/>
            <w:vAlign w:val="bottom"/>
            <w:hideMark/>
          </w:tcPr>
          <w:p w14:paraId="1F33F94F"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0,0026800 </w:t>
            </w:r>
          </w:p>
        </w:tc>
      </w:tr>
      <w:tr w:rsidR="006F20A4" w:rsidRPr="00A53A39" w14:paraId="3987E292" w14:textId="77777777" w:rsidTr="002B12DD">
        <w:trPr>
          <w:trHeight w:val="300"/>
          <w:jc w:val="center"/>
        </w:trPr>
        <w:tc>
          <w:tcPr>
            <w:tcW w:w="584" w:type="pct"/>
            <w:shd w:val="clear" w:color="auto" w:fill="auto"/>
            <w:noWrap/>
            <w:vAlign w:val="bottom"/>
            <w:hideMark/>
          </w:tcPr>
          <w:p w14:paraId="3EBB2066"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1055</w:t>
            </w:r>
          </w:p>
        </w:tc>
        <w:tc>
          <w:tcPr>
            <w:tcW w:w="2216" w:type="pct"/>
            <w:shd w:val="clear" w:color="auto" w:fill="auto"/>
            <w:noWrap/>
            <w:vAlign w:val="bottom"/>
            <w:hideMark/>
          </w:tcPr>
          <w:p w14:paraId="2BD6B077"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319,39 </w:t>
            </w:r>
          </w:p>
        </w:tc>
        <w:tc>
          <w:tcPr>
            <w:tcW w:w="2200" w:type="pct"/>
            <w:shd w:val="clear" w:color="auto" w:fill="auto"/>
            <w:noWrap/>
            <w:vAlign w:val="bottom"/>
            <w:hideMark/>
          </w:tcPr>
          <w:p w14:paraId="663C7CAD"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0,0045620 </w:t>
            </w:r>
          </w:p>
        </w:tc>
      </w:tr>
      <w:tr w:rsidR="006F20A4" w:rsidRPr="00A53A39" w14:paraId="692E7A9C" w14:textId="77777777" w:rsidTr="002B12DD">
        <w:trPr>
          <w:trHeight w:val="300"/>
          <w:jc w:val="center"/>
        </w:trPr>
        <w:tc>
          <w:tcPr>
            <w:tcW w:w="584" w:type="pct"/>
            <w:shd w:val="clear" w:color="auto" w:fill="auto"/>
            <w:noWrap/>
            <w:vAlign w:val="bottom"/>
            <w:hideMark/>
          </w:tcPr>
          <w:p w14:paraId="2D0BE032"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1438</w:t>
            </w:r>
          </w:p>
        </w:tc>
        <w:tc>
          <w:tcPr>
            <w:tcW w:w="2216" w:type="pct"/>
            <w:shd w:val="clear" w:color="auto" w:fill="auto"/>
            <w:noWrap/>
            <w:vAlign w:val="bottom"/>
            <w:hideMark/>
          </w:tcPr>
          <w:p w14:paraId="3BA499E2"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30,40 </w:t>
            </w:r>
          </w:p>
        </w:tc>
        <w:tc>
          <w:tcPr>
            <w:tcW w:w="2200" w:type="pct"/>
            <w:shd w:val="clear" w:color="auto" w:fill="auto"/>
            <w:noWrap/>
            <w:vAlign w:val="bottom"/>
            <w:hideMark/>
          </w:tcPr>
          <w:p w14:paraId="34B04406"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0,0004130 </w:t>
            </w:r>
          </w:p>
        </w:tc>
      </w:tr>
      <w:tr w:rsidR="006F20A4" w:rsidRPr="00A53A39" w14:paraId="72591240" w14:textId="77777777" w:rsidTr="002B12DD">
        <w:trPr>
          <w:trHeight w:val="300"/>
          <w:jc w:val="center"/>
        </w:trPr>
        <w:tc>
          <w:tcPr>
            <w:tcW w:w="584" w:type="pct"/>
            <w:shd w:val="clear" w:color="auto" w:fill="auto"/>
            <w:noWrap/>
            <w:vAlign w:val="bottom"/>
            <w:hideMark/>
          </w:tcPr>
          <w:p w14:paraId="3722AA1C"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1455</w:t>
            </w:r>
          </w:p>
        </w:tc>
        <w:tc>
          <w:tcPr>
            <w:tcW w:w="2216" w:type="pct"/>
            <w:shd w:val="clear" w:color="auto" w:fill="auto"/>
            <w:noWrap/>
            <w:vAlign w:val="bottom"/>
            <w:hideMark/>
          </w:tcPr>
          <w:p w14:paraId="47E4BC2E"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308,82 </w:t>
            </w:r>
          </w:p>
        </w:tc>
        <w:tc>
          <w:tcPr>
            <w:tcW w:w="2200" w:type="pct"/>
            <w:shd w:val="clear" w:color="auto" w:fill="auto"/>
            <w:noWrap/>
            <w:vAlign w:val="bottom"/>
            <w:hideMark/>
          </w:tcPr>
          <w:p w14:paraId="2D13F98B"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0,0041980 </w:t>
            </w:r>
          </w:p>
        </w:tc>
      </w:tr>
      <w:tr w:rsidR="006F20A4" w:rsidRPr="00A53A39" w14:paraId="735EC58E" w14:textId="77777777" w:rsidTr="002B12DD">
        <w:trPr>
          <w:trHeight w:val="300"/>
          <w:jc w:val="center"/>
        </w:trPr>
        <w:tc>
          <w:tcPr>
            <w:tcW w:w="584" w:type="pct"/>
            <w:shd w:val="clear" w:color="auto" w:fill="auto"/>
            <w:noWrap/>
            <w:vAlign w:val="bottom"/>
            <w:hideMark/>
          </w:tcPr>
          <w:p w14:paraId="5E1E0966"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1640</w:t>
            </w:r>
          </w:p>
        </w:tc>
        <w:tc>
          <w:tcPr>
            <w:tcW w:w="2216" w:type="pct"/>
            <w:shd w:val="clear" w:color="auto" w:fill="auto"/>
            <w:noWrap/>
            <w:vAlign w:val="bottom"/>
            <w:hideMark/>
          </w:tcPr>
          <w:p w14:paraId="415B7A7A"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193,84 </w:t>
            </w:r>
          </w:p>
        </w:tc>
        <w:tc>
          <w:tcPr>
            <w:tcW w:w="2200" w:type="pct"/>
            <w:shd w:val="clear" w:color="auto" w:fill="auto"/>
            <w:noWrap/>
            <w:vAlign w:val="bottom"/>
            <w:hideMark/>
          </w:tcPr>
          <w:p w14:paraId="6D766DCA"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0,0028000 </w:t>
            </w:r>
          </w:p>
        </w:tc>
      </w:tr>
      <w:tr w:rsidR="006F20A4" w:rsidRPr="00A53A39" w14:paraId="75D01E01" w14:textId="77777777" w:rsidTr="002B12DD">
        <w:trPr>
          <w:trHeight w:val="300"/>
          <w:jc w:val="center"/>
        </w:trPr>
        <w:tc>
          <w:tcPr>
            <w:tcW w:w="584" w:type="pct"/>
            <w:shd w:val="clear" w:color="auto" w:fill="auto"/>
            <w:noWrap/>
            <w:vAlign w:val="bottom"/>
            <w:hideMark/>
          </w:tcPr>
          <w:p w14:paraId="15CDDD70"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1652</w:t>
            </w:r>
          </w:p>
        </w:tc>
        <w:tc>
          <w:tcPr>
            <w:tcW w:w="2216" w:type="pct"/>
            <w:shd w:val="clear" w:color="auto" w:fill="auto"/>
            <w:noWrap/>
            <w:vAlign w:val="bottom"/>
            <w:hideMark/>
          </w:tcPr>
          <w:p w14:paraId="15B4C71D"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205,00 </w:t>
            </w:r>
          </w:p>
        </w:tc>
        <w:tc>
          <w:tcPr>
            <w:tcW w:w="2200" w:type="pct"/>
            <w:shd w:val="clear" w:color="auto" w:fill="auto"/>
            <w:noWrap/>
            <w:vAlign w:val="bottom"/>
            <w:hideMark/>
          </w:tcPr>
          <w:p w14:paraId="53476A91"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0,0027050 </w:t>
            </w:r>
          </w:p>
        </w:tc>
      </w:tr>
      <w:tr w:rsidR="006F20A4" w:rsidRPr="00A53A39" w14:paraId="6E26C14B" w14:textId="77777777" w:rsidTr="002B12DD">
        <w:trPr>
          <w:trHeight w:val="300"/>
          <w:jc w:val="center"/>
        </w:trPr>
        <w:tc>
          <w:tcPr>
            <w:tcW w:w="584" w:type="pct"/>
            <w:shd w:val="clear" w:color="auto" w:fill="auto"/>
            <w:noWrap/>
            <w:vAlign w:val="bottom"/>
            <w:hideMark/>
          </w:tcPr>
          <w:p w14:paraId="4C1C0AB1"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1655</w:t>
            </w:r>
          </w:p>
        </w:tc>
        <w:tc>
          <w:tcPr>
            <w:tcW w:w="2216" w:type="pct"/>
            <w:shd w:val="clear" w:color="auto" w:fill="auto"/>
            <w:noWrap/>
            <w:vAlign w:val="bottom"/>
            <w:hideMark/>
          </w:tcPr>
          <w:p w14:paraId="6AD30BBA"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168,91 </w:t>
            </w:r>
          </w:p>
        </w:tc>
        <w:tc>
          <w:tcPr>
            <w:tcW w:w="2200" w:type="pct"/>
            <w:shd w:val="clear" w:color="auto" w:fill="auto"/>
            <w:noWrap/>
            <w:vAlign w:val="bottom"/>
            <w:hideMark/>
          </w:tcPr>
          <w:p w14:paraId="3D75E032"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0,0023800 </w:t>
            </w:r>
          </w:p>
        </w:tc>
      </w:tr>
      <w:tr w:rsidR="006F20A4" w:rsidRPr="00A53A39" w14:paraId="4D0E140D" w14:textId="77777777" w:rsidTr="002B12DD">
        <w:trPr>
          <w:trHeight w:val="300"/>
          <w:jc w:val="center"/>
        </w:trPr>
        <w:tc>
          <w:tcPr>
            <w:tcW w:w="584" w:type="pct"/>
            <w:shd w:val="clear" w:color="auto" w:fill="auto"/>
            <w:noWrap/>
            <w:vAlign w:val="bottom"/>
            <w:hideMark/>
          </w:tcPr>
          <w:p w14:paraId="5FD23FFF"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1748</w:t>
            </w:r>
          </w:p>
        </w:tc>
        <w:tc>
          <w:tcPr>
            <w:tcW w:w="2216" w:type="pct"/>
            <w:shd w:val="clear" w:color="auto" w:fill="auto"/>
            <w:noWrap/>
            <w:vAlign w:val="bottom"/>
            <w:hideMark/>
          </w:tcPr>
          <w:p w14:paraId="1FEE0D41"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152,32 </w:t>
            </w:r>
          </w:p>
        </w:tc>
        <w:tc>
          <w:tcPr>
            <w:tcW w:w="2200" w:type="pct"/>
            <w:shd w:val="clear" w:color="auto" w:fill="auto"/>
            <w:noWrap/>
            <w:vAlign w:val="bottom"/>
            <w:hideMark/>
          </w:tcPr>
          <w:p w14:paraId="0A7F3482"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0,0019720 </w:t>
            </w:r>
          </w:p>
        </w:tc>
      </w:tr>
      <w:tr w:rsidR="006F20A4" w:rsidRPr="00A53A39" w14:paraId="3A272472" w14:textId="77777777" w:rsidTr="002B12DD">
        <w:trPr>
          <w:trHeight w:val="300"/>
          <w:jc w:val="center"/>
        </w:trPr>
        <w:tc>
          <w:tcPr>
            <w:tcW w:w="584" w:type="pct"/>
            <w:shd w:val="clear" w:color="auto" w:fill="auto"/>
            <w:noWrap/>
            <w:vAlign w:val="bottom"/>
            <w:hideMark/>
          </w:tcPr>
          <w:p w14:paraId="302412BC"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1755</w:t>
            </w:r>
          </w:p>
        </w:tc>
        <w:tc>
          <w:tcPr>
            <w:tcW w:w="2216" w:type="pct"/>
            <w:shd w:val="clear" w:color="auto" w:fill="auto"/>
            <w:noWrap/>
            <w:vAlign w:val="bottom"/>
            <w:hideMark/>
          </w:tcPr>
          <w:p w14:paraId="72EF923B"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169,34 </w:t>
            </w:r>
          </w:p>
        </w:tc>
        <w:tc>
          <w:tcPr>
            <w:tcW w:w="2200" w:type="pct"/>
            <w:shd w:val="clear" w:color="auto" w:fill="auto"/>
            <w:noWrap/>
            <w:vAlign w:val="bottom"/>
            <w:hideMark/>
          </w:tcPr>
          <w:p w14:paraId="6BC9DCC3"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0,0022550 </w:t>
            </w:r>
          </w:p>
        </w:tc>
      </w:tr>
      <w:tr w:rsidR="006F20A4" w:rsidRPr="00A53A39" w14:paraId="57568EEE" w14:textId="77777777" w:rsidTr="002B12DD">
        <w:trPr>
          <w:trHeight w:val="300"/>
          <w:jc w:val="center"/>
        </w:trPr>
        <w:tc>
          <w:tcPr>
            <w:tcW w:w="584" w:type="pct"/>
            <w:shd w:val="clear" w:color="auto" w:fill="auto"/>
            <w:noWrap/>
            <w:vAlign w:val="bottom"/>
            <w:hideMark/>
          </w:tcPr>
          <w:p w14:paraId="0AADE9C8"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1840</w:t>
            </w:r>
          </w:p>
        </w:tc>
        <w:tc>
          <w:tcPr>
            <w:tcW w:w="2216" w:type="pct"/>
            <w:shd w:val="clear" w:color="auto" w:fill="auto"/>
            <w:noWrap/>
            <w:vAlign w:val="bottom"/>
            <w:hideMark/>
          </w:tcPr>
          <w:p w14:paraId="4CEE5241"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193,84 </w:t>
            </w:r>
          </w:p>
        </w:tc>
        <w:tc>
          <w:tcPr>
            <w:tcW w:w="2200" w:type="pct"/>
            <w:shd w:val="clear" w:color="auto" w:fill="auto"/>
            <w:noWrap/>
            <w:vAlign w:val="bottom"/>
            <w:hideMark/>
          </w:tcPr>
          <w:p w14:paraId="6DD67515"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0,0026350 </w:t>
            </w:r>
          </w:p>
        </w:tc>
      </w:tr>
      <w:tr w:rsidR="006F20A4" w:rsidRPr="00A53A39" w14:paraId="45E5D6E2" w14:textId="77777777" w:rsidTr="002B12DD">
        <w:trPr>
          <w:trHeight w:val="300"/>
          <w:jc w:val="center"/>
        </w:trPr>
        <w:tc>
          <w:tcPr>
            <w:tcW w:w="584" w:type="pct"/>
            <w:shd w:val="clear" w:color="auto" w:fill="auto"/>
            <w:noWrap/>
            <w:vAlign w:val="bottom"/>
            <w:hideMark/>
          </w:tcPr>
          <w:p w14:paraId="2EB6144F"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1855</w:t>
            </w:r>
          </w:p>
        </w:tc>
        <w:tc>
          <w:tcPr>
            <w:tcW w:w="2216" w:type="pct"/>
            <w:shd w:val="clear" w:color="auto" w:fill="auto"/>
            <w:noWrap/>
            <w:vAlign w:val="bottom"/>
            <w:hideMark/>
          </w:tcPr>
          <w:p w14:paraId="1A35D7FE"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169,35 </w:t>
            </w:r>
          </w:p>
        </w:tc>
        <w:tc>
          <w:tcPr>
            <w:tcW w:w="2200" w:type="pct"/>
            <w:shd w:val="clear" w:color="auto" w:fill="auto"/>
            <w:noWrap/>
            <w:vAlign w:val="bottom"/>
            <w:hideMark/>
          </w:tcPr>
          <w:p w14:paraId="1EABF515"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0,0023110 </w:t>
            </w:r>
          </w:p>
        </w:tc>
      </w:tr>
      <w:tr w:rsidR="006F20A4" w:rsidRPr="00A53A39" w14:paraId="67980EDF" w14:textId="77777777" w:rsidTr="002B12DD">
        <w:trPr>
          <w:trHeight w:val="300"/>
          <w:jc w:val="center"/>
        </w:trPr>
        <w:tc>
          <w:tcPr>
            <w:tcW w:w="584" w:type="pct"/>
            <w:shd w:val="clear" w:color="auto" w:fill="auto"/>
            <w:noWrap/>
            <w:vAlign w:val="bottom"/>
            <w:hideMark/>
          </w:tcPr>
          <w:p w14:paraId="1D71750B"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1938</w:t>
            </w:r>
          </w:p>
        </w:tc>
        <w:tc>
          <w:tcPr>
            <w:tcW w:w="2216" w:type="pct"/>
            <w:shd w:val="clear" w:color="auto" w:fill="auto"/>
            <w:noWrap/>
            <w:vAlign w:val="bottom"/>
            <w:hideMark/>
          </w:tcPr>
          <w:p w14:paraId="24A3F1C7"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169,54 </w:t>
            </w:r>
          </w:p>
        </w:tc>
        <w:tc>
          <w:tcPr>
            <w:tcW w:w="2200" w:type="pct"/>
            <w:shd w:val="clear" w:color="auto" w:fill="auto"/>
            <w:noWrap/>
            <w:vAlign w:val="bottom"/>
            <w:hideMark/>
          </w:tcPr>
          <w:p w14:paraId="407F1D69"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0,0023040 </w:t>
            </w:r>
          </w:p>
        </w:tc>
      </w:tr>
      <w:tr w:rsidR="006F20A4" w:rsidRPr="00A53A39" w14:paraId="54681E19" w14:textId="77777777" w:rsidTr="002B12DD">
        <w:trPr>
          <w:trHeight w:val="300"/>
          <w:jc w:val="center"/>
        </w:trPr>
        <w:tc>
          <w:tcPr>
            <w:tcW w:w="584" w:type="pct"/>
            <w:shd w:val="clear" w:color="auto" w:fill="auto"/>
            <w:noWrap/>
            <w:vAlign w:val="bottom"/>
            <w:hideMark/>
          </w:tcPr>
          <w:p w14:paraId="4F7F7706"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2045</w:t>
            </w:r>
          </w:p>
        </w:tc>
        <w:tc>
          <w:tcPr>
            <w:tcW w:w="2216" w:type="pct"/>
            <w:shd w:val="clear" w:color="auto" w:fill="auto"/>
            <w:noWrap/>
            <w:vAlign w:val="bottom"/>
            <w:hideMark/>
          </w:tcPr>
          <w:p w14:paraId="6805FE3D"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129,07 </w:t>
            </w:r>
          </w:p>
        </w:tc>
        <w:tc>
          <w:tcPr>
            <w:tcW w:w="2200" w:type="pct"/>
            <w:shd w:val="clear" w:color="auto" w:fill="auto"/>
            <w:noWrap/>
            <w:vAlign w:val="bottom"/>
            <w:hideMark/>
          </w:tcPr>
          <w:p w14:paraId="48F75AED"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0,0018580 </w:t>
            </w:r>
          </w:p>
        </w:tc>
      </w:tr>
      <w:tr w:rsidR="006F20A4" w:rsidRPr="00A53A39" w14:paraId="4271E273" w14:textId="77777777" w:rsidTr="002B12DD">
        <w:trPr>
          <w:trHeight w:val="300"/>
          <w:jc w:val="center"/>
        </w:trPr>
        <w:tc>
          <w:tcPr>
            <w:tcW w:w="584" w:type="pct"/>
            <w:shd w:val="clear" w:color="auto" w:fill="auto"/>
            <w:noWrap/>
            <w:vAlign w:val="bottom"/>
            <w:hideMark/>
          </w:tcPr>
          <w:p w14:paraId="3957836B"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2052</w:t>
            </w:r>
          </w:p>
        </w:tc>
        <w:tc>
          <w:tcPr>
            <w:tcW w:w="2216" w:type="pct"/>
            <w:shd w:val="clear" w:color="auto" w:fill="auto"/>
            <w:noWrap/>
            <w:vAlign w:val="bottom"/>
            <w:hideMark/>
          </w:tcPr>
          <w:p w14:paraId="6D596DA5"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68,01 </w:t>
            </w:r>
          </w:p>
        </w:tc>
        <w:tc>
          <w:tcPr>
            <w:tcW w:w="2200" w:type="pct"/>
            <w:shd w:val="clear" w:color="auto" w:fill="auto"/>
            <w:noWrap/>
            <w:vAlign w:val="bottom"/>
            <w:hideMark/>
          </w:tcPr>
          <w:p w14:paraId="1AD0419D"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0,0009530 </w:t>
            </w:r>
          </w:p>
        </w:tc>
      </w:tr>
      <w:tr w:rsidR="006F20A4" w:rsidRPr="00A53A39" w14:paraId="6E95C985" w14:textId="77777777" w:rsidTr="002B12DD">
        <w:trPr>
          <w:trHeight w:val="300"/>
          <w:jc w:val="center"/>
        </w:trPr>
        <w:tc>
          <w:tcPr>
            <w:tcW w:w="584" w:type="pct"/>
            <w:shd w:val="clear" w:color="auto" w:fill="auto"/>
            <w:noWrap/>
            <w:vAlign w:val="bottom"/>
            <w:hideMark/>
          </w:tcPr>
          <w:p w14:paraId="26093B62"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2345</w:t>
            </w:r>
          </w:p>
        </w:tc>
        <w:tc>
          <w:tcPr>
            <w:tcW w:w="2216" w:type="pct"/>
            <w:shd w:val="clear" w:color="auto" w:fill="auto"/>
            <w:noWrap/>
            <w:vAlign w:val="bottom"/>
            <w:hideMark/>
          </w:tcPr>
          <w:p w14:paraId="4B37DDC4"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157,89 </w:t>
            </w:r>
          </w:p>
        </w:tc>
        <w:tc>
          <w:tcPr>
            <w:tcW w:w="2200" w:type="pct"/>
            <w:shd w:val="clear" w:color="auto" w:fill="auto"/>
            <w:noWrap/>
            <w:vAlign w:val="bottom"/>
            <w:hideMark/>
          </w:tcPr>
          <w:p w14:paraId="394386C3"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0,0020110 </w:t>
            </w:r>
          </w:p>
        </w:tc>
      </w:tr>
      <w:tr w:rsidR="006F20A4" w:rsidRPr="00A53A39" w14:paraId="73FFE44B" w14:textId="77777777" w:rsidTr="002B12DD">
        <w:trPr>
          <w:trHeight w:val="300"/>
          <w:jc w:val="center"/>
        </w:trPr>
        <w:tc>
          <w:tcPr>
            <w:tcW w:w="584" w:type="pct"/>
            <w:shd w:val="clear" w:color="auto" w:fill="auto"/>
            <w:noWrap/>
            <w:vAlign w:val="bottom"/>
            <w:hideMark/>
          </w:tcPr>
          <w:p w14:paraId="0360D5A0"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2348</w:t>
            </w:r>
          </w:p>
        </w:tc>
        <w:tc>
          <w:tcPr>
            <w:tcW w:w="2216" w:type="pct"/>
            <w:shd w:val="clear" w:color="auto" w:fill="auto"/>
            <w:noWrap/>
            <w:vAlign w:val="bottom"/>
            <w:hideMark/>
          </w:tcPr>
          <w:p w14:paraId="34F01A97"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131,86 </w:t>
            </w:r>
          </w:p>
        </w:tc>
        <w:tc>
          <w:tcPr>
            <w:tcW w:w="2200" w:type="pct"/>
            <w:shd w:val="clear" w:color="auto" w:fill="auto"/>
            <w:noWrap/>
            <w:vAlign w:val="bottom"/>
            <w:hideMark/>
          </w:tcPr>
          <w:p w14:paraId="7A38E6EC"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0,0017310 </w:t>
            </w:r>
          </w:p>
        </w:tc>
      </w:tr>
      <w:tr w:rsidR="006F20A4" w:rsidRPr="00A53A39" w14:paraId="0FAE6818" w14:textId="77777777" w:rsidTr="002B12DD">
        <w:trPr>
          <w:trHeight w:val="300"/>
          <w:jc w:val="center"/>
        </w:trPr>
        <w:tc>
          <w:tcPr>
            <w:tcW w:w="584" w:type="pct"/>
            <w:shd w:val="clear" w:color="auto" w:fill="auto"/>
            <w:noWrap/>
            <w:vAlign w:val="bottom"/>
            <w:hideMark/>
          </w:tcPr>
          <w:p w14:paraId="3AE5F520"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2353</w:t>
            </w:r>
          </w:p>
        </w:tc>
        <w:tc>
          <w:tcPr>
            <w:tcW w:w="2216" w:type="pct"/>
            <w:shd w:val="clear" w:color="auto" w:fill="auto"/>
            <w:noWrap/>
            <w:vAlign w:val="bottom"/>
            <w:hideMark/>
          </w:tcPr>
          <w:p w14:paraId="22F9AB69"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54,40 </w:t>
            </w:r>
          </w:p>
        </w:tc>
        <w:tc>
          <w:tcPr>
            <w:tcW w:w="2200" w:type="pct"/>
            <w:shd w:val="clear" w:color="auto" w:fill="auto"/>
            <w:noWrap/>
            <w:vAlign w:val="bottom"/>
            <w:hideMark/>
          </w:tcPr>
          <w:p w14:paraId="5F31AC5D"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0,0007940 </w:t>
            </w:r>
          </w:p>
        </w:tc>
      </w:tr>
      <w:tr w:rsidR="006F20A4" w:rsidRPr="00A53A39" w14:paraId="78A1840F" w14:textId="77777777" w:rsidTr="002B12DD">
        <w:trPr>
          <w:trHeight w:val="300"/>
          <w:jc w:val="center"/>
        </w:trPr>
        <w:tc>
          <w:tcPr>
            <w:tcW w:w="584" w:type="pct"/>
            <w:shd w:val="clear" w:color="auto" w:fill="auto"/>
            <w:noWrap/>
            <w:vAlign w:val="bottom"/>
            <w:hideMark/>
          </w:tcPr>
          <w:p w14:paraId="30DC214F"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2501</w:t>
            </w:r>
          </w:p>
        </w:tc>
        <w:tc>
          <w:tcPr>
            <w:tcW w:w="2216" w:type="pct"/>
            <w:shd w:val="clear" w:color="auto" w:fill="auto"/>
            <w:noWrap/>
            <w:vAlign w:val="bottom"/>
            <w:hideMark/>
          </w:tcPr>
          <w:p w14:paraId="07F69D35"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600,88 </w:t>
            </w:r>
          </w:p>
        </w:tc>
        <w:tc>
          <w:tcPr>
            <w:tcW w:w="2200" w:type="pct"/>
            <w:shd w:val="clear" w:color="auto" w:fill="auto"/>
            <w:noWrap/>
            <w:vAlign w:val="bottom"/>
            <w:hideMark/>
          </w:tcPr>
          <w:p w14:paraId="1AF9B500" w14:textId="77777777" w:rsidR="006F20A4" w:rsidRPr="002B12DD" w:rsidRDefault="006F20A4" w:rsidP="006F20A4">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0,0092400 </w:t>
            </w:r>
          </w:p>
        </w:tc>
      </w:tr>
      <w:tr w:rsidR="006F20A4" w:rsidRPr="00A53A39" w14:paraId="0D7D4CD6" w14:textId="77777777" w:rsidTr="002B12DD">
        <w:trPr>
          <w:trHeight w:val="300"/>
          <w:jc w:val="center"/>
        </w:trPr>
        <w:tc>
          <w:tcPr>
            <w:tcW w:w="584" w:type="pct"/>
            <w:shd w:val="clear" w:color="auto" w:fill="auto"/>
            <w:noWrap/>
            <w:vAlign w:val="bottom"/>
            <w:hideMark/>
          </w:tcPr>
          <w:p w14:paraId="67542317" w14:textId="77777777" w:rsidR="006F20A4" w:rsidRPr="002B12DD" w:rsidRDefault="006F20A4" w:rsidP="006F20A4">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TOTAL</w:t>
            </w:r>
          </w:p>
        </w:tc>
        <w:tc>
          <w:tcPr>
            <w:tcW w:w="2216" w:type="pct"/>
            <w:shd w:val="clear" w:color="auto" w:fill="auto"/>
            <w:noWrap/>
            <w:vAlign w:val="bottom"/>
            <w:hideMark/>
          </w:tcPr>
          <w:p w14:paraId="21D31C13" w14:textId="77777777" w:rsidR="006F20A4" w:rsidRPr="002B12DD" w:rsidRDefault="006F20A4" w:rsidP="006F20A4">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 xml:space="preserve">                                        3.992,61 </w:t>
            </w:r>
          </w:p>
        </w:tc>
        <w:tc>
          <w:tcPr>
            <w:tcW w:w="2200" w:type="pct"/>
            <w:shd w:val="clear" w:color="auto" w:fill="auto"/>
            <w:noWrap/>
            <w:vAlign w:val="bottom"/>
            <w:hideMark/>
          </w:tcPr>
          <w:p w14:paraId="3AE8BBE6" w14:textId="77777777" w:rsidR="006F20A4" w:rsidRPr="002B12DD" w:rsidRDefault="006F20A4" w:rsidP="006F20A4">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 xml:space="preserve">                                     0,0558680 </w:t>
            </w:r>
          </w:p>
        </w:tc>
      </w:tr>
    </w:tbl>
    <w:p w14:paraId="1AF95EE6" w14:textId="77777777" w:rsidR="0059462C" w:rsidRDefault="0059462C" w:rsidP="0059462C">
      <w:pPr>
        <w:spacing w:line="280" w:lineRule="exact"/>
        <w:rPr>
          <w:rFonts w:ascii="Trebuchet MS" w:hAnsi="Trebuchet MS"/>
          <w:b/>
          <w:smallCaps/>
          <w:sz w:val="22"/>
          <w:szCs w:val="22"/>
        </w:rPr>
      </w:pPr>
    </w:p>
    <w:tbl>
      <w:tblPr>
        <w:tblW w:w="5000" w:type="pct"/>
        <w:tblCellMar>
          <w:left w:w="70" w:type="dxa"/>
          <w:right w:w="70" w:type="dxa"/>
        </w:tblCellMar>
        <w:tblLook w:val="04A0" w:firstRow="1" w:lastRow="0" w:firstColumn="1" w:lastColumn="0" w:noHBand="0" w:noVBand="1"/>
      </w:tblPr>
      <w:tblGrid>
        <w:gridCol w:w="1499"/>
        <w:gridCol w:w="3584"/>
        <w:gridCol w:w="3562"/>
      </w:tblGrid>
      <w:tr w:rsidR="0059462C" w:rsidRPr="002B12DD" w14:paraId="2E586255" w14:textId="77777777" w:rsidTr="002B12DD">
        <w:trPr>
          <w:trHeight w:val="300"/>
        </w:trPr>
        <w:tc>
          <w:tcPr>
            <w:tcW w:w="631" w:type="pct"/>
            <w:tcBorders>
              <w:top w:val="nil"/>
              <w:left w:val="nil"/>
              <w:right w:val="nil"/>
            </w:tcBorders>
            <w:shd w:val="clear" w:color="auto" w:fill="auto"/>
            <w:noWrap/>
            <w:vAlign w:val="bottom"/>
            <w:hideMark/>
          </w:tcPr>
          <w:p w14:paraId="6BBA5706" w14:textId="77777777" w:rsidR="0059462C" w:rsidRPr="002B12DD" w:rsidRDefault="0059462C" w:rsidP="0059462C">
            <w:pPr>
              <w:jc w:val="left"/>
              <w:rPr>
                <w:rFonts w:ascii="Trebuchet MS" w:hAnsi="Trebuchet MS" w:cs="Calibri"/>
                <w:b/>
                <w:bCs/>
                <w:color w:val="000000"/>
                <w:sz w:val="20"/>
                <w:szCs w:val="20"/>
              </w:rPr>
            </w:pPr>
            <w:r w:rsidRPr="002B12DD">
              <w:rPr>
                <w:rFonts w:ascii="Trebuchet MS" w:hAnsi="Trebuchet MS" w:cs="Calibri"/>
                <w:b/>
                <w:bCs/>
                <w:color w:val="000000"/>
                <w:sz w:val="20"/>
                <w:szCs w:val="20"/>
              </w:rPr>
              <w:t>Office</w:t>
            </w:r>
          </w:p>
          <w:p w14:paraId="66A9673B" w14:textId="77777777" w:rsidR="00D30679" w:rsidRPr="002B12DD" w:rsidRDefault="00D30679" w:rsidP="0059462C">
            <w:pPr>
              <w:jc w:val="left"/>
              <w:rPr>
                <w:rFonts w:ascii="Trebuchet MS" w:hAnsi="Trebuchet MS" w:cs="Calibri"/>
                <w:b/>
                <w:bCs/>
                <w:color w:val="000000"/>
                <w:sz w:val="20"/>
                <w:szCs w:val="20"/>
              </w:rPr>
            </w:pPr>
          </w:p>
          <w:p w14:paraId="0BEA2B90" w14:textId="77777777" w:rsidR="006F20A4" w:rsidRPr="002B12DD" w:rsidRDefault="006F20A4" w:rsidP="0059462C">
            <w:pPr>
              <w:jc w:val="left"/>
              <w:rPr>
                <w:rFonts w:ascii="Trebuchet MS" w:hAnsi="Trebuchet MS" w:cs="Calibri"/>
                <w:b/>
                <w:bCs/>
                <w:color w:val="000000"/>
                <w:sz w:val="20"/>
                <w:szCs w:val="20"/>
              </w:rPr>
            </w:pPr>
          </w:p>
        </w:tc>
        <w:tc>
          <w:tcPr>
            <w:tcW w:w="2191" w:type="pct"/>
            <w:tcBorders>
              <w:top w:val="nil"/>
              <w:left w:val="nil"/>
              <w:right w:val="nil"/>
            </w:tcBorders>
            <w:shd w:val="clear" w:color="auto" w:fill="auto"/>
            <w:noWrap/>
            <w:vAlign w:val="bottom"/>
            <w:hideMark/>
          </w:tcPr>
          <w:p w14:paraId="3195E0B8" w14:textId="77777777" w:rsidR="0059462C" w:rsidRPr="002B12DD" w:rsidRDefault="0059462C" w:rsidP="0059462C">
            <w:pPr>
              <w:jc w:val="left"/>
              <w:rPr>
                <w:rFonts w:ascii="Trebuchet MS" w:hAnsi="Trebuchet MS" w:cs="Calibri"/>
                <w:b/>
                <w:bCs/>
                <w:color w:val="000000"/>
                <w:sz w:val="20"/>
                <w:szCs w:val="20"/>
              </w:rPr>
            </w:pPr>
          </w:p>
        </w:tc>
        <w:tc>
          <w:tcPr>
            <w:tcW w:w="2178" w:type="pct"/>
            <w:tcBorders>
              <w:top w:val="nil"/>
              <w:left w:val="nil"/>
              <w:right w:val="nil"/>
            </w:tcBorders>
            <w:shd w:val="clear" w:color="auto" w:fill="auto"/>
            <w:noWrap/>
            <w:vAlign w:val="bottom"/>
            <w:hideMark/>
          </w:tcPr>
          <w:p w14:paraId="5DDACF87" w14:textId="77777777" w:rsidR="0059462C" w:rsidRPr="002B12DD" w:rsidRDefault="0059462C" w:rsidP="0059462C">
            <w:pPr>
              <w:jc w:val="left"/>
              <w:rPr>
                <w:rFonts w:ascii="Trebuchet MS" w:hAnsi="Trebuchet MS"/>
                <w:sz w:val="20"/>
                <w:szCs w:val="20"/>
              </w:rPr>
            </w:pPr>
          </w:p>
        </w:tc>
      </w:tr>
      <w:tr w:rsidR="0059462C" w:rsidRPr="002B12DD" w14:paraId="1699E007" w14:textId="77777777" w:rsidTr="002B12DD">
        <w:trPr>
          <w:trHeight w:val="300"/>
        </w:trPr>
        <w:tc>
          <w:tcPr>
            <w:tcW w:w="631" w:type="pct"/>
            <w:tcBorders>
              <w:top w:val="nil"/>
              <w:left w:val="nil"/>
              <w:bottom w:val="single" w:sz="4" w:space="0" w:color="auto"/>
              <w:right w:val="nil"/>
            </w:tcBorders>
            <w:shd w:val="clear" w:color="000000" w:fill="A6A6A6" w:themeFill="background1" w:themeFillShade="A6"/>
            <w:noWrap/>
            <w:vAlign w:val="bottom"/>
            <w:hideMark/>
          </w:tcPr>
          <w:p w14:paraId="0FC12D20" w14:textId="77777777" w:rsidR="0059462C" w:rsidRPr="002B12DD" w:rsidRDefault="0059462C" w:rsidP="0059462C">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Unidade</w:t>
            </w:r>
            <w:r w:rsidR="00E73C89">
              <w:rPr>
                <w:rFonts w:ascii="Trebuchet MS" w:hAnsi="Trebuchet MS" w:cs="Calibri"/>
                <w:b/>
                <w:bCs/>
                <w:color w:val="000000"/>
                <w:sz w:val="20"/>
                <w:szCs w:val="20"/>
              </w:rPr>
              <w:t xml:space="preserve"> / Unit</w:t>
            </w:r>
          </w:p>
        </w:tc>
        <w:tc>
          <w:tcPr>
            <w:tcW w:w="2191" w:type="pct"/>
            <w:tcBorders>
              <w:top w:val="nil"/>
              <w:left w:val="nil"/>
              <w:bottom w:val="single" w:sz="4" w:space="0" w:color="auto"/>
              <w:right w:val="nil"/>
            </w:tcBorders>
            <w:shd w:val="clear" w:color="000000" w:fill="A6A6A6" w:themeFill="background1" w:themeFillShade="A6"/>
            <w:noWrap/>
            <w:vAlign w:val="bottom"/>
            <w:hideMark/>
          </w:tcPr>
          <w:p w14:paraId="00ECDABA" w14:textId="77777777" w:rsidR="00E73C89" w:rsidRPr="002B12DD" w:rsidRDefault="0059462C" w:rsidP="0059462C">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 xml:space="preserve"> Área privativa</w:t>
            </w:r>
            <w:r w:rsidR="006F20A4" w:rsidRPr="002B12DD">
              <w:rPr>
                <w:rFonts w:ascii="Trebuchet MS" w:hAnsi="Trebuchet MS" w:cs="Calibri"/>
                <w:b/>
                <w:bCs/>
                <w:color w:val="000000"/>
                <w:sz w:val="20"/>
                <w:szCs w:val="20"/>
              </w:rPr>
              <w:t xml:space="preserve"> coberta</w:t>
            </w:r>
            <w:r w:rsidRPr="002B12DD">
              <w:rPr>
                <w:rFonts w:ascii="Trebuchet MS" w:hAnsi="Trebuchet MS" w:cs="Calibri"/>
                <w:b/>
                <w:bCs/>
                <w:color w:val="000000"/>
                <w:sz w:val="20"/>
                <w:szCs w:val="20"/>
              </w:rPr>
              <w:t xml:space="preserve"> </w:t>
            </w:r>
            <w:r w:rsidR="00E73C89">
              <w:rPr>
                <w:rFonts w:ascii="Trebuchet MS" w:hAnsi="Trebuchet MS" w:cs="Calibri"/>
                <w:b/>
                <w:bCs/>
                <w:color w:val="000000"/>
                <w:sz w:val="20"/>
                <w:szCs w:val="20"/>
              </w:rPr>
              <w:t xml:space="preserve">/ </w:t>
            </w:r>
          </w:p>
          <w:p w14:paraId="198FCA98" w14:textId="77777777" w:rsidR="00E73C89" w:rsidRDefault="00E73C89" w:rsidP="00E73C89">
            <w:pPr>
              <w:spacing w:line="256" w:lineRule="auto"/>
              <w:jc w:val="center"/>
              <w:rPr>
                <w:rFonts w:ascii="Trebuchet MS" w:hAnsi="Trebuchet MS" w:cs="Calibri"/>
                <w:b/>
                <w:bCs/>
                <w:color w:val="000000"/>
                <w:sz w:val="22"/>
                <w:szCs w:val="22"/>
                <w:lang w:eastAsia="en-US"/>
              </w:rPr>
            </w:pPr>
            <w:proofErr w:type="spellStart"/>
            <w:r>
              <w:rPr>
                <w:rFonts w:ascii="Trebuchet MS" w:hAnsi="Trebuchet MS"/>
                <w:b/>
                <w:bCs/>
                <w:color w:val="000000"/>
                <w:sz w:val="22"/>
                <w:szCs w:val="22"/>
                <w:lang w:eastAsia="en-US"/>
              </w:rPr>
              <w:t>Covered</w:t>
            </w:r>
            <w:proofErr w:type="spellEnd"/>
            <w:r>
              <w:rPr>
                <w:rFonts w:ascii="Trebuchet MS" w:hAnsi="Trebuchet MS"/>
                <w:b/>
                <w:bCs/>
                <w:color w:val="000000"/>
                <w:sz w:val="22"/>
                <w:szCs w:val="22"/>
                <w:lang w:eastAsia="en-US"/>
              </w:rPr>
              <w:t xml:space="preserve"> </w:t>
            </w:r>
            <w:proofErr w:type="spellStart"/>
            <w:r>
              <w:rPr>
                <w:rFonts w:ascii="Trebuchet MS" w:hAnsi="Trebuchet MS"/>
                <w:b/>
                <w:bCs/>
                <w:color w:val="000000"/>
                <w:sz w:val="22"/>
                <w:szCs w:val="22"/>
                <w:lang w:eastAsia="en-US"/>
              </w:rPr>
              <w:t>private</w:t>
            </w:r>
            <w:proofErr w:type="spellEnd"/>
            <w:r>
              <w:rPr>
                <w:rFonts w:ascii="Trebuchet MS" w:hAnsi="Trebuchet MS"/>
                <w:b/>
                <w:bCs/>
                <w:color w:val="000000"/>
                <w:sz w:val="22"/>
                <w:szCs w:val="22"/>
                <w:lang w:eastAsia="en-US"/>
              </w:rPr>
              <w:t xml:space="preserve"> </w:t>
            </w:r>
            <w:proofErr w:type="spellStart"/>
            <w:r>
              <w:rPr>
                <w:rFonts w:ascii="Trebuchet MS" w:hAnsi="Trebuchet MS"/>
                <w:b/>
                <w:bCs/>
                <w:color w:val="000000"/>
                <w:sz w:val="22"/>
                <w:szCs w:val="22"/>
                <w:lang w:eastAsia="en-US"/>
              </w:rPr>
              <w:t>area</w:t>
            </w:r>
            <w:proofErr w:type="spellEnd"/>
            <w:r>
              <w:rPr>
                <w:rFonts w:ascii="Trebuchet MS" w:hAnsi="Trebuchet MS"/>
                <w:b/>
                <w:bCs/>
                <w:color w:val="000000"/>
                <w:sz w:val="22"/>
                <w:szCs w:val="22"/>
                <w:lang w:eastAsia="en-US"/>
              </w:rPr>
              <w:t xml:space="preserve"> </w:t>
            </w:r>
          </w:p>
          <w:p w14:paraId="3C5BE576" w14:textId="77777777" w:rsidR="0059462C" w:rsidRPr="002B12DD" w:rsidRDefault="0059462C" w:rsidP="0059462C">
            <w:pPr>
              <w:jc w:val="center"/>
              <w:rPr>
                <w:rFonts w:ascii="Trebuchet MS" w:hAnsi="Trebuchet MS" w:cs="Calibri"/>
                <w:b/>
                <w:bCs/>
                <w:color w:val="000000"/>
                <w:sz w:val="20"/>
                <w:szCs w:val="20"/>
              </w:rPr>
            </w:pPr>
          </w:p>
        </w:tc>
        <w:tc>
          <w:tcPr>
            <w:tcW w:w="2178" w:type="pct"/>
            <w:tcBorders>
              <w:top w:val="nil"/>
              <w:left w:val="nil"/>
              <w:bottom w:val="single" w:sz="4" w:space="0" w:color="auto"/>
              <w:right w:val="nil"/>
            </w:tcBorders>
            <w:shd w:val="clear" w:color="000000" w:fill="A6A6A6" w:themeFill="background1" w:themeFillShade="A6"/>
            <w:noWrap/>
            <w:vAlign w:val="bottom"/>
            <w:hideMark/>
          </w:tcPr>
          <w:p w14:paraId="2C7EC6B5" w14:textId="77777777" w:rsidR="0059462C" w:rsidRPr="002B12DD" w:rsidRDefault="0059462C" w:rsidP="0059462C">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 xml:space="preserve"> Fração ideal </w:t>
            </w:r>
            <w:r w:rsidR="00E73C89">
              <w:rPr>
                <w:rFonts w:ascii="Trebuchet MS" w:hAnsi="Trebuchet MS" w:cs="Calibri"/>
                <w:b/>
                <w:bCs/>
                <w:color w:val="000000"/>
                <w:sz w:val="20"/>
                <w:szCs w:val="20"/>
              </w:rPr>
              <w:t xml:space="preserve">/ </w:t>
            </w:r>
            <w:r w:rsidR="00E73C89">
              <w:rPr>
                <w:rFonts w:ascii="Trebuchet MS" w:hAnsi="Trebuchet MS"/>
                <w:b/>
                <w:bCs/>
                <w:color w:val="000000"/>
                <w:sz w:val="22"/>
                <w:szCs w:val="22"/>
              </w:rPr>
              <w:t xml:space="preserve">Ideal </w:t>
            </w:r>
            <w:proofErr w:type="spellStart"/>
            <w:r w:rsidR="00E73C89">
              <w:rPr>
                <w:rFonts w:ascii="Trebuchet MS" w:hAnsi="Trebuchet MS"/>
                <w:b/>
                <w:bCs/>
                <w:color w:val="000000"/>
                <w:sz w:val="22"/>
                <w:szCs w:val="22"/>
              </w:rPr>
              <w:t>share</w:t>
            </w:r>
            <w:proofErr w:type="spellEnd"/>
          </w:p>
        </w:tc>
      </w:tr>
      <w:tr w:rsidR="0059462C" w:rsidRPr="002B12DD" w14:paraId="61B39199" w14:textId="77777777" w:rsidTr="002B12DD">
        <w:trPr>
          <w:trHeight w:val="300"/>
        </w:trPr>
        <w:tc>
          <w:tcPr>
            <w:tcW w:w="631" w:type="pct"/>
            <w:tcBorders>
              <w:top w:val="single" w:sz="4" w:space="0" w:color="auto"/>
              <w:left w:val="nil"/>
              <w:bottom w:val="single" w:sz="4" w:space="0" w:color="auto"/>
              <w:right w:val="single" w:sz="4" w:space="0" w:color="auto"/>
            </w:tcBorders>
            <w:shd w:val="clear" w:color="auto" w:fill="auto"/>
            <w:noWrap/>
            <w:vAlign w:val="bottom"/>
            <w:hideMark/>
          </w:tcPr>
          <w:p w14:paraId="283430F4"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21</w:t>
            </w:r>
          </w:p>
        </w:tc>
        <w:tc>
          <w:tcPr>
            <w:tcW w:w="219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46D442"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171,3600000 </w:t>
            </w:r>
          </w:p>
        </w:tc>
        <w:tc>
          <w:tcPr>
            <w:tcW w:w="2178" w:type="pct"/>
            <w:tcBorders>
              <w:top w:val="single" w:sz="4" w:space="0" w:color="auto"/>
              <w:left w:val="single" w:sz="4" w:space="0" w:color="auto"/>
              <w:bottom w:val="single" w:sz="4" w:space="0" w:color="auto"/>
              <w:right w:val="nil"/>
            </w:tcBorders>
            <w:shd w:val="clear" w:color="auto" w:fill="auto"/>
            <w:noWrap/>
            <w:vAlign w:val="bottom"/>
            <w:hideMark/>
          </w:tcPr>
          <w:p w14:paraId="3949DD17"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0,0487400 </w:t>
            </w:r>
          </w:p>
        </w:tc>
      </w:tr>
      <w:tr w:rsidR="0059462C" w:rsidRPr="002B12DD" w14:paraId="560FD8CE" w14:textId="77777777" w:rsidTr="002B12DD">
        <w:trPr>
          <w:trHeight w:val="300"/>
        </w:trPr>
        <w:tc>
          <w:tcPr>
            <w:tcW w:w="631" w:type="pct"/>
            <w:tcBorders>
              <w:top w:val="single" w:sz="4" w:space="0" w:color="auto"/>
              <w:left w:val="nil"/>
              <w:bottom w:val="single" w:sz="4" w:space="0" w:color="auto"/>
              <w:right w:val="single" w:sz="4" w:space="0" w:color="auto"/>
            </w:tcBorders>
            <w:shd w:val="clear" w:color="auto" w:fill="auto"/>
            <w:noWrap/>
            <w:vAlign w:val="bottom"/>
            <w:hideMark/>
          </w:tcPr>
          <w:p w14:paraId="40E5770B"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22</w:t>
            </w:r>
          </w:p>
        </w:tc>
        <w:tc>
          <w:tcPr>
            <w:tcW w:w="219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4C061"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276,8600000 </w:t>
            </w:r>
          </w:p>
        </w:tc>
        <w:tc>
          <w:tcPr>
            <w:tcW w:w="2178" w:type="pct"/>
            <w:tcBorders>
              <w:top w:val="single" w:sz="4" w:space="0" w:color="auto"/>
              <w:left w:val="single" w:sz="4" w:space="0" w:color="auto"/>
              <w:bottom w:val="single" w:sz="4" w:space="0" w:color="auto"/>
              <w:right w:val="nil"/>
            </w:tcBorders>
            <w:shd w:val="clear" w:color="auto" w:fill="auto"/>
            <w:noWrap/>
            <w:vAlign w:val="bottom"/>
            <w:hideMark/>
          </w:tcPr>
          <w:p w14:paraId="3D252BD8"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0,0787500 </w:t>
            </w:r>
          </w:p>
        </w:tc>
      </w:tr>
      <w:tr w:rsidR="0059462C" w:rsidRPr="002B12DD" w14:paraId="40D4B293" w14:textId="77777777" w:rsidTr="002B12DD">
        <w:trPr>
          <w:trHeight w:val="300"/>
        </w:trPr>
        <w:tc>
          <w:tcPr>
            <w:tcW w:w="631" w:type="pct"/>
            <w:tcBorders>
              <w:top w:val="single" w:sz="4" w:space="0" w:color="auto"/>
              <w:left w:val="nil"/>
              <w:bottom w:val="single" w:sz="4" w:space="0" w:color="auto"/>
              <w:right w:val="single" w:sz="4" w:space="0" w:color="auto"/>
            </w:tcBorders>
            <w:shd w:val="clear" w:color="auto" w:fill="auto"/>
            <w:noWrap/>
            <w:vAlign w:val="bottom"/>
            <w:hideMark/>
          </w:tcPr>
          <w:p w14:paraId="38FD40C9"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23</w:t>
            </w:r>
          </w:p>
        </w:tc>
        <w:tc>
          <w:tcPr>
            <w:tcW w:w="219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AB32B6"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209,0000000 </w:t>
            </w:r>
          </w:p>
        </w:tc>
        <w:tc>
          <w:tcPr>
            <w:tcW w:w="2178" w:type="pct"/>
            <w:tcBorders>
              <w:top w:val="single" w:sz="4" w:space="0" w:color="auto"/>
              <w:left w:val="single" w:sz="4" w:space="0" w:color="auto"/>
              <w:bottom w:val="single" w:sz="4" w:space="0" w:color="auto"/>
              <w:right w:val="nil"/>
            </w:tcBorders>
            <w:shd w:val="clear" w:color="auto" w:fill="auto"/>
            <w:noWrap/>
            <w:vAlign w:val="bottom"/>
            <w:hideMark/>
          </w:tcPr>
          <w:p w14:paraId="50C56C33"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0,0594500 </w:t>
            </w:r>
          </w:p>
        </w:tc>
      </w:tr>
      <w:tr w:rsidR="0059462C" w:rsidRPr="002B12DD" w14:paraId="3E64C911" w14:textId="77777777" w:rsidTr="002B12DD">
        <w:trPr>
          <w:trHeight w:val="300"/>
        </w:trPr>
        <w:tc>
          <w:tcPr>
            <w:tcW w:w="631" w:type="pct"/>
            <w:tcBorders>
              <w:top w:val="single" w:sz="4" w:space="0" w:color="auto"/>
              <w:left w:val="nil"/>
              <w:bottom w:val="single" w:sz="4" w:space="0" w:color="auto"/>
              <w:right w:val="single" w:sz="4" w:space="0" w:color="auto"/>
            </w:tcBorders>
            <w:shd w:val="clear" w:color="auto" w:fill="auto"/>
            <w:noWrap/>
            <w:vAlign w:val="bottom"/>
            <w:hideMark/>
          </w:tcPr>
          <w:p w14:paraId="3AD38745"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31</w:t>
            </w:r>
          </w:p>
        </w:tc>
        <w:tc>
          <w:tcPr>
            <w:tcW w:w="219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F9420C"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209,0000000 </w:t>
            </w:r>
          </w:p>
        </w:tc>
        <w:tc>
          <w:tcPr>
            <w:tcW w:w="2178" w:type="pct"/>
            <w:tcBorders>
              <w:top w:val="single" w:sz="4" w:space="0" w:color="auto"/>
              <w:left w:val="single" w:sz="4" w:space="0" w:color="auto"/>
              <w:bottom w:val="single" w:sz="4" w:space="0" w:color="auto"/>
              <w:right w:val="nil"/>
            </w:tcBorders>
            <w:shd w:val="clear" w:color="auto" w:fill="auto"/>
            <w:noWrap/>
            <w:vAlign w:val="bottom"/>
            <w:hideMark/>
          </w:tcPr>
          <w:p w14:paraId="7867BA58"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0,0594500 </w:t>
            </w:r>
          </w:p>
        </w:tc>
      </w:tr>
      <w:tr w:rsidR="0059462C" w:rsidRPr="002B12DD" w14:paraId="7B503EC4" w14:textId="77777777" w:rsidTr="002B12DD">
        <w:trPr>
          <w:trHeight w:val="300"/>
        </w:trPr>
        <w:tc>
          <w:tcPr>
            <w:tcW w:w="631" w:type="pct"/>
            <w:tcBorders>
              <w:top w:val="single" w:sz="4" w:space="0" w:color="auto"/>
              <w:left w:val="nil"/>
              <w:bottom w:val="single" w:sz="4" w:space="0" w:color="auto"/>
              <w:right w:val="single" w:sz="4" w:space="0" w:color="auto"/>
            </w:tcBorders>
            <w:shd w:val="clear" w:color="auto" w:fill="auto"/>
            <w:noWrap/>
            <w:vAlign w:val="bottom"/>
            <w:hideMark/>
          </w:tcPr>
          <w:p w14:paraId="3B8257D5"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32</w:t>
            </w:r>
          </w:p>
        </w:tc>
        <w:tc>
          <w:tcPr>
            <w:tcW w:w="219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706B3C"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276,8600000 </w:t>
            </w:r>
          </w:p>
        </w:tc>
        <w:tc>
          <w:tcPr>
            <w:tcW w:w="2178" w:type="pct"/>
            <w:tcBorders>
              <w:top w:val="single" w:sz="4" w:space="0" w:color="auto"/>
              <w:left w:val="single" w:sz="4" w:space="0" w:color="auto"/>
              <w:bottom w:val="single" w:sz="4" w:space="0" w:color="auto"/>
              <w:right w:val="nil"/>
            </w:tcBorders>
            <w:shd w:val="clear" w:color="auto" w:fill="auto"/>
            <w:noWrap/>
            <w:vAlign w:val="bottom"/>
            <w:hideMark/>
          </w:tcPr>
          <w:p w14:paraId="7DCEA300"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0,0787500 </w:t>
            </w:r>
          </w:p>
        </w:tc>
      </w:tr>
      <w:tr w:rsidR="0059462C" w:rsidRPr="002B12DD" w14:paraId="7F42AE4E" w14:textId="77777777" w:rsidTr="002B12DD">
        <w:trPr>
          <w:trHeight w:val="300"/>
        </w:trPr>
        <w:tc>
          <w:tcPr>
            <w:tcW w:w="631" w:type="pct"/>
            <w:tcBorders>
              <w:top w:val="single" w:sz="4" w:space="0" w:color="auto"/>
              <w:left w:val="nil"/>
              <w:bottom w:val="single" w:sz="4" w:space="0" w:color="auto"/>
              <w:right w:val="single" w:sz="4" w:space="0" w:color="auto"/>
            </w:tcBorders>
            <w:shd w:val="clear" w:color="auto" w:fill="auto"/>
            <w:noWrap/>
            <w:vAlign w:val="bottom"/>
            <w:hideMark/>
          </w:tcPr>
          <w:p w14:paraId="5084EA80"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33</w:t>
            </w:r>
          </w:p>
        </w:tc>
        <w:tc>
          <w:tcPr>
            <w:tcW w:w="2191"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250FBD"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209,0000000 </w:t>
            </w:r>
          </w:p>
        </w:tc>
        <w:tc>
          <w:tcPr>
            <w:tcW w:w="2178" w:type="pct"/>
            <w:tcBorders>
              <w:top w:val="single" w:sz="4" w:space="0" w:color="auto"/>
              <w:left w:val="single" w:sz="4" w:space="0" w:color="auto"/>
              <w:bottom w:val="single" w:sz="4" w:space="0" w:color="auto"/>
              <w:right w:val="nil"/>
            </w:tcBorders>
            <w:shd w:val="clear" w:color="auto" w:fill="auto"/>
            <w:noWrap/>
            <w:vAlign w:val="bottom"/>
            <w:hideMark/>
          </w:tcPr>
          <w:p w14:paraId="26D973F8" w14:textId="77777777" w:rsidR="0059462C" w:rsidRPr="002B12DD" w:rsidRDefault="0059462C" w:rsidP="0059462C">
            <w:pPr>
              <w:jc w:val="center"/>
              <w:rPr>
                <w:rFonts w:ascii="Trebuchet MS" w:hAnsi="Trebuchet MS" w:cs="Calibri"/>
                <w:color w:val="000000"/>
                <w:sz w:val="20"/>
                <w:szCs w:val="20"/>
              </w:rPr>
            </w:pPr>
            <w:r w:rsidRPr="002B12DD">
              <w:rPr>
                <w:rFonts w:ascii="Trebuchet MS" w:hAnsi="Trebuchet MS" w:cs="Calibri"/>
                <w:color w:val="000000"/>
                <w:sz w:val="20"/>
                <w:szCs w:val="20"/>
              </w:rPr>
              <w:t xml:space="preserve">                                     0,0594500 </w:t>
            </w:r>
          </w:p>
        </w:tc>
      </w:tr>
      <w:tr w:rsidR="0059462C" w:rsidRPr="002B12DD" w14:paraId="3EE0C5DD" w14:textId="77777777" w:rsidTr="002B12DD">
        <w:trPr>
          <w:trHeight w:val="300"/>
        </w:trPr>
        <w:tc>
          <w:tcPr>
            <w:tcW w:w="631" w:type="pct"/>
            <w:tcBorders>
              <w:top w:val="single" w:sz="4" w:space="0" w:color="auto"/>
              <w:left w:val="nil"/>
              <w:bottom w:val="nil"/>
              <w:right w:val="single" w:sz="4" w:space="0" w:color="auto"/>
            </w:tcBorders>
            <w:shd w:val="clear" w:color="auto" w:fill="auto"/>
            <w:noWrap/>
            <w:vAlign w:val="bottom"/>
            <w:hideMark/>
          </w:tcPr>
          <w:p w14:paraId="3C25F5E6" w14:textId="77777777" w:rsidR="0059462C" w:rsidRPr="002B12DD" w:rsidRDefault="0059462C" w:rsidP="0059462C">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TOTAL</w:t>
            </w:r>
          </w:p>
        </w:tc>
        <w:tc>
          <w:tcPr>
            <w:tcW w:w="2191" w:type="pct"/>
            <w:tcBorders>
              <w:top w:val="single" w:sz="4" w:space="0" w:color="auto"/>
              <w:left w:val="single" w:sz="4" w:space="0" w:color="auto"/>
              <w:bottom w:val="nil"/>
              <w:right w:val="single" w:sz="4" w:space="0" w:color="auto"/>
            </w:tcBorders>
            <w:shd w:val="clear" w:color="auto" w:fill="auto"/>
            <w:noWrap/>
            <w:vAlign w:val="bottom"/>
            <w:hideMark/>
          </w:tcPr>
          <w:p w14:paraId="1757534C" w14:textId="77777777" w:rsidR="0059462C" w:rsidRPr="002B12DD" w:rsidRDefault="0059462C" w:rsidP="0059462C">
            <w:pPr>
              <w:jc w:val="center"/>
              <w:rPr>
                <w:rFonts w:ascii="Trebuchet MS" w:hAnsi="Trebuchet MS" w:cs="Calibri"/>
                <w:b/>
                <w:bCs/>
                <w:color w:val="000000"/>
                <w:sz w:val="20"/>
                <w:szCs w:val="20"/>
              </w:rPr>
            </w:pPr>
            <w:r w:rsidRPr="002B12DD">
              <w:rPr>
                <w:rFonts w:ascii="Trebuchet MS" w:hAnsi="Trebuchet MS" w:cs="Calibri"/>
                <w:b/>
                <w:bCs/>
                <w:color w:val="000000"/>
                <w:sz w:val="20"/>
                <w:szCs w:val="20"/>
              </w:rPr>
              <w:t xml:space="preserve">                                        1.352,08 </w:t>
            </w:r>
          </w:p>
        </w:tc>
        <w:tc>
          <w:tcPr>
            <w:tcW w:w="2178" w:type="pct"/>
            <w:tcBorders>
              <w:top w:val="single" w:sz="4" w:space="0" w:color="auto"/>
              <w:left w:val="single" w:sz="4" w:space="0" w:color="auto"/>
              <w:bottom w:val="nil"/>
              <w:right w:val="nil"/>
            </w:tcBorders>
            <w:shd w:val="clear" w:color="auto" w:fill="auto"/>
            <w:noWrap/>
            <w:vAlign w:val="bottom"/>
            <w:hideMark/>
          </w:tcPr>
          <w:p w14:paraId="0C233CD1" w14:textId="77777777" w:rsidR="0059462C" w:rsidRPr="002B12DD" w:rsidRDefault="0059462C" w:rsidP="0059462C">
            <w:pPr>
              <w:jc w:val="right"/>
              <w:rPr>
                <w:rFonts w:ascii="Trebuchet MS" w:hAnsi="Trebuchet MS" w:cs="Calibri"/>
                <w:b/>
                <w:bCs/>
                <w:color w:val="000000"/>
                <w:sz w:val="20"/>
                <w:szCs w:val="20"/>
              </w:rPr>
            </w:pPr>
            <w:r w:rsidRPr="002B12DD">
              <w:rPr>
                <w:rFonts w:ascii="Trebuchet MS" w:hAnsi="Trebuchet MS" w:cs="Calibri"/>
                <w:b/>
                <w:bCs/>
                <w:color w:val="000000"/>
                <w:sz w:val="20"/>
                <w:szCs w:val="20"/>
              </w:rPr>
              <w:t xml:space="preserve">                                     0,3845900 </w:t>
            </w:r>
          </w:p>
        </w:tc>
      </w:tr>
    </w:tbl>
    <w:p w14:paraId="50138201" w14:textId="77777777" w:rsidR="0056045A" w:rsidRDefault="00770D5F">
      <w:pPr>
        <w:spacing w:line="280" w:lineRule="exact"/>
        <w:rPr>
          <w:rFonts w:ascii="Trebuchet MS" w:hAnsi="Trebuchet MS"/>
          <w:b/>
          <w:smallCaps/>
          <w:sz w:val="22"/>
          <w:szCs w:val="22"/>
        </w:rPr>
      </w:pPr>
      <w:r w:rsidRPr="00675412">
        <w:rPr>
          <w:rFonts w:ascii="Trebuchet MS" w:hAnsi="Trebuchet MS"/>
          <w:b/>
          <w:smallCaps/>
          <w:sz w:val="22"/>
          <w:szCs w:val="22"/>
        </w:rPr>
        <w:br w:type="page"/>
      </w:r>
    </w:p>
    <w:p w14:paraId="176F4E96" w14:textId="77777777" w:rsidR="002B12DD" w:rsidRDefault="002B12DD">
      <w:pPr>
        <w:spacing w:line="280" w:lineRule="exact"/>
        <w:rPr>
          <w:rFonts w:ascii="Trebuchet MS" w:hAnsi="Trebuchet MS"/>
          <w:b/>
          <w:smallCaps/>
          <w:sz w:val="22"/>
          <w:szCs w:val="22"/>
        </w:rPr>
      </w:pPr>
    </w:p>
    <w:p w14:paraId="24268B63" w14:textId="77777777" w:rsidR="002B12DD" w:rsidRDefault="002B12DD">
      <w:pPr>
        <w:spacing w:line="280" w:lineRule="exact"/>
        <w:rPr>
          <w:rFonts w:ascii="Trebuchet MS" w:hAnsi="Trebuchet MS"/>
          <w:b/>
          <w:smallCaps/>
          <w:sz w:val="22"/>
          <w:szCs w:val="22"/>
        </w:rPr>
      </w:pPr>
    </w:p>
    <w:p w14:paraId="75BE25F6" w14:textId="77777777" w:rsidR="002B12DD" w:rsidRDefault="002B12DD" w:rsidP="002B12DD">
      <w:pPr>
        <w:spacing w:line="280" w:lineRule="exact"/>
        <w:jc w:val="center"/>
        <w:rPr>
          <w:rFonts w:ascii="Trebuchet MS" w:hAnsi="Trebuchet MS"/>
          <w:b/>
          <w:bCs/>
          <w:sz w:val="22"/>
          <w:szCs w:val="22"/>
        </w:rPr>
      </w:pPr>
      <w:r w:rsidRPr="00675412">
        <w:rPr>
          <w:rFonts w:ascii="Trebuchet MS" w:hAnsi="Trebuchet MS"/>
          <w:b/>
          <w:bCs/>
          <w:sz w:val="22"/>
          <w:szCs w:val="22"/>
        </w:rPr>
        <w:t xml:space="preserve">ANEXO </w:t>
      </w:r>
      <w:proofErr w:type="gramStart"/>
      <w:r w:rsidRPr="00675412">
        <w:rPr>
          <w:rFonts w:ascii="Trebuchet MS" w:hAnsi="Trebuchet MS"/>
          <w:b/>
          <w:bCs/>
          <w:sz w:val="22"/>
          <w:szCs w:val="22"/>
        </w:rPr>
        <w:t>III</w:t>
      </w:r>
      <w:r>
        <w:rPr>
          <w:rFonts w:ascii="Trebuchet MS" w:hAnsi="Trebuchet MS"/>
          <w:b/>
          <w:bCs/>
          <w:sz w:val="22"/>
          <w:szCs w:val="22"/>
        </w:rPr>
        <w:t>.</w:t>
      </w:r>
      <w:proofErr w:type="gramEnd"/>
      <w:r>
        <w:rPr>
          <w:rFonts w:ascii="Trebuchet MS" w:hAnsi="Trebuchet MS"/>
          <w:b/>
          <w:bCs/>
          <w:sz w:val="22"/>
          <w:szCs w:val="22"/>
        </w:rPr>
        <w:t>1</w:t>
      </w:r>
      <w:r w:rsidRPr="00675412">
        <w:rPr>
          <w:rFonts w:ascii="Trebuchet MS" w:hAnsi="Trebuchet MS"/>
          <w:b/>
          <w:bCs/>
          <w:sz w:val="22"/>
          <w:szCs w:val="22"/>
        </w:rPr>
        <w:t xml:space="preserve">  </w:t>
      </w:r>
    </w:p>
    <w:p w14:paraId="1AC335C5" w14:textId="77777777" w:rsidR="002B12DD" w:rsidRDefault="002B12DD" w:rsidP="002B12DD">
      <w:pPr>
        <w:spacing w:line="280" w:lineRule="exact"/>
        <w:jc w:val="center"/>
        <w:rPr>
          <w:rFonts w:ascii="Trebuchet MS" w:hAnsi="Trebuchet MS"/>
          <w:b/>
          <w:bCs/>
          <w:sz w:val="22"/>
          <w:szCs w:val="22"/>
        </w:rPr>
      </w:pPr>
      <w:r w:rsidRPr="00675412">
        <w:rPr>
          <w:rFonts w:ascii="Trebuchet MS" w:hAnsi="Trebuchet MS"/>
          <w:b/>
          <w:bCs/>
          <w:sz w:val="22"/>
          <w:szCs w:val="22"/>
        </w:rPr>
        <w:t xml:space="preserve">RELAÇÃO DOS </w:t>
      </w:r>
      <w:r w:rsidR="00D41D19">
        <w:rPr>
          <w:rFonts w:ascii="Trebuchet MS" w:hAnsi="Trebuchet MS"/>
          <w:b/>
          <w:bCs/>
          <w:sz w:val="22"/>
          <w:szCs w:val="22"/>
        </w:rPr>
        <w:t>RECEBÍVEIS</w:t>
      </w:r>
      <w:r w:rsidR="00E73C89">
        <w:rPr>
          <w:rFonts w:ascii="Trebuchet MS" w:hAnsi="Trebuchet MS"/>
          <w:b/>
          <w:bCs/>
          <w:sz w:val="22"/>
          <w:szCs w:val="22"/>
        </w:rPr>
        <w:t xml:space="preserve"> / REPORT OF THE </w:t>
      </w:r>
      <w:r w:rsidR="00E73C89" w:rsidRPr="00185239">
        <w:rPr>
          <w:rFonts w:ascii="Trebuchet MS" w:hAnsi="Trebuchet MS"/>
          <w:b/>
          <w:bCs/>
          <w:sz w:val="22"/>
          <w:szCs w:val="22"/>
          <w:lang w:val="en-GB"/>
        </w:rPr>
        <w:t>RECEIVABLES</w:t>
      </w:r>
    </w:p>
    <w:p w14:paraId="4DF29384" w14:textId="77777777" w:rsidR="002B12DD" w:rsidRDefault="002B12DD" w:rsidP="002B12DD">
      <w:pPr>
        <w:spacing w:line="280" w:lineRule="exact"/>
        <w:rPr>
          <w:rFonts w:ascii="Trebuchet MS" w:hAnsi="Trebuchet MS"/>
          <w:b/>
          <w:smallCaps/>
          <w:sz w:val="22"/>
          <w:szCs w:val="22"/>
        </w:rPr>
      </w:pPr>
    </w:p>
    <w:p w14:paraId="6E121DB2" w14:textId="77777777" w:rsidR="00B16170" w:rsidRPr="00185239" w:rsidRDefault="0055121B" w:rsidP="00185239">
      <w:pPr>
        <w:pStyle w:val="Body"/>
        <w:spacing w:after="0" w:line="240" w:lineRule="auto"/>
        <w:rPr>
          <w:rFonts w:ascii="Trebuchet MS" w:hAnsi="Trebuchet MS"/>
          <w:i/>
          <w:iCs/>
          <w:szCs w:val="20"/>
        </w:rPr>
      </w:pPr>
      <w:r w:rsidRPr="00185239">
        <w:rPr>
          <w:rFonts w:ascii="Trebuchet MS" w:hAnsi="Trebuchet MS"/>
          <w:i/>
          <w:iCs/>
          <w:szCs w:val="20"/>
        </w:rPr>
        <w:t>* Posição em 26 de outubro de 2020.</w:t>
      </w:r>
    </w:p>
    <w:p w14:paraId="480A2156" w14:textId="77777777" w:rsidR="00D41D19" w:rsidRPr="00D41D19" w:rsidRDefault="00D41D19" w:rsidP="00D41D19">
      <w:pPr>
        <w:pStyle w:val="Body"/>
        <w:spacing w:after="0" w:line="240" w:lineRule="auto"/>
        <w:jc w:val="center"/>
        <w:rPr>
          <w:rFonts w:ascii="Trebuchet MS" w:hAnsi="Trebuchet MS"/>
          <w:szCs w:val="20"/>
        </w:rPr>
      </w:pPr>
    </w:p>
    <w:p w14:paraId="47ADBAD5" w14:textId="77777777" w:rsidR="00D41D19" w:rsidRPr="00185239" w:rsidRDefault="0055121B" w:rsidP="00D41D19">
      <w:pPr>
        <w:jc w:val="center"/>
        <w:rPr>
          <w:rFonts w:ascii="Trebuchet MS" w:hAnsi="Trebuchet MS" w:cs="Calibri"/>
          <w:b/>
          <w:bCs/>
          <w:color w:val="000000"/>
          <w:sz w:val="20"/>
          <w:szCs w:val="20"/>
          <w:u w:val="single"/>
        </w:rPr>
      </w:pPr>
      <w:r w:rsidRPr="00185239">
        <w:rPr>
          <w:rFonts w:ascii="Trebuchet MS" w:hAnsi="Trebuchet MS" w:cs="Calibri"/>
          <w:b/>
          <w:bCs/>
          <w:color w:val="000000"/>
          <w:sz w:val="20"/>
          <w:szCs w:val="20"/>
          <w:u w:val="single"/>
        </w:rPr>
        <w:t>Suítes</w:t>
      </w:r>
    </w:p>
    <w:p w14:paraId="6EE54801" w14:textId="77777777" w:rsidR="00D41D19" w:rsidRPr="00185239" w:rsidRDefault="00D41D19" w:rsidP="00D41D19">
      <w:pPr>
        <w:jc w:val="center"/>
        <w:rPr>
          <w:rFonts w:ascii="Trebuchet MS" w:hAnsi="Trebuchet MS" w:cs="Calibri"/>
          <w:b/>
          <w:bCs/>
          <w:color w:val="000000"/>
          <w:sz w:val="20"/>
          <w:szCs w:val="20"/>
        </w:rPr>
      </w:pPr>
    </w:p>
    <w:tbl>
      <w:tblPr>
        <w:tblW w:w="3944" w:type="pct"/>
        <w:jc w:val="center"/>
        <w:tblBorders>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97"/>
        <w:gridCol w:w="1762"/>
        <w:gridCol w:w="1960"/>
      </w:tblGrid>
      <w:tr w:rsidR="00D41D19" w:rsidRPr="00D41D19" w14:paraId="5F668D58" w14:textId="77777777" w:rsidTr="00D41D19">
        <w:trPr>
          <w:trHeight w:val="300"/>
          <w:jc w:val="center"/>
        </w:trPr>
        <w:tc>
          <w:tcPr>
            <w:tcW w:w="2325" w:type="pct"/>
            <w:tcBorders>
              <w:top w:val="nil"/>
              <w:bottom w:val="single" w:sz="4" w:space="0" w:color="auto"/>
            </w:tcBorders>
            <w:shd w:val="clear" w:color="auto" w:fill="AEAAAA" w:themeFill="background2" w:themeFillShade="BF"/>
          </w:tcPr>
          <w:p w14:paraId="6D084B44" w14:textId="77777777" w:rsidR="00D41D19" w:rsidRPr="00185239" w:rsidRDefault="0055121B" w:rsidP="00D41D19">
            <w:pPr>
              <w:jc w:val="center"/>
              <w:rPr>
                <w:rFonts w:ascii="Trebuchet MS" w:hAnsi="Trebuchet MS" w:cs="Calibri"/>
                <w:b/>
                <w:bCs/>
                <w:color w:val="000000"/>
                <w:sz w:val="20"/>
                <w:szCs w:val="20"/>
              </w:rPr>
            </w:pPr>
            <w:r w:rsidRPr="00185239">
              <w:rPr>
                <w:rFonts w:ascii="Trebuchet MS" w:hAnsi="Trebuchet MS" w:cs="Calibri"/>
                <w:b/>
                <w:bCs/>
                <w:color w:val="000000"/>
                <w:sz w:val="20"/>
                <w:szCs w:val="20"/>
              </w:rPr>
              <w:t>Cliente</w:t>
            </w:r>
            <w:r w:rsidR="00E73C89">
              <w:rPr>
                <w:rFonts w:ascii="Trebuchet MS" w:hAnsi="Trebuchet MS" w:cs="Calibri"/>
                <w:b/>
                <w:bCs/>
                <w:color w:val="000000"/>
                <w:sz w:val="20"/>
                <w:szCs w:val="20"/>
              </w:rPr>
              <w:t xml:space="preserve"> / </w:t>
            </w:r>
            <w:proofErr w:type="spellStart"/>
            <w:r w:rsidR="00E73C89">
              <w:rPr>
                <w:rFonts w:ascii="Trebuchet MS" w:hAnsi="Trebuchet MS" w:cs="Calibri"/>
                <w:b/>
                <w:bCs/>
                <w:color w:val="000000"/>
                <w:sz w:val="20"/>
                <w:szCs w:val="20"/>
              </w:rPr>
              <w:t>Client</w:t>
            </w:r>
            <w:proofErr w:type="spellEnd"/>
          </w:p>
        </w:tc>
        <w:tc>
          <w:tcPr>
            <w:tcW w:w="1184" w:type="pct"/>
            <w:tcBorders>
              <w:top w:val="nil"/>
              <w:bottom w:val="single" w:sz="4" w:space="0" w:color="auto"/>
            </w:tcBorders>
            <w:shd w:val="clear" w:color="auto" w:fill="AEAAAA" w:themeFill="background2" w:themeFillShade="BF"/>
            <w:noWrap/>
            <w:vAlign w:val="bottom"/>
            <w:hideMark/>
          </w:tcPr>
          <w:p w14:paraId="723C681C" w14:textId="77777777" w:rsidR="00D41D19" w:rsidRPr="00185239" w:rsidRDefault="0055121B" w:rsidP="00D41D19">
            <w:pPr>
              <w:jc w:val="center"/>
              <w:rPr>
                <w:rFonts w:ascii="Trebuchet MS" w:hAnsi="Trebuchet MS" w:cs="Calibri"/>
                <w:b/>
                <w:bCs/>
                <w:color w:val="000000"/>
                <w:sz w:val="20"/>
                <w:szCs w:val="20"/>
              </w:rPr>
            </w:pPr>
            <w:r w:rsidRPr="00185239">
              <w:rPr>
                <w:rFonts w:ascii="Trebuchet MS" w:hAnsi="Trebuchet MS" w:cs="Calibri"/>
                <w:b/>
                <w:bCs/>
                <w:color w:val="000000"/>
                <w:sz w:val="20"/>
                <w:szCs w:val="20"/>
              </w:rPr>
              <w:t>Unidade(s)</w:t>
            </w:r>
            <w:r w:rsidR="00E73C89">
              <w:rPr>
                <w:rFonts w:ascii="Trebuchet MS" w:hAnsi="Trebuchet MS" w:cs="Calibri"/>
                <w:b/>
                <w:bCs/>
                <w:color w:val="000000"/>
                <w:sz w:val="20"/>
                <w:szCs w:val="20"/>
              </w:rPr>
              <w:t xml:space="preserve"> / Unit</w:t>
            </w:r>
          </w:p>
        </w:tc>
        <w:tc>
          <w:tcPr>
            <w:tcW w:w="1492" w:type="pct"/>
            <w:tcBorders>
              <w:top w:val="nil"/>
              <w:bottom w:val="single" w:sz="4" w:space="0" w:color="auto"/>
            </w:tcBorders>
            <w:shd w:val="clear" w:color="auto" w:fill="AEAAAA" w:themeFill="background2" w:themeFillShade="BF"/>
            <w:noWrap/>
            <w:vAlign w:val="bottom"/>
            <w:hideMark/>
          </w:tcPr>
          <w:p w14:paraId="1272F67B" w14:textId="77777777" w:rsidR="00D41D19" w:rsidRPr="00185239" w:rsidRDefault="0055121B" w:rsidP="00D41D19">
            <w:pPr>
              <w:jc w:val="center"/>
              <w:rPr>
                <w:rFonts w:ascii="Trebuchet MS" w:hAnsi="Trebuchet MS" w:cs="Calibri"/>
                <w:b/>
                <w:bCs/>
                <w:color w:val="000000"/>
                <w:sz w:val="20"/>
                <w:szCs w:val="20"/>
              </w:rPr>
            </w:pPr>
            <w:r w:rsidRPr="00185239">
              <w:rPr>
                <w:rFonts w:ascii="Trebuchet MS" w:hAnsi="Trebuchet MS" w:cs="Calibri"/>
                <w:b/>
                <w:bCs/>
                <w:color w:val="000000"/>
                <w:sz w:val="20"/>
                <w:szCs w:val="20"/>
              </w:rPr>
              <w:t xml:space="preserve">Valor a receber </w:t>
            </w:r>
          </w:p>
        </w:tc>
      </w:tr>
      <w:tr w:rsidR="00D41D19" w:rsidRPr="00D41D19" w14:paraId="40CA5FFC" w14:textId="77777777" w:rsidTr="00D41D19">
        <w:trPr>
          <w:trHeight w:val="300"/>
          <w:jc w:val="center"/>
        </w:trPr>
        <w:tc>
          <w:tcPr>
            <w:tcW w:w="2325" w:type="pct"/>
            <w:tcBorders>
              <w:top w:val="single" w:sz="4" w:space="0" w:color="auto"/>
            </w:tcBorders>
          </w:tcPr>
          <w:p w14:paraId="7C495FCD"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JOSÉ CASTRO DE ARAÚJO RUDGE</w:t>
            </w:r>
          </w:p>
        </w:tc>
        <w:tc>
          <w:tcPr>
            <w:tcW w:w="1184" w:type="pct"/>
            <w:tcBorders>
              <w:top w:val="single" w:sz="4" w:space="0" w:color="auto"/>
            </w:tcBorders>
            <w:shd w:val="clear" w:color="auto" w:fill="auto"/>
            <w:noWrap/>
            <w:vAlign w:val="bottom"/>
            <w:hideMark/>
          </w:tcPr>
          <w:p w14:paraId="25ED3ED3"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855</w:t>
            </w:r>
          </w:p>
        </w:tc>
        <w:tc>
          <w:tcPr>
            <w:tcW w:w="1492" w:type="pct"/>
            <w:tcBorders>
              <w:top w:val="single" w:sz="4" w:space="0" w:color="auto"/>
            </w:tcBorders>
            <w:shd w:val="clear" w:color="auto" w:fill="auto"/>
            <w:noWrap/>
            <w:vAlign w:val="bottom"/>
            <w:hideMark/>
          </w:tcPr>
          <w:p w14:paraId="198FE82A"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R$ 1.324.266,96</w:t>
            </w:r>
          </w:p>
        </w:tc>
      </w:tr>
      <w:tr w:rsidR="00D41D19" w:rsidRPr="00D41D19" w14:paraId="77293588" w14:textId="77777777" w:rsidTr="00D41D19">
        <w:trPr>
          <w:trHeight w:val="300"/>
          <w:jc w:val="center"/>
        </w:trPr>
        <w:tc>
          <w:tcPr>
            <w:tcW w:w="2325" w:type="pct"/>
          </w:tcPr>
          <w:p w14:paraId="2ED12063"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EVGENY MOSKALEV</w:t>
            </w:r>
          </w:p>
        </w:tc>
        <w:tc>
          <w:tcPr>
            <w:tcW w:w="1184" w:type="pct"/>
            <w:shd w:val="clear" w:color="auto" w:fill="auto"/>
            <w:noWrap/>
            <w:vAlign w:val="bottom"/>
            <w:hideMark/>
          </w:tcPr>
          <w:p w14:paraId="27D447A3"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948</w:t>
            </w:r>
          </w:p>
        </w:tc>
        <w:tc>
          <w:tcPr>
            <w:tcW w:w="1492" w:type="pct"/>
            <w:shd w:val="clear" w:color="auto" w:fill="auto"/>
            <w:noWrap/>
            <w:vAlign w:val="bottom"/>
            <w:hideMark/>
          </w:tcPr>
          <w:p w14:paraId="15CD119B"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R$ 2.533.606,75</w:t>
            </w:r>
          </w:p>
        </w:tc>
      </w:tr>
      <w:tr w:rsidR="00D41D19" w:rsidRPr="00D41D19" w14:paraId="34DCE37F" w14:textId="77777777" w:rsidTr="00D41D19">
        <w:trPr>
          <w:trHeight w:val="300"/>
          <w:jc w:val="center"/>
        </w:trPr>
        <w:tc>
          <w:tcPr>
            <w:tcW w:w="2325" w:type="pct"/>
          </w:tcPr>
          <w:p w14:paraId="02F79487"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 xml:space="preserve">FRANCISCA CLARA REYNOLDS </w:t>
            </w:r>
            <w:proofErr w:type="gramStart"/>
            <w:r w:rsidRPr="00185239">
              <w:rPr>
                <w:rFonts w:ascii="Trebuchet MS" w:hAnsi="Trebuchet MS" w:cs="Calibri"/>
                <w:color w:val="000000"/>
                <w:sz w:val="20"/>
                <w:szCs w:val="20"/>
              </w:rPr>
              <w:t>MARINHO(</w:t>
            </w:r>
            <w:proofErr w:type="gramEnd"/>
          </w:p>
        </w:tc>
        <w:tc>
          <w:tcPr>
            <w:tcW w:w="1184" w:type="pct"/>
            <w:shd w:val="clear" w:color="auto" w:fill="auto"/>
            <w:noWrap/>
            <w:vAlign w:val="bottom"/>
            <w:hideMark/>
          </w:tcPr>
          <w:p w14:paraId="6F09A4BB"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1038, 1053 e 1055</w:t>
            </w:r>
          </w:p>
        </w:tc>
        <w:tc>
          <w:tcPr>
            <w:tcW w:w="1492" w:type="pct"/>
            <w:shd w:val="clear" w:color="auto" w:fill="auto"/>
            <w:noWrap/>
            <w:vAlign w:val="bottom"/>
            <w:hideMark/>
          </w:tcPr>
          <w:p w14:paraId="600181C9"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R$ 22.934.603,21</w:t>
            </w:r>
          </w:p>
        </w:tc>
      </w:tr>
      <w:tr w:rsidR="00D41D19" w:rsidRPr="00D41D19" w14:paraId="22838877" w14:textId="77777777" w:rsidTr="00D41D19">
        <w:trPr>
          <w:trHeight w:val="300"/>
          <w:jc w:val="center"/>
        </w:trPr>
        <w:tc>
          <w:tcPr>
            <w:tcW w:w="2325" w:type="pct"/>
          </w:tcPr>
          <w:p w14:paraId="1910530F"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LU FENG</w:t>
            </w:r>
          </w:p>
        </w:tc>
        <w:tc>
          <w:tcPr>
            <w:tcW w:w="1184" w:type="pct"/>
            <w:shd w:val="clear" w:color="auto" w:fill="auto"/>
            <w:noWrap/>
            <w:vAlign w:val="bottom"/>
            <w:hideMark/>
          </w:tcPr>
          <w:p w14:paraId="224F2AB6"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1040</w:t>
            </w:r>
          </w:p>
        </w:tc>
        <w:tc>
          <w:tcPr>
            <w:tcW w:w="1492" w:type="pct"/>
            <w:shd w:val="clear" w:color="auto" w:fill="auto"/>
            <w:noWrap/>
            <w:vAlign w:val="bottom"/>
            <w:hideMark/>
          </w:tcPr>
          <w:p w14:paraId="52264DCD"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R$ 936.000,00</w:t>
            </w:r>
          </w:p>
        </w:tc>
      </w:tr>
      <w:tr w:rsidR="00D41D19" w:rsidRPr="00D41D19" w14:paraId="50E642FD" w14:textId="77777777" w:rsidTr="00D41D19">
        <w:trPr>
          <w:trHeight w:val="300"/>
          <w:jc w:val="center"/>
        </w:trPr>
        <w:tc>
          <w:tcPr>
            <w:tcW w:w="2325" w:type="pct"/>
          </w:tcPr>
          <w:p w14:paraId="2B1712A6"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JHY INVESTIMENTOS LTDA</w:t>
            </w:r>
          </w:p>
        </w:tc>
        <w:tc>
          <w:tcPr>
            <w:tcW w:w="1184" w:type="pct"/>
            <w:shd w:val="clear" w:color="auto" w:fill="auto"/>
            <w:noWrap/>
            <w:vAlign w:val="bottom"/>
            <w:hideMark/>
          </w:tcPr>
          <w:p w14:paraId="2F3346D8"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1438 e 1455</w:t>
            </w:r>
          </w:p>
        </w:tc>
        <w:tc>
          <w:tcPr>
            <w:tcW w:w="1492" w:type="pct"/>
            <w:shd w:val="clear" w:color="auto" w:fill="auto"/>
            <w:noWrap/>
            <w:vAlign w:val="bottom"/>
            <w:hideMark/>
          </w:tcPr>
          <w:p w14:paraId="5D318C75"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R$ 944.000,00</w:t>
            </w:r>
          </w:p>
        </w:tc>
      </w:tr>
      <w:tr w:rsidR="00D41D19" w:rsidRPr="00D41D19" w14:paraId="2156C56C" w14:textId="77777777" w:rsidTr="00D41D19">
        <w:trPr>
          <w:trHeight w:val="300"/>
          <w:jc w:val="center"/>
        </w:trPr>
        <w:tc>
          <w:tcPr>
            <w:tcW w:w="2325" w:type="pct"/>
          </w:tcPr>
          <w:p w14:paraId="2CA4BFA0"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STBA - COBRANÇAS E SERVIÇOS EIRELI</w:t>
            </w:r>
          </w:p>
        </w:tc>
        <w:tc>
          <w:tcPr>
            <w:tcW w:w="1184" w:type="pct"/>
            <w:shd w:val="clear" w:color="auto" w:fill="auto"/>
            <w:noWrap/>
            <w:vAlign w:val="bottom"/>
            <w:hideMark/>
          </w:tcPr>
          <w:p w14:paraId="47581D30"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1640</w:t>
            </w:r>
          </w:p>
        </w:tc>
        <w:tc>
          <w:tcPr>
            <w:tcW w:w="1492" w:type="pct"/>
            <w:shd w:val="clear" w:color="auto" w:fill="auto"/>
            <w:noWrap/>
            <w:vAlign w:val="bottom"/>
            <w:hideMark/>
          </w:tcPr>
          <w:p w14:paraId="1A649FE5"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R$ 5.323.717,22</w:t>
            </w:r>
          </w:p>
        </w:tc>
      </w:tr>
      <w:tr w:rsidR="00D41D19" w:rsidRPr="00D41D19" w14:paraId="4E89E162" w14:textId="77777777" w:rsidTr="00D41D19">
        <w:trPr>
          <w:trHeight w:val="300"/>
          <w:jc w:val="center"/>
        </w:trPr>
        <w:tc>
          <w:tcPr>
            <w:tcW w:w="2325" w:type="pct"/>
          </w:tcPr>
          <w:p w14:paraId="18E080AD"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VIRGINIA WEINBERG</w:t>
            </w:r>
          </w:p>
        </w:tc>
        <w:tc>
          <w:tcPr>
            <w:tcW w:w="1184" w:type="pct"/>
            <w:shd w:val="clear" w:color="auto" w:fill="auto"/>
            <w:noWrap/>
            <w:vAlign w:val="bottom"/>
            <w:hideMark/>
          </w:tcPr>
          <w:p w14:paraId="77B5286A"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1655, 1652 e 1755</w:t>
            </w:r>
          </w:p>
        </w:tc>
        <w:tc>
          <w:tcPr>
            <w:tcW w:w="1492" w:type="pct"/>
            <w:shd w:val="clear" w:color="auto" w:fill="auto"/>
            <w:noWrap/>
            <w:vAlign w:val="bottom"/>
            <w:hideMark/>
          </w:tcPr>
          <w:p w14:paraId="7BDC53DB"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R$ 7.803.194,04</w:t>
            </w:r>
          </w:p>
        </w:tc>
      </w:tr>
      <w:tr w:rsidR="00D41D19" w:rsidRPr="00D41D19" w14:paraId="7334AFF8" w14:textId="77777777" w:rsidTr="00D41D19">
        <w:trPr>
          <w:trHeight w:val="300"/>
          <w:jc w:val="center"/>
        </w:trPr>
        <w:tc>
          <w:tcPr>
            <w:tcW w:w="2325" w:type="pct"/>
          </w:tcPr>
          <w:p w14:paraId="1A984AF0"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RIO FORMOSO NEGÓCIOS E PARTICIPAÇÕES LTDA</w:t>
            </w:r>
          </w:p>
        </w:tc>
        <w:tc>
          <w:tcPr>
            <w:tcW w:w="1184" w:type="pct"/>
            <w:shd w:val="clear" w:color="auto" w:fill="auto"/>
            <w:noWrap/>
            <w:vAlign w:val="bottom"/>
            <w:hideMark/>
          </w:tcPr>
          <w:p w14:paraId="5F7FA6F6"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1748</w:t>
            </w:r>
          </w:p>
        </w:tc>
        <w:tc>
          <w:tcPr>
            <w:tcW w:w="1492" w:type="pct"/>
            <w:shd w:val="clear" w:color="auto" w:fill="auto"/>
            <w:noWrap/>
            <w:vAlign w:val="bottom"/>
            <w:hideMark/>
          </w:tcPr>
          <w:p w14:paraId="3F351A09"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R$ 1.161.352,71</w:t>
            </w:r>
          </w:p>
        </w:tc>
      </w:tr>
      <w:tr w:rsidR="00D41D19" w:rsidRPr="00D41D19" w14:paraId="5D9DC4F3" w14:textId="77777777" w:rsidTr="00D41D19">
        <w:trPr>
          <w:trHeight w:val="300"/>
          <w:jc w:val="center"/>
        </w:trPr>
        <w:tc>
          <w:tcPr>
            <w:tcW w:w="2325" w:type="pct"/>
          </w:tcPr>
          <w:p w14:paraId="474FC217"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FLAVIO BOTELHO PASSOS</w:t>
            </w:r>
          </w:p>
        </w:tc>
        <w:tc>
          <w:tcPr>
            <w:tcW w:w="1184" w:type="pct"/>
            <w:shd w:val="clear" w:color="auto" w:fill="auto"/>
            <w:noWrap/>
            <w:vAlign w:val="bottom"/>
            <w:hideMark/>
          </w:tcPr>
          <w:p w14:paraId="59D5D614"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1840</w:t>
            </w:r>
          </w:p>
        </w:tc>
        <w:tc>
          <w:tcPr>
            <w:tcW w:w="1492" w:type="pct"/>
            <w:shd w:val="clear" w:color="auto" w:fill="auto"/>
            <w:noWrap/>
            <w:vAlign w:val="bottom"/>
            <w:hideMark/>
          </w:tcPr>
          <w:p w14:paraId="7B82A26A"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R$ 6.963.440,00</w:t>
            </w:r>
          </w:p>
        </w:tc>
      </w:tr>
      <w:tr w:rsidR="00D41D19" w:rsidRPr="00D41D19" w14:paraId="63317413" w14:textId="77777777" w:rsidTr="00D41D19">
        <w:trPr>
          <w:trHeight w:val="300"/>
          <w:jc w:val="center"/>
        </w:trPr>
        <w:tc>
          <w:tcPr>
            <w:tcW w:w="2325" w:type="pct"/>
          </w:tcPr>
          <w:p w14:paraId="089995A4"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PEDRO STERN</w:t>
            </w:r>
          </w:p>
        </w:tc>
        <w:tc>
          <w:tcPr>
            <w:tcW w:w="1184" w:type="pct"/>
            <w:shd w:val="clear" w:color="auto" w:fill="auto"/>
            <w:noWrap/>
            <w:vAlign w:val="bottom"/>
            <w:hideMark/>
          </w:tcPr>
          <w:p w14:paraId="070E759F"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1855</w:t>
            </w:r>
          </w:p>
        </w:tc>
        <w:tc>
          <w:tcPr>
            <w:tcW w:w="1492" w:type="pct"/>
            <w:shd w:val="clear" w:color="auto" w:fill="auto"/>
            <w:noWrap/>
            <w:vAlign w:val="bottom"/>
            <w:hideMark/>
          </w:tcPr>
          <w:p w14:paraId="50C2FB59"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R$ 2.733.467,03</w:t>
            </w:r>
          </w:p>
        </w:tc>
      </w:tr>
      <w:tr w:rsidR="00D41D19" w:rsidRPr="00D41D19" w14:paraId="4DB86D92" w14:textId="77777777" w:rsidTr="00D41D19">
        <w:trPr>
          <w:trHeight w:val="300"/>
          <w:jc w:val="center"/>
        </w:trPr>
        <w:tc>
          <w:tcPr>
            <w:tcW w:w="2325" w:type="pct"/>
          </w:tcPr>
          <w:p w14:paraId="7B3EE892"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JAYME MONJARDIM MATARAZZO</w:t>
            </w:r>
          </w:p>
        </w:tc>
        <w:tc>
          <w:tcPr>
            <w:tcW w:w="1184" w:type="pct"/>
            <w:shd w:val="clear" w:color="auto" w:fill="auto"/>
            <w:noWrap/>
            <w:vAlign w:val="bottom"/>
            <w:hideMark/>
          </w:tcPr>
          <w:p w14:paraId="376D29EB"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1938</w:t>
            </w:r>
          </w:p>
        </w:tc>
        <w:tc>
          <w:tcPr>
            <w:tcW w:w="1492" w:type="pct"/>
            <w:shd w:val="clear" w:color="auto" w:fill="auto"/>
            <w:noWrap/>
            <w:vAlign w:val="bottom"/>
            <w:hideMark/>
          </w:tcPr>
          <w:p w14:paraId="71EDE007"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R$ 3.121.443,63</w:t>
            </w:r>
          </w:p>
        </w:tc>
      </w:tr>
      <w:tr w:rsidR="00D41D19" w:rsidRPr="00D41D19" w14:paraId="7687D118" w14:textId="77777777" w:rsidTr="00D41D19">
        <w:trPr>
          <w:trHeight w:val="300"/>
          <w:jc w:val="center"/>
        </w:trPr>
        <w:tc>
          <w:tcPr>
            <w:tcW w:w="2325" w:type="pct"/>
          </w:tcPr>
          <w:p w14:paraId="37504BC9"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AUGUSTO DE ARRUDA BOTELHO</w:t>
            </w:r>
          </w:p>
        </w:tc>
        <w:tc>
          <w:tcPr>
            <w:tcW w:w="1184" w:type="pct"/>
            <w:shd w:val="clear" w:color="auto" w:fill="auto"/>
            <w:noWrap/>
            <w:vAlign w:val="bottom"/>
            <w:hideMark/>
          </w:tcPr>
          <w:p w14:paraId="1E783E61"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2045</w:t>
            </w:r>
          </w:p>
        </w:tc>
        <w:tc>
          <w:tcPr>
            <w:tcW w:w="1492" w:type="pct"/>
            <w:shd w:val="clear" w:color="auto" w:fill="auto"/>
            <w:noWrap/>
            <w:vAlign w:val="bottom"/>
            <w:hideMark/>
          </w:tcPr>
          <w:p w14:paraId="05FDD959"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R$ 3.175.117,87</w:t>
            </w:r>
          </w:p>
        </w:tc>
      </w:tr>
      <w:tr w:rsidR="00D41D19" w:rsidRPr="00D41D19" w14:paraId="6A92F40E" w14:textId="77777777" w:rsidTr="00D41D19">
        <w:trPr>
          <w:trHeight w:val="300"/>
          <w:jc w:val="center"/>
        </w:trPr>
        <w:tc>
          <w:tcPr>
            <w:tcW w:w="2325" w:type="pct"/>
          </w:tcPr>
          <w:p w14:paraId="536D7489"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 xml:space="preserve">O.S. NEGÓCIOS E PARTICIPAÇÕES </w:t>
            </w:r>
            <w:proofErr w:type="gramStart"/>
            <w:r w:rsidRPr="00185239">
              <w:rPr>
                <w:rFonts w:ascii="Trebuchet MS" w:hAnsi="Trebuchet MS" w:cs="Calibri"/>
                <w:color w:val="000000"/>
                <w:sz w:val="20"/>
                <w:szCs w:val="20"/>
              </w:rPr>
              <w:t>LTDA</w:t>
            </w:r>
            <w:proofErr w:type="gramEnd"/>
          </w:p>
        </w:tc>
        <w:tc>
          <w:tcPr>
            <w:tcW w:w="1184" w:type="pct"/>
            <w:shd w:val="clear" w:color="auto" w:fill="auto"/>
            <w:noWrap/>
            <w:vAlign w:val="bottom"/>
            <w:hideMark/>
          </w:tcPr>
          <w:p w14:paraId="291C9E7D"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2052</w:t>
            </w:r>
          </w:p>
        </w:tc>
        <w:tc>
          <w:tcPr>
            <w:tcW w:w="1492" w:type="pct"/>
            <w:shd w:val="clear" w:color="auto" w:fill="auto"/>
            <w:noWrap/>
            <w:vAlign w:val="bottom"/>
            <w:hideMark/>
          </w:tcPr>
          <w:p w14:paraId="49F8D868"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R$ 1.006.797,88</w:t>
            </w:r>
          </w:p>
        </w:tc>
      </w:tr>
      <w:tr w:rsidR="00D41D19" w:rsidRPr="00D41D19" w14:paraId="352007C3" w14:textId="77777777" w:rsidTr="00D41D19">
        <w:trPr>
          <w:trHeight w:val="300"/>
          <w:jc w:val="center"/>
        </w:trPr>
        <w:tc>
          <w:tcPr>
            <w:tcW w:w="2325" w:type="pct"/>
          </w:tcPr>
          <w:p w14:paraId="22A9BAF8"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SPRIT HOLDING E PARTICIPAÇÕES SOCIETÁRIAS EIRELES</w:t>
            </w:r>
          </w:p>
        </w:tc>
        <w:tc>
          <w:tcPr>
            <w:tcW w:w="1184" w:type="pct"/>
            <w:shd w:val="clear" w:color="auto" w:fill="auto"/>
            <w:noWrap/>
            <w:vAlign w:val="bottom"/>
            <w:hideMark/>
          </w:tcPr>
          <w:p w14:paraId="64767590"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2345, 2348 e 2353</w:t>
            </w:r>
          </w:p>
        </w:tc>
        <w:tc>
          <w:tcPr>
            <w:tcW w:w="1492" w:type="pct"/>
            <w:shd w:val="clear" w:color="auto" w:fill="auto"/>
            <w:noWrap/>
            <w:vAlign w:val="bottom"/>
            <w:hideMark/>
          </w:tcPr>
          <w:p w14:paraId="2F88FB5E"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R$ 2.713.747,03</w:t>
            </w:r>
          </w:p>
        </w:tc>
      </w:tr>
      <w:tr w:rsidR="00D41D19" w:rsidRPr="00D41D19" w14:paraId="7B6099DB" w14:textId="77777777" w:rsidTr="00D41D19">
        <w:trPr>
          <w:trHeight w:val="300"/>
          <w:jc w:val="center"/>
        </w:trPr>
        <w:tc>
          <w:tcPr>
            <w:tcW w:w="2325" w:type="pct"/>
          </w:tcPr>
          <w:p w14:paraId="28D689AD"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ADISP IV INVESTIMENTOS IMOBILIÁRIOS S.A</w:t>
            </w:r>
          </w:p>
        </w:tc>
        <w:tc>
          <w:tcPr>
            <w:tcW w:w="1184" w:type="pct"/>
            <w:shd w:val="clear" w:color="auto" w:fill="auto"/>
            <w:noWrap/>
            <w:vAlign w:val="bottom"/>
            <w:hideMark/>
          </w:tcPr>
          <w:p w14:paraId="496C706A"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2501</w:t>
            </w:r>
          </w:p>
        </w:tc>
        <w:tc>
          <w:tcPr>
            <w:tcW w:w="1492" w:type="pct"/>
            <w:shd w:val="clear" w:color="auto" w:fill="auto"/>
            <w:noWrap/>
            <w:vAlign w:val="bottom"/>
            <w:hideMark/>
          </w:tcPr>
          <w:p w14:paraId="60215FAF"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R$ 19.422.335,53</w:t>
            </w:r>
          </w:p>
        </w:tc>
      </w:tr>
      <w:tr w:rsidR="00D41D19" w:rsidRPr="00D41D19" w14:paraId="59DA7436" w14:textId="77777777" w:rsidTr="00D41D19">
        <w:trPr>
          <w:trHeight w:val="300"/>
          <w:jc w:val="center"/>
        </w:trPr>
        <w:tc>
          <w:tcPr>
            <w:tcW w:w="2325" w:type="pct"/>
          </w:tcPr>
          <w:p w14:paraId="43FB6C3B" w14:textId="77777777" w:rsidR="00D41D19" w:rsidRPr="00185239" w:rsidRDefault="00D41D19" w:rsidP="00D41D19">
            <w:pPr>
              <w:rPr>
                <w:rFonts w:ascii="Trebuchet MS" w:hAnsi="Trebuchet MS" w:cs="Calibri"/>
                <w:b/>
                <w:bCs/>
                <w:color w:val="000000"/>
                <w:sz w:val="20"/>
                <w:szCs w:val="20"/>
              </w:rPr>
            </w:pPr>
          </w:p>
        </w:tc>
        <w:tc>
          <w:tcPr>
            <w:tcW w:w="1184" w:type="pct"/>
            <w:shd w:val="clear" w:color="auto" w:fill="auto"/>
            <w:noWrap/>
            <w:vAlign w:val="bottom"/>
            <w:hideMark/>
          </w:tcPr>
          <w:p w14:paraId="1F73EF13" w14:textId="77777777" w:rsidR="00D41D19" w:rsidRPr="00185239" w:rsidRDefault="0055121B" w:rsidP="00D41D19">
            <w:pPr>
              <w:rPr>
                <w:rFonts w:ascii="Trebuchet MS" w:hAnsi="Trebuchet MS" w:cs="Calibri"/>
                <w:b/>
                <w:bCs/>
                <w:color w:val="000000"/>
                <w:sz w:val="20"/>
                <w:szCs w:val="20"/>
              </w:rPr>
            </w:pPr>
            <w:r w:rsidRPr="00185239">
              <w:rPr>
                <w:rFonts w:ascii="Trebuchet MS" w:hAnsi="Trebuchet MS" w:cs="Calibri"/>
                <w:b/>
                <w:bCs/>
                <w:color w:val="000000"/>
                <w:sz w:val="20"/>
                <w:szCs w:val="20"/>
              </w:rPr>
              <w:t>TOTAL</w:t>
            </w:r>
          </w:p>
        </w:tc>
        <w:tc>
          <w:tcPr>
            <w:tcW w:w="1492" w:type="pct"/>
            <w:shd w:val="clear" w:color="auto" w:fill="auto"/>
            <w:noWrap/>
            <w:vAlign w:val="bottom"/>
            <w:hideMark/>
          </w:tcPr>
          <w:p w14:paraId="3DA76500" w14:textId="77777777" w:rsidR="00D41D19" w:rsidRPr="00185239" w:rsidRDefault="0055121B" w:rsidP="00D41D19">
            <w:pPr>
              <w:rPr>
                <w:rFonts w:ascii="Trebuchet MS" w:hAnsi="Trebuchet MS" w:cs="Calibri"/>
                <w:b/>
                <w:bCs/>
                <w:color w:val="000000"/>
                <w:sz w:val="20"/>
                <w:szCs w:val="20"/>
              </w:rPr>
            </w:pPr>
            <w:r w:rsidRPr="00185239">
              <w:rPr>
                <w:rFonts w:ascii="Trebuchet MS" w:hAnsi="Trebuchet MS" w:cs="Calibri"/>
                <w:b/>
                <w:bCs/>
                <w:color w:val="000000"/>
                <w:sz w:val="20"/>
                <w:szCs w:val="20"/>
              </w:rPr>
              <w:t>R$ 82.097.089,86</w:t>
            </w:r>
          </w:p>
        </w:tc>
      </w:tr>
    </w:tbl>
    <w:p w14:paraId="2CA912D6" w14:textId="77777777" w:rsidR="00D41D19" w:rsidRPr="00185239" w:rsidRDefault="00D41D19" w:rsidP="00D41D19">
      <w:pPr>
        <w:spacing w:line="280" w:lineRule="exact"/>
        <w:rPr>
          <w:rFonts w:ascii="Trebuchet MS" w:hAnsi="Trebuchet MS"/>
          <w:b/>
          <w:smallCaps/>
          <w:sz w:val="20"/>
          <w:szCs w:val="20"/>
        </w:rPr>
      </w:pPr>
    </w:p>
    <w:p w14:paraId="6D445FB3" w14:textId="77777777" w:rsidR="00D41D19" w:rsidRPr="00185239" w:rsidRDefault="00D41D19" w:rsidP="00D41D19">
      <w:pPr>
        <w:spacing w:line="280" w:lineRule="exact"/>
        <w:rPr>
          <w:rFonts w:ascii="Trebuchet MS" w:hAnsi="Trebuchet MS"/>
          <w:b/>
          <w:smallCaps/>
          <w:sz w:val="20"/>
          <w:szCs w:val="20"/>
        </w:rPr>
      </w:pPr>
    </w:p>
    <w:p w14:paraId="73184C90" w14:textId="77777777" w:rsidR="00D41D19" w:rsidRPr="00185239" w:rsidRDefault="0055121B" w:rsidP="00D41D19">
      <w:pPr>
        <w:spacing w:line="280" w:lineRule="exact"/>
        <w:jc w:val="center"/>
        <w:rPr>
          <w:rFonts w:ascii="Trebuchet MS" w:hAnsi="Trebuchet MS" w:cs="Calibri"/>
          <w:b/>
          <w:bCs/>
          <w:color w:val="000000"/>
          <w:sz w:val="20"/>
          <w:szCs w:val="20"/>
          <w:u w:val="single"/>
        </w:rPr>
      </w:pPr>
      <w:r w:rsidRPr="00185239">
        <w:rPr>
          <w:rFonts w:ascii="Trebuchet MS" w:hAnsi="Trebuchet MS" w:cs="Calibri"/>
          <w:b/>
          <w:bCs/>
          <w:color w:val="000000"/>
          <w:sz w:val="20"/>
          <w:szCs w:val="20"/>
          <w:u w:val="single"/>
        </w:rPr>
        <w:t>Office</w:t>
      </w:r>
    </w:p>
    <w:p w14:paraId="063E17F1" w14:textId="77777777" w:rsidR="00D41D19" w:rsidRPr="00185239" w:rsidRDefault="00D41D19" w:rsidP="00D41D19">
      <w:pPr>
        <w:spacing w:line="280" w:lineRule="exact"/>
        <w:rPr>
          <w:rFonts w:ascii="Trebuchet MS" w:hAnsi="Trebuchet MS"/>
          <w:b/>
          <w:smallCaps/>
          <w:sz w:val="20"/>
          <w:szCs w:val="20"/>
        </w:rPr>
      </w:pPr>
    </w:p>
    <w:tbl>
      <w:tblPr>
        <w:tblW w:w="4016" w:type="pct"/>
        <w:jc w:val="center"/>
        <w:tblBorders>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70"/>
        <w:gridCol w:w="1739"/>
        <w:gridCol w:w="2035"/>
      </w:tblGrid>
      <w:tr w:rsidR="00D41D19" w:rsidRPr="00D41D19" w14:paraId="765765A2" w14:textId="77777777" w:rsidTr="00D41D19">
        <w:trPr>
          <w:trHeight w:val="300"/>
          <w:jc w:val="center"/>
        </w:trPr>
        <w:tc>
          <w:tcPr>
            <w:tcW w:w="2283" w:type="pct"/>
            <w:shd w:val="clear" w:color="000000" w:fill="A6A6A6" w:themeFill="background1" w:themeFillShade="A6"/>
          </w:tcPr>
          <w:p w14:paraId="1729341F" w14:textId="77777777" w:rsidR="00D41D19" w:rsidRPr="00185239" w:rsidRDefault="0055121B" w:rsidP="00D41D19">
            <w:pPr>
              <w:jc w:val="center"/>
              <w:rPr>
                <w:rFonts w:ascii="Trebuchet MS" w:hAnsi="Trebuchet MS" w:cs="Calibri"/>
                <w:b/>
                <w:bCs/>
                <w:color w:val="000000"/>
                <w:sz w:val="20"/>
                <w:szCs w:val="20"/>
              </w:rPr>
            </w:pPr>
            <w:r w:rsidRPr="00185239">
              <w:rPr>
                <w:rFonts w:ascii="Trebuchet MS" w:hAnsi="Trebuchet MS" w:cs="Calibri"/>
                <w:b/>
                <w:bCs/>
                <w:color w:val="000000"/>
                <w:sz w:val="20"/>
                <w:szCs w:val="20"/>
              </w:rPr>
              <w:t>Cliente</w:t>
            </w:r>
            <w:r w:rsidR="00E73C89">
              <w:rPr>
                <w:rFonts w:ascii="Trebuchet MS" w:hAnsi="Trebuchet MS" w:cs="Calibri"/>
                <w:b/>
                <w:bCs/>
                <w:color w:val="000000"/>
                <w:sz w:val="20"/>
                <w:szCs w:val="20"/>
              </w:rPr>
              <w:t xml:space="preserve"> / </w:t>
            </w:r>
            <w:proofErr w:type="spellStart"/>
            <w:r w:rsidR="00E73C89">
              <w:rPr>
                <w:rFonts w:ascii="Trebuchet MS" w:hAnsi="Trebuchet MS" w:cs="Calibri"/>
                <w:b/>
                <w:bCs/>
                <w:color w:val="000000"/>
                <w:sz w:val="20"/>
                <w:szCs w:val="20"/>
              </w:rPr>
              <w:t>Client</w:t>
            </w:r>
            <w:proofErr w:type="spellEnd"/>
          </w:p>
        </w:tc>
        <w:tc>
          <w:tcPr>
            <w:tcW w:w="1252" w:type="pct"/>
            <w:shd w:val="clear" w:color="000000" w:fill="A6A6A6" w:themeFill="background1" w:themeFillShade="A6"/>
            <w:noWrap/>
            <w:vAlign w:val="bottom"/>
            <w:hideMark/>
          </w:tcPr>
          <w:p w14:paraId="22C14C40" w14:textId="77777777" w:rsidR="00D41D19" w:rsidRPr="00185239" w:rsidRDefault="0055121B" w:rsidP="00D41D19">
            <w:pPr>
              <w:jc w:val="center"/>
              <w:rPr>
                <w:rFonts w:ascii="Trebuchet MS" w:hAnsi="Trebuchet MS" w:cs="Calibri"/>
                <w:b/>
                <w:bCs/>
                <w:color w:val="000000"/>
                <w:sz w:val="20"/>
                <w:szCs w:val="20"/>
              </w:rPr>
            </w:pPr>
            <w:r w:rsidRPr="00185239">
              <w:rPr>
                <w:rFonts w:ascii="Trebuchet MS" w:hAnsi="Trebuchet MS" w:cs="Calibri"/>
                <w:b/>
                <w:bCs/>
                <w:color w:val="000000"/>
                <w:sz w:val="20"/>
                <w:szCs w:val="20"/>
              </w:rPr>
              <w:t>Unidades</w:t>
            </w:r>
            <w:r w:rsidR="00E73C89">
              <w:rPr>
                <w:rFonts w:ascii="Trebuchet MS" w:hAnsi="Trebuchet MS" w:cs="Calibri"/>
                <w:b/>
                <w:bCs/>
                <w:color w:val="000000"/>
                <w:sz w:val="20"/>
                <w:szCs w:val="20"/>
              </w:rPr>
              <w:t xml:space="preserve"> / Unit</w:t>
            </w:r>
          </w:p>
        </w:tc>
        <w:tc>
          <w:tcPr>
            <w:tcW w:w="1465" w:type="pct"/>
            <w:shd w:val="clear" w:color="000000" w:fill="A6A6A6" w:themeFill="background1" w:themeFillShade="A6"/>
            <w:noWrap/>
            <w:vAlign w:val="bottom"/>
            <w:hideMark/>
          </w:tcPr>
          <w:p w14:paraId="6C96F58F" w14:textId="77777777" w:rsidR="00D41D19" w:rsidRPr="00185239" w:rsidRDefault="0055121B" w:rsidP="00D41D19">
            <w:pPr>
              <w:jc w:val="center"/>
              <w:rPr>
                <w:rFonts w:ascii="Trebuchet MS" w:hAnsi="Trebuchet MS" w:cs="Calibri"/>
                <w:b/>
                <w:bCs/>
                <w:color w:val="000000"/>
                <w:sz w:val="20"/>
                <w:szCs w:val="20"/>
              </w:rPr>
            </w:pPr>
            <w:r w:rsidRPr="00185239">
              <w:rPr>
                <w:rFonts w:ascii="Trebuchet MS" w:hAnsi="Trebuchet MS" w:cs="Calibri"/>
                <w:b/>
                <w:bCs/>
                <w:color w:val="000000"/>
                <w:sz w:val="20"/>
                <w:szCs w:val="20"/>
              </w:rPr>
              <w:t xml:space="preserve">Valor a receber </w:t>
            </w:r>
          </w:p>
        </w:tc>
      </w:tr>
      <w:tr w:rsidR="00D41D19" w:rsidRPr="00D41D19" w14:paraId="304A5091" w14:textId="77777777" w:rsidTr="00D41D19">
        <w:trPr>
          <w:trHeight w:val="300"/>
          <w:jc w:val="center"/>
        </w:trPr>
        <w:tc>
          <w:tcPr>
            <w:tcW w:w="2283" w:type="pct"/>
          </w:tcPr>
          <w:p w14:paraId="11E2ED44"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RIO FORMOSO NEGÓCIOS E PARTICIPAÇÕES LTDA</w:t>
            </w:r>
          </w:p>
        </w:tc>
        <w:tc>
          <w:tcPr>
            <w:tcW w:w="1252" w:type="pct"/>
            <w:shd w:val="clear" w:color="auto" w:fill="auto"/>
            <w:noWrap/>
            <w:vAlign w:val="bottom"/>
            <w:hideMark/>
          </w:tcPr>
          <w:p w14:paraId="49B51575"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21, 22 e 23</w:t>
            </w:r>
          </w:p>
        </w:tc>
        <w:tc>
          <w:tcPr>
            <w:tcW w:w="1465" w:type="pct"/>
            <w:shd w:val="clear" w:color="auto" w:fill="auto"/>
            <w:noWrap/>
            <w:vAlign w:val="bottom"/>
            <w:hideMark/>
          </w:tcPr>
          <w:p w14:paraId="4304F57B"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R$ 8.401.388,45</w:t>
            </w:r>
          </w:p>
        </w:tc>
      </w:tr>
      <w:tr w:rsidR="00D41D19" w:rsidRPr="00D41D19" w14:paraId="635E53C8" w14:textId="77777777" w:rsidTr="00D41D19">
        <w:trPr>
          <w:trHeight w:val="300"/>
          <w:jc w:val="center"/>
        </w:trPr>
        <w:tc>
          <w:tcPr>
            <w:tcW w:w="2283" w:type="pct"/>
          </w:tcPr>
          <w:p w14:paraId="2E019F32"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MAXLOG IMPORTAÇÃO E EXPORTAÇÃO</w:t>
            </w:r>
          </w:p>
        </w:tc>
        <w:tc>
          <w:tcPr>
            <w:tcW w:w="1252" w:type="pct"/>
            <w:shd w:val="clear" w:color="auto" w:fill="auto"/>
            <w:noWrap/>
            <w:vAlign w:val="bottom"/>
            <w:hideMark/>
          </w:tcPr>
          <w:p w14:paraId="0F4516CF"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31, 32 e 33</w:t>
            </w:r>
          </w:p>
        </w:tc>
        <w:tc>
          <w:tcPr>
            <w:tcW w:w="1465" w:type="pct"/>
            <w:shd w:val="clear" w:color="auto" w:fill="auto"/>
            <w:noWrap/>
            <w:vAlign w:val="bottom"/>
            <w:hideMark/>
          </w:tcPr>
          <w:p w14:paraId="6888CE46" w14:textId="77777777" w:rsidR="00D41D19" w:rsidRPr="00185239" w:rsidRDefault="0055121B" w:rsidP="00D41D19">
            <w:pPr>
              <w:rPr>
                <w:rFonts w:ascii="Trebuchet MS" w:hAnsi="Trebuchet MS" w:cs="Calibri"/>
                <w:color w:val="000000"/>
                <w:sz w:val="20"/>
                <w:szCs w:val="20"/>
              </w:rPr>
            </w:pPr>
            <w:r w:rsidRPr="00185239">
              <w:rPr>
                <w:rFonts w:ascii="Trebuchet MS" w:hAnsi="Trebuchet MS" w:cs="Calibri"/>
                <w:color w:val="000000"/>
                <w:sz w:val="20"/>
                <w:szCs w:val="20"/>
              </w:rPr>
              <w:t>R$ 5.938.368,18</w:t>
            </w:r>
          </w:p>
        </w:tc>
      </w:tr>
      <w:tr w:rsidR="00D41D19" w:rsidRPr="00D41D19" w14:paraId="367E72D8" w14:textId="77777777" w:rsidTr="00D41D19">
        <w:trPr>
          <w:trHeight w:val="300"/>
          <w:jc w:val="center"/>
        </w:trPr>
        <w:tc>
          <w:tcPr>
            <w:tcW w:w="2283" w:type="pct"/>
          </w:tcPr>
          <w:p w14:paraId="34C0FF44" w14:textId="77777777" w:rsidR="00D41D19" w:rsidRPr="00185239" w:rsidRDefault="00D41D19" w:rsidP="00D41D19">
            <w:pPr>
              <w:rPr>
                <w:rFonts w:ascii="Trebuchet MS" w:hAnsi="Trebuchet MS" w:cs="Calibri"/>
                <w:b/>
                <w:bCs/>
                <w:color w:val="000000"/>
                <w:sz w:val="20"/>
                <w:szCs w:val="20"/>
              </w:rPr>
            </w:pPr>
          </w:p>
        </w:tc>
        <w:tc>
          <w:tcPr>
            <w:tcW w:w="1252" w:type="pct"/>
            <w:shd w:val="clear" w:color="auto" w:fill="auto"/>
            <w:noWrap/>
            <w:vAlign w:val="bottom"/>
            <w:hideMark/>
          </w:tcPr>
          <w:p w14:paraId="6B0DA4D9" w14:textId="77777777" w:rsidR="00D41D19" w:rsidRPr="00185239" w:rsidRDefault="0055121B" w:rsidP="00D41D19">
            <w:pPr>
              <w:rPr>
                <w:rFonts w:ascii="Trebuchet MS" w:hAnsi="Trebuchet MS" w:cs="Calibri"/>
                <w:b/>
                <w:bCs/>
                <w:color w:val="000000"/>
                <w:sz w:val="20"/>
                <w:szCs w:val="20"/>
              </w:rPr>
            </w:pPr>
            <w:r w:rsidRPr="00185239">
              <w:rPr>
                <w:rFonts w:ascii="Trebuchet MS" w:hAnsi="Trebuchet MS" w:cs="Calibri"/>
                <w:b/>
                <w:bCs/>
                <w:color w:val="000000"/>
                <w:sz w:val="20"/>
                <w:szCs w:val="20"/>
              </w:rPr>
              <w:t>TOTAL</w:t>
            </w:r>
          </w:p>
        </w:tc>
        <w:tc>
          <w:tcPr>
            <w:tcW w:w="1465" w:type="pct"/>
            <w:shd w:val="clear" w:color="auto" w:fill="auto"/>
            <w:noWrap/>
            <w:vAlign w:val="bottom"/>
            <w:hideMark/>
          </w:tcPr>
          <w:p w14:paraId="057A0E2C" w14:textId="77777777" w:rsidR="00D41D19" w:rsidRPr="00185239" w:rsidRDefault="0055121B" w:rsidP="00D41D19">
            <w:pPr>
              <w:rPr>
                <w:rFonts w:ascii="Trebuchet MS" w:hAnsi="Trebuchet MS" w:cs="Calibri"/>
                <w:b/>
                <w:bCs/>
                <w:color w:val="000000"/>
                <w:sz w:val="20"/>
                <w:szCs w:val="20"/>
              </w:rPr>
            </w:pPr>
            <w:r w:rsidRPr="00185239">
              <w:rPr>
                <w:rFonts w:ascii="Trebuchet MS" w:hAnsi="Trebuchet MS" w:cs="Calibri"/>
                <w:b/>
                <w:bCs/>
                <w:color w:val="000000"/>
                <w:sz w:val="20"/>
                <w:szCs w:val="20"/>
              </w:rPr>
              <w:t>R$ 14.339.756,63</w:t>
            </w:r>
          </w:p>
        </w:tc>
      </w:tr>
    </w:tbl>
    <w:p w14:paraId="2C089F89" w14:textId="77777777" w:rsidR="00D41D19" w:rsidRPr="00185239" w:rsidRDefault="00D41D19" w:rsidP="002B12DD">
      <w:pPr>
        <w:spacing w:line="280" w:lineRule="exact"/>
        <w:rPr>
          <w:rFonts w:ascii="Trebuchet MS" w:hAnsi="Trebuchet MS"/>
          <w:b/>
          <w:smallCaps/>
          <w:sz w:val="20"/>
          <w:szCs w:val="20"/>
        </w:rPr>
      </w:pPr>
    </w:p>
    <w:bookmarkEnd w:id="129"/>
    <w:p w14:paraId="61DD2728" w14:textId="77777777" w:rsidR="00D41D19" w:rsidRDefault="00D41D19" w:rsidP="00B33A5D">
      <w:pPr>
        <w:spacing w:line="280" w:lineRule="exact"/>
        <w:jc w:val="center"/>
        <w:rPr>
          <w:rFonts w:ascii="Trebuchet MS" w:hAnsi="Trebuchet MS"/>
          <w:b/>
          <w:smallCaps/>
          <w:sz w:val="22"/>
          <w:szCs w:val="22"/>
        </w:rPr>
      </w:pPr>
    </w:p>
    <w:p w14:paraId="7C3401F1" w14:textId="77777777" w:rsidR="00D41D19" w:rsidRDefault="00D41D19" w:rsidP="00B33A5D">
      <w:pPr>
        <w:spacing w:line="280" w:lineRule="exact"/>
        <w:jc w:val="center"/>
        <w:rPr>
          <w:rFonts w:ascii="Trebuchet MS" w:hAnsi="Trebuchet MS"/>
          <w:b/>
          <w:smallCaps/>
          <w:sz w:val="22"/>
          <w:szCs w:val="22"/>
        </w:rPr>
      </w:pPr>
    </w:p>
    <w:p w14:paraId="723B87A3" w14:textId="77777777" w:rsidR="00D41D19" w:rsidRDefault="00D41D19" w:rsidP="00B33A5D">
      <w:pPr>
        <w:spacing w:line="280" w:lineRule="exact"/>
        <w:jc w:val="center"/>
        <w:rPr>
          <w:rFonts w:ascii="Trebuchet MS" w:hAnsi="Trebuchet MS"/>
          <w:b/>
          <w:smallCaps/>
          <w:sz w:val="22"/>
          <w:szCs w:val="22"/>
        </w:rPr>
      </w:pPr>
    </w:p>
    <w:p w14:paraId="70CF799D" w14:textId="77777777" w:rsidR="00D41D19" w:rsidRDefault="00D41D19" w:rsidP="00B33A5D">
      <w:pPr>
        <w:spacing w:line="280" w:lineRule="exact"/>
        <w:jc w:val="center"/>
        <w:rPr>
          <w:rFonts w:ascii="Trebuchet MS" w:hAnsi="Trebuchet MS"/>
          <w:b/>
          <w:smallCaps/>
          <w:sz w:val="22"/>
          <w:szCs w:val="22"/>
        </w:rPr>
      </w:pPr>
    </w:p>
    <w:p w14:paraId="6279708C" w14:textId="77777777" w:rsidR="00D41D19" w:rsidRDefault="00D41D19" w:rsidP="00B33A5D">
      <w:pPr>
        <w:spacing w:line="280" w:lineRule="exact"/>
        <w:jc w:val="center"/>
        <w:rPr>
          <w:rFonts w:ascii="Trebuchet MS" w:hAnsi="Trebuchet MS"/>
          <w:b/>
          <w:smallCaps/>
          <w:sz w:val="22"/>
          <w:szCs w:val="22"/>
        </w:rPr>
      </w:pPr>
    </w:p>
    <w:p w14:paraId="67DF9614" w14:textId="77777777" w:rsidR="00A53A39" w:rsidRDefault="00A53A39" w:rsidP="00B33A5D">
      <w:pPr>
        <w:spacing w:line="280" w:lineRule="exact"/>
        <w:jc w:val="center"/>
        <w:rPr>
          <w:rFonts w:ascii="Trebuchet MS" w:hAnsi="Trebuchet MS"/>
          <w:b/>
          <w:smallCaps/>
          <w:sz w:val="22"/>
          <w:szCs w:val="22"/>
        </w:rPr>
      </w:pPr>
    </w:p>
    <w:p w14:paraId="078D7AB3" w14:textId="77777777" w:rsidR="00D41D19" w:rsidRDefault="00D41D19" w:rsidP="00B33A5D">
      <w:pPr>
        <w:spacing w:line="280" w:lineRule="exact"/>
        <w:jc w:val="center"/>
        <w:rPr>
          <w:rFonts w:ascii="Trebuchet MS" w:hAnsi="Trebuchet MS"/>
          <w:b/>
          <w:smallCaps/>
          <w:sz w:val="22"/>
          <w:szCs w:val="22"/>
        </w:rPr>
      </w:pPr>
    </w:p>
    <w:p w14:paraId="59A8DB0D" w14:textId="77777777" w:rsidR="00B33A5D" w:rsidRPr="00675412" w:rsidRDefault="00B33A5D" w:rsidP="00B33A5D">
      <w:pPr>
        <w:spacing w:line="280" w:lineRule="exact"/>
        <w:jc w:val="center"/>
        <w:rPr>
          <w:rFonts w:ascii="Trebuchet MS" w:hAnsi="Trebuchet MS"/>
          <w:b/>
          <w:smallCaps/>
          <w:sz w:val="22"/>
          <w:szCs w:val="22"/>
        </w:rPr>
      </w:pPr>
      <w:r w:rsidRPr="00675412">
        <w:rPr>
          <w:rFonts w:ascii="Trebuchet MS" w:hAnsi="Trebuchet MS"/>
          <w:b/>
          <w:smallCaps/>
          <w:sz w:val="22"/>
          <w:szCs w:val="22"/>
        </w:rPr>
        <w:lastRenderedPageBreak/>
        <w:t>ANEXO IV</w:t>
      </w:r>
    </w:p>
    <w:p w14:paraId="3DE85A23" w14:textId="77777777" w:rsidR="00E73C89" w:rsidRDefault="00B33A5D" w:rsidP="00E73C89">
      <w:pPr>
        <w:spacing w:line="280" w:lineRule="exact"/>
        <w:jc w:val="center"/>
        <w:rPr>
          <w:rFonts w:ascii="Trebuchet MS" w:hAnsi="Trebuchet MS"/>
          <w:b/>
          <w:smallCaps/>
          <w:sz w:val="22"/>
          <w:szCs w:val="22"/>
        </w:rPr>
      </w:pPr>
      <w:r w:rsidRPr="00675412">
        <w:rPr>
          <w:rFonts w:ascii="Trebuchet MS" w:hAnsi="Trebuchet MS"/>
          <w:b/>
          <w:smallCaps/>
          <w:sz w:val="22"/>
          <w:szCs w:val="22"/>
        </w:rPr>
        <w:t>DESPESAS DA EMISSÃO</w:t>
      </w:r>
      <w:r w:rsidR="00E73C89">
        <w:rPr>
          <w:rFonts w:ascii="Trebuchet MS" w:hAnsi="Trebuchet MS"/>
          <w:b/>
          <w:smallCaps/>
          <w:sz w:val="22"/>
          <w:szCs w:val="22"/>
        </w:rPr>
        <w:t xml:space="preserve"> / ISSUE EXPENSES</w:t>
      </w:r>
    </w:p>
    <w:p w14:paraId="15D6D772" w14:textId="77777777" w:rsidR="00B33A5D" w:rsidRPr="00675412" w:rsidRDefault="00B33A5D" w:rsidP="00B33A5D">
      <w:pPr>
        <w:spacing w:line="280" w:lineRule="exact"/>
        <w:jc w:val="center"/>
        <w:rPr>
          <w:rFonts w:ascii="Trebuchet MS" w:hAnsi="Trebuchet MS"/>
          <w:b/>
          <w:smallCaps/>
          <w:sz w:val="22"/>
          <w:szCs w:val="22"/>
        </w:rPr>
      </w:pPr>
    </w:p>
    <w:p w14:paraId="6E13E503" w14:textId="77777777" w:rsidR="00B33A5D" w:rsidRPr="00675412" w:rsidRDefault="00B33A5D" w:rsidP="00B33A5D">
      <w:pPr>
        <w:spacing w:line="280" w:lineRule="exact"/>
        <w:rPr>
          <w:rFonts w:ascii="Trebuchet MS" w:hAnsi="Trebuchet MS"/>
          <w:b/>
          <w:smallCaps/>
          <w:sz w:val="22"/>
          <w:szCs w:val="22"/>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5"/>
        <w:gridCol w:w="3260"/>
        <w:gridCol w:w="1701"/>
        <w:gridCol w:w="1867"/>
        <w:gridCol w:w="1677"/>
      </w:tblGrid>
      <w:tr w:rsidR="00E73C89" w:rsidRPr="00675412" w14:paraId="6739A332" w14:textId="77777777" w:rsidTr="00185239">
        <w:trPr>
          <w:trHeight w:val="263"/>
          <w:jc w:val="center"/>
        </w:trPr>
        <w:tc>
          <w:tcPr>
            <w:tcW w:w="1555" w:type="dxa"/>
            <w:shd w:val="clear" w:color="auto" w:fill="D9D9D9" w:themeFill="background1" w:themeFillShade="D9"/>
            <w:vAlign w:val="center"/>
          </w:tcPr>
          <w:p w14:paraId="0C459190" w14:textId="77777777" w:rsidR="00E73C89" w:rsidRPr="00675412" w:rsidRDefault="00E73C89" w:rsidP="00E73C89">
            <w:pPr>
              <w:spacing w:line="280" w:lineRule="exact"/>
              <w:jc w:val="center"/>
              <w:rPr>
                <w:rFonts w:ascii="Trebuchet MS" w:hAnsi="Trebuchet MS" w:cs="Calibri"/>
                <w:b/>
                <w:bCs/>
                <w:sz w:val="22"/>
                <w:szCs w:val="22"/>
              </w:rPr>
            </w:pPr>
            <w:r w:rsidRPr="00675412">
              <w:rPr>
                <w:rFonts w:ascii="Trebuchet MS" w:hAnsi="Trebuchet MS" w:cs="Calibri"/>
                <w:b/>
                <w:bCs/>
                <w:sz w:val="22"/>
                <w:szCs w:val="22"/>
              </w:rPr>
              <w:t>Prestador de Serviço:</w:t>
            </w:r>
          </w:p>
        </w:tc>
        <w:tc>
          <w:tcPr>
            <w:tcW w:w="3260" w:type="dxa"/>
            <w:shd w:val="clear" w:color="auto" w:fill="D9D9D9" w:themeFill="background1" w:themeFillShade="D9"/>
            <w:noWrap/>
            <w:vAlign w:val="center"/>
          </w:tcPr>
          <w:p w14:paraId="63EE0353" w14:textId="77777777" w:rsidR="00E73C89" w:rsidRPr="00675412" w:rsidRDefault="00E73C89" w:rsidP="00E73C89">
            <w:pPr>
              <w:spacing w:line="280" w:lineRule="exact"/>
              <w:jc w:val="center"/>
              <w:rPr>
                <w:rFonts w:ascii="Trebuchet MS" w:hAnsi="Trebuchet MS" w:cs="Calibri"/>
                <w:b/>
                <w:bCs/>
                <w:sz w:val="22"/>
                <w:szCs w:val="22"/>
              </w:rPr>
            </w:pPr>
            <w:r w:rsidRPr="00675412">
              <w:rPr>
                <w:rFonts w:ascii="Trebuchet MS" w:hAnsi="Trebuchet MS" w:cs="Calibri"/>
                <w:b/>
                <w:bCs/>
                <w:sz w:val="22"/>
                <w:szCs w:val="22"/>
              </w:rPr>
              <w:t>Serviço:</w:t>
            </w:r>
          </w:p>
        </w:tc>
        <w:tc>
          <w:tcPr>
            <w:tcW w:w="1701" w:type="dxa"/>
            <w:shd w:val="clear" w:color="auto" w:fill="D9D9D9" w:themeFill="background1" w:themeFillShade="D9"/>
            <w:noWrap/>
            <w:vAlign w:val="center"/>
          </w:tcPr>
          <w:p w14:paraId="3D0261F7" w14:textId="77777777" w:rsidR="00E73C89" w:rsidRPr="00675412" w:rsidRDefault="00E73C89" w:rsidP="00E73C89">
            <w:pPr>
              <w:spacing w:line="280" w:lineRule="exact"/>
              <w:jc w:val="center"/>
              <w:rPr>
                <w:rFonts w:ascii="Trebuchet MS" w:hAnsi="Trebuchet MS" w:cs="Calibri"/>
                <w:b/>
                <w:bCs/>
                <w:sz w:val="22"/>
                <w:szCs w:val="22"/>
              </w:rPr>
            </w:pPr>
            <w:r w:rsidRPr="00675412">
              <w:rPr>
                <w:rFonts w:ascii="Trebuchet MS" w:hAnsi="Trebuchet MS" w:cs="Calibri"/>
                <w:b/>
                <w:bCs/>
                <w:sz w:val="22"/>
                <w:szCs w:val="22"/>
              </w:rPr>
              <w:t>Parcela</w:t>
            </w:r>
          </w:p>
        </w:tc>
        <w:tc>
          <w:tcPr>
            <w:tcW w:w="1867" w:type="dxa"/>
            <w:shd w:val="clear" w:color="auto" w:fill="D9D9D9" w:themeFill="background1" w:themeFillShade="D9"/>
            <w:vAlign w:val="center"/>
          </w:tcPr>
          <w:p w14:paraId="1F752044" w14:textId="77777777" w:rsidR="00E73C89" w:rsidRPr="00675412" w:rsidRDefault="00E73C89" w:rsidP="00E73C89">
            <w:pPr>
              <w:spacing w:line="280" w:lineRule="exact"/>
              <w:jc w:val="center"/>
              <w:rPr>
                <w:rFonts w:ascii="Trebuchet MS" w:hAnsi="Trebuchet MS"/>
                <w:b/>
                <w:bCs/>
                <w:sz w:val="22"/>
                <w:szCs w:val="22"/>
              </w:rPr>
            </w:pPr>
            <w:proofErr w:type="spellStart"/>
            <w:r>
              <w:rPr>
                <w:rFonts w:ascii="Trebuchet MS" w:hAnsi="Trebuchet MS"/>
                <w:b/>
                <w:bCs/>
                <w:sz w:val="22"/>
                <w:szCs w:val="22"/>
                <w:lang w:eastAsia="en-US"/>
              </w:rPr>
              <w:t>Installment</w:t>
            </w:r>
            <w:proofErr w:type="spellEnd"/>
          </w:p>
        </w:tc>
        <w:tc>
          <w:tcPr>
            <w:tcW w:w="1677" w:type="dxa"/>
            <w:shd w:val="clear" w:color="auto" w:fill="D9D9D9" w:themeFill="background1" w:themeFillShade="D9"/>
            <w:noWrap/>
            <w:vAlign w:val="center"/>
          </w:tcPr>
          <w:p w14:paraId="6B639AE1" w14:textId="77777777" w:rsidR="00E73C89" w:rsidRPr="00675412" w:rsidRDefault="00E73C89" w:rsidP="00E73C89">
            <w:pPr>
              <w:spacing w:line="280" w:lineRule="exact"/>
              <w:jc w:val="center"/>
              <w:rPr>
                <w:rFonts w:ascii="Trebuchet MS" w:hAnsi="Trebuchet MS"/>
                <w:b/>
                <w:bCs/>
                <w:sz w:val="22"/>
                <w:szCs w:val="22"/>
              </w:rPr>
            </w:pPr>
            <w:r w:rsidRPr="00675412">
              <w:rPr>
                <w:rFonts w:ascii="Trebuchet MS" w:hAnsi="Trebuchet MS"/>
                <w:b/>
                <w:bCs/>
                <w:sz w:val="22"/>
                <w:szCs w:val="22"/>
              </w:rPr>
              <w:t xml:space="preserve">Valor Bruto (com </w:t>
            </w:r>
            <w:proofErr w:type="spellStart"/>
            <w:proofErr w:type="gramStart"/>
            <w:r w:rsidRPr="00675412">
              <w:rPr>
                <w:rFonts w:ascii="Trebuchet MS" w:hAnsi="Trebuchet MS"/>
                <w:b/>
                <w:bCs/>
                <w:i/>
                <w:iCs/>
                <w:sz w:val="22"/>
                <w:szCs w:val="22"/>
              </w:rPr>
              <w:t>gross</w:t>
            </w:r>
            <w:proofErr w:type="spellEnd"/>
            <w:proofErr w:type="gramEnd"/>
            <w:r w:rsidRPr="00675412">
              <w:rPr>
                <w:rFonts w:ascii="Trebuchet MS" w:hAnsi="Trebuchet MS"/>
                <w:b/>
                <w:bCs/>
                <w:i/>
                <w:iCs/>
                <w:sz w:val="22"/>
                <w:szCs w:val="22"/>
              </w:rPr>
              <w:t xml:space="preserve"> </w:t>
            </w:r>
            <w:proofErr w:type="spellStart"/>
            <w:r w:rsidRPr="00675412">
              <w:rPr>
                <w:rFonts w:ascii="Trebuchet MS" w:hAnsi="Trebuchet MS"/>
                <w:b/>
                <w:bCs/>
                <w:i/>
                <w:iCs/>
                <w:sz w:val="22"/>
                <w:szCs w:val="22"/>
              </w:rPr>
              <w:t>up</w:t>
            </w:r>
            <w:proofErr w:type="spellEnd"/>
            <w:r w:rsidRPr="00675412">
              <w:rPr>
                <w:rFonts w:ascii="Trebuchet MS" w:hAnsi="Trebuchet MS"/>
                <w:b/>
                <w:bCs/>
                <w:sz w:val="22"/>
                <w:szCs w:val="22"/>
              </w:rPr>
              <w:t>) (R$)</w:t>
            </w:r>
          </w:p>
        </w:tc>
      </w:tr>
      <w:tr w:rsidR="00E73C89" w:rsidRPr="00675412" w14:paraId="73D825C8" w14:textId="77777777" w:rsidTr="00185239">
        <w:trPr>
          <w:trHeight w:val="263"/>
          <w:jc w:val="center"/>
        </w:trPr>
        <w:tc>
          <w:tcPr>
            <w:tcW w:w="1555" w:type="dxa"/>
            <w:shd w:val="clear" w:color="000000" w:fill="FFFFFF"/>
            <w:vAlign w:val="center"/>
          </w:tcPr>
          <w:p w14:paraId="29369FF0" w14:textId="77777777" w:rsidR="00E73C89" w:rsidRPr="00675412" w:rsidRDefault="00E73C89" w:rsidP="00E73C89">
            <w:pPr>
              <w:spacing w:line="280" w:lineRule="exact"/>
              <w:jc w:val="left"/>
              <w:rPr>
                <w:rFonts w:ascii="Trebuchet MS" w:hAnsi="Trebuchet MS" w:cs="Calibri"/>
                <w:sz w:val="22"/>
                <w:szCs w:val="22"/>
              </w:rPr>
            </w:pPr>
            <w:proofErr w:type="spellStart"/>
            <w:r w:rsidRPr="00675412">
              <w:rPr>
                <w:rFonts w:ascii="Trebuchet MS" w:hAnsi="Trebuchet MS" w:cs="Calibri"/>
                <w:sz w:val="22"/>
                <w:szCs w:val="22"/>
              </w:rPr>
              <w:t>True</w:t>
            </w:r>
            <w:proofErr w:type="spellEnd"/>
            <w:r w:rsidRPr="00675412">
              <w:rPr>
                <w:rFonts w:ascii="Trebuchet MS" w:hAnsi="Trebuchet MS" w:cs="Calibri"/>
                <w:sz w:val="22"/>
                <w:szCs w:val="22"/>
              </w:rPr>
              <w:t xml:space="preserve"> </w:t>
            </w:r>
            <w:proofErr w:type="spellStart"/>
            <w:r w:rsidRPr="00675412">
              <w:rPr>
                <w:rFonts w:ascii="Trebuchet MS" w:hAnsi="Trebuchet MS" w:cs="Calibri"/>
                <w:sz w:val="22"/>
                <w:szCs w:val="22"/>
              </w:rPr>
              <w:t>Securitizadora</w:t>
            </w:r>
            <w:proofErr w:type="spellEnd"/>
            <w:r w:rsidRPr="00675412">
              <w:rPr>
                <w:rFonts w:ascii="Trebuchet MS" w:hAnsi="Trebuchet MS" w:cs="Calibri"/>
                <w:sz w:val="22"/>
                <w:szCs w:val="22"/>
              </w:rPr>
              <w:t xml:space="preserve"> S.A.</w:t>
            </w:r>
          </w:p>
        </w:tc>
        <w:tc>
          <w:tcPr>
            <w:tcW w:w="3260" w:type="dxa"/>
            <w:shd w:val="clear" w:color="000000" w:fill="FFFFFF"/>
            <w:noWrap/>
            <w:vAlign w:val="center"/>
            <w:hideMark/>
          </w:tcPr>
          <w:p w14:paraId="2FA28DCF" w14:textId="77777777" w:rsidR="00E73C89" w:rsidRPr="00675412" w:rsidRDefault="00E73C89" w:rsidP="00E73C89">
            <w:pPr>
              <w:spacing w:line="280" w:lineRule="exact"/>
              <w:jc w:val="left"/>
              <w:rPr>
                <w:rFonts w:ascii="Trebuchet MS" w:hAnsi="Trebuchet MS" w:cs="Calibri"/>
                <w:sz w:val="22"/>
                <w:szCs w:val="22"/>
              </w:rPr>
            </w:pPr>
            <w:proofErr w:type="spellStart"/>
            <w:proofErr w:type="gramStart"/>
            <w:r w:rsidRPr="00675412">
              <w:rPr>
                <w:rFonts w:ascii="Trebuchet MS" w:hAnsi="Trebuchet MS" w:cs="Calibri"/>
                <w:sz w:val="22"/>
                <w:szCs w:val="22"/>
              </w:rPr>
              <w:t>Fee</w:t>
            </w:r>
            <w:proofErr w:type="spellEnd"/>
            <w:proofErr w:type="gramEnd"/>
            <w:r w:rsidRPr="00675412">
              <w:rPr>
                <w:rFonts w:ascii="Trebuchet MS" w:hAnsi="Trebuchet MS" w:cs="Calibri"/>
                <w:sz w:val="22"/>
                <w:szCs w:val="22"/>
              </w:rPr>
              <w:t xml:space="preserve"> Estruturação</w:t>
            </w:r>
            <w:r>
              <w:rPr>
                <w:rFonts w:ascii="Trebuchet MS" w:hAnsi="Trebuchet MS" w:cs="Calibri"/>
                <w:sz w:val="22"/>
                <w:szCs w:val="22"/>
              </w:rPr>
              <w:t xml:space="preserve"> / </w:t>
            </w:r>
            <w:proofErr w:type="spellStart"/>
            <w:r>
              <w:rPr>
                <w:rFonts w:ascii="Trebuchet MS" w:hAnsi="Trebuchet MS"/>
                <w:sz w:val="22"/>
                <w:szCs w:val="22"/>
              </w:rPr>
              <w:t>Structuring</w:t>
            </w:r>
            <w:proofErr w:type="spellEnd"/>
            <w:r>
              <w:rPr>
                <w:rFonts w:ascii="Trebuchet MS" w:hAnsi="Trebuchet MS"/>
                <w:sz w:val="22"/>
                <w:szCs w:val="22"/>
              </w:rPr>
              <w:t xml:space="preserve"> </w:t>
            </w:r>
            <w:proofErr w:type="spellStart"/>
            <w:r>
              <w:rPr>
                <w:rFonts w:ascii="Trebuchet MS" w:hAnsi="Trebuchet MS"/>
                <w:sz w:val="22"/>
                <w:szCs w:val="22"/>
              </w:rPr>
              <w:t>Fee</w:t>
            </w:r>
            <w:proofErr w:type="spellEnd"/>
          </w:p>
        </w:tc>
        <w:tc>
          <w:tcPr>
            <w:tcW w:w="1701" w:type="dxa"/>
            <w:shd w:val="clear" w:color="000000" w:fill="FFFFFF"/>
            <w:noWrap/>
            <w:vAlign w:val="center"/>
            <w:hideMark/>
          </w:tcPr>
          <w:p w14:paraId="0A270CF4"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Única</w:t>
            </w:r>
          </w:p>
        </w:tc>
        <w:tc>
          <w:tcPr>
            <w:tcW w:w="1867" w:type="dxa"/>
            <w:vAlign w:val="center"/>
          </w:tcPr>
          <w:p w14:paraId="17289C73"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 xml:space="preserve">Single </w:t>
            </w:r>
            <w:proofErr w:type="spellStart"/>
            <w:r>
              <w:rPr>
                <w:rFonts w:ascii="Trebuchet MS" w:hAnsi="Trebuchet MS"/>
                <w:sz w:val="22"/>
                <w:szCs w:val="22"/>
                <w:lang w:eastAsia="en-US"/>
              </w:rPr>
              <w:t>payment</w:t>
            </w:r>
            <w:proofErr w:type="spellEnd"/>
          </w:p>
        </w:tc>
        <w:tc>
          <w:tcPr>
            <w:tcW w:w="1677" w:type="dxa"/>
            <w:shd w:val="clear" w:color="auto" w:fill="auto"/>
            <w:noWrap/>
            <w:vAlign w:val="center"/>
          </w:tcPr>
          <w:p w14:paraId="0C0696E9"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50.647,16</w:t>
            </w:r>
          </w:p>
        </w:tc>
      </w:tr>
      <w:tr w:rsidR="00E73C89" w:rsidRPr="00675412" w14:paraId="4B847659" w14:textId="77777777" w:rsidTr="00185239">
        <w:trPr>
          <w:trHeight w:val="263"/>
          <w:jc w:val="center"/>
        </w:trPr>
        <w:tc>
          <w:tcPr>
            <w:tcW w:w="1555" w:type="dxa"/>
            <w:shd w:val="clear" w:color="000000" w:fill="FFFFFF"/>
            <w:vAlign w:val="center"/>
          </w:tcPr>
          <w:p w14:paraId="462E7240" w14:textId="77777777" w:rsidR="00E73C89" w:rsidRPr="00675412" w:rsidRDefault="00E73C89" w:rsidP="00E73C89">
            <w:pPr>
              <w:spacing w:line="280" w:lineRule="exact"/>
              <w:jc w:val="left"/>
              <w:rPr>
                <w:rFonts w:ascii="Trebuchet MS" w:hAnsi="Trebuchet MS" w:cs="Calibri"/>
                <w:sz w:val="22"/>
                <w:szCs w:val="22"/>
              </w:rPr>
            </w:pPr>
            <w:proofErr w:type="spellStart"/>
            <w:r w:rsidRPr="00675412">
              <w:rPr>
                <w:rFonts w:ascii="Trebuchet MS" w:hAnsi="Trebuchet MS" w:cs="Calibri"/>
                <w:sz w:val="22"/>
                <w:szCs w:val="22"/>
              </w:rPr>
              <w:t>True</w:t>
            </w:r>
            <w:proofErr w:type="spellEnd"/>
            <w:r w:rsidRPr="00675412">
              <w:rPr>
                <w:rFonts w:ascii="Trebuchet MS" w:hAnsi="Trebuchet MS" w:cs="Calibri"/>
                <w:sz w:val="22"/>
                <w:szCs w:val="22"/>
              </w:rPr>
              <w:t xml:space="preserve"> </w:t>
            </w:r>
            <w:proofErr w:type="spellStart"/>
            <w:r w:rsidRPr="00675412">
              <w:rPr>
                <w:rFonts w:ascii="Trebuchet MS" w:hAnsi="Trebuchet MS" w:cs="Calibri"/>
                <w:sz w:val="22"/>
                <w:szCs w:val="22"/>
              </w:rPr>
              <w:t>Securitizadora</w:t>
            </w:r>
            <w:proofErr w:type="spellEnd"/>
            <w:r w:rsidRPr="00675412">
              <w:rPr>
                <w:rFonts w:ascii="Trebuchet MS" w:hAnsi="Trebuchet MS" w:cs="Calibri"/>
                <w:sz w:val="22"/>
                <w:szCs w:val="22"/>
              </w:rPr>
              <w:t xml:space="preserve"> S.A.</w:t>
            </w:r>
          </w:p>
        </w:tc>
        <w:tc>
          <w:tcPr>
            <w:tcW w:w="3260" w:type="dxa"/>
            <w:shd w:val="clear" w:color="000000" w:fill="FFFFFF"/>
            <w:noWrap/>
            <w:vAlign w:val="center"/>
            <w:hideMark/>
          </w:tcPr>
          <w:p w14:paraId="7EE1E02E"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 xml:space="preserve">Administração do CRI </w:t>
            </w:r>
            <w:r>
              <w:rPr>
                <w:rFonts w:ascii="Trebuchet MS" w:hAnsi="Trebuchet MS" w:cs="Calibri"/>
                <w:sz w:val="22"/>
                <w:szCs w:val="22"/>
              </w:rPr>
              <w:t>/</w:t>
            </w:r>
            <w:r>
              <w:rPr>
                <w:rFonts w:ascii="Trebuchet MS" w:hAnsi="Trebuchet MS"/>
                <w:sz w:val="22"/>
                <w:szCs w:val="22"/>
              </w:rPr>
              <w:t xml:space="preserve"> Management </w:t>
            </w:r>
            <w:proofErr w:type="spellStart"/>
            <w:r>
              <w:rPr>
                <w:rFonts w:ascii="Trebuchet MS" w:hAnsi="Trebuchet MS"/>
                <w:sz w:val="22"/>
                <w:szCs w:val="22"/>
              </w:rPr>
              <w:t>of</w:t>
            </w:r>
            <w:proofErr w:type="spellEnd"/>
            <w:r>
              <w:rPr>
                <w:rFonts w:ascii="Trebuchet MS" w:hAnsi="Trebuchet MS"/>
                <w:sz w:val="22"/>
                <w:szCs w:val="22"/>
              </w:rPr>
              <w:t xml:space="preserve"> </w:t>
            </w:r>
            <w:proofErr w:type="spellStart"/>
            <w:r>
              <w:rPr>
                <w:rFonts w:ascii="Trebuchet MS" w:hAnsi="Trebuchet MS"/>
                <w:sz w:val="22"/>
                <w:szCs w:val="22"/>
              </w:rPr>
              <w:t>the</w:t>
            </w:r>
            <w:proofErr w:type="spellEnd"/>
            <w:r>
              <w:rPr>
                <w:rFonts w:ascii="Trebuchet MS" w:hAnsi="Trebuchet MS"/>
                <w:sz w:val="22"/>
                <w:szCs w:val="22"/>
              </w:rPr>
              <w:t xml:space="preserve"> RERC</w:t>
            </w:r>
          </w:p>
        </w:tc>
        <w:tc>
          <w:tcPr>
            <w:tcW w:w="1701" w:type="dxa"/>
            <w:shd w:val="clear" w:color="000000" w:fill="FFFFFF"/>
            <w:noWrap/>
            <w:vAlign w:val="center"/>
            <w:hideMark/>
          </w:tcPr>
          <w:p w14:paraId="3A624A3C"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1ª Parcela</w:t>
            </w:r>
          </w:p>
        </w:tc>
        <w:tc>
          <w:tcPr>
            <w:tcW w:w="1867" w:type="dxa"/>
            <w:vAlign w:val="center"/>
          </w:tcPr>
          <w:p w14:paraId="67C6ADA5"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1</w:t>
            </w:r>
            <w:r>
              <w:rPr>
                <w:rFonts w:ascii="Trebuchet MS" w:hAnsi="Trebuchet MS"/>
                <w:sz w:val="22"/>
                <w:szCs w:val="22"/>
                <w:vertAlign w:val="superscript"/>
                <w:lang w:eastAsia="en-US"/>
              </w:rPr>
              <w:t>st</w:t>
            </w:r>
            <w:r>
              <w:rPr>
                <w:rFonts w:ascii="Trebuchet MS" w:hAnsi="Trebuchet MS"/>
                <w:sz w:val="22"/>
                <w:szCs w:val="22"/>
                <w:lang w:eastAsia="en-US"/>
              </w:rPr>
              <w:t xml:space="preserve"> </w:t>
            </w:r>
            <w:proofErr w:type="spellStart"/>
            <w:r>
              <w:rPr>
                <w:rFonts w:ascii="Trebuchet MS" w:hAnsi="Trebuchet MS"/>
                <w:sz w:val="22"/>
                <w:szCs w:val="22"/>
                <w:lang w:eastAsia="en-US"/>
              </w:rPr>
              <w:t>Installment</w:t>
            </w:r>
            <w:proofErr w:type="spellEnd"/>
          </w:p>
        </w:tc>
        <w:tc>
          <w:tcPr>
            <w:tcW w:w="1677" w:type="dxa"/>
            <w:shd w:val="clear" w:color="auto" w:fill="auto"/>
            <w:noWrap/>
            <w:vAlign w:val="center"/>
          </w:tcPr>
          <w:p w14:paraId="4C008894"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3.939,22</w:t>
            </w:r>
          </w:p>
        </w:tc>
      </w:tr>
      <w:tr w:rsidR="00E73C89" w:rsidRPr="00675412" w14:paraId="47CF4011" w14:textId="77777777" w:rsidTr="00185239">
        <w:trPr>
          <w:trHeight w:val="263"/>
          <w:jc w:val="center"/>
        </w:trPr>
        <w:tc>
          <w:tcPr>
            <w:tcW w:w="1555" w:type="dxa"/>
            <w:shd w:val="clear" w:color="auto" w:fill="auto"/>
            <w:vAlign w:val="center"/>
          </w:tcPr>
          <w:p w14:paraId="33BD1358"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Freitas Leite</w:t>
            </w:r>
          </w:p>
        </w:tc>
        <w:tc>
          <w:tcPr>
            <w:tcW w:w="3260" w:type="dxa"/>
            <w:shd w:val="clear" w:color="auto" w:fill="auto"/>
            <w:noWrap/>
            <w:vAlign w:val="center"/>
            <w:hideMark/>
          </w:tcPr>
          <w:p w14:paraId="779BD6BB"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 xml:space="preserve">Assessoria Legal </w:t>
            </w:r>
            <w:r>
              <w:rPr>
                <w:rFonts w:ascii="Trebuchet MS" w:hAnsi="Trebuchet MS" w:cs="Calibri"/>
                <w:sz w:val="22"/>
                <w:szCs w:val="22"/>
              </w:rPr>
              <w:t xml:space="preserve">/ </w:t>
            </w:r>
            <w:r>
              <w:rPr>
                <w:rFonts w:ascii="Trebuchet MS" w:hAnsi="Trebuchet MS"/>
                <w:sz w:val="22"/>
                <w:szCs w:val="22"/>
              </w:rPr>
              <w:t xml:space="preserve">Legal </w:t>
            </w:r>
            <w:proofErr w:type="spellStart"/>
            <w:r>
              <w:rPr>
                <w:rFonts w:ascii="Trebuchet MS" w:hAnsi="Trebuchet MS"/>
                <w:sz w:val="22"/>
                <w:szCs w:val="22"/>
              </w:rPr>
              <w:t>Assistance</w:t>
            </w:r>
            <w:proofErr w:type="spellEnd"/>
          </w:p>
        </w:tc>
        <w:tc>
          <w:tcPr>
            <w:tcW w:w="1701" w:type="dxa"/>
            <w:shd w:val="clear" w:color="auto" w:fill="auto"/>
            <w:noWrap/>
            <w:vAlign w:val="center"/>
            <w:hideMark/>
          </w:tcPr>
          <w:p w14:paraId="3089B3E1"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Única</w:t>
            </w:r>
          </w:p>
        </w:tc>
        <w:tc>
          <w:tcPr>
            <w:tcW w:w="1867" w:type="dxa"/>
            <w:vAlign w:val="center"/>
          </w:tcPr>
          <w:p w14:paraId="2DC6809A"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 xml:space="preserve">Single </w:t>
            </w:r>
            <w:proofErr w:type="spellStart"/>
            <w:r>
              <w:rPr>
                <w:rFonts w:ascii="Trebuchet MS" w:hAnsi="Trebuchet MS"/>
                <w:sz w:val="22"/>
                <w:szCs w:val="22"/>
                <w:lang w:eastAsia="en-US"/>
              </w:rPr>
              <w:t>payment</w:t>
            </w:r>
            <w:proofErr w:type="spellEnd"/>
          </w:p>
        </w:tc>
        <w:tc>
          <w:tcPr>
            <w:tcW w:w="1677" w:type="dxa"/>
            <w:shd w:val="clear" w:color="auto" w:fill="auto"/>
            <w:noWrap/>
            <w:vAlign w:val="center"/>
          </w:tcPr>
          <w:p w14:paraId="334060D3"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70.000,00</w:t>
            </w:r>
          </w:p>
        </w:tc>
      </w:tr>
      <w:tr w:rsidR="00E73C89" w:rsidRPr="00675412" w14:paraId="4F4EAA66" w14:textId="77777777" w:rsidTr="00185239">
        <w:trPr>
          <w:trHeight w:val="263"/>
          <w:jc w:val="center"/>
        </w:trPr>
        <w:tc>
          <w:tcPr>
            <w:tcW w:w="1555" w:type="dxa"/>
            <w:shd w:val="clear" w:color="000000" w:fill="FFFFFF"/>
            <w:vAlign w:val="center"/>
          </w:tcPr>
          <w:p w14:paraId="74D9959A"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 xml:space="preserve">Oliveira </w:t>
            </w:r>
            <w:proofErr w:type="spellStart"/>
            <w:r w:rsidRPr="00675412">
              <w:rPr>
                <w:rFonts w:ascii="Trebuchet MS" w:hAnsi="Trebuchet MS" w:cs="Calibri"/>
                <w:sz w:val="22"/>
                <w:szCs w:val="22"/>
              </w:rPr>
              <w:t>Trust</w:t>
            </w:r>
            <w:proofErr w:type="spellEnd"/>
            <w:r w:rsidRPr="00675412">
              <w:rPr>
                <w:rFonts w:ascii="Trebuchet MS" w:hAnsi="Trebuchet MS" w:cs="Calibri"/>
                <w:sz w:val="22"/>
                <w:szCs w:val="22"/>
              </w:rPr>
              <w:t xml:space="preserve"> DTVM S.A.</w:t>
            </w:r>
          </w:p>
        </w:tc>
        <w:tc>
          <w:tcPr>
            <w:tcW w:w="3260" w:type="dxa"/>
            <w:shd w:val="clear" w:color="000000" w:fill="FFFFFF"/>
            <w:noWrap/>
            <w:vAlign w:val="center"/>
            <w:hideMark/>
          </w:tcPr>
          <w:p w14:paraId="5A4D3572" w14:textId="77777777" w:rsidR="00E73C89" w:rsidRPr="00675412" w:rsidRDefault="00E73C89" w:rsidP="00E73C89">
            <w:pPr>
              <w:spacing w:line="280" w:lineRule="exact"/>
              <w:jc w:val="left"/>
              <w:rPr>
                <w:rFonts w:ascii="Trebuchet MS" w:hAnsi="Trebuchet MS" w:cs="Calibri"/>
                <w:sz w:val="22"/>
                <w:szCs w:val="22"/>
              </w:rPr>
            </w:pPr>
            <w:proofErr w:type="gramStart"/>
            <w:r w:rsidRPr="00675412">
              <w:rPr>
                <w:rFonts w:ascii="Trebuchet MS" w:hAnsi="Trebuchet MS" w:cs="Calibri"/>
                <w:sz w:val="22"/>
                <w:szCs w:val="22"/>
              </w:rPr>
              <w:t>Implantação CRI</w:t>
            </w:r>
            <w:proofErr w:type="gramEnd"/>
            <w:r w:rsidRPr="00675412">
              <w:rPr>
                <w:rFonts w:ascii="Trebuchet MS" w:hAnsi="Trebuchet MS" w:cs="Calibri"/>
                <w:sz w:val="22"/>
                <w:szCs w:val="22"/>
              </w:rPr>
              <w:t xml:space="preserve"> + Parcela Agente Fiduciário</w:t>
            </w:r>
            <w:r>
              <w:rPr>
                <w:rFonts w:ascii="Trebuchet MS" w:hAnsi="Trebuchet MS" w:cs="Calibri"/>
                <w:sz w:val="22"/>
                <w:szCs w:val="22"/>
              </w:rPr>
              <w:t xml:space="preserve"> / </w:t>
            </w:r>
            <w:r>
              <w:rPr>
                <w:rFonts w:ascii="Trebuchet MS" w:hAnsi="Trebuchet MS"/>
                <w:sz w:val="22"/>
                <w:szCs w:val="22"/>
              </w:rPr>
              <w:t xml:space="preserve">CRI </w:t>
            </w:r>
            <w:proofErr w:type="spellStart"/>
            <w:r>
              <w:rPr>
                <w:rFonts w:ascii="Trebuchet MS" w:hAnsi="Trebuchet MS"/>
                <w:sz w:val="22"/>
                <w:szCs w:val="22"/>
              </w:rPr>
              <w:t>Implementation</w:t>
            </w:r>
            <w:proofErr w:type="spellEnd"/>
            <w:r>
              <w:rPr>
                <w:rFonts w:ascii="Trebuchet MS" w:hAnsi="Trebuchet MS"/>
                <w:sz w:val="22"/>
                <w:szCs w:val="22"/>
              </w:rPr>
              <w:t xml:space="preserve"> + </w:t>
            </w:r>
            <w:proofErr w:type="spellStart"/>
            <w:r>
              <w:rPr>
                <w:rFonts w:ascii="Trebuchet MS" w:hAnsi="Trebuchet MS"/>
                <w:sz w:val="22"/>
                <w:szCs w:val="22"/>
              </w:rPr>
              <w:t>Fiduciary</w:t>
            </w:r>
            <w:proofErr w:type="spellEnd"/>
            <w:r>
              <w:rPr>
                <w:rFonts w:ascii="Trebuchet MS" w:hAnsi="Trebuchet MS"/>
                <w:sz w:val="22"/>
                <w:szCs w:val="22"/>
              </w:rPr>
              <w:t xml:space="preserve"> Agent </w:t>
            </w:r>
            <w:proofErr w:type="spellStart"/>
            <w:r>
              <w:rPr>
                <w:rFonts w:ascii="Trebuchet MS" w:hAnsi="Trebuchet MS"/>
                <w:sz w:val="22"/>
                <w:szCs w:val="22"/>
              </w:rPr>
              <w:t>Installment</w:t>
            </w:r>
            <w:proofErr w:type="spellEnd"/>
          </w:p>
        </w:tc>
        <w:tc>
          <w:tcPr>
            <w:tcW w:w="1701" w:type="dxa"/>
            <w:shd w:val="clear" w:color="000000" w:fill="FFFFFF"/>
            <w:noWrap/>
            <w:vAlign w:val="center"/>
            <w:hideMark/>
          </w:tcPr>
          <w:p w14:paraId="5F084408"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Única (Implantação) + 1ª Parcela</w:t>
            </w:r>
          </w:p>
        </w:tc>
        <w:tc>
          <w:tcPr>
            <w:tcW w:w="1867" w:type="dxa"/>
            <w:vAlign w:val="center"/>
          </w:tcPr>
          <w:p w14:paraId="5B26DD24" w14:textId="77777777" w:rsidR="00E73C89" w:rsidRPr="001B43BB" w:rsidRDefault="00E73C89" w:rsidP="00E73C89">
            <w:pPr>
              <w:spacing w:line="280" w:lineRule="exact"/>
              <w:jc w:val="center"/>
              <w:rPr>
                <w:rFonts w:ascii="Trebuchet MS" w:hAnsi="Trebuchet MS"/>
                <w:sz w:val="22"/>
                <w:szCs w:val="22"/>
                <w:lang w:val="en-GB"/>
              </w:rPr>
            </w:pPr>
            <w:r w:rsidRPr="001B43BB">
              <w:rPr>
                <w:rFonts w:ascii="Trebuchet MS" w:hAnsi="Trebuchet MS"/>
                <w:sz w:val="22"/>
                <w:szCs w:val="22"/>
                <w:lang w:val="en-GB" w:eastAsia="en-US"/>
              </w:rPr>
              <w:t>Single payment (Implementation) + 1</w:t>
            </w:r>
            <w:r w:rsidRPr="001B43BB">
              <w:rPr>
                <w:rFonts w:ascii="Trebuchet MS" w:hAnsi="Trebuchet MS"/>
                <w:sz w:val="22"/>
                <w:szCs w:val="22"/>
                <w:vertAlign w:val="superscript"/>
                <w:lang w:val="en-GB" w:eastAsia="en-US"/>
              </w:rPr>
              <w:t>st</w:t>
            </w:r>
            <w:r w:rsidRPr="001B43BB">
              <w:rPr>
                <w:rFonts w:ascii="Trebuchet MS" w:hAnsi="Trebuchet MS"/>
                <w:sz w:val="22"/>
                <w:szCs w:val="22"/>
                <w:lang w:val="en-GB" w:eastAsia="en-US"/>
              </w:rPr>
              <w:t xml:space="preserve"> </w:t>
            </w:r>
            <w:proofErr w:type="spellStart"/>
            <w:r w:rsidRPr="001B43BB">
              <w:rPr>
                <w:rFonts w:ascii="Trebuchet MS" w:hAnsi="Trebuchet MS"/>
                <w:sz w:val="22"/>
                <w:szCs w:val="22"/>
                <w:lang w:val="en-GB" w:eastAsia="en-US"/>
              </w:rPr>
              <w:t>Installment</w:t>
            </w:r>
            <w:proofErr w:type="spellEnd"/>
          </w:p>
        </w:tc>
        <w:tc>
          <w:tcPr>
            <w:tcW w:w="1677" w:type="dxa"/>
            <w:shd w:val="clear" w:color="auto" w:fill="auto"/>
            <w:noWrap/>
            <w:vAlign w:val="center"/>
          </w:tcPr>
          <w:p w14:paraId="7CFEA00A"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19.920,32</w:t>
            </w:r>
          </w:p>
        </w:tc>
      </w:tr>
      <w:tr w:rsidR="00E73C89" w:rsidRPr="00675412" w14:paraId="28FA59ED" w14:textId="77777777" w:rsidTr="00185239">
        <w:trPr>
          <w:trHeight w:val="263"/>
          <w:jc w:val="center"/>
        </w:trPr>
        <w:tc>
          <w:tcPr>
            <w:tcW w:w="1555" w:type="dxa"/>
            <w:shd w:val="clear" w:color="000000" w:fill="FFFFFF"/>
            <w:vAlign w:val="center"/>
          </w:tcPr>
          <w:p w14:paraId="17EBF42F"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 xml:space="preserve">Oliveira </w:t>
            </w:r>
            <w:proofErr w:type="spellStart"/>
            <w:r w:rsidRPr="00675412">
              <w:rPr>
                <w:rFonts w:ascii="Trebuchet MS" w:hAnsi="Trebuchet MS" w:cs="Calibri"/>
                <w:sz w:val="22"/>
                <w:szCs w:val="22"/>
              </w:rPr>
              <w:t>Trust</w:t>
            </w:r>
            <w:proofErr w:type="spellEnd"/>
            <w:r w:rsidRPr="00675412">
              <w:rPr>
                <w:rFonts w:ascii="Trebuchet MS" w:hAnsi="Trebuchet MS" w:cs="Calibri"/>
                <w:sz w:val="22"/>
                <w:szCs w:val="22"/>
              </w:rPr>
              <w:t xml:space="preserve"> DTVM S.A.</w:t>
            </w:r>
          </w:p>
        </w:tc>
        <w:tc>
          <w:tcPr>
            <w:tcW w:w="3260" w:type="dxa"/>
            <w:shd w:val="clear" w:color="000000" w:fill="FFFFFF"/>
            <w:noWrap/>
            <w:vAlign w:val="center"/>
            <w:hideMark/>
          </w:tcPr>
          <w:p w14:paraId="52035C7B"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Custódia da CCI</w:t>
            </w:r>
            <w:r>
              <w:rPr>
                <w:rFonts w:ascii="Trebuchet MS" w:hAnsi="Trebuchet MS" w:cs="Calibri"/>
                <w:sz w:val="22"/>
                <w:szCs w:val="22"/>
              </w:rPr>
              <w:t xml:space="preserve"> / </w:t>
            </w:r>
            <w:r>
              <w:rPr>
                <w:rFonts w:ascii="Trebuchet MS" w:hAnsi="Trebuchet MS"/>
                <w:sz w:val="22"/>
                <w:szCs w:val="22"/>
              </w:rPr>
              <w:t xml:space="preserve">CCI </w:t>
            </w:r>
            <w:proofErr w:type="spellStart"/>
            <w:r>
              <w:rPr>
                <w:rFonts w:ascii="Trebuchet MS" w:hAnsi="Trebuchet MS"/>
                <w:sz w:val="22"/>
                <w:szCs w:val="22"/>
              </w:rPr>
              <w:t>Custody</w:t>
            </w:r>
            <w:proofErr w:type="spellEnd"/>
          </w:p>
        </w:tc>
        <w:tc>
          <w:tcPr>
            <w:tcW w:w="1701" w:type="dxa"/>
            <w:shd w:val="clear" w:color="000000" w:fill="FFFFFF"/>
            <w:noWrap/>
            <w:vAlign w:val="center"/>
            <w:hideMark/>
          </w:tcPr>
          <w:p w14:paraId="65FFB75E"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1ª Parcela</w:t>
            </w:r>
          </w:p>
        </w:tc>
        <w:tc>
          <w:tcPr>
            <w:tcW w:w="1867" w:type="dxa"/>
            <w:vAlign w:val="center"/>
          </w:tcPr>
          <w:p w14:paraId="1E2A8571"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1</w:t>
            </w:r>
            <w:r>
              <w:rPr>
                <w:rFonts w:ascii="Trebuchet MS" w:hAnsi="Trebuchet MS"/>
                <w:sz w:val="22"/>
                <w:szCs w:val="22"/>
                <w:vertAlign w:val="superscript"/>
                <w:lang w:eastAsia="en-US"/>
              </w:rPr>
              <w:t>st</w:t>
            </w:r>
            <w:r>
              <w:rPr>
                <w:rFonts w:ascii="Trebuchet MS" w:hAnsi="Trebuchet MS"/>
                <w:sz w:val="22"/>
                <w:szCs w:val="22"/>
                <w:lang w:eastAsia="en-US"/>
              </w:rPr>
              <w:t xml:space="preserve"> </w:t>
            </w:r>
            <w:proofErr w:type="spellStart"/>
            <w:r>
              <w:rPr>
                <w:rFonts w:ascii="Trebuchet MS" w:hAnsi="Trebuchet MS"/>
                <w:sz w:val="22"/>
                <w:szCs w:val="22"/>
                <w:lang w:eastAsia="en-US"/>
              </w:rPr>
              <w:t>Installment</w:t>
            </w:r>
            <w:proofErr w:type="spellEnd"/>
          </w:p>
        </w:tc>
        <w:tc>
          <w:tcPr>
            <w:tcW w:w="1677" w:type="dxa"/>
            <w:shd w:val="clear" w:color="auto" w:fill="auto"/>
            <w:noWrap/>
            <w:vAlign w:val="center"/>
          </w:tcPr>
          <w:p w14:paraId="604DEFEE"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2.276,61</w:t>
            </w:r>
          </w:p>
        </w:tc>
      </w:tr>
      <w:tr w:rsidR="00E73C89" w:rsidRPr="00675412" w14:paraId="1E0B6440" w14:textId="77777777" w:rsidTr="00185239">
        <w:trPr>
          <w:trHeight w:val="263"/>
          <w:jc w:val="center"/>
        </w:trPr>
        <w:tc>
          <w:tcPr>
            <w:tcW w:w="1555" w:type="dxa"/>
            <w:shd w:val="clear" w:color="000000" w:fill="FFFFFF"/>
            <w:vAlign w:val="center"/>
          </w:tcPr>
          <w:p w14:paraId="2758921F" w14:textId="77777777" w:rsidR="00E73C89" w:rsidRPr="00675412" w:rsidRDefault="00E73C89" w:rsidP="00E73C89">
            <w:pPr>
              <w:spacing w:line="280" w:lineRule="exact"/>
              <w:jc w:val="left"/>
              <w:rPr>
                <w:rFonts w:ascii="Trebuchet MS" w:hAnsi="Trebuchet MS" w:cs="Calibri"/>
                <w:sz w:val="22"/>
                <w:szCs w:val="22"/>
              </w:rPr>
            </w:pPr>
            <w:proofErr w:type="spellStart"/>
            <w:r w:rsidRPr="00675412">
              <w:rPr>
                <w:rFonts w:ascii="Trebuchet MS" w:hAnsi="Trebuchet MS" w:cs="Calibri"/>
                <w:sz w:val="22"/>
                <w:szCs w:val="22"/>
              </w:rPr>
              <w:t>True</w:t>
            </w:r>
            <w:proofErr w:type="spellEnd"/>
            <w:r w:rsidRPr="00675412">
              <w:rPr>
                <w:rFonts w:ascii="Trebuchet MS" w:hAnsi="Trebuchet MS" w:cs="Calibri"/>
                <w:sz w:val="22"/>
                <w:szCs w:val="22"/>
              </w:rPr>
              <w:t xml:space="preserve"> </w:t>
            </w:r>
            <w:proofErr w:type="spellStart"/>
            <w:r w:rsidRPr="00675412">
              <w:rPr>
                <w:rFonts w:ascii="Trebuchet MS" w:hAnsi="Trebuchet MS" w:cs="Calibri"/>
                <w:sz w:val="22"/>
                <w:szCs w:val="22"/>
              </w:rPr>
              <w:t>Securitizadora</w:t>
            </w:r>
            <w:proofErr w:type="spellEnd"/>
            <w:r w:rsidRPr="00675412">
              <w:rPr>
                <w:rFonts w:ascii="Trebuchet MS" w:hAnsi="Trebuchet MS" w:cs="Calibri"/>
                <w:sz w:val="22"/>
                <w:szCs w:val="22"/>
              </w:rPr>
              <w:t xml:space="preserve"> S.A.</w:t>
            </w:r>
          </w:p>
        </w:tc>
        <w:tc>
          <w:tcPr>
            <w:tcW w:w="3260" w:type="dxa"/>
            <w:shd w:val="clear" w:color="000000" w:fill="FFFFFF"/>
            <w:noWrap/>
            <w:vAlign w:val="center"/>
            <w:hideMark/>
          </w:tcPr>
          <w:p w14:paraId="0BEA6B82"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Coordenador Líder</w:t>
            </w:r>
            <w:r>
              <w:rPr>
                <w:rFonts w:ascii="Trebuchet MS" w:hAnsi="Trebuchet MS" w:cs="Calibri"/>
                <w:sz w:val="22"/>
                <w:szCs w:val="22"/>
              </w:rPr>
              <w:t xml:space="preserve"> / </w:t>
            </w:r>
            <w:r>
              <w:rPr>
                <w:rFonts w:ascii="Trebuchet MS" w:hAnsi="Trebuchet MS"/>
                <w:sz w:val="22"/>
                <w:szCs w:val="22"/>
              </w:rPr>
              <w:t xml:space="preserve">Lead </w:t>
            </w:r>
            <w:proofErr w:type="spellStart"/>
            <w:r>
              <w:rPr>
                <w:rFonts w:ascii="Trebuchet MS" w:hAnsi="Trebuchet MS"/>
                <w:sz w:val="22"/>
                <w:szCs w:val="22"/>
              </w:rPr>
              <w:t>Coordinator</w:t>
            </w:r>
            <w:proofErr w:type="spellEnd"/>
          </w:p>
        </w:tc>
        <w:tc>
          <w:tcPr>
            <w:tcW w:w="1701" w:type="dxa"/>
            <w:shd w:val="clear" w:color="000000" w:fill="FFFFFF"/>
            <w:noWrap/>
            <w:vAlign w:val="center"/>
            <w:hideMark/>
          </w:tcPr>
          <w:p w14:paraId="3B2B0F34"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Única</w:t>
            </w:r>
          </w:p>
        </w:tc>
        <w:tc>
          <w:tcPr>
            <w:tcW w:w="1867" w:type="dxa"/>
            <w:vAlign w:val="center"/>
          </w:tcPr>
          <w:p w14:paraId="7DF30179"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 xml:space="preserve">Single </w:t>
            </w:r>
            <w:proofErr w:type="spellStart"/>
            <w:r>
              <w:rPr>
                <w:rFonts w:ascii="Trebuchet MS" w:hAnsi="Trebuchet MS"/>
                <w:sz w:val="22"/>
                <w:szCs w:val="22"/>
                <w:lang w:eastAsia="en-US"/>
              </w:rPr>
              <w:t>payment</w:t>
            </w:r>
            <w:proofErr w:type="spellEnd"/>
          </w:p>
        </w:tc>
        <w:tc>
          <w:tcPr>
            <w:tcW w:w="1677" w:type="dxa"/>
            <w:shd w:val="clear" w:color="auto" w:fill="auto"/>
            <w:noWrap/>
            <w:vAlign w:val="center"/>
          </w:tcPr>
          <w:p w14:paraId="6E8C7903"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33.483,40</w:t>
            </w:r>
          </w:p>
        </w:tc>
      </w:tr>
      <w:tr w:rsidR="00E73C89" w:rsidRPr="00675412" w14:paraId="24A9E223" w14:textId="77777777" w:rsidTr="00185239">
        <w:trPr>
          <w:trHeight w:val="263"/>
          <w:jc w:val="center"/>
        </w:trPr>
        <w:tc>
          <w:tcPr>
            <w:tcW w:w="1555" w:type="dxa"/>
            <w:shd w:val="clear" w:color="000000" w:fill="FFFFFF"/>
            <w:vAlign w:val="center"/>
          </w:tcPr>
          <w:p w14:paraId="36119DFA"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Itaú</w:t>
            </w:r>
          </w:p>
        </w:tc>
        <w:tc>
          <w:tcPr>
            <w:tcW w:w="3260" w:type="dxa"/>
            <w:shd w:val="clear" w:color="000000" w:fill="FFFFFF"/>
            <w:noWrap/>
            <w:vAlign w:val="center"/>
            <w:hideMark/>
          </w:tcPr>
          <w:p w14:paraId="5CE65889" w14:textId="77777777" w:rsidR="00E73C89" w:rsidRPr="00675412" w:rsidRDefault="00E73C89" w:rsidP="00E73C89">
            <w:pPr>
              <w:spacing w:line="280" w:lineRule="exact"/>
              <w:jc w:val="left"/>
              <w:rPr>
                <w:rFonts w:ascii="Trebuchet MS" w:hAnsi="Trebuchet MS" w:cs="Calibri"/>
                <w:sz w:val="22"/>
                <w:szCs w:val="22"/>
              </w:rPr>
            </w:pPr>
            <w:proofErr w:type="spellStart"/>
            <w:r w:rsidRPr="00675412">
              <w:rPr>
                <w:rFonts w:ascii="Trebuchet MS" w:hAnsi="Trebuchet MS" w:cs="Calibri"/>
                <w:sz w:val="22"/>
                <w:szCs w:val="22"/>
              </w:rPr>
              <w:t>Escriturador</w:t>
            </w:r>
            <w:proofErr w:type="spellEnd"/>
            <w:r w:rsidRPr="00675412">
              <w:rPr>
                <w:rFonts w:ascii="Trebuchet MS" w:hAnsi="Trebuchet MS" w:cs="Calibri"/>
                <w:sz w:val="22"/>
                <w:szCs w:val="22"/>
              </w:rPr>
              <w:t xml:space="preserve"> e liquidante</w:t>
            </w:r>
            <w:r>
              <w:rPr>
                <w:rFonts w:ascii="Trebuchet MS" w:hAnsi="Trebuchet MS" w:cs="Calibri"/>
                <w:sz w:val="22"/>
                <w:szCs w:val="22"/>
              </w:rPr>
              <w:t xml:space="preserve"> / </w:t>
            </w:r>
            <w:proofErr w:type="spellStart"/>
            <w:r>
              <w:rPr>
                <w:rFonts w:ascii="Trebuchet MS" w:hAnsi="Trebuchet MS"/>
                <w:sz w:val="22"/>
                <w:szCs w:val="22"/>
              </w:rPr>
              <w:t>Bookkeeping</w:t>
            </w:r>
            <w:proofErr w:type="spellEnd"/>
            <w:r>
              <w:rPr>
                <w:rFonts w:ascii="Trebuchet MS" w:hAnsi="Trebuchet MS"/>
                <w:sz w:val="22"/>
                <w:szCs w:val="22"/>
              </w:rPr>
              <w:t xml:space="preserve"> Agent </w:t>
            </w:r>
            <w:proofErr w:type="spellStart"/>
            <w:r>
              <w:rPr>
                <w:rFonts w:ascii="Trebuchet MS" w:hAnsi="Trebuchet MS"/>
                <w:sz w:val="22"/>
                <w:szCs w:val="22"/>
              </w:rPr>
              <w:t>and</w:t>
            </w:r>
            <w:proofErr w:type="spellEnd"/>
            <w:r>
              <w:rPr>
                <w:rFonts w:ascii="Trebuchet MS" w:hAnsi="Trebuchet MS"/>
                <w:sz w:val="22"/>
                <w:szCs w:val="22"/>
              </w:rPr>
              <w:t xml:space="preserve"> </w:t>
            </w:r>
            <w:proofErr w:type="spellStart"/>
            <w:r>
              <w:rPr>
                <w:rFonts w:ascii="Trebuchet MS" w:hAnsi="Trebuchet MS"/>
                <w:sz w:val="22"/>
                <w:szCs w:val="22"/>
              </w:rPr>
              <w:t>Liquidator</w:t>
            </w:r>
            <w:proofErr w:type="spellEnd"/>
          </w:p>
        </w:tc>
        <w:tc>
          <w:tcPr>
            <w:tcW w:w="1701" w:type="dxa"/>
            <w:shd w:val="clear" w:color="000000" w:fill="FFFFFF"/>
            <w:noWrap/>
            <w:vAlign w:val="center"/>
            <w:hideMark/>
          </w:tcPr>
          <w:p w14:paraId="0BDF5C03"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1ª Parcela</w:t>
            </w:r>
          </w:p>
        </w:tc>
        <w:tc>
          <w:tcPr>
            <w:tcW w:w="1867" w:type="dxa"/>
            <w:vAlign w:val="center"/>
          </w:tcPr>
          <w:p w14:paraId="12D98335"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1</w:t>
            </w:r>
            <w:r>
              <w:rPr>
                <w:rFonts w:ascii="Trebuchet MS" w:hAnsi="Trebuchet MS"/>
                <w:sz w:val="22"/>
                <w:szCs w:val="22"/>
                <w:vertAlign w:val="superscript"/>
                <w:lang w:eastAsia="en-US"/>
              </w:rPr>
              <w:t>st</w:t>
            </w:r>
            <w:r>
              <w:rPr>
                <w:rFonts w:ascii="Trebuchet MS" w:hAnsi="Trebuchet MS"/>
                <w:sz w:val="22"/>
                <w:szCs w:val="22"/>
                <w:lang w:eastAsia="en-US"/>
              </w:rPr>
              <w:t xml:space="preserve"> </w:t>
            </w:r>
            <w:proofErr w:type="spellStart"/>
            <w:r>
              <w:rPr>
                <w:rFonts w:ascii="Trebuchet MS" w:hAnsi="Trebuchet MS"/>
                <w:sz w:val="22"/>
                <w:szCs w:val="22"/>
                <w:lang w:eastAsia="en-US"/>
              </w:rPr>
              <w:t>Installment</w:t>
            </w:r>
            <w:proofErr w:type="spellEnd"/>
          </w:p>
        </w:tc>
        <w:tc>
          <w:tcPr>
            <w:tcW w:w="1677" w:type="dxa"/>
            <w:shd w:val="clear" w:color="auto" w:fill="auto"/>
            <w:noWrap/>
            <w:vAlign w:val="center"/>
          </w:tcPr>
          <w:p w14:paraId="3D8B50DC"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500,00</w:t>
            </w:r>
          </w:p>
        </w:tc>
      </w:tr>
      <w:tr w:rsidR="00E73C89" w:rsidRPr="00675412" w14:paraId="4BD5AEF3" w14:textId="77777777" w:rsidTr="00185239">
        <w:trPr>
          <w:trHeight w:val="263"/>
          <w:jc w:val="center"/>
        </w:trPr>
        <w:tc>
          <w:tcPr>
            <w:tcW w:w="1555" w:type="dxa"/>
            <w:shd w:val="clear" w:color="000000" w:fill="FFFFFF"/>
            <w:vAlign w:val="center"/>
          </w:tcPr>
          <w:p w14:paraId="245526DE"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Auditor</w:t>
            </w:r>
          </w:p>
        </w:tc>
        <w:tc>
          <w:tcPr>
            <w:tcW w:w="3260" w:type="dxa"/>
            <w:shd w:val="clear" w:color="000000" w:fill="FFFFFF"/>
            <w:noWrap/>
            <w:vAlign w:val="center"/>
            <w:hideMark/>
          </w:tcPr>
          <w:p w14:paraId="71C0D76E"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Auditoria do Patrimônio Separado</w:t>
            </w:r>
            <w:r>
              <w:rPr>
                <w:rFonts w:ascii="Trebuchet MS" w:hAnsi="Trebuchet MS" w:cs="Calibri"/>
                <w:sz w:val="22"/>
                <w:szCs w:val="22"/>
              </w:rPr>
              <w:t xml:space="preserve"> / </w:t>
            </w:r>
            <w:proofErr w:type="spellStart"/>
            <w:r>
              <w:rPr>
                <w:rFonts w:ascii="Trebuchet MS" w:hAnsi="Trebuchet MS"/>
                <w:sz w:val="22"/>
                <w:szCs w:val="22"/>
              </w:rPr>
              <w:t>Audit</w:t>
            </w:r>
            <w:proofErr w:type="spellEnd"/>
            <w:r>
              <w:rPr>
                <w:rFonts w:ascii="Trebuchet MS" w:hAnsi="Trebuchet MS"/>
                <w:sz w:val="22"/>
                <w:szCs w:val="22"/>
              </w:rPr>
              <w:t xml:space="preserve"> </w:t>
            </w:r>
            <w:proofErr w:type="spellStart"/>
            <w:r>
              <w:rPr>
                <w:rFonts w:ascii="Trebuchet MS" w:hAnsi="Trebuchet MS"/>
                <w:sz w:val="22"/>
                <w:szCs w:val="22"/>
              </w:rPr>
              <w:t>of</w:t>
            </w:r>
            <w:proofErr w:type="spellEnd"/>
            <w:r>
              <w:rPr>
                <w:rFonts w:ascii="Trebuchet MS" w:hAnsi="Trebuchet MS"/>
                <w:sz w:val="22"/>
                <w:szCs w:val="22"/>
              </w:rPr>
              <w:t xml:space="preserve"> </w:t>
            </w:r>
            <w:proofErr w:type="spellStart"/>
            <w:r>
              <w:rPr>
                <w:rFonts w:ascii="Trebuchet MS" w:hAnsi="Trebuchet MS"/>
                <w:sz w:val="22"/>
                <w:szCs w:val="22"/>
              </w:rPr>
              <w:t>the</w:t>
            </w:r>
            <w:proofErr w:type="spellEnd"/>
            <w:r>
              <w:rPr>
                <w:rFonts w:ascii="Trebuchet MS" w:hAnsi="Trebuchet MS"/>
                <w:sz w:val="22"/>
                <w:szCs w:val="22"/>
              </w:rPr>
              <w:t xml:space="preserve"> </w:t>
            </w:r>
            <w:proofErr w:type="spellStart"/>
            <w:r>
              <w:rPr>
                <w:rFonts w:ascii="Trebuchet MS" w:hAnsi="Trebuchet MS"/>
                <w:sz w:val="22"/>
                <w:szCs w:val="22"/>
              </w:rPr>
              <w:t>Segregated</w:t>
            </w:r>
            <w:proofErr w:type="spellEnd"/>
            <w:r>
              <w:rPr>
                <w:rFonts w:ascii="Trebuchet MS" w:hAnsi="Trebuchet MS"/>
                <w:sz w:val="22"/>
                <w:szCs w:val="22"/>
              </w:rPr>
              <w:t xml:space="preserve"> </w:t>
            </w:r>
            <w:proofErr w:type="spellStart"/>
            <w:r>
              <w:rPr>
                <w:rFonts w:ascii="Trebuchet MS" w:hAnsi="Trebuchet MS"/>
                <w:sz w:val="22"/>
                <w:szCs w:val="22"/>
              </w:rPr>
              <w:t>Assets</w:t>
            </w:r>
            <w:proofErr w:type="spellEnd"/>
          </w:p>
        </w:tc>
        <w:tc>
          <w:tcPr>
            <w:tcW w:w="1701" w:type="dxa"/>
            <w:shd w:val="clear" w:color="000000" w:fill="FFFFFF"/>
            <w:noWrap/>
            <w:vAlign w:val="center"/>
            <w:hideMark/>
          </w:tcPr>
          <w:p w14:paraId="0E158D6D"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1ª Parcela</w:t>
            </w:r>
          </w:p>
        </w:tc>
        <w:tc>
          <w:tcPr>
            <w:tcW w:w="1867" w:type="dxa"/>
            <w:vAlign w:val="center"/>
          </w:tcPr>
          <w:p w14:paraId="6BDF48D1"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1</w:t>
            </w:r>
            <w:r>
              <w:rPr>
                <w:rFonts w:ascii="Trebuchet MS" w:hAnsi="Trebuchet MS"/>
                <w:sz w:val="22"/>
                <w:szCs w:val="22"/>
                <w:vertAlign w:val="superscript"/>
                <w:lang w:eastAsia="en-US"/>
              </w:rPr>
              <w:t>st</w:t>
            </w:r>
            <w:r>
              <w:rPr>
                <w:rFonts w:ascii="Trebuchet MS" w:hAnsi="Trebuchet MS"/>
                <w:sz w:val="22"/>
                <w:szCs w:val="22"/>
                <w:lang w:eastAsia="en-US"/>
              </w:rPr>
              <w:t xml:space="preserve"> </w:t>
            </w:r>
            <w:proofErr w:type="spellStart"/>
            <w:r>
              <w:rPr>
                <w:rFonts w:ascii="Trebuchet MS" w:hAnsi="Trebuchet MS"/>
                <w:sz w:val="22"/>
                <w:szCs w:val="22"/>
                <w:lang w:eastAsia="en-US"/>
              </w:rPr>
              <w:t>Installment</w:t>
            </w:r>
            <w:proofErr w:type="spellEnd"/>
          </w:p>
        </w:tc>
        <w:tc>
          <w:tcPr>
            <w:tcW w:w="1677" w:type="dxa"/>
            <w:shd w:val="clear" w:color="auto" w:fill="auto"/>
            <w:noWrap/>
            <w:vAlign w:val="center"/>
          </w:tcPr>
          <w:p w14:paraId="6FF958EF"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2.880,00</w:t>
            </w:r>
          </w:p>
        </w:tc>
      </w:tr>
      <w:tr w:rsidR="00E73C89" w:rsidRPr="00675412" w14:paraId="3223D0FA" w14:textId="77777777" w:rsidTr="00185239">
        <w:trPr>
          <w:trHeight w:val="263"/>
          <w:jc w:val="center"/>
        </w:trPr>
        <w:tc>
          <w:tcPr>
            <w:tcW w:w="1555" w:type="dxa"/>
            <w:shd w:val="clear" w:color="000000" w:fill="FFFFFF"/>
            <w:vAlign w:val="center"/>
          </w:tcPr>
          <w:p w14:paraId="5FA5904B"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B3</w:t>
            </w:r>
          </w:p>
        </w:tc>
        <w:tc>
          <w:tcPr>
            <w:tcW w:w="3260" w:type="dxa"/>
            <w:shd w:val="clear" w:color="000000" w:fill="FFFFFF"/>
            <w:noWrap/>
            <w:vAlign w:val="center"/>
            <w:hideMark/>
          </w:tcPr>
          <w:p w14:paraId="6D9D7C4A"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Taxa de Registro do CRI na B3</w:t>
            </w:r>
            <w:r>
              <w:rPr>
                <w:rFonts w:ascii="Trebuchet MS" w:hAnsi="Trebuchet MS" w:cs="Calibri"/>
                <w:sz w:val="22"/>
                <w:szCs w:val="22"/>
              </w:rPr>
              <w:t xml:space="preserve"> / </w:t>
            </w:r>
            <w:r>
              <w:rPr>
                <w:rFonts w:ascii="Trebuchet MS" w:hAnsi="Trebuchet MS"/>
                <w:sz w:val="22"/>
                <w:szCs w:val="22"/>
              </w:rPr>
              <w:t xml:space="preserve">CRI B3 </w:t>
            </w:r>
            <w:proofErr w:type="spellStart"/>
            <w:r>
              <w:rPr>
                <w:rFonts w:ascii="Trebuchet MS" w:hAnsi="Trebuchet MS"/>
                <w:sz w:val="22"/>
                <w:szCs w:val="22"/>
              </w:rPr>
              <w:t>Registration</w:t>
            </w:r>
            <w:proofErr w:type="spellEnd"/>
            <w:r>
              <w:rPr>
                <w:rFonts w:ascii="Trebuchet MS" w:hAnsi="Trebuchet MS"/>
                <w:sz w:val="22"/>
                <w:szCs w:val="22"/>
              </w:rPr>
              <w:t xml:space="preserve"> </w:t>
            </w:r>
            <w:proofErr w:type="spellStart"/>
            <w:proofErr w:type="gramStart"/>
            <w:r>
              <w:rPr>
                <w:rFonts w:ascii="Trebuchet MS" w:hAnsi="Trebuchet MS"/>
                <w:sz w:val="22"/>
                <w:szCs w:val="22"/>
              </w:rPr>
              <w:t>Fee</w:t>
            </w:r>
            <w:proofErr w:type="spellEnd"/>
            <w:proofErr w:type="gramEnd"/>
          </w:p>
        </w:tc>
        <w:tc>
          <w:tcPr>
            <w:tcW w:w="1701" w:type="dxa"/>
            <w:shd w:val="clear" w:color="000000" w:fill="FFFFFF"/>
            <w:noWrap/>
            <w:hideMark/>
          </w:tcPr>
          <w:p w14:paraId="4DB60410"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Única</w:t>
            </w:r>
          </w:p>
        </w:tc>
        <w:tc>
          <w:tcPr>
            <w:tcW w:w="1867" w:type="dxa"/>
          </w:tcPr>
          <w:p w14:paraId="5AC6CA47"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 xml:space="preserve">Single </w:t>
            </w:r>
            <w:proofErr w:type="spellStart"/>
            <w:r>
              <w:rPr>
                <w:rFonts w:ascii="Trebuchet MS" w:hAnsi="Trebuchet MS"/>
                <w:sz w:val="22"/>
                <w:szCs w:val="22"/>
                <w:lang w:eastAsia="en-US"/>
              </w:rPr>
              <w:t>payment</w:t>
            </w:r>
            <w:proofErr w:type="spellEnd"/>
          </w:p>
        </w:tc>
        <w:tc>
          <w:tcPr>
            <w:tcW w:w="1677" w:type="dxa"/>
            <w:shd w:val="clear" w:color="auto" w:fill="auto"/>
            <w:noWrap/>
            <w:vAlign w:val="center"/>
          </w:tcPr>
          <w:p w14:paraId="174AF849"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20.300,00</w:t>
            </w:r>
          </w:p>
        </w:tc>
      </w:tr>
      <w:tr w:rsidR="00E73C89" w:rsidRPr="00675412" w14:paraId="183CBF66" w14:textId="77777777" w:rsidTr="00185239">
        <w:trPr>
          <w:trHeight w:val="263"/>
          <w:jc w:val="center"/>
        </w:trPr>
        <w:tc>
          <w:tcPr>
            <w:tcW w:w="1555" w:type="dxa"/>
            <w:shd w:val="clear" w:color="000000" w:fill="FFFFFF"/>
            <w:vAlign w:val="center"/>
          </w:tcPr>
          <w:p w14:paraId="2314D319"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B3</w:t>
            </w:r>
          </w:p>
        </w:tc>
        <w:tc>
          <w:tcPr>
            <w:tcW w:w="3260" w:type="dxa"/>
            <w:shd w:val="clear" w:color="000000" w:fill="FFFFFF"/>
            <w:noWrap/>
            <w:vAlign w:val="center"/>
            <w:hideMark/>
          </w:tcPr>
          <w:p w14:paraId="70F33C79"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Taxa de Registro da</w:t>
            </w:r>
            <w:r>
              <w:rPr>
                <w:rFonts w:ascii="Trebuchet MS" w:hAnsi="Trebuchet MS" w:cs="Calibri"/>
                <w:sz w:val="22"/>
                <w:szCs w:val="22"/>
              </w:rPr>
              <w:t>s</w:t>
            </w:r>
            <w:r w:rsidRPr="00675412">
              <w:rPr>
                <w:rFonts w:ascii="Trebuchet MS" w:hAnsi="Trebuchet MS" w:cs="Calibri"/>
                <w:sz w:val="22"/>
                <w:szCs w:val="22"/>
              </w:rPr>
              <w:t xml:space="preserve"> CCI na B3</w:t>
            </w:r>
            <w:r>
              <w:rPr>
                <w:rFonts w:ascii="Trebuchet MS" w:hAnsi="Trebuchet MS" w:cs="Calibri"/>
                <w:sz w:val="22"/>
                <w:szCs w:val="22"/>
              </w:rPr>
              <w:t xml:space="preserve"> / </w:t>
            </w:r>
            <w:r>
              <w:rPr>
                <w:rFonts w:ascii="Trebuchet MS" w:hAnsi="Trebuchet MS"/>
                <w:sz w:val="22"/>
                <w:szCs w:val="22"/>
              </w:rPr>
              <w:t xml:space="preserve">CCI B3 </w:t>
            </w:r>
            <w:proofErr w:type="spellStart"/>
            <w:r>
              <w:rPr>
                <w:rFonts w:ascii="Trebuchet MS" w:hAnsi="Trebuchet MS"/>
                <w:sz w:val="22"/>
                <w:szCs w:val="22"/>
              </w:rPr>
              <w:t>Registration</w:t>
            </w:r>
            <w:proofErr w:type="spellEnd"/>
            <w:r>
              <w:rPr>
                <w:rFonts w:ascii="Trebuchet MS" w:hAnsi="Trebuchet MS"/>
                <w:sz w:val="22"/>
                <w:szCs w:val="22"/>
              </w:rPr>
              <w:t xml:space="preserve"> </w:t>
            </w:r>
            <w:proofErr w:type="spellStart"/>
            <w:proofErr w:type="gramStart"/>
            <w:r>
              <w:rPr>
                <w:rFonts w:ascii="Trebuchet MS" w:hAnsi="Trebuchet MS"/>
                <w:sz w:val="22"/>
                <w:szCs w:val="22"/>
              </w:rPr>
              <w:t>Fee</w:t>
            </w:r>
            <w:proofErr w:type="spellEnd"/>
            <w:proofErr w:type="gramEnd"/>
          </w:p>
        </w:tc>
        <w:tc>
          <w:tcPr>
            <w:tcW w:w="1701" w:type="dxa"/>
            <w:shd w:val="clear" w:color="000000" w:fill="FFFFFF"/>
            <w:noWrap/>
            <w:hideMark/>
          </w:tcPr>
          <w:p w14:paraId="3E63D85B"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Única</w:t>
            </w:r>
          </w:p>
        </w:tc>
        <w:tc>
          <w:tcPr>
            <w:tcW w:w="1867" w:type="dxa"/>
          </w:tcPr>
          <w:p w14:paraId="176FF234" w14:textId="77777777" w:rsidR="00E73C89"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 xml:space="preserve">Single </w:t>
            </w:r>
            <w:proofErr w:type="spellStart"/>
            <w:r>
              <w:rPr>
                <w:rFonts w:ascii="Trebuchet MS" w:hAnsi="Trebuchet MS"/>
                <w:sz w:val="22"/>
                <w:szCs w:val="22"/>
                <w:lang w:eastAsia="en-US"/>
              </w:rPr>
              <w:t>payment</w:t>
            </w:r>
            <w:proofErr w:type="spellEnd"/>
          </w:p>
        </w:tc>
        <w:tc>
          <w:tcPr>
            <w:tcW w:w="1677" w:type="dxa"/>
            <w:shd w:val="clear" w:color="auto" w:fill="auto"/>
            <w:noWrap/>
            <w:vAlign w:val="center"/>
          </w:tcPr>
          <w:p w14:paraId="3CAB71E2" w14:textId="77777777" w:rsidR="00E73C89" w:rsidRPr="00675412" w:rsidRDefault="00E73C89" w:rsidP="00E73C89">
            <w:pPr>
              <w:spacing w:line="280" w:lineRule="exact"/>
              <w:jc w:val="center"/>
              <w:rPr>
                <w:rFonts w:ascii="Trebuchet MS" w:hAnsi="Trebuchet MS"/>
                <w:sz w:val="22"/>
                <w:szCs w:val="22"/>
              </w:rPr>
            </w:pPr>
            <w:r>
              <w:rPr>
                <w:rFonts w:ascii="Trebuchet MS" w:hAnsi="Trebuchet MS"/>
                <w:sz w:val="22"/>
                <w:szCs w:val="22"/>
              </w:rPr>
              <w:t>700,00</w:t>
            </w:r>
          </w:p>
        </w:tc>
      </w:tr>
      <w:tr w:rsidR="00E73C89" w:rsidRPr="00675412" w14:paraId="24912251" w14:textId="77777777" w:rsidTr="00185239">
        <w:trPr>
          <w:trHeight w:val="263"/>
          <w:jc w:val="center"/>
        </w:trPr>
        <w:tc>
          <w:tcPr>
            <w:tcW w:w="1555" w:type="dxa"/>
            <w:shd w:val="clear" w:color="000000" w:fill="FFFFFF"/>
            <w:vAlign w:val="center"/>
          </w:tcPr>
          <w:p w14:paraId="6D876CCA" w14:textId="77777777" w:rsidR="00E73C89" w:rsidRPr="00675412" w:rsidRDefault="00E73C89" w:rsidP="00E73C89">
            <w:pPr>
              <w:spacing w:line="280" w:lineRule="exact"/>
              <w:jc w:val="left"/>
              <w:rPr>
                <w:rFonts w:ascii="Trebuchet MS" w:hAnsi="Trebuchet MS" w:cs="Calibri"/>
                <w:sz w:val="22"/>
                <w:szCs w:val="22"/>
              </w:rPr>
            </w:pPr>
            <w:proofErr w:type="spellStart"/>
            <w:r w:rsidRPr="00675412">
              <w:rPr>
                <w:rFonts w:ascii="Trebuchet MS" w:hAnsi="Trebuchet MS" w:cs="Calibri"/>
                <w:sz w:val="22"/>
                <w:szCs w:val="22"/>
              </w:rPr>
              <w:t>Anbima</w:t>
            </w:r>
            <w:proofErr w:type="spellEnd"/>
          </w:p>
        </w:tc>
        <w:tc>
          <w:tcPr>
            <w:tcW w:w="3260" w:type="dxa"/>
            <w:shd w:val="clear" w:color="000000" w:fill="FFFFFF"/>
            <w:noWrap/>
            <w:vAlign w:val="center"/>
            <w:hideMark/>
          </w:tcPr>
          <w:p w14:paraId="7F657F2F"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 xml:space="preserve">Taxa </w:t>
            </w:r>
            <w:proofErr w:type="spellStart"/>
            <w:r w:rsidRPr="00675412">
              <w:rPr>
                <w:rFonts w:ascii="Trebuchet MS" w:hAnsi="Trebuchet MS" w:cs="Calibri"/>
                <w:sz w:val="22"/>
                <w:szCs w:val="22"/>
              </w:rPr>
              <w:t>Anbima</w:t>
            </w:r>
            <w:proofErr w:type="spellEnd"/>
            <w:r>
              <w:rPr>
                <w:rFonts w:ascii="Trebuchet MS" w:hAnsi="Trebuchet MS" w:cs="Calibri"/>
                <w:sz w:val="22"/>
                <w:szCs w:val="22"/>
              </w:rPr>
              <w:t xml:space="preserve"> / </w:t>
            </w:r>
            <w:proofErr w:type="spellStart"/>
            <w:r>
              <w:rPr>
                <w:rFonts w:ascii="Trebuchet MS" w:hAnsi="Trebuchet MS"/>
                <w:sz w:val="22"/>
                <w:szCs w:val="22"/>
              </w:rPr>
              <w:t>Anbima</w:t>
            </w:r>
            <w:proofErr w:type="spellEnd"/>
            <w:r>
              <w:rPr>
                <w:rFonts w:ascii="Trebuchet MS" w:hAnsi="Trebuchet MS"/>
                <w:sz w:val="22"/>
                <w:szCs w:val="22"/>
              </w:rPr>
              <w:t xml:space="preserve"> </w:t>
            </w:r>
            <w:proofErr w:type="spellStart"/>
            <w:proofErr w:type="gramStart"/>
            <w:r>
              <w:rPr>
                <w:rFonts w:ascii="Trebuchet MS" w:hAnsi="Trebuchet MS"/>
                <w:sz w:val="22"/>
                <w:szCs w:val="22"/>
              </w:rPr>
              <w:t>Fee</w:t>
            </w:r>
            <w:proofErr w:type="spellEnd"/>
            <w:proofErr w:type="gramEnd"/>
          </w:p>
        </w:tc>
        <w:tc>
          <w:tcPr>
            <w:tcW w:w="1701" w:type="dxa"/>
            <w:shd w:val="clear" w:color="000000" w:fill="FFFFFF"/>
            <w:noWrap/>
            <w:vAlign w:val="center"/>
            <w:hideMark/>
          </w:tcPr>
          <w:p w14:paraId="73CD2D60"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Única</w:t>
            </w:r>
          </w:p>
        </w:tc>
        <w:tc>
          <w:tcPr>
            <w:tcW w:w="1867" w:type="dxa"/>
          </w:tcPr>
          <w:p w14:paraId="2152AD18"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 xml:space="preserve">Single </w:t>
            </w:r>
            <w:proofErr w:type="spellStart"/>
            <w:r>
              <w:rPr>
                <w:rFonts w:ascii="Trebuchet MS" w:hAnsi="Trebuchet MS"/>
                <w:sz w:val="22"/>
                <w:szCs w:val="22"/>
                <w:lang w:eastAsia="en-US"/>
              </w:rPr>
              <w:t>payment</w:t>
            </w:r>
            <w:proofErr w:type="spellEnd"/>
          </w:p>
        </w:tc>
        <w:tc>
          <w:tcPr>
            <w:tcW w:w="1677" w:type="dxa"/>
            <w:shd w:val="clear" w:color="auto" w:fill="auto"/>
            <w:noWrap/>
            <w:vAlign w:val="center"/>
          </w:tcPr>
          <w:p w14:paraId="7BC736E0"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2.944,90</w:t>
            </w:r>
          </w:p>
        </w:tc>
      </w:tr>
      <w:tr w:rsidR="00E73C89" w:rsidRPr="00675412" w14:paraId="5A9938A7" w14:textId="77777777" w:rsidTr="00185239">
        <w:trPr>
          <w:trHeight w:val="263"/>
          <w:jc w:val="center"/>
        </w:trPr>
        <w:tc>
          <w:tcPr>
            <w:tcW w:w="1555" w:type="dxa"/>
            <w:shd w:val="clear" w:color="000000" w:fill="FFFFFF"/>
            <w:vAlign w:val="center"/>
          </w:tcPr>
          <w:p w14:paraId="6EDE497A"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 xml:space="preserve">Oliveira </w:t>
            </w:r>
            <w:proofErr w:type="spellStart"/>
            <w:r w:rsidRPr="00675412">
              <w:rPr>
                <w:rFonts w:ascii="Trebuchet MS" w:hAnsi="Trebuchet MS" w:cs="Calibri"/>
                <w:sz w:val="22"/>
                <w:szCs w:val="22"/>
              </w:rPr>
              <w:t>Trust</w:t>
            </w:r>
            <w:proofErr w:type="spellEnd"/>
            <w:r w:rsidRPr="00675412">
              <w:rPr>
                <w:rFonts w:ascii="Trebuchet MS" w:hAnsi="Trebuchet MS" w:cs="Calibri"/>
                <w:sz w:val="22"/>
                <w:szCs w:val="22"/>
              </w:rPr>
              <w:t xml:space="preserve"> DTVM S.A.</w:t>
            </w:r>
          </w:p>
        </w:tc>
        <w:tc>
          <w:tcPr>
            <w:tcW w:w="3260" w:type="dxa"/>
            <w:shd w:val="clear" w:color="000000" w:fill="FFFFFF"/>
            <w:noWrap/>
            <w:vAlign w:val="center"/>
            <w:hideMark/>
          </w:tcPr>
          <w:p w14:paraId="60B5B52B"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 xml:space="preserve">Implantação das </w:t>
            </w:r>
            <w:proofErr w:type="spellStart"/>
            <w:r w:rsidRPr="00675412">
              <w:rPr>
                <w:rFonts w:ascii="Trebuchet MS" w:hAnsi="Trebuchet MS" w:cs="Calibri"/>
                <w:sz w:val="22"/>
                <w:szCs w:val="22"/>
              </w:rPr>
              <w:t>CCIs</w:t>
            </w:r>
            <w:proofErr w:type="spellEnd"/>
            <w:r>
              <w:rPr>
                <w:rFonts w:ascii="Trebuchet MS" w:hAnsi="Trebuchet MS" w:cs="Calibri"/>
                <w:sz w:val="22"/>
                <w:szCs w:val="22"/>
              </w:rPr>
              <w:t xml:space="preserve"> / </w:t>
            </w:r>
            <w:proofErr w:type="spellStart"/>
            <w:r>
              <w:rPr>
                <w:rFonts w:ascii="Trebuchet MS" w:hAnsi="Trebuchet MS"/>
                <w:sz w:val="22"/>
                <w:szCs w:val="22"/>
              </w:rPr>
              <w:t>Implementation</w:t>
            </w:r>
            <w:proofErr w:type="spellEnd"/>
            <w:r>
              <w:rPr>
                <w:rFonts w:ascii="Trebuchet MS" w:hAnsi="Trebuchet MS"/>
                <w:sz w:val="22"/>
                <w:szCs w:val="22"/>
              </w:rPr>
              <w:t xml:space="preserve"> </w:t>
            </w:r>
            <w:proofErr w:type="spellStart"/>
            <w:r>
              <w:rPr>
                <w:rFonts w:ascii="Trebuchet MS" w:hAnsi="Trebuchet MS"/>
                <w:sz w:val="22"/>
                <w:szCs w:val="22"/>
              </w:rPr>
              <w:t>of</w:t>
            </w:r>
            <w:proofErr w:type="spellEnd"/>
            <w:r>
              <w:rPr>
                <w:rFonts w:ascii="Trebuchet MS" w:hAnsi="Trebuchet MS"/>
                <w:sz w:val="22"/>
                <w:szCs w:val="22"/>
              </w:rPr>
              <w:t xml:space="preserve"> </w:t>
            </w:r>
            <w:proofErr w:type="spellStart"/>
            <w:r>
              <w:rPr>
                <w:rFonts w:ascii="Trebuchet MS" w:hAnsi="Trebuchet MS"/>
                <w:sz w:val="22"/>
                <w:szCs w:val="22"/>
              </w:rPr>
              <w:t>the</w:t>
            </w:r>
            <w:proofErr w:type="spellEnd"/>
            <w:r>
              <w:rPr>
                <w:rFonts w:ascii="Trebuchet MS" w:hAnsi="Trebuchet MS"/>
                <w:sz w:val="22"/>
                <w:szCs w:val="22"/>
              </w:rPr>
              <w:t xml:space="preserve"> </w:t>
            </w:r>
            <w:proofErr w:type="spellStart"/>
            <w:r>
              <w:rPr>
                <w:rFonts w:ascii="Trebuchet MS" w:hAnsi="Trebuchet MS"/>
                <w:sz w:val="22"/>
                <w:szCs w:val="22"/>
              </w:rPr>
              <w:t>CCIs</w:t>
            </w:r>
            <w:proofErr w:type="spellEnd"/>
          </w:p>
        </w:tc>
        <w:tc>
          <w:tcPr>
            <w:tcW w:w="1701" w:type="dxa"/>
            <w:shd w:val="clear" w:color="000000" w:fill="FFFFFF"/>
            <w:noWrap/>
            <w:vAlign w:val="center"/>
            <w:hideMark/>
          </w:tcPr>
          <w:p w14:paraId="35F42989" w14:textId="77777777" w:rsidR="00E73C89" w:rsidRPr="00675412" w:rsidRDefault="00E73C89" w:rsidP="00E73C89">
            <w:pPr>
              <w:spacing w:line="280" w:lineRule="exact"/>
              <w:jc w:val="left"/>
              <w:rPr>
                <w:rFonts w:ascii="Trebuchet MS" w:hAnsi="Trebuchet MS" w:cs="Calibri"/>
                <w:sz w:val="22"/>
                <w:szCs w:val="22"/>
              </w:rPr>
            </w:pPr>
            <w:r w:rsidRPr="00675412">
              <w:rPr>
                <w:rFonts w:ascii="Trebuchet MS" w:hAnsi="Trebuchet MS" w:cs="Calibri"/>
                <w:sz w:val="22"/>
                <w:szCs w:val="22"/>
              </w:rPr>
              <w:t>Única</w:t>
            </w:r>
          </w:p>
        </w:tc>
        <w:tc>
          <w:tcPr>
            <w:tcW w:w="1867" w:type="dxa"/>
            <w:vAlign w:val="center"/>
          </w:tcPr>
          <w:p w14:paraId="72EA2A5C"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 xml:space="preserve">Single </w:t>
            </w:r>
            <w:proofErr w:type="spellStart"/>
            <w:r>
              <w:rPr>
                <w:rFonts w:ascii="Trebuchet MS" w:hAnsi="Trebuchet MS"/>
                <w:sz w:val="22"/>
                <w:szCs w:val="22"/>
                <w:lang w:eastAsia="en-US"/>
              </w:rPr>
              <w:t>payment</w:t>
            </w:r>
            <w:proofErr w:type="spellEnd"/>
          </w:p>
        </w:tc>
        <w:tc>
          <w:tcPr>
            <w:tcW w:w="1677" w:type="dxa"/>
            <w:shd w:val="clear" w:color="auto" w:fill="auto"/>
            <w:noWrap/>
            <w:vAlign w:val="center"/>
          </w:tcPr>
          <w:p w14:paraId="1C67F11A" w14:textId="77777777" w:rsidR="00E73C89" w:rsidRPr="00675412" w:rsidRDefault="00E73C89" w:rsidP="00E73C89">
            <w:pPr>
              <w:spacing w:line="280" w:lineRule="exact"/>
              <w:jc w:val="center"/>
              <w:rPr>
                <w:rFonts w:ascii="Trebuchet MS" w:hAnsi="Trebuchet MS"/>
                <w:sz w:val="22"/>
                <w:szCs w:val="22"/>
              </w:rPr>
            </w:pPr>
            <w:r w:rsidRPr="00CF4A4E">
              <w:rPr>
                <w:rFonts w:ascii="Trebuchet MS" w:hAnsi="Trebuchet MS"/>
                <w:sz w:val="22"/>
                <w:szCs w:val="22"/>
              </w:rPr>
              <w:t>2.276,61</w:t>
            </w:r>
          </w:p>
        </w:tc>
      </w:tr>
      <w:tr w:rsidR="00E73C89" w:rsidRPr="00675412" w14:paraId="697722E8" w14:textId="77777777" w:rsidTr="00185239">
        <w:trPr>
          <w:trHeight w:val="263"/>
          <w:jc w:val="center"/>
        </w:trPr>
        <w:tc>
          <w:tcPr>
            <w:tcW w:w="1555" w:type="dxa"/>
            <w:shd w:val="clear" w:color="000000" w:fill="FFFFFF"/>
            <w:vAlign w:val="center"/>
          </w:tcPr>
          <w:p w14:paraId="431F4013" w14:textId="77777777" w:rsidR="00E73C89" w:rsidRPr="00675412" w:rsidRDefault="00E73C89" w:rsidP="00713583">
            <w:pPr>
              <w:spacing w:line="280" w:lineRule="exact"/>
              <w:jc w:val="left"/>
              <w:rPr>
                <w:rFonts w:ascii="Trebuchet MS" w:hAnsi="Trebuchet MS" w:cs="Calibri"/>
                <w:sz w:val="22"/>
                <w:szCs w:val="22"/>
              </w:rPr>
            </w:pPr>
            <w:proofErr w:type="spellStart"/>
            <w:r>
              <w:rPr>
                <w:rFonts w:ascii="Trebuchet MS" w:hAnsi="Trebuchet MS" w:cs="Calibri"/>
                <w:sz w:val="22"/>
                <w:szCs w:val="22"/>
              </w:rPr>
              <w:t>Máximus</w:t>
            </w:r>
            <w:proofErr w:type="spellEnd"/>
          </w:p>
        </w:tc>
        <w:tc>
          <w:tcPr>
            <w:tcW w:w="3260" w:type="dxa"/>
            <w:shd w:val="clear" w:color="000000" w:fill="FFFFFF"/>
            <w:noWrap/>
            <w:vAlign w:val="center"/>
          </w:tcPr>
          <w:p w14:paraId="20E9F7D7" w14:textId="77777777" w:rsidR="00E73C89" w:rsidRPr="00675412" w:rsidRDefault="00E73C89" w:rsidP="00713583">
            <w:pPr>
              <w:spacing w:line="280" w:lineRule="exact"/>
              <w:jc w:val="left"/>
              <w:rPr>
                <w:rFonts w:ascii="Trebuchet MS" w:hAnsi="Trebuchet MS" w:cs="Calibri"/>
                <w:sz w:val="22"/>
                <w:szCs w:val="22"/>
              </w:rPr>
            </w:pPr>
            <w:r>
              <w:rPr>
                <w:rFonts w:ascii="Trebuchet MS" w:hAnsi="Trebuchet MS" w:cs="Calibri"/>
                <w:sz w:val="22"/>
                <w:szCs w:val="22"/>
              </w:rPr>
              <w:t xml:space="preserve">Auditoria Financeira </w:t>
            </w:r>
            <w:r>
              <w:rPr>
                <w:rFonts w:ascii="Trebuchet MS" w:hAnsi="Trebuchet MS"/>
                <w:sz w:val="22"/>
                <w:szCs w:val="22"/>
                <w:lang w:val="en-GB"/>
              </w:rPr>
              <w:t>/ F</w:t>
            </w:r>
            <w:r w:rsidRPr="00A53A39">
              <w:rPr>
                <w:rFonts w:ascii="Trebuchet MS" w:hAnsi="Trebuchet MS"/>
                <w:sz w:val="22"/>
                <w:szCs w:val="22"/>
                <w:lang w:val="en-GB"/>
              </w:rPr>
              <w:t>inancial audit of the Real Estate Receivables</w:t>
            </w:r>
          </w:p>
        </w:tc>
        <w:tc>
          <w:tcPr>
            <w:tcW w:w="1701" w:type="dxa"/>
            <w:shd w:val="clear" w:color="000000" w:fill="FFFFFF"/>
            <w:noWrap/>
            <w:vAlign w:val="center"/>
          </w:tcPr>
          <w:p w14:paraId="4AD5ABE7" w14:textId="77777777" w:rsidR="00E73C89" w:rsidRPr="00675412" w:rsidRDefault="00E73C89" w:rsidP="00713583">
            <w:pPr>
              <w:spacing w:line="280" w:lineRule="exact"/>
              <w:jc w:val="left"/>
              <w:rPr>
                <w:rFonts w:ascii="Trebuchet MS" w:hAnsi="Trebuchet MS" w:cs="Calibri"/>
                <w:sz w:val="22"/>
                <w:szCs w:val="22"/>
              </w:rPr>
            </w:pPr>
            <w:r>
              <w:rPr>
                <w:rFonts w:ascii="Trebuchet MS" w:hAnsi="Trebuchet MS" w:cs="Calibri"/>
                <w:sz w:val="22"/>
                <w:szCs w:val="22"/>
              </w:rPr>
              <w:t>Única</w:t>
            </w:r>
          </w:p>
        </w:tc>
        <w:tc>
          <w:tcPr>
            <w:tcW w:w="1867" w:type="dxa"/>
          </w:tcPr>
          <w:p w14:paraId="02308A9F" w14:textId="77777777" w:rsidR="00E73C89" w:rsidRPr="00CF4A4E" w:rsidRDefault="00E73C89" w:rsidP="00E73C89">
            <w:pPr>
              <w:spacing w:line="280" w:lineRule="exact"/>
              <w:jc w:val="center"/>
              <w:rPr>
                <w:rFonts w:ascii="Trebuchet MS" w:hAnsi="Trebuchet MS"/>
                <w:sz w:val="22"/>
                <w:szCs w:val="22"/>
              </w:rPr>
            </w:pPr>
            <w:r>
              <w:rPr>
                <w:rFonts w:ascii="Trebuchet MS" w:hAnsi="Trebuchet MS"/>
                <w:sz w:val="22"/>
                <w:szCs w:val="22"/>
                <w:lang w:eastAsia="en-US"/>
              </w:rPr>
              <w:t xml:space="preserve">Single </w:t>
            </w:r>
            <w:proofErr w:type="spellStart"/>
            <w:r>
              <w:rPr>
                <w:rFonts w:ascii="Trebuchet MS" w:hAnsi="Trebuchet MS"/>
                <w:sz w:val="22"/>
                <w:szCs w:val="22"/>
                <w:lang w:eastAsia="en-US"/>
              </w:rPr>
              <w:t>payment</w:t>
            </w:r>
            <w:proofErr w:type="spellEnd"/>
          </w:p>
        </w:tc>
        <w:tc>
          <w:tcPr>
            <w:tcW w:w="1677" w:type="dxa"/>
            <w:shd w:val="clear" w:color="auto" w:fill="auto"/>
            <w:noWrap/>
            <w:vAlign w:val="center"/>
          </w:tcPr>
          <w:p w14:paraId="1B42B71A" w14:textId="77777777" w:rsidR="00E73C89" w:rsidRPr="00CF4A4E" w:rsidRDefault="00E73C89" w:rsidP="00713583">
            <w:pPr>
              <w:spacing w:line="280" w:lineRule="exact"/>
              <w:jc w:val="center"/>
              <w:rPr>
                <w:rFonts w:ascii="Trebuchet MS" w:hAnsi="Trebuchet MS"/>
                <w:sz w:val="22"/>
                <w:szCs w:val="22"/>
              </w:rPr>
            </w:pPr>
            <w:r w:rsidRPr="00CF4A4E">
              <w:rPr>
                <w:rFonts w:ascii="Trebuchet MS" w:hAnsi="Trebuchet MS"/>
                <w:sz w:val="22"/>
                <w:szCs w:val="22"/>
              </w:rPr>
              <w:t>3.300,00</w:t>
            </w:r>
          </w:p>
        </w:tc>
      </w:tr>
    </w:tbl>
    <w:p w14:paraId="1A83138C" w14:textId="77777777" w:rsidR="00B33A5D" w:rsidRPr="00675412" w:rsidRDefault="00B33A5D" w:rsidP="00B33A5D">
      <w:pPr>
        <w:spacing w:line="280" w:lineRule="exact"/>
        <w:jc w:val="center"/>
        <w:rPr>
          <w:rFonts w:ascii="Trebuchet MS" w:hAnsi="Trebuchet MS"/>
          <w:sz w:val="22"/>
          <w:szCs w:val="22"/>
        </w:rPr>
      </w:pPr>
    </w:p>
    <w:p w14:paraId="31919F9A" w14:textId="77777777" w:rsidR="00B33A5D" w:rsidRPr="00675412" w:rsidRDefault="00B33A5D" w:rsidP="00B33A5D">
      <w:pPr>
        <w:spacing w:line="280" w:lineRule="exact"/>
        <w:jc w:val="center"/>
        <w:rPr>
          <w:rFonts w:ascii="Trebuchet MS" w:hAnsi="Trebuchet MS"/>
          <w:sz w:val="22"/>
          <w:szCs w:val="22"/>
        </w:rPr>
      </w:pPr>
    </w:p>
    <w:p w14:paraId="3AA4A432" w14:textId="77777777" w:rsidR="00B33A5D" w:rsidRPr="00675412" w:rsidRDefault="00B33A5D" w:rsidP="00B33A5D">
      <w:pPr>
        <w:spacing w:line="280" w:lineRule="exact"/>
        <w:jc w:val="center"/>
        <w:rPr>
          <w:rFonts w:ascii="Trebuchet MS" w:hAnsi="Trebuchet MS"/>
          <w:sz w:val="22"/>
          <w:szCs w:val="22"/>
        </w:rPr>
      </w:pPr>
    </w:p>
    <w:p w14:paraId="593BF66B" w14:textId="77777777" w:rsidR="00B33A5D" w:rsidRPr="00675412" w:rsidRDefault="00B33A5D" w:rsidP="00B33A5D">
      <w:pPr>
        <w:spacing w:line="280" w:lineRule="exact"/>
        <w:jc w:val="center"/>
        <w:rPr>
          <w:rFonts w:ascii="Trebuchet MS" w:hAnsi="Trebuchet MS"/>
          <w:sz w:val="22"/>
          <w:szCs w:val="22"/>
        </w:rPr>
      </w:pPr>
    </w:p>
    <w:p w14:paraId="6C69420E" w14:textId="77777777" w:rsidR="00C41E1E" w:rsidRPr="00675412" w:rsidRDefault="00C41E1E" w:rsidP="006A2E3D">
      <w:pPr>
        <w:spacing w:line="280" w:lineRule="exact"/>
        <w:jc w:val="center"/>
        <w:rPr>
          <w:rFonts w:ascii="Trebuchet MS" w:hAnsi="Trebuchet MS"/>
          <w:sz w:val="22"/>
          <w:szCs w:val="22"/>
        </w:rPr>
      </w:pPr>
    </w:p>
    <w:p w14:paraId="1D181577" w14:textId="77777777" w:rsidR="00C41E1E" w:rsidRPr="00675412" w:rsidRDefault="00C41E1E" w:rsidP="006A2E3D">
      <w:pPr>
        <w:spacing w:line="280" w:lineRule="exact"/>
        <w:jc w:val="center"/>
        <w:rPr>
          <w:rFonts w:ascii="Trebuchet MS" w:hAnsi="Trebuchet MS"/>
          <w:sz w:val="22"/>
          <w:szCs w:val="22"/>
        </w:rPr>
      </w:pPr>
    </w:p>
    <w:p w14:paraId="3FFC2BCE" w14:textId="77777777" w:rsidR="00C41E1E" w:rsidRPr="00675412" w:rsidRDefault="00C41E1E" w:rsidP="006A2E3D">
      <w:pPr>
        <w:spacing w:line="280" w:lineRule="exact"/>
        <w:jc w:val="center"/>
        <w:rPr>
          <w:rFonts w:ascii="Trebuchet MS" w:hAnsi="Trebuchet MS"/>
          <w:sz w:val="22"/>
          <w:szCs w:val="22"/>
        </w:rPr>
      </w:pPr>
    </w:p>
    <w:p w14:paraId="482952CE" w14:textId="77777777" w:rsidR="00B32793" w:rsidRPr="00675412" w:rsidRDefault="00B32793" w:rsidP="006A2E3D">
      <w:pPr>
        <w:spacing w:line="280" w:lineRule="exact"/>
        <w:jc w:val="center"/>
        <w:rPr>
          <w:rFonts w:ascii="Trebuchet MS" w:hAnsi="Trebuchet MS"/>
          <w:sz w:val="22"/>
          <w:szCs w:val="22"/>
        </w:rPr>
      </w:pPr>
    </w:p>
    <w:p w14:paraId="745A81EC" w14:textId="77777777" w:rsidR="00B32793" w:rsidRPr="00675412" w:rsidRDefault="00B32793" w:rsidP="006A2E3D">
      <w:pPr>
        <w:spacing w:line="280" w:lineRule="exact"/>
        <w:jc w:val="center"/>
        <w:rPr>
          <w:rFonts w:ascii="Trebuchet MS" w:hAnsi="Trebuchet MS"/>
          <w:sz w:val="22"/>
          <w:szCs w:val="22"/>
        </w:rPr>
      </w:pPr>
    </w:p>
    <w:p w14:paraId="4F3739D0" w14:textId="77777777" w:rsidR="00B32793" w:rsidRPr="00675412" w:rsidRDefault="00B32793" w:rsidP="006A2E3D">
      <w:pPr>
        <w:spacing w:line="280" w:lineRule="exact"/>
        <w:jc w:val="center"/>
        <w:rPr>
          <w:rFonts w:ascii="Trebuchet MS" w:hAnsi="Trebuchet MS"/>
          <w:sz w:val="22"/>
          <w:szCs w:val="22"/>
        </w:rPr>
      </w:pPr>
    </w:p>
    <w:p w14:paraId="14B1BCCD" w14:textId="77777777" w:rsidR="0003565C" w:rsidRDefault="0003565C" w:rsidP="0003565C">
      <w:pPr>
        <w:spacing w:line="280" w:lineRule="exact"/>
        <w:jc w:val="center"/>
        <w:rPr>
          <w:rFonts w:ascii="Trebuchet MS" w:hAnsi="Trebuchet MS"/>
          <w:b/>
          <w:bCs/>
          <w:sz w:val="22"/>
          <w:szCs w:val="22"/>
        </w:rPr>
      </w:pPr>
      <w:r>
        <w:rPr>
          <w:rFonts w:ascii="Trebuchet MS" w:hAnsi="Trebuchet MS"/>
          <w:b/>
          <w:bCs/>
          <w:sz w:val="22"/>
          <w:szCs w:val="22"/>
        </w:rPr>
        <w:t>ANEXO V – CRONOGRAMA DE PAGAMENTOS</w:t>
      </w:r>
      <w:r w:rsidR="00D41D19">
        <w:rPr>
          <w:rFonts w:ascii="Trebuchet MS" w:hAnsi="Trebuchet MS"/>
          <w:b/>
          <w:bCs/>
          <w:sz w:val="22"/>
          <w:szCs w:val="22"/>
        </w:rPr>
        <w:t xml:space="preserve"> DAS DEBÊNTURES</w:t>
      </w:r>
      <w:r w:rsidR="00E73C89">
        <w:rPr>
          <w:rFonts w:ascii="Trebuchet MS" w:hAnsi="Trebuchet MS"/>
          <w:b/>
          <w:bCs/>
          <w:sz w:val="22"/>
          <w:szCs w:val="22"/>
        </w:rPr>
        <w:t xml:space="preserve"> / </w:t>
      </w:r>
      <w:r w:rsidR="00E73C89" w:rsidRPr="001B43BB">
        <w:rPr>
          <w:rFonts w:ascii="Trebuchet MS" w:hAnsi="Trebuchet MS"/>
          <w:sz w:val="22"/>
          <w:szCs w:val="22"/>
        </w:rPr>
        <w:t>SCHEDULE OF PAYMENT</w:t>
      </w:r>
    </w:p>
    <w:p w14:paraId="01A4CEF5" w14:textId="77777777" w:rsidR="00D41D19" w:rsidRDefault="00D41D19" w:rsidP="0003565C">
      <w:pPr>
        <w:spacing w:line="280" w:lineRule="exact"/>
        <w:jc w:val="center"/>
        <w:rPr>
          <w:rFonts w:ascii="Trebuchet MS" w:hAnsi="Trebuchet MS"/>
          <w:b/>
          <w:bCs/>
          <w:sz w:val="22"/>
          <w:szCs w:val="22"/>
        </w:rPr>
      </w:pPr>
    </w:p>
    <w:tbl>
      <w:tblPr>
        <w:tblW w:w="0" w:type="auto"/>
        <w:tblInd w:w="80" w:type="dxa"/>
        <w:tblCellMar>
          <w:left w:w="70" w:type="dxa"/>
          <w:right w:w="70" w:type="dxa"/>
        </w:tblCellMar>
        <w:tblLook w:val="04A0" w:firstRow="1" w:lastRow="0" w:firstColumn="1" w:lastColumn="0" w:noHBand="0" w:noVBand="1"/>
      </w:tblPr>
      <w:tblGrid>
        <w:gridCol w:w="698"/>
        <w:gridCol w:w="2178"/>
        <w:gridCol w:w="2126"/>
        <w:gridCol w:w="1342"/>
        <w:gridCol w:w="1213"/>
        <w:gridCol w:w="862"/>
        <w:gridCol w:w="146"/>
      </w:tblGrid>
      <w:tr w:rsidR="0003565C" w:rsidRPr="00A83296" w14:paraId="77ECFBEA" w14:textId="77777777" w:rsidTr="00713583">
        <w:trPr>
          <w:gridAfter w:val="1"/>
          <w:trHeight w:val="483"/>
        </w:trPr>
        <w:tc>
          <w:tcPr>
            <w:tcW w:w="0" w:type="auto"/>
            <w:vMerge w:val="restart"/>
            <w:tcBorders>
              <w:top w:val="single" w:sz="8" w:space="0" w:color="auto"/>
              <w:left w:val="single" w:sz="8" w:space="0" w:color="auto"/>
              <w:bottom w:val="single" w:sz="8" w:space="0" w:color="FFFFFF"/>
              <w:right w:val="single" w:sz="8" w:space="0" w:color="FFFFFF"/>
            </w:tcBorders>
            <w:shd w:val="clear" w:color="000000" w:fill="0D0D0D"/>
            <w:vAlign w:val="center"/>
            <w:hideMark/>
          </w:tcPr>
          <w:p w14:paraId="2AA42F3F" w14:textId="77777777" w:rsidR="0003565C" w:rsidRPr="00A83296" w:rsidRDefault="0003565C" w:rsidP="00713583">
            <w:pPr>
              <w:jc w:val="center"/>
              <w:rPr>
                <w:rFonts w:ascii="Calibri" w:hAnsi="Calibri" w:cs="Calibri"/>
                <w:b/>
                <w:bCs/>
                <w:color w:val="FFFFFF"/>
                <w:sz w:val="16"/>
                <w:szCs w:val="16"/>
              </w:rPr>
            </w:pPr>
            <w:r w:rsidRPr="00A83296">
              <w:rPr>
                <w:rFonts w:ascii="Calibri" w:hAnsi="Calibri" w:cs="Calibri"/>
                <w:b/>
                <w:bCs/>
                <w:color w:val="FFFFFF"/>
                <w:sz w:val="16"/>
                <w:szCs w:val="16"/>
              </w:rPr>
              <w:t>Nº de ordem</w:t>
            </w:r>
          </w:p>
        </w:tc>
        <w:tc>
          <w:tcPr>
            <w:tcW w:w="2178" w:type="dxa"/>
            <w:vMerge w:val="restart"/>
            <w:tcBorders>
              <w:top w:val="single" w:sz="8" w:space="0" w:color="auto"/>
              <w:left w:val="single" w:sz="8" w:space="0" w:color="FFFFFF"/>
              <w:bottom w:val="single" w:sz="8" w:space="0" w:color="FFFFFF"/>
              <w:right w:val="single" w:sz="8" w:space="0" w:color="FFFFFF"/>
            </w:tcBorders>
            <w:shd w:val="clear" w:color="000000" w:fill="0D0D0D"/>
            <w:vAlign w:val="center"/>
            <w:hideMark/>
          </w:tcPr>
          <w:p w14:paraId="77B55E19" w14:textId="77777777" w:rsidR="0003565C" w:rsidRPr="00A83296" w:rsidRDefault="0003565C" w:rsidP="00713583">
            <w:pPr>
              <w:jc w:val="center"/>
              <w:rPr>
                <w:rFonts w:ascii="Calibri" w:hAnsi="Calibri" w:cs="Calibri"/>
                <w:b/>
                <w:bCs/>
                <w:color w:val="FFFFFF"/>
                <w:sz w:val="16"/>
                <w:szCs w:val="16"/>
              </w:rPr>
            </w:pPr>
            <w:r w:rsidRPr="00A83296">
              <w:rPr>
                <w:rFonts w:ascii="Calibri" w:hAnsi="Calibri" w:cs="Calibri"/>
                <w:b/>
                <w:bCs/>
                <w:color w:val="FFFFFF"/>
                <w:sz w:val="16"/>
                <w:szCs w:val="16"/>
              </w:rPr>
              <w:t>Data de Aniversário (Período de capitalização)</w:t>
            </w:r>
          </w:p>
        </w:tc>
        <w:tc>
          <w:tcPr>
            <w:tcW w:w="2126" w:type="dxa"/>
            <w:vMerge w:val="restart"/>
            <w:tcBorders>
              <w:top w:val="single" w:sz="8" w:space="0" w:color="auto"/>
              <w:left w:val="single" w:sz="8" w:space="0" w:color="FFFFFF"/>
              <w:bottom w:val="single" w:sz="8" w:space="0" w:color="FFFFFF"/>
              <w:right w:val="single" w:sz="8" w:space="0" w:color="FFFFFF"/>
            </w:tcBorders>
            <w:shd w:val="clear" w:color="000000" w:fill="0D0D0D"/>
            <w:vAlign w:val="center"/>
            <w:hideMark/>
          </w:tcPr>
          <w:p w14:paraId="03E7E51A" w14:textId="77777777" w:rsidR="0003565C" w:rsidRPr="00A83296" w:rsidRDefault="0003565C" w:rsidP="00713583">
            <w:pPr>
              <w:jc w:val="center"/>
              <w:rPr>
                <w:rFonts w:ascii="Calibri" w:hAnsi="Calibri" w:cs="Calibri"/>
                <w:b/>
                <w:bCs/>
                <w:color w:val="FFFFFF"/>
                <w:sz w:val="16"/>
                <w:szCs w:val="16"/>
              </w:rPr>
            </w:pPr>
            <w:r w:rsidRPr="00A83296">
              <w:rPr>
                <w:rFonts w:ascii="Calibri" w:hAnsi="Calibri" w:cs="Calibri"/>
                <w:b/>
                <w:bCs/>
                <w:color w:val="FFFFFF"/>
                <w:sz w:val="16"/>
                <w:szCs w:val="16"/>
              </w:rPr>
              <w:t>Data de Pagamento das Debêntures</w:t>
            </w:r>
          </w:p>
        </w:tc>
        <w:tc>
          <w:tcPr>
            <w:tcW w:w="1342" w:type="dxa"/>
            <w:vMerge w:val="restart"/>
            <w:tcBorders>
              <w:top w:val="single" w:sz="8" w:space="0" w:color="auto"/>
              <w:left w:val="single" w:sz="8" w:space="0" w:color="FFFFFF"/>
              <w:bottom w:val="single" w:sz="8" w:space="0" w:color="FFFFFF"/>
              <w:right w:val="single" w:sz="8" w:space="0" w:color="FFFFFF"/>
            </w:tcBorders>
            <w:shd w:val="clear" w:color="000000" w:fill="0D0D0D"/>
            <w:vAlign w:val="center"/>
            <w:hideMark/>
          </w:tcPr>
          <w:p w14:paraId="724CC3A0" w14:textId="77777777" w:rsidR="0003565C" w:rsidRPr="00A83296" w:rsidRDefault="0003565C" w:rsidP="00713583">
            <w:pPr>
              <w:jc w:val="center"/>
              <w:rPr>
                <w:rFonts w:ascii="Calibri" w:hAnsi="Calibri" w:cs="Calibri"/>
                <w:b/>
                <w:bCs/>
                <w:color w:val="FFFFFF"/>
                <w:sz w:val="16"/>
                <w:szCs w:val="16"/>
              </w:rPr>
            </w:pPr>
            <w:r>
              <w:rPr>
                <w:rFonts w:ascii="Calibri" w:hAnsi="Calibri" w:cs="Calibri"/>
                <w:b/>
                <w:bCs/>
                <w:color w:val="FFFFFF"/>
                <w:sz w:val="16"/>
                <w:szCs w:val="16"/>
              </w:rPr>
              <w:t xml:space="preserve">Pagamento de </w:t>
            </w:r>
            <w:r w:rsidRPr="00A83296">
              <w:rPr>
                <w:rFonts w:ascii="Calibri" w:hAnsi="Calibri" w:cs="Calibri"/>
                <w:b/>
                <w:bCs/>
                <w:color w:val="FFFFFF"/>
                <w:sz w:val="16"/>
                <w:szCs w:val="16"/>
              </w:rPr>
              <w:t>Juros</w:t>
            </w:r>
          </w:p>
        </w:tc>
        <w:tc>
          <w:tcPr>
            <w:tcW w:w="0" w:type="auto"/>
            <w:vMerge w:val="restart"/>
            <w:tcBorders>
              <w:top w:val="single" w:sz="8" w:space="0" w:color="auto"/>
              <w:left w:val="single" w:sz="8" w:space="0" w:color="FFFFFF"/>
              <w:bottom w:val="single" w:sz="8" w:space="0" w:color="FFFFFF"/>
              <w:right w:val="single" w:sz="8" w:space="0" w:color="FFFFFF"/>
            </w:tcBorders>
            <w:shd w:val="clear" w:color="000000" w:fill="0D0D0D"/>
            <w:vAlign w:val="center"/>
            <w:hideMark/>
          </w:tcPr>
          <w:p w14:paraId="05F9BF46" w14:textId="77777777" w:rsidR="0003565C" w:rsidRPr="00A83296" w:rsidRDefault="0003565C" w:rsidP="00713583">
            <w:pPr>
              <w:jc w:val="center"/>
              <w:rPr>
                <w:rFonts w:ascii="Calibri" w:hAnsi="Calibri" w:cs="Calibri"/>
                <w:b/>
                <w:bCs/>
                <w:color w:val="FFFFFF"/>
                <w:sz w:val="16"/>
                <w:szCs w:val="16"/>
              </w:rPr>
            </w:pPr>
            <w:r w:rsidRPr="00A83296">
              <w:rPr>
                <w:rFonts w:ascii="Calibri" w:hAnsi="Calibri" w:cs="Calibri"/>
                <w:b/>
                <w:bCs/>
                <w:color w:val="FFFFFF"/>
                <w:sz w:val="16"/>
                <w:szCs w:val="16"/>
              </w:rPr>
              <w:t>Amortização</w:t>
            </w:r>
            <w:r>
              <w:rPr>
                <w:rFonts w:ascii="Calibri" w:hAnsi="Calibri" w:cs="Calibri"/>
                <w:b/>
                <w:bCs/>
                <w:color w:val="FFFFFF"/>
                <w:sz w:val="16"/>
                <w:szCs w:val="16"/>
              </w:rPr>
              <w:t xml:space="preserve"> de Principal</w:t>
            </w:r>
          </w:p>
        </w:tc>
        <w:tc>
          <w:tcPr>
            <w:tcW w:w="0" w:type="auto"/>
            <w:vMerge w:val="restart"/>
            <w:tcBorders>
              <w:top w:val="single" w:sz="8" w:space="0" w:color="auto"/>
              <w:left w:val="single" w:sz="8" w:space="0" w:color="FFFFFF"/>
              <w:bottom w:val="single" w:sz="8" w:space="0" w:color="FFFFFF"/>
              <w:right w:val="single" w:sz="8" w:space="0" w:color="auto"/>
            </w:tcBorders>
            <w:shd w:val="clear" w:color="000000" w:fill="0D0D0D"/>
            <w:vAlign w:val="center"/>
            <w:hideMark/>
          </w:tcPr>
          <w:p w14:paraId="592B9481" w14:textId="77777777" w:rsidR="0003565C" w:rsidRPr="00A83296" w:rsidRDefault="0003565C" w:rsidP="00713583">
            <w:pPr>
              <w:jc w:val="center"/>
              <w:rPr>
                <w:rFonts w:ascii="Calibri" w:hAnsi="Calibri" w:cs="Calibri"/>
                <w:b/>
                <w:bCs/>
                <w:color w:val="FFFFFF"/>
                <w:sz w:val="16"/>
                <w:szCs w:val="16"/>
              </w:rPr>
            </w:pPr>
            <w:r w:rsidRPr="00A83296">
              <w:rPr>
                <w:rFonts w:ascii="Calibri" w:hAnsi="Calibri" w:cs="Calibri"/>
                <w:b/>
                <w:bCs/>
                <w:color w:val="FFFFFF"/>
                <w:sz w:val="16"/>
                <w:szCs w:val="16"/>
              </w:rPr>
              <w:t>Tai</w:t>
            </w:r>
          </w:p>
        </w:tc>
      </w:tr>
      <w:tr w:rsidR="0003565C" w:rsidRPr="00A83296" w14:paraId="17A69F2B" w14:textId="77777777" w:rsidTr="00713583">
        <w:trPr>
          <w:trHeight w:val="330"/>
        </w:trPr>
        <w:tc>
          <w:tcPr>
            <w:tcW w:w="0" w:type="auto"/>
            <w:vMerge/>
            <w:tcBorders>
              <w:top w:val="single" w:sz="8" w:space="0" w:color="auto"/>
              <w:left w:val="single" w:sz="8" w:space="0" w:color="auto"/>
              <w:bottom w:val="single" w:sz="8" w:space="0" w:color="FFFFFF"/>
              <w:right w:val="single" w:sz="8" w:space="0" w:color="FFFFFF"/>
            </w:tcBorders>
            <w:vAlign w:val="center"/>
            <w:hideMark/>
          </w:tcPr>
          <w:p w14:paraId="59894527" w14:textId="77777777" w:rsidR="0003565C" w:rsidRPr="00A83296" w:rsidRDefault="0003565C" w:rsidP="00713583">
            <w:pPr>
              <w:jc w:val="left"/>
              <w:rPr>
                <w:rFonts w:ascii="Calibri" w:hAnsi="Calibri" w:cs="Calibri"/>
                <w:b/>
                <w:bCs/>
                <w:color w:val="FFFFFF"/>
                <w:sz w:val="16"/>
                <w:szCs w:val="16"/>
              </w:rPr>
            </w:pPr>
          </w:p>
        </w:tc>
        <w:tc>
          <w:tcPr>
            <w:tcW w:w="2178" w:type="dxa"/>
            <w:vMerge/>
            <w:tcBorders>
              <w:top w:val="single" w:sz="8" w:space="0" w:color="auto"/>
              <w:left w:val="single" w:sz="8" w:space="0" w:color="FFFFFF"/>
              <w:bottom w:val="single" w:sz="8" w:space="0" w:color="FFFFFF"/>
              <w:right w:val="single" w:sz="8" w:space="0" w:color="FFFFFF"/>
            </w:tcBorders>
            <w:vAlign w:val="center"/>
            <w:hideMark/>
          </w:tcPr>
          <w:p w14:paraId="022EE0D5" w14:textId="77777777" w:rsidR="0003565C" w:rsidRPr="00A83296" w:rsidRDefault="0003565C" w:rsidP="00713583">
            <w:pPr>
              <w:jc w:val="left"/>
              <w:rPr>
                <w:rFonts w:ascii="Calibri" w:hAnsi="Calibri" w:cs="Calibri"/>
                <w:b/>
                <w:bCs/>
                <w:color w:val="FFFFFF"/>
                <w:sz w:val="16"/>
                <w:szCs w:val="16"/>
              </w:rPr>
            </w:pPr>
          </w:p>
        </w:tc>
        <w:tc>
          <w:tcPr>
            <w:tcW w:w="2126" w:type="dxa"/>
            <w:vMerge/>
            <w:tcBorders>
              <w:top w:val="single" w:sz="8" w:space="0" w:color="auto"/>
              <w:left w:val="single" w:sz="8" w:space="0" w:color="FFFFFF"/>
              <w:bottom w:val="single" w:sz="8" w:space="0" w:color="FFFFFF"/>
              <w:right w:val="single" w:sz="8" w:space="0" w:color="FFFFFF"/>
            </w:tcBorders>
            <w:vAlign w:val="center"/>
            <w:hideMark/>
          </w:tcPr>
          <w:p w14:paraId="5B7401ED" w14:textId="77777777" w:rsidR="0003565C" w:rsidRPr="00A83296" w:rsidRDefault="0003565C" w:rsidP="00713583">
            <w:pPr>
              <w:jc w:val="left"/>
              <w:rPr>
                <w:rFonts w:ascii="Calibri" w:hAnsi="Calibri" w:cs="Calibri"/>
                <w:b/>
                <w:bCs/>
                <w:color w:val="FFFFFF"/>
                <w:sz w:val="16"/>
                <w:szCs w:val="16"/>
              </w:rPr>
            </w:pPr>
          </w:p>
        </w:tc>
        <w:tc>
          <w:tcPr>
            <w:tcW w:w="1342" w:type="dxa"/>
            <w:vMerge/>
            <w:tcBorders>
              <w:top w:val="single" w:sz="8" w:space="0" w:color="auto"/>
              <w:left w:val="single" w:sz="8" w:space="0" w:color="FFFFFF"/>
              <w:bottom w:val="single" w:sz="8" w:space="0" w:color="FFFFFF"/>
              <w:right w:val="single" w:sz="8" w:space="0" w:color="FFFFFF"/>
            </w:tcBorders>
            <w:vAlign w:val="center"/>
            <w:hideMark/>
          </w:tcPr>
          <w:p w14:paraId="0C7AC3EF" w14:textId="77777777" w:rsidR="0003565C" w:rsidRPr="00A83296" w:rsidRDefault="0003565C" w:rsidP="00713583">
            <w:pPr>
              <w:jc w:val="left"/>
              <w:rPr>
                <w:rFonts w:ascii="Calibri" w:hAnsi="Calibri" w:cs="Calibri"/>
                <w:b/>
                <w:bCs/>
                <w:color w:val="FFFFFF"/>
                <w:sz w:val="16"/>
                <w:szCs w:val="16"/>
              </w:rPr>
            </w:pPr>
          </w:p>
        </w:tc>
        <w:tc>
          <w:tcPr>
            <w:tcW w:w="0" w:type="auto"/>
            <w:vMerge/>
            <w:tcBorders>
              <w:top w:val="single" w:sz="8" w:space="0" w:color="auto"/>
              <w:left w:val="single" w:sz="8" w:space="0" w:color="FFFFFF"/>
              <w:bottom w:val="single" w:sz="8" w:space="0" w:color="FFFFFF"/>
              <w:right w:val="single" w:sz="8" w:space="0" w:color="FFFFFF"/>
            </w:tcBorders>
            <w:vAlign w:val="center"/>
            <w:hideMark/>
          </w:tcPr>
          <w:p w14:paraId="5CBB6257" w14:textId="77777777" w:rsidR="0003565C" w:rsidRPr="00A83296" w:rsidRDefault="0003565C" w:rsidP="00713583">
            <w:pPr>
              <w:jc w:val="left"/>
              <w:rPr>
                <w:rFonts w:ascii="Calibri" w:hAnsi="Calibri" w:cs="Calibri"/>
                <w:b/>
                <w:bCs/>
                <w:color w:val="FFFFFF"/>
                <w:sz w:val="16"/>
                <w:szCs w:val="16"/>
              </w:rPr>
            </w:pPr>
          </w:p>
        </w:tc>
        <w:tc>
          <w:tcPr>
            <w:tcW w:w="0" w:type="auto"/>
            <w:vMerge/>
            <w:tcBorders>
              <w:top w:val="single" w:sz="8" w:space="0" w:color="auto"/>
              <w:left w:val="single" w:sz="8" w:space="0" w:color="FFFFFF"/>
              <w:bottom w:val="single" w:sz="8" w:space="0" w:color="FFFFFF"/>
              <w:right w:val="single" w:sz="8" w:space="0" w:color="auto"/>
            </w:tcBorders>
            <w:vAlign w:val="center"/>
            <w:hideMark/>
          </w:tcPr>
          <w:p w14:paraId="1BB89E7E" w14:textId="77777777" w:rsidR="0003565C" w:rsidRPr="00A83296" w:rsidRDefault="0003565C" w:rsidP="00713583">
            <w:pPr>
              <w:jc w:val="left"/>
              <w:rPr>
                <w:rFonts w:ascii="Calibri" w:hAnsi="Calibri" w:cs="Calibri"/>
                <w:b/>
                <w:bCs/>
                <w:color w:val="FFFFFF"/>
                <w:sz w:val="16"/>
                <w:szCs w:val="16"/>
              </w:rPr>
            </w:pPr>
          </w:p>
        </w:tc>
        <w:tc>
          <w:tcPr>
            <w:tcW w:w="0" w:type="auto"/>
            <w:tcBorders>
              <w:top w:val="nil"/>
              <w:left w:val="nil"/>
              <w:bottom w:val="nil"/>
              <w:right w:val="nil"/>
            </w:tcBorders>
            <w:shd w:val="clear" w:color="auto" w:fill="auto"/>
            <w:noWrap/>
            <w:vAlign w:val="bottom"/>
            <w:hideMark/>
          </w:tcPr>
          <w:p w14:paraId="14A4F70E" w14:textId="77777777" w:rsidR="0003565C" w:rsidRPr="00A83296" w:rsidRDefault="0003565C" w:rsidP="00713583">
            <w:pPr>
              <w:jc w:val="center"/>
              <w:rPr>
                <w:rFonts w:ascii="Calibri" w:hAnsi="Calibri" w:cs="Calibri"/>
                <w:b/>
                <w:bCs/>
                <w:color w:val="FFFFFF"/>
                <w:sz w:val="16"/>
                <w:szCs w:val="16"/>
              </w:rPr>
            </w:pPr>
          </w:p>
        </w:tc>
      </w:tr>
      <w:tr w:rsidR="0003565C" w:rsidRPr="00A83296" w14:paraId="65736FDF"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6E34E83F" w14:textId="77777777" w:rsidR="0003565C" w:rsidRPr="00A83296" w:rsidRDefault="0003565C" w:rsidP="00713583">
            <w:pPr>
              <w:jc w:val="center"/>
              <w:rPr>
                <w:rFonts w:ascii="Calibri" w:hAnsi="Calibri" w:cs="Calibri"/>
                <w:color w:val="000000"/>
                <w:sz w:val="16"/>
                <w:szCs w:val="16"/>
              </w:rPr>
            </w:pPr>
            <w:proofErr w:type="gramStart"/>
            <w:r w:rsidRPr="00A83296">
              <w:rPr>
                <w:rFonts w:ascii="Calibri" w:hAnsi="Calibri" w:cs="Calibri"/>
                <w:color w:val="000000"/>
                <w:sz w:val="16"/>
                <w:szCs w:val="16"/>
              </w:rPr>
              <w:t>0</w:t>
            </w:r>
            <w:proofErr w:type="gramEnd"/>
          </w:p>
        </w:tc>
        <w:tc>
          <w:tcPr>
            <w:tcW w:w="2178" w:type="dxa"/>
            <w:tcBorders>
              <w:top w:val="nil"/>
              <w:left w:val="nil"/>
              <w:bottom w:val="nil"/>
              <w:right w:val="single" w:sz="4" w:space="0" w:color="auto"/>
            </w:tcBorders>
            <w:shd w:val="clear" w:color="auto" w:fill="auto"/>
            <w:noWrap/>
            <w:vAlign w:val="center"/>
            <w:hideMark/>
          </w:tcPr>
          <w:p w14:paraId="7EBE987E" w14:textId="77777777" w:rsidR="0003565C" w:rsidRPr="00A83296" w:rsidRDefault="0003565C" w:rsidP="00713583">
            <w:pPr>
              <w:jc w:val="center"/>
              <w:rPr>
                <w:rFonts w:ascii="Calibri" w:hAnsi="Calibri" w:cs="Calibri"/>
                <w:sz w:val="16"/>
                <w:szCs w:val="16"/>
              </w:rPr>
            </w:pPr>
            <w:r w:rsidRPr="00A83296">
              <w:rPr>
                <w:rFonts w:ascii="Calibri" w:hAnsi="Calibri" w:cs="Calibri"/>
                <w:sz w:val="16"/>
                <w:szCs w:val="16"/>
              </w:rPr>
              <w:t>22/10/20</w:t>
            </w:r>
          </w:p>
        </w:tc>
        <w:tc>
          <w:tcPr>
            <w:tcW w:w="2126" w:type="dxa"/>
            <w:tcBorders>
              <w:top w:val="nil"/>
              <w:left w:val="nil"/>
              <w:bottom w:val="nil"/>
              <w:right w:val="single" w:sz="4" w:space="0" w:color="auto"/>
            </w:tcBorders>
            <w:shd w:val="clear" w:color="auto" w:fill="auto"/>
            <w:noWrap/>
            <w:vAlign w:val="center"/>
            <w:hideMark/>
          </w:tcPr>
          <w:p w14:paraId="70ED1148" w14:textId="77777777" w:rsidR="0003565C" w:rsidRPr="00A83296" w:rsidRDefault="0003565C" w:rsidP="00713583">
            <w:pPr>
              <w:jc w:val="center"/>
              <w:rPr>
                <w:rFonts w:ascii="Calibri" w:hAnsi="Calibri" w:cs="Calibri"/>
                <w:sz w:val="16"/>
                <w:szCs w:val="16"/>
              </w:rPr>
            </w:pPr>
            <w:r w:rsidRPr="00A83296">
              <w:rPr>
                <w:rFonts w:ascii="Calibri" w:hAnsi="Calibri" w:cs="Calibri"/>
                <w:sz w:val="16"/>
                <w:szCs w:val="16"/>
              </w:rPr>
              <w:t> </w:t>
            </w:r>
          </w:p>
        </w:tc>
        <w:tc>
          <w:tcPr>
            <w:tcW w:w="1342" w:type="dxa"/>
            <w:tcBorders>
              <w:top w:val="nil"/>
              <w:left w:val="nil"/>
              <w:bottom w:val="nil"/>
              <w:right w:val="single" w:sz="4" w:space="0" w:color="auto"/>
            </w:tcBorders>
            <w:shd w:val="clear" w:color="auto" w:fill="auto"/>
            <w:noWrap/>
            <w:vAlign w:val="center"/>
            <w:hideMark/>
          </w:tcPr>
          <w:p w14:paraId="51BCEC91" w14:textId="77777777" w:rsidR="0003565C" w:rsidRPr="00A83296" w:rsidRDefault="0003565C" w:rsidP="00713583">
            <w:pPr>
              <w:jc w:val="left"/>
              <w:rPr>
                <w:rFonts w:ascii="Calibri" w:hAnsi="Calibri" w:cs="Calibri"/>
                <w:color w:val="000000"/>
                <w:sz w:val="16"/>
                <w:szCs w:val="16"/>
              </w:rPr>
            </w:pPr>
            <w:r w:rsidRPr="00A83296">
              <w:rPr>
                <w:rFonts w:ascii="Calibri" w:hAnsi="Calibri" w:cs="Calibri"/>
                <w:color w:val="000000"/>
                <w:sz w:val="16"/>
                <w:szCs w:val="16"/>
              </w:rPr>
              <w:t> </w:t>
            </w:r>
          </w:p>
        </w:tc>
        <w:tc>
          <w:tcPr>
            <w:tcW w:w="0" w:type="auto"/>
            <w:tcBorders>
              <w:top w:val="nil"/>
              <w:left w:val="nil"/>
              <w:bottom w:val="nil"/>
              <w:right w:val="single" w:sz="4" w:space="0" w:color="auto"/>
            </w:tcBorders>
            <w:shd w:val="clear" w:color="auto" w:fill="auto"/>
            <w:noWrap/>
            <w:vAlign w:val="center"/>
            <w:hideMark/>
          </w:tcPr>
          <w:p w14:paraId="57CC68CA" w14:textId="77777777" w:rsidR="0003565C" w:rsidRPr="00A83296" w:rsidRDefault="0003565C" w:rsidP="00713583">
            <w:pPr>
              <w:jc w:val="left"/>
              <w:rPr>
                <w:rFonts w:ascii="Calibri" w:hAnsi="Calibri" w:cs="Calibri"/>
                <w:color w:val="000000"/>
                <w:sz w:val="16"/>
                <w:szCs w:val="16"/>
              </w:rPr>
            </w:pPr>
            <w:r w:rsidRPr="00A83296">
              <w:rPr>
                <w:rFonts w:ascii="Calibri" w:hAnsi="Calibri" w:cs="Calibri"/>
                <w:color w:val="000000"/>
                <w:sz w:val="16"/>
                <w:szCs w:val="16"/>
              </w:rPr>
              <w:t> </w:t>
            </w:r>
          </w:p>
        </w:tc>
        <w:tc>
          <w:tcPr>
            <w:tcW w:w="0" w:type="auto"/>
            <w:tcBorders>
              <w:top w:val="nil"/>
              <w:left w:val="nil"/>
              <w:bottom w:val="nil"/>
              <w:right w:val="single" w:sz="8" w:space="0" w:color="auto"/>
            </w:tcBorders>
            <w:shd w:val="clear" w:color="auto" w:fill="auto"/>
            <w:noWrap/>
            <w:vAlign w:val="center"/>
            <w:hideMark/>
          </w:tcPr>
          <w:p w14:paraId="57DCFFB9"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w:t>
            </w:r>
          </w:p>
        </w:tc>
        <w:tc>
          <w:tcPr>
            <w:tcW w:w="0" w:type="auto"/>
            <w:vAlign w:val="center"/>
            <w:hideMark/>
          </w:tcPr>
          <w:p w14:paraId="544B3D17" w14:textId="77777777" w:rsidR="0003565C" w:rsidRPr="00A83296" w:rsidRDefault="0003565C" w:rsidP="00713583">
            <w:pPr>
              <w:jc w:val="left"/>
              <w:rPr>
                <w:sz w:val="20"/>
                <w:szCs w:val="20"/>
              </w:rPr>
            </w:pPr>
          </w:p>
        </w:tc>
      </w:tr>
      <w:tr w:rsidR="0003565C" w:rsidRPr="00A83296" w14:paraId="334FD478"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1897BA05" w14:textId="77777777" w:rsidR="0003565C" w:rsidRPr="00A83296" w:rsidRDefault="0003565C" w:rsidP="00713583">
            <w:pPr>
              <w:jc w:val="center"/>
              <w:rPr>
                <w:rFonts w:ascii="Calibri" w:hAnsi="Calibri" w:cs="Calibri"/>
                <w:color w:val="000000"/>
                <w:sz w:val="16"/>
                <w:szCs w:val="16"/>
              </w:rPr>
            </w:pPr>
            <w:proofErr w:type="gramStart"/>
            <w:r w:rsidRPr="00A83296">
              <w:rPr>
                <w:rFonts w:ascii="Calibri" w:hAnsi="Calibri" w:cs="Calibri"/>
                <w:color w:val="000000"/>
                <w:sz w:val="16"/>
                <w:szCs w:val="16"/>
              </w:rPr>
              <w:t>1</w:t>
            </w:r>
            <w:proofErr w:type="gramEnd"/>
          </w:p>
        </w:tc>
        <w:tc>
          <w:tcPr>
            <w:tcW w:w="2178" w:type="dxa"/>
            <w:tcBorders>
              <w:top w:val="nil"/>
              <w:left w:val="nil"/>
              <w:bottom w:val="nil"/>
              <w:right w:val="single" w:sz="4" w:space="0" w:color="auto"/>
            </w:tcBorders>
            <w:shd w:val="clear" w:color="auto" w:fill="auto"/>
            <w:noWrap/>
            <w:vAlign w:val="center"/>
            <w:hideMark/>
          </w:tcPr>
          <w:p w14:paraId="0FC81CE6"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22/11/20</w:t>
            </w:r>
          </w:p>
        </w:tc>
        <w:tc>
          <w:tcPr>
            <w:tcW w:w="2126" w:type="dxa"/>
            <w:tcBorders>
              <w:top w:val="nil"/>
              <w:left w:val="nil"/>
              <w:bottom w:val="nil"/>
              <w:right w:val="single" w:sz="4" w:space="0" w:color="auto"/>
            </w:tcBorders>
            <w:shd w:val="clear" w:color="auto" w:fill="auto"/>
            <w:noWrap/>
            <w:vAlign w:val="center"/>
            <w:hideMark/>
          </w:tcPr>
          <w:p w14:paraId="0B09572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23/11/20</w:t>
            </w:r>
          </w:p>
        </w:tc>
        <w:tc>
          <w:tcPr>
            <w:tcW w:w="1342" w:type="dxa"/>
            <w:tcBorders>
              <w:top w:val="nil"/>
              <w:left w:val="nil"/>
              <w:bottom w:val="nil"/>
              <w:right w:val="single" w:sz="4" w:space="0" w:color="auto"/>
            </w:tcBorders>
            <w:shd w:val="clear" w:color="auto" w:fill="auto"/>
            <w:noWrap/>
            <w:vAlign w:val="center"/>
            <w:hideMark/>
          </w:tcPr>
          <w:p w14:paraId="00625F53"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58EF9DE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7B8ACF29"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173A515B" w14:textId="77777777" w:rsidR="0003565C" w:rsidRPr="00A83296" w:rsidRDefault="0003565C" w:rsidP="00713583">
            <w:pPr>
              <w:jc w:val="left"/>
              <w:rPr>
                <w:sz w:val="20"/>
                <w:szCs w:val="20"/>
              </w:rPr>
            </w:pPr>
          </w:p>
        </w:tc>
      </w:tr>
      <w:tr w:rsidR="0003565C" w:rsidRPr="00A83296" w14:paraId="2115E2A2"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1896D337" w14:textId="77777777" w:rsidR="0003565C" w:rsidRPr="00A83296" w:rsidRDefault="0003565C" w:rsidP="00713583">
            <w:pPr>
              <w:jc w:val="center"/>
              <w:rPr>
                <w:rFonts w:ascii="Calibri" w:hAnsi="Calibri" w:cs="Calibri"/>
                <w:color w:val="000000"/>
                <w:sz w:val="16"/>
                <w:szCs w:val="16"/>
              </w:rPr>
            </w:pPr>
            <w:proofErr w:type="gramStart"/>
            <w:r w:rsidRPr="00A83296">
              <w:rPr>
                <w:rFonts w:ascii="Calibri" w:hAnsi="Calibri" w:cs="Calibri"/>
                <w:color w:val="000000"/>
                <w:sz w:val="16"/>
                <w:szCs w:val="16"/>
              </w:rPr>
              <w:t>2</w:t>
            </w:r>
            <w:proofErr w:type="gramEnd"/>
          </w:p>
        </w:tc>
        <w:tc>
          <w:tcPr>
            <w:tcW w:w="2178" w:type="dxa"/>
            <w:tcBorders>
              <w:top w:val="nil"/>
              <w:left w:val="nil"/>
              <w:bottom w:val="nil"/>
              <w:right w:val="single" w:sz="4" w:space="0" w:color="auto"/>
            </w:tcBorders>
            <w:shd w:val="clear" w:color="auto" w:fill="auto"/>
            <w:noWrap/>
            <w:vAlign w:val="center"/>
            <w:hideMark/>
          </w:tcPr>
          <w:p w14:paraId="6D31B3BA"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22/12/20</w:t>
            </w:r>
          </w:p>
        </w:tc>
        <w:tc>
          <w:tcPr>
            <w:tcW w:w="2126" w:type="dxa"/>
            <w:tcBorders>
              <w:top w:val="nil"/>
              <w:left w:val="nil"/>
              <w:bottom w:val="nil"/>
              <w:right w:val="single" w:sz="4" w:space="0" w:color="auto"/>
            </w:tcBorders>
            <w:shd w:val="clear" w:color="auto" w:fill="auto"/>
            <w:noWrap/>
            <w:vAlign w:val="center"/>
            <w:hideMark/>
          </w:tcPr>
          <w:p w14:paraId="26C8E31A"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22/12/20</w:t>
            </w:r>
          </w:p>
        </w:tc>
        <w:tc>
          <w:tcPr>
            <w:tcW w:w="1342" w:type="dxa"/>
            <w:tcBorders>
              <w:top w:val="nil"/>
              <w:left w:val="nil"/>
              <w:bottom w:val="nil"/>
              <w:right w:val="single" w:sz="4" w:space="0" w:color="auto"/>
            </w:tcBorders>
            <w:shd w:val="clear" w:color="auto" w:fill="auto"/>
            <w:noWrap/>
            <w:vAlign w:val="center"/>
            <w:hideMark/>
          </w:tcPr>
          <w:p w14:paraId="03BD3218"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0C376770"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4487E750"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2CC1C7AC" w14:textId="77777777" w:rsidR="0003565C" w:rsidRPr="00A83296" w:rsidRDefault="0003565C" w:rsidP="00713583">
            <w:pPr>
              <w:jc w:val="left"/>
              <w:rPr>
                <w:sz w:val="20"/>
                <w:szCs w:val="20"/>
              </w:rPr>
            </w:pPr>
          </w:p>
        </w:tc>
      </w:tr>
      <w:tr w:rsidR="0003565C" w:rsidRPr="00A83296" w14:paraId="1170FB48"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5FA42FD3" w14:textId="77777777" w:rsidR="0003565C" w:rsidRPr="00A83296" w:rsidRDefault="0003565C" w:rsidP="00713583">
            <w:pPr>
              <w:jc w:val="center"/>
              <w:rPr>
                <w:rFonts w:ascii="Calibri" w:hAnsi="Calibri" w:cs="Calibri"/>
                <w:color w:val="000000"/>
                <w:sz w:val="16"/>
                <w:szCs w:val="16"/>
              </w:rPr>
            </w:pPr>
            <w:proofErr w:type="gramStart"/>
            <w:r w:rsidRPr="00A83296">
              <w:rPr>
                <w:rFonts w:ascii="Calibri" w:hAnsi="Calibri" w:cs="Calibri"/>
                <w:color w:val="000000"/>
                <w:sz w:val="16"/>
                <w:szCs w:val="16"/>
              </w:rPr>
              <w:t>3</w:t>
            </w:r>
            <w:proofErr w:type="gramEnd"/>
          </w:p>
        </w:tc>
        <w:tc>
          <w:tcPr>
            <w:tcW w:w="2178" w:type="dxa"/>
            <w:tcBorders>
              <w:top w:val="nil"/>
              <w:left w:val="nil"/>
              <w:bottom w:val="nil"/>
              <w:right w:val="single" w:sz="4" w:space="0" w:color="auto"/>
            </w:tcBorders>
            <w:shd w:val="clear" w:color="auto" w:fill="auto"/>
            <w:noWrap/>
            <w:vAlign w:val="center"/>
            <w:hideMark/>
          </w:tcPr>
          <w:p w14:paraId="38CB9CBA"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22/01/21</w:t>
            </w:r>
          </w:p>
        </w:tc>
        <w:tc>
          <w:tcPr>
            <w:tcW w:w="2126" w:type="dxa"/>
            <w:tcBorders>
              <w:top w:val="nil"/>
              <w:left w:val="nil"/>
              <w:bottom w:val="nil"/>
              <w:right w:val="single" w:sz="4" w:space="0" w:color="auto"/>
            </w:tcBorders>
            <w:shd w:val="clear" w:color="auto" w:fill="auto"/>
            <w:noWrap/>
            <w:vAlign w:val="center"/>
            <w:hideMark/>
          </w:tcPr>
          <w:p w14:paraId="764854B3"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22/01/21</w:t>
            </w:r>
          </w:p>
        </w:tc>
        <w:tc>
          <w:tcPr>
            <w:tcW w:w="1342" w:type="dxa"/>
            <w:tcBorders>
              <w:top w:val="nil"/>
              <w:left w:val="nil"/>
              <w:bottom w:val="nil"/>
              <w:right w:val="single" w:sz="4" w:space="0" w:color="auto"/>
            </w:tcBorders>
            <w:shd w:val="clear" w:color="auto" w:fill="auto"/>
            <w:noWrap/>
            <w:vAlign w:val="center"/>
            <w:hideMark/>
          </w:tcPr>
          <w:p w14:paraId="4FE63BA8"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4E8B73C6"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56E5414E"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34072707" w14:textId="77777777" w:rsidR="0003565C" w:rsidRPr="00A83296" w:rsidRDefault="0003565C" w:rsidP="00713583">
            <w:pPr>
              <w:jc w:val="left"/>
              <w:rPr>
                <w:sz w:val="20"/>
                <w:szCs w:val="20"/>
              </w:rPr>
            </w:pPr>
          </w:p>
        </w:tc>
      </w:tr>
      <w:tr w:rsidR="0003565C" w:rsidRPr="00A83296" w14:paraId="22D694B3"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3664B46D" w14:textId="77777777" w:rsidR="0003565C" w:rsidRPr="00A83296" w:rsidRDefault="0003565C" w:rsidP="00713583">
            <w:pPr>
              <w:jc w:val="center"/>
              <w:rPr>
                <w:rFonts w:ascii="Calibri" w:hAnsi="Calibri" w:cs="Calibri"/>
                <w:color w:val="000000"/>
                <w:sz w:val="16"/>
                <w:szCs w:val="16"/>
              </w:rPr>
            </w:pPr>
            <w:proofErr w:type="gramStart"/>
            <w:r w:rsidRPr="00A83296">
              <w:rPr>
                <w:rFonts w:ascii="Calibri" w:hAnsi="Calibri" w:cs="Calibri"/>
                <w:color w:val="000000"/>
                <w:sz w:val="16"/>
                <w:szCs w:val="16"/>
              </w:rPr>
              <w:t>4</w:t>
            </w:r>
            <w:proofErr w:type="gramEnd"/>
          </w:p>
        </w:tc>
        <w:tc>
          <w:tcPr>
            <w:tcW w:w="2178" w:type="dxa"/>
            <w:tcBorders>
              <w:top w:val="nil"/>
              <w:left w:val="nil"/>
              <w:bottom w:val="nil"/>
              <w:right w:val="single" w:sz="4" w:space="0" w:color="auto"/>
            </w:tcBorders>
            <w:shd w:val="clear" w:color="auto" w:fill="auto"/>
            <w:noWrap/>
            <w:vAlign w:val="center"/>
            <w:hideMark/>
          </w:tcPr>
          <w:p w14:paraId="506A8713"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22/02/21</w:t>
            </w:r>
          </w:p>
        </w:tc>
        <w:tc>
          <w:tcPr>
            <w:tcW w:w="2126" w:type="dxa"/>
            <w:tcBorders>
              <w:top w:val="nil"/>
              <w:left w:val="nil"/>
              <w:bottom w:val="nil"/>
              <w:right w:val="single" w:sz="4" w:space="0" w:color="auto"/>
            </w:tcBorders>
            <w:shd w:val="clear" w:color="auto" w:fill="auto"/>
            <w:noWrap/>
            <w:vAlign w:val="center"/>
            <w:hideMark/>
          </w:tcPr>
          <w:p w14:paraId="21CCB6B3"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22/02/21</w:t>
            </w:r>
          </w:p>
        </w:tc>
        <w:tc>
          <w:tcPr>
            <w:tcW w:w="1342" w:type="dxa"/>
            <w:tcBorders>
              <w:top w:val="nil"/>
              <w:left w:val="nil"/>
              <w:bottom w:val="nil"/>
              <w:right w:val="single" w:sz="4" w:space="0" w:color="auto"/>
            </w:tcBorders>
            <w:shd w:val="clear" w:color="auto" w:fill="auto"/>
            <w:noWrap/>
            <w:vAlign w:val="center"/>
            <w:hideMark/>
          </w:tcPr>
          <w:p w14:paraId="4589BFDA"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5091EB55"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08FDED41"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10839422" w14:textId="77777777" w:rsidR="0003565C" w:rsidRPr="00A83296" w:rsidRDefault="0003565C" w:rsidP="00713583">
            <w:pPr>
              <w:jc w:val="left"/>
              <w:rPr>
                <w:sz w:val="20"/>
                <w:szCs w:val="20"/>
              </w:rPr>
            </w:pPr>
          </w:p>
        </w:tc>
      </w:tr>
      <w:tr w:rsidR="0003565C" w:rsidRPr="00A83296" w14:paraId="3CA0719D"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1D136149" w14:textId="77777777" w:rsidR="0003565C" w:rsidRPr="00A83296" w:rsidRDefault="0003565C" w:rsidP="00713583">
            <w:pPr>
              <w:jc w:val="center"/>
              <w:rPr>
                <w:rFonts w:ascii="Calibri" w:hAnsi="Calibri" w:cs="Calibri"/>
                <w:color w:val="000000"/>
                <w:sz w:val="16"/>
                <w:szCs w:val="16"/>
              </w:rPr>
            </w:pPr>
            <w:proofErr w:type="gramStart"/>
            <w:r w:rsidRPr="00A83296">
              <w:rPr>
                <w:rFonts w:ascii="Calibri" w:hAnsi="Calibri" w:cs="Calibri"/>
                <w:color w:val="000000"/>
                <w:sz w:val="16"/>
                <w:szCs w:val="16"/>
              </w:rPr>
              <w:t>5</w:t>
            </w:r>
            <w:proofErr w:type="gramEnd"/>
          </w:p>
        </w:tc>
        <w:tc>
          <w:tcPr>
            <w:tcW w:w="2178" w:type="dxa"/>
            <w:tcBorders>
              <w:top w:val="nil"/>
              <w:left w:val="nil"/>
              <w:bottom w:val="nil"/>
              <w:right w:val="single" w:sz="4" w:space="0" w:color="auto"/>
            </w:tcBorders>
            <w:shd w:val="clear" w:color="auto" w:fill="auto"/>
            <w:noWrap/>
            <w:vAlign w:val="center"/>
            <w:hideMark/>
          </w:tcPr>
          <w:p w14:paraId="0B87E139"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22/03/21</w:t>
            </w:r>
          </w:p>
        </w:tc>
        <w:tc>
          <w:tcPr>
            <w:tcW w:w="2126" w:type="dxa"/>
            <w:tcBorders>
              <w:top w:val="nil"/>
              <w:left w:val="nil"/>
              <w:bottom w:val="nil"/>
              <w:right w:val="single" w:sz="4" w:space="0" w:color="auto"/>
            </w:tcBorders>
            <w:shd w:val="clear" w:color="auto" w:fill="auto"/>
            <w:noWrap/>
            <w:vAlign w:val="center"/>
            <w:hideMark/>
          </w:tcPr>
          <w:p w14:paraId="76D807E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22/03/21</w:t>
            </w:r>
          </w:p>
        </w:tc>
        <w:tc>
          <w:tcPr>
            <w:tcW w:w="1342" w:type="dxa"/>
            <w:tcBorders>
              <w:top w:val="nil"/>
              <w:left w:val="nil"/>
              <w:bottom w:val="nil"/>
              <w:right w:val="single" w:sz="4" w:space="0" w:color="auto"/>
            </w:tcBorders>
            <w:shd w:val="clear" w:color="auto" w:fill="auto"/>
            <w:noWrap/>
            <w:vAlign w:val="center"/>
            <w:hideMark/>
          </w:tcPr>
          <w:p w14:paraId="58B4B5C2"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27ADC931"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510C1DFD"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58E74DCC" w14:textId="77777777" w:rsidR="0003565C" w:rsidRPr="00A83296" w:rsidRDefault="0003565C" w:rsidP="00713583">
            <w:pPr>
              <w:jc w:val="left"/>
              <w:rPr>
                <w:sz w:val="20"/>
                <w:szCs w:val="20"/>
              </w:rPr>
            </w:pPr>
          </w:p>
        </w:tc>
      </w:tr>
      <w:tr w:rsidR="0003565C" w:rsidRPr="00A83296" w14:paraId="0FB282E6"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72335A17" w14:textId="77777777" w:rsidR="0003565C" w:rsidRPr="00A83296" w:rsidRDefault="0003565C" w:rsidP="00713583">
            <w:pPr>
              <w:jc w:val="center"/>
              <w:rPr>
                <w:rFonts w:ascii="Calibri" w:hAnsi="Calibri" w:cs="Calibri"/>
                <w:color w:val="000000"/>
                <w:sz w:val="16"/>
                <w:szCs w:val="16"/>
              </w:rPr>
            </w:pPr>
            <w:proofErr w:type="gramStart"/>
            <w:r w:rsidRPr="00A83296">
              <w:rPr>
                <w:rFonts w:ascii="Calibri" w:hAnsi="Calibri" w:cs="Calibri"/>
                <w:color w:val="000000"/>
                <w:sz w:val="16"/>
                <w:szCs w:val="16"/>
              </w:rPr>
              <w:t>6</w:t>
            </w:r>
            <w:proofErr w:type="gramEnd"/>
          </w:p>
        </w:tc>
        <w:tc>
          <w:tcPr>
            <w:tcW w:w="2178" w:type="dxa"/>
            <w:tcBorders>
              <w:top w:val="nil"/>
              <w:left w:val="nil"/>
              <w:bottom w:val="nil"/>
              <w:right w:val="single" w:sz="4" w:space="0" w:color="auto"/>
            </w:tcBorders>
            <w:shd w:val="clear" w:color="auto" w:fill="auto"/>
            <w:noWrap/>
            <w:vAlign w:val="center"/>
            <w:hideMark/>
          </w:tcPr>
          <w:p w14:paraId="37141E31"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22/04/21</w:t>
            </w:r>
          </w:p>
        </w:tc>
        <w:tc>
          <w:tcPr>
            <w:tcW w:w="2126" w:type="dxa"/>
            <w:tcBorders>
              <w:top w:val="nil"/>
              <w:left w:val="nil"/>
              <w:bottom w:val="nil"/>
              <w:right w:val="single" w:sz="4" w:space="0" w:color="auto"/>
            </w:tcBorders>
            <w:shd w:val="clear" w:color="auto" w:fill="auto"/>
            <w:noWrap/>
            <w:vAlign w:val="center"/>
            <w:hideMark/>
          </w:tcPr>
          <w:p w14:paraId="19D6FEC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22/04/21</w:t>
            </w:r>
          </w:p>
        </w:tc>
        <w:tc>
          <w:tcPr>
            <w:tcW w:w="1342" w:type="dxa"/>
            <w:tcBorders>
              <w:top w:val="nil"/>
              <w:left w:val="nil"/>
              <w:bottom w:val="nil"/>
              <w:right w:val="single" w:sz="4" w:space="0" w:color="auto"/>
            </w:tcBorders>
            <w:shd w:val="clear" w:color="auto" w:fill="auto"/>
            <w:noWrap/>
            <w:vAlign w:val="center"/>
            <w:hideMark/>
          </w:tcPr>
          <w:p w14:paraId="67F86B2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4034DCF1"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470CCE7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515A4915" w14:textId="77777777" w:rsidR="0003565C" w:rsidRPr="00A83296" w:rsidRDefault="0003565C" w:rsidP="00713583">
            <w:pPr>
              <w:jc w:val="left"/>
              <w:rPr>
                <w:sz w:val="20"/>
                <w:szCs w:val="20"/>
              </w:rPr>
            </w:pPr>
          </w:p>
        </w:tc>
      </w:tr>
      <w:tr w:rsidR="0003565C" w:rsidRPr="00A83296" w14:paraId="032E7A25"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4E5463FB" w14:textId="77777777" w:rsidR="0003565C" w:rsidRPr="00A83296" w:rsidRDefault="0003565C" w:rsidP="00713583">
            <w:pPr>
              <w:jc w:val="center"/>
              <w:rPr>
                <w:rFonts w:ascii="Calibri" w:hAnsi="Calibri" w:cs="Calibri"/>
                <w:color w:val="000000"/>
                <w:sz w:val="16"/>
                <w:szCs w:val="16"/>
              </w:rPr>
            </w:pPr>
            <w:proofErr w:type="gramStart"/>
            <w:r w:rsidRPr="00A83296">
              <w:rPr>
                <w:rFonts w:ascii="Calibri" w:hAnsi="Calibri" w:cs="Calibri"/>
                <w:color w:val="000000"/>
                <w:sz w:val="16"/>
                <w:szCs w:val="16"/>
              </w:rPr>
              <w:t>7</w:t>
            </w:r>
            <w:proofErr w:type="gramEnd"/>
          </w:p>
        </w:tc>
        <w:tc>
          <w:tcPr>
            <w:tcW w:w="2178" w:type="dxa"/>
            <w:tcBorders>
              <w:top w:val="nil"/>
              <w:left w:val="nil"/>
              <w:bottom w:val="nil"/>
              <w:right w:val="single" w:sz="4" w:space="0" w:color="auto"/>
            </w:tcBorders>
            <w:shd w:val="clear" w:color="auto" w:fill="auto"/>
            <w:noWrap/>
            <w:vAlign w:val="center"/>
            <w:hideMark/>
          </w:tcPr>
          <w:p w14:paraId="168C776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22/05/21</w:t>
            </w:r>
          </w:p>
        </w:tc>
        <w:tc>
          <w:tcPr>
            <w:tcW w:w="2126" w:type="dxa"/>
            <w:tcBorders>
              <w:top w:val="nil"/>
              <w:left w:val="nil"/>
              <w:bottom w:val="nil"/>
              <w:right w:val="single" w:sz="4" w:space="0" w:color="auto"/>
            </w:tcBorders>
            <w:shd w:val="clear" w:color="auto" w:fill="auto"/>
            <w:noWrap/>
            <w:vAlign w:val="center"/>
            <w:hideMark/>
          </w:tcPr>
          <w:p w14:paraId="25CCFDB0"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24/05/21</w:t>
            </w:r>
          </w:p>
        </w:tc>
        <w:tc>
          <w:tcPr>
            <w:tcW w:w="1342" w:type="dxa"/>
            <w:tcBorders>
              <w:top w:val="nil"/>
              <w:left w:val="nil"/>
              <w:bottom w:val="nil"/>
              <w:right w:val="single" w:sz="4" w:space="0" w:color="auto"/>
            </w:tcBorders>
            <w:shd w:val="clear" w:color="auto" w:fill="auto"/>
            <w:noWrap/>
            <w:vAlign w:val="center"/>
            <w:hideMark/>
          </w:tcPr>
          <w:p w14:paraId="442D11E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10153B11"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1987B4B9"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062CE3DE" w14:textId="77777777" w:rsidR="0003565C" w:rsidRPr="00A83296" w:rsidRDefault="0003565C" w:rsidP="00713583">
            <w:pPr>
              <w:jc w:val="left"/>
              <w:rPr>
                <w:sz w:val="20"/>
                <w:szCs w:val="20"/>
              </w:rPr>
            </w:pPr>
          </w:p>
        </w:tc>
      </w:tr>
      <w:tr w:rsidR="0003565C" w:rsidRPr="00A83296" w14:paraId="7B5D86D8"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29107D4A" w14:textId="77777777" w:rsidR="0003565C" w:rsidRPr="00A83296" w:rsidRDefault="0003565C" w:rsidP="00713583">
            <w:pPr>
              <w:jc w:val="center"/>
              <w:rPr>
                <w:rFonts w:ascii="Calibri" w:hAnsi="Calibri" w:cs="Calibri"/>
                <w:color w:val="000000"/>
                <w:sz w:val="16"/>
                <w:szCs w:val="16"/>
              </w:rPr>
            </w:pPr>
            <w:proofErr w:type="gramStart"/>
            <w:r w:rsidRPr="00A83296">
              <w:rPr>
                <w:rFonts w:ascii="Calibri" w:hAnsi="Calibri" w:cs="Calibri"/>
                <w:color w:val="000000"/>
                <w:sz w:val="16"/>
                <w:szCs w:val="16"/>
              </w:rPr>
              <w:t>8</w:t>
            </w:r>
            <w:proofErr w:type="gramEnd"/>
          </w:p>
        </w:tc>
        <w:tc>
          <w:tcPr>
            <w:tcW w:w="2178" w:type="dxa"/>
            <w:tcBorders>
              <w:top w:val="nil"/>
              <w:left w:val="nil"/>
              <w:bottom w:val="nil"/>
              <w:right w:val="single" w:sz="4" w:space="0" w:color="auto"/>
            </w:tcBorders>
            <w:shd w:val="clear" w:color="auto" w:fill="auto"/>
            <w:noWrap/>
            <w:vAlign w:val="center"/>
            <w:hideMark/>
          </w:tcPr>
          <w:p w14:paraId="78A33AED"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22/06/21</w:t>
            </w:r>
          </w:p>
        </w:tc>
        <w:tc>
          <w:tcPr>
            <w:tcW w:w="2126" w:type="dxa"/>
            <w:tcBorders>
              <w:top w:val="nil"/>
              <w:left w:val="nil"/>
              <w:bottom w:val="nil"/>
              <w:right w:val="single" w:sz="4" w:space="0" w:color="auto"/>
            </w:tcBorders>
            <w:shd w:val="clear" w:color="auto" w:fill="auto"/>
            <w:noWrap/>
            <w:vAlign w:val="center"/>
            <w:hideMark/>
          </w:tcPr>
          <w:p w14:paraId="29188C09"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22/06/21</w:t>
            </w:r>
          </w:p>
        </w:tc>
        <w:tc>
          <w:tcPr>
            <w:tcW w:w="1342" w:type="dxa"/>
            <w:tcBorders>
              <w:top w:val="nil"/>
              <w:left w:val="nil"/>
              <w:bottom w:val="nil"/>
              <w:right w:val="single" w:sz="4" w:space="0" w:color="auto"/>
            </w:tcBorders>
            <w:shd w:val="clear" w:color="auto" w:fill="auto"/>
            <w:noWrap/>
            <w:vAlign w:val="center"/>
            <w:hideMark/>
          </w:tcPr>
          <w:p w14:paraId="2DC10B83"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61E37D0D"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6F413B1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34855D6A" w14:textId="77777777" w:rsidR="0003565C" w:rsidRPr="00A83296" w:rsidRDefault="0003565C" w:rsidP="00713583">
            <w:pPr>
              <w:jc w:val="left"/>
              <w:rPr>
                <w:sz w:val="20"/>
                <w:szCs w:val="20"/>
              </w:rPr>
            </w:pPr>
          </w:p>
        </w:tc>
      </w:tr>
      <w:tr w:rsidR="0003565C" w:rsidRPr="00A83296" w14:paraId="6CBB2DA9"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4E0AF66B" w14:textId="77777777" w:rsidR="0003565C" w:rsidRPr="00A83296" w:rsidRDefault="0003565C" w:rsidP="00713583">
            <w:pPr>
              <w:jc w:val="center"/>
              <w:rPr>
                <w:rFonts w:ascii="Calibri" w:hAnsi="Calibri" w:cs="Calibri"/>
                <w:color w:val="000000"/>
                <w:sz w:val="16"/>
                <w:szCs w:val="16"/>
              </w:rPr>
            </w:pPr>
            <w:proofErr w:type="gramStart"/>
            <w:r w:rsidRPr="00A83296">
              <w:rPr>
                <w:rFonts w:ascii="Calibri" w:hAnsi="Calibri" w:cs="Calibri"/>
                <w:color w:val="000000"/>
                <w:sz w:val="16"/>
                <w:szCs w:val="16"/>
              </w:rPr>
              <w:t>9</w:t>
            </w:r>
            <w:proofErr w:type="gramEnd"/>
          </w:p>
        </w:tc>
        <w:tc>
          <w:tcPr>
            <w:tcW w:w="2178" w:type="dxa"/>
            <w:tcBorders>
              <w:top w:val="nil"/>
              <w:left w:val="nil"/>
              <w:bottom w:val="nil"/>
              <w:right w:val="single" w:sz="4" w:space="0" w:color="auto"/>
            </w:tcBorders>
            <w:shd w:val="clear" w:color="auto" w:fill="auto"/>
            <w:noWrap/>
            <w:vAlign w:val="center"/>
            <w:hideMark/>
          </w:tcPr>
          <w:p w14:paraId="159C3AB8"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22/07/21</w:t>
            </w:r>
          </w:p>
        </w:tc>
        <w:tc>
          <w:tcPr>
            <w:tcW w:w="2126" w:type="dxa"/>
            <w:tcBorders>
              <w:top w:val="nil"/>
              <w:left w:val="nil"/>
              <w:bottom w:val="nil"/>
              <w:right w:val="single" w:sz="4" w:space="0" w:color="auto"/>
            </w:tcBorders>
            <w:shd w:val="clear" w:color="auto" w:fill="auto"/>
            <w:noWrap/>
            <w:vAlign w:val="center"/>
            <w:hideMark/>
          </w:tcPr>
          <w:p w14:paraId="25856223"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22/07/21</w:t>
            </w:r>
          </w:p>
        </w:tc>
        <w:tc>
          <w:tcPr>
            <w:tcW w:w="1342" w:type="dxa"/>
            <w:tcBorders>
              <w:top w:val="nil"/>
              <w:left w:val="nil"/>
              <w:bottom w:val="nil"/>
              <w:right w:val="single" w:sz="4" w:space="0" w:color="auto"/>
            </w:tcBorders>
            <w:shd w:val="clear" w:color="auto" w:fill="auto"/>
            <w:noWrap/>
            <w:vAlign w:val="center"/>
            <w:hideMark/>
          </w:tcPr>
          <w:p w14:paraId="0912A286"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2AF19EE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126B0FC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30489CFC" w14:textId="77777777" w:rsidR="0003565C" w:rsidRPr="00A83296" w:rsidRDefault="0003565C" w:rsidP="00713583">
            <w:pPr>
              <w:jc w:val="left"/>
              <w:rPr>
                <w:sz w:val="20"/>
                <w:szCs w:val="20"/>
              </w:rPr>
            </w:pPr>
          </w:p>
        </w:tc>
      </w:tr>
      <w:tr w:rsidR="0003565C" w:rsidRPr="00A83296" w14:paraId="1FE9325D"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63D39C7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10</w:t>
            </w:r>
          </w:p>
        </w:tc>
        <w:tc>
          <w:tcPr>
            <w:tcW w:w="2178" w:type="dxa"/>
            <w:tcBorders>
              <w:top w:val="nil"/>
              <w:left w:val="nil"/>
              <w:bottom w:val="nil"/>
              <w:right w:val="single" w:sz="4" w:space="0" w:color="auto"/>
            </w:tcBorders>
            <w:shd w:val="clear" w:color="auto" w:fill="auto"/>
            <w:noWrap/>
            <w:vAlign w:val="center"/>
            <w:hideMark/>
          </w:tcPr>
          <w:p w14:paraId="4827370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22/08/21</w:t>
            </w:r>
          </w:p>
        </w:tc>
        <w:tc>
          <w:tcPr>
            <w:tcW w:w="2126" w:type="dxa"/>
            <w:tcBorders>
              <w:top w:val="nil"/>
              <w:left w:val="nil"/>
              <w:bottom w:val="nil"/>
              <w:right w:val="single" w:sz="4" w:space="0" w:color="auto"/>
            </w:tcBorders>
            <w:shd w:val="clear" w:color="auto" w:fill="auto"/>
            <w:noWrap/>
            <w:vAlign w:val="center"/>
            <w:hideMark/>
          </w:tcPr>
          <w:p w14:paraId="23781783"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23/08/21</w:t>
            </w:r>
          </w:p>
        </w:tc>
        <w:tc>
          <w:tcPr>
            <w:tcW w:w="1342" w:type="dxa"/>
            <w:tcBorders>
              <w:top w:val="nil"/>
              <w:left w:val="nil"/>
              <w:bottom w:val="nil"/>
              <w:right w:val="single" w:sz="4" w:space="0" w:color="auto"/>
            </w:tcBorders>
            <w:shd w:val="clear" w:color="auto" w:fill="auto"/>
            <w:noWrap/>
            <w:vAlign w:val="center"/>
            <w:hideMark/>
          </w:tcPr>
          <w:p w14:paraId="512AC6FE"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7120E645"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162EE9C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20CAD20E" w14:textId="77777777" w:rsidR="0003565C" w:rsidRPr="00A83296" w:rsidRDefault="0003565C" w:rsidP="00713583">
            <w:pPr>
              <w:jc w:val="left"/>
              <w:rPr>
                <w:sz w:val="20"/>
                <w:szCs w:val="20"/>
              </w:rPr>
            </w:pPr>
          </w:p>
        </w:tc>
      </w:tr>
      <w:tr w:rsidR="0003565C" w:rsidRPr="00A83296" w14:paraId="47FD535A"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503DD401"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11</w:t>
            </w:r>
          </w:p>
        </w:tc>
        <w:tc>
          <w:tcPr>
            <w:tcW w:w="2178" w:type="dxa"/>
            <w:tcBorders>
              <w:top w:val="nil"/>
              <w:left w:val="nil"/>
              <w:bottom w:val="nil"/>
              <w:right w:val="single" w:sz="4" w:space="0" w:color="auto"/>
            </w:tcBorders>
            <w:shd w:val="clear" w:color="auto" w:fill="auto"/>
            <w:noWrap/>
            <w:vAlign w:val="center"/>
            <w:hideMark/>
          </w:tcPr>
          <w:p w14:paraId="6EFB095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22/09/21</w:t>
            </w:r>
          </w:p>
        </w:tc>
        <w:tc>
          <w:tcPr>
            <w:tcW w:w="2126" w:type="dxa"/>
            <w:tcBorders>
              <w:top w:val="nil"/>
              <w:left w:val="nil"/>
              <w:bottom w:val="nil"/>
              <w:right w:val="single" w:sz="4" w:space="0" w:color="auto"/>
            </w:tcBorders>
            <w:shd w:val="clear" w:color="auto" w:fill="auto"/>
            <w:noWrap/>
            <w:vAlign w:val="center"/>
            <w:hideMark/>
          </w:tcPr>
          <w:p w14:paraId="2FA367A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22/09/21</w:t>
            </w:r>
          </w:p>
        </w:tc>
        <w:tc>
          <w:tcPr>
            <w:tcW w:w="1342" w:type="dxa"/>
            <w:tcBorders>
              <w:top w:val="nil"/>
              <w:left w:val="nil"/>
              <w:bottom w:val="nil"/>
              <w:right w:val="single" w:sz="4" w:space="0" w:color="auto"/>
            </w:tcBorders>
            <w:shd w:val="clear" w:color="auto" w:fill="auto"/>
            <w:noWrap/>
            <w:vAlign w:val="center"/>
            <w:hideMark/>
          </w:tcPr>
          <w:p w14:paraId="2ACBC83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66CD6E7A"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72141F80"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090961E5" w14:textId="77777777" w:rsidR="0003565C" w:rsidRPr="00A83296" w:rsidRDefault="0003565C" w:rsidP="00713583">
            <w:pPr>
              <w:jc w:val="left"/>
              <w:rPr>
                <w:sz w:val="20"/>
                <w:szCs w:val="20"/>
              </w:rPr>
            </w:pPr>
          </w:p>
        </w:tc>
      </w:tr>
      <w:tr w:rsidR="0003565C" w:rsidRPr="00A83296" w14:paraId="3F5D0509"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5C737045"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12</w:t>
            </w:r>
          </w:p>
        </w:tc>
        <w:tc>
          <w:tcPr>
            <w:tcW w:w="2178" w:type="dxa"/>
            <w:tcBorders>
              <w:top w:val="nil"/>
              <w:left w:val="nil"/>
              <w:bottom w:val="nil"/>
              <w:right w:val="single" w:sz="4" w:space="0" w:color="auto"/>
            </w:tcBorders>
            <w:shd w:val="clear" w:color="auto" w:fill="auto"/>
            <w:noWrap/>
            <w:vAlign w:val="center"/>
            <w:hideMark/>
          </w:tcPr>
          <w:p w14:paraId="53A6F955"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22/10/21</w:t>
            </w:r>
          </w:p>
        </w:tc>
        <w:tc>
          <w:tcPr>
            <w:tcW w:w="2126" w:type="dxa"/>
            <w:tcBorders>
              <w:top w:val="nil"/>
              <w:left w:val="nil"/>
              <w:bottom w:val="nil"/>
              <w:right w:val="single" w:sz="4" w:space="0" w:color="auto"/>
            </w:tcBorders>
            <w:shd w:val="clear" w:color="auto" w:fill="auto"/>
            <w:noWrap/>
            <w:vAlign w:val="center"/>
            <w:hideMark/>
          </w:tcPr>
          <w:p w14:paraId="47B80BC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22/10/21</w:t>
            </w:r>
          </w:p>
        </w:tc>
        <w:tc>
          <w:tcPr>
            <w:tcW w:w="1342" w:type="dxa"/>
            <w:tcBorders>
              <w:top w:val="nil"/>
              <w:left w:val="nil"/>
              <w:bottom w:val="nil"/>
              <w:right w:val="single" w:sz="4" w:space="0" w:color="auto"/>
            </w:tcBorders>
            <w:shd w:val="clear" w:color="auto" w:fill="auto"/>
            <w:noWrap/>
            <w:vAlign w:val="center"/>
            <w:hideMark/>
          </w:tcPr>
          <w:p w14:paraId="7AA94362"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4A8B023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51E1868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53F37F07" w14:textId="77777777" w:rsidR="0003565C" w:rsidRPr="00A83296" w:rsidRDefault="0003565C" w:rsidP="00713583">
            <w:pPr>
              <w:jc w:val="left"/>
              <w:rPr>
                <w:sz w:val="20"/>
                <w:szCs w:val="20"/>
              </w:rPr>
            </w:pPr>
          </w:p>
        </w:tc>
      </w:tr>
      <w:tr w:rsidR="0003565C" w:rsidRPr="00A83296" w14:paraId="2BE48DB1"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6E970DC6"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13</w:t>
            </w:r>
          </w:p>
        </w:tc>
        <w:tc>
          <w:tcPr>
            <w:tcW w:w="2178" w:type="dxa"/>
            <w:tcBorders>
              <w:top w:val="nil"/>
              <w:left w:val="nil"/>
              <w:bottom w:val="nil"/>
              <w:right w:val="single" w:sz="4" w:space="0" w:color="auto"/>
            </w:tcBorders>
            <w:shd w:val="clear" w:color="auto" w:fill="auto"/>
            <w:noWrap/>
            <w:vAlign w:val="center"/>
            <w:hideMark/>
          </w:tcPr>
          <w:p w14:paraId="33F84729"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22/11/21</w:t>
            </w:r>
          </w:p>
        </w:tc>
        <w:tc>
          <w:tcPr>
            <w:tcW w:w="2126" w:type="dxa"/>
            <w:tcBorders>
              <w:top w:val="nil"/>
              <w:left w:val="nil"/>
              <w:bottom w:val="nil"/>
              <w:right w:val="single" w:sz="4" w:space="0" w:color="auto"/>
            </w:tcBorders>
            <w:shd w:val="clear" w:color="auto" w:fill="auto"/>
            <w:noWrap/>
            <w:vAlign w:val="center"/>
            <w:hideMark/>
          </w:tcPr>
          <w:p w14:paraId="56CECED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22/11/21</w:t>
            </w:r>
          </w:p>
        </w:tc>
        <w:tc>
          <w:tcPr>
            <w:tcW w:w="1342" w:type="dxa"/>
            <w:tcBorders>
              <w:top w:val="nil"/>
              <w:left w:val="nil"/>
              <w:bottom w:val="nil"/>
              <w:right w:val="single" w:sz="4" w:space="0" w:color="auto"/>
            </w:tcBorders>
            <w:shd w:val="clear" w:color="auto" w:fill="auto"/>
            <w:noWrap/>
            <w:vAlign w:val="center"/>
            <w:hideMark/>
          </w:tcPr>
          <w:p w14:paraId="56E17A2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2318DE0D"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0C0B5A10"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2A8ADA47" w14:textId="77777777" w:rsidR="0003565C" w:rsidRPr="00A83296" w:rsidRDefault="0003565C" w:rsidP="00713583">
            <w:pPr>
              <w:jc w:val="left"/>
              <w:rPr>
                <w:sz w:val="20"/>
                <w:szCs w:val="20"/>
              </w:rPr>
            </w:pPr>
          </w:p>
        </w:tc>
      </w:tr>
      <w:tr w:rsidR="0003565C" w:rsidRPr="00A83296" w14:paraId="0DFD46E5"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7A1C861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14</w:t>
            </w:r>
          </w:p>
        </w:tc>
        <w:tc>
          <w:tcPr>
            <w:tcW w:w="2178" w:type="dxa"/>
            <w:tcBorders>
              <w:top w:val="nil"/>
              <w:left w:val="nil"/>
              <w:bottom w:val="nil"/>
              <w:right w:val="single" w:sz="4" w:space="0" w:color="auto"/>
            </w:tcBorders>
            <w:shd w:val="clear" w:color="auto" w:fill="auto"/>
            <w:noWrap/>
            <w:vAlign w:val="center"/>
            <w:hideMark/>
          </w:tcPr>
          <w:p w14:paraId="3351AC9A"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22/12/21</w:t>
            </w:r>
          </w:p>
        </w:tc>
        <w:tc>
          <w:tcPr>
            <w:tcW w:w="2126" w:type="dxa"/>
            <w:tcBorders>
              <w:top w:val="nil"/>
              <w:left w:val="nil"/>
              <w:bottom w:val="nil"/>
              <w:right w:val="single" w:sz="4" w:space="0" w:color="auto"/>
            </w:tcBorders>
            <w:shd w:val="clear" w:color="auto" w:fill="auto"/>
            <w:noWrap/>
            <w:vAlign w:val="center"/>
            <w:hideMark/>
          </w:tcPr>
          <w:p w14:paraId="5F574DE9"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22/12/21</w:t>
            </w:r>
          </w:p>
        </w:tc>
        <w:tc>
          <w:tcPr>
            <w:tcW w:w="1342" w:type="dxa"/>
            <w:tcBorders>
              <w:top w:val="nil"/>
              <w:left w:val="nil"/>
              <w:bottom w:val="nil"/>
              <w:right w:val="single" w:sz="4" w:space="0" w:color="auto"/>
            </w:tcBorders>
            <w:shd w:val="clear" w:color="auto" w:fill="auto"/>
            <w:noWrap/>
            <w:vAlign w:val="center"/>
            <w:hideMark/>
          </w:tcPr>
          <w:p w14:paraId="3354C5CD"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5635215D"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4F4DC919"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76289587" w14:textId="77777777" w:rsidR="0003565C" w:rsidRPr="00A83296" w:rsidRDefault="0003565C" w:rsidP="00713583">
            <w:pPr>
              <w:jc w:val="left"/>
              <w:rPr>
                <w:sz w:val="20"/>
                <w:szCs w:val="20"/>
              </w:rPr>
            </w:pPr>
          </w:p>
        </w:tc>
      </w:tr>
      <w:tr w:rsidR="0003565C" w:rsidRPr="00A83296" w14:paraId="29D17583"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48957391"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15</w:t>
            </w:r>
          </w:p>
        </w:tc>
        <w:tc>
          <w:tcPr>
            <w:tcW w:w="2178" w:type="dxa"/>
            <w:tcBorders>
              <w:top w:val="nil"/>
              <w:left w:val="nil"/>
              <w:bottom w:val="nil"/>
              <w:right w:val="single" w:sz="4" w:space="0" w:color="auto"/>
            </w:tcBorders>
            <w:shd w:val="clear" w:color="auto" w:fill="auto"/>
            <w:noWrap/>
            <w:vAlign w:val="center"/>
            <w:hideMark/>
          </w:tcPr>
          <w:p w14:paraId="287F5A3E"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22/01/22</w:t>
            </w:r>
          </w:p>
        </w:tc>
        <w:tc>
          <w:tcPr>
            <w:tcW w:w="2126" w:type="dxa"/>
            <w:tcBorders>
              <w:top w:val="nil"/>
              <w:left w:val="nil"/>
              <w:bottom w:val="nil"/>
              <w:right w:val="single" w:sz="4" w:space="0" w:color="auto"/>
            </w:tcBorders>
            <w:shd w:val="clear" w:color="auto" w:fill="auto"/>
            <w:noWrap/>
            <w:vAlign w:val="center"/>
            <w:hideMark/>
          </w:tcPr>
          <w:p w14:paraId="38B5CAD3"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24/01/22</w:t>
            </w:r>
          </w:p>
        </w:tc>
        <w:tc>
          <w:tcPr>
            <w:tcW w:w="1342" w:type="dxa"/>
            <w:tcBorders>
              <w:top w:val="nil"/>
              <w:left w:val="nil"/>
              <w:bottom w:val="nil"/>
              <w:right w:val="single" w:sz="4" w:space="0" w:color="auto"/>
            </w:tcBorders>
            <w:shd w:val="clear" w:color="auto" w:fill="auto"/>
            <w:noWrap/>
            <w:vAlign w:val="center"/>
            <w:hideMark/>
          </w:tcPr>
          <w:p w14:paraId="3132D360"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05E3D1B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0FF1D432"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4B662CCC" w14:textId="77777777" w:rsidR="0003565C" w:rsidRPr="00A83296" w:rsidRDefault="0003565C" w:rsidP="00713583">
            <w:pPr>
              <w:jc w:val="left"/>
              <w:rPr>
                <w:sz w:val="20"/>
                <w:szCs w:val="20"/>
              </w:rPr>
            </w:pPr>
          </w:p>
        </w:tc>
      </w:tr>
      <w:tr w:rsidR="0003565C" w:rsidRPr="00A83296" w14:paraId="22E20F8C"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6395EF8A"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16</w:t>
            </w:r>
          </w:p>
        </w:tc>
        <w:tc>
          <w:tcPr>
            <w:tcW w:w="2178" w:type="dxa"/>
            <w:tcBorders>
              <w:top w:val="nil"/>
              <w:left w:val="nil"/>
              <w:bottom w:val="nil"/>
              <w:right w:val="single" w:sz="4" w:space="0" w:color="auto"/>
            </w:tcBorders>
            <w:shd w:val="clear" w:color="auto" w:fill="auto"/>
            <w:noWrap/>
            <w:vAlign w:val="center"/>
            <w:hideMark/>
          </w:tcPr>
          <w:p w14:paraId="0A136FE1"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22/02/22</w:t>
            </w:r>
          </w:p>
        </w:tc>
        <w:tc>
          <w:tcPr>
            <w:tcW w:w="2126" w:type="dxa"/>
            <w:tcBorders>
              <w:top w:val="nil"/>
              <w:left w:val="nil"/>
              <w:bottom w:val="nil"/>
              <w:right w:val="single" w:sz="4" w:space="0" w:color="auto"/>
            </w:tcBorders>
            <w:shd w:val="clear" w:color="auto" w:fill="auto"/>
            <w:noWrap/>
            <w:vAlign w:val="center"/>
            <w:hideMark/>
          </w:tcPr>
          <w:p w14:paraId="26B7D00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22/02/22</w:t>
            </w:r>
          </w:p>
        </w:tc>
        <w:tc>
          <w:tcPr>
            <w:tcW w:w="1342" w:type="dxa"/>
            <w:tcBorders>
              <w:top w:val="nil"/>
              <w:left w:val="nil"/>
              <w:bottom w:val="nil"/>
              <w:right w:val="single" w:sz="4" w:space="0" w:color="auto"/>
            </w:tcBorders>
            <w:shd w:val="clear" w:color="auto" w:fill="auto"/>
            <w:noWrap/>
            <w:vAlign w:val="center"/>
            <w:hideMark/>
          </w:tcPr>
          <w:p w14:paraId="74B536D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6706F308"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10A67B03"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5DC9D44A" w14:textId="77777777" w:rsidR="0003565C" w:rsidRPr="00A83296" w:rsidRDefault="0003565C" w:rsidP="00713583">
            <w:pPr>
              <w:jc w:val="left"/>
              <w:rPr>
                <w:sz w:val="20"/>
                <w:szCs w:val="20"/>
              </w:rPr>
            </w:pPr>
          </w:p>
        </w:tc>
      </w:tr>
      <w:tr w:rsidR="0003565C" w:rsidRPr="00A83296" w14:paraId="1F1DCF23"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557B409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17</w:t>
            </w:r>
          </w:p>
        </w:tc>
        <w:tc>
          <w:tcPr>
            <w:tcW w:w="2178" w:type="dxa"/>
            <w:tcBorders>
              <w:top w:val="nil"/>
              <w:left w:val="nil"/>
              <w:bottom w:val="nil"/>
              <w:right w:val="single" w:sz="4" w:space="0" w:color="auto"/>
            </w:tcBorders>
            <w:shd w:val="clear" w:color="auto" w:fill="auto"/>
            <w:noWrap/>
            <w:vAlign w:val="center"/>
            <w:hideMark/>
          </w:tcPr>
          <w:p w14:paraId="74695BF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22/03/22</w:t>
            </w:r>
          </w:p>
        </w:tc>
        <w:tc>
          <w:tcPr>
            <w:tcW w:w="2126" w:type="dxa"/>
            <w:tcBorders>
              <w:top w:val="nil"/>
              <w:left w:val="nil"/>
              <w:bottom w:val="nil"/>
              <w:right w:val="single" w:sz="4" w:space="0" w:color="auto"/>
            </w:tcBorders>
            <w:shd w:val="clear" w:color="auto" w:fill="auto"/>
            <w:noWrap/>
            <w:vAlign w:val="center"/>
            <w:hideMark/>
          </w:tcPr>
          <w:p w14:paraId="08FAB3C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22/03/22</w:t>
            </w:r>
          </w:p>
        </w:tc>
        <w:tc>
          <w:tcPr>
            <w:tcW w:w="1342" w:type="dxa"/>
            <w:tcBorders>
              <w:top w:val="nil"/>
              <w:left w:val="nil"/>
              <w:bottom w:val="nil"/>
              <w:right w:val="single" w:sz="4" w:space="0" w:color="auto"/>
            </w:tcBorders>
            <w:shd w:val="clear" w:color="auto" w:fill="auto"/>
            <w:noWrap/>
            <w:vAlign w:val="center"/>
            <w:hideMark/>
          </w:tcPr>
          <w:p w14:paraId="14D0B6F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2608B086"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3668C96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6D02CA75" w14:textId="77777777" w:rsidR="0003565C" w:rsidRPr="00A83296" w:rsidRDefault="0003565C" w:rsidP="00713583">
            <w:pPr>
              <w:jc w:val="left"/>
              <w:rPr>
                <w:sz w:val="20"/>
                <w:szCs w:val="20"/>
              </w:rPr>
            </w:pPr>
          </w:p>
        </w:tc>
      </w:tr>
      <w:tr w:rsidR="0003565C" w:rsidRPr="00A83296" w14:paraId="1143973A"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55A02317"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18</w:t>
            </w:r>
          </w:p>
        </w:tc>
        <w:tc>
          <w:tcPr>
            <w:tcW w:w="2178" w:type="dxa"/>
            <w:tcBorders>
              <w:top w:val="nil"/>
              <w:left w:val="nil"/>
              <w:bottom w:val="nil"/>
              <w:right w:val="single" w:sz="4" w:space="0" w:color="auto"/>
            </w:tcBorders>
            <w:shd w:val="clear" w:color="auto" w:fill="auto"/>
            <w:noWrap/>
            <w:vAlign w:val="center"/>
            <w:hideMark/>
          </w:tcPr>
          <w:p w14:paraId="7B6F1E17"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22/04/22</w:t>
            </w:r>
          </w:p>
        </w:tc>
        <w:tc>
          <w:tcPr>
            <w:tcW w:w="2126" w:type="dxa"/>
            <w:tcBorders>
              <w:top w:val="nil"/>
              <w:left w:val="nil"/>
              <w:bottom w:val="nil"/>
              <w:right w:val="single" w:sz="4" w:space="0" w:color="auto"/>
            </w:tcBorders>
            <w:shd w:val="clear" w:color="auto" w:fill="auto"/>
            <w:noWrap/>
            <w:vAlign w:val="center"/>
            <w:hideMark/>
          </w:tcPr>
          <w:p w14:paraId="70E25868"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22/04/22</w:t>
            </w:r>
          </w:p>
        </w:tc>
        <w:tc>
          <w:tcPr>
            <w:tcW w:w="1342" w:type="dxa"/>
            <w:tcBorders>
              <w:top w:val="nil"/>
              <w:left w:val="nil"/>
              <w:bottom w:val="nil"/>
              <w:right w:val="single" w:sz="4" w:space="0" w:color="auto"/>
            </w:tcBorders>
            <w:shd w:val="clear" w:color="auto" w:fill="auto"/>
            <w:noWrap/>
            <w:vAlign w:val="center"/>
            <w:hideMark/>
          </w:tcPr>
          <w:p w14:paraId="366677F5"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1414B452"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795657B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00712FCE" w14:textId="77777777" w:rsidR="0003565C" w:rsidRPr="00A83296" w:rsidRDefault="0003565C" w:rsidP="00713583">
            <w:pPr>
              <w:jc w:val="left"/>
              <w:rPr>
                <w:sz w:val="20"/>
                <w:szCs w:val="20"/>
              </w:rPr>
            </w:pPr>
          </w:p>
        </w:tc>
      </w:tr>
      <w:tr w:rsidR="0003565C" w:rsidRPr="00A83296" w14:paraId="163F4B35"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690D580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19</w:t>
            </w:r>
          </w:p>
        </w:tc>
        <w:tc>
          <w:tcPr>
            <w:tcW w:w="2178" w:type="dxa"/>
            <w:tcBorders>
              <w:top w:val="nil"/>
              <w:left w:val="nil"/>
              <w:bottom w:val="nil"/>
              <w:right w:val="single" w:sz="4" w:space="0" w:color="auto"/>
            </w:tcBorders>
            <w:shd w:val="clear" w:color="auto" w:fill="auto"/>
            <w:noWrap/>
            <w:vAlign w:val="center"/>
            <w:hideMark/>
          </w:tcPr>
          <w:p w14:paraId="3FF7B0BE"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22/05/22</w:t>
            </w:r>
          </w:p>
        </w:tc>
        <w:tc>
          <w:tcPr>
            <w:tcW w:w="2126" w:type="dxa"/>
            <w:tcBorders>
              <w:top w:val="nil"/>
              <w:left w:val="nil"/>
              <w:bottom w:val="nil"/>
              <w:right w:val="single" w:sz="4" w:space="0" w:color="auto"/>
            </w:tcBorders>
            <w:shd w:val="clear" w:color="auto" w:fill="auto"/>
            <w:noWrap/>
            <w:vAlign w:val="center"/>
            <w:hideMark/>
          </w:tcPr>
          <w:p w14:paraId="1C444C3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23/05/22</w:t>
            </w:r>
          </w:p>
        </w:tc>
        <w:tc>
          <w:tcPr>
            <w:tcW w:w="1342" w:type="dxa"/>
            <w:tcBorders>
              <w:top w:val="nil"/>
              <w:left w:val="nil"/>
              <w:bottom w:val="nil"/>
              <w:right w:val="single" w:sz="4" w:space="0" w:color="auto"/>
            </w:tcBorders>
            <w:shd w:val="clear" w:color="auto" w:fill="auto"/>
            <w:noWrap/>
            <w:vAlign w:val="center"/>
            <w:hideMark/>
          </w:tcPr>
          <w:p w14:paraId="032D39C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790EE9B9"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4C295B4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699F1040" w14:textId="77777777" w:rsidR="0003565C" w:rsidRPr="00A83296" w:rsidRDefault="0003565C" w:rsidP="00713583">
            <w:pPr>
              <w:jc w:val="left"/>
              <w:rPr>
                <w:sz w:val="20"/>
                <w:szCs w:val="20"/>
              </w:rPr>
            </w:pPr>
          </w:p>
        </w:tc>
      </w:tr>
      <w:tr w:rsidR="0003565C" w:rsidRPr="00A83296" w14:paraId="0DBA4A99"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1534EF92"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20</w:t>
            </w:r>
          </w:p>
        </w:tc>
        <w:tc>
          <w:tcPr>
            <w:tcW w:w="2178" w:type="dxa"/>
            <w:tcBorders>
              <w:top w:val="nil"/>
              <w:left w:val="nil"/>
              <w:bottom w:val="nil"/>
              <w:right w:val="single" w:sz="4" w:space="0" w:color="auto"/>
            </w:tcBorders>
            <w:shd w:val="clear" w:color="auto" w:fill="auto"/>
            <w:noWrap/>
            <w:vAlign w:val="center"/>
            <w:hideMark/>
          </w:tcPr>
          <w:p w14:paraId="2AD77A2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22/06/22</w:t>
            </w:r>
          </w:p>
        </w:tc>
        <w:tc>
          <w:tcPr>
            <w:tcW w:w="2126" w:type="dxa"/>
            <w:tcBorders>
              <w:top w:val="nil"/>
              <w:left w:val="nil"/>
              <w:bottom w:val="nil"/>
              <w:right w:val="single" w:sz="4" w:space="0" w:color="auto"/>
            </w:tcBorders>
            <w:shd w:val="clear" w:color="auto" w:fill="auto"/>
            <w:noWrap/>
            <w:vAlign w:val="center"/>
            <w:hideMark/>
          </w:tcPr>
          <w:p w14:paraId="2776C46D"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22/06/22</w:t>
            </w:r>
          </w:p>
        </w:tc>
        <w:tc>
          <w:tcPr>
            <w:tcW w:w="1342" w:type="dxa"/>
            <w:tcBorders>
              <w:top w:val="nil"/>
              <w:left w:val="nil"/>
              <w:bottom w:val="nil"/>
              <w:right w:val="single" w:sz="4" w:space="0" w:color="auto"/>
            </w:tcBorders>
            <w:shd w:val="clear" w:color="auto" w:fill="auto"/>
            <w:noWrap/>
            <w:vAlign w:val="center"/>
            <w:hideMark/>
          </w:tcPr>
          <w:p w14:paraId="125A464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2C4763A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49C76858"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01FACDEA" w14:textId="77777777" w:rsidR="0003565C" w:rsidRPr="00A83296" w:rsidRDefault="0003565C" w:rsidP="00713583">
            <w:pPr>
              <w:jc w:val="left"/>
              <w:rPr>
                <w:sz w:val="20"/>
                <w:szCs w:val="20"/>
              </w:rPr>
            </w:pPr>
          </w:p>
        </w:tc>
      </w:tr>
      <w:tr w:rsidR="0003565C" w:rsidRPr="00A83296" w14:paraId="598B9572"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3ECC9917"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21</w:t>
            </w:r>
          </w:p>
        </w:tc>
        <w:tc>
          <w:tcPr>
            <w:tcW w:w="2178" w:type="dxa"/>
            <w:tcBorders>
              <w:top w:val="nil"/>
              <w:left w:val="nil"/>
              <w:bottom w:val="nil"/>
              <w:right w:val="single" w:sz="4" w:space="0" w:color="auto"/>
            </w:tcBorders>
            <w:shd w:val="clear" w:color="auto" w:fill="auto"/>
            <w:noWrap/>
            <w:vAlign w:val="center"/>
            <w:hideMark/>
          </w:tcPr>
          <w:p w14:paraId="4A19D91A"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22/07/22</w:t>
            </w:r>
          </w:p>
        </w:tc>
        <w:tc>
          <w:tcPr>
            <w:tcW w:w="2126" w:type="dxa"/>
            <w:tcBorders>
              <w:top w:val="nil"/>
              <w:left w:val="nil"/>
              <w:bottom w:val="nil"/>
              <w:right w:val="single" w:sz="4" w:space="0" w:color="auto"/>
            </w:tcBorders>
            <w:shd w:val="clear" w:color="auto" w:fill="auto"/>
            <w:noWrap/>
            <w:vAlign w:val="center"/>
            <w:hideMark/>
          </w:tcPr>
          <w:p w14:paraId="5CAA9ACD"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22/07/22</w:t>
            </w:r>
          </w:p>
        </w:tc>
        <w:tc>
          <w:tcPr>
            <w:tcW w:w="1342" w:type="dxa"/>
            <w:tcBorders>
              <w:top w:val="nil"/>
              <w:left w:val="nil"/>
              <w:bottom w:val="nil"/>
              <w:right w:val="single" w:sz="4" w:space="0" w:color="auto"/>
            </w:tcBorders>
            <w:shd w:val="clear" w:color="auto" w:fill="auto"/>
            <w:noWrap/>
            <w:vAlign w:val="center"/>
            <w:hideMark/>
          </w:tcPr>
          <w:p w14:paraId="18019AF1"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10A1DBAE"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2C756AA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2F89EE66" w14:textId="77777777" w:rsidR="0003565C" w:rsidRPr="00A83296" w:rsidRDefault="0003565C" w:rsidP="00713583">
            <w:pPr>
              <w:jc w:val="left"/>
              <w:rPr>
                <w:sz w:val="20"/>
                <w:szCs w:val="20"/>
              </w:rPr>
            </w:pPr>
          </w:p>
        </w:tc>
      </w:tr>
      <w:tr w:rsidR="0003565C" w:rsidRPr="00A83296" w14:paraId="1704887C"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5AF120D0"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w:t>
            </w:r>
          </w:p>
        </w:tc>
        <w:tc>
          <w:tcPr>
            <w:tcW w:w="2178" w:type="dxa"/>
            <w:tcBorders>
              <w:top w:val="nil"/>
              <w:left w:val="nil"/>
              <w:bottom w:val="nil"/>
              <w:right w:val="single" w:sz="4" w:space="0" w:color="auto"/>
            </w:tcBorders>
            <w:shd w:val="clear" w:color="auto" w:fill="auto"/>
            <w:noWrap/>
            <w:vAlign w:val="center"/>
            <w:hideMark/>
          </w:tcPr>
          <w:p w14:paraId="6F84A2B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22/08/22</w:t>
            </w:r>
          </w:p>
        </w:tc>
        <w:tc>
          <w:tcPr>
            <w:tcW w:w="2126" w:type="dxa"/>
            <w:tcBorders>
              <w:top w:val="nil"/>
              <w:left w:val="nil"/>
              <w:bottom w:val="nil"/>
              <w:right w:val="single" w:sz="4" w:space="0" w:color="auto"/>
            </w:tcBorders>
            <w:shd w:val="clear" w:color="auto" w:fill="auto"/>
            <w:noWrap/>
            <w:vAlign w:val="center"/>
            <w:hideMark/>
          </w:tcPr>
          <w:p w14:paraId="4E62B6B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22/08/22</w:t>
            </w:r>
          </w:p>
        </w:tc>
        <w:tc>
          <w:tcPr>
            <w:tcW w:w="1342" w:type="dxa"/>
            <w:tcBorders>
              <w:top w:val="nil"/>
              <w:left w:val="nil"/>
              <w:bottom w:val="nil"/>
              <w:right w:val="single" w:sz="4" w:space="0" w:color="auto"/>
            </w:tcBorders>
            <w:shd w:val="clear" w:color="auto" w:fill="auto"/>
            <w:noWrap/>
            <w:vAlign w:val="center"/>
            <w:hideMark/>
          </w:tcPr>
          <w:p w14:paraId="3C0991D5"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562C670D"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007A534A"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6FD9F122" w14:textId="77777777" w:rsidR="0003565C" w:rsidRPr="00A83296" w:rsidRDefault="0003565C" w:rsidP="00713583">
            <w:pPr>
              <w:jc w:val="left"/>
              <w:rPr>
                <w:sz w:val="20"/>
                <w:szCs w:val="20"/>
              </w:rPr>
            </w:pPr>
          </w:p>
        </w:tc>
      </w:tr>
      <w:tr w:rsidR="0003565C" w:rsidRPr="00A83296" w14:paraId="1254EB26" w14:textId="77777777" w:rsidTr="00713583">
        <w:trPr>
          <w:trHeight w:val="225"/>
        </w:trPr>
        <w:tc>
          <w:tcPr>
            <w:tcW w:w="0" w:type="auto"/>
            <w:tcBorders>
              <w:top w:val="nil"/>
              <w:left w:val="single" w:sz="8" w:space="0" w:color="auto"/>
              <w:bottom w:val="nil"/>
              <w:right w:val="single" w:sz="4" w:space="0" w:color="auto"/>
            </w:tcBorders>
            <w:shd w:val="clear" w:color="auto" w:fill="auto"/>
            <w:noWrap/>
            <w:vAlign w:val="center"/>
            <w:hideMark/>
          </w:tcPr>
          <w:p w14:paraId="23F4C80D"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23</w:t>
            </w:r>
          </w:p>
        </w:tc>
        <w:tc>
          <w:tcPr>
            <w:tcW w:w="2178" w:type="dxa"/>
            <w:tcBorders>
              <w:top w:val="nil"/>
              <w:left w:val="nil"/>
              <w:bottom w:val="nil"/>
              <w:right w:val="single" w:sz="4" w:space="0" w:color="auto"/>
            </w:tcBorders>
            <w:shd w:val="clear" w:color="auto" w:fill="auto"/>
            <w:noWrap/>
            <w:vAlign w:val="center"/>
            <w:hideMark/>
          </w:tcPr>
          <w:p w14:paraId="00AB6DBF"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22/09/22</w:t>
            </w:r>
          </w:p>
        </w:tc>
        <w:tc>
          <w:tcPr>
            <w:tcW w:w="2126" w:type="dxa"/>
            <w:tcBorders>
              <w:top w:val="nil"/>
              <w:left w:val="nil"/>
              <w:bottom w:val="nil"/>
              <w:right w:val="single" w:sz="4" w:space="0" w:color="auto"/>
            </w:tcBorders>
            <w:shd w:val="clear" w:color="auto" w:fill="auto"/>
            <w:noWrap/>
            <w:vAlign w:val="center"/>
            <w:hideMark/>
          </w:tcPr>
          <w:p w14:paraId="4B9DF5C1"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22/09/22</w:t>
            </w:r>
          </w:p>
        </w:tc>
        <w:tc>
          <w:tcPr>
            <w:tcW w:w="1342" w:type="dxa"/>
            <w:tcBorders>
              <w:top w:val="nil"/>
              <w:left w:val="nil"/>
              <w:bottom w:val="nil"/>
              <w:right w:val="single" w:sz="4" w:space="0" w:color="auto"/>
            </w:tcBorders>
            <w:shd w:val="clear" w:color="auto" w:fill="auto"/>
            <w:noWrap/>
            <w:vAlign w:val="center"/>
            <w:hideMark/>
          </w:tcPr>
          <w:p w14:paraId="05E9BDE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73268B6C"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Não </w:t>
            </w:r>
          </w:p>
        </w:tc>
        <w:tc>
          <w:tcPr>
            <w:tcW w:w="0" w:type="auto"/>
            <w:tcBorders>
              <w:top w:val="nil"/>
              <w:left w:val="nil"/>
              <w:bottom w:val="nil"/>
              <w:right w:val="single" w:sz="8" w:space="0" w:color="auto"/>
            </w:tcBorders>
            <w:shd w:val="clear" w:color="auto" w:fill="auto"/>
            <w:noWrap/>
            <w:vAlign w:val="center"/>
            <w:hideMark/>
          </w:tcPr>
          <w:p w14:paraId="28BFA5E6"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0,0000%</w:t>
            </w:r>
          </w:p>
        </w:tc>
        <w:tc>
          <w:tcPr>
            <w:tcW w:w="0" w:type="auto"/>
            <w:vAlign w:val="center"/>
            <w:hideMark/>
          </w:tcPr>
          <w:p w14:paraId="5B4C1F2D" w14:textId="77777777" w:rsidR="0003565C" w:rsidRPr="00A83296" w:rsidRDefault="0003565C" w:rsidP="00713583">
            <w:pPr>
              <w:jc w:val="left"/>
              <w:rPr>
                <w:sz w:val="20"/>
                <w:szCs w:val="20"/>
              </w:rPr>
            </w:pPr>
          </w:p>
        </w:tc>
      </w:tr>
      <w:tr w:rsidR="0003565C" w:rsidRPr="00A83296" w14:paraId="575450A0" w14:textId="77777777" w:rsidTr="00713583">
        <w:trPr>
          <w:trHeight w:val="240"/>
        </w:trPr>
        <w:tc>
          <w:tcPr>
            <w:tcW w:w="0" w:type="auto"/>
            <w:tcBorders>
              <w:top w:val="nil"/>
              <w:left w:val="single" w:sz="8" w:space="0" w:color="auto"/>
              <w:bottom w:val="nil"/>
              <w:right w:val="single" w:sz="4" w:space="0" w:color="auto"/>
            </w:tcBorders>
            <w:shd w:val="clear" w:color="auto" w:fill="auto"/>
            <w:noWrap/>
            <w:vAlign w:val="center"/>
            <w:hideMark/>
          </w:tcPr>
          <w:p w14:paraId="5ECDD690"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24</w:t>
            </w:r>
          </w:p>
        </w:tc>
        <w:tc>
          <w:tcPr>
            <w:tcW w:w="2178" w:type="dxa"/>
            <w:tcBorders>
              <w:top w:val="nil"/>
              <w:left w:val="nil"/>
              <w:bottom w:val="nil"/>
              <w:right w:val="single" w:sz="4" w:space="0" w:color="auto"/>
            </w:tcBorders>
            <w:shd w:val="clear" w:color="auto" w:fill="auto"/>
            <w:noWrap/>
            <w:vAlign w:val="center"/>
            <w:hideMark/>
          </w:tcPr>
          <w:p w14:paraId="19AD3046"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22/10/22</w:t>
            </w:r>
          </w:p>
        </w:tc>
        <w:tc>
          <w:tcPr>
            <w:tcW w:w="2126" w:type="dxa"/>
            <w:tcBorders>
              <w:top w:val="nil"/>
              <w:left w:val="nil"/>
              <w:bottom w:val="nil"/>
              <w:right w:val="single" w:sz="4" w:space="0" w:color="auto"/>
            </w:tcBorders>
            <w:shd w:val="clear" w:color="auto" w:fill="auto"/>
            <w:noWrap/>
            <w:vAlign w:val="center"/>
            <w:hideMark/>
          </w:tcPr>
          <w:p w14:paraId="2421BEB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24/10/22</w:t>
            </w:r>
          </w:p>
        </w:tc>
        <w:tc>
          <w:tcPr>
            <w:tcW w:w="1342" w:type="dxa"/>
            <w:tcBorders>
              <w:top w:val="nil"/>
              <w:left w:val="nil"/>
              <w:bottom w:val="nil"/>
              <w:right w:val="single" w:sz="4" w:space="0" w:color="auto"/>
            </w:tcBorders>
            <w:shd w:val="clear" w:color="auto" w:fill="auto"/>
            <w:noWrap/>
            <w:vAlign w:val="center"/>
            <w:hideMark/>
          </w:tcPr>
          <w:p w14:paraId="3D9EC27B"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4" w:space="0" w:color="auto"/>
            </w:tcBorders>
            <w:shd w:val="clear" w:color="auto" w:fill="auto"/>
            <w:noWrap/>
            <w:vAlign w:val="center"/>
            <w:hideMark/>
          </w:tcPr>
          <w:p w14:paraId="0E97CB8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 xml:space="preserve"> Sim </w:t>
            </w:r>
          </w:p>
        </w:tc>
        <w:tc>
          <w:tcPr>
            <w:tcW w:w="0" w:type="auto"/>
            <w:tcBorders>
              <w:top w:val="nil"/>
              <w:left w:val="nil"/>
              <w:bottom w:val="nil"/>
              <w:right w:val="single" w:sz="8" w:space="0" w:color="auto"/>
            </w:tcBorders>
            <w:shd w:val="clear" w:color="auto" w:fill="auto"/>
            <w:noWrap/>
            <w:vAlign w:val="center"/>
            <w:hideMark/>
          </w:tcPr>
          <w:p w14:paraId="706750D4" w14:textId="77777777" w:rsidR="0003565C" w:rsidRPr="00A83296" w:rsidRDefault="0003565C" w:rsidP="00713583">
            <w:pPr>
              <w:jc w:val="center"/>
              <w:rPr>
                <w:rFonts w:ascii="Calibri" w:hAnsi="Calibri" w:cs="Calibri"/>
                <w:color w:val="000000"/>
                <w:sz w:val="16"/>
                <w:szCs w:val="16"/>
              </w:rPr>
            </w:pPr>
            <w:r w:rsidRPr="00A83296">
              <w:rPr>
                <w:rFonts w:ascii="Calibri" w:hAnsi="Calibri" w:cs="Calibri"/>
                <w:color w:val="000000"/>
                <w:sz w:val="16"/>
                <w:szCs w:val="16"/>
              </w:rPr>
              <w:t>100,0000%</w:t>
            </w:r>
          </w:p>
        </w:tc>
        <w:tc>
          <w:tcPr>
            <w:tcW w:w="0" w:type="auto"/>
            <w:vAlign w:val="center"/>
            <w:hideMark/>
          </w:tcPr>
          <w:p w14:paraId="4694D8F7" w14:textId="77777777" w:rsidR="0003565C" w:rsidRPr="00A83296" w:rsidRDefault="0003565C" w:rsidP="00713583">
            <w:pPr>
              <w:jc w:val="left"/>
              <w:rPr>
                <w:sz w:val="20"/>
                <w:szCs w:val="20"/>
              </w:rPr>
            </w:pPr>
          </w:p>
        </w:tc>
      </w:tr>
    </w:tbl>
    <w:p w14:paraId="58A5DC3F" w14:textId="77777777" w:rsidR="0003565C" w:rsidRPr="00675412" w:rsidRDefault="0003565C" w:rsidP="0003565C">
      <w:pPr>
        <w:spacing w:line="280" w:lineRule="exact"/>
        <w:jc w:val="center"/>
        <w:rPr>
          <w:rFonts w:ascii="Trebuchet MS" w:hAnsi="Trebuchet MS"/>
          <w:b/>
          <w:bCs/>
          <w:sz w:val="22"/>
          <w:szCs w:val="22"/>
        </w:rPr>
      </w:pPr>
    </w:p>
    <w:p w14:paraId="6DFF39B8" w14:textId="77777777" w:rsidR="0003565C" w:rsidRPr="00675412" w:rsidRDefault="0003565C" w:rsidP="0003565C">
      <w:pPr>
        <w:spacing w:line="280" w:lineRule="exact"/>
        <w:jc w:val="center"/>
        <w:rPr>
          <w:rFonts w:ascii="Trebuchet MS" w:hAnsi="Trebuchet MS"/>
          <w:sz w:val="22"/>
          <w:szCs w:val="22"/>
        </w:rPr>
      </w:pPr>
    </w:p>
    <w:p w14:paraId="73564A11" w14:textId="77777777" w:rsidR="0003565C" w:rsidRPr="00675412" w:rsidRDefault="0003565C" w:rsidP="0003565C">
      <w:pPr>
        <w:spacing w:line="280" w:lineRule="exact"/>
        <w:jc w:val="center"/>
        <w:rPr>
          <w:rFonts w:ascii="Trebuchet MS" w:hAnsi="Trebuchet MS"/>
          <w:sz w:val="22"/>
          <w:szCs w:val="22"/>
        </w:rPr>
      </w:pPr>
    </w:p>
    <w:p w14:paraId="506462B0" w14:textId="77777777" w:rsidR="00B16170" w:rsidRDefault="00B16170" w:rsidP="00185239">
      <w:pPr>
        <w:spacing w:line="280" w:lineRule="exact"/>
        <w:rPr>
          <w:rFonts w:ascii="Trebuchet MS" w:hAnsi="Trebuchet MS"/>
          <w:sz w:val="22"/>
          <w:szCs w:val="22"/>
        </w:rPr>
      </w:pPr>
    </w:p>
    <w:p w14:paraId="362AE529" w14:textId="77777777" w:rsidR="00C41E1E" w:rsidRPr="00675412" w:rsidRDefault="00C41E1E" w:rsidP="006A2E3D">
      <w:pPr>
        <w:spacing w:line="280" w:lineRule="exact"/>
        <w:jc w:val="center"/>
        <w:rPr>
          <w:rFonts w:ascii="Trebuchet MS" w:hAnsi="Trebuchet MS"/>
          <w:sz w:val="22"/>
          <w:szCs w:val="22"/>
        </w:rPr>
      </w:pPr>
    </w:p>
    <w:p w14:paraId="26A62CF7" w14:textId="77777777" w:rsidR="00C41E1E" w:rsidRPr="00675412" w:rsidRDefault="00C41E1E" w:rsidP="006A2E3D">
      <w:pPr>
        <w:spacing w:line="280" w:lineRule="exact"/>
        <w:jc w:val="center"/>
        <w:rPr>
          <w:rFonts w:ascii="Trebuchet MS" w:hAnsi="Trebuchet MS"/>
          <w:sz w:val="22"/>
          <w:szCs w:val="22"/>
        </w:rPr>
      </w:pPr>
    </w:p>
    <w:p w14:paraId="5017B5C1" w14:textId="77777777" w:rsidR="00C41E1E" w:rsidRPr="00675412" w:rsidRDefault="00C41E1E" w:rsidP="006A2E3D">
      <w:pPr>
        <w:spacing w:line="280" w:lineRule="exact"/>
        <w:jc w:val="center"/>
        <w:rPr>
          <w:rFonts w:ascii="Trebuchet MS" w:hAnsi="Trebuchet MS"/>
          <w:sz w:val="22"/>
          <w:szCs w:val="22"/>
        </w:rPr>
      </w:pPr>
    </w:p>
    <w:p w14:paraId="38A48588" w14:textId="77777777" w:rsidR="00C41E1E" w:rsidRPr="00675412" w:rsidRDefault="00C41E1E" w:rsidP="006A2E3D">
      <w:pPr>
        <w:spacing w:line="280" w:lineRule="exact"/>
        <w:jc w:val="center"/>
        <w:rPr>
          <w:rFonts w:ascii="Trebuchet MS" w:hAnsi="Trebuchet MS"/>
          <w:sz w:val="22"/>
          <w:szCs w:val="22"/>
        </w:rPr>
      </w:pPr>
    </w:p>
    <w:p w14:paraId="1AA372C6" w14:textId="77777777" w:rsidR="006C625A" w:rsidRPr="00675412" w:rsidRDefault="006C625A">
      <w:pPr>
        <w:spacing w:line="280" w:lineRule="exact"/>
        <w:jc w:val="center"/>
        <w:rPr>
          <w:rFonts w:ascii="Trebuchet MS" w:hAnsi="Trebuchet MS"/>
          <w:sz w:val="22"/>
          <w:szCs w:val="22"/>
        </w:rPr>
      </w:pPr>
    </w:p>
    <w:sectPr w:rsidR="006C625A" w:rsidRPr="00675412" w:rsidSect="006F20A4">
      <w:pgSz w:w="11906" w:h="16838"/>
      <w:pgMar w:top="1417" w:right="1700"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6" w:author="Kelly Motta" w:date="2020-10-28T09:33:00Z" w:initials="KM">
    <w:p w14:paraId="1020AEAC" w14:textId="6C51084B" w:rsidR="009C26C1" w:rsidRDefault="009C26C1">
      <w:pPr>
        <w:pStyle w:val="Textodecomentrio"/>
      </w:pPr>
      <w:r>
        <w:rPr>
          <w:rStyle w:val="Refdecomentrio"/>
        </w:rPr>
        <w:annotationRef/>
      </w:r>
      <w:r>
        <w:t xml:space="preserve">OT: Gentileza manter a redação em linha com a cláusula </w:t>
      </w:r>
      <w:r w:rsidR="002755D3">
        <w:t xml:space="preserve">3.5.1 (i) que trata da </w:t>
      </w:r>
      <w:r>
        <w:t>destinação.</w:t>
      </w:r>
    </w:p>
  </w:comment>
  <w:comment w:id="70" w:author="Bianca Galdino" w:date="2020-10-28T09:56:00Z" w:initials="BG">
    <w:p w14:paraId="7BB8194F" w14:textId="7C7E3687" w:rsidR="002755D3" w:rsidRDefault="002755D3">
      <w:pPr>
        <w:pStyle w:val="Textodecomentrio"/>
      </w:pPr>
      <w:r>
        <w:rPr>
          <w:rStyle w:val="Refdecomentrio"/>
        </w:rPr>
        <w:annotationRef/>
      </w:r>
      <w:r>
        <w:t>Ajustar conforme descrito acima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020AEAC" w15:done="0"/>
  <w15:commentEx w15:paraId="7BB8194F" w15:done="0"/>
  <w15:commentEx w15:paraId="3E8B20CB" w15:done="0"/>
  <w15:commentEx w15:paraId="0C86AE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43BED4" w16cex:dateUtc="2020-10-28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020AEAC" w16cid:durableId="2343BE6E"/>
  <w16cid:commentId w16cid:paraId="7BB8194F" w16cid:durableId="2343BED4"/>
  <w16cid:commentId w16cid:paraId="3E8B20CB" w16cid:durableId="2343BE6F"/>
  <w16cid:commentId w16cid:paraId="0C86AE91" w16cid:durableId="2343BE7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563577" w14:textId="77777777" w:rsidR="00243EA7" w:rsidRDefault="00243EA7" w:rsidP="00207424">
      <w:r>
        <w:separator/>
      </w:r>
    </w:p>
  </w:endnote>
  <w:endnote w:type="continuationSeparator" w:id="0">
    <w:p w14:paraId="6EE14633" w14:textId="77777777" w:rsidR="00243EA7" w:rsidRDefault="00243EA7" w:rsidP="00207424">
      <w:r>
        <w:continuationSeparator/>
      </w:r>
    </w:p>
  </w:endnote>
  <w:endnote w:type="continuationNotice" w:id="1">
    <w:p w14:paraId="1C185B7A" w14:textId="77777777" w:rsidR="00243EA7" w:rsidRDefault="00243E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2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76CA88" w14:textId="77777777" w:rsidR="00243EA7" w:rsidRDefault="00243EA7" w:rsidP="00207424">
      <w:r>
        <w:separator/>
      </w:r>
    </w:p>
  </w:footnote>
  <w:footnote w:type="continuationSeparator" w:id="0">
    <w:p w14:paraId="4B82ABE4" w14:textId="77777777" w:rsidR="00243EA7" w:rsidRDefault="00243EA7" w:rsidP="00207424">
      <w:r>
        <w:continuationSeparator/>
      </w:r>
    </w:p>
  </w:footnote>
  <w:footnote w:type="continuationNotice" w:id="1">
    <w:p w14:paraId="4BC43323" w14:textId="77777777" w:rsidR="00243EA7" w:rsidRDefault="00243EA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E64AB5A"/>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0637995"/>
    <w:multiLevelType w:val="hybridMultilevel"/>
    <w:tmpl w:val="AFBC5854"/>
    <w:lvl w:ilvl="0" w:tplc="CB98297A">
      <w:start w:val="12"/>
      <w:numFmt w:val="low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nsid w:val="007114EA"/>
    <w:multiLevelType w:val="multilevel"/>
    <w:tmpl w:val="02966D1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483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0128133C"/>
    <w:multiLevelType w:val="hybridMultilevel"/>
    <w:tmpl w:val="35EE3238"/>
    <w:lvl w:ilvl="0" w:tplc="122A2E2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01EF6649"/>
    <w:multiLevelType w:val="multilevel"/>
    <w:tmpl w:val="7E5E7698"/>
    <w:lvl w:ilvl="0">
      <w:start w:val="2"/>
      <w:numFmt w:val="decimal"/>
      <w:lvlText w:val="%1."/>
      <w:lvlJc w:val="left"/>
      <w:pPr>
        <w:ind w:left="390" w:hanging="390"/>
      </w:pPr>
      <w:rPr>
        <w:rFonts w:hint="default"/>
        <w:b/>
      </w:rPr>
    </w:lvl>
    <w:lvl w:ilvl="1">
      <w:start w:val="3"/>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nsid w:val="01F12355"/>
    <w:multiLevelType w:val="multilevel"/>
    <w:tmpl w:val="7F381DE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483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3267DD6"/>
    <w:multiLevelType w:val="multilevel"/>
    <w:tmpl w:val="7F5C6FE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4E148F6"/>
    <w:multiLevelType w:val="multilevel"/>
    <w:tmpl w:val="36608F46"/>
    <w:lvl w:ilvl="0">
      <w:start w:val="2"/>
      <w:numFmt w:val="decimal"/>
      <w:lvlText w:val="%1."/>
      <w:lvlJc w:val="left"/>
      <w:pPr>
        <w:ind w:left="390" w:hanging="390"/>
      </w:pPr>
      <w:rPr>
        <w:rFonts w:hint="default"/>
        <w:b/>
      </w:rPr>
    </w:lvl>
    <w:lvl w:ilvl="1">
      <w:start w:val="2"/>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nsid w:val="06075FE3"/>
    <w:multiLevelType w:val="hybridMultilevel"/>
    <w:tmpl w:val="C8282B26"/>
    <w:lvl w:ilvl="0" w:tplc="6B8EBAE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063C5E45"/>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07480C38"/>
    <w:multiLevelType w:val="hybridMultilevel"/>
    <w:tmpl w:val="F5CAD806"/>
    <w:lvl w:ilvl="0" w:tplc="67A0F89A">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082F35AC"/>
    <w:multiLevelType w:val="hybridMultilevel"/>
    <w:tmpl w:val="9C420D08"/>
    <w:lvl w:ilvl="0" w:tplc="7C867CE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095A7E6C"/>
    <w:multiLevelType w:val="hybridMultilevel"/>
    <w:tmpl w:val="B4B065B6"/>
    <w:lvl w:ilvl="0" w:tplc="0ED2002C">
      <w:start w:val="12"/>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0A533970"/>
    <w:multiLevelType w:val="multilevel"/>
    <w:tmpl w:val="BEC8B16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0B80615A"/>
    <w:multiLevelType w:val="multilevel"/>
    <w:tmpl w:val="11CE4F2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0E114C6B"/>
    <w:multiLevelType w:val="hybridMultilevel"/>
    <w:tmpl w:val="C6984B40"/>
    <w:lvl w:ilvl="0" w:tplc="BBB6B89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0EFA421F"/>
    <w:multiLevelType w:val="multilevel"/>
    <w:tmpl w:val="949A3F0E"/>
    <w:lvl w:ilvl="0">
      <w:start w:val="1"/>
      <w:numFmt w:val="decimal"/>
      <w:lvlText w:val="%1."/>
      <w:lvlJc w:val="left"/>
      <w:pPr>
        <w:ind w:left="360" w:hanging="360"/>
      </w:pPr>
      <w:rPr>
        <w:rFonts w:eastAsia="Times New Roman" w:hint="default"/>
        <w:b w:val="0"/>
      </w:rPr>
    </w:lvl>
    <w:lvl w:ilvl="1">
      <w:start w:val="1"/>
      <w:numFmt w:val="decimal"/>
      <w:lvlText w:val="%1.%2."/>
      <w:lvlJc w:val="left"/>
      <w:pPr>
        <w:ind w:left="720" w:hanging="720"/>
      </w:pPr>
      <w:rPr>
        <w:rFonts w:eastAsia="Times New Roman" w:hint="default"/>
        <w:b w:val="0"/>
      </w:rPr>
    </w:lvl>
    <w:lvl w:ilvl="2">
      <w:start w:val="1"/>
      <w:numFmt w:val="decimal"/>
      <w:lvlText w:val="%1.%2.%3."/>
      <w:lvlJc w:val="left"/>
      <w:pPr>
        <w:ind w:left="720" w:hanging="720"/>
      </w:pPr>
      <w:rPr>
        <w:rFonts w:eastAsia="Times New Roman" w:hint="default"/>
        <w:b w:val="0"/>
      </w:rPr>
    </w:lvl>
    <w:lvl w:ilvl="3">
      <w:start w:val="1"/>
      <w:numFmt w:val="decimal"/>
      <w:lvlText w:val="%1.%2.%3.%4."/>
      <w:lvlJc w:val="left"/>
      <w:pPr>
        <w:ind w:left="1080" w:hanging="108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440" w:hanging="144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800" w:hanging="180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abstractNum w:abstractNumId="17">
    <w:nsid w:val="12EE60CD"/>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17E72B68"/>
    <w:multiLevelType w:val="hybridMultilevel"/>
    <w:tmpl w:val="32624934"/>
    <w:lvl w:ilvl="0" w:tplc="E190F7FE">
      <w:start w:val="8"/>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18535203"/>
    <w:multiLevelType w:val="multilevel"/>
    <w:tmpl w:val="62F26F6E"/>
    <w:lvl w:ilvl="0">
      <w:start w:val="4"/>
      <w:numFmt w:val="decimal"/>
      <w:lvlText w:val="%1."/>
      <w:lvlJc w:val="left"/>
      <w:pPr>
        <w:ind w:left="390" w:hanging="390"/>
      </w:pPr>
      <w:rPr>
        <w:rFonts w:hint="default"/>
      </w:rPr>
    </w:lvl>
    <w:lvl w:ilvl="1">
      <w:start w:val="11"/>
      <w:numFmt w:val="decimal"/>
      <w:lvlText w:val="%1.%2."/>
      <w:lvlJc w:val="left"/>
      <w:pPr>
        <w:ind w:left="720" w:hanging="720"/>
      </w:pPr>
      <w:rPr>
        <w:rFonts w:hint="default"/>
      </w:rPr>
    </w:lvl>
    <w:lvl w:ilvl="2">
      <w:start w:val="5"/>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18D67AFF"/>
    <w:multiLevelType w:val="hybridMultilevel"/>
    <w:tmpl w:val="9558D7BA"/>
    <w:lvl w:ilvl="0" w:tplc="CE82F504">
      <w:start w:val="7"/>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19241FCB"/>
    <w:multiLevelType w:val="hybridMultilevel"/>
    <w:tmpl w:val="EAFA1D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1BBC2158"/>
    <w:multiLevelType w:val="hybridMultilevel"/>
    <w:tmpl w:val="0832A4B6"/>
    <w:lvl w:ilvl="0" w:tplc="2ADCA95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1C2F79CA"/>
    <w:multiLevelType w:val="multilevel"/>
    <w:tmpl w:val="0C20A5B0"/>
    <w:lvl w:ilvl="0">
      <w:start w:val="4"/>
      <w:numFmt w:val="decimal"/>
      <w:lvlText w:val="%1."/>
      <w:lvlJc w:val="left"/>
      <w:pPr>
        <w:ind w:left="390" w:hanging="390"/>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1D7F4AE5"/>
    <w:multiLevelType w:val="hybridMultilevel"/>
    <w:tmpl w:val="C41045B8"/>
    <w:lvl w:ilvl="0" w:tplc="B8B803E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1F540F4E"/>
    <w:multiLevelType w:val="multilevel"/>
    <w:tmpl w:val="949A3F0E"/>
    <w:lvl w:ilvl="0">
      <w:start w:val="1"/>
      <w:numFmt w:val="decimal"/>
      <w:lvlText w:val="%1."/>
      <w:lvlJc w:val="left"/>
      <w:pPr>
        <w:ind w:left="360" w:hanging="360"/>
      </w:pPr>
      <w:rPr>
        <w:rFonts w:eastAsia="Times New Roman" w:hint="default"/>
        <w:b w:val="0"/>
      </w:rPr>
    </w:lvl>
    <w:lvl w:ilvl="1">
      <w:start w:val="1"/>
      <w:numFmt w:val="decimal"/>
      <w:lvlText w:val="%1.%2."/>
      <w:lvlJc w:val="left"/>
      <w:pPr>
        <w:ind w:left="720" w:hanging="720"/>
      </w:pPr>
      <w:rPr>
        <w:rFonts w:eastAsia="Times New Roman" w:hint="default"/>
        <w:b w:val="0"/>
      </w:rPr>
    </w:lvl>
    <w:lvl w:ilvl="2">
      <w:start w:val="1"/>
      <w:numFmt w:val="decimal"/>
      <w:lvlText w:val="%1.%2.%3."/>
      <w:lvlJc w:val="left"/>
      <w:pPr>
        <w:ind w:left="720" w:hanging="720"/>
      </w:pPr>
      <w:rPr>
        <w:rFonts w:eastAsia="Times New Roman" w:hint="default"/>
        <w:b w:val="0"/>
      </w:rPr>
    </w:lvl>
    <w:lvl w:ilvl="3">
      <w:start w:val="1"/>
      <w:numFmt w:val="decimal"/>
      <w:lvlText w:val="%1.%2.%3.%4."/>
      <w:lvlJc w:val="left"/>
      <w:pPr>
        <w:ind w:left="1080" w:hanging="108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440" w:hanging="144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800" w:hanging="180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abstractNum w:abstractNumId="26">
    <w:nsid w:val="211312DB"/>
    <w:multiLevelType w:val="multilevel"/>
    <w:tmpl w:val="B10233F8"/>
    <w:lvl w:ilvl="0">
      <w:start w:val="2"/>
      <w:numFmt w:val="decimal"/>
      <w:lvlText w:val="%1."/>
      <w:lvlJc w:val="left"/>
      <w:pPr>
        <w:ind w:left="390" w:hanging="390"/>
      </w:pPr>
      <w:rPr>
        <w:rFonts w:hint="default"/>
        <w:b/>
      </w:rPr>
    </w:lvl>
    <w:lvl w:ilvl="1">
      <w:start w:val="1"/>
      <w:numFmt w:val="decimal"/>
      <w:lvlText w:val="%1.%2."/>
      <w:lvlJc w:val="left"/>
      <w:pPr>
        <w:ind w:left="390" w:hanging="390"/>
      </w:pPr>
      <w:rPr>
        <w:rFonts w:hint="default"/>
        <w:b/>
      </w:rPr>
    </w:lvl>
    <w:lvl w:ilvl="2">
      <w:start w:val="2"/>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nsid w:val="221F3FF8"/>
    <w:multiLevelType w:val="hybridMultilevel"/>
    <w:tmpl w:val="A6EC42BE"/>
    <w:lvl w:ilvl="0" w:tplc="0E72AA66">
      <w:start w:val="11"/>
      <w:numFmt w:val="low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8">
    <w:nsid w:val="2381382C"/>
    <w:multiLevelType w:val="hybridMultilevel"/>
    <w:tmpl w:val="54024210"/>
    <w:lvl w:ilvl="0" w:tplc="1E9CCEEE">
      <w:start w:val="1"/>
      <w:numFmt w:val="lowerLetter"/>
      <w:lvlText w:val="(%1)"/>
      <w:lvlJc w:val="left"/>
      <w:pPr>
        <w:tabs>
          <w:tab w:val="num" w:pos="1080"/>
        </w:tabs>
        <w:ind w:left="1080" w:hanging="360"/>
      </w:pPr>
      <w:rPr>
        <w:rFonts w:hint="default"/>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29">
    <w:nsid w:val="27B74723"/>
    <w:multiLevelType w:val="multilevel"/>
    <w:tmpl w:val="7F5C6FE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291369D7"/>
    <w:multiLevelType w:val="hybridMultilevel"/>
    <w:tmpl w:val="2F448CC0"/>
    <w:lvl w:ilvl="0" w:tplc="06704346">
      <w:start w:val="1"/>
      <w:numFmt w:val="lowerRoman"/>
      <w:lvlText w:val="(%1)"/>
      <w:lvlJc w:val="left"/>
      <w:pPr>
        <w:ind w:left="757" w:hanging="720"/>
      </w:pPr>
      <w:rPr>
        <w:rFonts w:hint="default"/>
      </w:rPr>
    </w:lvl>
    <w:lvl w:ilvl="1" w:tplc="04160019" w:tentative="1">
      <w:start w:val="1"/>
      <w:numFmt w:val="lowerLetter"/>
      <w:lvlText w:val="%2."/>
      <w:lvlJc w:val="left"/>
      <w:pPr>
        <w:ind w:left="1117" w:hanging="360"/>
      </w:pPr>
    </w:lvl>
    <w:lvl w:ilvl="2" w:tplc="0416001B" w:tentative="1">
      <w:start w:val="1"/>
      <w:numFmt w:val="lowerRoman"/>
      <w:lvlText w:val="%3."/>
      <w:lvlJc w:val="right"/>
      <w:pPr>
        <w:ind w:left="1837" w:hanging="180"/>
      </w:pPr>
    </w:lvl>
    <w:lvl w:ilvl="3" w:tplc="0416000F" w:tentative="1">
      <w:start w:val="1"/>
      <w:numFmt w:val="decimal"/>
      <w:lvlText w:val="%4."/>
      <w:lvlJc w:val="left"/>
      <w:pPr>
        <w:ind w:left="2557" w:hanging="360"/>
      </w:pPr>
    </w:lvl>
    <w:lvl w:ilvl="4" w:tplc="04160019" w:tentative="1">
      <w:start w:val="1"/>
      <w:numFmt w:val="lowerLetter"/>
      <w:lvlText w:val="%5."/>
      <w:lvlJc w:val="left"/>
      <w:pPr>
        <w:ind w:left="3277" w:hanging="360"/>
      </w:pPr>
    </w:lvl>
    <w:lvl w:ilvl="5" w:tplc="0416001B" w:tentative="1">
      <w:start w:val="1"/>
      <w:numFmt w:val="lowerRoman"/>
      <w:lvlText w:val="%6."/>
      <w:lvlJc w:val="right"/>
      <w:pPr>
        <w:ind w:left="3997" w:hanging="180"/>
      </w:pPr>
    </w:lvl>
    <w:lvl w:ilvl="6" w:tplc="0416000F" w:tentative="1">
      <w:start w:val="1"/>
      <w:numFmt w:val="decimal"/>
      <w:lvlText w:val="%7."/>
      <w:lvlJc w:val="left"/>
      <w:pPr>
        <w:ind w:left="4717" w:hanging="360"/>
      </w:pPr>
    </w:lvl>
    <w:lvl w:ilvl="7" w:tplc="04160019" w:tentative="1">
      <w:start w:val="1"/>
      <w:numFmt w:val="lowerLetter"/>
      <w:lvlText w:val="%8."/>
      <w:lvlJc w:val="left"/>
      <w:pPr>
        <w:ind w:left="5437" w:hanging="360"/>
      </w:pPr>
    </w:lvl>
    <w:lvl w:ilvl="8" w:tplc="0416001B" w:tentative="1">
      <w:start w:val="1"/>
      <w:numFmt w:val="lowerRoman"/>
      <w:lvlText w:val="%9."/>
      <w:lvlJc w:val="right"/>
      <w:pPr>
        <w:ind w:left="6157" w:hanging="180"/>
      </w:pPr>
    </w:lvl>
  </w:abstractNum>
  <w:abstractNum w:abstractNumId="31">
    <w:nsid w:val="29BB2318"/>
    <w:multiLevelType w:val="hybridMultilevel"/>
    <w:tmpl w:val="C41045B8"/>
    <w:lvl w:ilvl="0" w:tplc="B8B803E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nsid w:val="2B5D4198"/>
    <w:multiLevelType w:val="multilevel"/>
    <w:tmpl w:val="031C9504"/>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nsid w:val="2DED296C"/>
    <w:multiLevelType w:val="hybridMultilevel"/>
    <w:tmpl w:val="EF0A05AA"/>
    <w:lvl w:ilvl="0" w:tplc="C5BC6A1A">
      <w:start w:val="1"/>
      <w:numFmt w:val="lowerLetter"/>
      <w:lvlText w:val="%1)"/>
      <w:lvlJc w:val="left"/>
      <w:pPr>
        <w:ind w:left="8015" w:hanging="360"/>
      </w:pPr>
      <w:rPr>
        <w:rFonts w:ascii="Trebuchet MS" w:hAnsi="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nsid w:val="2E2A4138"/>
    <w:multiLevelType w:val="multilevel"/>
    <w:tmpl w:val="151C568A"/>
    <w:lvl w:ilvl="0">
      <w:start w:val="3"/>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483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nsid w:val="2FC26A0E"/>
    <w:multiLevelType w:val="multilevel"/>
    <w:tmpl w:val="F96664C6"/>
    <w:lvl w:ilvl="0">
      <w:start w:val="4"/>
      <w:numFmt w:val="decimal"/>
      <w:lvlText w:val="%1."/>
      <w:lvlJc w:val="left"/>
      <w:pPr>
        <w:ind w:left="390" w:hanging="390"/>
      </w:pPr>
      <w:rPr>
        <w:rFonts w:hint="default"/>
      </w:rPr>
    </w:lvl>
    <w:lvl w:ilvl="1">
      <w:start w:val="11"/>
      <w:numFmt w:val="decimal"/>
      <w:lvlText w:val="%1.%2."/>
      <w:lvlJc w:val="left"/>
      <w:pPr>
        <w:ind w:left="720" w:hanging="720"/>
      </w:pPr>
      <w:rPr>
        <w:rFonts w:hint="default"/>
      </w:rPr>
    </w:lvl>
    <w:lvl w:ilvl="2">
      <w:start w:val="5"/>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30F43EC8"/>
    <w:multiLevelType w:val="multilevel"/>
    <w:tmpl w:val="848A156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3102604A"/>
    <w:multiLevelType w:val="multilevel"/>
    <w:tmpl w:val="97D2D9C2"/>
    <w:lvl w:ilvl="0">
      <w:start w:val="2"/>
      <w:numFmt w:val="decimal"/>
      <w:lvlText w:val="%1."/>
      <w:lvlJc w:val="left"/>
      <w:pPr>
        <w:ind w:left="390" w:hanging="390"/>
      </w:pPr>
      <w:rPr>
        <w:rFonts w:hint="default"/>
        <w:b/>
      </w:rPr>
    </w:lvl>
    <w:lvl w:ilvl="1">
      <w:start w:val="6"/>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nsid w:val="31AB30DA"/>
    <w:multiLevelType w:val="multilevel"/>
    <w:tmpl w:val="98F6B2D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333B12EA"/>
    <w:multiLevelType w:val="hybridMultilevel"/>
    <w:tmpl w:val="46C08B54"/>
    <w:lvl w:ilvl="0" w:tplc="69E053E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nsid w:val="335E4A93"/>
    <w:multiLevelType w:val="hybridMultilevel"/>
    <w:tmpl w:val="54D84598"/>
    <w:lvl w:ilvl="0" w:tplc="C97ACD60">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nsid w:val="36435F80"/>
    <w:multiLevelType w:val="multilevel"/>
    <w:tmpl w:val="C200F5D8"/>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nsid w:val="37C07FE0"/>
    <w:multiLevelType w:val="multilevel"/>
    <w:tmpl w:val="4C945C18"/>
    <w:lvl w:ilvl="0">
      <w:start w:val="4"/>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lang w:val="en-G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nsid w:val="39DE3A6D"/>
    <w:multiLevelType w:val="hybridMultilevel"/>
    <w:tmpl w:val="ABA6828C"/>
    <w:lvl w:ilvl="0" w:tplc="A96E8A0C">
      <w:start w:val="1"/>
      <w:numFmt w:val="lowerRoman"/>
      <w:lvlText w:val="(%1)"/>
      <w:lvlJc w:val="left"/>
      <w:pPr>
        <w:ind w:left="1080" w:hanging="720"/>
      </w:pPr>
      <w:rPr>
        <w:rFonts w:hint="default"/>
      </w:rPr>
    </w:lvl>
    <w:lvl w:ilvl="1" w:tplc="4FE8CEDC" w:tentative="1">
      <w:start w:val="1"/>
      <w:numFmt w:val="lowerLetter"/>
      <w:lvlText w:val="%2."/>
      <w:lvlJc w:val="left"/>
      <w:pPr>
        <w:ind w:left="1440" w:hanging="360"/>
      </w:pPr>
    </w:lvl>
    <w:lvl w:ilvl="2" w:tplc="61FA5234" w:tentative="1">
      <w:start w:val="1"/>
      <w:numFmt w:val="lowerRoman"/>
      <w:lvlText w:val="%3."/>
      <w:lvlJc w:val="right"/>
      <w:pPr>
        <w:ind w:left="2160" w:hanging="180"/>
      </w:pPr>
    </w:lvl>
    <w:lvl w:ilvl="3" w:tplc="0A14DFAA" w:tentative="1">
      <w:start w:val="1"/>
      <w:numFmt w:val="decimal"/>
      <w:lvlText w:val="%4."/>
      <w:lvlJc w:val="left"/>
      <w:pPr>
        <w:ind w:left="2880" w:hanging="360"/>
      </w:pPr>
    </w:lvl>
    <w:lvl w:ilvl="4" w:tplc="0A3C1A32" w:tentative="1">
      <w:start w:val="1"/>
      <w:numFmt w:val="lowerLetter"/>
      <w:lvlText w:val="%5."/>
      <w:lvlJc w:val="left"/>
      <w:pPr>
        <w:ind w:left="3600" w:hanging="360"/>
      </w:pPr>
    </w:lvl>
    <w:lvl w:ilvl="5" w:tplc="4678FE9C" w:tentative="1">
      <w:start w:val="1"/>
      <w:numFmt w:val="lowerRoman"/>
      <w:lvlText w:val="%6."/>
      <w:lvlJc w:val="right"/>
      <w:pPr>
        <w:ind w:left="4320" w:hanging="180"/>
      </w:pPr>
    </w:lvl>
    <w:lvl w:ilvl="6" w:tplc="53AE9C1A" w:tentative="1">
      <w:start w:val="1"/>
      <w:numFmt w:val="decimal"/>
      <w:lvlText w:val="%7."/>
      <w:lvlJc w:val="left"/>
      <w:pPr>
        <w:ind w:left="5040" w:hanging="360"/>
      </w:pPr>
    </w:lvl>
    <w:lvl w:ilvl="7" w:tplc="2F6CA43E" w:tentative="1">
      <w:start w:val="1"/>
      <w:numFmt w:val="lowerLetter"/>
      <w:lvlText w:val="%8."/>
      <w:lvlJc w:val="left"/>
      <w:pPr>
        <w:ind w:left="5760" w:hanging="360"/>
      </w:pPr>
    </w:lvl>
    <w:lvl w:ilvl="8" w:tplc="5AECA0F4" w:tentative="1">
      <w:start w:val="1"/>
      <w:numFmt w:val="lowerRoman"/>
      <w:lvlText w:val="%9."/>
      <w:lvlJc w:val="right"/>
      <w:pPr>
        <w:ind w:left="6480" w:hanging="180"/>
      </w:pPr>
    </w:lvl>
  </w:abstractNum>
  <w:abstractNum w:abstractNumId="44">
    <w:nsid w:val="3AB73FE3"/>
    <w:multiLevelType w:val="hybridMultilevel"/>
    <w:tmpl w:val="54024210"/>
    <w:lvl w:ilvl="0" w:tplc="1E9CCEEE">
      <w:start w:val="1"/>
      <w:numFmt w:val="lowerLetter"/>
      <w:lvlText w:val="(%1)"/>
      <w:lvlJc w:val="left"/>
      <w:pPr>
        <w:tabs>
          <w:tab w:val="num" w:pos="397"/>
        </w:tabs>
        <w:ind w:left="397" w:hanging="360"/>
      </w:pPr>
      <w:rPr>
        <w:rFonts w:hint="default"/>
      </w:rPr>
    </w:lvl>
    <w:lvl w:ilvl="1" w:tplc="1F14CA72" w:tentative="1">
      <w:start w:val="1"/>
      <w:numFmt w:val="lowerLetter"/>
      <w:lvlText w:val="%2."/>
      <w:lvlJc w:val="left"/>
      <w:pPr>
        <w:tabs>
          <w:tab w:val="num" w:pos="757"/>
        </w:tabs>
        <w:ind w:left="757" w:hanging="360"/>
      </w:pPr>
    </w:lvl>
    <w:lvl w:ilvl="2" w:tplc="F2A2F6E0" w:tentative="1">
      <w:start w:val="1"/>
      <w:numFmt w:val="lowerRoman"/>
      <w:lvlText w:val="%3."/>
      <w:lvlJc w:val="right"/>
      <w:pPr>
        <w:tabs>
          <w:tab w:val="num" w:pos="1477"/>
        </w:tabs>
        <w:ind w:left="1477" w:hanging="180"/>
      </w:pPr>
    </w:lvl>
    <w:lvl w:ilvl="3" w:tplc="AB50AD8E" w:tentative="1">
      <w:start w:val="1"/>
      <w:numFmt w:val="decimal"/>
      <w:lvlText w:val="%4."/>
      <w:lvlJc w:val="left"/>
      <w:pPr>
        <w:tabs>
          <w:tab w:val="num" w:pos="2197"/>
        </w:tabs>
        <w:ind w:left="2197" w:hanging="360"/>
      </w:pPr>
    </w:lvl>
    <w:lvl w:ilvl="4" w:tplc="CC2A25AC" w:tentative="1">
      <w:start w:val="1"/>
      <w:numFmt w:val="lowerLetter"/>
      <w:lvlText w:val="%5."/>
      <w:lvlJc w:val="left"/>
      <w:pPr>
        <w:tabs>
          <w:tab w:val="num" w:pos="2917"/>
        </w:tabs>
        <w:ind w:left="2917" w:hanging="360"/>
      </w:pPr>
    </w:lvl>
    <w:lvl w:ilvl="5" w:tplc="B114DCC0" w:tentative="1">
      <w:start w:val="1"/>
      <w:numFmt w:val="lowerRoman"/>
      <w:lvlText w:val="%6."/>
      <w:lvlJc w:val="right"/>
      <w:pPr>
        <w:tabs>
          <w:tab w:val="num" w:pos="3637"/>
        </w:tabs>
        <w:ind w:left="3637" w:hanging="180"/>
      </w:pPr>
    </w:lvl>
    <w:lvl w:ilvl="6" w:tplc="612418F8" w:tentative="1">
      <w:start w:val="1"/>
      <w:numFmt w:val="decimal"/>
      <w:lvlText w:val="%7."/>
      <w:lvlJc w:val="left"/>
      <w:pPr>
        <w:tabs>
          <w:tab w:val="num" w:pos="4357"/>
        </w:tabs>
        <w:ind w:left="4357" w:hanging="360"/>
      </w:pPr>
    </w:lvl>
    <w:lvl w:ilvl="7" w:tplc="4E2C81A2" w:tentative="1">
      <w:start w:val="1"/>
      <w:numFmt w:val="lowerLetter"/>
      <w:lvlText w:val="%8."/>
      <w:lvlJc w:val="left"/>
      <w:pPr>
        <w:tabs>
          <w:tab w:val="num" w:pos="5077"/>
        </w:tabs>
        <w:ind w:left="5077" w:hanging="360"/>
      </w:pPr>
    </w:lvl>
    <w:lvl w:ilvl="8" w:tplc="921601A2" w:tentative="1">
      <w:start w:val="1"/>
      <w:numFmt w:val="lowerRoman"/>
      <w:lvlText w:val="%9."/>
      <w:lvlJc w:val="right"/>
      <w:pPr>
        <w:tabs>
          <w:tab w:val="num" w:pos="5797"/>
        </w:tabs>
        <w:ind w:left="5797" w:hanging="180"/>
      </w:pPr>
    </w:lvl>
  </w:abstractNum>
  <w:abstractNum w:abstractNumId="45">
    <w:nsid w:val="3B160934"/>
    <w:multiLevelType w:val="multilevel"/>
    <w:tmpl w:val="E4EE3BD2"/>
    <w:lvl w:ilvl="0">
      <w:start w:val="2"/>
      <w:numFmt w:val="decimal"/>
      <w:lvlText w:val="%1."/>
      <w:lvlJc w:val="left"/>
      <w:pPr>
        <w:ind w:left="390" w:hanging="390"/>
      </w:pPr>
      <w:rPr>
        <w:rFonts w:hint="default"/>
        <w:b/>
      </w:rPr>
    </w:lvl>
    <w:lvl w:ilvl="1">
      <w:start w:val="2"/>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6">
    <w:nsid w:val="3B8F1BB4"/>
    <w:multiLevelType w:val="hybridMultilevel"/>
    <w:tmpl w:val="22662292"/>
    <w:lvl w:ilvl="0" w:tplc="0416000F">
      <w:start w:val="1"/>
      <w:numFmt w:val="decimal"/>
      <w:lvlText w:val="%1."/>
      <w:lvlJc w:val="left"/>
      <w:pPr>
        <w:ind w:left="709" w:hanging="360"/>
      </w:pPr>
    </w:lvl>
    <w:lvl w:ilvl="1" w:tplc="04160019" w:tentative="1">
      <w:start w:val="1"/>
      <w:numFmt w:val="lowerLetter"/>
      <w:lvlText w:val="%2."/>
      <w:lvlJc w:val="left"/>
      <w:pPr>
        <w:ind w:left="1429" w:hanging="360"/>
      </w:pPr>
    </w:lvl>
    <w:lvl w:ilvl="2" w:tplc="0416001B" w:tentative="1">
      <w:start w:val="1"/>
      <w:numFmt w:val="lowerRoman"/>
      <w:lvlText w:val="%3."/>
      <w:lvlJc w:val="right"/>
      <w:pPr>
        <w:ind w:left="2149" w:hanging="180"/>
      </w:pPr>
    </w:lvl>
    <w:lvl w:ilvl="3" w:tplc="0416000F" w:tentative="1">
      <w:start w:val="1"/>
      <w:numFmt w:val="decimal"/>
      <w:lvlText w:val="%4."/>
      <w:lvlJc w:val="left"/>
      <w:pPr>
        <w:ind w:left="2869" w:hanging="360"/>
      </w:pPr>
    </w:lvl>
    <w:lvl w:ilvl="4" w:tplc="04160019" w:tentative="1">
      <w:start w:val="1"/>
      <w:numFmt w:val="lowerLetter"/>
      <w:lvlText w:val="%5."/>
      <w:lvlJc w:val="left"/>
      <w:pPr>
        <w:ind w:left="3589" w:hanging="360"/>
      </w:pPr>
    </w:lvl>
    <w:lvl w:ilvl="5" w:tplc="0416001B" w:tentative="1">
      <w:start w:val="1"/>
      <w:numFmt w:val="lowerRoman"/>
      <w:lvlText w:val="%6."/>
      <w:lvlJc w:val="right"/>
      <w:pPr>
        <w:ind w:left="4309" w:hanging="180"/>
      </w:pPr>
    </w:lvl>
    <w:lvl w:ilvl="6" w:tplc="0416000F" w:tentative="1">
      <w:start w:val="1"/>
      <w:numFmt w:val="decimal"/>
      <w:lvlText w:val="%7."/>
      <w:lvlJc w:val="left"/>
      <w:pPr>
        <w:ind w:left="5029" w:hanging="360"/>
      </w:pPr>
    </w:lvl>
    <w:lvl w:ilvl="7" w:tplc="04160019" w:tentative="1">
      <w:start w:val="1"/>
      <w:numFmt w:val="lowerLetter"/>
      <w:lvlText w:val="%8."/>
      <w:lvlJc w:val="left"/>
      <w:pPr>
        <w:ind w:left="5749" w:hanging="360"/>
      </w:pPr>
    </w:lvl>
    <w:lvl w:ilvl="8" w:tplc="0416001B" w:tentative="1">
      <w:start w:val="1"/>
      <w:numFmt w:val="lowerRoman"/>
      <w:lvlText w:val="%9."/>
      <w:lvlJc w:val="right"/>
      <w:pPr>
        <w:ind w:left="6469" w:hanging="180"/>
      </w:pPr>
    </w:lvl>
  </w:abstractNum>
  <w:abstractNum w:abstractNumId="47">
    <w:nsid w:val="3C525FD7"/>
    <w:multiLevelType w:val="hybridMultilevel"/>
    <w:tmpl w:val="FB9C19DE"/>
    <w:lvl w:ilvl="0" w:tplc="B6603412">
      <w:start w:val="1"/>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nsid w:val="3E2D11E0"/>
    <w:multiLevelType w:val="multilevel"/>
    <w:tmpl w:val="060A2E2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3F375C6A"/>
    <w:multiLevelType w:val="multilevel"/>
    <w:tmpl w:val="7F2E7D2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712"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nsid w:val="40134EA0"/>
    <w:multiLevelType w:val="hybridMultilevel"/>
    <w:tmpl w:val="0D2CD660"/>
    <w:lvl w:ilvl="0" w:tplc="A19C8B90">
      <w:start w:val="1"/>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nsid w:val="43195BA6"/>
    <w:multiLevelType w:val="multilevel"/>
    <w:tmpl w:val="57247A26"/>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nsid w:val="4350039F"/>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nsid w:val="446A4C4C"/>
    <w:multiLevelType w:val="multilevel"/>
    <w:tmpl w:val="9B94002A"/>
    <w:lvl w:ilvl="0">
      <w:start w:val="4"/>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nsid w:val="45CD1AA6"/>
    <w:multiLevelType w:val="hybridMultilevel"/>
    <w:tmpl w:val="32624934"/>
    <w:lvl w:ilvl="0" w:tplc="E190F7FE">
      <w:start w:val="8"/>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nsid w:val="488B3232"/>
    <w:multiLevelType w:val="hybridMultilevel"/>
    <w:tmpl w:val="D5780372"/>
    <w:lvl w:ilvl="0" w:tplc="7248A7AA">
      <w:start w:val="3"/>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nsid w:val="4A086874"/>
    <w:multiLevelType w:val="multilevel"/>
    <w:tmpl w:val="ECD8ACD4"/>
    <w:lvl w:ilvl="0">
      <w:start w:val="4"/>
      <w:numFmt w:val="decimal"/>
      <w:lvlText w:val="%1"/>
      <w:lvlJc w:val="left"/>
      <w:pPr>
        <w:ind w:left="870" w:hanging="870"/>
      </w:pPr>
      <w:rPr>
        <w:rFonts w:hint="default"/>
      </w:rPr>
    </w:lvl>
    <w:lvl w:ilvl="1">
      <w:start w:val="11"/>
      <w:numFmt w:val="decimal"/>
      <w:lvlText w:val="%1.%2"/>
      <w:lvlJc w:val="left"/>
      <w:pPr>
        <w:ind w:left="870" w:hanging="870"/>
      </w:pPr>
      <w:rPr>
        <w:rFonts w:hint="default"/>
      </w:rPr>
    </w:lvl>
    <w:lvl w:ilvl="2">
      <w:start w:val="5"/>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nsid w:val="4B2225DE"/>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nsid w:val="4B605723"/>
    <w:multiLevelType w:val="multilevel"/>
    <w:tmpl w:val="7F2E7D2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nsid w:val="4E50166A"/>
    <w:multiLevelType w:val="multilevel"/>
    <w:tmpl w:val="6228045E"/>
    <w:lvl w:ilvl="0">
      <w:start w:val="4"/>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nsid w:val="51D10F8A"/>
    <w:multiLevelType w:val="hybridMultilevel"/>
    <w:tmpl w:val="B8DECABC"/>
    <w:lvl w:ilvl="0" w:tplc="9A5667D4">
      <w:start w:val="5"/>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nsid w:val="51F72F93"/>
    <w:multiLevelType w:val="multilevel"/>
    <w:tmpl w:val="72048CA8"/>
    <w:lvl w:ilvl="0">
      <w:start w:val="4"/>
      <w:numFmt w:val="decimal"/>
      <w:lvlText w:val="%1."/>
      <w:lvlJc w:val="left"/>
      <w:pPr>
        <w:ind w:left="390" w:hanging="39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nsid w:val="53AE0487"/>
    <w:multiLevelType w:val="multilevel"/>
    <w:tmpl w:val="6E2AC12E"/>
    <w:lvl w:ilvl="0">
      <w:start w:val="2"/>
      <w:numFmt w:val="decimal"/>
      <w:lvlText w:val="%1."/>
      <w:lvlJc w:val="left"/>
      <w:pPr>
        <w:ind w:left="390" w:hanging="390"/>
      </w:pPr>
      <w:rPr>
        <w:rFonts w:hint="default"/>
        <w:b/>
      </w:rPr>
    </w:lvl>
    <w:lvl w:ilvl="1">
      <w:start w:val="1"/>
      <w:numFmt w:val="decimal"/>
      <w:lvlText w:val="%1.%2."/>
      <w:lvlJc w:val="left"/>
      <w:pPr>
        <w:ind w:left="390" w:hanging="390"/>
      </w:pPr>
      <w:rPr>
        <w:rFonts w:hint="default"/>
        <w:b/>
      </w:rPr>
    </w:lvl>
    <w:lvl w:ilvl="2">
      <w:start w:val="1"/>
      <w:numFmt w:val="decimal"/>
      <w:lvlText w:val="%1.%2.%3."/>
      <w:lvlJc w:val="left"/>
      <w:pPr>
        <w:ind w:left="3555"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3">
    <w:nsid w:val="59BA6B78"/>
    <w:multiLevelType w:val="hybridMultilevel"/>
    <w:tmpl w:val="3924754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nsid w:val="5C3D5D7D"/>
    <w:multiLevelType w:val="hybridMultilevel"/>
    <w:tmpl w:val="7F0A207E"/>
    <w:lvl w:ilvl="0" w:tplc="003A05A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nsid w:val="5E3F6E64"/>
    <w:multiLevelType w:val="multilevel"/>
    <w:tmpl w:val="A2DE8E1E"/>
    <w:lvl w:ilvl="0">
      <w:start w:val="4"/>
      <w:numFmt w:val="decimal"/>
      <w:lvlText w:val="%1."/>
      <w:lvlJc w:val="left"/>
      <w:pPr>
        <w:ind w:left="390" w:hanging="390"/>
      </w:pPr>
      <w:rPr>
        <w:rFonts w:hint="default"/>
      </w:rPr>
    </w:lvl>
    <w:lvl w:ilvl="1">
      <w:start w:val="15"/>
      <w:numFmt w:val="decimal"/>
      <w:lvlText w:val="%1.%2."/>
      <w:lvlJc w:val="left"/>
      <w:pPr>
        <w:ind w:left="720" w:hanging="720"/>
      </w:pPr>
      <w:rPr>
        <w:rFonts w:hint="default"/>
      </w:rPr>
    </w:lvl>
    <w:lvl w:ilvl="2">
      <w:start w:val="7"/>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nsid w:val="60A72498"/>
    <w:multiLevelType w:val="multilevel"/>
    <w:tmpl w:val="0C20A5B0"/>
    <w:lvl w:ilvl="0">
      <w:start w:val="4"/>
      <w:numFmt w:val="decimal"/>
      <w:lvlText w:val="%1."/>
      <w:lvlJc w:val="left"/>
      <w:pPr>
        <w:ind w:left="390" w:hanging="390"/>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nsid w:val="62330AEC"/>
    <w:multiLevelType w:val="hybridMultilevel"/>
    <w:tmpl w:val="1A72FAAE"/>
    <w:lvl w:ilvl="0" w:tplc="4ED0FD9E">
      <w:start w:val="4"/>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nsid w:val="62D71B82"/>
    <w:multiLevelType w:val="multilevel"/>
    <w:tmpl w:val="510482E6"/>
    <w:lvl w:ilvl="0">
      <w:start w:val="2"/>
      <w:numFmt w:val="decimal"/>
      <w:lvlText w:val="%1."/>
      <w:lvlJc w:val="left"/>
      <w:pPr>
        <w:ind w:left="390" w:hanging="390"/>
      </w:pPr>
      <w:rPr>
        <w:rFonts w:hint="default"/>
        <w:b/>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9">
    <w:nsid w:val="63755C80"/>
    <w:multiLevelType w:val="multilevel"/>
    <w:tmpl w:val="11CE4F2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0">
    <w:nsid w:val="642E7C23"/>
    <w:multiLevelType w:val="multilevel"/>
    <w:tmpl w:val="2A9E6F3C"/>
    <w:lvl w:ilvl="0">
      <w:start w:val="3"/>
      <w:numFmt w:val="decimal"/>
      <w:lvlText w:val="%1."/>
      <w:lvlJc w:val="left"/>
      <w:pPr>
        <w:ind w:left="630" w:hanging="630"/>
      </w:pPr>
      <w:rPr>
        <w:rFonts w:eastAsiaTheme="minorHAnsi" w:hint="default"/>
      </w:rPr>
    </w:lvl>
    <w:lvl w:ilvl="1">
      <w:start w:val="5"/>
      <w:numFmt w:val="decimal"/>
      <w:lvlText w:val="%1.%2."/>
      <w:lvlJc w:val="left"/>
      <w:pPr>
        <w:ind w:left="720" w:hanging="720"/>
      </w:pPr>
      <w:rPr>
        <w:rFonts w:eastAsiaTheme="minorHAnsi" w:hint="default"/>
      </w:rPr>
    </w:lvl>
    <w:lvl w:ilvl="2">
      <w:start w:val="6"/>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800" w:hanging="180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71">
    <w:nsid w:val="67487BFE"/>
    <w:multiLevelType w:val="hybridMultilevel"/>
    <w:tmpl w:val="EAFA1D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nsid w:val="684B45F2"/>
    <w:multiLevelType w:val="hybridMultilevel"/>
    <w:tmpl w:val="73BA3924"/>
    <w:lvl w:ilvl="0" w:tplc="BB1CB30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nsid w:val="6A731614"/>
    <w:multiLevelType w:val="hybridMultilevel"/>
    <w:tmpl w:val="64DE04EE"/>
    <w:lvl w:ilvl="0" w:tplc="CAB05AEE">
      <w:start w:val="1"/>
      <w:numFmt w:val="lowerRoman"/>
      <w:lvlText w:val="(%1)"/>
      <w:lvlJc w:val="left"/>
      <w:pPr>
        <w:ind w:left="1080" w:hanging="720"/>
      </w:pPr>
      <w:rPr>
        <w:rFonts w:ascii="Trebuchet MS" w:hAnsi="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nsid w:val="6BBC5FEF"/>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nsid w:val="6C3569E3"/>
    <w:multiLevelType w:val="multilevel"/>
    <w:tmpl w:val="E79A84D8"/>
    <w:lvl w:ilvl="0">
      <w:start w:val="2"/>
      <w:numFmt w:val="decimal"/>
      <w:lvlText w:val="%1."/>
      <w:lvlJc w:val="left"/>
      <w:pPr>
        <w:ind w:left="390" w:hanging="390"/>
      </w:pPr>
      <w:rPr>
        <w:rFonts w:hint="default"/>
        <w:b/>
      </w:rPr>
    </w:lvl>
    <w:lvl w:ilvl="1">
      <w:start w:val="5"/>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6">
    <w:nsid w:val="6C5E29C1"/>
    <w:multiLevelType w:val="hybridMultilevel"/>
    <w:tmpl w:val="4D4CDC6A"/>
    <w:lvl w:ilvl="0" w:tplc="6612208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nsid w:val="6E3235D0"/>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8">
    <w:nsid w:val="715112AE"/>
    <w:multiLevelType w:val="hybridMultilevel"/>
    <w:tmpl w:val="D694698E"/>
    <w:lvl w:ilvl="0" w:tplc="0CCA06F0">
      <w:start w:val="1"/>
      <w:numFmt w:val="lowerRoman"/>
      <w:lvlText w:val="(%1)"/>
      <w:lvlJc w:val="left"/>
      <w:pPr>
        <w:ind w:left="1080" w:hanging="720"/>
      </w:pPr>
      <w:rPr>
        <w:rFonts w:ascii="Trebuchet MS" w:hAnsi="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nsid w:val="72852A49"/>
    <w:multiLevelType w:val="multilevel"/>
    <w:tmpl w:val="0C20A5B0"/>
    <w:lvl w:ilvl="0">
      <w:start w:val="4"/>
      <w:numFmt w:val="decimal"/>
      <w:lvlText w:val="%1."/>
      <w:lvlJc w:val="left"/>
      <w:pPr>
        <w:ind w:left="390" w:hanging="390"/>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nsid w:val="73780808"/>
    <w:multiLevelType w:val="multilevel"/>
    <w:tmpl w:val="5B96ECF4"/>
    <w:lvl w:ilvl="0">
      <w:start w:val="2"/>
      <w:numFmt w:val="decimal"/>
      <w:lvlText w:val="%1."/>
      <w:lvlJc w:val="left"/>
      <w:pPr>
        <w:ind w:left="390" w:hanging="390"/>
      </w:pPr>
      <w:rPr>
        <w:rFonts w:hint="default"/>
        <w:b/>
      </w:rPr>
    </w:lvl>
    <w:lvl w:ilvl="1">
      <w:start w:val="4"/>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1">
    <w:nsid w:val="743204F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nsid w:val="74D30DAB"/>
    <w:multiLevelType w:val="multilevel"/>
    <w:tmpl w:val="239A3D28"/>
    <w:lvl w:ilvl="0">
      <w:start w:val="4"/>
      <w:numFmt w:val="decimal"/>
      <w:lvlText w:val="%1."/>
      <w:lvlJc w:val="left"/>
      <w:pPr>
        <w:ind w:left="720" w:hanging="720"/>
      </w:pPr>
      <w:rPr>
        <w:rFonts w:hint="default"/>
      </w:rPr>
    </w:lvl>
    <w:lvl w:ilvl="1">
      <w:start w:val="1"/>
      <w:numFmt w:val="decimal"/>
      <w:lvlText w:val="%1.%2."/>
      <w:lvlJc w:val="left"/>
      <w:pPr>
        <w:ind w:left="850" w:hanging="720"/>
      </w:pPr>
      <w:rPr>
        <w:rFonts w:hint="default"/>
      </w:rPr>
    </w:lvl>
    <w:lvl w:ilvl="2">
      <w:start w:val="5"/>
      <w:numFmt w:val="decimal"/>
      <w:lvlText w:val="%1.%2.%3."/>
      <w:lvlJc w:val="left"/>
      <w:pPr>
        <w:ind w:left="980" w:hanging="720"/>
      </w:pPr>
      <w:rPr>
        <w:rFonts w:hint="default"/>
      </w:rPr>
    </w:lvl>
    <w:lvl w:ilvl="3">
      <w:start w:val="7"/>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83">
    <w:nsid w:val="767E03A4"/>
    <w:multiLevelType w:val="hybridMultilevel"/>
    <w:tmpl w:val="AAC0FF62"/>
    <w:lvl w:ilvl="0" w:tplc="7128994E">
      <w:start w:val="7"/>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nsid w:val="79EB7ACB"/>
    <w:multiLevelType w:val="hybridMultilevel"/>
    <w:tmpl w:val="494E9112"/>
    <w:lvl w:ilvl="0" w:tplc="DF80C990">
      <w:start w:val="1"/>
      <w:numFmt w:val="lowerRoman"/>
      <w:lvlText w:val="(%1)"/>
      <w:lvlJc w:val="left"/>
      <w:pPr>
        <w:ind w:left="2139" w:hanging="720"/>
      </w:pPr>
      <w:rPr>
        <w:rFonts w:hint="default"/>
      </w:rPr>
    </w:lvl>
    <w:lvl w:ilvl="1" w:tplc="04160019" w:tentative="1">
      <w:start w:val="1"/>
      <w:numFmt w:val="lowerLetter"/>
      <w:lvlText w:val="%2."/>
      <w:lvlJc w:val="left"/>
      <w:pPr>
        <w:ind w:left="2499" w:hanging="360"/>
      </w:pPr>
    </w:lvl>
    <w:lvl w:ilvl="2" w:tplc="0416001B" w:tentative="1">
      <w:start w:val="1"/>
      <w:numFmt w:val="lowerRoman"/>
      <w:lvlText w:val="%3."/>
      <w:lvlJc w:val="right"/>
      <w:pPr>
        <w:ind w:left="3219" w:hanging="180"/>
      </w:pPr>
    </w:lvl>
    <w:lvl w:ilvl="3" w:tplc="0416000F" w:tentative="1">
      <w:start w:val="1"/>
      <w:numFmt w:val="decimal"/>
      <w:lvlText w:val="%4."/>
      <w:lvlJc w:val="left"/>
      <w:pPr>
        <w:ind w:left="3939" w:hanging="360"/>
      </w:pPr>
    </w:lvl>
    <w:lvl w:ilvl="4" w:tplc="04160019" w:tentative="1">
      <w:start w:val="1"/>
      <w:numFmt w:val="lowerLetter"/>
      <w:lvlText w:val="%5."/>
      <w:lvlJc w:val="left"/>
      <w:pPr>
        <w:ind w:left="4659" w:hanging="360"/>
      </w:pPr>
    </w:lvl>
    <w:lvl w:ilvl="5" w:tplc="0416001B" w:tentative="1">
      <w:start w:val="1"/>
      <w:numFmt w:val="lowerRoman"/>
      <w:lvlText w:val="%6."/>
      <w:lvlJc w:val="right"/>
      <w:pPr>
        <w:ind w:left="5379" w:hanging="180"/>
      </w:pPr>
    </w:lvl>
    <w:lvl w:ilvl="6" w:tplc="0416000F" w:tentative="1">
      <w:start w:val="1"/>
      <w:numFmt w:val="decimal"/>
      <w:lvlText w:val="%7."/>
      <w:lvlJc w:val="left"/>
      <w:pPr>
        <w:ind w:left="6099" w:hanging="360"/>
      </w:pPr>
    </w:lvl>
    <w:lvl w:ilvl="7" w:tplc="04160019" w:tentative="1">
      <w:start w:val="1"/>
      <w:numFmt w:val="lowerLetter"/>
      <w:lvlText w:val="%8."/>
      <w:lvlJc w:val="left"/>
      <w:pPr>
        <w:ind w:left="6819" w:hanging="360"/>
      </w:pPr>
    </w:lvl>
    <w:lvl w:ilvl="8" w:tplc="0416001B" w:tentative="1">
      <w:start w:val="1"/>
      <w:numFmt w:val="lowerRoman"/>
      <w:lvlText w:val="%9."/>
      <w:lvlJc w:val="right"/>
      <w:pPr>
        <w:ind w:left="7539" w:hanging="180"/>
      </w:pPr>
    </w:lvl>
  </w:abstractNum>
  <w:abstractNum w:abstractNumId="85">
    <w:nsid w:val="7B37446D"/>
    <w:multiLevelType w:val="hybridMultilevel"/>
    <w:tmpl w:val="A8BE320E"/>
    <w:lvl w:ilvl="0" w:tplc="2468ED9A">
      <w:start w:val="8"/>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nsid w:val="7BA37892"/>
    <w:multiLevelType w:val="hybridMultilevel"/>
    <w:tmpl w:val="28D83D72"/>
    <w:lvl w:ilvl="0" w:tplc="122A2E2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7">
    <w:nsid w:val="7D364534"/>
    <w:multiLevelType w:val="hybridMultilevel"/>
    <w:tmpl w:val="39B2D326"/>
    <w:lvl w:ilvl="0" w:tplc="B4E8A85A">
      <w:start w:val="4"/>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8">
    <w:nsid w:val="7E8B77A6"/>
    <w:multiLevelType w:val="multilevel"/>
    <w:tmpl w:val="FF6A4D2A"/>
    <w:lvl w:ilvl="0">
      <w:start w:val="1"/>
      <w:numFmt w:val="decimal"/>
      <w:pStyle w:val="Level1"/>
      <w:lvlText w:val="%1"/>
      <w:lvlJc w:val="left"/>
      <w:pPr>
        <w:tabs>
          <w:tab w:val="num" w:pos="747"/>
        </w:tabs>
        <w:ind w:left="747" w:hanging="567"/>
      </w:pPr>
      <w:rPr>
        <w:b/>
        <w:i w:val="0"/>
        <w:sz w:val="20"/>
        <w:szCs w:val="20"/>
        <w:lang w:val="pt-BR"/>
      </w:rPr>
    </w:lvl>
    <w:lvl w:ilvl="1">
      <w:start w:val="1"/>
      <w:numFmt w:val="decimal"/>
      <w:pStyle w:val="Level2"/>
      <w:lvlText w:val="%1.%2"/>
      <w:lvlJc w:val="left"/>
      <w:pPr>
        <w:tabs>
          <w:tab w:val="num" w:pos="1040"/>
        </w:tabs>
        <w:ind w:left="1040" w:hanging="680"/>
      </w:pPr>
      <w:rPr>
        <w:b/>
        <w:i w:val="0"/>
        <w:sz w:val="20"/>
        <w:szCs w:val="20"/>
      </w:rPr>
    </w:lvl>
    <w:lvl w:ilvl="2">
      <w:start w:val="1"/>
      <w:numFmt w:val="decimal"/>
      <w:pStyle w:val="Level3"/>
      <w:lvlText w:val="%1.%2.%3"/>
      <w:lvlJc w:val="left"/>
      <w:pPr>
        <w:tabs>
          <w:tab w:val="num" w:pos="1874"/>
        </w:tabs>
        <w:ind w:left="1874" w:hanging="794"/>
      </w:pPr>
      <w:rPr>
        <w:b/>
        <w:i w:val="0"/>
        <w:sz w:val="20"/>
        <w:szCs w:val="20"/>
      </w:rPr>
    </w:lvl>
    <w:lvl w:ilvl="3">
      <w:start w:val="1"/>
      <w:numFmt w:val="lowerRoman"/>
      <w:pStyle w:val="Level4"/>
      <w:lvlText w:val="(%4)"/>
      <w:lvlJc w:val="left"/>
      <w:pPr>
        <w:tabs>
          <w:tab w:val="num" w:pos="3121"/>
        </w:tabs>
        <w:ind w:left="2722" w:hanging="681"/>
      </w:pPr>
      <w:rPr>
        <w:b/>
      </w:r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4369"/>
        </w:tabs>
        <w:ind w:left="3969" w:hanging="680"/>
      </w:pPr>
    </w:lvl>
    <w:lvl w:ilvl="6">
      <w:start w:val="1"/>
      <w:numFmt w:val="none"/>
      <w:lvlRestart w:val="0"/>
      <w:pStyle w:val="Level7"/>
      <w:lvlText w:val=""/>
      <w:lvlJc w:val="left"/>
      <w:pPr>
        <w:tabs>
          <w:tab w:val="num" w:pos="3969"/>
        </w:tabs>
        <w:ind w:left="3969" w:hanging="680"/>
      </w:pPr>
    </w:lvl>
    <w:lvl w:ilvl="7">
      <w:start w:val="1"/>
      <w:numFmt w:val="none"/>
      <w:lvlRestart w:val="0"/>
      <w:pStyle w:val="Level8"/>
      <w:lvlText w:val=""/>
      <w:lvlJc w:val="left"/>
      <w:pPr>
        <w:tabs>
          <w:tab w:val="num" w:pos="3969"/>
        </w:tabs>
        <w:ind w:left="3969" w:hanging="680"/>
      </w:pPr>
    </w:lvl>
    <w:lvl w:ilvl="8">
      <w:start w:val="1"/>
      <w:numFmt w:val="none"/>
      <w:lvlRestart w:val="0"/>
      <w:pStyle w:val="Level9"/>
      <w:lvlText w:val=""/>
      <w:lvlJc w:val="left"/>
      <w:pPr>
        <w:tabs>
          <w:tab w:val="num" w:pos="3969"/>
        </w:tabs>
        <w:ind w:left="3969" w:hanging="680"/>
      </w:pPr>
    </w:lvl>
  </w:abstractNum>
  <w:abstractNum w:abstractNumId="89">
    <w:nsid w:val="7F8A2ECD"/>
    <w:multiLevelType w:val="hybridMultilevel"/>
    <w:tmpl w:val="C8AC1266"/>
    <w:lvl w:ilvl="0" w:tplc="0292F30C">
      <w:start w:val="1"/>
      <w:numFmt w:val="low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0">
    <w:nsid w:val="7FAE791A"/>
    <w:multiLevelType w:val="multilevel"/>
    <w:tmpl w:val="7430F3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5"/>
  </w:num>
  <w:num w:numId="2">
    <w:abstractNumId w:val="68"/>
  </w:num>
  <w:num w:numId="3">
    <w:abstractNumId w:val="2"/>
  </w:num>
  <w:num w:numId="4">
    <w:abstractNumId w:val="49"/>
  </w:num>
  <w:num w:numId="5">
    <w:abstractNumId w:val="10"/>
  </w:num>
  <w:num w:numId="6">
    <w:abstractNumId w:val="47"/>
  </w:num>
  <w:num w:numId="7">
    <w:abstractNumId w:val="76"/>
  </w:num>
  <w:num w:numId="8">
    <w:abstractNumId w:val="24"/>
  </w:num>
  <w:num w:numId="9">
    <w:abstractNumId w:val="40"/>
  </w:num>
  <w:num w:numId="10">
    <w:abstractNumId w:val="33"/>
  </w:num>
  <w:num w:numId="1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8"/>
  </w:num>
  <w:num w:numId="13">
    <w:abstractNumId w:val="82"/>
  </w:num>
  <w:num w:numId="14">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num>
  <w:num w:numId="16">
    <w:abstractNumId w:val="90"/>
  </w:num>
  <w:num w:numId="17">
    <w:abstractNumId w:val="38"/>
  </w:num>
  <w:num w:numId="18">
    <w:abstractNumId w:val="36"/>
  </w:num>
  <w:num w:numId="19">
    <w:abstractNumId w:val="16"/>
  </w:num>
  <w:num w:numId="20">
    <w:abstractNumId w:val="62"/>
  </w:num>
  <w:num w:numId="21">
    <w:abstractNumId w:val="5"/>
  </w:num>
  <w:num w:numId="22">
    <w:abstractNumId w:val="34"/>
  </w:num>
  <w:num w:numId="23">
    <w:abstractNumId w:val="32"/>
  </w:num>
  <w:num w:numId="24">
    <w:abstractNumId w:val="42"/>
  </w:num>
  <w:num w:numId="25">
    <w:abstractNumId w:val="15"/>
  </w:num>
  <w:num w:numId="26">
    <w:abstractNumId w:val="83"/>
  </w:num>
  <w:num w:numId="27">
    <w:abstractNumId w:val="59"/>
  </w:num>
  <w:num w:numId="28">
    <w:abstractNumId w:val="53"/>
  </w:num>
  <w:num w:numId="29">
    <w:abstractNumId w:val="65"/>
  </w:num>
  <w:num w:numId="30">
    <w:abstractNumId w:val="50"/>
  </w:num>
  <w:num w:numId="31">
    <w:abstractNumId w:val="87"/>
  </w:num>
  <w:num w:numId="32">
    <w:abstractNumId w:val="55"/>
  </w:num>
  <w:num w:numId="33">
    <w:abstractNumId w:val="85"/>
  </w:num>
  <w:num w:numId="34">
    <w:abstractNumId w:val="61"/>
  </w:num>
  <w:num w:numId="35">
    <w:abstractNumId w:val="64"/>
  </w:num>
  <w:num w:numId="36">
    <w:abstractNumId w:val="57"/>
  </w:num>
  <w:num w:numId="37">
    <w:abstractNumId w:val="3"/>
  </w:num>
  <w:num w:numId="38">
    <w:abstractNumId w:val="43"/>
  </w:num>
  <w:num w:numId="39">
    <w:abstractNumId w:val="54"/>
  </w:num>
  <w:num w:numId="40">
    <w:abstractNumId w:val="20"/>
  </w:num>
  <w:num w:numId="41">
    <w:abstractNumId w:val="12"/>
  </w:num>
  <w:num w:numId="42">
    <w:abstractNumId w:val="11"/>
  </w:num>
  <w:num w:numId="43">
    <w:abstractNumId w:val="41"/>
  </w:num>
  <w:num w:numId="44">
    <w:abstractNumId w:val="66"/>
  </w:num>
  <w:num w:numId="45">
    <w:abstractNumId w:val="71"/>
  </w:num>
  <w:num w:numId="46">
    <w:abstractNumId w:val="73"/>
  </w:num>
  <w:num w:numId="47">
    <w:abstractNumId w:val="13"/>
  </w:num>
  <w:num w:numId="48">
    <w:abstractNumId w:val="44"/>
  </w:num>
  <w:num w:numId="49">
    <w:abstractNumId w:val="14"/>
  </w:num>
  <w:num w:numId="50">
    <w:abstractNumId w:val="48"/>
  </w:num>
  <w:num w:numId="51">
    <w:abstractNumId w:val="6"/>
  </w:num>
  <w:num w:numId="52">
    <w:abstractNumId w:val="22"/>
  </w:num>
  <w:num w:numId="53">
    <w:abstractNumId w:val="30"/>
  </w:num>
  <w:num w:numId="54">
    <w:abstractNumId w:val="1"/>
  </w:num>
  <w:num w:numId="55">
    <w:abstractNumId w:val="27"/>
  </w:num>
  <w:num w:numId="56">
    <w:abstractNumId w:val="31"/>
  </w:num>
  <w:num w:numId="57">
    <w:abstractNumId w:val="39"/>
  </w:num>
  <w:num w:numId="58">
    <w:abstractNumId w:val="67"/>
  </w:num>
  <w:num w:numId="59">
    <w:abstractNumId w:val="58"/>
  </w:num>
  <w:num w:numId="60">
    <w:abstractNumId w:val="60"/>
  </w:num>
  <w:num w:numId="61">
    <w:abstractNumId w:val="72"/>
  </w:num>
  <w:num w:numId="62">
    <w:abstractNumId w:val="8"/>
  </w:num>
  <w:num w:numId="63">
    <w:abstractNumId w:val="86"/>
  </w:num>
  <w:num w:numId="64">
    <w:abstractNumId w:val="17"/>
  </w:num>
  <w:num w:numId="65">
    <w:abstractNumId w:val="9"/>
  </w:num>
  <w:num w:numId="66">
    <w:abstractNumId w:val="77"/>
  </w:num>
  <w:num w:numId="67">
    <w:abstractNumId w:val="19"/>
  </w:num>
  <w:num w:numId="68">
    <w:abstractNumId w:val="35"/>
  </w:num>
  <w:num w:numId="69">
    <w:abstractNumId w:val="56"/>
  </w:num>
  <w:num w:numId="70">
    <w:abstractNumId w:val="74"/>
  </w:num>
  <w:num w:numId="71">
    <w:abstractNumId w:val="52"/>
  </w:num>
  <w:num w:numId="72">
    <w:abstractNumId w:val="21"/>
  </w:num>
  <w:num w:numId="73">
    <w:abstractNumId w:val="63"/>
  </w:num>
  <w:num w:numId="74">
    <w:abstractNumId w:val="23"/>
  </w:num>
  <w:num w:numId="75">
    <w:abstractNumId w:val="0"/>
  </w:num>
  <w:num w:numId="76">
    <w:abstractNumId w:val="81"/>
  </w:num>
  <w:num w:numId="77">
    <w:abstractNumId w:val="45"/>
  </w:num>
  <w:num w:numId="78">
    <w:abstractNumId w:val="26"/>
  </w:num>
  <w:num w:numId="79">
    <w:abstractNumId w:val="7"/>
  </w:num>
  <w:num w:numId="80">
    <w:abstractNumId w:val="4"/>
  </w:num>
  <w:num w:numId="81">
    <w:abstractNumId w:val="80"/>
  </w:num>
  <w:num w:numId="82">
    <w:abstractNumId w:val="75"/>
  </w:num>
  <w:num w:numId="83">
    <w:abstractNumId w:val="37"/>
  </w:num>
  <w:num w:numId="84">
    <w:abstractNumId w:val="46"/>
  </w:num>
  <w:num w:numId="85">
    <w:abstractNumId w:val="69"/>
  </w:num>
  <w:num w:numId="86">
    <w:abstractNumId w:val="29"/>
  </w:num>
  <w:num w:numId="87">
    <w:abstractNumId w:val="89"/>
  </w:num>
  <w:num w:numId="88">
    <w:abstractNumId w:val="84"/>
  </w:num>
  <w:num w:numId="89">
    <w:abstractNumId w:val="79"/>
  </w:num>
  <w:num w:numId="90">
    <w:abstractNumId w:val="51"/>
  </w:num>
  <w:num w:numId="91">
    <w:abstractNumId w:val="18"/>
  </w:num>
  <w:num w:numId="92">
    <w:abstractNumId w:val="70"/>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ianca Galdino">
    <w15:presenceInfo w15:providerId="AD" w15:userId="S-1-5-21-796845957-1757981266-1177238915-13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en-GB" w:vendorID="64" w:dllVersion="6" w:nlCheck="1" w:checkStyle="1"/>
  <w:activeWritingStyle w:appName="MSWord" w:lang="en-GB" w:vendorID="64" w:dllVersion="0" w:nlCheck="1" w:checkStyle="0"/>
  <w:activeWritingStyle w:appName="MSWord" w:lang="en-US" w:vendorID="64" w:dllVersion="4096" w:nlCheck="1" w:checkStyle="0"/>
  <w:activeWritingStyle w:appName="MSWord" w:lang="pt-BR" w:vendorID="64" w:dllVersion="4096" w:nlCheck="1" w:checkStyle="0"/>
  <w:activeWritingStyle w:appName="MSWord" w:lang="en-GB" w:vendorID="64" w:dllVersion="4096" w:nlCheck="1" w:checkStyle="0"/>
  <w:activeWritingStyle w:appName="MSWord" w:lang="en-US" w:vendorID="64" w:dllVersion="131078" w:nlCheck="1" w:checkStyle="1"/>
  <w:activeWritingStyle w:appName="MSWord" w:lang="en-GB" w:vendorID="64" w:dllVersion="131078" w:nlCheck="1" w:checkStyle="1"/>
  <w:proofState w:spelling="clean" w:grammar="clean"/>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0F4C"/>
    <w:rsid w:val="000050D4"/>
    <w:rsid w:val="000058DA"/>
    <w:rsid w:val="000077E1"/>
    <w:rsid w:val="00010B6B"/>
    <w:rsid w:val="00011B7F"/>
    <w:rsid w:val="00020288"/>
    <w:rsid w:val="00022F7D"/>
    <w:rsid w:val="0002316F"/>
    <w:rsid w:val="000306B7"/>
    <w:rsid w:val="00032B5E"/>
    <w:rsid w:val="0003565C"/>
    <w:rsid w:val="00035F0E"/>
    <w:rsid w:val="000428F1"/>
    <w:rsid w:val="00044D58"/>
    <w:rsid w:val="00046C50"/>
    <w:rsid w:val="0005003B"/>
    <w:rsid w:val="00050C66"/>
    <w:rsid w:val="0005231E"/>
    <w:rsid w:val="000543C2"/>
    <w:rsid w:val="00064378"/>
    <w:rsid w:val="0007158D"/>
    <w:rsid w:val="000742EE"/>
    <w:rsid w:val="00075AD8"/>
    <w:rsid w:val="00076688"/>
    <w:rsid w:val="000813D2"/>
    <w:rsid w:val="000831D0"/>
    <w:rsid w:val="00084536"/>
    <w:rsid w:val="00086587"/>
    <w:rsid w:val="00087252"/>
    <w:rsid w:val="00094855"/>
    <w:rsid w:val="0009675C"/>
    <w:rsid w:val="00096E71"/>
    <w:rsid w:val="000A17A8"/>
    <w:rsid w:val="000A4152"/>
    <w:rsid w:val="000B18F9"/>
    <w:rsid w:val="000C3D94"/>
    <w:rsid w:val="000D1597"/>
    <w:rsid w:val="000D4751"/>
    <w:rsid w:val="000D7E0F"/>
    <w:rsid w:val="000E134C"/>
    <w:rsid w:val="000F37F9"/>
    <w:rsid w:val="00101D0F"/>
    <w:rsid w:val="00103B19"/>
    <w:rsid w:val="00110FBF"/>
    <w:rsid w:val="00120487"/>
    <w:rsid w:val="00131F05"/>
    <w:rsid w:val="00142CAA"/>
    <w:rsid w:val="001440F5"/>
    <w:rsid w:val="00146286"/>
    <w:rsid w:val="00150C9C"/>
    <w:rsid w:val="00153DAC"/>
    <w:rsid w:val="00155072"/>
    <w:rsid w:val="00155116"/>
    <w:rsid w:val="0016019B"/>
    <w:rsid w:val="001601D1"/>
    <w:rsid w:val="00160462"/>
    <w:rsid w:val="00160DD2"/>
    <w:rsid w:val="00161E97"/>
    <w:rsid w:val="001620D6"/>
    <w:rsid w:val="001629B3"/>
    <w:rsid w:val="00166880"/>
    <w:rsid w:val="00166B44"/>
    <w:rsid w:val="00175965"/>
    <w:rsid w:val="0018236A"/>
    <w:rsid w:val="0018312E"/>
    <w:rsid w:val="001848B4"/>
    <w:rsid w:val="00185239"/>
    <w:rsid w:val="00186643"/>
    <w:rsid w:val="00195F6D"/>
    <w:rsid w:val="001A42F1"/>
    <w:rsid w:val="001B3E2C"/>
    <w:rsid w:val="001B43BB"/>
    <w:rsid w:val="001C05EA"/>
    <w:rsid w:val="001C2A46"/>
    <w:rsid w:val="001C3D63"/>
    <w:rsid w:val="001C435A"/>
    <w:rsid w:val="001D07B3"/>
    <w:rsid w:val="001D661F"/>
    <w:rsid w:val="001D7400"/>
    <w:rsid w:val="001D785E"/>
    <w:rsid w:val="001E6A0D"/>
    <w:rsid w:val="001F12B6"/>
    <w:rsid w:val="001F2CC7"/>
    <w:rsid w:val="001F4593"/>
    <w:rsid w:val="001F6396"/>
    <w:rsid w:val="001F6C64"/>
    <w:rsid w:val="001F7B56"/>
    <w:rsid w:val="00200759"/>
    <w:rsid w:val="002020CC"/>
    <w:rsid w:val="00202204"/>
    <w:rsid w:val="00203AFF"/>
    <w:rsid w:val="00205CB7"/>
    <w:rsid w:val="002062E6"/>
    <w:rsid w:val="00207424"/>
    <w:rsid w:val="0021249C"/>
    <w:rsid w:val="00215634"/>
    <w:rsid w:val="002207AB"/>
    <w:rsid w:val="002226A1"/>
    <w:rsid w:val="00224015"/>
    <w:rsid w:val="00225E46"/>
    <w:rsid w:val="00233E0A"/>
    <w:rsid w:val="00235D80"/>
    <w:rsid w:val="00243EA7"/>
    <w:rsid w:val="002455A0"/>
    <w:rsid w:val="00250DDF"/>
    <w:rsid w:val="00251069"/>
    <w:rsid w:val="00255FFC"/>
    <w:rsid w:val="00257977"/>
    <w:rsid w:val="002632FA"/>
    <w:rsid w:val="002642A4"/>
    <w:rsid w:val="00266808"/>
    <w:rsid w:val="00275347"/>
    <w:rsid w:val="002755D3"/>
    <w:rsid w:val="0028299B"/>
    <w:rsid w:val="002847C1"/>
    <w:rsid w:val="00286774"/>
    <w:rsid w:val="002A3648"/>
    <w:rsid w:val="002A3DFE"/>
    <w:rsid w:val="002A64D2"/>
    <w:rsid w:val="002B12DD"/>
    <w:rsid w:val="002B6006"/>
    <w:rsid w:val="002B6EB8"/>
    <w:rsid w:val="002C48B0"/>
    <w:rsid w:val="002C751A"/>
    <w:rsid w:val="002D0305"/>
    <w:rsid w:val="002D36FF"/>
    <w:rsid w:val="002D55A6"/>
    <w:rsid w:val="002D6255"/>
    <w:rsid w:val="002E0D69"/>
    <w:rsid w:val="002E3371"/>
    <w:rsid w:val="002E5BF4"/>
    <w:rsid w:val="002E6E86"/>
    <w:rsid w:val="002F016A"/>
    <w:rsid w:val="002F5724"/>
    <w:rsid w:val="002F7C63"/>
    <w:rsid w:val="00303C8F"/>
    <w:rsid w:val="003071A6"/>
    <w:rsid w:val="00310727"/>
    <w:rsid w:val="00315CC9"/>
    <w:rsid w:val="0031725E"/>
    <w:rsid w:val="003206E1"/>
    <w:rsid w:val="0034288D"/>
    <w:rsid w:val="0034726E"/>
    <w:rsid w:val="00350312"/>
    <w:rsid w:val="003531A7"/>
    <w:rsid w:val="0035334F"/>
    <w:rsid w:val="00353F41"/>
    <w:rsid w:val="00355C87"/>
    <w:rsid w:val="0035743D"/>
    <w:rsid w:val="003637FA"/>
    <w:rsid w:val="00364A4F"/>
    <w:rsid w:val="00365FB7"/>
    <w:rsid w:val="00366414"/>
    <w:rsid w:val="003835A5"/>
    <w:rsid w:val="00383909"/>
    <w:rsid w:val="00384D4A"/>
    <w:rsid w:val="003A623E"/>
    <w:rsid w:val="003B2E25"/>
    <w:rsid w:val="003B4321"/>
    <w:rsid w:val="003C206D"/>
    <w:rsid w:val="003C27A0"/>
    <w:rsid w:val="003C29D9"/>
    <w:rsid w:val="003C505F"/>
    <w:rsid w:val="003C5277"/>
    <w:rsid w:val="003C59CD"/>
    <w:rsid w:val="003C7A1D"/>
    <w:rsid w:val="003C7E02"/>
    <w:rsid w:val="003D1EC9"/>
    <w:rsid w:val="003D712B"/>
    <w:rsid w:val="003E22F5"/>
    <w:rsid w:val="003E3811"/>
    <w:rsid w:val="003F240D"/>
    <w:rsid w:val="00402414"/>
    <w:rsid w:val="00403D09"/>
    <w:rsid w:val="004046B1"/>
    <w:rsid w:val="00405F03"/>
    <w:rsid w:val="0041021B"/>
    <w:rsid w:val="00410CBB"/>
    <w:rsid w:val="004111E1"/>
    <w:rsid w:val="0041171A"/>
    <w:rsid w:val="00413664"/>
    <w:rsid w:val="0042179D"/>
    <w:rsid w:val="004304B1"/>
    <w:rsid w:val="0043723C"/>
    <w:rsid w:val="0044099E"/>
    <w:rsid w:val="004413A4"/>
    <w:rsid w:val="00441B90"/>
    <w:rsid w:val="004444B4"/>
    <w:rsid w:val="004469D0"/>
    <w:rsid w:val="00447FF4"/>
    <w:rsid w:val="00452D6B"/>
    <w:rsid w:val="00452E36"/>
    <w:rsid w:val="00453E86"/>
    <w:rsid w:val="0045401E"/>
    <w:rsid w:val="004550F4"/>
    <w:rsid w:val="00456A1C"/>
    <w:rsid w:val="00463363"/>
    <w:rsid w:val="00465DA7"/>
    <w:rsid w:val="00466765"/>
    <w:rsid w:val="00466D33"/>
    <w:rsid w:val="00472075"/>
    <w:rsid w:val="0047596B"/>
    <w:rsid w:val="004848B5"/>
    <w:rsid w:val="004879E0"/>
    <w:rsid w:val="00490170"/>
    <w:rsid w:val="004A0A1B"/>
    <w:rsid w:val="004A4253"/>
    <w:rsid w:val="004A611A"/>
    <w:rsid w:val="004A76B8"/>
    <w:rsid w:val="004B3DEA"/>
    <w:rsid w:val="004B3EC8"/>
    <w:rsid w:val="004C5A29"/>
    <w:rsid w:val="004D0250"/>
    <w:rsid w:val="004D07B1"/>
    <w:rsid w:val="004E072C"/>
    <w:rsid w:val="004E659E"/>
    <w:rsid w:val="004E6FB1"/>
    <w:rsid w:val="004F0EC7"/>
    <w:rsid w:val="004F5985"/>
    <w:rsid w:val="004F7A5B"/>
    <w:rsid w:val="005072E7"/>
    <w:rsid w:val="0050743E"/>
    <w:rsid w:val="005151CF"/>
    <w:rsid w:val="0051569E"/>
    <w:rsid w:val="00523380"/>
    <w:rsid w:val="00524851"/>
    <w:rsid w:val="00532E3E"/>
    <w:rsid w:val="0053318E"/>
    <w:rsid w:val="00535899"/>
    <w:rsid w:val="005358DE"/>
    <w:rsid w:val="005363D4"/>
    <w:rsid w:val="00537ECD"/>
    <w:rsid w:val="0054221E"/>
    <w:rsid w:val="00542D32"/>
    <w:rsid w:val="00545CB1"/>
    <w:rsid w:val="0055121B"/>
    <w:rsid w:val="0056045A"/>
    <w:rsid w:val="005633AE"/>
    <w:rsid w:val="005769EF"/>
    <w:rsid w:val="00577FE0"/>
    <w:rsid w:val="00591D65"/>
    <w:rsid w:val="0059462C"/>
    <w:rsid w:val="00596853"/>
    <w:rsid w:val="005A113F"/>
    <w:rsid w:val="005B1B92"/>
    <w:rsid w:val="005B6092"/>
    <w:rsid w:val="005B6E94"/>
    <w:rsid w:val="005B76ED"/>
    <w:rsid w:val="005C2619"/>
    <w:rsid w:val="005D3DCA"/>
    <w:rsid w:val="005D5925"/>
    <w:rsid w:val="005E133B"/>
    <w:rsid w:val="005F0B42"/>
    <w:rsid w:val="005F7622"/>
    <w:rsid w:val="006016D3"/>
    <w:rsid w:val="00604CCF"/>
    <w:rsid w:val="00606C9F"/>
    <w:rsid w:val="00606DF6"/>
    <w:rsid w:val="00612FD2"/>
    <w:rsid w:val="00617F8E"/>
    <w:rsid w:val="006273C3"/>
    <w:rsid w:val="00630834"/>
    <w:rsid w:val="0063387B"/>
    <w:rsid w:val="00634A78"/>
    <w:rsid w:val="00637452"/>
    <w:rsid w:val="00640E64"/>
    <w:rsid w:val="00644512"/>
    <w:rsid w:val="00651CAE"/>
    <w:rsid w:val="00652FAD"/>
    <w:rsid w:val="00656B22"/>
    <w:rsid w:val="0066069A"/>
    <w:rsid w:val="00666718"/>
    <w:rsid w:val="00675412"/>
    <w:rsid w:val="006755AE"/>
    <w:rsid w:val="00680034"/>
    <w:rsid w:val="00681285"/>
    <w:rsid w:val="006834ED"/>
    <w:rsid w:val="0068544B"/>
    <w:rsid w:val="00687AF7"/>
    <w:rsid w:val="0069201B"/>
    <w:rsid w:val="00695CB1"/>
    <w:rsid w:val="006976E9"/>
    <w:rsid w:val="006A15B3"/>
    <w:rsid w:val="006A2E3D"/>
    <w:rsid w:val="006B2553"/>
    <w:rsid w:val="006B2765"/>
    <w:rsid w:val="006C0BFB"/>
    <w:rsid w:val="006C3CC6"/>
    <w:rsid w:val="006C625A"/>
    <w:rsid w:val="006C6740"/>
    <w:rsid w:val="006C7662"/>
    <w:rsid w:val="006D257A"/>
    <w:rsid w:val="006D397F"/>
    <w:rsid w:val="006E06DF"/>
    <w:rsid w:val="006E2B79"/>
    <w:rsid w:val="006E4B1C"/>
    <w:rsid w:val="006F0E6E"/>
    <w:rsid w:val="006F20A4"/>
    <w:rsid w:val="006F56B7"/>
    <w:rsid w:val="006F73FB"/>
    <w:rsid w:val="0070651E"/>
    <w:rsid w:val="007077B9"/>
    <w:rsid w:val="00710827"/>
    <w:rsid w:val="007122B2"/>
    <w:rsid w:val="00713583"/>
    <w:rsid w:val="00713616"/>
    <w:rsid w:val="00716B6C"/>
    <w:rsid w:val="007238D6"/>
    <w:rsid w:val="00723A76"/>
    <w:rsid w:val="007268A2"/>
    <w:rsid w:val="007268D6"/>
    <w:rsid w:val="00730518"/>
    <w:rsid w:val="007327EF"/>
    <w:rsid w:val="0073317B"/>
    <w:rsid w:val="0073326E"/>
    <w:rsid w:val="00734C88"/>
    <w:rsid w:val="00735A97"/>
    <w:rsid w:val="0074072B"/>
    <w:rsid w:val="007412AD"/>
    <w:rsid w:val="00745A1D"/>
    <w:rsid w:val="00747C69"/>
    <w:rsid w:val="00752F49"/>
    <w:rsid w:val="00755A22"/>
    <w:rsid w:val="007566BF"/>
    <w:rsid w:val="00766D46"/>
    <w:rsid w:val="00770142"/>
    <w:rsid w:val="00770D5F"/>
    <w:rsid w:val="00772362"/>
    <w:rsid w:val="0077239E"/>
    <w:rsid w:val="00782454"/>
    <w:rsid w:val="007829A7"/>
    <w:rsid w:val="00785167"/>
    <w:rsid w:val="007908BD"/>
    <w:rsid w:val="007948EE"/>
    <w:rsid w:val="00797EC0"/>
    <w:rsid w:val="007A1AA6"/>
    <w:rsid w:val="007A34F9"/>
    <w:rsid w:val="007A6F1C"/>
    <w:rsid w:val="007A71E3"/>
    <w:rsid w:val="007B03D5"/>
    <w:rsid w:val="007B1AFF"/>
    <w:rsid w:val="007B4C46"/>
    <w:rsid w:val="007B5535"/>
    <w:rsid w:val="007B6729"/>
    <w:rsid w:val="007C1111"/>
    <w:rsid w:val="007C473D"/>
    <w:rsid w:val="007D1CCD"/>
    <w:rsid w:val="007D3F08"/>
    <w:rsid w:val="007D620A"/>
    <w:rsid w:val="007D7EA7"/>
    <w:rsid w:val="007E1CFE"/>
    <w:rsid w:val="007E32B1"/>
    <w:rsid w:val="007E4880"/>
    <w:rsid w:val="007E4A00"/>
    <w:rsid w:val="007F0A8F"/>
    <w:rsid w:val="007F2267"/>
    <w:rsid w:val="007F4A4E"/>
    <w:rsid w:val="008025FF"/>
    <w:rsid w:val="00803DE2"/>
    <w:rsid w:val="0080438D"/>
    <w:rsid w:val="008134FB"/>
    <w:rsid w:val="0082348C"/>
    <w:rsid w:val="008371EB"/>
    <w:rsid w:val="008505D0"/>
    <w:rsid w:val="00853549"/>
    <w:rsid w:val="00855C0F"/>
    <w:rsid w:val="008750DD"/>
    <w:rsid w:val="00875630"/>
    <w:rsid w:val="0089472A"/>
    <w:rsid w:val="008A1E2D"/>
    <w:rsid w:val="008A5D78"/>
    <w:rsid w:val="008B20A1"/>
    <w:rsid w:val="008B564D"/>
    <w:rsid w:val="008C1367"/>
    <w:rsid w:val="008D00BA"/>
    <w:rsid w:val="008D1161"/>
    <w:rsid w:val="008D21A4"/>
    <w:rsid w:val="008D4E55"/>
    <w:rsid w:val="008D5823"/>
    <w:rsid w:val="008D62A1"/>
    <w:rsid w:val="008E3257"/>
    <w:rsid w:val="008E4291"/>
    <w:rsid w:val="008F5B0F"/>
    <w:rsid w:val="0090396A"/>
    <w:rsid w:val="009051A2"/>
    <w:rsid w:val="00906EB9"/>
    <w:rsid w:val="00913659"/>
    <w:rsid w:val="00916090"/>
    <w:rsid w:val="00920E1A"/>
    <w:rsid w:val="00924B50"/>
    <w:rsid w:val="009261B0"/>
    <w:rsid w:val="00927969"/>
    <w:rsid w:val="0093310D"/>
    <w:rsid w:val="00937286"/>
    <w:rsid w:val="009379CC"/>
    <w:rsid w:val="0094221A"/>
    <w:rsid w:val="009464F6"/>
    <w:rsid w:val="009549CD"/>
    <w:rsid w:val="009550ED"/>
    <w:rsid w:val="009561A9"/>
    <w:rsid w:val="00960077"/>
    <w:rsid w:val="009626DD"/>
    <w:rsid w:val="00965E94"/>
    <w:rsid w:val="00966FBD"/>
    <w:rsid w:val="00973AAC"/>
    <w:rsid w:val="00974EF5"/>
    <w:rsid w:val="00977164"/>
    <w:rsid w:val="009808A4"/>
    <w:rsid w:val="00981214"/>
    <w:rsid w:val="00981CF9"/>
    <w:rsid w:val="00990ADC"/>
    <w:rsid w:val="00993D28"/>
    <w:rsid w:val="009A2464"/>
    <w:rsid w:val="009A34BC"/>
    <w:rsid w:val="009A7E94"/>
    <w:rsid w:val="009B34B2"/>
    <w:rsid w:val="009B4D9D"/>
    <w:rsid w:val="009B6ED3"/>
    <w:rsid w:val="009C0F8D"/>
    <w:rsid w:val="009C26C1"/>
    <w:rsid w:val="009D65A3"/>
    <w:rsid w:val="009E03A3"/>
    <w:rsid w:val="009E421D"/>
    <w:rsid w:val="009F1935"/>
    <w:rsid w:val="009F1FC8"/>
    <w:rsid w:val="009F3D8A"/>
    <w:rsid w:val="00A04F59"/>
    <w:rsid w:val="00A055AA"/>
    <w:rsid w:val="00A16892"/>
    <w:rsid w:val="00A20749"/>
    <w:rsid w:val="00A20E24"/>
    <w:rsid w:val="00A2114A"/>
    <w:rsid w:val="00A25134"/>
    <w:rsid w:val="00A254D9"/>
    <w:rsid w:val="00A26C9B"/>
    <w:rsid w:val="00A328C7"/>
    <w:rsid w:val="00A32A09"/>
    <w:rsid w:val="00A32A9B"/>
    <w:rsid w:val="00A40CF5"/>
    <w:rsid w:val="00A43322"/>
    <w:rsid w:val="00A44B76"/>
    <w:rsid w:val="00A45E50"/>
    <w:rsid w:val="00A53A39"/>
    <w:rsid w:val="00A53C92"/>
    <w:rsid w:val="00A5506A"/>
    <w:rsid w:val="00A6250C"/>
    <w:rsid w:val="00A64B26"/>
    <w:rsid w:val="00A750C1"/>
    <w:rsid w:val="00A77594"/>
    <w:rsid w:val="00A838D8"/>
    <w:rsid w:val="00A83EF7"/>
    <w:rsid w:val="00A91E2C"/>
    <w:rsid w:val="00A97722"/>
    <w:rsid w:val="00AA1CC5"/>
    <w:rsid w:val="00AA3E80"/>
    <w:rsid w:val="00AB1E28"/>
    <w:rsid w:val="00AB6393"/>
    <w:rsid w:val="00AC1F6B"/>
    <w:rsid w:val="00AC3CBC"/>
    <w:rsid w:val="00AC5DAC"/>
    <w:rsid w:val="00AD3285"/>
    <w:rsid w:val="00AD7947"/>
    <w:rsid w:val="00AE018F"/>
    <w:rsid w:val="00AE39DA"/>
    <w:rsid w:val="00AE57B1"/>
    <w:rsid w:val="00AE686A"/>
    <w:rsid w:val="00AE695A"/>
    <w:rsid w:val="00AF36B6"/>
    <w:rsid w:val="00AF5602"/>
    <w:rsid w:val="00AF5785"/>
    <w:rsid w:val="00AF77F4"/>
    <w:rsid w:val="00B023DB"/>
    <w:rsid w:val="00B0776C"/>
    <w:rsid w:val="00B07AAA"/>
    <w:rsid w:val="00B16170"/>
    <w:rsid w:val="00B1770A"/>
    <w:rsid w:val="00B17757"/>
    <w:rsid w:val="00B302E0"/>
    <w:rsid w:val="00B32793"/>
    <w:rsid w:val="00B335AE"/>
    <w:rsid w:val="00B33A5D"/>
    <w:rsid w:val="00B41D64"/>
    <w:rsid w:val="00B4267E"/>
    <w:rsid w:val="00B45DED"/>
    <w:rsid w:val="00B45F26"/>
    <w:rsid w:val="00B50393"/>
    <w:rsid w:val="00B55A61"/>
    <w:rsid w:val="00B639BD"/>
    <w:rsid w:val="00B80F97"/>
    <w:rsid w:val="00B86175"/>
    <w:rsid w:val="00B97458"/>
    <w:rsid w:val="00BA23CA"/>
    <w:rsid w:val="00BA447C"/>
    <w:rsid w:val="00BA56B0"/>
    <w:rsid w:val="00BA77A7"/>
    <w:rsid w:val="00BB1715"/>
    <w:rsid w:val="00BB232F"/>
    <w:rsid w:val="00BB34AB"/>
    <w:rsid w:val="00BB3E81"/>
    <w:rsid w:val="00BB550B"/>
    <w:rsid w:val="00BB596F"/>
    <w:rsid w:val="00BB6577"/>
    <w:rsid w:val="00BC117F"/>
    <w:rsid w:val="00BE0787"/>
    <w:rsid w:val="00BE2ECE"/>
    <w:rsid w:val="00BE34D6"/>
    <w:rsid w:val="00BF08F0"/>
    <w:rsid w:val="00BF3CD5"/>
    <w:rsid w:val="00BF6343"/>
    <w:rsid w:val="00C02105"/>
    <w:rsid w:val="00C04EE3"/>
    <w:rsid w:val="00C06E0D"/>
    <w:rsid w:val="00C10E14"/>
    <w:rsid w:val="00C11F24"/>
    <w:rsid w:val="00C157E7"/>
    <w:rsid w:val="00C17810"/>
    <w:rsid w:val="00C23ED8"/>
    <w:rsid w:val="00C24886"/>
    <w:rsid w:val="00C312CB"/>
    <w:rsid w:val="00C32464"/>
    <w:rsid w:val="00C41E1E"/>
    <w:rsid w:val="00C420D3"/>
    <w:rsid w:val="00C4262A"/>
    <w:rsid w:val="00C442EB"/>
    <w:rsid w:val="00C45768"/>
    <w:rsid w:val="00C46563"/>
    <w:rsid w:val="00C52B88"/>
    <w:rsid w:val="00C53466"/>
    <w:rsid w:val="00C56A4D"/>
    <w:rsid w:val="00C6203E"/>
    <w:rsid w:val="00C641E7"/>
    <w:rsid w:val="00C66E6B"/>
    <w:rsid w:val="00C70BD1"/>
    <w:rsid w:val="00C74269"/>
    <w:rsid w:val="00C82E50"/>
    <w:rsid w:val="00C93C66"/>
    <w:rsid w:val="00C94A0A"/>
    <w:rsid w:val="00C95438"/>
    <w:rsid w:val="00C9741C"/>
    <w:rsid w:val="00CA2910"/>
    <w:rsid w:val="00CA3A4D"/>
    <w:rsid w:val="00CA42F4"/>
    <w:rsid w:val="00CB17B7"/>
    <w:rsid w:val="00CB222E"/>
    <w:rsid w:val="00CB3934"/>
    <w:rsid w:val="00CC1898"/>
    <w:rsid w:val="00CC2CE9"/>
    <w:rsid w:val="00CC4514"/>
    <w:rsid w:val="00CC55B1"/>
    <w:rsid w:val="00CC70BD"/>
    <w:rsid w:val="00CC77AE"/>
    <w:rsid w:val="00CD5F3F"/>
    <w:rsid w:val="00CD743F"/>
    <w:rsid w:val="00CE1068"/>
    <w:rsid w:val="00CE5AD8"/>
    <w:rsid w:val="00CF176B"/>
    <w:rsid w:val="00CF3BCA"/>
    <w:rsid w:val="00CF5656"/>
    <w:rsid w:val="00CF73A7"/>
    <w:rsid w:val="00D01238"/>
    <w:rsid w:val="00D045BD"/>
    <w:rsid w:val="00D07488"/>
    <w:rsid w:val="00D101D5"/>
    <w:rsid w:val="00D131FC"/>
    <w:rsid w:val="00D1484A"/>
    <w:rsid w:val="00D16F2D"/>
    <w:rsid w:val="00D21866"/>
    <w:rsid w:val="00D21B6D"/>
    <w:rsid w:val="00D30679"/>
    <w:rsid w:val="00D34C9A"/>
    <w:rsid w:val="00D40A1D"/>
    <w:rsid w:val="00D41D19"/>
    <w:rsid w:val="00D42519"/>
    <w:rsid w:val="00D53C27"/>
    <w:rsid w:val="00D54BB6"/>
    <w:rsid w:val="00D600D3"/>
    <w:rsid w:val="00D71B17"/>
    <w:rsid w:val="00D7406D"/>
    <w:rsid w:val="00D7529C"/>
    <w:rsid w:val="00D7556B"/>
    <w:rsid w:val="00D8086C"/>
    <w:rsid w:val="00D84817"/>
    <w:rsid w:val="00D86EF8"/>
    <w:rsid w:val="00DA0522"/>
    <w:rsid w:val="00DA4EBA"/>
    <w:rsid w:val="00DA6439"/>
    <w:rsid w:val="00DB1042"/>
    <w:rsid w:val="00DB119D"/>
    <w:rsid w:val="00DB1FB1"/>
    <w:rsid w:val="00DB46A8"/>
    <w:rsid w:val="00DC084D"/>
    <w:rsid w:val="00DC3675"/>
    <w:rsid w:val="00DC741D"/>
    <w:rsid w:val="00DD295D"/>
    <w:rsid w:val="00DD2E35"/>
    <w:rsid w:val="00DD3704"/>
    <w:rsid w:val="00DE0DCF"/>
    <w:rsid w:val="00DE3854"/>
    <w:rsid w:val="00DE6A04"/>
    <w:rsid w:val="00DE6B1B"/>
    <w:rsid w:val="00DE7512"/>
    <w:rsid w:val="00DE7905"/>
    <w:rsid w:val="00DF0CB4"/>
    <w:rsid w:val="00E03D86"/>
    <w:rsid w:val="00E05779"/>
    <w:rsid w:val="00E07693"/>
    <w:rsid w:val="00E127FF"/>
    <w:rsid w:val="00E1459C"/>
    <w:rsid w:val="00E14937"/>
    <w:rsid w:val="00E220C4"/>
    <w:rsid w:val="00E22B2B"/>
    <w:rsid w:val="00E26919"/>
    <w:rsid w:val="00E3111C"/>
    <w:rsid w:val="00E31320"/>
    <w:rsid w:val="00E44E6D"/>
    <w:rsid w:val="00E525CF"/>
    <w:rsid w:val="00E52677"/>
    <w:rsid w:val="00E55286"/>
    <w:rsid w:val="00E60DA6"/>
    <w:rsid w:val="00E62E4C"/>
    <w:rsid w:val="00E7106B"/>
    <w:rsid w:val="00E72E98"/>
    <w:rsid w:val="00E73C89"/>
    <w:rsid w:val="00E7445D"/>
    <w:rsid w:val="00E77E17"/>
    <w:rsid w:val="00E77F10"/>
    <w:rsid w:val="00EA13EE"/>
    <w:rsid w:val="00EA70F2"/>
    <w:rsid w:val="00EB028E"/>
    <w:rsid w:val="00EB4920"/>
    <w:rsid w:val="00EB5AF7"/>
    <w:rsid w:val="00EB6637"/>
    <w:rsid w:val="00EB6BD6"/>
    <w:rsid w:val="00EC5268"/>
    <w:rsid w:val="00ED48A4"/>
    <w:rsid w:val="00ED71AE"/>
    <w:rsid w:val="00EE4CF2"/>
    <w:rsid w:val="00EE66E1"/>
    <w:rsid w:val="00EE724F"/>
    <w:rsid w:val="00EF02E5"/>
    <w:rsid w:val="00EF3A8B"/>
    <w:rsid w:val="00EF5323"/>
    <w:rsid w:val="00EF7266"/>
    <w:rsid w:val="00F0324A"/>
    <w:rsid w:val="00F0346C"/>
    <w:rsid w:val="00F05870"/>
    <w:rsid w:val="00F22AD3"/>
    <w:rsid w:val="00F26606"/>
    <w:rsid w:val="00F30F4C"/>
    <w:rsid w:val="00F34211"/>
    <w:rsid w:val="00F44132"/>
    <w:rsid w:val="00F46CA5"/>
    <w:rsid w:val="00F47907"/>
    <w:rsid w:val="00F50797"/>
    <w:rsid w:val="00F67F65"/>
    <w:rsid w:val="00F728AA"/>
    <w:rsid w:val="00F74BEE"/>
    <w:rsid w:val="00F76C86"/>
    <w:rsid w:val="00F8253F"/>
    <w:rsid w:val="00F9406A"/>
    <w:rsid w:val="00F94FA8"/>
    <w:rsid w:val="00FB12E7"/>
    <w:rsid w:val="00FB22F3"/>
    <w:rsid w:val="00FC1381"/>
    <w:rsid w:val="00FC17C0"/>
    <w:rsid w:val="00FD1E90"/>
    <w:rsid w:val="00FD2892"/>
    <w:rsid w:val="00FD40D4"/>
    <w:rsid w:val="00FD4282"/>
    <w:rsid w:val="00FD560B"/>
    <w:rsid w:val="00FE1B20"/>
    <w:rsid w:val="00FE2EAF"/>
    <w:rsid w:val="00FE4B6B"/>
    <w:rsid w:val="00FF10F0"/>
    <w:rsid w:val="00FF15BD"/>
    <w:rsid w:val="00FF23BF"/>
    <w:rsid w:val="00FF3276"/>
    <w:rsid w:val="00FF4C39"/>
    <w:rsid w:val="00FF6595"/>
    <w:rsid w:val="00FF69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424"/>
    <w:pPr>
      <w:spacing w:after="0" w:line="240" w:lineRule="auto"/>
      <w:jc w:val="both"/>
    </w:pPr>
    <w:rPr>
      <w:rFonts w:ascii="Times New Roman" w:eastAsia="Times New Roman" w:hAnsi="Times New Roman" w:cs="Times New Roman"/>
      <w:sz w:val="26"/>
      <w:szCs w:val="26"/>
      <w:lang w:eastAsia="pt-BR"/>
    </w:rPr>
  </w:style>
  <w:style w:type="paragraph" w:styleId="Ttulo1">
    <w:name w:val="heading 1"/>
    <w:basedOn w:val="Normal"/>
    <w:next w:val="Normal"/>
    <w:link w:val="Ttulo1Char"/>
    <w:uiPriority w:val="9"/>
    <w:qFormat/>
    <w:rsid w:val="009C26C1"/>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Ttulo7">
    <w:name w:val="heading 7"/>
    <w:basedOn w:val="Normal"/>
    <w:next w:val="Normal"/>
    <w:link w:val="Ttulo7Char"/>
    <w:uiPriority w:val="9"/>
    <w:qFormat/>
    <w:rsid w:val="00CE5AD8"/>
    <w:pPr>
      <w:keepNext/>
      <w:spacing w:line="320" w:lineRule="exact"/>
      <w:jc w:val="right"/>
      <w:outlineLvl w:val="6"/>
    </w:pPr>
    <w:rPr>
      <w:rFonts w:ascii="Frutiger Light" w:hAnsi="Frutiger Light"/>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30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F30F4C"/>
    <w:rPr>
      <w:rFonts w:ascii="Segoe UI" w:hAnsi="Segoe UI" w:cs="Segoe UI"/>
      <w:sz w:val="18"/>
      <w:szCs w:val="18"/>
    </w:rPr>
  </w:style>
  <w:style w:type="character" w:customStyle="1" w:styleId="TextodebaloChar">
    <w:name w:val="Texto de balão Char"/>
    <w:basedOn w:val="Fontepargpadro"/>
    <w:link w:val="Textodebalo"/>
    <w:uiPriority w:val="99"/>
    <w:semiHidden/>
    <w:rsid w:val="00F30F4C"/>
    <w:rPr>
      <w:rFonts w:ascii="Segoe UI" w:hAnsi="Segoe UI" w:cs="Segoe UI"/>
      <w:sz w:val="18"/>
      <w:szCs w:val="18"/>
    </w:rPr>
  </w:style>
  <w:style w:type="paragraph" w:customStyle="1" w:styleId="c3">
    <w:name w:val="c3"/>
    <w:basedOn w:val="Normal"/>
    <w:uiPriority w:val="99"/>
    <w:rsid w:val="00207424"/>
    <w:pPr>
      <w:spacing w:line="240" w:lineRule="atLeast"/>
      <w:jc w:val="center"/>
    </w:pPr>
    <w:rPr>
      <w:rFonts w:ascii="Times" w:hAnsi="Times"/>
      <w:sz w:val="24"/>
      <w:szCs w:val="24"/>
    </w:rPr>
  </w:style>
  <w:style w:type="paragraph" w:styleId="NormalWeb">
    <w:name w:val="Normal (Web)"/>
    <w:basedOn w:val="Normal"/>
    <w:link w:val="NormalWebChar"/>
    <w:uiPriority w:val="99"/>
    <w:rsid w:val="00207424"/>
    <w:pPr>
      <w:spacing w:before="100" w:beforeAutospacing="1" w:after="100" w:afterAutospacing="1"/>
      <w:jc w:val="left"/>
    </w:pPr>
    <w:rPr>
      <w:rFonts w:ascii="Verdana" w:eastAsia="Arial Unicode MS" w:hAnsi="Verdana" w:cs="Verdana"/>
      <w:sz w:val="24"/>
      <w:szCs w:val="24"/>
    </w:rPr>
  </w:style>
  <w:style w:type="character" w:customStyle="1" w:styleId="NormalWebChar">
    <w:name w:val="Normal (Web) Char"/>
    <w:basedOn w:val="Fontepargpadro"/>
    <w:link w:val="NormalWeb"/>
    <w:uiPriority w:val="99"/>
    <w:locked/>
    <w:rsid w:val="00207424"/>
    <w:rPr>
      <w:rFonts w:ascii="Verdana" w:eastAsia="Arial Unicode MS" w:hAnsi="Verdana" w:cs="Verdana"/>
      <w:sz w:val="24"/>
      <w:szCs w:val="24"/>
      <w:lang w:eastAsia="pt-BR"/>
    </w:rPr>
  </w:style>
  <w:style w:type="paragraph" w:styleId="Cabealho">
    <w:name w:val="header"/>
    <w:basedOn w:val="Normal"/>
    <w:link w:val="CabealhoChar"/>
    <w:uiPriority w:val="99"/>
    <w:unhideWhenUsed/>
    <w:rsid w:val="00207424"/>
    <w:pPr>
      <w:tabs>
        <w:tab w:val="center" w:pos="4252"/>
        <w:tab w:val="right" w:pos="8504"/>
      </w:tabs>
    </w:pPr>
  </w:style>
  <w:style w:type="character" w:customStyle="1" w:styleId="CabealhoChar">
    <w:name w:val="Cabeçalho Char"/>
    <w:basedOn w:val="Fontepargpadro"/>
    <w:link w:val="Cabealho"/>
    <w:uiPriority w:val="99"/>
    <w:rsid w:val="00207424"/>
    <w:rPr>
      <w:rFonts w:ascii="Times New Roman" w:eastAsia="Times New Roman" w:hAnsi="Times New Roman" w:cs="Times New Roman"/>
      <w:sz w:val="26"/>
      <w:szCs w:val="26"/>
      <w:lang w:eastAsia="pt-BR"/>
    </w:rPr>
  </w:style>
  <w:style w:type="paragraph" w:styleId="Rodap">
    <w:name w:val="footer"/>
    <w:basedOn w:val="Normal"/>
    <w:link w:val="RodapChar"/>
    <w:uiPriority w:val="99"/>
    <w:unhideWhenUsed/>
    <w:rsid w:val="00207424"/>
    <w:pPr>
      <w:tabs>
        <w:tab w:val="center" w:pos="4252"/>
        <w:tab w:val="right" w:pos="8504"/>
      </w:tabs>
    </w:pPr>
  </w:style>
  <w:style w:type="character" w:customStyle="1" w:styleId="RodapChar">
    <w:name w:val="Rodapé Char"/>
    <w:basedOn w:val="Fontepargpadro"/>
    <w:link w:val="Rodap"/>
    <w:uiPriority w:val="99"/>
    <w:rsid w:val="00207424"/>
    <w:rPr>
      <w:rFonts w:ascii="Times New Roman" w:eastAsia="Times New Roman" w:hAnsi="Times New Roman" w:cs="Times New Roman"/>
      <w:sz w:val="26"/>
      <w:szCs w:val="26"/>
      <w:lang w:eastAsia="pt-BR"/>
    </w:rPr>
  </w:style>
  <w:style w:type="paragraph" w:customStyle="1" w:styleId="p0">
    <w:name w:val="p0"/>
    <w:basedOn w:val="Normal"/>
    <w:rsid w:val="00207424"/>
    <w:pPr>
      <w:tabs>
        <w:tab w:val="left" w:pos="720"/>
      </w:tabs>
      <w:spacing w:line="240" w:lineRule="atLeast"/>
    </w:pPr>
    <w:rPr>
      <w:rFonts w:ascii="Times" w:hAnsi="Times"/>
      <w:sz w:val="24"/>
      <w:szCs w:val="24"/>
    </w:rPr>
  </w:style>
  <w:style w:type="paragraph" w:styleId="PargrafodaLista">
    <w:name w:val="List Paragraph"/>
    <w:aliases w:val="Vitor Título,Vitor T’tulo,List Paragraph,List Paragraph_0"/>
    <w:basedOn w:val="Normal"/>
    <w:link w:val="PargrafodaListaChar"/>
    <w:uiPriority w:val="34"/>
    <w:qFormat/>
    <w:rsid w:val="00207424"/>
    <w:pPr>
      <w:ind w:left="708"/>
    </w:pPr>
  </w:style>
  <w:style w:type="character" w:customStyle="1" w:styleId="PargrafodaListaChar">
    <w:name w:val="Parágrafo da Lista Char"/>
    <w:aliases w:val="Vitor Título Char,Vitor T’tulo Char,List Paragraph Char,List Paragraph_0 Char"/>
    <w:link w:val="PargrafodaLista"/>
    <w:uiPriority w:val="34"/>
    <w:qFormat/>
    <w:locked/>
    <w:rsid w:val="00207424"/>
    <w:rPr>
      <w:rFonts w:ascii="Times New Roman" w:eastAsia="Times New Roman" w:hAnsi="Times New Roman" w:cs="Times New Roman"/>
      <w:sz w:val="26"/>
      <w:szCs w:val="26"/>
      <w:lang w:eastAsia="pt-BR"/>
    </w:rPr>
  </w:style>
  <w:style w:type="character" w:styleId="Refdecomentrio">
    <w:name w:val="annotation reference"/>
    <w:uiPriority w:val="99"/>
    <w:rsid w:val="00207424"/>
    <w:rPr>
      <w:sz w:val="16"/>
      <w:szCs w:val="16"/>
    </w:rPr>
  </w:style>
  <w:style w:type="paragraph" w:styleId="Textodecomentrio">
    <w:name w:val="annotation text"/>
    <w:basedOn w:val="Normal"/>
    <w:link w:val="TextodecomentrioChar"/>
    <w:uiPriority w:val="99"/>
    <w:rsid w:val="00207424"/>
    <w:rPr>
      <w:sz w:val="20"/>
      <w:szCs w:val="20"/>
    </w:rPr>
  </w:style>
  <w:style w:type="character" w:customStyle="1" w:styleId="TextodecomentrioChar">
    <w:name w:val="Texto de comentário Char"/>
    <w:basedOn w:val="Fontepargpadro"/>
    <w:link w:val="Textodecomentrio"/>
    <w:uiPriority w:val="99"/>
    <w:rsid w:val="00207424"/>
    <w:rPr>
      <w:rFonts w:ascii="Times New Roman" w:eastAsia="Times New Roman" w:hAnsi="Times New Roman" w:cs="Times New Roman"/>
      <w:sz w:val="20"/>
      <w:szCs w:val="20"/>
      <w:lang w:eastAsia="pt-BR"/>
    </w:rPr>
  </w:style>
  <w:style w:type="paragraph" w:styleId="Corpodetexto">
    <w:name w:val="Body Text"/>
    <w:aliases w:val="body text,bt,b"/>
    <w:basedOn w:val="Normal"/>
    <w:link w:val="CorpodetextoChar"/>
    <w:uiPriority w:val="99"/>
    <w:rsid w:val="00D54BB6"/>
    <w:pPr>
      <w:tabs>
        <w:tab w:val="left" w:pos="576"/>
        <w:tab w:val="left" w:pos="1152"/>
      </w:tabs>
      <w:spacing w:line="360" w:lineRule="exact"/>
      <w:ind w:right="-6"/>
    </w:pPr>
    <w:rPr>
      <w:sz w:val="24"/>
      <w:szCs w:val="24"/>
    </w:rPr>
  </w:style>
  <w:style w:type="character" w:customStyle="1" w:styleId="CorpodetextoChar">
    <w:name w:val="Corpo de texto Char"/>
    <w:aliases w:val="body text Char,bt Char,b Char"/>
    <w:basedOn w:val="Fontepargpadro"/>
    <w:link w:val="Corpodetexto"/>
    <w:uiPriority w:val="99"/>
    <w:rsid w:val="00D54BB6"/>
    <w:rPr>
      <w:rFonts w:ascii="Times New Roman" w:eastAsia="Times New Roman" w:hAnsi="Times New Roman" w:cs="Times New Roman"/>
      <w:sz w:val="24"/>
      <w:szCs w:val="24"/>
      <w:lang w:eastAsia="pt-BR"/>
    </w:rPr>
  </w:style>
  <w:style w:type="paragraph" w:customStyle="1" w:styleId="Level1">
    <w:name w:val="Level 1"/>
    <w:basedOn w:val="Normal"/>
    <w:rsid w:val="00D54BB6"/>
    <w:pPr>
      <w:numPr>
        <w:numId w:val="11"/>
      </w:numPr>
      <w:jc w:val="left"/>
    </w:pPr>
    <w:rPr>
      <w:sz w:val="24"/>
      <w:szCs w:val="24"/>
      <w:lang w:eastAsia="en-US"/>
    </w:rPr>
  </w:style>
  <w:style w:type="paragraph" w:customStyle="1" w:styleId="Level2">
    <w:name w:val="Level 2"/>
    <w:basedOn w:val="Normal"/>
    <w:rsid w:val="00D54BB6"/>
    <w:pPr>
      <w:numPr>
        <w:ilvl w:val="1"/>
        <w:numId w:val="11"/>
      </w:numPr>
      <w:jc w:val="left"/>
    </w:pPr>
    <w:rPr>
      <w:sz w:val="24"/>
      <w:szCs w:val="24"/>
      <w:lang w:eastAsia="en-US"/>
    </w:rPr>
  </w:style>
  <w:style w:type="paragraph" w:customStyle="1" w:styleId="Level3">
    <w:name w:val="Level 3"/>
    <w:basedOn w:val="Normal"/>
    <w:rsid w:val="00D54BB6"/>
    <w:pPr>
      <w:numPr>
        <w:ilvl w:val="2"/>
        <w:numId w:val="11"/>
      </w:numPr>
      <w:jc w:val="left"/>
    </w:pPr>
    <w:rPr>
      <w:sz w:val="24"/>
      <w:szCs w:val="24"/>
      <w:lang w:eastAsia="en-US"/>
    </w:rPr>
  </w:style>
  <w:style w:type="paragraph" w:customStyle="1" w:styleId="Level4">
    <w:name w:val="Level 4"/>
    <w:basedOn w:val="Normal"/>
    <w:rsid w:val="00D54BB6"/>
    <w:pPr>
      <w:numPr>
        <w:ilvl w:val="3"/>
        <w:numId w:val="11"/>
      </w:numPr>
      <w:jc w:val="left"/>
    </w:pPr>
    <w:rPr>
      <w:sz w:val="24"/>
      <w:szCs w:val="24"/>
      <w:lang w:eastAsia="en-US"/>
    </w:rPr>
  </w:style>
  <w:style w:type="paragraph" w:customStyle="1" w:styleId="Level5">
    <w:name w:val="Level 5"/>
    <w:basedOn w:val="Normal"/>
    <w:rsid w:val="00D54BB6"/>
    <w:pPr>
      <w:numPr>
        <w:ilvl w:val="4"/>
        <w:numId w:val="11"/>
      </w:numPr>
      <w:jc w:val="left"/>
    </w:pPr>
    <w:rPr>
      <w:sz w:val="24"/>
      <w:szCs w:val="24"/>
      <w:lang w:eastAsia="en-US"/>
    </w:rPr>
  </w:style>
  <w:style w:type="paragraph" w:customStyle="1" w:styleId="Level6">
    <w:name w:val="Level 6"/>
    <w:basedOn w:val="Normal"/>
    <w:rsid w:val="00D54BB6"/>
    <w:pPr>
      <w:numPr>
        <w:ilvl w:val="5"/>
        <w:numId w:val="11"/>
      </w:numPr>
      <w:jc w:val="left"/>
    </w:pPr>
    <w:rPr>
      <w:sz w:val="24"/>
      <w:szCs w:val="24"/>
      <w:lang w:eastAsia="en-US"/>
    </w:rPr>
  </w:style>
  <w:style w:type="paragraph" w:customStyle="1" w:styleId="Level7">
    <w:name w:val="Level 7"/>
    <w:basedOn w:val="Normal"/>
    <w:rsid w:val="00D54BB6"/>
    <w:pPr>
      <w:numPr>
        <w:ilvl w:val="6"/>
        <w:numId w:val="11"/>
      </w:numPr>
      <w:jc w:val="left"/>
    </w:pPr>
    <w:rPr>
      <w:sz w:val="24"/>
      <w:szCs w:val="24"/>
      <w:lang w:eastAsia="en-US"/>
    </w:rPr>
  </w:style>
  <w:style w:type="paragraph" w:customStyle="1" w:styleId="Level8">
    <w:name w:val="Level 8"/>
    <w:basedOn w:val="Normal"/>
    <w:rsid w:val="00D54BB6"/>
    <w:pPr>
      <w:numPr>
        <w:ilvl w:val="7"/>
        <w:numId w:val="11"/>
      </w:numPr>
      <w:jc w:val="left"/>
    </w:pPr>
    <w:rPr>
      <w:sz w:val="24"/>
      <w:szCs w:val="24"/>
      <w:lang w:eastAsia="en-US"/>
    </w:rPr>
  </w:style>
  <w:style w:type="paragraph" w:customStyle="1" w:styleId="Level9">
    <w:name w:val="Level 9"/>
    <w:basedOn w:val="Normal"/>
    <w:rsid w:val="00D54BB6"/>
    <w:pPr>
      <w:numPr>
        <w:ilvl w:val="8"/>
        <w:numId w:val="11"/>
      </w:numPr>
      <w:jc w:val="left"/>
    </w:pPr>
    <w:rPr>
      <w:sz w:val="24"/>
      <w:szCs w:val="24"/>
      <w:lang w:eastAsia="en-US"/>
    </w:rPr>
  </w:style>
  <w:style w:type="character" w:styleId="Hyperlink">
    <w:name w:val="Hyperlink"/>
    <w:uiPriority w:val="99"/>
    <w:rsid w:val="004413A4"/>
    <w:rPr>
      <w:color w:val="0000FF"/>
      <w:u w:val="single"/>
    </w:rPr>
  </w:style>
  <w:style w:type="paragraph" w:customStyle="1" w:styleId="p3">
    <w:name w:val="p3"/>
    <w:basedOn w:val="Normal"/>
    <w:uiPriority w:val="99"/>
    <w:rsid w:val="004413A4"/>
    <w:pPr>
      <w:tabs>
        <w:tab w:val="left" w:pos="720"/>
      </w:tabs>
      <w:spacing w:line="240" w:lineRule="atLeast"/>
    </w:pPr>
    <w:rPr>
      <w:rFonts w:ascii="Times" w:hAnsi="Times"/>
      <w:sz w:val="24"/>
      <w:szCs w:val="20"/>
      <w:lang w:eastAsia="en-US"/>
    </w:rPr>
  </w:style>
  <w:style w:type="paragraph" w:styleId="Assuntodocomentrio">
    <w:name w:val="annotation subject"/>
    <w:basedOn w:val="Textodecomentrio"/>
    <w:next w:val="Textodecomentrio"/>
    <w:link w:val="AssuntodocomentrioChar"/>
    <w:uiPriority w:val="99"/>
    <w:semiHidden/>
    <w:unhideWhenUsed/>
    <w:rsid w:val="00E31320"/>
    <w:rPr>
      <w:b/>
      <w:bCs/>
    </w:rPr>
  </w:style>
  <w:style w:type="character" w:customStyle="1" w:styleId="AssuntodocomentrioChar">
    <w:name w:val="Assunto do comentário Char"/>
    <w:basedOn w:val="TextodecomentrioChar"/>
    <w:link w:val="Assuntodocomentrio"/>
    <w:uiPriority w:val="99"/>
    <w:semiHidden/>
    <w:rsid w:val="00E31320"/>
    <w:rPr>
      <w:rFonts w:ascii="Times New Roman" w:eastAsia="Times New Roman" w:hAnsi="Times New Roman" w:cs="Times New Roman"/>
      <w:b/>
      <w:bCs/>
      <w:sz w:val="20"/>
      <w:szCs w:val="20"/>
      <w:lang w:eastAsia="pt-BR"/>
    </w:rPr>
  </w:style>
  <w:style w:type="character" w:customStyle="1" w:styleId="Ttulo7Char">
    <w:name w:val="Título 7 Char"/>
    <w:basedOn w:val="Fontepargpadro"/>
    <w:link w:val="Ttulo7"/>
    <w:uiPriority w:val="9"/>
    <w:rsid w:val="00CE5AD8"/>
    <w:rPr>
      <w:rFonts w:ascii="Frutiger Light" w:eastAsia="Times New Roman" w:hAnsi="Frutiger Light" w:cs="Times New Roman"/>
      <w:sz w:val="26"/>
      <w:szCs w:val="26"/>
      <w:u w:val="single"/>
      <w:lang w:eastAsia="pt-BR"/>
    </w:rPr>
  </w:style>
  <w:style w:type="paragraph" w:styleId="Reviso">
    <w:name w:val="Revision"/>
    <w:hidden/>
    <w:uiPriority w:val="99"/>
    <w:semiHidden/>
    <w:rsid w:val="003B4321"/>
    <w:pPr>
      <w:spacing w:after="0" w:line="240" w:lineRule="auto"/>
    </w:pPr>
    <w:rPr>
      <w:rFonts w:ascii="Times New Roman" w:eastAsia="Times New Roman" w:hAnsi="Times New Roman" w:cs="Times New Roman"/>
      <w:sz w:val="26"/>
      <w:szCs w:val="26"/>
      <w:lang w:eastAsia="pt-BR"/>
    </w:rPr>
  </w:style>
  <w:style w:type="paragraph" w:styleId="Textodenotadefim">
    <w:name w:val="endnote text"/>
    <w:basedOn w:val="Normal"/>
    <w:link w:val="TextodenotadefimChar"/>
    <w:uiPriority w:val="99"/>
    <w:semiHidden/>
    <w:unhideWhenUsed/>
    <w:rsid w:val="002F7C63"/>
    <w:rPr>
      <w:sz w:val="20"/>
      <w:szCs w:val="20"/>
    </w:rPr>
  </w:style>
  <w:style w:type="character" w:customStyle="1" w:styleId="TextodenotadefimChar">
    <w:name w:val="Texto de nota de fim Char"/>
    <w:basedOn w:val="Fontepargpadro"/>
    <w:link w:val="Textodenotadefim"/>
    <w:uiPriority w:val="99"/>
    <w:semiHidden/>
    <w:rsid w:val="002F7C63"/>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2F7C63"/>
    <w:rPr>
      <w:vertAlign w:val="superscript"/>
    </w:rPr>
  </w:style>
  <w:style w:type="character" w:customStyle="1" w:styleId="MenoPendente1">
    <w:name w:val="Menção Pendente1"/>
    <w:basedOn w:val="Fontepargpadro"/>
    <w:uiPriority w:val="99"/>
    <w:semiHidden/>
    <w:unhideWhenUsed/>
    <w:rsid w:val="00C41E1E"/>
    <w:rPr>
      <w:color w:val="605E5C"/>
      <w:shd w:val="clear" w:color="auto" w:fill="E1DFDD"/>
    </w:rPr>
  </w:style>
  <w:style w:type="paragraph" w:styleId="Pr-formataoHTML">
    <w:name w:val="HTML Preformatted"/>
    <w:basedOn w:val="Normal"/>
    <w:link w:val="Pr-formataoHTMLChar"/>
    <w:uiPriority w:val="99"/>
    <w:semiHidden/>
    <w:unhideWhenUsed/>
    <w:rsid w:val="00966FBD"/>
    <w:rPr>
      <w:rFonts w:ascii="Consolas" w:hAnsi="Consolas"/>
      <w:sz w:val="20"/>
      <w:szCs w:val="20"/>
    </w:rPr>
  </w:style>
  <w:style w:type="character" w:customStyle="1" w:styleId="Pr-formataoHTMLChar">
    <w:name w:val="Pré-formatação HTML Char"/>
    <w:basedOn w:val="Fontepargpadro"/>
    <w:link w:val="Pr-formataoHTML"/>
    <w:uiPriority w:val="99"/>
    <w:semiHidden/>
    <w:rsid w:val="00966FBD"/>
    <w:rPr>
      <w:rFonts w:ascii="Consolas" w:eastAsia="Times New Roman" w:hAnsi="Consolas" w:cs="Times New Roman"/>
      <w:sz w:val="20"/>
      <w:szCs w:val="20"/>
      <w:lang w:eastAsia="pt-BR"/>
    </w:rPr>
  </w:style>
  <w:style w:type="paragraph" w:styleId="Commarcadores">
    <w:name w:val="List Bullet"/>
    <w:basedOn w:val="Normal"/>
    <w:uiPriority w:val="99"/>
    <w:unhideWhenUsed/>
    <w:rsid w:val="00966FBD"/>
    <w:pPr>
      <w:numPr>
        <w:numId w:val="75"/>
      </w:numPr>
      <w:contextualSpacing/>
    </w:pPr>
  </w:style>
  <w:style w:type="paragraph" w:customStyle="1" w:styleId="FooterReference">
    <w:name w:val="Footer Reference"/>
    <w:basedOn w:val="Rodap"/>
    <w:link w:val="FooterReferenceChar"/>
    <w:semiHidden/>
    <w:rsid w:val="00966FBD"/>
    <w:pPr>
      <w:widowControl w:val="0"/>
      <w:spacing w:line="280" w:lineRule="exact"/>
      <w:ind w:left="49"/>
      <w:jc w:val="left"/>
    </w:pPr>
    <w:rPr>
      <w:i/>
      <w:iCs/>
      <w:sz w:val="16"/>
      <w:szCs w:val="22"/>
      <w:lang w:val="en-US"/>
    </w:rPr>
  </w:style>
  <w:style w:type="character" w:customStyle="1" w:styleId="FooterReferenceChar">
    <w:name w:val="Footer Reference Char"/>
    <w:basedOn w:val="Fontepargpadro"/>
    <w:link w:val="FooterReference"/>
    <w:semiHidden/>
    <w:rsid w:val="00966FBD"/>
    <w:rPr>
      <w:rFonts w:ascii="Times New Roman" w:eastAsia="Times New Roman" w:hAnsi="Times New Roman" w:cs="Times New Roman"/>
      <w:i/>
      <w:iCs/>
      <w:sz w:val="16"/>
      <w:lang w:val="en-US" w:eastAsia="pt-BR"/>
    </w:rPr>
  </w:style>
  <w:style w:type="paragraph" w:styleId="Textodenotaderodap">
    <w:name w:val="footnote text"/>
    <w:basedOn w:val="Normal"/>
    <w:link w:val="TextodenotaderodapChar"/>
    <w:uiPriority w:val="99"/>
    <w:semiHidden/>
    <w:unhideWhenUsed/>
    <w:rsid w:val="00966FBD"/>
    <w:rPr>
      <w:sz w:val="20"/>
      <w:szCs w:val="20"/>
    </w:rPr>
  </w:style>
  <w:style w:type="character" w:customStyle="1" w:styleId="TextodenotaderodapChar">
    <w:name w:val="Texto de nota de rodapé Char"/>
    <w:basedOn w:val="Fontepargpadro"/>
    <w:link w:val="Textodenotaderodap"/>
    <w:uiPriority w:val="99"/>
    <w:semiHidden/>
    <w:rsid w:val="00966FBD"/>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966FBD"/>
    <w:rPr>
      <w:vertAlign w:val="superscript"/>
    </w:rPr>
  </w:style>
  <w:style w:type="paragraph" w:customStyle="1" w:styleId="p7">
    <w:name w:val="p7"/>
    <w:basedOn w:val="Normal"/>
    <w:link w:val="p7Char"/>
    <w:rsid w:val="00966FBD"/>
    <w:pPr>
      <w:widowControl w:val="0"/>
      <w:autoSpaceDE w:val="0"/>
      <w:autoSpaceDN w:val="0"/>
      <w:adjustRightInd w:val="0"/>
      <w:spacing w:line="300" w:lineRule="atLeast"/>
      <w:ind w:left="900"/>
    </w:pPr>
    <w:rPr>
      <w:sz w:val="20"/>
      <w:szCs w:val="24"/>
      <w:lang w:eastAsia="en-US"/>
    </w:rPr>
  </w:style>
  <w:style w:type="character" w:customStyle="1" w:styleId="p7Char">
    <w:name w:val="p7 Char"/>
    <w:basedOn w:val="Fontepargpadro"/>
    <w:link w:val="p7"/>
    <w:rsid w:val="00966FBD"/>
    <w:rPr>
      <w:rFonts w:ascii="Times New Roman" w:eastAsia="Times New Roman" w:hAnsi="Times New Roman" w:cs="Times New Roman"/>
      <w:sz w:val="20"/>
      <w:szCs w:val="24"/>
    </w:rPr>
  </w:style>
  <w:style w:type="character" w:customStyle="1" w:styleId="MenoPendente2">
    <w:name w:val="Menção Pendente2"/>
    <w:basedOn w:val="Fontepargpadro"/>
    <w:uiPriority w:val="99"/>
    <w:semiHidden/>
    <w:unhideWhenUsed/>
    <w:rsid w:val="00403D09"/>
    <w:rPr>
      <w:color w:val="605E5C"/>
      <w:shd w:val="clear" w:color="auto" w:fill="E1DFDD"/>
    </w:rPr>
  </w:style>
  <w:style w:type="paragraph" w:customStyle="1" w:styleId="xmsonormal">
    <w:name w:val="xmsonormal"/>
    <w:basedOn w:val="Normal"/>
    <w:rsid w:val="0042179D"/>
    <w:pPr>
      <w:jc w:val="left"/>
    </w:pPr>
    <w:rPr>
      <w:rFonts w:ascii="Calibri" w:eastAsiaTheme="minorHAnsi" w:hAnsi="Calibri"/>
      <w:sz w:val="22"/>
      <w:szCs w:val="22"/>
    </w:rPr>
  </w:style>
  <w:style w:type="paragraph" w:customStyle="1" w:styleId="xmsolistparagraph">
    <w:name w:val="xmsolistparagraph"/>
    <w:basedOn w:val="Normal"/>
    <w:rsid w:val="0042179D"/>
    <w:pPr>
      <w:jc w:val="left"/>
    </w:pPr>
    <w:rPr>
      <w:rFonts w:ascii="Calibri" w:eastAsiaTheme="minorHAnsi" w:hAnsi="Calibri"/>
      <w:sz w:val="22"/>
      <w:szCs w:val="22"/>
    </w:rPr>
  </w:style>
  <w:style w:type="paragraph" w:customStyle="1" w:styleId="Body">
    <w:name w:val="Body"/>
    <w:basedOn w:val="Normal"/>
    <w:link w:val="BodyChar"/>
    <w:rsid w:val="00D41D19"/>
    <w:pPr>
      <w:spacing w:after="140" w:line="290" w:lineRule="auto"/>
    </w:pPr>
    <w:rPr>
      <w:rFonts w:ascii="Tahoma" w:hAnsi="Tahoma"/>
      <w:kern w:val="20"/>
      <w:sz w:val="20"/>
      <w:szCs w:val="24"/>
      <w:lang w:eastAsia="en-US"/>
    </w:rPr>
  </w:style>
  <w:style w:type="character" w:customStyle="1" w:styleId="BodyChar">
    <w:name w:val="Body Char"/>
    <w:link w:val="Body"/>
    <w:locked/>
    <w:rsid w:val="00D41D19"/>
    <w:rPr>
      <w:rFonts w:ascii="Tahoma" w:eastAsia="Times New Roman" w:hAnsi="Tahoma" w:cs="Times New Roman"/>
      <w:kern w:val="20"/>
      <w:sz w:val="20"/>
      <w:szCs w:val="24"/>
    </w:rPr>
  </w:style>
  <w:style w:type="character" w:customStyle="1" w:styleId="Ttulo1Char">
    <w:name w:val="Título 1 Char"/>
    <w:basedOn w:val="Fontepargpadro"/>
    <w:link w:val="Ttulo1"/>
    <w:uiPriority w:val="9"/>
    <w:rsid w:val="009C26C1"/>
    <w:rPr>
      <w:rFonts w:asciiTheme="majorHAnsi" w:eastAsiaTheme="majorEastAsia" w:hAnsiTheme="majorHAnsi" w:cstheme="majorBidi"/>
      <w:b/>
      <w:bCs/>
      <w:color w:val="2F5496" w:themeColor="accent1" w:themeShade="BF"/>
      <w:sz w:val="28"/>
      <w:szCs w:val="28"/>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424"/>
    <w:pPr>
      <w:spacing w:after="0" w:line="240" w:lineRule="auto"/>
      <w:jc w:val="both"/>
    </w:pPr>
    <w:rPr>
      <w:rFonts w:ascii="Times New Roman" w:eastAsia="Times New Roman" w:hAnsi="Times New Roman" w:cs="Times New Roman"/>
      <w:sz w:val="26"/>
      <w:szCs w:val="26"/>
      <w:lang w:eastAsia="pt-BR"/>
    </w:rPr>
  </w:style>
  <w:style w:type="paragraph" w:styleId="Ttulo1">
    <w:name w:val="heading 1"/>
    <w:basedOn w:val="Normal"/>
    <w:next w:val="Normal"/>
    <w:link w:val="Ttulo1Char"/>
    <w:uiPriority w:val="9"/>
    <w:qFormat/>
    <w:rsid w:val="009C26C1"/>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Ttulo7">
    <w:name w:val="heading 7"/>
    <w:basedOn w:val="Normal"/>
    <w:next w:val="Normal"/>
    <w:link w:val="Ttulo7Char"/>
    <w:uiPriority w:val="9"/>
    <w:qFormat/>
    <w:rsid w:val="00CE5AD8"/>
    <w:pPr>
      <w:keepNext/>
      <w:spacing w:line="320" w:lineRule="exact"/>
      <w:jc w:val="right"/>
      <w:outlineLvl w:val="6"/>
    </w:pPr>
    <w:rPr>
      <w:rFonts w:ascii="Frutiger Light" w:hAnsi="Frutiger Light"/>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30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F30F4C"/>
    <w:rPr>
      <w:rFonts w:ascii="Segoe UI" w:hAnsi="Segoe UI" w:cs="Segoe UI"/>
      <w:sz w:val="18"/>
      <w:szCs w:val="18"/>
    </w:rPr>
  </w:style>
  <w:style w:type="character" w:customStyle="1" w:styleId="TextodebaloChar">
    <w:name w:val="Texto de balão Char"/>
    <w:basedOn w:val="Fontepargpadro"/>
    <w:link w:val="Textodebalo"/>
    <w:uiPriority w:val="99"/>
    <w:semiHidden/>
    <w:rsid w:val="00F30F4C"/>
    <w:rPr>
      <w:rFonts w:ascii="Segoe UI" w:hAnsi="Segoe UI" w:cs="Segoe UI"/>
      <w:sz w:val="18"/>
      <w:szCs w:val="18"/>
    </w:rPr>
  </w:style>
  <w:style w:type="paragraph" w:customStyle="1" w:styleId="c3">
    <w:name w:val="c3"/>
    <w:basedOn w:val="Normal"/>
    <w:uiPriority w:val="99"/>
    <w:rsid w:val="00207424"/>
    <w:pPr>
      <w:spacing w:line="240" w:lineRule="atLeast"/>
      <w:jc w:val="center"/>
    </w:pPr>
    <w:rPr>
      <w:rFonts w:ascii="Times" w:hAnsi="Times"/>
      <w:sz w:val="24"/>
      <w:szCs w:val="24"/>
    </w:rPr>
  </w:style>
  <w:style w:type="paragraph" w:styleId="NormalWeb">
    <w:name w:val="Normal (Web)"/>
    <w:basedOn w:val="Normal"/>
    <w:link w:val="NormalWebChar"/>
    <w:uiPriority w:val="99"/>
    <w:rsid w:val="00207424"/>
    <w:pPr>
      <w:spacing w:before="100" w:beforeAutospacing="1" w:after="100" w:afterAutospacing="1"/>
      <w:jc w:val="left"/>
    </w:pPr>
    <w:rPr>
      <w:rFonts w:ascii="Verdana" w:eastAsia="Arial Unicode MS" w:hAnsi="Verdana" w:cs="Verdana"/>
      <w:sz w:val="24"/>
      <w:szCs w:val="24"/>
    </w:rPr>
  </w:style>
  <w:style w:type="character" w:customStyle="1" w:styleId="NormalWebChar">
    <w:name w:val="Normal (Web) Char"/>
    <w:basedOn w:val="Fontepargpadro"/>
    <w:link w:val="NormalWeb"/>
    <w:uiPriority w:val="99"/>
    <w:locked/>
    <w:rsid w:val="00207424"/>
    <w:rPr>
      <w:rFonts w:ascii="Verdana" w:eastAsia="Arial Unicode MS" w:hAnsi="Verdana" w:cs="Verdana"/>
      <w:sz w:val="24"/>
      <w:szCs w:val="24"/>
      <w:lang w:eastAsia="pt-BR"/>
    </w:rPr>
  </w:style>
  <w:style w:type="paragraph" w:styleId="Cabealho">
    <w:name w:val="header"/>
    <w:basedOn w:val="Normal"/>
    <w:link w:val="CabealhoChar"/>
    <w:uiPriority w:val="99"/>
    <w:unhideWhenUsed/>
    <w:rsid w:val="00207424"/>
    <w:pPr>
      <w:tabs>
        <w:tab w:val="center" w:pos="4252"/>
        <w:tab w:val="right" w:pos="8504"/>
      </w:tabs>
    </w:pPr>
  </w:style>
  <w:style w:type="character" w:customStyle="1" w:styleId="CabealhoChar">
    <w:name w:val="Cabeçalho Char"/>
    <w:basedOn w:val="Fontepargpadro"/>
    <w:link w:val="Cabealho"/>
    <w:uiPriority w:val="99"/>
    <w:rsid w:val="00207424"/>
    <w:rPr>
      <w:rFonts w:ascii="Times New Roman" w:eastAsia="Times New Roman" w:hAnsi="Times New Roman" w:cs="Times New Roman"/>
      <w:sz w:val="26"/>
      <w:szCs w:val="26"/>
      <w:lang w:eastAsia="pt-BR"/>
    </w:rPr>
  </w:style>
  <w:style w:type="paragraph" w:styleId="Rodap">
    <w:name w:val="footer"/>
    <w:basedOn w:val="Normal"/>
    <w:link w:val="RodapChar"/>
    <w:uiPriority w:val="99"/>
    <w:unhideWhenUsed/>
    <w:rsid w:val="00207424"/>
    <w:pPr>
      <w:tabs>
        <w:tab w:val="center" w:pos="4252"/>
        <w:tab w:val="right" w:pos="8504"/>
      </w:tabs>
    </w:pPr>
  </w:style>
  <w:style w:type="character" w:customStyle="1" w:styleId="RodapChar">
    <w:name w:val="Rodapé Char"/>
    <w:basedOn w:val="Fontepargpadro"/>
    <w:link w:val="Rodap"/>
    <w:uiPriority w:val="99"/>
    <w:rsid w:val="00207424"/>
    <w:rPr>
      <w:rFonts w:ascii="Times New Roman" w:eastAsia="Times New Roman" w:hAnsi="Times New Roman" w:cs="Times New Roman"/>
      <w:sz w:val="26"/>
      <w:szCs w:val="26"/>
      <w:lang w:eastAsia="pt-BR"/>
    </w:rPr>
  </w:style>
  <w:style w:type="paragraph" w:customStyle="1" w:styleId="p0">
    <w:name w:val="p0"/>
    <w:basedOn w:val="Normal"/>
    <w:rsid w:val="00207424"/>
    <w:pPr>
      <w:tabs>
        <w:tab w:val="left" w:pos="720"/>
      </w:tabs>
      <w:spacing w:line="240" w:lineRule="atLeast"/>
    </w:pPr>
    <w:rPr>
      <w:rFonts w:ascii="Times" w:hAnsi="Times"/>
      <w:sz w:val="24"/>
      <w:szCs w:val="24"/>
    </w:rPr>
  </w:style>
  <w:style w:type="paragraph" w:styleId="PargrafodaLista">
    <w:name w:val="List Paragraph"/>
    <w:aliases w:val="Vitor Título,Vitor T’tulo,List Paragraph,List Paragraph_0"/>
    <w:basedOn w:val="Normal"/>
    <w:link w:val="PargrafodaListaChar"/>
    <w:uiPriority w:val="34"/>
    <w:qFormat/>
    <w:rsid w:val="00207424"/>
    <w:pPr>
      <w:ind w:left="708"/>
    </w:pPr>
  </w:style>
  <w:style w:type="character" w:customStyle="1" w:styleId="PargrafodaListaChar">
    <w:name w:val="Parágrafo da Lista Char"/>
    <w:aliases w:val="Vitor Título Char,Vitor T’tulo Char,List Paragraph Char,List Paragraph_0 Char"/>
    <w:link w:val="PargrafodaLista"/>
    <w:uiPriority w:val="34"/>
    <w:qFormat/>
    <w:locked/>
    <w:rsid w:val="00207424"/>
    <w:rPr>
      <w:rFonts w:ascii="Times New Roman" w:eastAsia="Times New Roman" w:hAnsi="Times New Roman" w:cs="Times New Roman"/>
      <w:sz w:val="26"/>
      <w:szCs w:val="26"/>
      <w:lang w:eastAsia="pt-BR"/>
    </w:rPr>
  </w:style>
  <w:style w:type="character" w:styleId="Refdecomentrio">
    <w:name w:val="annotation reference"/>
    <w:uiPriority w:val="99"/>
    <w:rsid w:val="00207424"/>
    <w:rPr>
      <w:sz w:val="16"/>
      <w:szCs w:val="16"/>
    </w:rPr>
  </w:style>
  <w:style w:type="paragraph" w:styleId="Textodecomentrio">
    <w:name w:val="annotation text"/>
    <w:basedOn w:val="Normal"/>
    <w:link w:val="TextodecomentrioChar"/>
    <w:uiPriority w:val="99"/>
    <w:rsid w:val="00207424"/>
    <w:rPr>
      <w:sz w:val="20"/>
      <w:szCs w:val="20"/>
    </w:rPr>
  </w:style>
  <w:style w:type="character" w:customStyle="1" w:styleId="TextodecomentrioChar">
    <w:name w:val="Texto de comentário Char"/>
    <w:basedOn w:val="Fontepargpadro"/>
    <w:link w:val="Textodecomentrio"/>
    <w:uiPriority w:val="99"/>
    <w:rsid w:val="00207424"/>
    <w:rPr>
      <w:rFonts w:ascii="Times New Roman" w:eastAsia="Times New Roman" w:hAnsi="Times New Roman" w:cs="Times New Roman"/>
      <w:sz w:val="20"/>
      <w:szCs w:val="20"/>
      <w:lang w:eastAsia="pt-BR"/>
    </w:rPr>
  </w:style>
  <w:style w:type="paragraph" w:styleId="Corpodetexto">
    <w:name w:val="Body Text"/>
    <w:aliases w:val="body text,bt,b"/>
    <w:basedOn w:val="Normal"/>
    <w:link w:val="CorpodetextoChar"/>
    <w:uiPriority w:val="99"/>
    <w:rsid w:val="00D54BB6"/>
    <w:pPr>
      <w:tabs>
        <w:tab w:val="left" w:pos="576"/>
        <w:tab w:val="left" w:pos="1152"/>
      </w:tabs>
      <w:spacing w:line="360" w:lineRule="exact"/>
      <w:ind w:right="-6"/>
    </w:pPr>
    <w:rPr>
      <w:sz w:val="24"/>
      <w:szCs w:val="24"/>
    </w:rPr>
  </w:style>
  <w:style w:type="character" w:customStyle="1" w:styleId="CorpodetextoChar">
    <w:name w:val="Corpo de texto Char"/>
    <w:aliases w:val="body text Char,bt Char,b Char"/>
    <w:basedOn w:val="Fontepargpadro"/>
    <w:link w:val="Corpodetexto"/>
    <w:uiPriority w:val="99"/>
    <w:rsid w:val="00D54BB6"/>
    <w:rPr>
      <w:rFonts w:ascii="Times New Roman" w:eastAsia="Times New Roman" w:hAnsi="Times New Roman" w:cs="Times New Roman"/>
      <w:sz w:val="24"/>
      <w:szCs w:val="24"/>
      <w:lang w:eastAsia="pt-BR"/>
    </w:rPr>
  </w:style>
  <w:style w:type="paragraph" w:customStyle="1" w:styleId="Level1">
    <w:name w:val="Level 1"/>
    <w:basedOn w:val="Normal"/>
    <w:rsid w:val="00D54BB6"/>
    <w:pPr>
      <w:numPr>
        <w:numId w:val="11"/>
      </w:numPr>
      <w:jc w:val="left"/>
    </w:pPr>
    <w:rPr>
      <w:sz w:val="24"/>
      <w:szCs w:val="24"/>
      <w:lang w:eastAsia="en-US"/>
    </w:rPr>
  </w:style>
  <w:style w:type="paragraph" w:customStyle="1" w:styleId="Level2">
    <w:name w:val="Level 2"/>
    <w:basedOn w:val="Normal"/>
    <w:rsid w:val="00D54BB6"/>
    <w:pPr>
      <w:numPr>
        <w:ilvl w:val="1"/>
        <w:numId w:val="11"/>
      </w:numPr>
      <w:jc w:val="left"/>
    </w:pPr>
    <w:rPr>
      <w:sz w:val="24"/>
      <w:szCs w:val="24"/>
      <w:lang w:eastAsia="en-US"/>
    </w:rPr>
  </w:style>
  <w:style w:type="paragraph" w:customStyle="1" w:styleId="Level3">
    <w:name w:val="Level 3"/>
    <w:basedOn w:val="Normal"/>
    <w:rsid w:val="00D54BB6"/>
    <w:pPr>
      <w:numPr>
        <w:ilvl w:val="2"/>
        <w:numId w:val="11"/>
      </w:numPr>
      <w:jc w:val="left"/>
    </w:pPr>
    <w:rPr>
      <w:sz w:val="24"/>
      <w:szCs w:val="24"/>
      <w:lang w:eastAsia="en-US"/>
    </w:rPr>
  </w:style>
  <w:style w:type="paragraph" w:customStyle="1" w:styleId="Level4">
    <w:name w:val="Level 4"/>
    <w:basedOn w:val="Normal"/>
    <w:rsid w:val="00D54BB6"/>
    <w:pPr>
      <w:numPr>
        <w:ilvl w:val="3"/>
        <w:numId w:val="11"/>
      </w:numPr>
      <w:jc w:val="left"/>
    </w:pPr>
    <w:rPr>
      <w:sz w:val="24"/>
      <w:szCs w:val="24"/>
      <w:lang w:eastAsia="en-US"/>
    </w:rPr>
  </w:style>
  <w:style w:type="paragraph" w:customStyle="1" w:styleId="Level5">
    <w:name w:val="Level 5"/>
    <w:basedOn w:val="Normal"/>
    <w:rsid w:val="00D54BB6"/>
    <w:pPr>
      <w:numPr>
        <w:ilvl w:val="4"/>
        <w:numId w:val="11"/>
      </w:numPr>
      <w:jc w:val="left"/>
    </w:pPr>
    <w:rPr>
      <w:sz w:val="24"/>
      <w:szCs w:val="24"/>
      <w:lang w:eastAsia="en-US"/>
    </w:rPr>
  </w:style>
  <w:style w:type="paragraph" w:customStyle="1" w:styleId="Level6">
    <w:name w:val="Level 6"/>
    <w:basedOn w:val="Normal"/>
    <w:rsid w:val="00D54BB6"/>
    <w:pPr>
      <w:numPr>
        <w:ilvl w:val="5"/>
        <w:numId w:val="11"/>
      </w:numPr>
      <w:jc w:val="left"/>
    </w:pPr>
    <w:rPr>
      <w:sz w:val="24"/>
      <w:szCs w:val="24"/>
      <w:lang w:eastAsia="en-US"/>
    </w:rPr>
  </w:style>
  <w:style w:type="paragraph" w:customStyle="1" w:styleId="Level7">
    <w:name w:val="Level 7"/>
    <w:basedOn w:val="Normal"/>
    <w:rsid w:val="00D54BB6"/>
    <w:pPr>
      <w:numPr>
        <w:ilvl w:val="6"/>
        <w:numId w:val="11"/>
      </w:numPr>
      <w:jc w:val="left"/>
    </w:pPr>
    <w:rPr>
      <w:sz w:val="24"/>
      <w:szCs w:val="24"/>
      <w:lang w:eastAsia="en-US"/>
    </w:rPr>
  </w:style>
  <w:style w:type="paragraph" w:customStyle="1" w:styleId="Level8">
    <w:name w:val="Level 8"/>
    <w:basedOn w:val="Normal"/>
    <w:rsid w:val="00D54BB6"/>
    <w:pPr>
      <w:numPr>
        <w:ilvl w:val="7"/>
        <w:numId w:val="11"/>
      </w:numPr>
      <w:jc w:val="left"/>
    </w:pPr>
    <w:rPr>
      <w:sz w:val="24"/>
      <w:szCs w:val="24"/>
      <w:lang w:eastAsia="en-US"/>
    </w:rPr>
  </w:style>
  <w:style w:type="paragraph" w:customStyle="1" w:styleId="Level9">
    <w:name w:val="Level 9"/>
    <w:basedOn w:val="Normal"/>
    <w:rsid w:val="00D54BB6"/>
    <w:pPr>
      <w:numPr>
        <w:ilvl w:val="8"/>
        <w:numId w:val="11"/>
      </w:numPr>
      <w:jc w:val="left"/>
    </w:pPr>
    <w:rPr>
      <w:sz w:val="24"/>
      <w:szCs w:val="24"/>
      <w:lang w:eastAsia="en-US"/>
    </w:rPr>
  </w:style>
  <w:style w:type="character" w:styleId="Hyperlink">
    <w:name w:val="Hyperlink"/>
    <w:uiPriority w:val="99"/>
    <w:rsid w:val="004413A4"/>
    <w:rPr>
      <w:color w:val="0000FF"/>
      <w:u w:val="single"/>
    </w:rPr>
  </w:style>
  <w:style w:type="paragraph" w:customStyle="1" w:styleId="p3">
    <w:name w:val="p3"/>
    <w:basedOn w:val="Normal"/>
    <w:uiPriority w:val="99"/>
    <w:rsid w:val="004413A4"/>
    <w:pPr>
      <w:tabs>
        <w:tab w:val="left" w:pos="720"/>
      </w:tabs>
      <w:spacing w:line="240" w:lineRule="atLeast"/>
    </w:pPr>
    <w:rPr>
      <w:rFonts w:ascii="Times" w:hAnsi="Times"/>
      <w:sz w:val="24"/>
      <w:szCs w:val="20"/>
      <w:lang w:eastAsia="en-US"/>
    </w:rPr>
  </w:style>
  <w:style w:type="paragraph" w:styleId="Assuntodocomentrio">
    <w:name w:val="annotation subject"/>
    <w:basedOn w:val="Textodecomentrio"/>
    <w:next w:val="Textodecomentrio"/>
    <w:link w:val="AssuntodocomentrioChar"/>
    <w:uiPriority w:val="99"/>
    <w:semiHidden/>
    <w:unhideWhenUsed/>
    <w:rsid w:val="00E31320"/>
    <w:rPr>
      <w:b/>
      <w:bCs/>
    </w:rPr>
  </w:style>
  <w:style w:type="character" w:customStyle="1" w:styleId="AssuntodocomentrioChar">
    <w:name w:val="Assunto do comentário Char"/>
    <w:basedOn w:val="TextodecomentrioChar"/>
    <w:link w:val="Assuntodocomentrio"/>
    <w:uiPriority w:val="99"/>
    <w:semiHidden/>
    <w:rsid w:val="00E31320"/>
    <w:rPr>
      <w:rFonts w:ascii="Times New Roman" w:eastAsia="Times New Roman" w:hAnsi="Times New Roman" w:cs="Times New Roman"/>
      <w:b/>
      <w:bCs/>
      <w:sz w:val="20"/>
      <w:szCs w:val="20"/>
      <w:lang w:eastAsia="pt-BR"/>
    </w:rPr>
  </w:style>
  <w:style w:type="character" w:customStyle="1" w:styleId="Ttulo7Char">
    <w:name w:val="Título 7 Char"/>
    <w:basedOn w:val="Fontepargpadro"/>
    <w:link w:val="Ttulo7"/>
    <w:uiPriority w:val="9"/>
    <w:rsid w:val="00CE5AD8"/>
    <w:rPr>
      <w:rFonts w:ascii="Frutiger Light" w:eastAsia="Times New Roman" w:hAnsi="Frutiger Light" w:cs="Times New Roman"/>
      <w:sz w:val="26"/>
      <w:szCs w:val="26"/>
      <w:u w:val="single"/>
      <w:lang w:eastAsia="pt-BR"/>
    </w:rPr>
  </w:style>
  <w:style w:type="paragraph" w:styleId="Reviso">
    <w:name w:val="Revision"/>
    <w:hidden/>
    <w:uiPriority w:val="99"/>
    <w:semiHidden/>
    <w:rsid w:val="003B4321"/>
    <w:pPr>
      <w:spacing w:after="0" w:line="240" w:lineRule="auto"/>
    </w:pPr>
    <w:rPr>
      <w:rFonts w:ascii="Times New Roman" w:eastAsia="Times New Roman" w:hAnsi="Times New Roman" w:cs="Times New Roman"/>
      <w:sz w:val="26"/>
      <w:szCs w:val="26"/>
      <w:lang w:eastAsia="pt-BR"/>
    </w:rPr>
  </w:style>
  <w:style w:type="paragraph" w:styleId="Textodenotadefim">
    <w:name w:val="endnote text"/>
    <w:basedOn w:val="Normal"/>
    <w:link w:val="TextodenotadefimChar"/>
    <w:uiPriority w:val="99"/>
    <w:semiHidden/>
    <w:unhideWhenUsed/>
    <w:rsid w:val="002F7C63"/>
    <w:rPr>
      <w:sz w:val="20"/>
      <w:szCs w:val="20"/>
    </w:rPr>
  </w:style>
  <w:style w:type="character" w:customStyle="1" w:styleId="TextodenotadefimChar">
    <w:name w:val="Texto de nota de fim Char"/>
    <w:basedOn w:val="Fontepargpadro"/>
    <w:link w:val="Textodenotadefim"/>
    <w:uiPriority w:val="99"/>
    <w:semiHidden/>
    <w:rsid w:val="002F7C63"/>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2F7C63"/>
    <w:rPr>
      <w:vertAlign w:val="superscript"/>
    </w:rPr>
  </w:style>
  <w:style w:type="character" w:customStyle="1" w:styleId="MenoPendente1">
    <w:name w:val="Menção Pendente1"/>
    <w:basedOn w:val="Fontepargpadro"/>
    <w:uiPriority w:val="99"/>
    <w:semiHidden/>
    <w:unhideWhenUsed/>
    <w:rsid w:val="00C41E1E"/>
    <w:rPr>
      <w:color w:val="605E5C"/>
      <w:shd w:val="clear" w:color="auto" w:fill="E1DFDD"/>
    </w:rPr>
  </w:style>
  <w:style w:type="paragraph" w:styleId="Pr-formataoHTML">
    <w:name w:val="HTML Preformatted"/>
    <w:basedOn w:val="Normal"/>
    <w:link w:val="Pr-formataoHTMLChar"/>
    <w:uiPriority w:val="99"/>
    <w:semiHidden/>
    <w:unhideWhenUsed/>
    <w:rsid w:val="00966FBD"/>
    <w:rPr>
      <w:rFonts w:ascii="Consolas" w:hAnsi="Consolas"/>
      <w:sz w:val="20"/>
      <w:szCs w:val="20"/>
    </w:rPr>
  </w:style>
  <w:style w:type="character" w:customStyle="1" w:styleId="Pr-formataoHTMLChar">
    <w:name w:val="Pré-formatação HTML Char"/>
    <w:basedOn w:val="Fontepargpadro"/>
    <w:link w:val="Pr-formataoHTML"/>
    <w:uiPriority w:val="99"/>
    <w:semiHidden/>
    <w:rsid w:val="00966FBD"/>
    <w:rPr>
      <w:rFonts w:ascii="Consolas" w:eastAsia="Times New Roman" w:hAnsi="Consolas" w:cs="Times New Roman"/>
      <w:sz w:val="20"/>
      <w:szCs w:val="20"/>
      <w:lang w:eastAsia="pt-BR"/>
    </w:rPr>
  </w:style>
  <w:style w:type="paragraph" w:styleId="Commarcadores">
    <w:name w:val="List Bullet"/>
    <w:basedOn w:val="Normal"/>
    <w:uiPriority w:val="99"/>
    <w:unhideWhenUsed/>
    <w:rsid w:val="00966FBD"/>
    <w:pPr>
      <w:numPr>
        <w:numId w:val="75"/>
      </w:numPr>
      <w:contextualSpacing/>
    </w:pPr>
  </w:style>
  <w:style w:type="paragraph" w:customStyle="1" w:styleId="FooterReference">
    <w:name w:val="Footer Reference"/>
    <w:basedOn w:val="Rodap"/>
    <w:link w:val="FooterReferenceChar"/>
    <w:semiHidden/>
    <w:rsid w:val="00966FBD"/>
    <w:pPr>
      <w:widowControl w:val="0"/>
      <w:spacing w:line="280" w:lineRule="exact"/>
      <w:ind w:left="49"/>
      <w:jc w:val="left"/>
    </w:pPr>
    <w:rPr>
      <w:i/>
      <w:iCs/>
      <w:sz w:val="16"/>
      <w:szCs w:val="22"/>
      <w:lang w:val="en-US"/>
    </w:rPr>
  </w:style>
  <w:style w:type="character" w:customStyle="1" w:styleId="FooterReferenceChar">
    <w:name w:val="Footer Reference Char"/>
    <w:basedOn w:val="Fontepargpadro"/>
    <w:link w:val="FooterReference"/>
    <w:semiHidden/>
    <w:rsid w:val="00966FBD"/>
    <w:rPr>
      <w:rFonts w:ascii="Times New Roman" w:eastAsia="Times New Roman" w:hAnsi="Times New Roman" w:cs="Times New Roman"/>
      <w:i/>
      <w:iCs/>
      <w:sz w:val="16"/>
      <w:lang w:val="en-US" w:eastAsia="pt-BR"/>
    </w:rPr>
  </w:style>
  <w:style w:type="paragraph" w:styleId="Textodenotaderodap">
    <w:name w:val="footnote text"/>
    <w:basedOn w:val="Normal"/>
    <w:link w:val="TextodenotaderodapChar"/>
    <w:uiPriority w:val="99"/>
    <w:semiHidden/>
    <w:unhideWhenUsed/>
    <w:rsid w:val="00966FBD"/>
    <w:rPr>
      <w:sz w:val="20"/>
      <w:szCs w:val="20"/>
    </w:rPr>
  </w:style>
  <w:style w:type="character" w:customStyle="1" w:styleId="TextodenotaderodapChar">
    <w:name w:val="Texto de nota de rodapé Char"/>
    <w:basedOn w:val="Fontepargpadro"/>
    <w:link w:val="Textodenotaderodap"/>
    <w:uiPriority w:val="99"/>
    <w:semiHidden/>
    <w:rsid w:val="00966FBD"/>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966FBD"/>
    <w:rPr>
      <w:vertAlign w:val="superscript"/>
    </w:rPr>
  </w:style>
  <w:style w:type="paragraph" w:customStyle="1" w:styleId="p7">
    <w:name w:val="p7"/>
    <w:basedOn w:val="Normal"/>
    <w:link w:val="p7Char"/>
    <w:rsid w:val="00966FBD"/>
    <w:pPr>
      <w:widowControl w:val="0"/>
      <w:autoSpaceDE w:val="0"/>
      <w:autoSpaceDN w:val="0"/>
      <w:adjustRightInd w:val="0"/>
      <w:spacing w:line="300" w:lineRule="atLeast"/>
      <w:ind w:left="900"/>
    </w:pPr>
    <w:rPr>
      <w:sz w:val="20"/>
      <w:szCs w:val="24"/>
      <w:lang w:eastAsia="en-US"/>
    </w:rPr>
  </w:style>
  <w:style w:type="character" w:customStyle="1" w:styleId="p7Char">
    <w:name w:val="p7 Char"/>
    <w:basedOn w:val="Fontepargpadro"/>
    <w:link w:val="p7"/>
    <w:rsid w:val="00966FBD"/>
    <w:rPr>
      <w:rFonts w:ascii="Times New Roman" w:eastAsia="Times New Roman" w:hAnsi="Times New Roman" w:cs="Times New Roman"/>
      <w:sz w:val="20"/>
      <w:szCs w:val="24"/>
    </w:rPr>
  </w:style>
  <w:style w:type="character" w:customStyle="1" w:styleId="MenoPendente2">
    <w:name w:val="Menção Pendente2"/>
    <w:basedOn w:val="Fontepargpadro"/>
    <w:uiPriority w:val="99"/>
    <w:semiHidden/>
    <w:unhideWhenUsed/>
    <w:rsid w:val="00403D09"/>
    <w:rPr>
      <w:color w:val="605E5C"/>
      <w:shd w:val="clear" w:color="auto" w:fill="E1DFDD"/>
    </w:rPr>
  </w:style>
  <w:style w:type="paragraph" w:customStyle="1" w:styleId="xmsonormal">
    <w:name w:val="xmsonormal"/>
    <w:basedOn w:val="Normal"/>
    <w:rsid w:val="0042179D"/>
    <w:pPr>
      <w:jc w:val="left"/>
    </w:pPr>
    <w:rPr>
      <w:rFonts w:ascii="Calibri" w:eastAsiaTheme="minorHAnsi" w:hAnsi="Calibri"/>
      <w:sz w:val="22"/>
      <w:szCs w:val="22"/>
    </w:rPr>
  </w:style>
  <w:style w:type="paragraph" w:customStyle="1" w:styleId="xmsolistparagraph">
    <w:name w:val="xmsolistparagraph"/>
    <w:basedOn w:val="Normal"/>
    <w:rsid w:val="0042179D"/>
    <w:pPr>
      <w:jc w:val="left"/>
    </w:pPr>
    <w:rPr>
      <w:rFonts w:ascii="Calibri" w:eastAsiaTheme="minorHAnsi" w:hAnsi="Calibri"/>
      <w:sz w:val="22"/>
      <w:szCs w:val="22"/>
    </w:rPr>
  </w:style>
  <w:style w:type="paragraph" w:customStyle="1" w:styleId="Body">
    <w:name w:val="Body"/>
    <w:basedOn w:val="Normal"/>
    <w:link w:val="BodyChar"/>
    <w:rsid w:val="00D41D19"/>
    <w:pPr>
      <w:spacing w:after="140" w:line="290" w:lineRule="auto"/>
    </w:pPr>
    <w:rPr>
      <w:rFonts w:ascii="Tahoma" w:hAnsi="Tahoma"/>
      <w:kern w:val="20"/>
      <w:sz w:val="20"/>
      <w:szCs w:val="24"/>
      <w:lang w:eastAsia="en-US"/>
    </w:rPr>
  </w:style>
  <w:style w:type="character" w:customStyle="1" w:styleId="BodyChar">
    <w:name w:val="Body Char"/>
    <w:link w:val="Body"/>
    <w:locked/>
    <w:rsid w:val="00D41D19"/>
    <w:rPr>
      <w:rFonts w:ascii="Tahoma" w:eastAsia="Times New Roman" w:hAnsi="Tahoma" w:cs="Times New Roman"/>
      <w:kern w:val="20"/>
      <w:sz w:val="20"/>
      <w:szCs w:val="24"/>
    </w:rPr>
  </w:style>
  <w:style w:type="character" w:customStyle="1" w:styleId="Ttulo1Char">
    <w:name w:val="Título 1 Char"/>
    <w:basedOn w:val="Fontepargpadro"/>
    <w:link w:val="Ttulo1"/>
    <w:uiPriority w:val="9"/>
    <w:rsid w:val="009C26C1"/>
    <w:rPr>
      <w:rFonts w:asciiTheme="majorHAnsi" w:eastAsiaTheme="majorEastAsia" w:hAnsiTheme="majorHAnsi" w:cstheme="majorBidi"/>
      <w:b/>
      <w:bCs/>
      <w:color w:val="2F5496" w:themeColor="accent1" w:themeShade="BF"/>
      <w:sz w:val="28"/>
      <w:szCs w:val="2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59502">
      <w:bodyDiv w:val="1"/>
      <w:marLeft w:val="0"/>
      <w:marRight w:val="0"/>
      <w:marTop w:val="0"/>
      <w:marBottom w:val="0"/>
      <w:divBdr>
        <w:top w:val="none" w:sz="0" w:space="0" w:color="auto"/>
        <w:left w:val="none" w:sz="0" w:space="0" w:color="auto"/>
        <w:bottom w:val="none" w:sz="0" w:space="0" w:color="auto"/>
        <w:right w:val="none" w:sz="0" w:space="0" w:color="auto"/>
      </w:divBdr>
    </w:div>
    <w:div w:id="62530908">
      <w:bodyDiv w:val="1"/>
      <w:marLeft w:val="0"/>
      <w:marRight w:val="0"/>
      <w:marTop w:val="0"/>
      <w:marBottom w:val="0"/>
      <w:divBdr>
        <w:top w:val="none" w:sz="0" w:space="0" w:color="auto"/>
        <w:left w:val="none" w:sz="0" w:space="0" w:color="auto"/>
        <w:bottom w:val="none" w:sz="0" w:space="0" w:color="auto"/>
        <w:right w:val="none" w:sz="0" w:space="0" w:color="auto"/>
      </w:divBdr>
    </w:div>
    <w:div w:id="125465280">
      <w:bodyDiv w:val="1"/>
      <w:marLeft w:val="0"/>
      <w:marRight w:val="0"/>
      <w:marTop w:val="0"/>
      <w:marBottom w:val="0"/>
      <w:divBdr>
        <w:top w:val="none" w:sz="0" w:space="0" w:color="auto"/>
        <w:left w:val="none" w:sz="0" w:space="0" w:color="auto"/>
        <w:bottom w:val="none" w:sz="0" w:space="0" w:color="auto"/>
        <w:right w:val="none" w:sz="0" w:space="0" w:color="auto"/>
      </w:divBdr>
    </w:div>
    <w:div w:id="177620859">
      <w:bodyDiv w:val="1"/>
      <w:marLeft w:val="0"/>
      <w:marRight w:val="0"/>
      <w:marTop w:val="0"/>
      <w:marBottom w:val="0"/>
      <w:divBdr>
        <w:top w:val="none" w:sz="0" w:space="0" w:color="auto"/>
        <w:left w:val="none" w:sz="0" w:space="0" w:color="auto"/>
        <w:bottom w:val="none" w:sz="0" w:space="0" w:color="auto"/>
        <w:right w:val="none" w:sz="0" w:space="0" w:color="auto"/>
      </w:divBdr>
    </w:div>
    <w:div w:id="238485691">
      <w:bodyDiv w:val="1"/>
      <w:marLeft w:val="0"/>
      <w:marRight w:val="0"/>
      <w:marTop w:val="0"/>
      <w:marBottom w:val="0"/>
      <w:divBdr>
        <w:top w:val="none" w:sz="0" w:space="0" w:color="auto"/>
        <w:left w:val="none" w:sz="0" w:space="0" w:color="auto"/>
        <w:bottom w:val="none" w:sz="0" w:space="0" w:color="auto"/>
        <w:right w:val="none" w:sz="0" w:space="0" w:color="auto"/>
      </w:divBdr>
    </w:div>
    <w:div w:id="296298533">
      <w:bodyDiv w:val="1"/>
      <w:marLeft w:val="0"/>
      <w:marRight w:val="0"/>
      <w:marTop w:val="0"/>
      <w:marBottom w:val="0"/>
      <w:divBdr>
        <w:top w:val="none" w:sz="0" w:space="0" w:color="auto"/>
        <w:left w:val="none" w:sz="0" w:space="0" w:color="auto"/>
        <w:bottom w:val="none" w:sz="0" w:space="0" w:color="auto"/>
        <w:right w:val="none" w:sz="0" w:space="0" w:color="auto"/>
      </w:divBdr>
      <w:divsChild>
        <w:div w:id="158162481">
          <w:marLeft w:val="0"/>
          <w:marRight w:val="0"/>
          <w:marTop w:val="0"/>
          <w:marBottom w:val="0"/>
          <w:divBdr>
            <w:top w:val="none" w:sz="0" w:space="0" w:color="auto"/>
            <w:left w:val="none" w:sz="0" w:space="0" w:color="auto"/>
            <w:bottom w:val="none" w:sz="0" w:space="0" w:color="auto"/>
            <w:right w:val="none" w:sz="0" w:space="0" w:color="auto"/>
          </w:divBdr>
          <w:divsChild>
            <w:div w:id="543564325">
              <w:marLeft w:val="0"/>
              <w:marRight w:val="0"/>
              <w:marTop w:val="0"/>
              <w:marBottom w:val="0"/>
              <w:divBdr>
                <w:top w:val="none" w:sz="0" w:space="0" w:color="auto"/>
                <w:left w:val="none" w:sz="0" w:space="0" w:color="auto"/>
                <w:bottom w:val="none" w:sz="0" w:space="0" w:color="auto"/>
                <w:right w:val="none" w:sz="0" w:space="0" w:color="auto"/>
              </w:divBdr>
              <w:divsChild>
                <w:div w:id="1649741719">
                  <w:marLeft w:val="0"/>
                  <w:marRight w:val="0"/>
                  <w:marTop w:val="0"/>
                  <w:marBottom w:val="0"/>
                  <w:divBdr>
                    <w:top w:val="none" w:sz="0" w:space="0" w:color="auto"/>
                    <w:left w:val="none" w:sz="0" w:space="0" w:color="auto"/>
                    <w:bottom w:val="none" w:sz="0" w:space="0" w:color="auto"/>
                    <w:right w:val="none" w:sz="0" w:space="0" w:color="auto"/>
                  </w:divBdr>
                  <w:divsChild>
                    <w:div w:id="14511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611246">
      <w:bodyDiv w:val="1"/>
      <w:marLeft w:val="0"/>
      <w:marRight w:val="0"/>
      <w:marTop w:val="0"/>
      <w:marBottom w:val="0"/>
      <w:divBdr>
        <w:top w:val="none" w:sz="0" w:space="0" w:color="auto"/>
        <w:left w:val="none" w:sz="0" w:space="0" w:color="auto"/>
        <w:bottom w:val="none" w:sz="0" w:space="0" w:color="auto"/>
        <w:right w:val="none" w:sz="0" w:space="0" w:color="auto"/>
      </w:divBdr>
    </w:div>
    <w:div w:id="358435330">
      <w:bodyDiv w:val="1"/>
      <w:marLeft w:val="0"/>
      <w:marRight w:val="0"/>
      <w:marTop w:val="0"/>
      <w:marBottom w:val="0"/>
      <w:divBdr>
        <w:top w:val="none" w:sz="0" w:space="0" w:color="auto"/>
        <w:left w:val="none" w:sz="0" w:space="0" w:color="auto"/>
        <w:bottom w:val="none" w:sz="0" w:space="0" w:color="auto"/>
        <w:right w:val="none" w:sz="0" w:space="0" w:color="auto"/>
      </w:divBdr>
    </w:div>
    <w:div w:id="362053023">
      <w:bodyDiv w:val="1"/>
      <w:marLeft w:val="0"/>
      <w:marRight w:val="0"/>
      <w:marTop w:val="0"/>
      <w:marBottom w:val="0"/>
      <w:divBdr>
        <w:top w:val="none" w:sz="0" w:space="0" w:color="auto"/>
        <w:left w:val="none" w:sz="0" w:space="0" w:color="auto"/>
        <w:bottom w:val="none" w:sz="0" w:space="0" w:color="auto"/>
        <w:right w:val="none" w:sz="0" w:space="0" w:color="auto"/>
      </w:divBdr>
      <w:divsChild>
        <w:div w:id="1093623892">
          <w:marLeft w:val="0"/>
          <w:marRight w:val="0"/>
          <w:marTop w:val="0"/>
          <w:marBottom w:val="0"/>
          <w:divBdr>
            <w:top w:val="none" w:sz="0" w:space="0" w:color="auto"/>
            <w:left w:val="none" w:sz="0" w:space="0" w:color="auto"/>
            <w:bottom w:val="none" w:sz="0" w:space="0" w:color="auto"/>
            <w:right w:val="none" w:sz="0" w:space="0" w:color="auto"/>
          </w:divBdr>
          <w:divsChild>
            <w:div w:id="1809976703">
              <w:marLeft w:val="0"/>
              <w:marRight w:val="0"/>
              <w:marTop w:val="0"/>
              <w:marBottom w:val="0"/>
              <w:divBdr>
                <w:top w:val="none" w:sz="0" w:space="0" w:color="auto"/>
                <w:left w:val="none" w:sz="0" w:space="0" w:color="auto"/>
                <w:bottom w:val="none" w:sz="0" w:space="0" w:color="auto"/>
                <w:right w:val="none" w:sz="0" w:space="0" w:color="auto"/>
              </w:divBdr>
              <w:divsChild>
                <w:div w:id="993338253">
                  <w:marLeft w:val="0"/>
                  <w:marRight w:val="0"/>
                  <w:marTop w:val="0"/>
                  <w:marBottom w:val="0"/>
                  <w:divBdr>
                    <w:top w:val="none" w:sz="0" w:space="0" w:color="auto"/>
                    <w:left w:val="none" w:sz="0" w:space="0" w:color="auto"/>
                    <w:bottom w:val="none" w:sz="0" w:space="0" w:color="auto"/>
                    <w:right w:val="none" w:sz="0" w:space="0" w:color="auto"/>
                  </w:divBdr>
                  <w:divsChild>
                    <w:div w:id="6822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299313">
      <w:bodyDiv w:val="1"/>
      <w:marLeft w:val="0"/>
      <w:marRight w:val="0"/>
      <w:marTop w:val="0"/>
      <w:marBottom w:val="0"/>
      <w:divBdr>
        <w:top w:val="none" w:sz="0" w:space="0" w:color="auto"/>
        <w:left w:val="none" w:sz="0" w:space="0" w:color="auto"/>
        <w:bottom w:val="none" w:sz="0" w:space="0" w:color="auto"/>
        <w:right w:val="none" w:sz="0" w:space="0" w:color="auto"/>
      </w:divBdr>
    </w:div>
    <w:div w:id="403258005">
      <w:bodyDiv w:val="1"/>
      <w:marLeft w:val="0"/>
      <w:marRight w:val="0"/>
      <w:marTop w:val="0"/>
      <w:marBottom w:val="0"/>
      <w:divBdr>
        <w:top w:val="none" w:sz="0" w:space="0" w:color="auto"/>
        <w:left w:val="none" w:sz="0" w:space="0" w:color="auto"/>
        <w:bottom w:val="none" w:sz="0" w:space="0" w:color="auto"/>
        <w:right w:val="none" w:sz="0" w:space="0" w:color="auto"/>
      </w:divBdr>
    </w:div>
    <w:div w:id="443382981">
      <w:bodyDiv w:val="1"/>
      <w:marLeft w:val="0"/>
      <w:marRight w:val="0"/>
      <w:marTop w:val="0"/>
      <w:marBottom w:val="0"/>
      <w:divBdr>
        <w:top w:val="none" w:sz="0" w:space="0" w:color="auto"/>
        <w:left w:val="none" w:sz="0" w:space="0" w:color="auto"/>
        <w:bottom w:val="none" w:sz="0" w:space="0" w:color="auto"/>
        <w:right w:val="none" w:sz="0" w:space="0" w:color="auto"/>
      </w:divBdr>
    </w:div>
    <w:div w:id="485974250">
      <w:bodyDiv w:val="1"/>
      <w:marLeft w:val="0"/>
      <w:marRight w:val="0"/>
      <w:marTop w:val="0"/>
      <w:marBottom w:val="0"/>
      <w:divBdr>
        <w:top w:val="none" w:sz="0" w:space="0" w:color="auto"/>
        <w:left w:val="none" w:sz="0" w:space="0" w:color="auto"/>
        <w:bottom w:val="none" w:sz="0" w:space="0" w:color="auto"/>
        <w:right w:val="none" w:sz="0" w:space="0" w:color="auto"/>
      </w:divBdr>
      <w:divsChild>
        <w:div w:id="256251252">
          <w:marLeft w:val="0"/>
          <w:marRight w:val="0"/>
          <w:marTop w:val="0"/>
          <w:marBottom w:val="0"/>
          <w:divBdr>
            <w:top w:val="none" w:sz="0" w:space="0" w:color="auto"/>
            <w:left w:val="none" w:sz="0" w:space="0" w:color="auto"/>
            <w:bottom w:val="none" w:sz="0" w:space="0" w:color="auto"/>
            <w:right w:val="none" w:sz="0" w:space="0" w:color="auto"/>
          </w:divBdr>
        </w:div>
      </w:divsChild>
    </w:div>
    <w:div w:id="491919316">
      <w:bodyDiv w:val="1"/>
      <w:marLeft w:val="0"/>
      <w:marRight w:val="0"/>
      <w:marTop w:val="0"/>
      <w:marBottom w:val="0"/>
      <w:divBdr>
        <w:top w:val="none" w:sz="0" w:space="0" w:color="auto"/>
        <w:left w:val="none" w:sz="0" w:space="0" w:color="auto"/>
        <w:bottom w:val="none" w:sz="0" w:space="0" w:color="auto"/>
        <w:right w:val="none" w:sz="0" w:space="0" w:color="auto"/>
      </w:divBdr>
    </w:div>
    <w:div w:id="505940519">
      <w:bodyDiv w:val="1"/>
      <w:marLeft w:val="0"/>
      <w:marRight w:val="0"/>
      <w:marTop w:val="0"/>
      <w:marBottom w:val="0"/>
      <w:divBdr>
        <w:top w:val="none" w:sz="0" w:space="0" w:color="auto"/>
        <w:left w:val="none" w:sz="0" w:space="0" w:color="auto"/>
        <w:bottom w:val="none" w:sz="0" w:space="0" w:color="auto"/>
        <w:right w:val="none" w:sz="0" w:space="0" w:color="auto"/>
      </w:divBdr>
    </w:div>
    <w:div w:id="566376636">
      <w:bodyDiv w:val="1"/>
      <w:marLeft w:val="0"/>
      <w:marRight w:val="0"/>
      <w:marTop w:val="0"/>
      <w:marBottom w:val="0"/>
      <w:divBdr>
        <w:top w:val="none" w:sz="0" w:space="0" w:color="auto"/>
        <w:left w:val="none" w:sz="0" w:space="0" w:color="auto"/>
        <w:bottom w:val="none" w:sz="0" w:space="0" w:color="auto"/>
        <w:right w:val="none" w:sz="0" w:space="0" w:color="auto"/>
      </w:divBdr>
    </w:div>
    <w:div w:id="594749782">
      <w:bodyDiv w:val="1"/>
      <w:marLeft w:val="0"/>
      <w:marRight w:val="0"/>
      <w:marTop w:val="0"/>
      <w:marBottom w:val="0"/>
      <w:divBdr>
        <w:top w:val="none" w:sz="0" w:space="0" w:color="auto"/>
        <w:left w:val="none" w:sz="0" w:space="0" w:color="auto"/>
        <w:bottom w:val="none" w:sz="0" w:space="0" w:color="auto"/>
        <w:right w:val="none" w:sz="0" w:space="0" w:color="auto"/>
      </w:divBdr>
    </w:div>
    <w:div w:id="636647233">
      <w:bodyDiv w:val="1"/>
      <w:marLeft w:val="0"/>
      <w:marRight w:val="0"/>
      <w:marTop w:val="0"/>
      <w:marBottom w:val="0"/>
      <w:divBdr>
        <w:top w:val="none" w:sz="0" w:space="0" w:color="auto"/>
        <w:left w:val="none" w:sz="0" w:space="0" w:color="auto"/>
        <w:bottom w:val="none" w:sz="0" w:space="0" w:color="auto"/>
        <w:right w:val="none" w:sz="0" w:space="0" w:color="auto"/>
      </w:divBdr>
      <w:divsChild>
        <w:div w:id="1963151083">
          <w:marLeft w:val="0"/>
          <w:marRight w:val="0"/>
          <w:marTop w:val="0"/>
          <w:marBottom w:val="0"/>
          <w:divBdr>
            <w:top w:val="none" w:sz="0" w:space="0" w:color="auto"/>
            <w:left w:val="none" w:sz="0" w:space="0" w:color="auto"/>
            <w:bottom w:val="none" w:sz="0" w:space="0" w:color="auto"/>
            <w:right w:val="none" w:sz="0" w:space="0" w:color="auto"/>
          </w:divBdr>
          <w:divsChild>
            <w:div w:id="2130007216">
              <w:marLeft w:val="0"/>
              <w:marRight w:val="0"/>
              <w:marTop w:val="0"/>
              <w:marBottom w:val="0"/>
              <w:divBdr>
                <w:top w:val="none" w:sz="0" w:space="0" w:color="auto"/>
                <w:left w:val="none" w:sz="0" w:space="0" w:color="auto"/>
                <w:bottom w:val="none" w:sz="0" w:space="0" w:color="auto"/>
                <w:right w:val="none" w:sz="0" w:space="0" w:color="auto"/>
              </w:divBdr>
              <w:divsChild>
                <w:div w:id="1342777784">
                  <w:marLeft w:val="0"/>
                  <w:marRight w:val="0"/>
                  <w:marTop w:val="0"/>
                  <w:marBottom w:val="0"/>
                  <w:divBdr>
                    <w:top w:val="none" w:sz="0" w:space="0" w:color="auto"/>
                    <w:left w:val="none" w:sz="0" w:space="0" w:color="auto"/>
                    <w:bottom w:val="none" w:sz="0" w:space="0" w:color="auto"/>
                    <w:right w:val="none" w:sz="0" w:space="0" w:color="auto"/>
                  </w:divBdr>
                  <w:divsChild>
                    <w:div w:id="8901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89954">
      <w:bodyDiv w:val="1"/>
      <w:marLeft w:val="0"/>
      <w:marRight w:val="0"/>
      <w:marTop w:val="0"/>
      <w:marBottom w:val="0"/>
      <w:divBdr>
        <w:top w:val="none" w:sz="0" w:space="0" w:color="auto"/>
        <w:left w:val="none" w:sz="0" w:space="0" w:color="auto"/>
        <w:bottom w:val="none" w:sz="0" w:space="0" w:color="auto"/>
        <w:right w:val="none" w:sz="0" w:space="0" w:color="auto"/>
      </w:divBdr>
    </w:div>
    <w:div w:id="686295410">
      <w:bodyDiv w:val="1"/>
      <w:marLeft w:val="0"/>
      <w:marRight w:val="0"/>
      <w:marTop w:val="0"/>
      <w:marBottom w:val="0"/>
      <w:divBdr>
        <w:top w:val="none" w:sz="0" w:space="0" w:color="auto"/>
        <w:left w:val="none" w:sz="0" w:space="0" w:color="auto"/>
        <w:bottom w:val="none" w:sz="0" w:space="0" w:color="auto"/>
        <w:right w:val="none" w:sz="0" w:space="0" w:color="auto"/>
      </w:divBdr>
    </w:div>
    <w:div w:id="735587028">
      <w:bodyDiv w:val="1"/>
      <w:marLeft w:val="0"/>
      <w:marRight w:val="0"/>
      <w:marTop w:val="0"/>
      <w:marBottom w:val="0"/>
      <w:divBdr>
        <w:top w:val="none" w:sz="0" w:space="0" w:color="auto"/>
        <w:left w:val="none" w:sz="0" w:space="0" w:color="auto"/>
        <w:bottom w:val="none" w:sz="0" w:space="0" w:color="auto"/>
        <w:right w:val="none" w:sz="0" w:space="0" w:color="auto"/>
      </w:divBdr>
    </w:div>
    <w:div w:id="737242167">
      <w:bodyDiv w:val="1"/>
      <w:marLeft w:val="0"/>
      <w:marRight w:val="0"/>
      <w:marTop w:val="0"/>
      <w:marBottom w:val="0"/>
      <w:divBdr>
        <w:top w:val="none" w:sz="0" w:space="0" w:color="auto"/>
        <w:left w:val="none" w:sz="0" w:space="0" w:color="auto"/>
        <w:bottom w:val="none" w:sz="0" w:space="0" w:color="auto"/>
        <w:right w:val="none" w:sz="0" w:space="0" w:color="auto"/>
      </w:divBdr>
    </w:div>
    <w:div w:id="768744721">
      <w:bodyDiv w:val="1"/>
      <w:marLeft w:val="0"/>
      <w:marRight w:val="0"/>
      <w:marTop w:val="0"/>
      <w:marBottom w:val="0"/>
      <w:divBdr>
        <w:top w:val="none" w:sz="0" w:space="0" w:color="auto"/>
        <w:left w:val="none" w:sz="0" w:space="0" w:color="auto"/>
        <w:bottom w:val="none" w:sz="0" w:space="0" w:color="auto"/>
        <w:right w:val="none" w:sz="0" w:space="0" w:color="auto"/>
      </w:divBdr>
    </w:div>
    <w:div w:id="780105857">
      <w:bodyDiv w:val="1"/>
      <w:marLeft w:val="0"/>
      <w:marRight w:val="0"/>
      <w:marTop w:val="0"/>
      <w:marBottom w:val="0"/>
      <w:divBdr>
        <w:top w:val="none" w:sz="0" w:space="0" w:color="auto"/>
        <w:left w:val="none" w:sz="0" w:space="0" w:color="auto"/>
        <w:bottom w:val="none" w:sz="0" w:space="0" w:color="auto"/>
        <w:right w:val="none" w:sz="0" w:space="0" w:color="auto"/>
      </w:divBdr>
    </w:div>
    <w:div w:id="798915098">
      <w:bodyDiv w:val="1"/>
      <w:marLeft w:val="0"/>
      <w:marRight w:val="0"/>
      <w:marTop w:val="0"/>
      <w:marBottom w:val="0"/>
      <w:divBdr>
        <w:top w:val="none" w:sz="0" w:space="0" w:color="auto"/>
        <w:left w:val="none" w:sz="0" w:space="0" w:color="auto"/>
        <w:bottom w:val="none" w:sz="0" w:space="0" w:color="auto"/>
        <w:right w:val="none" w:sz="0" w:space="0" w:color="auto"/>
      </w:divBdr>
    </w:div>
    <w:div w:id="826747560">
      <w:bodyDiv w:val="1"/>
      <w:marLeft w:val="0"/>
      <w:marRight w:val="0"/>
      <w:marTop w:val="0"/>
      <w:marBottom w:val="0"/>
      <w:divBdr>
        <w:top w:val="none" w:sz="0" w:space="0" w:color="auto"/>
        <w:left w:val="none" w:sz="0" w:space="0" w:color="auto"/>
        <w:bottom w:val="none" w:sz="0" w:space="0" w:color="auto"/>
        <w:right w:val="none" w:sz="0" w:space="0" w:color="auto"/>
      </w:divBdr>
      <w:divsChild>
        <w:div w:id="5640228">
          <w:marLeft w:val="0"/>
          <w:marRight w:val="0"/>
          <w:marTop w:val="0"/>
          <w:marBottom w:val="0"/>
          <w:divBdr>
            <w:top w:val="none" w:sz="0" w:space="0" w:color="auto"/>
            <w:left w:val="none" w:sz="0" w:space="0" w:color="auto"/>
            <w:bottom w:val="none" w:sz="0" w:space="0" w:color="auto"/>
            <w:right w:val="none" w:sz="0" w:space="0" w:color="auto"/>
          </w:divBdr>
        </w:div>
      </w:divsChild>
    </w:div>
    <w:div w:id="890923328">
      <w:bodyDiv w:val="1"/>
      <w:marLeft w:val="0"/>
      <w:marRight w:val="0"/>
      <w:marTop w:val="0"/>
      <w:marBottom w:val="0"/>
      <w:divBdr>
        <w:top w:val="none" w:sz="0" w:space="0" w:color="auto"/>
        <w:left w:val="none" w:sz="0" w:space="0" w:color="auto"/>
        <w:bottom w:val="none" w:sz="0" w:space="0" w:color="auto"/>
        <w:right w:val="none" w:sz="0" w:space="0" w:color="auto"/>
      </w:divBdr>
    </w:div>
    <w:div w:id="892079881">
      <w:bodyDiv w:val="1"/>
      <w:marLeft w:val="0"/>
      <w:marRight w:val="0"/>
      <w:marTop w:val="0"/>
      <w:marBottom w:val="0"/>
      <w:divBdr>
        <w:top w:val="none" w:sz="0" w:space="0" w:color="auto"/>
        <w:left w:val="none" w:sz="0" w:space="0" w:color="auto"/>
        <w:bottom w:val="none" w:sz="0" w:space="0" w:color="auto"/>
        <w:right w:val="none" w:sz="0" w:space="0" w:color="auto"/>
      </w:divBdr>
    </w:div>
    <w:div w:id="895894795">
      <w:bodyDiv w:val="1"/>
      <w:marLeft w:val="0"/>
      <w:marRight w:val="0"/>
      <w:marTop w:val="0"/>
      <w:marBottom w:val="0"/>
      <w:divBdr>
        <w:top w:val="none" w:sz="0" w:space="0" w:color="auto"/>
        <w:left w:val="none" w:sz="0" w:space="0" w:color="auto"/>
        <w:bottom w:val="none" w:sz="0" w:space="0" w:color="auto"/>
        <w:right w:val="none" w:sz="0" w:space="0" w:color="auto"/>
      </w:divBdr>
      <w:divsChild>
        <w:div w:id="1922596057">
          <w:marLeft w:val="0"/>
          <w:marRight w:val="0"/>
          <w:marTop w:val="0"/>
          <w:marBottom w:val="0"/>
          <w:divBdr>
            <w:top w:val="none" w:sz="0" w:space="0" w:color="auto"/>
            <w:left w:val="none" w:sz="0" w:space="0" w:color="auto"/>
            <w:bottom w:val="none" w:sz="0" w:space="0" w:color="auto"/>
            <w:right w:val="none" w:sz="0" w:space="0" w:color="auto"/>
          </w:divBdr>
          <w:divsChild>
            <w:div w:id="1915427568">
              <w:marLeft w:val="0"/>
              <w:marRight w:val="0"/>
              <w:marTop w:val="0"/>
              <w:marBottom w:val="0"/>
              <w:divBdr>
                <w:top w:val="none" w:sz="0" w:space="0" w:color="auto"/>
                <w:left w:val="none" w:sz="0" w:space="0" w:color="auto"/>
                <w:bottom w:val="none" w:sz="0" w:space="0" w:color="auto"/>
                <w:right w:val="none" w:sz="0" w:space="0" w:color="auto"/>
              </w:divBdr>
              <w:divsChild>
                <w:div w:id="77558875">
                  <w:marLeft w:val="0"/>
                  <w:marRight w:val="0"/>
                  <w:marTop w:val="0"/>
                  <w:marBottom w:val="0"/>
                  <w:divBdr>
                    <w:top w:val="none" w:sz="0" w:space="0" w:color="auto"/>
                    <w:left w:val="none" w:sz="0" w:space="0" w:color="auto"/>
                    <w:bottom w:val="none" w:sz="0" w:space="0" w:color="auto"/>
                    <w:right w:val="none" w:sz="0" w:space="0" w:color="auto"/>
                  </w:divBdr>
                  <w:divsChild>
                    <w:div w:id="2986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445178">
      <w:bodyDiv w:val="1"/>
      <w:marLeft w:val="0"/>
      <w:marRight w:val="0"/>
      <w:marTop w:val="0"/>
      <w:marBottom w:val="0"/>
      <w:divBdr>
        <w:top w:val="none" w:sz="0" w:space="0" w:color="auto"/>
        <w:left w:val="none" w:sz="0" w:space="0" w:color="auto"/>
        <w:bottom w:val="none" w:sz="0" w:space="0" w:color="auto"/>
        <w:right w:val="none" w:sz="0" w:space="0" w:color="auto"/>
      </w:divBdr>
    </w:div>
    <w:div w:id="917447447">
      <w:bodyDiv w:val="1"/>
      <w:marLeft w:val="0"/>
      <w:marRight w:val="0"/>
      <w:marTop w:val="0"/>
      <w:marBottom w:val="0"/>
      <w:divBdr>
        <w:top w:val="none" w:sz="0" w:space="0" w:color="auto"/>
        <w:left w:val="none" w:sz="0" w:space="0" w:color="auto"/>
        <w:bottom w:val="none" w:sz="0" w:space="0" w:color="auto"/>
        <w:right w:val="none" w:sz="0" w:space="0" w:color="auto"/>
      </w:divBdr>
    </w:div>
    <w:div w:id="951202121">
      <w:bodyDiv w:val="1"/>
      <w:marLeft w:val="0"/>
      <w:marRight w:val="0"/>
      <w:marTop w:val="0"/>
      <w:marBottom w:val="0"/>
      <w:divBdr>
        <w:top w:val="none" w:sz="0" w:space="0" w:color="auto"/>
        <w:left w:val="none" w:sz="0" w:space="0" w:color="auto"/>
        <w:bottom w:val="none" w:sz="0" w:space="0" w:color="auto"/>
        <w:right w:val="none" w:sz="0" w:space="0" w:color="auto"/>
      </w:divBdr>
    </w:div>
    <w:div w:id="955526003">
      <w:bodyDiv w:val="1"/>
      <w:marLeft w:val="0"/>
      <w:marRight w:val="0"/>
      <w:marTop w:val="0"/>
      <w:marBottom w:val="0"/>
      <w:divBdr>
        <w:top w:val="none" w:sz="0" w:space="0" w:color="auto"/>
        <w:left w:val="none" w:sz="0" w:space="0" w:color="auto"/>
        <w:bottom w:val="none" w:sz="0" w:space="0" w:color="auto"/>
        <w:right w:val="none" w:sz="0" w:space="0" w:color="auto"/>
      </w:divBdr>
      <w:divsChild>
        <w:div w:id="35392361">
          <w:marLeft w:val="0"/>
          <w:marRight w:val="0"/>
          <w:marTop w:val="0"/>
          <w:marBottom w:val="0"/>
          <w:divBdr>
            <w:top w:val="none" w:sz="0" w:space="0" w:color="auto"/>
            <w:left w:val="none" w:sz="0" w:space="0" w:color="auto"/>
            <w:bottom w:val="none" w:sz="0" w:space="0" w:color="auto"/>
            <w:right w:val="none" w:sz="0" w:space="0" w:color="auto"/>
          </w:divBdr>
          <w:divsChild>
            <w:div w:id="1945452478">
              <w:marLeft w:val="0"/>
              <w:marRight w:val="0"/>
              <w:marTop w:val="0"/>
              <w:marBottom w:val="0"/>
              <w:divBdr>
                <w:top w:val="none" w:sz="0" w:space="0" w:color="auto"/>
                <w:left w:val="none" w:sz="0" w:space="0" w:color="auto"/>
                <w:bottom w:val="none" w:sz="0" w:space="0" w:color="auto"/>
                <w:right w:val="none" w:sz="0" w:space="0" w:color="auto"/>
              </w:divBdr>
              <w:divsChild>
                <w:div w:id="1119225019">
                  <w:marLeft w:val="0"/>
                  <w:marRight w:val="0"/>
                  <w:marTop w:val="0"/>
                  <w:marBottom w:val="0"/>
                  <w:divBdr>
                    <w:top w:val="none" w:sz="0" w:space="0" w:color="auto"/>
                    <w:left w:val="none" w:sz="0" w:space="0" w:color="auto"/>
                    <w:bottom w:val="none" w:sz="0" w:space="0" w:color="auto"/>
                    <w:right w:val="none" w:sz="0" w:space="0" w:color="auto"/>
                  </w:divBdr>
                  <w:divsChild>
                    <w:div w:id="14731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402454">
          <w:marLeft w:val="0"/>
          <w:marRight w:val="0"/>
          <w:marTop w:val="0"/>
          <w:marBottom w:val="0"/>
          <w:divBdr>
            <w:top w:val="none" w:sz="0" w:space="0" w:color="auto"/>
            <w:left w:val="none" w:sz="0" w:space="0" w:color="auto"/>
            <w:bottom w:val="none" w:sz="0" w:space="0" w:color="auto"/>
            <w:right w:val="none" w:sz="0" w:space="0" w:color="auto"/>
          </w:divBdr>
          <w:divsChild>
            <w:div w:id="1566337819">
              <w:marLeft w:val="0"/>
              <w:marRight w:val="0"/>
              <w:marTop w:val="0"/>
              <w:marBottom w:val="0"/>
              <w:divBdr>
                <w:top w:val="none" w:sz="0" w:space="0" w:color="auto"/>
                <w:left w:val="none" w:sz="0" w:space="0" w:color="auto"/>
                <w:bottom w:val="none" w:sz="0" w:space="0" w:color="auto"/>
                <w:right w:val="none" w:sz="0" w:space="0" w:color="auto"/>
              </w:divBdr>
            </w:div>
          </w:divsChild>
        </w:div>
        <w:div w:id="503125800">
          <w:marLeft w:val="0"/>
          <w:marRight w:val="0"/>
          <w:marTop w:val="0"/>
          <w:marBottom w:val="0"/>
          <w:divBdr>
            <w:top w:val="none" w:sz="0" w:space="0" w:color="auto"/>
            <w:left w:val="none" w:sz="0" w:space="0" w:color="auto"/>
            <w:bottom w:val="none" w:sz="0" w:space="0" w:color="auto"/>
            <w:right w:val="none" w:sz="0" w:space="0" w:color="auto"/>
          </w:divBdr>
          <w:divsChild>
            <w:div w:id="705330355">
              <w:marLeft w:val="0"/>
              <w:marRight w:val="0"/>
              <w:marTop w:val="0"/>
              <w:marBottom w:val="0"/>
              <w:divBdr>
                <w:top w:val="none" w:sz="0" w:space="0" w:color="auto"/>
                <w:left w:val="none" w:sz="0" w:space="0" w:color="auto"/>
                <w:bottom w:val="none" w:sz="0" w:space="0" w:color="auto"/>
                <w:right w:val="none" w:sz="0" w:space="0" w:color="auto"/>
              </w:divBdr>
              <w:divsChild>
                <w:div w:id="4359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827972">
      <w:bodyDiv w:val="1"/>
      <w:marLeft w:val="0"/>
      <w:marRight w:val="0"/>
      <w:marTop w:val="0"/>
      <w:marBottom w:val="0"/>
      <w:divBdr>
        <w:top w:val="none" w:sz="0" w:space="0" w:color="auto"/>
        <w:left w:val="none" w:sz="0" w:space="0" w:color="auto"/>
        <w:bottom w:val="none" w:sz="0" w:space="0" w:color="auto"/>
        <w:right w:val="none" w:sz="0" w:space="0" w:color="auto"/>
      </w:divBdr>
    </w:div>
    <w:div w:id="1002702618">
      <w:bodyDiv w:val="1"/>
      <w:marLeft w:val="0"/>
      <w:marRight w:val="0"/>
      <w:marTop w:val="0"/>
      <w:marBottom w:val="0"/>
      <w:divBdr>
        <w:top w:val="none" w:sz="0" w:space="0" w:color="auto"/>
        <w:left w:val="none" w:sz="0" w:space="0" w:color="auto"/>
        <w:bottom w:val="none" w:sz="0" w:space="0" w:color="auto"/>
        <w:right w:val="none" w:sz="0" w:space="0" w:color="auto"/>
      </w:divBdr>
    </w:div>
    <w:div w:id="1011760187">
      <w:bodyDiv w:val="1"/>
      <w:marLeft w:val="0"/>
      <w:marRight w:val="0"/>
      <w:marTop w:val="0"/>
      <w:marBottom w:val="0"/>
      <w:divBdr>
        <w:top w:val="none" w:sz="0" w:space="0" w:color="auto"/>
        <w:left w:val="none" w:sz="0" w:space="0" w:color="auto"/>
        <w:bottom w:val="none" w:sz="0" w:space="0" w:color="auto"/>
        <w:right w:val="none" w:sz="0" w:space="0" w:color="auto"/>
      </w:divBdr>
    </w:div>
    <w:div w:id="1058479785">
      <w:bodyDiv w:val="1"/>
      <w:marLeft w:val="0"/>
      <w:marRight w:val="0"/>
      <w:marTop w:val="0"/>
      <w:marBottom w:val="0"/>
      <w:divBdr>
        <w:top w:val="none" w:sz="0" w:space="0" w:color="auto"/>
        <w:left w:val="none" w:sz="0" w:space="0" w:color="auto"/>
        <w:bottom w:val="none" w:sz="0" w:space="0" w:color="auto"/>
        <w:right w:val="none" w:sz="0" w:space="0" w:color="auto"/>
      </w:divBdr>
    </w:div>
    <w:div w:id="1061519131">
      <w:bodyDiv w:val="1"/>
      <w:marLeft w:val="0"/>
      <w:marRight w:val="0"/>
      <w:marTop w:val="0"/>
      <w:marBottom w:val="0"/>
      <w:divBdr>
        <w:top w:val="none" w:sz="0" w:space="0" w:color="auto"/>
        <w:left w:val="none" w:sz="0" w:space="0" w:color="auto"/>
        <w:bottom w:val="none" w:sz="0" w:space="0" w:color="auto"/>
        <w:right w:val="none" w:sz="0" w:space="0" w:color="auto"/>
      </w:divBdr>
    </w:div>
    <w:div w:id="1064186215">
      <w:bodyDiv w:val="1"/>
      <w:marLeft w:val="0"/>
      <w:marRight w:val="0"/>
      <w:marTop w:val="0"/>
      <w:marBottom w:val="0"/>
      <w:divBdr>
        <w:top w:val="none" w:sz="0" w:space="0" w:color="auto"/>
        <w:left w:val="none" w:sz="0" w:space="0" w:color="auto"/>
        <w:bottom w:val="none" w:sz="0" w:space="0" w:color="auto"/>
        <w:right w:val="none" w:sz="0" w:space="0" w:color="auto"/>
      </w:divBdr>
      <w:divsChild>
        <w:div w:id="239103159">
          <w:marLeft w:val="0"/>
          <w:marRight w:val="0"/>
          <w:marTop w:val="0"/>
          <w:marBottom w:val="0"/>
          <w:divBdr>
            <w:top w:val="none" w:sz="0" w:space="0" w:color="auto"/>
            <w:left w:val="none" w:sz="0" w:space="0" w:color="auto"/>
            <w:bottom w:val="none" w:sz="0" w:space="0" w:color="auto"/>
            <w:right w:val="none" w:sz="0" w:space="0" w:color="auto"/>
          </w:divBdr>
        </w:div>
      </w:divsChild>
    </w:div>
    <w:div w:id="1081751610">
      <w:bodyDiv w:val="1"/>
      <w:marLeft w:val="0"/>
      <w:marRight w:val="0"/>
      <w:marTop w:val="0"/>
      <w:marBottom w:val="0"/>
      <w:divBdr>
        <w:top w:val="none" w:sz="0" w:space="0" w:color="auto"/>
        <w:left w:val="none" w:sz="0" w:space="0" w:color="auto"/>
        <w:bottom w:val="none" w:sz="0" w:space="0" w:color="auto"/>
        <w:right w:val="none" w:sz="0" w:space="0" w:color="auto"/>
      </w:divBdr>
    </w:div>
    <w:div w:id="1091004501">
      <w:bodyDiv w:val="1"/>
      <w:marLeft w:val="0"/>
      <w:marRight w:val="0"/>
      <w:marTop w:val="0"/>
      <w:marBottom w:val="0"/>
      <w:divBdr>
        <w:top w:val="none" w:sz="0" w:space="0" w:color="auto"/>
        <w:left w:val="none" w:sz="0" w:space="0" w:color="auto"/>
        <w:bottom w:val="none" w:sz="0" w:space="0" w:color="auto"/>
        <w:right w:val="none" w:sz="0" w:space="0" w:color="auto"/>
      </w:divBdr>
    </w:div>
    <w:div w:id="1117993502">
      <w:bodyDiv w:val="1"/>
      <w:marLeft w:val="0"/>
      <w:marRight w:val="0"/>
      <w:marTop w:val="0"/>
      <w:marBottom w:val="0"/>
      <w:divBdr>
        <w:top w:val="none" w:sz="0" w:space="0" w:color="auto"/>
        <w:left w:val="none" w:sz="0" w:space="0" w:color="auto"/>
        <w:bottom w:val="none" w:sz="0" w:space="0" w:color="auto"/>
        <w:right w:val="none" w:sz="0" w:space="0" w:color="auto"/>
      </w:divBdr>
    </w:div>
    <w:div w:id="1126654808">
      <w:bodyDiv w:val="1"/>
      <w:marLeft w:val="0"/>
      <w:marRight w:val="0"/>
      <w:marTop w:val="0"/>
      <w:marBottom w:val="0"/>
      <w:divBdr>
        <w:top w:val="none" w:sz="0" w:space="0" w:color="auto"/>
        <w:left w:val="none" w:sz="0" w:space="0" w:color="auto"/>
        <w:bottom w:val="none" w:sz="0" w:space="0" w:color="auto"/>
        <w:right w:val="none" w:sz="0" w:space="0" w:color="auto"/>
      </w:divBdr>
    </w:div>
    <w:div w:id="1187716390">
      <w:bodyDiv w:val="1"/>
      <w:marLeft w:val="0"/>
      <w:marRight w:val="0"/>
      <w:marTop w:val="0"/>
      <w:marBottom w:val="0"/>
      <w:divBdr>
        <w:top w:val="none" w:sz="0" w:space="0" w:color="auto"/>
        <w:left w:val="none" w:sz="0" w:space="0" w:color="auto"/>
        <w:bottom w:val="none" w:sz="0" w:space="0" w:color="auto"/>
        <w:right w:val="none" w:sz="0" w:space="0" w:color="auto"/>
      </w:divBdr>
      <w:divsChild>
        <w:div w:id="1116289714">
          <w:marLeft w:val="0"/>
          <w:marRight w:val="0"/>
          <w:marTop w:val="0"/>
          <w:marBottom w:val="0"/>
          <w:divBdr>
            <w:top w:val="none" w:sz="0" w:space="0" w:color="auto"/>
            <w:left w:val="none" w:sz="0" w:space="0" w:color="auto"/>
            <w:bottom w:val="none" w:sz="0" w:space="0" w:color="auto"/>
            <w:right w:val="none" w:sz="0" w:space="0" w:color="auto"/>
          </w:divBdr>
          <w:divsChild>
            <w:div w:id="425269281">
              <w:marLeft w:val="0"/>
              <w:marRight w:val="0"/>
              <w:marTop w:val="0"/>
              <w:marBottom w:val="0"/>
              <w:divBdr>
                <w:top w:val="none" w:sz="0" w:space="0" w:color="auto"/>
                <w:left w:val="none" w:sz="0" w:space="0" w:color="auto"/>
                <w:bottom w:val="none" w:sz="0" w:space="0" w:color="auto"/>
                <w:right w:val="none" w:sz="0" w:space="0" w:color="auto"/>
              </w:divBdr>
              <w:divsChild>
                <w:div w:id="1013187925">
                  <w:marLeft w:val="0"/>
                  <w:marRight w:val="0"/>
                  <w:marTop w:val="0"/>
                  <w:marBottom w:val="0"/>
                  <w:divBdr>
                    <w:top w:val="none" w:sz="0" w:space="0" w:color="auto"/>
                    <w:left w:val="none" w:sz="0" w:space="0" w:color="auto"/>
                    <w:bottom w:val="none" w:sz="0" w:space="0" w:color="auto"/>
                    <w:right w:val="none" w:sz="0" w:space="0" w:color="auto"/>
                  </w:divBdr>
                  <w:divsChild>
                    <w:div w:id="6384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596244">
      <w:bodyDiv w:val="1"/>
      <w:marLeft w:val="0"/>
      <w:marRight w:val="0"/>
      <w:marTop w:val="0"/>
      <w:marBottom w:val="0"/>
      <w:divBdr>
        <w:top w:val="none" w:sz="0" w:space="0" w:color="auto"/>
        <w:left w:val="none" w:sz="0" w:space="0" w:color="auto"/>
        <w:bottom w:val="none" w:sz="0" w:space="0" w:color="auto"/>
        <w:right w:val="none" w:sz="0" w:space="0" w:color="auto"/>
      </w:divBdr>
    </w:div>
    <w:div w:id="1242175448">
      <w:bodyDiv w:val="1"/>
      <w:marLeft w:val="0"/>
      <w:marRight w:val="0"/>
      <w:marTop w:val="0"/>
      <w:marBottom w:val="0"/>
      <w:divBdr>
        <w:top w:val="none" w:sz="0" w:space="0" w:color="auto"/>
        <w:left w:val="none" w:sz="0" w:space="0" w:color="auto"/>
        <w:bottom w:val="none" w:sz="0" w:space="0" w:color="auto"/>
        <w:right w:val="none" w:sz="0" w:space="0" w:color="auto"/>
      </w:divBdr>
    </w:div>
    <w:div w:id="1252473427">
      <w:bodyDiv w:val="1"/>
      <w:marLeft w:val="0"/>
      <w:marRight w:val="0"/>
      <w:marTop w:val="0"/>
      <w:marBottom w:val="0"/>
      <w:divBdr>
        <w:top w:val="none" w:sz="0" w:space="0" w:color="auto"/>
        <w:left w:val="none" w:sz="0" w:space="0" w:color="auto"/>
        <w:bottom w:val="none" w:sz="0" w:space="0" w:color="auto"/>
        <w:right w:val="none" w:sz="0" w:space="0" w:color="auto"/>
      </w:divBdr>
    </w:div>
    <w:div w:id="1274555274">
      <w:bodyDiv w:val="1"/>
      <w:marLeft w:val="0"/>
      <w:marRight w:val="0"/>
      <w:marTop w:val="0"/>
      <w:marBottom w:val="0"/>
      <w:divBdr>
        <w:top w:val="none" w:sz="0" w:space="0" w:color="auto"/>
        <w:left w:val="none" w:sz="0" w:space="0" w:color="auto"/>
        <w:bottom w:val="none" w:sz="0" w:space="0" w:color="auto"/>
        <w:right w:val="none" w:sz="0" w:space="0" w:color="auto"/>
      </w:divBdr>
    </w:div>
    <w:div w:id="1347561136">
      <w:bodyDiv w:val="1"/>
      <w:marLeft w:val="0"/>
      <w:marRight w:val="0"/>
      <w:marTop w:val="0"/>
      <w:marBottom w:val="0"/>
      <w:divBdr>
        <w:top w:val="none" w:sz="0" w:space="0" w:color="auto"/>
        <w:left w:val="none" w:sz="0" w:space="0" w:color="auto"/>
        <w:bottom w:val="none" w:sz="0" w:space="0" w:color="auto"/>
        <w:right w:val="none" w:sz="0" w:space="0" w:color="auto"/>
      </w:divBdr>
    </w:div>
    <w:div w:id="1370256476">
      <w:bodyDiv w:val="1"/>
      <w:marLeft w:val="0"/>
      <w:marRight w:val="0"/>
      <w:marTop w:val="0"/>
      <w:marBottom w:val="0"/>
      <w:divBdr>
        <w:top w:val="none" w:sz="0" w:space="0" w:color="auto"/>
        <w:left w:val="none" w:sz="0" w:space="0" w:color="auto"/>
        <w:bottom w:val="none" w:sz="0" w:space="0" w:color="auto"/>
        <w:right w:val="none" w:sz="0" w:space="0" w:color="auto"/>
      </w:divBdr>
      <w:divsChild>
        <w:div w:id="1551068633">
          <w:marLeft w:val="0"/>
          <w:marRight w:val="0"/>
          <w:marTop w:val="0"/>
          <w:marBottom w:val="0"/>
          <w:divBdr>
            <w:top w:val="none" w:sz="0" w:space="0" w:color="auto"/>
            <w:left w:val="none" w:sz="0" w:space="0" w:color="auto"/>
            <w:bottom w:val="none" w:sz="0" w:space="0" w:color="auto"/>
            <w:right w:val="none" w:sz="0" w:space="0" w:color="auto"/>
          </w:divBdr>
        </w:div>
      </w:divsChild>
    </w:div>
    <w:div w:id="1371152959">
      <w:bodyDiv w:val="1"/>
      <w:marLeft w:val="0"/>
      <w:marRight w:val="0"/>
      <w:marTop w:val="0"/>
      <w:marBottom w:val="0"/>
      <w:divBdr>
        <w:top w:val="none" w:sz="0" w:space="0" w:color="auto"/>
        <w:left w:val="none" w:sz="0" w:space="0" w:color="auto"/>
        <w:bottom w:val="none" w:sz="0" w:space="0" w:color="auto"/>
        <w:right w:val="none" w:sz="0" w:space="0" w:color="auto"/>
      </w:divBdr>
    </w:div>
    <w:div w:id="1409383309">
      <w:bodyDiv w:val="1"/>
      <w:marLeft w:val="0"/>
      <w:marRight w:val="0"/>
      <w:marTop w:val="0"/>
      <w:marBottom w:val="0"/>
      <w:divBdr>
        <w:top w:val="none" w:sz="0" w:space="0" w:color="auto"/>
        <w:left w:val="none" w:sz="0" w:space="0" w:color="auto"/>
        <w:bottom w:val="none" w:sz="0" w:space="0" w:color="auto"/>
        <w:right w:val="none" w:sz="0" w:space="0" w:color="auto"/>
      </w:divBdr>
      <w:divsChild>
        <w:div w:id="511653233">
          <w:marLeft w:val="0"/>
          <w:marRight w:val="0"/>
          <w:marTop w:val="0"/>
          <w:marBottom w:val="0"/>
          <w:divBdr>
            <w:top w:val="none" w:sz="0" w:space="0" w:color="auto"/>
            <w:left w:val="none" w:sz="0" w:space="0" w:color="auto"/>
            <w:bottom w:val="none" w:sz="0" w:space="0" w:color="auto"/>
            <w:right w:val="none" w:sz="0" w:space="0" w:color="auto"/>
          </w:divBdr>
        </w:div>
      </w:divsChild>
    </w:div>
    <w:div w:id="1472401001">
      <w:bodyDiv w:val="1"/>
      <w:marLeft w:val="0"/>
      <w:marRight w:val="0"/>
      <w:marTop w:val="0"/>
      <w:marBottom w:val="0"/>
      <w:divBdr>
        <w:top w:val="none" w:sz="0" w:space="0" w:color="auto"/>
        <w:left w:val="none" w:sz="0" w:space="0" w:color="auto"/>
        <w:bottom w:val="none" w:sz="0" w:space="0" w:color="auto"/>
        <w:right w:val="none" w:sz="0" w:space="0" w:color="auto"/>
      </w:divBdr>
      <w:divsChild>
        <w:div w:id="352734729">
          <w:marLeft w:val="0"/>
          <w:marRight w:val="0"/>
          <w:marTop w:val="0"/>
          <w:marBottom w:val="0"/>
          <w:divBdr>
            <w:top w:val="none" w:sz="0" w:space="0" w:color="auto"/>
            <w:left w:val="none" w:sz="0" w:space="0" w:color="auto"/>
            <w:bottom w:val="none" w:sz="0" w:space="0" w:color="auto"/>
            <w:right w:val="none" w:sz="0" w:space="0" w:color="auto"/>
          </w:divBdr>
          <w:divsChild>
            <w:div w:id="2082872920">
              <w:marLeft w:val="0"/>
              <w:marRight w:val="0"/>
              <w:marTop w:val="0"/>
              <w:marBottom w:val="0"/>
              <w:divBdr>
                <w:top w:val="none" w:sz="0" w:space="0" w:color="auto"/>
                <w:left w:val="none" w:sz="0" w:space="0" w:color="auto"/>
                <w:bottom w:val="none" w:sz="0" w:space="0" w:color="auto"/>
                <w:right w:val="none" w:sz="0" w:space="0" w:color="auto"/>
              </w:divBdr>
              <w:divsChild>
                <w:div w:id="916550387">
                  <w:marLeft w:val="0"/>
                  <w:marRight w:val="0"/>
                  <w:marTop w:val="0"/>
                  <w:marBottom w:val="0"/>
                  <w:divBdr>
                    <w:top w:val="none" w:sz="0" w:space="0" w:color="auto"/>
                    <w:left w:val="none" w:sz="0" w:space="0" w:color="auto"/>
                    <w:bottom w:val="none" w:sz="0" w:space="0" w:color="auto"/>
                    <w:right w:val="none" w:sz="0" w:space="0" w:color="auto"/>
                  </w:divBdr>
                  <w:divsChild>
                    <w:div w:id="8485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80103">
      <w:bodyDiv w:val="1"/>
      <w:marLeft w:val="0"/>
      <w:marRight w:val="0"/>
      <w:marTop w:val="0"/>
      <w:marBottom w:val="0"/>
      <w:divBdr>
        <w:top w:val="none" w:sz="0" w:space="0" w:color="auto"/>
        <w:left w:val="none" w:sz="0" w:space="0" w:color="auto"/>
        <w:bottom w:val="none" w:sz="0" w:space="0" w:color="auto"/>
        <w:right w:val="none" w:sz="0" w:space="0" w:color="auto"/>
      </w:divBdr>
      <w:divsChild>
        <w:div w:id="1300182546">
          <w:marLeft w:val="0"/>
          <w:marRight w:val="0"/>
          <w:marTop w:val="0"/>
          <w:marBottom w:val="0"/>
          <w:divBdr>
            <w:top w:val="none" w:sz="0" w:space="0" w:color="auto"/>
            <w:left w:val="none" w:sz="0" w:space="0" w:color="auto"/>
            <w:bottom w:val="none" w:sz="0" w:space="0" w:color="auto"/>
            <w:right w:val="none" w:sz="0" w:space="0" w:color="auto"/>
          </w:divBdr>
          <w:divsChild>
            <w:div w:id="183981464">
              <w:marLeft w:val="0"/>
              <w:marRight w:val="0"/>
              <w:marTop w:val="0"/>
              <w:marBottom w:val="0"/>
              <w:divBdr>
                <w:top w:val="none" w:sz="0" w:space="0" w:color="auto"/>
                <w:left w:val="none" w:sz="0" w:space="0" w:color="auto"/>
                <w:bottom w:val="none" w:sz="0" w:space="0" w:color="auto"/>
                <w:right w:val="none" w:sz="0" w:space="0" w:color="auto"/>
              </w:divBdr>
              <w:divsChild>
                <w:div w:id="771703923">
                  <w:marLeft w:val="0"/>
                  <w:marRight w:val="0"/>
                  <w:marTop w:val="0"/>
                  <w:marBottom w:val="0"/>
                  <w:divBdr>
                    <w:top w:val="none" w:sz="0" w:space="0" w:color="auto"/>
                    <w:left w:val="none" w:sz="0" w:space="0" w:color="auto"/>
                    <w:bottom w:val="none" w:sz="0" w:space="0" w:color="auto"/>
                    <w:right w:val="none" w:sz="0" w:space="0" w:color="auto"/>
                  </w:divBdr>
                  <w:divsChild>
                    <w:div w:id="12081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645481">
      <w:bodyDiv w:val="1"/>
      <w:marLeft w:val="0"/>
      <w:marRight w:val="0"/>
      <w:marTop w:val="0"/>
      <w:marBottom w:val="0"/>
      <w:divBdr>
        <w:top w:val="none" w:sz="0" w:space="0" w:color="auto"/>
        <w:left w:val="none" w:sz="0" w:space="0" w:color="auto"/>
        <w:bottom w:val="none" w:sz="0" w:space="0" w:color="auto"/>
        <w:right w:val="none" w:sz="0" w:space="0" w:color="auto"/>
      </w:divBdr>
    </w:div>
    <w:div w:id="1527526733">
      <w:bodyDiv w:val="1"/>
      <w:marLeft w:val="0"/>
      <w:marRight w:val="0"/>
      <w:marTop w:val="0"/>
      <w:marBottom w:val="0"/>
      <w:divBdr>
        <w:top w:val="none" w:sz="0" w:space="0" w:color="auto"/>
        <w:left w:val="none" w:sz="0" w:space="0" w:color="auto"/>
        <w:bottom w:val="none" w:sz="0" w:space="0" w:color="auto"/>
        <w:right w:val="none" w:sz="0" w:space="0" w:color="auto"/>
      </w:divBdr>
    </w:div>
    <w:div w:id="1538809279">
      <w:bodyDiv w:val="1"/>
      <w:marLeft w:val="0"/>
      <w:marRight w:val="0"/>
      <w:marTop w:val="0"/>
      <w:marBottom w:val="0"/>
      <w:divBdr>
        <w:top w:val="none" w:sz="0" w:space="0" w:color="auto"/>
        <w:left w:val="none" w:sz="0" w:space="0" w:color="auto"/>
        <w:bottom w:val="none" w:sz="0" w:space="0" w:color="auto"/>
        <w:right w:val="none" w:sz="0" w:space="0" w:color="auto"/>
      </w:divBdr>
    </w:div>
    <w:div w:id="1560164530">
      <w:bodyDiv w:val="1"/>
      <w:marLeft w:val="0"/>
      <w:marRight w:val="0"/>
      <w:marTop w:val="0"/>
      <w:marBottom w:val="0"/>
      <w:divBdr>
        <w:top w:val="none" w:sz="0" w:space="0" w:color="auto"/>
        <w:left w:val="none" w:sz="0" w:space="0" w:color="auto"/>
        <w:bottom w:val="none" w:sz="0" w:space="0" w:color="auto"/>
        <w:right w:val="none" w:sz="0" w:space="0" w:color="auto"/>
      </w:divBdr>
    </w:div>
    <w:div w:id="1574659427">
      <w:bodyDiv w:val="1"/>
      <w:marLeft w:val="0"/>
      <w:marRight w:val="0"/>
      <w:marTop w:val="0"/>
      <w:marBottom w:val="0"/>
      <w:divBdr>
        <w:top w:val="none" w:sz="0" w:space="0" w:color="auto"/>
        <w:left w:val="none" w:sz="0" w:space="0" w:color="auto"/>
        <w:bottom w:val="none" w:sz="0" w:space="0" w:color="auto"/>
        <w:right w:val="none" w:sz="0" w:space="0" w:color="auto"/>
      </w:divBdr>
    </w:div>
    <w:div w:id="1578050475">
      <w:bodyDiv w:val="1"/>
      <w:marLeft w:val="0"/>
      <w:marRight w:val="0"/>
      <w:marTop w:val="0"/>
      <w:marBottom w:val="0"/>
      <w:divBdr>
        <w:top w:val="none" w:sz="0" w:space="0" w:color="auto"/>
        <w:left w:val="none" w:sz="0" w:space="0" w:color="auto"/>
        <w:bottom w:val="none" w:sz="0" w:space="0" w:color="auto"/>
        <w:right w:val="none" w:sz="0" w:space="0" w:color="auto"/>
      </w:divBdr>
    </w:div>
    <w:div w:id="1578784418">
      <w:bodyDiv w:val="1"/>
      <w:marLeft w:val="0"/>
      <w:marRight w:val="0"/>
      <w:marTop w:val="0"/>
      <w:marBottom w:val="0"/>
      <w:divBdr>
        <w:top w:val="none" w:sz="0" w:space="0" w:color="auto"/>
        <w:left w:val="none" w:sz="0" w:space="0" w:color="auto"/>
        <w:bottom w:val="none" w:sz="0" w:space="0" w:color="auto"/>
        <w:right w:val="none" w:sz="0" w:space="0" w:color="auto"/>
      </w:divBdr>
      <w:divsChild>
        <w:div w:id="122113489">
          <w:marLeft w:val="0"/>
          <w:marRight w:val="0"/>
          <w:marTop w:val="0"/>
          <w:marBottom w:val="0"/>
          <w:divBdr>
            <w:top w:val="none" w:sz="0" w:space="0" w:color="auto"/>
            <w:left w:val="none" w:sz="0" w:space="0" w:color="auto"/>
            <w:bottom w:val="none" w:sz="0" w:space="0" w:color="auto"/>
            <w:right w:val="none" w:sz="0" w:space="0" w:color="auto"/>
          </w:divBdr>
        </w:div>
      </w:divsChild>
    </w:div>
    <w:div w:id="1599479668">
      <w:bodyDiv w:val="1"/>
      <w:marLeft w:val="0"/>
      <w:marRight w:val="0"/>
      <w:marTop w:val="0"/>
      <w:marBottom w:val="0"/>
      <w:divBdr>
        <w:top w:val="none" w:sz="0" w:space="0" w:color="auto"/>
        <w:left w:val="none" w:sz="0" w:space="0" w:color="auto"/>
        <w:bottom w:val="none" w:sz="0" w:space="0" w:color="auto"/>
        <w:right w:val="none" w:sz="0" w:space="0" w:color="auto"/>
      </w:divBdr>
    </w:div>
    <w:div w:id="1605074703">
      <w:bodyDiv w:val="1"/>
      <w:marLeft w:val="0"/>
      <w:marRight w:val="0"/>
      <w:marTop w:val="0"/>
      <w:marBottom w:val="0"/>
      <w:divBdr>
        <w:top w:val="none" w:sz="0" w:space="0" w:color="auto"/>
        <w:left w:val="none" w:sz="0" w:space="0" w:color="auto"/>
        <w:bottom w:val="none" w:sz="0" w:space="0" w:color="auto"/>
        <w:right w:val="none" w:sz="0" w:space="0" w:color="auto"/>
      </w:divBdr>
    </w:div>
    <w:div w:id="1605729952">
      <w:bodyDiv w:val="1"/>
      <w:marLeft w:val="0"/>
      <w:marRight w:val="0"/>
      <w:marTop w:val="0"/>
      <w:marBottom w:val="0"/>
      <w:divBdr>
        <w:top w:val="none" w:sz="0" w:space="0" w:color="auto"/>
        <w:left w:val="none" w:sz="0" w:space="0" w:color="auto"/>
        <w:bottom w:val="none" w:sz="0" w:space="0" w:color="auto"/>
        <w:right w:val="none" w:sz="0" w:space="0" w:color="auto"/>
      </w:divBdr>
    </w:div>
    <w:div w:id="1605843566">
      <w:bodyDiv w:val="1"/>
      <w:marLeft w:val="0"/>
      <w:marRight w:val="0"/>
      <w:marTop w:val="0"/>
      <w:marBottom w:val="0"/>
      <w:divBdr>
        <w:top w:val="none" w:sz="0" w:space="0" w:color="auto"/>
        <w:left w:val="none" w:sz="0" w:space="0" w:color="auto"/>
        <w:bottom w:val="none" w:sz="0" w:space="0" w:color="auto"/>
        <w:right w:val="none" w:sz="0" w:space="0" w:color="auto"/>
      </w:divBdr>
      <w:divsChild>
        <w:div w:id="216749982">
          <w:marLeft w:val="0"/>
          <w:marRight w:val="0"/>
          <w:marTop w:val="0"/>
          <w:marBottom w:val="0"/>
          <w:divBdr>
            <w:top w:val="none" w:sz="0" w:space="0" w:color="auto"/>
            <w:left w:val="none" w:sz="0" w:space="0" w:color="auto"/>
            <w:bottom w:val="none" w:sz="0" w:space="0" w:color="auto"/>
            <w:right w:val="none" w:sz="0" w:space="0" w:color="auto"/>
          </w:divBdr>
          <w:divsChild>
            <w:div w:id="223565623">
              <w:marLeft w:val="0"/>
              <w:marRight w:val="0"/>
              <w:marTop w:val="0"/>
              <w:marBottom w:val="0"/>
              <w:divBdr>
                <w:top w:val="none" w:sz="0" w:space="0" w:color="auto"/>
                <w:left w:val="none" w:sz="0" w:space="0" w:color="auto"/>
                <w:bottom w:val="none" w:sz="0" w:space="0" w:color="auto"/>
                <w:right w:val="none" w:sz="0" w:space="0" w:color="auto"/>
              </w:divBdr>
            </w:div>
          </w:divsChild>
        </w:div>
        <w:div w:id="986981671">
          <w:marLeft w:val="0"/>
          <w:marRight w:val="0"/>
          <w:marTop w:val="0"/>
          <w:marBottom w:val="0"/>
          <w:divBdr>
            <w:top w:val="none" w:sz="0" w:space="0" w:color="auto"/>
            <w:left w:val="none" w:sz="0" w:space="0" w:color="auto"/>
            <w:bottom w:val="none" w:sz="0" w:space="0" w:color="auto"/>
            <w:right w:val="none" w:sz="0" w:space="0" w:color="auto"/>
          </w:divBdr>
          <w:divsChild>
            <w:div w:id="905645739">
              <w:marLeft w:val="0"/>
              <w:marRight w:val="0"/>
              <w:marTop w:val="0"/>
              <w:marBottom w:val="0"/>
              <w:divBdr>
                <w:top w:val="none" w:sz="0" w:space="0" w:color="auto"/>
                <w:left w:val="none" w:sz="0" w:space="0" w:color="auto"/>
                <w:bottom w:val="none" w:sz="0" w:space="0" w:color="auto"/>
                <w:right w:val="none" w:sz="0" w:space="0" w:color="auto"/>
              </w:divBdr>
              <w:divsChild>
                <w:div w:id="1215506796">
                  <w:marLeft w:val="0"/>
                  <w:marRight w:val="0"/>
                  <w:marTop w:val="0"/>
                  <w:marBottom w:val="0"/>
                  <w:divBdr>
                    <w:top w:val="none" w:sz="0" w:space="0" w:color="auto"/>
                    <w:left w:val="none" w:sz="0" w:space="0" w:color="auto"/>
                    <w:bottom w:val="none" w:sz="0" w:space="0" w:color="auto"/>
                    <w:right w:val="none" w:sz="0" w:space="0" w:color="auto"/>
                  </w:divBdr>
                  <w:divsChild>
                    <w:div w:id="13807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04095">
          <w:marLeft w:val="0"/>
          <w:marRight w:val="0"/>
          <w:marTop w:val="0"/>
          <w:marBottom w:val="0"/>
          <w:divBdr>
            <w:top w:val="none" w:sz="0" w:space="0" w:color="auto"/>
            <w:left w:val="none" w:sz="0" w:space="0" w:color="auto"/>
            <w:bottom w:val="none" w:sz="0" w:space="0" w:color="auto"/>
            <w:right w:val="none" w:sz="0" w:space="0" w:color="auto"/>
          </w:divBdr>
          <w:divsChild>
            <w:div w:id="1025668153">
              <w:marLeft w:val="0"/>
              <w:marRight w:val="0"/>
              <w:marTop w:val="0"/>
              <w:marBottom w:val="0"/>
              <w:divBdr>
                <w:top w:val="none" w:sz="0" w:space="0" w:color="auto"/>
                <w:left w:val="none" w:sz="0" w:space="0" w:color="auto"/>
                <w:bottom w:val="none" w:sz="0" w:space="0" w:color="auto"/>
                <w:right w:val="none" w:sz="0" w:space="0" w:color="auto"/>
              </w:divBdr>
              <w:divsChild>
                <w:div w:id="17124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05158">
      <w:bodyDiv w:val="1"/>
      <w:marLeft w:val="0"/>
      <w:marRight w:val="0"/>
      <w:marTop w:val="0"/>
      <w:marBottom w:val="0"/>
      <w:divBdr>
        <w:top w:val="none" w:sz="0" w:space="0" w:color="auto"/>
        <w:left w:val="none" w:sz="0" w:space="0" w:color="auto"/>
        <w:bottom w:val="none" w:sz="0" w:space="0" w:color="auto"/>
        <w:right w:val="none" w:sz="0" w:space="0" w:color="auto"/>
      </w:divBdr>
      <w:divsChild>
        <w:div w:id="259291757">
          <w:marLeft w:val="0"/>
          <w:marRight w:val="0"/>
          <w:marTop w:val="0"/>
          <w:marBottom w:val="0"/>
          <w:divBdr>
            <w:top w:val="none" w:sz="0" w:space="0" w:color="auto"/>
            <w:left w:val="none" w:sz="0" w:space="0" w:color="auto"/>
            <w:bottom w:val="none" w:sz="0" w:space="0" w:color="auto"/>
            <w:right w:val="none" w:sz="0" w:space="0" w:color="auto"/>
          </w:divBdr>
        </w:div>
      </w:divsChild>
    </w:div>
    <w:div w:id="1629387829">
      <w:bodyDiv w:val="1"/>
      <w:marLeft w:val="0"/>
      <w:marRight w:val="0"/>
      <w:marTop w:val="0"/>
      <w:marBottom w:val="0"/>
      <w:divBdr>
        <w:top w:val="none" w:sz="0" w:space="0" w:color="auto"/>
        <w:left w:val="none" w:sz="0" w:space="0" w:color="auto"/>
        <w:bottom w:val="none" w:sz="0" w:space="0" w:color="auto"/>
        <w:right w:val="none" w:sz="0" w:space="0" w:color="auto"/>
      </w:divBdr>
      <w:divsChild>
        <w:div w:id="416094749">
          <w:marLeft w:val="0"/>
          <w:marRight w:val="0"/>
          <w:marTop w:val="0"/>
          <w:marBottom w:val="0"/>
          <w:divBdr>
            <w:top w:val="none" w:sz="0" w:space="0" w:color="auto"/>
            <w:left w:val="none" w:sz="0" w:space="0" w:color="auto"/>
            <w:bottom w:val="none" w:sz="0" w:space="0" w:color="auto"/>
            <w:right w:val="none" w:sz="0" w:space="0" w:color="auto"/>
          </w:divBdr>
        </w:div>
      </w:divsChild>
    </w:div>
    <w:div w:id="1641881451">
      <w:bodyDiv w:val="1"/>
      <w:marLeft w:val="0"/>
      <w:marRight w:val="0"/>
      <w:marTop w:val="0"/>
      <w:marBottom w:val="0"/>
      <w:divBdr>
        <w:top w:val="none" w:sz="0" w:space="0" w:color="auto"/>
        <w:left w:val="none" w:sz="0" w:space="0" w:color="auto"/>
        <w:bottom w:val="none" w:sz="0" w:space="0" w:color="auto"/>
        <w:right w:val="none" w:sz="0" w:space="0" w:color="auto"/>
      </w:divBdr>
    </w:div>
    <w:div w:id="1656032298">
      <w:bodyDiv w:val="1"/>
      <w:marLeft w:val="0"/>
      <w:marRight w:val="0"/>
      <w:marTop w:val="0"/>
      <w:marBottom w:val="0"/>
      <w:divBdr>
        <w:top w:val="none" w:sz="0" w:space="0" w:color="auto"/>
        <w:left w:val="none" w:sz="0" w:space="0" w:color="auto"/>
        <w:bottom w:val="none" w:sz="0" w:space="0" w:color="auto"/>
        <w:right w:val="none" w:sz="0" w:space="0" w:color="auto"/>
      </w:divBdr>
      <w:divsChild>
        <w:div w:id="1935088407">
          <w:marLeft w:val="0"/>
          <w:marRight w:val="0"/>
          <w:marTop w:val="0"/>
          <w:marBottom w:val="0"/>
          <w:divBdr>
            <w:top w:val="none" w:sz="0" w:space="0" w:color="auto"/>
            <w:left w:val="none" w:sz="0" w:space="0" w:color="auto"/>
            <w:bottom w:val="none" w:sz="0" w:space="0" w:color="auto"/>
            <w:right w:val="none" w:sz="0" w:space="0" w:color="auto"/>
          </w:divBdr>
        </w:div>
      </w:divsChild>
    </w:div>
    <w:div w:id="1739398829">
      <w:bodyDiv w:val="1"/>
      <w:marLeft w:val="0"/>
      <w:marRight w:val="0"/>
      <w:marTop w:val="0"/>
      <w:marBottom w:val="0"/>
      <w:divBdr>
        <w:top w:val="none" w:sz="0" w:space="0" w:color="auto"/>
        <w:left w:val="none" w:sz="0" w:space="0" w:color="auto"/>
        <w:bottom w:val="none" w:sz="0" w:space="0" w:color="auto"/>
        <w:right w:val="none" w:sz="0" w:space="0" w:color="auto"/>
      </w:divBdr>
    </w:div>
    <w:div w:id="1758289009">
      <w:bodyDiv w:val="1"/>
      <w:marLeft w:val="0"/>
      <w:marRight w:val="0"/>
      <w:marTop w:val="0"/>
      <w:marBottom w:val="0"/>
      <w:divBdr>
        <w:top w:val="none" w:sz="0" w:space="0" w:color="auto"/>
        <w:left w:val="none" w:sz="0" w:space="0" w:color="auto"/>
        <w:bottom w:val="none" w:sz="0" w:space="0" w:color="auto"/>
        <w:right w:val="none" w:sz="0" w:space="0" w:color="auto"/>
      </w:divBdr>
    </w:div>
    <w:div w:id="1780030660">
      <w:bodyDiv w:val="1"/>
      <w:marLeft w:val="0"/>
      <w:marRight w:val="0"/>
      <w:marTop w:val="0"/>
      <w:marBottom w:val="0"/>
      <w:divBdr>
        <w:top w:val="none" w:sz="0" w:space="0" w:color="auto"/>
        <w:left w:val="none" w:sz="0" w:space="0" w:color="auto"/>
        <w:bottom w:val="none" w:sz="0" w:space="0" w:color="auto"/>
        <w:right w:val="none" w:sz="0" w:space="0" w:color="auto"/>
      </w:divBdr>
    </w:div>
    <w:div w:id="1794638593">
      <w:bodyDiv w:val="1"/>
      <w:marLeft w:val="0"/>
      <w:marRight w:val="0"/>
      <w:marTop w:val="0"/>
      <w:marBottom w:val="0"/>
      <w:divBdr>
        <w:top w:val="none" w:sz="0" w:space="0" w:color="auto"/>
        <w:left w:val="none" w:sz="0" w:space="0" w:color="auto"/>
        <w:bottom w:val="none" w:sz="0" w:space="0" w:color="auto"/>
        <w:right w:val="none" w:sz="0" w:space="0" w:color="auto"/>
      </w:divBdr>
    </w:div>
    <w:div w:id="1814327210">
      <w:bodyDiv w:val="1"/>
      <w:marLeft w:val="0"/>
      <w:marRight w:val="0"/>
      <w:marTop w:val="0"/>
      <w:marBottom w:val="0"/>
      <w:divBdr>
        <w:top w:val="none" w:sz="0" w:space="0" w:color="auto"/>
        <w:left w:val="none" w:sz="0" w:space="0" w:color="auto"/>
        <w:bottom w:val="none" w:sz="0" w:space="0" w:color="auto"/>
        <w:right w:val="none" w:sz="0" w:space="0" w:color="auto"/>
      </w:divBdr>
    </w:div>
    <w:div w:id="1821261634">
      <w:bodyDiv w:val="1"/>
      <w:marLeft w:val="0"/>
      <w:marRight w:val="0"/>
      <w:marTop w:val="0"/>
      <w:marBottom w:val="0"/>
      <w:divBdr>
        <w:top w:val="none" w:sz="0" w:space="0" w:color="auto"/>
        <w:left w:val="none" w:sz="0" w:space="0" w:color="auto"/>
        <w:bottom w:val="none" w:sz="0" w:space="0" w:color="auto"/>
        <w:right w:val="none" w:sz="0" w:space="0" w:color="auto"/>
      </w:divBdr>
    </w:div>
    <w:div w:id="1865240685">
      <w:bodyDiv w:val="1"/>
      <w:marLeft w:val="0"/>
      <w:marRight w:val="0"/>
      <w:marTop w:val="0"/>
      <w:marBottom w:val="0"/>
      <w:divBdr>
        <w:top w:val="none" w:sz="0" w:space="0" w:color="auto"/>
        <w:left w:val="none" w:sz="0" w:space="0" w:color="auto"/>
        <w:bottom w:val="none" w:sz="0" w:space="0" w:color="auto"/>
        <w:right w:val="none" w:sz="0" w:space="0" w:color="auto"/>
      </w:divBdr>
      <w:divsChild>
        <w:div w:id="49967225">
          <w:marLeft w:val="0"/>
          <w:marRight w:val="0"/>
          <w:marTop w:val="0"/>
          <w:marBottom w:val="0"/>
          <w:divBdr>
            <w:top w:val="none" w:sz="0" w:space="0" w:color="auto"/>
            <w:left w:val="none" w:sz="0" w:space="0" w:color="auto"/>
            <w:bottom w:val="none" w:sz="0" w:space="0" w:color="auto"/>
            <w:right w:val="none" w:sz="0" w:space="0" w:color="auto"/>
          </w:divBdr>
        </w:div>
      </w:divsChild>
    </w:div>
    <w:div w:id="1887449258">
      <w:bodyDiv w:val="1"/>
      <w:marLeft w:val="0"/>
      <w:marRight w:val="0"/>
      <w:marTop w:val="0"/>
      <w:marBottom w:val="0"/>
      <w:divBdr>
        <w:top w:val="none" w:sz="0" w:space="0" w:color="auto"/>
        <w:left w:val="none" w:sz="0" w:space="0" w:color="auto"/>
        <w:bottom w:val="none" w:sz="0" w:space="0" w:color="auto"/>
        <w:right w:val="none" w:sz="0" w:space="0" w:color="auto"/>
      </w:divBdr>
    </w:div>
    <w:div w:id="1918392453">
      <w:bodyDiv w:val="1"/>
      <w:marLeft w:val="0"/>
      <w:marRight w:val="0"/>
      <w:marTop w:val="0"/>
      <w:marBottom w:val="0"/>
      <w:divBdr>
        <w:top w:val="none" w:sz="0" w:space="0" w:color="auto"/>
        <w:left w:val="none" w:sz="0" w:space="0" w:color="auto"/>
        <w:bottom w:val="none" w:sz="0" w:space="0" w:color="auto"/>
        <w:right w:val="none" w:sz="0" w:space="0" w:color="auto"/>
      </w:divBdr>
      <w:divsChild>
        <w:div w:id="1833793204">
          <w:marLeft w:val="0"/>
          <w:marRight w:val="0"/>
          <w:marTop w:val="0"/>
          <w:marBottom w:val="0"/>
          <w:divBdr>
            <w:top w:val="none" w:sz="0" w:space="0" w:color="auto"/>
            <w:left w:val="none" w:sz="0" w:space="0" w:color="auto"/>
            <w:bottom w:val="none" w:sz="0" w:space="0" w:color="auto"/>
            <w:right w:val="none" w:sz="0" w:space="0" w:color="auto"/>
          </w:divBdr>
          <w:divsChild>
            <w:div w:id="666638464">
              <w:marLeft w:val="0"/>
              <w:marRight w:val="0"/>
              <w:marTop w:val="0"/>
              <w:marBottom w:val="0"/>
              <w:divBdr>
                <w:top w:val="none" w:sz="0" w:space="0" w:color="auto"/>
                <w:left w:val="none" w:sz="0" w:space="0" w:color="auto"/>
                <w:bottom w:val="none" w:sz="0" w:space="0" w:color="auto"/>
                <w:right w:val="none" w:sz="0" w:space="0" w:color="auto"/>
              </w:divBdr>
              <w:divsChild>
                <w:div w:id="1292051189">
                  <w:marLeft w:val="0"/>
                  <w:marRight w:val="0"/>
                  <w:marTop w:val="0"/>
                  <w:marBottom w:val="0"/>
                  <w:divBdr>
                    <w:top w:val="none" w:sz="0" w:space="0" w:color="auto"/>
                    <w:left w:val="none" w:sz="0" w:space="0" w:color="auto"/>
                    <w:bottom w:val="none" w:sz="0" w:space="0" w:color="auto"/>
                    <w:right w:val="none" w:sz="0" w:space="0" w:color="auto"/>
                  </w:divBdr>
                  <w:divsChild>
                    <w:div w:id="15825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566836">
      <w:bodyDiv w:val="1"/>
      <w:marLeft w:val="0"/>
      <w:marRight w:val="0"/>
      <w:marTop w:val="0"/>
      <w:marBottom w:val="0"/>
      <w:divBdr>
        <w:top w:val="none" w:sz="0" w:space="0" w:color="auto"/>
        <w:left w:val="none" w:sz="0" w:space="0" w:color="auto"/>
        <w:bottom w:val="none" w:sz="0" w:space="0" w:color="auto"/>
        <w:right w:val="none" w:sz="0" w:space="0" w:color="auto"/>
      </w:divBdr>
    </w:div>
    <w:div w:id="1926450642">
      <w:bodyDiv w:val="1"/>
      <w:marLeft w:val="0"/>
      <w:marRight w:val="0"/>
      <w:marTop w:val="0"/>
      <w:marBottom w:val="0"/>
      <w:divBdr>
        <w:top w:val="none" w:sz="0" w:space="0" w:color="auto"/>
        <w:left w:val="none" w:sz="0" w:space="0" w:color="auto"/>
        <w:bottom w:val="none" w:sz="0" w:space="0" w:color="auto"/>
        <w:right w:val="none" w:sz="0" w:space="0" w:color="auto"/>
      </w:divBdr>
    </w:div>
    <w:div w:id="1933511831">
      <w:bodyDiv w:val="1"/>
      <w:marLeft w:val="0"/>
      <w:marRight w:val="0"/>
      <w:marTop w:val="0"/>
      <w:marBottom w:val="0"/>
      <w:divBdr>
        <w:top w:val="none" w:sz="0" w:space="0" w:color="auto"/>
        <w:left w:val="none" w:sz="0" w:space="0" w:color="auto"/>
        <w:bottom w:val="none" w:sz="0" w:space="0" w:color="auto"/>
        <w:right w:val="none" w:sz="0" w:space="0" w:color="auto"/>
      </w:divBdr>
    </w:div>
    <w:div w:id="1975211103">
      <w:bodyDiv w:val="1"/>
      <w:marLeft w:val="0"/>
      <w:marRight w:val="0"/>
      <w:marTop w:val="0"/>
      <w:marBottom w:val="0"/>
      <w:divBdr>
        <w:top w:val="none" w:sz="0" w:space="0" w:color="auto"/>
        <w:left w:val="none" w:sz="0" w:space="0" w:color="auto"/>
        <w:bottom w:val="none" w:sz="0" w:space="0" w:color="auto"/>
        <w:right w:val="none" w:sz="0" w:space="0" w:color="auto"/>
      </w:divBdr>
      <w:divsChild>
        <w:div w:id="650596001">
          <w:marLeft w:val="0"/>
          <w:marRight w:val="0"/>
          <w:marTop w:val="0"/>
          <w:marBottom w:val="0"/>
          <w:divBdr>
            <w:top w:val="none" w:sz="0" w:space="0" w:color="auto"/>
            <w:left w:val="none" w:sz="0" w:space="0" w:color="auto"/>
            <w:bottom w:val="none" w:sz="0" w:space="0" w:color="auto"/>
            <w:right w:val="none" w:sz="0" w:space="0" w:color="auto"/>
          </w:divBdr>
          <w:divsChild>
            <w:div w:id="57175432">
              <w:marLeft w:val="0"/>
              <w:marRight w:val="0"/>
              <w:marTop w:val="0"/>
              <w:marBottom w:val="0"/>
              <w:divBdr>
                <w:top w:val="none" w:sz="0" w:space="0" w:color="auto"/>
                <w:left w:val="none" w:sz="0" w:space="0" w:color="auto"/>
                <w:bottom w:val="none" w:sz="0" w:space="0" w:color="auto"/>
                <w:right w:val="none" w:sz="0" w:space="0" w:color="auto"/>
              </w:divBdr>
              <w:divsChild>
                <w:div w:id="154868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6554">
          <w:marLeft w:val="0"/>
          <w:marRight w:val="0"/>
          <w:marTop w:val="0"/>
          <w:marBottom w:val="0"/>
          <w:divBdr>
            <w:top w:val="none" w:sz="0" w:space="0" w:color="auto"/>
            <w:left w:val="none" w:sz="0" w:space="0" w:color="auto"/>
            <w:bottom w:val="none" w:sz="0" w:space="0" w:color="auto"/>
            <w:right w:val="none" w:sz="0" w:space="0" w:color="auto"/>
          </w:divBdr>
          <w:divsChild>
            <w:div w:id="569194765">
              <w:marLeft w:val="0"/>
              <w:marRight w:val="0"/>
              <w:marTop w:val="0"/>
              <w:marBottom w:val="0"/>
              <w:divBdr>
                <w:top w:val="none" w:sz="0" w:space="0" w:color="auto"/>
                <w:left w:val="none" w:sz="0" w:space="0" w:color="auto"/>
                <w:bottom w:val="none" w:sz="0" w:space="0" w:color="auto"/>
                <w:right w:val="none" w:sz="0" w:space="0" w:color="auto"/>
              </w:divBdr>
            </w:div>
          </w:divsChild>
        </w:div>
        <w:div w:id="1293973232">
          <w:marLeft w:val="0"/>
          <w:marRight w:val="0"/>
          <w:marTop w:val="0"/>
          <w:marBottom w:val="0"/>
          <w:divBdr>
            <w:top w:val="none" w:sz="0" w:space="0" w:color="auto"/>
            <w:left w:val="none" w:sz="0" w:space="0" w:color="auto"/>
            <w:bottom w:val="none" w:sz="0" w:space="0" w:color="auto"/>
            <w:right w:val="none" w:sz="0" w:space="0" w:color="auto"/>
          </w:divBdr>
          <w:divsChild>
            <w:div w:id="726497040">
              <w:marLeft w:val="0"/>
              <w:marRight w:val="0"/>
              <w:marTop w:val="0"/>
              <w:marBottom w:val="0"/>
              <w:divBdr>
                <w:top w:val="none" w:sz="0" w:space="0" w:color="auto"/>
                <w:left w:val="none" w:sz="0" w:space="0" w:color="auto"/>
                <w:bottom w:val="none" w:sz="0" w:space="0" w:color="auto"/>
                <w:right w:val="none" w:sz="0" w:space="0" w:color="auto"/>
              </w:divBdr>
              <w:divsChild>
                <w:div w:id="2048018688">
                  <w:marLeft w:val="0"/>
                  <w:marRight w:val="0"/>
                  <w:marTop w:val="0"/>
                  <w:marBottom w:val="0"/>
                  <w:divBdr>
                    <w:top w:val="none" w:sz="0" w:space="0" w:color="auto"/>
                    <w:left w:val="none" w:sz="0" w:space="0" w:color="auto"/>
                    <w:bottom w:val="none" w:sz="0" w:space="0" w:color="auto"/>
                    <w:right w:val="none" w:sz="0" w:space="0" w:color="auto"/>
                  </w:divBdr>
                  <w:divsChild>
                    <w:div w:id="6526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10215">
      <w:bodyDiv w:val="1"/>
      <w:marLeft w:val="0"/>
      <w:marRight w:val="0"/>
      <w:marTop w:val="0"/>
      <w:marBottom w:val="0"/>
      <w:divBdr>
        <w:top w:val="none" w:sz="0" w:space="0" w:color="auto"/>
        <w:left w:val="none" w:sz="0" w:space="0" w:color="auto"/>
        <w:bottom w:val="none" w:sz="0" w:space="0" w:color="auto"/>
        <w:right w:val="none" w:sz="0" w:space="0" w:color="auto"/>
      </w:divBdr>
    </w:div>
    <w:div w:id="1991598569">
      <w:bodyDiv w:val="1"/>
      <w:marLeft w:val="0"/>
      <w:marRight w:val="0"/>
      <w:marTop w:val="0"/>
      <w:marBottom w:val="0"/>
      <w:divBdr>
        <w:top w:val="none" w:sz="0" w:space="0" w:color="auto"/>
        <w:left w:val="none" w:sz="0" w:space="0" w:color="auto"/>
        <w:bottom w:val="none" w:sz="0" w:space="0" w:color="auto"/>
        <w:right w:val="none" w:sz="0" w:space="0" w:color="auto"/>
      </w:divBdr>
      <w:divsChild>
        <w:div w:id="1717895915">
          <w:marLeft w:val="0"/>
          <w:marRight w:val="0"/>
          <w:marTop w:val="0"/>
          <w:marBottom w:val="0"/>
          <w:divBdr>
            <w:top w:val="none" w:sz="0" w:space="0" w:color="auto"/>
            <w:left w:val="none" w:sz="0" w:space="0" w:color="auto"/>
            <w:bottom w:val="none" w:sz="0" w:space="0" w:color="auto"/>
            <w:right w:val="none" w:sz="0" w:space="0" w:color="auto"/>
          </w:divBdr>
          <w:divsChild>
            <w:div w:id="298802472">
              <w:marLeft w:val="0"/>
              <w:marRight w:val="0"/>
              <w:marTop w:val="0"/>
              <w:marBottom w:val="0"/>
              <w:divBdr>
                <w:top w:val="none" w:sz="0" w:space="0" w:color="auto"/>
                <w:left w:val="none" w:sz="0" w:space="0" w:color="auto"/>
                <w:bottom w:val="none" w:sz="0" w:space="0" w:color="auto"/>
                <w:right w:val="none" w:sz="0" w:space="0" w:color="auto"/>
              </w:divBdr>
              <w:divsChild>
                <w:div w:id="1382170102">
                  <w:marLeft w:val="0"/>
                  <w:marRight w:val="0"/>
                  <w:marTop w:val="0"/>
                  <w:marBottom w:val="0"/>
                  <w:divBdr>
                    <w:top w:val="none" w:sz="0" w:space="0" w:color="auto"/>
                    <w:left w:val="none" w:sz="0" w:space="0" w:color="auto"/>
                    <w:bottom w:val="none" w:sz="0" w:space="0" w:color="auto"/>
                    <w:right w:val="none" w:sz="0" w:space="0" w:color="auto"/>
                  </w:divBdr>
                  <w:divsChild>
                    <w:div w:id="5535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4721">
      <w:bodyDiv w:val="1"/>
      <w:marLeft w:val="0"/>
      <w:marRight w:val="0"/>
      <w:marTop w:val="0"/>
      <w:marBottom w:val="0"/>
      <w:divBdr>
        <w:top w:val="none" w:sz="0" w:space="0" w:color="auto"/>
        <w:left w:val="none" w:sz="0" w:space="0" w:color="auto"/>
        <w:bottom w:val="none" w:sz="0" w:space="0" w:color="auto"/>
        <w:right w:val="none" w:sz="0" w:space="0" w:color="auto"/>
      </w:divBdr>
      <w:divsChild>
        <w:div w:id="204879752">
          <w:marLeft w:val="0"/>
          <w:marRight w:val="0"/>
          <w:marTop w:val="0"/>
          <w:marBottom w:val="0"/>
          <w:divBdr>
            <w:top w:val="none" w:sz="0" w:space="0" w:color="auto"/>
            <w:left w:val="none" w:sz="0" w:space="0" w:color="auto"/>
            <w:bottom w:val="none" w:sz="0" w:space="0" w:color="auto"/>
            <w:right w:val="none" w:sz="0" w:space="0" w:color="auto"/>
          </w:divBdr>
          <w:divsChild>
            <w:div w:id="225190261">
              <w:marLeft w:val="0"/>
              <w:marRight w:val="0"/>
              <w:marTop w:val="0"/>
              <w:marBottom w:val="0"/>
              <w:divBdr>
                <w:top w:val="none" w:sz="0" w:space="0" w:color="auto"/>
                <w:left w:val="none" w:sz="0" w:space="0" w:color="auto"/>
                <w:bottom w:val="none" w:sz="0" w:space="0" w:color="auto"/>
                <w:right w:val="none" w:sz="0" w:space="0" w:color="auto"/>
              </w:divBdr>
              <w:divsChild>
                <w:div w:id="1776754604">
                  <w:marLeft w:val="0"/>
                  <w:marRight w:val="0"/>
                  <w:marTop w:val="0"/>
                  <w:marBottom w:val="0"/>
                  <w:divBdr>
                    <w:top w:val="none" w:sz="0" w:space="0" w:color="auto"/>
                    <w:left w:val="none" w:sz="0" w:space="0" w:color="auto"/>
                    <w:bottom w:val="none" w:sz="0" w:space="0" w:color="auto"/>
                    <w:right w:val="none" w:sz="0" w:space="0" w:color="auto"/>
                  </w:divBdr>
                  <w:divsChild>
                    <w:div w:id="212476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00535">
      <w:bodyDiv w:val="1"/>
      <w:marLeft w:val="0"/>
      <w:marRight w:val="0"/>
      <w:marTop w:val="0"/>
      <w:marBottom w:val="0"/>
      <w:divBdr>
        <w:top w:val="none" w:sz="0" w:space="0" w:color="auto"/>
        <w:left w:val="none" w:sz="0" w:space="0" w:color="auto"/>
        <w:bottom w:val="none" w:sz="0" w:space="0" w:color="auto"/>
        <w:right w:val="none" w:sz="0" w:space="0" w:color="auto"/>
      </w:divBdr>
      <w:divsChild>
        <w:div w:id="289673530">
          <w:marLeft w:val="0"/>
          <w:marRight w:val="0"/>
          <w:marTop w:val="0"/>
          <w:marBottom w:val="0"/>
          <w:divBdr>
            <w:top w:val="none" w:sz="0" w:space="0" w:color="auto"/>
            <w:left w:val="none" w:sz="0" w:space="0" w:color="auto"/>
            <w:bottom w:val="none" w:sz="0" w:space="0" w:color="auto"/>
            <w:right w:val="none" w:sz="0" w:space="0" w:color="auto"/>
          </w:divBdr>
          <w:divsChild>
            <w:div w:id="627929944">
              <w:marLeft w:val="0"/>
              <w:marRight w:val="0"/>
              <w:marTop w:val="0"/>
              <w:marBottom w:val="0"/>
              <w:divBdr>
                <w:top w:val="none" w:sz="0" w:space="0" w:color="auto"/>
                <w:left w:val="none" w:sz="0" w:space="0" w:color="auto"/>
                <w:bottom w:val="none" w:sz="0" w:space="0" w:color="auto"/>
                <w:right w:val="none" w:sz="0" w:space="0" w:color="auto"/>
              </w:divBdr>
              <w:divsChild>
                <w:div w:id="1176656189">
                  <w:marLeft w:val="0"/>
                  <w:marRight w:val="0"/>
                  <w:marTop w:val="0"/>
                  <w:marBottom w:val="0"/>
                  <w:divBdr>
                    <w:top w:val="none" w:sz="0" w:space="0" w:color="auto"/>
                    <w:left w:val="none" w:sz="0" w:space="0" w:color="auto"/>
                    <w:bottom w:val="none" w:sz="0" w:space="0" w:color="auto"/>
                    <w:right w:val="none" w:sz="0" w:space="0" w:color="auto"/>
                  </w:divBdr>
                  <w:divsChild>
                    <w:div w:id="7728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663257">
      <w:bodyDiv w:val="1"/>
      <w:marLeft w:val="0"/>
      <w:marRight w:val="0"/>
      <w:marTop w:val="0"/>
      <w:marBottom w:val="0"/>
      <w:divBdr>
        <w:top w:val="none" w:sz="0" w:space="0" w:color="auto"/>
        <w:left w:val="none" w:sz="0" w:space="0" w:color="auto"/>
        <w:bottom w:val="none" w:sz="0" w:space="0" w:color="auto"/>
        <w:right w:val="none" w:sz="0" w:space="0" w:color="auto"/>
      </w:divBdr>
    </w:div>
    <w:div w:id="212700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marzagao@mayerbrown.com" TargetMode="External"/><Relationship Id="rId18" Type="http://schemas.microsoft.com/office/2011/relationships/people" Target="peop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yperlink" Target="mailto:ttanzilli@gtlawyers.com.br" TargetMode="External"/><Relationship Id="rId2" Type="http://schemas.openxmlformats.org/officeDocument/2006/relationships/numbering" Target="numbering.xml"/><Relationship Id="rId16" Type="http://schemas.openxmlformats.org/officeDocument/2006/relationships/theme" Target="theme/theme1.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ur&#237;dico@truesecuritizadora.com.br"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jmarzagao@mayerbrown.com" TargetMode="External"/><Relationship Id="rId19" Type="http://schemas.microsoft.com/office/2018/08/relationships/commentsExtensible" Target="commentsExtensible.xml"/><Relationship Id="rId4" Type="http://schemas.microsoft.com/office/2007/relationships/stylesWithEffects" Target="stylesWithEffects.xml"/><Relationship Id="rId9" Type="http://schemas.openxmlformats.org/officeDocument/2006/relationships/hyperlink" Target="mailto:ttanzilli@gtlawyers.com.br" TargetMode="External"/><Relationship Id="rId14" Type="http://schemas.openxmlformats.org/officeDocument/2006/relationships/comments" Target="comment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92CD1-3630-4F9D-894C-9129DEEB2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57</Pages>
  <Words>28682</Words>
  <Characters>154886</Characters>
  <Application>Microsoft Office Word</Application>
  <DocSecurity>0</DocSecurity>
  <Lines>1290</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Carneiro Lima Melo</dc:creator>
  <cp:lastModifiedBy>Kelly Motta</cp:lastModifiedBy>
  <cp:revision>6</cp:revision>
  <cp:lastPrinted>2020-04-23T15:58:00Z</cp:lastPrinted>
  <dcterms:created xsi:type="dcterms:W3CDTF">2020-10-28T00:53:00Z</dcterms:created>
  <dcterms:modified xsi:type="dcterms:W3CDTF">2020-10-28T13:42:00Z</dcterms:modified>
</cp:coreProperties>
</file>