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704" w:rsidRDefault="00C71704" w:rsidP="00277AE7">
      <w:pPr>
        <w:pStyle w:val="Corpodetexto2"/>
        <w:suppressAutoHyphens/>
        <w:spacing w:line="320" w:lineRule="exact"/>
        <w:jc w:val="both"/>
        <w:rPr>
          <w:rFonts w:ascii="Georgia" w:hAnsi="Georgia" w:cs="Tahoma"/>
          <w:sz w:val="22"/>
          <w:szCs w:val="22"/>
        </w:rPr>
      </w:pPr>
    </w:p>
    <w:p w:rsidR="00277AE7" w:rsidRPr="004F7150" w:rsidRDefault="00277AE7" w:rsidP="00277AE7">
      <w:pPr>
        <w:pStyle w:val="Corpodetexto2"/>
        <w:suppressAutoHyphens/>
        <w:spacing w:line="320" w:lineRule="exact"/>
        <w:jc w:val="both"/>
        <w:rPr>
          <w:rFonts w:ascii="Georgia" w:hAnsi="Georgia" w:cs="Tahoma"/>
          <w:sz w:val="22"/>
          <w:szCs w:val="22"/>
        </w:rPr>
      </w:pPr>
      <w:r w:rsidRPr="004F7150">
        <w:rPr>
          <w:rFonts w:ascii="Georgia" w:hAnsi="Georgia" w:cs="Tahoma"/>
          <w:sz w:val="22"/>
          <w:szCs w:val="22"/>
        </w:rPr>
        <w:t xml:space="preserve">INSTRUMENTO PARTICULAR DE ESCRITURA DA 1ª </w:t>
      </w:r>
      <w:r w:rsidR="004A4128" w:rsidRPr="004F7150">
        <w:rPr>
          <w:rFonts w:ascii="Georgia" w:hAnsi="Georgia" w:cs="Tahoma"/>
          <w:sz w:val="22"/>
          <w:szCs w:val="22"/>
        </w:rPr>
        <w:t xml:space="preserve">(PRIMEIRA) </w:t>
      </w:r>
      <w:r w:rsidRPr="004F7150">
        <w:rPr>
          <w:rFonts w:ascii="Georgia" w:hAnsi="Georgia" w:cs="Tahoma"/>
          <w:sz w:val="22"/>
          <w:szCs w:val="22"/>
        </w:rPr>
        <w:t xml:space="preserve">EMISSÃO DE DEBÊNTURES </w:t>
      </w:r>
      <w:bookmarkStart w:id="0" w:name="_DV_C5"/>
      <w:r w:rsidRPr="004F7150">
        <w:rPr>
          <w:rFonts w:ascii="Georgia" w:hAnsi="Georgia" w:cs="Tahoma"/>
          <w:sz w:val="22"/>
          <w:szCs w:val="22"/>
        </w:rPr>
        <w:t xml:space="preserve">SIMPLES, </w:t>
      </w:r>
      <w:bookmarkStart w:id="1" w:name="_DV_M1"/>
      <w:bookmarkEnd w:id="0"/>
      <w:bookmarkEnd w:id="1"/>
      <w:r w:rsidRPr="004F7150">
        <w:rPr>
          <w:rFonts w:ascii="Georgia" w:hAnsi="Georgia" w:cs="Tahoma"/>
          <w:sz w:val="22"/>
          <w:szCs w:val="22"/>
        </w:rPr>
        <w:t xml:space="preserve">NÃO CONVERSÍVEIS EM AÇÕES, </w:t>
      </w:r>
      <w:bookmarkStart w:id="2" w:name="_DV_C6"/>
      <w:r w:rsidRPr="004F7150">
        <w:rPr>
          <w:rFonts w:ascii="Georgia" w:hAnsi="Georgia" w:cs="Tahoma"/>
          <w:sz w:val="22"/>
          <w:szCs w:val="22"/>
        </w:rPr>
        <w:t>DA ESPÉCIE QUIROGRAFÁRIA,</w:t>
      </w:r>
      <w:r w:rsidR="00917089" w:rsidRPr="004F7150">
        <w:rPr>
          <w:rFonts w:ascii="Georgia" w:hAnsi="Georgia" w:cs="Tahoma"/>
          <w:sz w:val="22"/>
          <w:szCs w:val="22"/>
        </w:rPr>
        <w:t xml:space="preserve"> EM SÉRIE ÚNICA,</w:t>
      </w:r>
      <w:r w:rsidRPr="004F7150">
        <w:rPr>
          <w:rFonts w:ascii="Georgia" w:hAnsi="Georgia" w:cs="Tahoma"/>
          <w:sz w:val="22"/>
          <w:szCs w:val="22"/>
        </w:rPr>
        <w:t xml:space="preserve"> COM GARANTIA </w:t>
      </w:r>
      <w:r w:rsidR="001B5801">
        <w:rPr>
          <w:rFonts w:ascii="Georgia" w:hAnsi="Georgia" w:cs="Tahoma"/>
          <w:sz w:val="22"/>
          <w:szCs w:val="22"/>
        </w:rPr>
        <w:t xml:space="preserve">ADICIONAL </w:t>
      </w:r>
      <w:r w:rsidRPr="004F7150">
        <w:rPr>
          <w:rFonts w:ascii="Georgia" w:hAnsi="Georgia" w:cs="Tahoma"/>
          <w:sz w:val="22"/>
          <w:szCs w:val="22"/>
        </w:rPr>
        <w:t xml:space="preserve">FIDEJUSSÓRIA, </w:t>
      </w:r>
      <w:bookmarkStart w:id="3" w:name="_DV_M2"/>
      <w:bookmarkEnd w:id="2"/>
      <w:bookmarkEnd w:id="3"/>
      <w:r w:rsidRPr="004F7150">
        <w:rPr>
          <w:rFonts w:ascii="Georgia" w:hAnsi="Georgia" w:cs="Tahoma"/>
          <w:sz w:val="22"/>
          <w:szCs w:val="22"/>
        </w:rPr>
        <w:t>PARA DISTRIBUIÇÃO PÚBLICA COM ESFORÇOS RESTRITOS, D</w:t>
      </w:r>
      <w:r w:rsidR="00B35921" w:rsidRPr="004F7150">
        <w:rPr>
          <w:rFonts w:ascii="Georgia" w:hAnsi="Georgia" w:cs="Tahoma"/>
          <w:sz w:val="22"/>
          <w:szCs w:val="22"/>
        </w:rPr>
        <w:t xml:space="preserve">A </w:t>
      </w:r>
      <w:r w:rsidR="00206DD3">
        <w:rPr>
          <w:rFonts w:ascii="Georgia" w:hAnsi="Georgia" w:cs="Tahoma"/>
          <w:sz w:val="22"/>
          <w:szCs w:val="22"/>
        </w:rPr>
        <w:t>JAURU TRANSMISSORA DE ENERGIA</w:t>
      </w:r>
      <w:r w:rsidR="006C4A91" w:rsidRPr="004F7150">
        <w:rPr>
          <w:rFonts w:ascii="Georgia" w:hAnsi="Georgia" w:cs="Tahoma"/>
          <w:sz w:val="22"/>
          <w:szCs w:val="22"/>
        </w:rPr>
        <w:t xml:space="preserve"> S.A.</w:t>
      </w:r>
    </w:p>
    <w:p w:rsidR="00277AE7" w:rsidRPr="004F7150" w:rsidRDefault="00277AE7" w:rsidP="00277AE7">
      <w:pPr>
        <w:pStyle w:val="p0"/>
        <w:tabs>
          <w:tab w:val="clear" w:pos="720"/>
        </w:tabs>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Pelo presente instrumento particular, como emissora,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(a) </w:t>
      </w:r>
      <w:r w:rsidR="00206DD3">
        <w:rPr>
          <w:rFonts w:ascii="Georgia" w:hAnsi="Georgia" w:cs="Tahoma"/>
          <w:b/>
          <w:sz w:val="22"/>
          <w:szCs w:val="22"/>
        </w:rPr>
        <w:t>JAURU TRANSMISSORA DE ENERGIA</w:t>
      </w:r>
      <w:r w:rsidR="00B35921" w:rsidRPr="004F7150">
        <w:rPr>
          <w:rFonts w:ascii="Georgia" w:hAnsi="Georgia" w:cs="Tahoma"/>
          <w:b/>
          <w:sz w:val="22"/>
          <w:szCs w:val="22"/>
        </w:rPr>
        <w:t xml:space="preserve"> </w:t>
      </w:r>
      <w:r w:rsidR="006C4A91" w:rsidRPr="004F7150">
        <w:rPr>
          <w:rFonts w:ascii="Georgia" w:hAnsi="Georgia" w:cs="Tahoma"/>
          <w:b/>
          <w:sz w:val="22"/>
          <w:szCs w:val="22"/>
        </w:rPr>
        <w:t>S.A.</w:t>
      </w:r>
      <w:r w:rsidRPr="004F7150">
        <w:rPr>
          <w:rFonts w:ascii="Georgia" w:hAnsi="Georgia" w:cs="Tahoma"/>
          <w:sz w:val="22"/>
          <w:szCs w:val="22"/>
        </w:rPr>
        <w:t xml:space="preserve">, </w:t>
      </w:r>
      <w:r w:rsidR="00B35921" w:rsidRPr="004F7150">
        <w:rPr>
          <w:rFonts w:ascii="Georgia" w:hAnsi="Georgia" w:cs="Tahoma"/>
          <w:sz w:val="22"/>
          <w:szCs w:val="22"/>
        </w:rPr>
        <w:t xml:space="preserve">sociedade por </w:t>
      </w:r>
      <w:r w:rsidR="00B35921" w:rsidRPr="00936940">
        <w:rPr>
          <w:rFonts w:ascii="Georgia" w:hAnsi="Georgia" w:cs="Tahoma"/>
          <w:sz w:val="22"/>
          <w:szCs w:val="22"/>
        </w:rPr>
        <w:t>ações</w:t>
      </w:r>
      <w:r w:rsidR="00936940" w:rsidRPr="00936940">
        <w:rPr>
          <w:rFonts w:ascii="Georgia" w:hAnsi="Georgia" w:cs="Tahoma"/>
          <w:sz w:val="22"/>
          <w:szCs w:val="22"/>
        </w:rPr>
        <w:t xml:space="preserve">, sem registro de companhia aberta perante a </w:t>
      </w:r>
      <w:r w:rsidR="006A2956" w:rsidRPr="006A2956">
        <w:rPr>
          <w:rFonts w:ascii="Georgia" w:hAnsi="Georgia" w:cs="Tahoma"/>
          <w:sz w:val="22"/>
          <w:szCs w:val="22"/>
        </w:rPr>
        <w:t xml:space="preserve">Comissão de Valores Mobiliários </w:t>
      </w:r>
      <w:r w:rsidR="006A2956">
        <w:rPr>
          <w:rFonts w:ascii="Georgia" w:hAnsi="Georgia" w:cs="Tahoma"/>
          <w:sz w:val="22"/>
          <w:szCs w:val="22"/>
        </w:rPr>
        <w:t>(“</w:t>
      </w:r>
      <w:r w:rsidR="00B53480" w:rsidRPr="00B53480">
        <w:rPr>
          <w:rFonts w:ascii="Georgia" w:hAnsi="Georgia" w:cs="Tahoma"/>
          <w:sz w:val="22"/>
          <w:szCs w:val="22"/>
          <w:u w:val="single"/>
        </w:rPr>
        <w:t>CVM</w:t>
      </w:r>
      <w:r w:rsidR="006A2956">
        <w:rPr>
          <w:rFonts w:ascii="Georgia" w:hAnsi="Georgia" w:cs="Tahoma"/>
          <w:sz w:val="22"/>
          <w:szCs w:val="22"/>
        </w:rPr>
        <w:t>”)</w:t>
      </w:r>
      <w:r w:rsidR="008B2FC4">
        <w:rPr>
          <w:rFonts w:ascii="Georgia" w:hAnsi="Georgia" w:cs="Tahoma"/>
          <w:sz w:val="22"/>
          <w:szCs w:val="22"/>
        </w:rPr>
        <w:t>, com sede na Cidad</w:t>
      </w:r>
      <w:r w:rsidRPr="004F7150">
        <w:rPr>
          <w:rFonts w:ascii="Georgia" w:hAnsi="Georgia" w:cs="Tahoma"/>
          <w:sz w:val="22"/>
          <w:szCs w:val="22"/>
        </w:rPr>
        <w:t>e d</w:t>
      </w:r>
      <w:r w:rsidR="00206DD3">
        <w:rPr>
          <w:rFonts w:ascii="Georgia" w:hAnsi="Georgia" w:cs="Tahoma"/>
          <w:sz w:val="22"/>
          <w:szCs w:val="22"/>
        </w:rPr>
        <w:t>o Rio de Janeiro</w:t>
      </w:r>
      <w:r w:rsidRPr="004F7150">
        <w:rPr>
          <w:rFonts w:ascii="Georgia" w:hAnsi="Georgia" w:cs="Tahoma"/>
          <w:sz w:val="22"/>
          <w:szCs w:val="22"/>
        </w:rPr>
        <w:t>, Estado d</w:t>
      </w:r>
      <w:r w:rsidR="00206DD3">
        <w:rPr>
          <w:rFonts w:ascii="Georgia" w:hAnsi="Georgia" w:cs="Tahoma"/>
          <w:sz w:val="22"/>
          <w:szCs w:val="22"/>
        </w:rPr>
        <w:t>o Rio de Janeiro</w:t>
      </w:r>
      <w:r w:rsidRPr="004F7150">
        <w:rPr>
          <w:rFonts w:ascii="Georgia" w:hAnsi="Georgia" w:cs="Tahoma"/>
          <w:sz w:val="22"/>
          <w:szCs w:val="22"/>
        </w:rPr>
        <w:t>, n</w:t>
      </w:r>
      <w:r w:rsidR="00B35921" w:rsidRPr="004F7150">
        <w:rPr>
          <w:rFonts w:ascii="Georgia" w:hAnsi="Georgia" w:cs="Tahoma"/>
          <w:sz w:val="22"/>
          <w:szCs w:val="22"/>
        </w:rPr>
        <w:t xml:space="preserve">a </w:t>
      </w:r>
      <w:r w:rsidR="00206DD3">
        <w:rPr>
          <w:rFonts w:ascii="Georgia" w:hAnsi="Georgia" w:cs="Tahoma"/>
          <w:sz w:val="22"/>
          <w:szCs w:val="22"/>
        </w:rPr>
        <w:t>Avenida Marechal Câmara</w:t>
      </w:r>
      <w:r w:rsidR="00B35921" w:rsidRPr="004F7150">
        <w:rPr>
          <w:rFonts w:ascii="Georgia" w:hAnsi="Georgia" w:cs="Tahoma"/>
          <w:sz w:val="22"/>
          <w:szCs w:val="22"/>
        </w:rPr>
        <w:t xml:space="preserve">, n.º </w:t>
      </w:r>
      <w:r w:rsidR="00206DD3">
        <w:rPr>
          <w:rFonts w:ascii="Georgia" w:hAnsi="Georgia" w:cs="Tahoma"/>
          <w:sz w:val="22"/>
          <w:szCs w:val="22"/>
        </w:rPr>
        <w:t>160</w:t>
      </w:r>
      <w:r w:rsidR="00B35921" w:rsidRPr="004F7150">
        <w:rPr>
          <w:rFonts w:ascii="Georgia" w:hAnsi="Georgia" w:cs="Tahoma"/>
          <w:sz w:val="22"/>
          <w:szCs w:val="22"/>
        </w:rPr>
        <w:t xml:space="preserve">, </w:t>
      </w:r>
      <w:r w:rsidR="00206DD3">
        <w:rPr>
          <w:rFonts w:ascii="Georgia" w:hAnsi="Georgia" w:cs="Tahoma"/>
          <w:sz w:val="22"/>
          <w:szCs w:val="22"/>
        </w:rPr>
        <w:t>sala 419</w:t>
      </w:r>
      <w:r w:rsidR="00B53480">
        <w:rPr>
          <w:rFonts w:ascii="Georgia" w:hAnsi="Georgia" w:cs="Tahoma"/>
          <w:sz w:val="22"/>
          <w:szCs w:val="22"/>
        </w:rPr>
        <w:t>,</w:t>
      </w:r>
      <w:r w:rsidR="00B35921" w:rsidRPr="004F7150">
        <w:rPr>
          <w:rFonts w:ascii="Georgia" w:hAnsi="Georgia" w:cs="Tahoma"/>
          <w:sz w:val="22"/>
          <w:szCs w:val="22"/>
        </w:rPr>
        <w:t xml:space="preserve"> </w:t>
      </w:r>
      <w:r w:rsidR="00206DD3">
        <w:rPr>
          <w:rFonts w:ascii="Georgia" w:hAnsi="Georgia" w:cs="Tahoma"/>
          <w:sz w:val="22"/>
          <w:szCs w:val="22"/>
        </w:rPr>
        <w:t>Centro</w:t>
      </w:r>
      <w:r w:rsidR="006C4A91" w:rsidRPr="004F7150">
        <w:rPr>
          <w:rFonts w:ascii="Georgia" w:hAnsi="Georgia" w:cs="Georgia"/>
          <w:sz w:val="22"/>
          <w:szCs w:val="22"/>
        </w:rPr>
        <w:t xml:space="preserve"> - CEP </w:t>
      </w:r>
      <w:r w:rsidR="00206DD3">
        <w:rPr>
          <w:rFonts w:ascii="Georgia" w:hAnsi="Georgia" w:cs="Georgia"/>
          <w:sz w:val="22"/>
          <w:szCs w:val="22"/>
        </w:rPr>
        <w:t>20020-080</w:t>
      </w:r>
      <w:r w:rsidRPr="004F7150">
        <w:rPr>
          <w:rFonts w:ascii="Georgia" w:hAnsi="Georgia" w:cs="Tahoma"/>
          <w:sz w:val="22"/>
          <w:szCs w:val="22"/>
        </w:rPr>
        <w:t>, inscrita no CNPJ/MF sob o n.º</w:t>
      </w:r>
      <w:r w:rsidR="004F6A11">
        <w:rPr>
          <w:rFonts w:ascii="Georgia" w:hAnsi="Georgia" w:cs="Tahoma"/>
          <w:sz w:val="22"/>
          <w:szCs w:val="22"/>
        </w:rPr>
        <w:t xml:space="preserve"> </w:t>
      </w:r>
      <w:r w:rsidR="00DD1568" w:rsidRPr="00DD1568">
        <w:rPr>
          <w:rFonts w:ascii="Georgia" w:hAnsi="Georgia" w:cs="Arial"/>
          <w:bCs/>
          <w:sz w:val="22"/>
          <w:szCs w:val="22"/>
        </w:rPr>
        <w:t>08.583.456/0001-33</w:t>
      </w:r>
      <w:r w:rsidRPr="004F7150">
        <w:rPr>
          <w:rFonts w:ascii="Georgia" w:hAnsi="Georgia" w:cs="Tahoma"/>
          <w:sz w:val="22"/>
          <w:szCs w:val="22"/>
        </w:rPr>
        <w:t>, neste ato representada na forma do seu estatuto social ("</w:t>
      </w:r>
      <w:r w:rsidRPr="004F7150">
        <w:rPr>
          <w:rFonts w:ascii="Georgia" w:hAnsi="Georgia" w:cs="Tahoma"/>
          <w:sz w:val="22"/>
          <w:szCs w:val="22"/>
          <w:u w:val="single"/>
        </w:rPr>
        <w:t>Emissora</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e, como agente fiduciário representando a comunhão dos titulares das debêntures da 1ª </w:t>
      </w:r>
      <w:r w:rsidR="004A4128" w:rsidRPr="004F7150">
        <w:rPr>
          <w:rFonts w:ascii="Georgia" w:hAnsi="Georgia" w:cs="Tahoma"/>
          <w:sz w:val="22"/>
          <w:szCs w:val="22"/>
        </w:rPr>
        <w:t xml:space="preserve">(primeira) </w:t>
      </w:r>
      <w:r w:rsidRPr="004F7150">
        <w:rPr>
          <w:rFonts w:ascii="Georgia" w:hAnsi="Georgia" w:cs="Tahoma"/>
          <w:sz w:val="22"/>
          <w:szCs w:val="22"/>
        </w:rPr>
        <w:t>emissão pública de debêntures</w:t>
      </w:r>
      <w:r w:rsidR="00B35921" w:rsidRPr="004F7150">
        <w:rPr>
          <w:rFonts w:ascii="Georgia" w:hAnsi="Georgia" w:cs="Tahoma"/>
          <w:sz w:val="22"/>
          <w:szCs w:val="22"/>
        </w:rPr>
        <w:t xml:space="preserve"> simples, não conversíveis em ações, em série única,</w:t>
      </w:r>
      <w:r w:rsidRPr="004F7150">
        <w:rPr>
          <w:rFonts w:ascii="Georgia" w:hAnsi="Georgia" w:cs="Tahoma"/>
          <w:sz w:val="22"/>
          <w:szCs w:val="22"/>
        </w:rPr>
        <w:t xml:space="preserve"> da Emissora (“</w:t>
      </w:r>
      <w:r w:rsidRPr="004F7150">
        <w:rPr>
          <w:rFonts w:ascii="Georgia" w:hAnsi="Georgia" w:cs="Tahoma"/>
          <w:sz w:val="22"/>
          <w:szCs w:val="22"/>
          <w:u w:val="single"/>
        </w:rPr>
        <w:t>Debenturistas</w:t>
      </w:r>
      <w:r w:rsidRPr="004F7150">
        <w:rPr>
          <w:rFonts w:ascii="Georgia" w:hAnsi="Georgia" w:cs="Tahoma"/>
          <w:sz w:val="22"/>
          <w:szCs w:val="22"/>
        </w:rPr>
        <w:t>” e, individualmente, “</w:t>
      </w:r>
      <w:r w:rsidRPr="004F7150">
        <w:rPr>
          <w:rFonts w:ascii="Georgia" w:hAnsi="Georgia" w:cs="Tahoma"/>
          <w:sz w:val="22"/>
          <w:szCs w:val="22"/>
          <w:u w:val="single"/>
        </w:rPr>
        <w:t>Debenturista</w:t>
      </w:r>
      <w:r w:rsidRPr="004F7150">
        <w:rPr>
          <w:rFonts w:ascii="Georgia" w:hAnsi="Georgia" w:cs="Tahoma"/>
          <w:sz w:val="22"/>
          <w:szCs w:val="22"/>
        </w:rPr>
        <w:t xml:space="preserve">”), </w:t>
      </w:r>
    </w:p>
    <w:p w:rsidR="000A5E36" w:rsidRPr="004F7150" w:rsidRDefault="000A5E36" w:rsidP="00277AE7">
      <w:pPr>
        <w:suppressAutoHyphens/>
        <w:spacing w:line="320" w:lineRule="exact"/>
        <w:rPr>
          <w:rFonts w:ascii="Georgia" w:hAnsi="Georgia" w:cs="Tahoma"/>
          <w:sz w:val="22"/>
          <w:szCs w:val="22"/>
        </w:rPr>
      </w:pPr>
    </w:p>
    <w:p w:rsidR="00B35921" w:rsidRPr="004F7150" w:rsidRDefault="00277AE7" w:rsidP="00B35921">
      <w:pPr>
        <w:pStyle w:val="NormalWeb"/>
        <w:tabs>
          <w:tab w:val="left" w:pos="0"/>
          <w:tab w:val="left" w:pos="426"/>
        </w:tabs>
        <w:spacing w:before="0" w:after="0" w:line="340" w:lineRule="exact"/>
        <w:jc w:val="both"/>
        <w:rPr>
          <w:rFonts w:ascii="Georgia" w:hAnsi="Georgia"/>
          <w:sz w:val="22"/>
          <w:szCs w:val="22"/>
        </w:rPr>
      </w:pPr>
      <w:r w:rsidRPr="004F7150">
        <w:rPr>
          <w:rFonts w:ascii="Georgia" w:hAnsi="Georgia" w:cs="Tahoma"/>
          <w:bCs/>
          <w:sz w:val="22"/>
          <w:szCs w:val="22"/>
        </w:rPr>
        <w:t xml:space="preserve">(b) </w:t>
      </w:r>
      <w:r w:rsidR="00B35921" w:rsidRPr="004F7150">
        <w:rPr>
          <w:rFonts w:ascii="Georgia" w:hAnsi="Georgia"/>
          <w:b/>
          <w:sz w:val="22"/>
          <w:szCs w:val="22"/>
        </w:rPr>
        <w:t>OLIVEIRA TRUST DISTRIBUIDORA DE TÍTULOS E VALORES MOBILIÁRIOS S.A.</w:t>
      </w:r>
      <w:r w:rsidR="00B35921" w:rsidRPr="004F7150">
        <w:rPr>
          <w:rFonts w:ascii="Georgia" w:hAnsi="Georgia"/>
          <w:smallCaps/>
          <w:sz w:val="22"/>
          <w:szCs w:val="22"/>
        </w:rPr>
        <w:t xml:space="preserve">, </w:t>
      </w:r>
      <w:r w:rsidR="00B35921" w:rsidRPr="004F7150">
        <w:rPr>
          <w:rFonts w:ascii="Georgia" w:hAnsi="Georgia"/>
          <w:bCs/>
          <w:sz w:val="22"/>
          <w:szCs w:val="22"/>
        </w:rPr>
        <w:t xml:space="preserve">sociedade anônima, com sede na Cidade do Rio de Janeiro, Estado do Rio de Janeiro, na Avenida das Américas, n.° 500, bloco 13, Grupo 205, </w:t>
      </w:r>
      <w:r w:rsidR="007D30EC" w:rsidRPr="004F7150">
        <w:rPr>
          <w:rFonts w:ascii="Georgia" w:hAnsi="Georgia"/>
          <w:bCs/>
          <w:sz w:val="22"/>
          <w:szCs w:val="22"/>
        </w:rPr>
        <w:t xml:space="preserve">Barra da Tijuca, CEP 22640-100, </w:t>
      </w:r>
      <w:r w:rsidR="00B35921" w:rsidRPr="004F7150">
        <w:rPr>
          <w:rFonts w:ascii="Georgia" w:hAnsi="Georgia"/>
          <w:bCs/>
          <w:sz w:val="22"/>
          <w:szCs w:val="22"/>
        </w:rPr>
        <w:t>inscrita no CNPJ/MF sob o nº 36.113.876/0001-91</w:t>
      </w:r>
      <w:r w:rsidR="00B35921" w:rsidRPr="004F7150">
        <w:rPr>
          <w:rFonts w:ascii="Georgia" w:hAnsi="Georgia"/>
          <w:sz w:val="22"/>
          <w:szCs w:val="22"/>
        </w:rPr>
        <w:t>, neste ato representada na forma de seu Estatuto Social (“</w:t>
      </w:r>
      <w:r w:rsidR="00B35921" w:rsidRPr="004F7150">
        <w:rPr>
          <w:rFonts w:ascii="Georgia" w:hAnsi="Georgia"/>
          <w:sz w:val="22"/>
          <w:szCs w:val="22"/>
          <w:u w:val="single"/>
        </w:rPr>
        <w:t>Agente Fiduciário</w:t>
      </w:r>
      <w:r w:rsidR="00B35921" w:rsidRPr="004F7150">
        <w:rPr>
          <w:rFonts w:ascii="Georgia" w:hAnsi="Georgia"/>
          <w:sz w:val="22"/>
          <w:szCs w:val="22"/>
        </w:rPr>
        <w:t>”)</w:t>
      </w:r>
      <w:r w:rsidR="005A620C">
        <w:rPr>
          <w:rFonts w:ascii="Georgia" w:hAnsi="Georgia"/>
          <w:sz w:val="22"/>
          <w:szCs w:val="22"/>
        </w:rPr>
        <w:t>;</w:t>
      </w:r>
    </w:p>
    <w:p w:rsidR="00277AE7" w:rsidRPr="004F7150" w:rsidRDefault="00277AE7" w:rsidP="00277AE7">
      <w:pPr>
        <w:suppressAutoHyphens/>
        <w:spacing w:line="320" w:lineRule="exact"/>
        <w:rPr>
          <w:rFonts w:ascii="Georgia" w:hAnsi="Georgia" w:cs="Tahoma"/>
          <w:bCs/>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vêm por esta e na melhor forma de direito firmar o presente “Instrumento Particular de Escritura da 1ª </w:t>
      </w:r>
      <w:r w:rsidR="004A4128" w:rsidRPr="004F7150">
        <w:rPr>
          <w:rFonts w:ascii="Georgia" w:hAnsi="Georgia" w:cs="Tahoma"/>
          <w:sz w:val="22"/>
          <w:szCs w:val="22"/>
        </w:rPr>
        <w:t xml:space="preserve">(primeira) </w:t>
      </w:r>
      <w:r w:rsidRPr="004F7150">
        <w:rPr>
          <w:rFonts w:ascii="Georgia" w:hAnsi="Georgia" w:cs="Tahoma"/>
          <w:sz w:val="22"/>
          <w:szCs w:val="22"/>
        </w:rPr>
        <w:t xml:space="preserve">Emissão de Debêntures Simples, Não Conversíveis em Ações, da Espécie Quirografária, </w:t>
      </w:r>
      <w:r w:rsidR="00E20F78" w:rsidRPr="004F7150">
        <w:rPr>
          <w:rFonts w:ascii="Georgia" w:hAnsi="Georgia" w:cs="Tahoma"/>
          <w:sz w:val="22"/>
          <w:szCs w:val="22"/>
        </w:rPr>
        <w:t xml:space="preserve">em Série Única, </w:t>
      </w:r>
      <w:r w:rsidRPr="004F7150">
        <w:rPr>
          <w:rFonts w:ascii="Georgia" w:hAnsi="Georgia" w:cs="Tahoma"/>
          <w:sz w:val="22"/>
          <w:szCs w:val="22"/>
        </w:rPr>
        <w:t>com Garantia</w:t>
      </w:r>
      <w:r w:rsidR="001B5801">
        <w:rPr>
          <w:rFonts w:ascii="Georgia" w:hAnsi="Georgia" w:cs="Tahoma"/>
          <w:sz w:val="22"/>
          <w:szCs w:val="22"/>
        </w:rPr>
        <w:t xml:space="preserve"> Adicional</w:t>
      </w:r>
      <w:r w:rsidRPr="004F7150">
        <w:rPr>
          <w:rFonts w:ascii="Georgia" w:hAnsi="Georgia" w:cs="Tahoma"/>
          <w:sz w:val="22"/>
          <w:szCs w:val="22"/>
        </w:rPr>
        <w:t xml:space="preserve"> Fidejussória, para Distribuição Pública com Esforços Restritos, d</w:t>
      </w:r>
      <w:r w:rsidR="00E20F78" w:rsidRPr="004F7150">
        <w:rPr>
          <w:rFonts w:ascii="Georgia" w:hAnsi="Georgia" w:cs="Tahoma"/>
          <w:sz w:val="22"/>
          <w:szCs w:val="22"/>
        </w:rPr>
        <w:t xml:space="preserve">a </w:t>
      </w:r>
      <w:r w:rsidR="005A620C">
        <w:rPr>
          <w:rFonts w:ascii="Georgia" w:hAnsi="Georgia" w:cs="Tahoma"/>
          <w:sz w:val="22"/>
          <w:szCs w:val="22"/>
        </w:rPr>
        <w:t>Jauru Transmissora de Energia</w:t>
      </w:r>
      <w:r w:rsidR="006C4A91" w:rsidRPr="004F7150">
        <w:rPr>
          <w:rFonts w:ascii="Georgia" w:hAnsi="Georgia" w:cs="Tahoma"/>
          <w:sz w:val="22"/>
          <w:szCs w:val="22"/>
        </w:rPr>
        <w:t xml:space="preserve"> S.A.</w:t>
      </w:r>
      <w:r w:rsidRPr="004F7150">
        <w:rPr>
          <w:rFonts w:ascii="Georgia" w:hAnsi="Georgia" w:cs="Tahoma"/>
          <w:sz w:val="22"/>
          <w:szCs w:val="22"/>
        </w:rPr>
        <w:t>” (respectivamente, “</w:t>
      </w:r>
      <w:r w:rsidRPr="004F7150">
        <w:rPr>
          <w:rFonts w:ascii="Georgia" w:hAnsi="Georgia" w:cs="Tahoma"/>
          <w:sz w:val="22"/>
          <w:szCs w:val="22"/>
          <w:u w:val="single"/>
        </w:rPr>
        <w:t>Escritura de Emissão</w:t>
      </w:r>
      <w:r w:rsidRPr="004F7150">
        <w:rPr>
          <w:rFonts w:ascii="Georgia" w:hAnsi="Georgia" w:cs="Tahoma"/>
          <w:sz w:val="22"/>
          <w:szCs w:val="22"/>
        </w:rPr>
        <w:t>”, “</w:t>
      </w:r>
      <w:r w:rsidRPr="004F7150">
        <w:rPr>
          <w:rFonts w:ascii="Georgia" w:hAnsi="Georgia" w:cs="Tahoma"/>
          <w:sz w:val="22"/>
          <w:szCs w:val="22"/>
          <w:u w:val="single"/>
        </w:rPr>
        <w:t>Emissão</w:t>
      </w:r>
      <w:r w:rsidRPr="004F7150">
        <w:rPr>
          <w:rFonts w:ascii="Georgia" w:hAnsi="Georgia" w:cs="Tahoma"/>
          <w:sz w:val="22"/>
          <w:szCs w:val="22"/>
        </w:rPr>
        <w:t>” e “</w:t>
      </w:r>
      <w:r w:rsidRPr="004F7150">
        <w:rPr>
          <w:rFonts w:ascii="Georgia" w:hAnsi="Georgia" w:cs="Tahoma"/>
          <w:sz w:val="22"/>
          <w:szCs w:val="22"/>
          <w:u w:val="single"/>
        </w:rPr>
        <w:t>Debêntures</w:t>
      </w:r>
      <w:r w:rsidRPr="004F7150">
        <w:rPr>
          <w:rFonts w:ascii="Georgia" w:hAnsi="Georgia" w:cs="Tahoma"/>
          <w:sz w:val="22"/>
          <w:szCs w:val="22"/>
        </w:rPr>
        <w:t>”), que será regido pelas seguintes cláusulas e condições:</w:t>
      </w:r>
    </w:p>
    <w:p w:rsidR="00C71704" w:rsidRDefault="00C71704" w:rsidP="00277AE7">
      <w:pPr>
        <w:pStyle w:val="Ttulo1"/>
        <w:widowControl w:val="0"/>
        <w:suppressAutoHyphens/>
        <w:spacing w:line="320" w:lineRule="exact"/>
        <w:jc w:val="center"/>
        <w:rPr>
          <w:rFonts w:ascii="Georgia" w:hAnsi="Georgia" w:cs="Tahoma"/>
          <w:sz w:val="22"/>
          <w:szCs w:val="22"/>
        </w:rPr>
      </w:pPr>
    </w:p>
    <w:p w:rsidR="00277AE7" w:rsidRPr="004F7150" w:rsidRDefault="00277AE7" w:rsidP="00277AE7">
      <w:pPr>
        <w:pStyle w:val="Ttulo1"/>
        <w:widowControl w:val="0"/>
        <w:suppressAutoHyphens/>
        <w:spacing w:line="320" w:lineRule="exact"/>
        <w:jc w:val="center"/>
        <w:rPr>
          <w:rFonts w:ascii="Georgia" w:hAnsi="Georgia" w:cs="Tahoma"/>
          <w:sz w:val="22"/>
          <w:szCs w:val="22"/>
        </w:rPr>
      </w:pPr>
      <w:r w:rsidRPr="004F7150">
        <w:rPr>
          <w:rFonts w:ascii="Georgia" w:hAnsi="Georgia" w:cs="Tahoma"/>
          <w:sz w:val="22"/>
          <w:szCs w:val="22"/>
        </w:rPr>
        <w:t>CLÁUSULA PRIMEIRA</w:t>
      </w:r>
      <w:r w:rsidRPr="004F7150">
        <w:rPr>
          <w:rFonts w:ascii="Georgia" w:hAnsi="Georgia" w:cs="Tahoma"/>
          <w:b w:val="0"/>
          <w:sz w:val="22"/>
          <w:szCs w:val="22"/>
        </w:rPr>
        <w:t xml:space="preserve"> – </w:t>
      </w:r>
      <w:r w:rsidRPr="004F7150">
        <w:rPr>
          <w:rFonts w:ascii="Georgia" w:hAnsi="Georgia" w:cs="Tahoma"/>
          <w:sz w:val="22"/>
          <w:szCs w:val="22"/>
        </w:rPr>
        <w:t>DA AUTORIZAÇÃO</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D0341B">
      <w:pPr>
        <w:keepNext/>
        <w:widowControl w:val="0"/>
        <w:numPr>
          <w:ilvl w:val="1"/>
          <w:numId w:val="33"/>
        </w:numPr>
        <w:tabs>
          <w:tab w:val="clear" w:pos="720"/>
          <w:tab w:val="num" w:pos="0"/>
        </w:tabs>
        <w:suppressAutoHyphens/>
        <w:spacing w:line="320" w:lineRule="exact"/>
        <w:ind w:left="0" w:firstLine="0"/>
        <w:rPr>
          <w:rFonts w:ascii="Georgia" w:hAnsi="Georgia" w:cs="Tahoma"/>
          <w:sz w:val="22"/>
          <w:szCs w:val="22"/>
        </w:rPr>
      </w:pPr>
      <w:r w:rsidRPr="004F7150">
        <w:rPr>
          <w:rFonts w:ascii="Georgia" w:hAnsi="Georgia" w:cs="Tahoma"/>
          <w:sz w:val="22"/>
          <w:szCs w:val="22"/>
        </w:rPr>
        <w:t xml:space="preserve">A presente Escritura de Emissão é celebrada de acordo com a </w:t>
      </w:r>
      <w:r w:rsidR="00E20F78" w:rsidRPr="004F7150">
        <w:rPr>
          <w:rFonts w:ascii="Georgia" w:hAnsi="Georgia" w:cs="Tahoma"/>
          <w:sz w:val="22"/>
          <w:szCs w:val="22"/>
        </w:rPr>
        <w:t>assembleia geral extraordinária</w:t>
      </w:r>
      <w:r w:rsidR="006C4A91" w:rsidRPr="004F7150">
        <w:rPr>
          <w:rFonts w:ascii="Georgia" w:hAnsi="Georgia" w:cs="Tahoma"/>
          <w:sz w:val="22"/>
          <w:szCs w:val="22"/>
        </w:rPr>
        <w:t xml:space="preserve"> </w:t>
      </w:r>
      <w:r w:rsidRPr="004F7150">
        <w:rPr>
          <w:rFonts w:ascii="Georgia" w:hAnsi="Georgia" w:cs="Tahoma"/>
          <w:sz w:val="22"/>
          <w:szCs w:val="22"/>
        </w:rPr>
        <w:t>da Emissora, realizada em</w:t>
      </w:r>
      <w:r w:rsidR="00972A0F">
        <w:rPr>
          <w:rFonts w:ascii="Georgia" w:hAnsi="Georgia" w:cs="Tahoma"/>
          <w:sz w:val="22"/>
          <w:szCs w:val="22"/>
        </w:rPr>
        <w:t xml:space="preserve"> </w:t>
      </w:r>
      <w:r w:rsidR="005477DF">
        <w:rPr>
          <w:rFonts w:ascii="Georgia" w:hAnsi="Georgia" w:cs="Tahoma"/>
          <w:sz w:val="22"/>
          <w:szCs w:val="22"/>
        </w:rPr>
        <w:t>20 de dezembro de 2011</w:t>
      </w:r>
      <w:r w:rsidRPr="004F7150">
        <w:rPr>
          <w:rFonts w:ascii="Georgia" w:hAnsi="Georgia" w:cs="Tahoma"/>
          <w:sz w:val="22"/>
          <w:szCs w:val="22"/>
        </w:rPr>
        <w:t xml:space="preserve"> (“</w:t>
      </w:r>
      <w:r w:rsidR="00E20F78" w:rsidRPr="004F7150">
        <w:rPr>
          <w:rFonts w:ascii="Georgia" w:hAnsi="Georgia" w:cs="Tahoma"/>
          <w:sz w:val="22"/>
          <w:szCs w:val="22"/>
          <w:u w:val="single"/>
        </w:rPr>
        <w:t>AGE</w:t>
      </w:r>
      <w:r w:rsidRPr="0038290B">
        <w:rPr>
          <w:rFonts w:ascii="Georgia" w:hAnsi="Georgia" w:cs="Tahoma"/>
          <w:sz w:val="22"/>
          <w:szCs w:val="22"/>
        </w:rPr>
        <w:t>”), n</w:t>
      </w:r>
      <w:r w:rsidRPr="004F7150">
        <w:rPr>
          <w:rFonts w:ascii="Georgia" w:hAnsi="Georgia" w:cs="Tahoma"/>
          <w:sz w:val="22"/>
          <w:szCs w:val="22"/>
        </w:rPr>
        <w:t>a qual foram deliberadas</w:t>
      </w:r>
      <w:r w:rsidR="00BE26D1">
        <w:rPr>
          <w:rFonts w:ascii="Georgia" w:hAnsi="Georgia" w:cs="Tahoma"/>
          <w:sz w:val="22"/>
          <w:szCs w:val="22"/>
        </w:rPr>
        <w:t>, entre outras coisas,</w:t>
      </w:r>
      <w:r w:rsidRPr="004F7150">
        <w:rPr>
          <w:rFonts w:ascii="Georgia" w:hAnsi="Georgia" w:cs="Tahoma"/>
          <w:sz w:val="22"/>
          <w:szCs w:val="22"/>
        </w:rPr>
        <w:t xml:space="preserve"> as condições da Emissão, conforme disposto no </w:t>
      </w:r>
      <w:r w:rsidR="00CB39FA">
        <w:rPr>
          <w:rFonts w:ascii="Georgia" w:hAnsi="Georgia" w:cs="Tahoma"/>
          <w:sz w:val="22"/>
          <w:szCs w:val="22"/>
        </w:rPr>
        <w:t>parágrafo 1º</w:t>
      </w:r>
      <w:r w:rsidRPr="004F7150">
        <w:rPr>
          <w:rFonts w:ascii="Georgia" w:hAnsi="Georgia" w:cs="Tahoma"/>
          <w:sz w:val="22"/>
          <w:szCs w:val="22"/>
        </w:rPr>
        <w:t xml:space="preserve"> artigo 59 da Lei n.º 6.404 de 15 de dezembro de 1976, conforme alterada (“</w:t>
      </w:r>
      <w:r w:rsidRPr="004F7150">
        <w:rPr>
          <w:rFonts w:ascii="Georgia" w:hAnsi="Georgia" w:cs="Tahoma"/>
          <w:sz w:val="22"/>
          <w:szCs w:val="22"/>
          <w:u w:val="single"/>
        </w:rPr>
        <w:t xml:space="preserve">Lei das Sociedades </w:t>
      </w:r>
      <w:r w:rsidRPr="004F7150">
        <w:rPr>
          <w:rFonts w:ascii="Georgia" w:hAnsi="Georgia" w:cs="Tahoma"/>
          <w:sz w:val="22"/>
          <w:szCs w:val="22"/>
          <w:u w:val="single"/>
        </w:rPr>
        <w:lastRenderedPageBreak/>
        <w:t>por Ações</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CLÁUSULA SEGUNDA</w:t>
      </w:r>
      <w:r w:rsidRPr="004F7150">
        <w:rPr>
          <w:rFonts w:ascii="Georgia" w:hAnsi="Georgia" w:cs="Tahoma"/>
          <w:b w:val="0"/>
          <w:sz w:val="22"/>
          <w:szCs w:val="22"/>
        </w:rPr>
        <w:t xml:space="preserve"> – </w:t>
      </w:r>
      <w:r w:rsidRPr="004F7150">
        <w:rPr>
          <w:rFonts w:ascii="Georgia" w:hAnsi="Georgia" w:cs="Tahoma"/>
          <w:sz w:val="22"/>
          <w:szCs w:val="22"/>
        </w:rPr>
        <w:t>DOS REQUISITOS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A emissão das Debêntures será feita com observância dos seguintes requisitos:</w:t>
      </w: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2.1. Registro na C</w:t>
      </w:r>
      <w:r w:rsidR="006A2956">
        <w:rPr>
          <w:rFonts w:ascii="Georgia" w:hAnsi="Georgia" w:cs="Tahoma"/>
          <w:b/>
          <w:sz w:val="22"/>
          <w:szCs w:val="22"/>
        </w:rPr>
        <w:t>VM</w:t>
      </w:r>
      <w:r w:rsidRPr="004F7150">
        <w:rPr>
          <w:rFonts w:ascii="Georgia" w:hAnsi="Georgia" w:cs="Tahoma"/>
          <w:b/>
          <w:sz w:val="22"/>
          <w:szCs w:val="22"/>
        </w:rPr>
        <w:t xml:space="preserve"> e na ANBIMA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2.1.1. A Emissão será realizada nos termos da Instrução da C</w:t>
      </w:r>
      <w:r w:rsidR="006A2956">
        <w:rPr>
          <w:rFonts w:ascii="Georgia" w:hAnsi="Georgia" w:cs="Tahoma"/>
          <w:sz w:val="22"/>
          <w:szCs w:val="22"/>
        </w:rPr>
        <w:t>VM</w:t>
      </w:r>
      <w:r w:rsidRPr="004F7150">
        <w:rPr>
          <w:rFonts w:ascii="Georgia" w:hAnsi="Georgia" w:cs="Tahoma"/>
          <w:sz w:val="22"/>
          <w:szCs w:val="22"/>
        </w:rPr>
        <w:t xml:space="preserve"> n.º 476, de 16 de janeiro de 2009</w:t>
      </w:r>
      <w:r w:rsidR="00E20F78" w:rsidRPr="004F7150">
        <w:rPr>
          <w:rFonts w:ascii="Georgia" w:hAnsi="Georgia" w:cs="Tahoma"/>
          <w:sz w:val="22"/>
          <w:szCs w:val="22"/>
        </w:rPr>
        <w:t>, conforme alterada</w:t>
      </w:r>
      <w:r w:rsidRPr="004F7150">
        <w:rPr>
          <w:rFonts w:ascii="Georgia" w:hAnsi="Georgia" w:cs="Tahoma"/>
          <w:sz w:val="22"/>
          <w:szCs w:val="22"/>
        </w:rPr>
        <w:t xml:space="preserve"> (“</w:t>
      </w:r>
      <w:r w:rsidRPr="004F7150">
        <w:rPr>
          <w:rFonts w:ascii="Georgia" w:hAnsi="Georgia" w:cs="Tahoma"/>
          <w:sz w:val="22"/>
          <w:szCs w:val="22"/>
          <w:u w:val="single"/>
        </w:rPr>
        <w:t xml:space="preserve">Instrução CVM </w:t>
      </w:r>
      <w:smartTag w:uri="urn:schemas-microsoft-com:office:smarttags" w:element="metricconverter">
        <w:smartTagPr>
          <w:attr w:name="ProductID" w:val="476”"/>
        </w:smartTagPr>
        <w:r w:rsidRPr="004F7150">
          <w:rPr>
            <w:rFonts w:ascii="Georgia" w:hAnsi="Georgia" w:cs="Tahoma"/>
            <w:sz w:val="22"/>
            <w:szCs w:val="22"/>
            <w:u w:val="single"/>
          </w:rPr>
          <w:t>476</w:t>
        </w:r>
        <w:r w:rsidRPr="004F7150">
          <w:rPr>
            <w:rFonts w:ascii="Georgia" w:hAnsi="Georgia" w:cs="Tahoma"/>
            <w:sz w:val="22"/>
            <w:szCs w:val="22"/>
          </w:rPr>
          <w:t>”</w:t>
        </w:r>
      </w:smartTag>
      <w:r w:rsidRPr="004F7150">
        <w:rPr>
          <w:rFonts w:ascii="Georgia" w:hAnsi="Georgia" w:cs="Tahoma"/>
          <w:sz w:val="22"/>
          <w:szCs w:val="22"/>
        </w:rPr>
        <w:t>) e</w:t>
      </w:r>
      <w:bookmarkStart w:id="4" w:name="_DV_C27"/>
      <w:r w:rsidRPr="004F7150">
        <w:rPr>
          <w:rFonts w:ascii="Georgia" w:hAnsi="Georgia" w:cs="Tahoma"/>
          <w:sz w:val="22"/>
          <w:szCs w:val="22"/>
        </w:rPr>
        <w:t xml:space="preserve"> das</w:t>
      </w:r>
      <w:bookmarkStart w:id="5" w:name="_DV_M27"/>
      <w:bookmarkEnd w:id="4"/>
      <w:bookmarkEnd w:id="5"/>
      <w:r w:rsidRPr="004F7150">
        <w:rPr>
          <w:rFonts w:ascii="Georgia" w:hAnsi="Georgia" w:cs="Tahoma"/>
          <w:sz w:val="22"/>
          <w:szCs w:val="22"/>
        </w:rPr>
        <w:t xml:space="preserve"> demais disposições legais e regulamentares aplicáveis, estando, portanto, automaticamente dispensada do registro de distribuição perante a CVM de que trata o artigo 19 da Lei n.º 6.385, de 7 de dezembro de 1976.</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2.1.2. A Emissão não será registrada na Associação Brasileira das Entidades dos Mercados Financeiro e de Capitais - ANBIMA por se tratar de oferta pública com esforços restritos de colocação (“</w:t>
      </w:r>
      <w:r w:rsidRPr="004F7150">
        <w:rPr>
          <w:rFonts w:ascii="Georgia" w:hAnsi="Georgia" w:cs="Tahoma"/>
          <w:sz w:val="22"/>
          <w:szCs w:val="22"/>
          <w:u w:val="single"/>
        </w:rPr>
        <w:t>Oferta Restrita</w:t>
      </w:r>
      <w:r w:rsidRPr="004F7150">
        <w:rPr>
          <w:rFonts w:ascii="Georgia" w:hAnsi="Georgia" w:cs="Tahoma"/>
          <w:sz w:val="22"/>
          <w:szCs w:val="22"/>
        </w:rPr>
        <w:t>”)</w:t>
      </w:r>
      <w:r w:rsidR="004A4128" w:rsidRPr="004F7150">
        <w:rPr>
          <w:rFonts w:ascii="Georgia" w:hAnsi="Georgia" w:cs="Tahoma"/>
          <w:sz w:val="22"/>
          <w:szCs w:val="22"/>
        </w:rPr>
        <w:t>, nos termos do artigo 25, §1° do Código ANBI</w:t>
      </w:r>
      <w:r w:rsidR="00E20F78" w:rsidRPr="004F7150">
        <w:rPr>
          <w:rFonts w:ascii="Georgia" w:hAnsi="Georgia" w:cs="Tahoma"/>
          <w:sz w:val="22"/>
          <w:szCs w:val="22"/>
        </w:rPr>
        <w:t>MA</w:t>
      </w:r>
      <w:r w:rsidR="004A4128" w:rsidRPr="004F7150">
        <w:rPr>
          <w:rFonts w:ascii="Georgia" w:hAnsi="Georgia" w:cs="Tahoma"/>
          <w:sz w:val="22"/>
          <w:szCs w:val="22"/>
        </w:rPr>
        <w:t xml:space="preserve"> de Regulação e Melhores Práticas para as Ofertas Públicas de Distribuição e Aquisição de Valores Mobiliários ("</w:t>
      </w:r>
      <w:r w:rsidR="004A4128" w:rsidRPr="004F7150">
        <w:rPr>
          <w:rFonts w:ascii="Georgia" w:hAnsi="Georgia" w:cs="Tahoma"/>
          <w:sz w:val="22"/>
          <w:szCs w:val="22"/>
          <w:u w:val="single"/>
        </w:rPr>
        <w:t>Código ANBI</w:t>
      </w:r>
      <w:r w:rsidR="00E20F78" w:rsidRPr="004F7150">
        <w:rPr>
          <w:rFonts w:ascii="Georgia" w:hAnsi="Georgia" w:cs="Tahoma"/>
          <w:sz w:val="22"/>
          <w:szCs w:val="22"/>
          <w:u w:val="single"/>
        </w:rPr>
        <w:t>MA</w:t>
      </w:r>
      <w:r w:rsidR="004A4128" w:rsidRPr="004F7150">
        <w:rPr>
          <w:rFonts w:ascii="Georgia" w:hAnsi="Georgia" w:cs="Tahoma"/>
          <w:sz w:val="22"/>
          <w:szCs w:val="22"/>
        </w:rPr>
        <w:t>")</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2.2. Arquivamento na Junta Comercial do Estado d</w:t>
      </w:r>
      <w:r w:rsidR="005A620C">
        <w:rPr>
          <w:rFonts w:ascii="Georgia" w:hAnsi="Georgia" w:cs="Tahoma"/>
          <w:b/>
          <w:sz w:val="22"/>
          <w:szCs w:val="22"/>
        </w:rPr>
        <w:t>o Rio de Janeiro</w:t>
      </w:r>
      <w:r w:rsidRPr="004F7150">
        <w:rPr>
          <w:rFonts w:ascii="Georgia" w:hAnsi="Georgia" w:cs="Tahoma"/>
          <w:b/>
          <w:sz w:val="22"/>
          <w:szCs w:val="22"/>
        </w:rPr>
        <w:t xml:space="preserve"> e Publicação da Ata d</w:t>
      </w:r>
      <w:r w:rsidR="006B2058" w:rsidRPr="004F7150">
        <w:rPr>
          <w:rFonts w:ascii="Georgia" w:hAnsi="Georgia" w:cs="Tahoma"/>
          <w:b/>
          <w:sz w:val="22"/>
          <w:szCs w:val="22"/>
        </w:rPr>
        <w:t xml:space="preserve">e </w:t>
      </w:r>
      <w:r w:rsidR="00E20F78" w:rsidRPr="004F7150">
        <w:rPr>
          <w:rFonts w:ascii="Georgia" w:hAnsi="Georgia" w:cs="Tahoma"/>
          <w:b/>
          <w:sz w:val="22"/>
          <w:szCs w:val="22"/>
        </w:rPr>
        <w:t>AGE</w:t>
      </w:r>
    </w:p>
    <w:p w:rsidR="00277AE7" w:rsidRPr="004F7150" w:rsidRDefault="00277AE7" w:rsidP="00277AE7">
      <w:pPr>
        <w:suppressAutoHyphens/>
        <w:spacing w:line="320" w:lineRule="exact"/>
        <w:rPr>
          <w:rFonts w:ascii="Georgia" w:hAnsi="Georgia" w:cs="Tahoma"/>
          <w:sz w:val="22"/>
          <w:szCs w:val="22"/>
        </w:rPr>
      </w:pPr>
    </w:p>
    <w:p w:rsidR="00277AE7" w:rsidRPr="004F7150" w:rsidRDefault="00DB375A" w:rsidP="00277AE7">
      <w:pPr>
        <w:suppressAutoHyphens/>
        <w:spacing w:line="320" w:lineRule="exact"/>
        <w:rPr>
          <w:rFonts w:ascii="Georgia" w:hAnsi="Georgia" w:cs="Tahoma"/>
          <w:sz w:val="22"/>
          <w:szCs w:val="22"/>
        </w:rPr>
      </w:pPr>
      <w:r>
        <w:rPr>
          <w:rFonts w:ascii="Georgia" w:hAnsi="Georgia" w:cs="Tahoma"/>
          <w:sz w:val="22"/>
          <w:szCs w:val="22"/>
        </w:rPr>
        <w:t xml:space="preserve">2.2.1. </w:t>
      </w:r>
      <w:r w:rsidR="00277AE7" w:rsidRPr="004F7150">
        <w:rPr>
          <w:rFonts w:ascii="Georgia" w:hAnsi="Georgia" w:cs="Tahoma"/>
          <w:sz w:val="22"/>
          <w:szCs w:val="22"/>
        </w:rPr>
        <w:t xml:space="preserve">A ata da </w:t>
      </w:r>
      <w:r w:rsidR="00E20F78" w:rsidRPr="004F7150">
        <w:rPr>
          <w:rFonts w:ascii="Georgia" w:hAnsi="Georgia" w:cs="Tahoma"/>
          <w:sz w:val="22"/>
          <w:szCs w:val="22"/>
        </w:rPr>
        <w:t>AGE</w:t>
      </w:r>
      <w:r w:rsidR="00277AE7" w:rsidRPr="004F7150">
        <w:rPr>
          <w:rFonts w:ascii="Georgia" w:hAnsi="Georgia" w:cs="Tahoma"/>
          <w:sz w:val="22"/>
          <w:szCs w:val="22"/>
        </w:rPr>
        <w:t xml:space="preserve"> que deliberou a Emissão </w:t>
      </w:r>
      <w:r w:rsidR="009269F1">
        <w:rPr>
          <w:rFonts w:ascii="Georgia" w:hAnsi="Georgia" w:cs="Tahoma"/>
          <w:sz w:val="22"/>
          <w:szCs w:val="22"/>
        </w:rPr>
        <w:t>foi</w:t>
      </w:r>
      <w:r w:rsidR="009269F1" w:rsidRPr="004F7150">
        <w:rPr>
          <w:rFonts w:ascii="Georgia" w:hAnsi="Georgia" w:cs="Tahoma"/>
          <w:sz w:val="22"/>
          <w:szCs w:val="22"/>
        </w:rPr>
        <w:t xml:space="preserve"> </w:t>
      </w:r>
      <w:r w:rsidR="00277AE7" w:rsidRPr="004F7150">
        <w:rPr>
          <w:rFonts w:ascii="Georgia" w:hAnsi="Georgia" w:cs="Tahoma"/>
          <w:sz w:val="22"/>
          <w:szCs w:val="22"/>
        </w:rPr>
        <w:t>arquivada na Junta Comercial do Estado d</w:t>
      </w:r>
      <w:r w:rsidR="005A620C">
        <w:rPr>
          <w:rFonts w:ascii="Georgia" w:hAnsi="Georgia" w:cs="Tahoma"/>
          <w:sz w:val="22"/>
          <w:szCs w:val="22"/>
        </w:rPr>
        <w:t>o Rio de Janeiro</w:t>
      </w:r>
      <w:r w:rsidR="00277AE7" w:rsidRPr="004F7150">
        <w:rPr>
          <w:rFonts w:ascii="Georgia" w:hAnsi="Georgia" w:cs="Tahoma"/>
          <w:sz w:val="22"/>
          <w:szCs w:val="22"/>
        </w:rPr>
        <w:t xml:space="preserve"> (“</w:t>
      </w:r>
      <w:r w:rsidR="00277AE7" w:rsidRPr="004F7150">
        <w:rPr>
          <w:rFonts w:ascii="Georgia" w:hAnsi="Georgia" w:cs="Tahoma"/>
          <w:sz w:val="22"/>
          <w:szCs w:val="22"/>
          <w:u w:val="single"/>
        </w:rPr>
        <w:t>JUCE</w:t>
      </w:r>
      <w:r w:rsidR="005A620C">
        <w:rPr>
          <w:rFonts w:ascii="Georgia" w:hAnsi="Georgia" w:cs="Tahoma"/>
          <w:sz w:val="22"/>
          <w:szCs w:val="22"/>
          <w:u w:val="single"/>
        </w:rPr>
        <w:t>RJA</w:t>
      </w:r>
      <w:r w:rsidR="00277AE7" w:rsidRPr="004F7150">
        <w:rPr>
          <w:rFonts w:ascii="Georgia" w:hAnsi="Georgia" w:cs="Tahoma"/>
          <w:sz w:val="22"/>
          <w:szCs w:val="22"/>
        </w:rPr>
        <w:t xml:space="preserve">”) </w:t>
      </w:r>
      <w:r w:rsidR="009269F1">
        <w:rPr>
          <w:rFonts w:ascii="Georgia" w:hAnsi="Georgia" w:cs="Tahoma"/>
          <w:sz w:val="22"/>
          <w:szCs w:val="22"/>
        </w:rPr>
        <w:t xml:space="preserve">em 26 de dezembro de 2011, sob o n.º 00002275198 </w:t>
      </w:r>
      <w:r w:rsidR="00277AE7" w:rsidRPr="004F7150">
        <w:rPr>
          <w:rFonts w:ascii="Georgia" w:hAnsi="Georgia" w:cs="Tahoma"/>
          <w:sz w:val="22"/>
          <w:szCs w:val="22"/>
        </w:rPr>
        <w:t xml:space="preserve">e </w:t>
      </w:r>
      <w:r w:rsidR="00780132">
        <w:rPr>
          <w:rFonts w:ascii="Georgia" w:hAnsi="Georgia" w:cs="Tahoma"/>
          <w:sz w:val="22"/>
          <w:szCs w:val="22"/>
        </w:rPr>
        <w:t>foi</w:t>
      </w:r>
      <w:r w:rsidR="00780132" w:rsidRPr="004F7150">
        <w:rPr>
          <w:rFonts w:ascii="Georgia" w:hAnsi="Georgia" w:cs="Tahoma"/>
          <w:sz w:val="22"/>
          <w:szCs w:val="22"/>
        </w:rPr>
        <w:t xml:space="preserve"> </w:t>
      </w:r>
      <w:r w:rsidR="00277AE7" w:rsidRPr="004F7150">
        <w:rPr>
          <w:rFonts w:ascii="Georgia" w:hAnsi="Georgia" w:cs="Tahoma"/>
          <w:sz w:val="22"/>
          <w:szCs w:val="22"/>
        </w:rPr>
        <w:t>publicada</w:t>
      </w:r>
      <w:r w:rsidR="00780132">
        <w:rPr>
          <w:rFonts w:ascii="Georgia" w:hAnsi="Georgia" w:cs="Tahoma"/>
          <w:sz w:val="22"/>
          <w:szCs w:val="22"/>
        </w:rPr>
        <w:t xml:space="preserve"> em 16 de janeiro de 2012</w:t>
      </w:r>
      <w:r w:rsidR="00277AE7" w:rsidRPr="004F7150">
        <w:rPr>
          <w:rFonts w:ascii="Georgia" w:hAnsi="Georgia" w:cs="Tahoma"/>
          <w:sz w:val="22"/>
          <w:szCs w:val="22"/>
        </w:rPr>
        <w:t xml:space="preserve"> no (i) Diário Oficial do Estado d</w:t>
      </w:r>
      <w:r w:rsidR="005A620C">
        <w:rPr>
          <w:rFonts w:ascii="Georgia" w:hAnsi="Georgia" w:cs="Tahoma"/>
          <w:sz w:val="22"/>
          <w:szCs w:val="22"/>
        </w:rPr>
        <w:t>o Rio de Janeiro</w:t>
      </w:r>
      <w:r w:rsidR="00780132">
        <w:rPr>
          <w:rFonts w:ascii="Georgia" w:hAnsi="Georgia" w:cs="Tahoma"/>
          <w:sz w:val="22"/>
          <w:szCs w:val="22"/>
        </w:rPr>
        <w:t xml:space="preserve"> </w:t>
      </w:r>
      <w:r w:rsidR="00277AE7" w:rsidRPr="004F7150">
        <w:rPr>
          <w:rFonts w:ascii="Georgia" w:hAnsi="Georgia" w:cs="Tahoma"/>
          <w:sz w:val="22"/>
          <w:szCs w:val="22"/>
        </w:rPr>
        <w:t>e (ii)</w:t>
      </w:r>
      <w:r w:rsidR="006B2058" w:rsidRPr="004F7150">
        <w:rPr>
          <w:rFonts w:ascii="Georgia" w:hAnsi="Georgia" w:cs="Tahoma"/>
          <w:sz w:val="22"/>
          <w:szCs w:val="22"/>
        </w:rPr>
        <w:t xml:space="preserve"> no Jorna</w:t>
      </w:r>
      <w:r w:rsidR="00E20F78" w:rsidRPr="004F7150">
        <w:rPr>
          <w:rFonts w:ascii="Georgia" w:hAnsi="Georgia" w:cs="Tahoma"/>
          <w:sz w:val="22"/>
          <w:szCs w:val="22"/>
        </w:rPr>
        <w:t xml:space="preserve">l </w:t>
      </w:r>
      <w:r w:rsidR="009269F1">
        <w:rPr>
          <w:rFonts w:ascii="Georgia" w:hAnsi="Georgia" w:cs="Tahoma"/>
          <w:sz w:val="22"/>
          <w:szCs w:val="22"/>
        </w:rPr>
        <w:t>“Diário Mercantil</w:t>
      </w:r>
      <w:r w:rsidR="00C6628D">
        <w:rPr>
          <w:rFonts w:ascii="Georgia" w:hAnsi="Georgia" w:cs="Tahoma"/>
          <w:sz w:val="22"/>
          <w:szCs w:val="22"/>
        </w:rPr>
        <w:t>”,</w:t>
      </w:r>
      <w:r w:rsidR="00E20F78" w:rsidRPr="004F7150">
        <w:rPr>
          <w:rFonts w:ascii="Georgia" w:hAnsi="Georgia" w:cs="Tahoma"/>
          <w:sz w:val="22"/>
          <w:szCs w:val="22"/>
        </w:rPr>
        <w:t xml:space="preserve"> em conformidade com o artigo 62, inciso I, </w:t>
      </w:r>
      <w:r w:rsidR="00EE6CB8">
        <w:rPr>
          <w:rFonts w:ascii="Georgia" w:hAnsi="Georgia" w:cs="Tahoma"/>
          <w:sz w:val="22"/>
          <w:szCs w:val="22"/>
        </w:rPr>
        <w:t xml:space="preserve">e 289 </w:t>
      </w:r>
      <w:r w:rsidR="00E20F78" w:rsidRPr="004F7150">
        <w:rPr>
          <w:rFonts w:ascii="Georgia" w:hAnsi="Georgia" w:cs="Tahoma"/>
          <w:sz w:val="22"/>
          <w:szCs w:val="22"/>
        </w:rPr>
        <w:t>da Lei das Sociedades por Ações</w:t>
      </w:r>
      <w:r w:rsidR="00277AE7" w:rsidRPr="004F7150">
        <w:rPr>
          <w:rFonts w:ascii="Georgia" w:hAnsi="Georgia" w:cs="Tahoma"/>
          <w:sz w:val="22"/>
          <w:szCs w:val="22"/>
        </w:rPr>
        <w:t xml:space="preserve">. </w:t>
      </w:r>
    </w:p>
    <w:p w:rsidR="00277AE7" w:rsidRDefault="00277AE7" w:rsidP="00277AE7">
      <w:pPr>
        <w:tabs>
          <w:tab w:val="left" w:pos="3567"/>
        </w:tabs>
        <w:suppressAutoHyphens/>
        <w:spacing w:line="320" w:lineRule="exact"/>
        <w:rPr>
          <w:rFonts w:ascii="Georgia" w:hAnsi="Georgia" w:cs="Tahoma"/>
          <w:sz w:val="22"/>
          <w:szCs w:val="22"/>
        </w:rPr>
      </w:pPr>
    </w:p>
    <w:p w:rsidR="00DB375A" w:rsidRDefault="00DB375A" w:rsidP="00277AE7">
      <w:pPr>
        <w:tabs>
          <w:tab w:val="left" w:pos="3567"/>
        </w:tabs>
        <w:suppressAutoHyphens/>
        <w:spacing w:line="320" w:lineRule="exact"/>
        <w:rPr>
          <w:rFonts w:ascii="Georgia" w:hAnsi="Georgia" w:cs="Tahoma"/>
          <w:sz w:val="22"/>
          <w:szCs w:val="22"/>
        </w:rPr>
      </w:pPr>
      <w:r>
        <w:rPr>
          <w:rFonts w:ascii="Georgia" w:hAnsi="Georgia" w:cs="Tahoma"/>
          <w:sz w:val="22"/>
          <w:szCs w:val="22"/>
        </w:rPr>
        <w:t>2.2.2. A Emissora encaminhará ao Agente Fiduciário cópia da ata da AGE que deliberou a Emissão devidamente arquivada na JUCE</w:t>
      </w:r>
      <w:r w:rsidR="005A620C">
        <w:rPr>
          <w:rFonts w:ascii="Georgia" w:hAnsi="Georgia" w:cs="Tahoma"/>
          <w:sz w:val="22"/>
          <w:szCs w:val="22"/>
        </w:rPr>
        <w:t>RJA</w:t>
      </w:r>
      <w:r>
        <w:rPr>
          <w:rFonts w:ascii="Georgia" w:hAnsi="Georgia" w:cs="Tahoma"/>
          <w:sz w:val="22"/>
          <w:szCs w:val="22"/>
        </w:rPr>
        <w:t>, bem como das referidas publicaçõe</w:t>
      </w:r>
      <w:r w:rsidRPr="00B93750">
        <w:rPr>
          <w:rFonts w:ascii="Georgia" w:hAnsi="Georgia" w:cs="Tahoma"/>
          <w:sz w:val="22"/>
          <w:szCs w:val="22"/>
        </w:rPr>
        <w:t>s</w:t>
      </w:r>
      <w:r w:rsidR="00B93750" w:rsidRPr="00B93750">
        <w:rPr>
          <w:rFonts w:ascii="Georgia" w:hAnsi="Georgia" w:cs="Tahoma"/>
          <w:sz w:val="22"/>
          <w:szCs w:val="22"/>
        </w:rPr>
        <w:t xml:space="preserve">, em até </w:t>
      </w:r>
      <w:r w:rsidR="008C41AC" w:rsidRPr="008C41AC">
        <w:rPr>
          <w:rFonts w:ascii="Georgia" w:hAnsi="Georgia" w:cs="Tahoma"/>
          <w:sz w:val="22"/>
          <w:szCs w:val="22"/>
        </w:rPr>
        <w:t>5 (cinco)</w:t>
      </w:r>
      <w:r w:rsidR="00C6628D">
        <w:rPr>
          <w:rFonts w:ascii="Georgia" w:hAnsi="Georgia" w:cs="Tahoma"/>
          <w:sz w:val="22"/>
          <w:szCs w:val="22"/>
        </w:rPr>
        <w:t xml:space="preserve"> dias contados a partir das datas de arquivamento e publicações, respectivamente.</w:t>
      </w:r>
    </w:p>
    <w:p w:rsidR="00DB375A" w:rsidRPr="004F7150" w:rsidRDefault="00DB375A" w:rsidP="00277AE7">
      <w:pPr>
        <w:tabs>
          <w:tab w:val="left" w:pos="3567"/>
        </w:tabs>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2.3. Registro da Escritura de Emissão</w:t>
      </w:r>
      <w:r w:rsidR="00566201" w:rsidRPr="004F7150">
        <w:rPr>
          <w:rFonts w:ascii="Georgia" w:hAnsi="Georgia" w:cs="Tahoma"/>
          <w:b/>
          <w:sz w:val="22"/>
          <w:szCs w:val="22"/>
        </w:rPr>
        <w:t xml:space="preserve"> e E</w:t>
      </w:r>
      <w:r w:rsidR="00FF01AC" w:rsidRPr="004F7150">
        <w:rPr>
          <w:rFonts w:ascii="Georgia" w:hAnsi="Georgia" w:cs="Tahoma"/>
          <w:b/>
          <w:sz w:val="22"/>
          <w:szCs w:val="22"/>
        </w:rPr>
        <w:t xml:space="preserve">ventuais </w:t>
      </w:r>
      <w:r w:rsidR="00566201" w:rsidRPr="004F7150">
        <w:rPr>
          <w:rFonts w:ascii="Georgia" w:hAnsi="Georgia" w:cs="Tahoma"/>
          <w:b/>
          <w:sz w:val="22"/>
          <w:szCs w:val="22"/>
        </w:rPr>
        <w:t>A</w:t>
      </w:r>
      <w:r w:rsidR="00FF01AC" w:rsidRPr="004F7150">
        <w:rPr>
          <w:rFonts w:ascii="Georgia" w:hAnsi="Georgia" w:cs="Tahoma"/>
          <w:b/>
          <w:sz w:val="22"/>
          <w:szCs w:val="22"/>
        </w:rPr>
        <w:t>ditamentos</w:t>
      </w:r>
    </w:p>
    <w:p w:rsidR="00277AE7" w:rsidRPr="004F7150" w:rsidRDefault="00277AE7" w:rsidP="00277AE7">
      <w:pPr>
        <w:suppressAutoHyphens/>
        <w:spacing w:line="320" w:lineRule="exact"/>
        <w:rPr>
          <w:rFonts w:ascii="Georgia" w:hAnsi="Georgia" w:cs="Tahoma"/>
          <w:b/>
          <w:sz w:val="22"/>
          <w:szCs w:val="22"/>
        </w:rPr>
      </w:pPr>
    </w:p>
    <w:p w:rsidR="00277AE7" w:rsidRPr="00DC29EB" w:rsidRDefault="00277AE7" w:rsidP="00277AE7">
      <w:pPr>
        <w:suppressAutoHyphens/>
        <w:spacing w:line="320" w:lineRule="exact"/>
        <w:rPr>
          <w:rFonts w:ascii="Georgia" w:hAnsi="Georgia" w:cs="Tahoma"/>
          <w:b/>
          <w:sz w:val="22"/>
          <w:szCs w:val="22"/>
        </w:rPr>
      </w:pPr>
      <w:r w:rsidRPr="004F7150">
        <w:rPr>
          <w:rFonts w:ascii="Georgia" w:hAnsi="Georgia" w:cs="Tahoma"/>
          <w:sz w:val="22"/>
          <w:szCs w:val="22"/>
        </w:rPr>
        <w:t>A Escritura de Emissão e eventuais aditamentos serão registrados na JUCE</w:t>
      </w:r>
      <w:r w:rsidR="005A620C">
        <w:rPr>
          <w:rFonts w:ascii="Georgia" w:hAnsi="Georgia" w:cs="Tahoma"/>
          <w:sz w:val="22"/>
          <w:szCs w:val="22"/>
        </w:rPr>
        <w:t>RJA</w:t>
      </w:r>
      <w:r w:rsidRPr="004F7150">
        <w:rPr>
          <w:rFonts w:ascii="Georgia" w:hAnsi="Georgia" w:cs="Tahoma"/>
          <w:sz w:val="22"/>
          <w:szCs w:val="22"/>
        </w:rPr>
        <w:t xml:space="preserve">, de acordo com o artigo 62, inciso II, da Lei das Sociedades </w:t>
      </w:r>
      <w:r w:rsidRPr="00DC29EB">
        <w:rPr>
          <w:rFonts w:ascii="Georgia" w:hAnsi="Georgia" w:cs="Tahoma"/>
          <w:sz w:val="22"/>
          <w:szCs w:val="22"/>
        </w:rPr>
        <w:t xml:space="preserve">por Ações. </w:t>
      </w:r>
      <w:r w:rsidR="00CF70CF" w:rsidRPr="00DC29EB">
        <w:rPr>
          <w:rFonts w:ascii="Georgia" w:hAnsi="Georgia" w:cs="Tahoma"/>
          <w:sz w:val="22"/>
          <w:szCs w:val="22"/>
        </w:rPr>
        <w:t xml:space="preserve">A </w:t>
      </w:r>
      <w:r w:rsidRPr="00DC29EB">
        <w:rPr>
          <w:rFonts w:ascii="Georgia" w:hAnsi="Georgia" w:cs="Tahoma"/>
          <w:sz w:val="22"/>
          <w:szCs w:val="22"/>
        </w:rPr>
        <w:t xml:space="preserve">Emissora enviará ao Agente Fiduciário uma via original da Escritura de Emissão </w:t>
      </w:r>
      <w:r w:rsidR="007D0E58">
        <w:rPr>
          <w:rFonts w:ascii="Georgia" w:hAnsi="Georgia" w:cs="Tahoma"/>
          <w:sz w:val="22"/>
          <w:szCs w:val="22"/>
        </w:rPr>
        <w:t xml:space="preserve">e dos eventuais aditamentos </w:t>
      </w:r>
      <w:r w:rsidRPr="00DC29EB">
        <w:rPr>
          <w:rFonts w:ascii="Georgia" w:hAnsi="Georgia" w:cs="Tahoma"/>
          <w:sz w:val="22"/>
          <w:szCs w:val="22"/>
        </w:rPr>
        <w:t>registrad</w:t>
      </w:r>
      <w:r w:rsidR="007D0E58">
        <w:rPr>
          <w:rFonts w:ascii="Georgia" w:hAnsi="Georgia" w:cs="Tahoma"/>
          <w:sz w:val="22"/>
          <w:szCs w:val="22"/>
        </w:rPr>
        <w:t>os</w:t>
      </w:r>
      <w:r w:rsidRPr="00DC29EB">
        <w:rPr>
          <w:rFonts w:ascii="Georgia" w:hAnsi="Georgia" w:cs="Tahoma"/>
          <w:sz w:val="22"/>
          <w:szCs w:val="22"/>
        </w:rPr>
        <w:t xml:space="preserve"> na JUCE</w:t>
      </w:r>
      <w:r w:rsidR="005A620C">
        <w:rPr>
          <w:rFonts w:ascii="Georgia" w:hAnsi="Georgia" w:cs="Tahoma"/>
          <w:sz w:val="22"/>
          <w:szCs w:val="22"/>
        </w:rPr>
        <w:t>RJA</w:t>
      </w:r>
      <w:r w:rsidR="00E20F78" w:rsidRPr="00DC29EB">
        <w:rPr>
          <w:rFonts w:ascii="Georgia" w:hAnsi="Georgia" w:cs="Tahoma"/>
          <w:sz w:val="22"/>
          <w:szCs w:val="22"/>
        </w:rPr>
        <w:t xml:space="preserve"> </w:t>
      </w:r>
      <w:r w:rsidR="00CF70CF" w:rsidRPr="00DC29EB">
        <w:rPr>
          <w:rFonts w:ascii="Georgia" w:hAnsi="Georgia" w:cs="Tahoma"/>
          <w:sz w:val="22"/>
          <w:szCs w:val="22"/>
        </w:rPr>
        <w:t xml:space="preserve">em </w:t>
      </w:r>
      <w:r w:rsidR="00117E62" w:rsidRPr="00DC29EB">
        <w:rPr>
          <w:rFonts w:ascii="Georgia" w:hAnsi="Georgia" w:cs="Tahoma"/>
          <w:sz w:val="22"/>
          <w:szCs w:val="22"/>
        </w:rPr>
        <w:t xml:space="preserve">até </w:t>
      </w:r>
      <w:r w:rsidR="00BE26D1">
        <w:rPr>
          <w:rFonts w:ascii="Georgia" w:hAnsi="Georgia" w:cs="Tahoma"/>
          <w:sz w:val="22"/>
          <w:szCs w:val="22"/>
        </w:rPr>
        <w:t>5</w:t>
      </w:r>
      <w:r w:rsidR="00117E62" w:rsidRPr="00DC29EB">
        <w:rPr>
          <w:rFonts w:ascii="Georgia" w:hAnsi="Georgia" w:cs="Tahoma"/>
          <w:sz w:val="22"/>
          <w:szCs w:val="22"/>
        </w:rPr>
        <w:t xml:space="preserve"> (</w:t>
      </w:r>
      <w:r w:rsidR="00BE26D1">
        <w:rPr>
          <w:rFonts w:ascii="Georgia" w:hAnsi="Georgia" w:cs="Tahoma"/>
          <w:sz w:val="22"/>
          <w:szCs w:val="22"/>
        </w:rPr>
        <w:t>cinco</w:t>
      </w:r>
      <w:r w:rsidR="00117E62" w:rsidRPr="00DC29EB">
        <w:rPr>
          <w:rFonts w:ascii="Georgia" w:hAnsi="Georgia" w:cs="Tahoma"/>
          <w:sz w:val="22"/>
          <w:szCs w:val="22"/>
        </w:rPr>
        <w:t>)</w:t>
      </w:r>
      <w:r w:rsidR="00CF70CF" w:rsidRPr="00DC29EB">
        <w:rPr>
          <w:rFonts w:ascii="Georgia" w:hAnsi="Georgia" w:cs="Tahoma"/>
          <w:sz w:val="22"/>
          <w:szCs w:val="22"/>
        </w:rPr>
        <w:t xml:space="preserve"> dias </w:t>
      </w:r>
      <w:r w:rsidR="00117E62" w:rsidRPr="00DC29EB">
        <w:rPr>
          <w:rFonts w:ascii="Georgia" w:hAnsi="Georgia" w:cs="Tahoma"/>
          <w:sz w:val="22"/>
          <w:szCs w:val="22"/>
        </w:rPr>
        <w:t>contados da</w:t>
      </w:r>
      <w:r w:rsidR="00CF70CF" w:rsidRPr="00DC29EB">
        <w:rPr>
          <w:rFonts w:ascii="Georgia" w:hAnsi="Georgia" w:cs="Tahoma"/>
          <w:sz w:val="22"/>
          <w:szCs w:val="22"/>
        </w:rPr>
        <w:t xml:space="preserve"> obtenção do registro</w:t>
      </w:r>
      <w:r w:rsidRPr="00DC29EB">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8F65C8">
      <w:pPr>
        <w:keepNext/>
        <w:widowControl w:val="0"/>
        <w:suppressAutoHyphens/>
        <w:spacing w:line="320" w:lineRule="exact"/>
        <w:rPr>
          <w:rFonts w:ascii="Georgia" w:hAnsi="Georgia" w:cs="Tahoma"/>
          <w:b/>
          <w:sz w:val="22"/>
          <w:szCs w:val="22"/>
        </w:rPr>
      </w:pPr>
      <w:r w:rsidRPr="001B5801">
        <w:rPr>
          <w:rFonts w:ascii="Georgia" w:hAnsi="Georgia" w:cs="Tahoma"/>
          <w:b/>
          <w:sz w:val="22"/>
          <w:szCs w:val="22"/>
        </w:rPr>
        <w:lastRenderedPageBreak/>
        <w:t>2.4. Registro para Colocação</w:t>
      </w:r>
      <w:r w:rsidR="002C5A13">
        <w:rPr>
          <w:rFonts w:ascii="Georgia" w:hAnsi="Georgia" w:cs="Tahoma"/>
          <w:b/>
          <w:sz w:val="22"/>
          <w:szCs w:val="22"/>
        </w:rPr>
        <w:t xml:space="preserve"> e Custódia Eletrônica</w:t>
      </w:r>
    </w:p>
    <w:p w:rsidR="00277AE7" w:rsidRPr="004F7150" w:rsidRDefault="00277AE7" w:rsidP="008F65C8">
      <w:pPr>
        <w:keepNext/>
        <w:widowControl w:val="0"/>
        <w:suppressAutoHyphens/>
        <w:spacing w:line="320" w:lineRule="exact"/>
        <w:rPr>
          <w:rFonts w:ascii="Georgia" w:hAnsi="Georgia" w:cs="Tahoma"/>
          <w:sz w:val="22"/>
          <w:szCs w:val="22"/>
        </w:rPr>
      </w:pPr>
    </w:p>
    <w:p w:rsidR="00277AE7" w:rsidRPr="006B7E84" w:rsidRDefault="00277AE7" w:rsidP="008F65C8">
      <w:pPr>
        <w:keepNext/>
        <w:widowControl w:val="0"/>
        <w:suppressAutoHyphens/>
        <w:spacing w:line="320" w:lineRule="exact"/>
        <w:rPr>
          <w:rFonts w:ascii="Georgia" w:hAnsi="Georgia" w:cs="Tahoma"/>
          <w:sz w:val="22"/>
          <w:szCs w:val="22"/>
        </w:rPr>
      </w:pPr>
      <w:r w:rsidRPr="004F7150">
        <w:rPr>
          <w:rFonts w:ascii="Georgia" w:hAnsi="Georgia" w:cs="Tahoma"/>
          <w:sz w:val="22"/>
          <w:szCs w:val="22"/>
        </w:rPr>
        <w:t>2.4.1</w:t>
      </w:r>
      <w:r w:rsidR="00244290" w:rsidRPr="004F7150">
        <w:rPr>
          <w:rFonts w:ascii="Georgia" w:hAnsi="Georgia" w:cs="Tahoma"/>
          <w:sz w:val="22"/>
          <w:szCs w:val="22"/>
        </w:rPr>
        <w:t xml:space="preserve">. </w:t>
      </w:r>
      <w:r w:rsidRPr="004F7150">
        <w:rPr>
          <w:rFonts w:ascii="Georgia" w:hAnsi="Georgia" w:cs="Tahoma"/>
          <w:sz w:val="22"/>
          <w:szCs w:val="22"/>
        </w:rPr>
        <w:t xml:space="preserve">As Debêntures serão registradas para distribuição no mercado primário </w:t>
      </w:r>
      <w:r w:rsidR="002C5A13" w:rsidRPr="004F7150">
        <w:rPr>
          <w:rFonts w:ascii="Georgia" w:hAnsi="Georgia" w:cs="Tahoma"/>
          <w:sz w:val="22"/>
          <w:szCs w:val="22"/>
        </w:rPr>
        <w:t>no SDT – Módulo de Distribuição de Títulos (“</w:t>
      </w:r>
      <w:r w:rsidR="002C5A13" w:rsidRPr="004F7150">
        <w:rPr>
          <w:rFonts w:ascii="Georgia" w:hAnsi="Georgia" w:cs="Tahoma"/>
          <w:sz w:val="22"/>
          <w:szCs w:val="22"/>
          <w:u w:val="single"/>
        </w:rPr>
        <w:t>SDT</w:t>
      </w:r>
      <w:r w:rsidR="002C5A13" w:rsidRPr="004F7150">
        <w:rPr>
          <w:rFonts w:ascii="Georgia" w:hAnsi="Georgia" w:cs="Tahoma"/>
          <w:sz w:val="22"/>
          <w:szCs w:val="22"/>
        </w:rPr>
        <w:t>”)</w:t>
      </w:r>
      <w:r w:rsidR="002C5A13">
        <w:rPr>
          <w:rFonts w:ascii="Georgia" w:hAnsi="Georgia" w:cs="Tahoma"/>
          <w:sz w:val="22"/>
          <w:szCs w:val="22"/>
        </w:rPr>
        <w:t xml:space="preserve"> </w:t>
      </w:r>
      <w:r w:rsidRPr="004F7150">
        <w:rPr>
          <w:rFonts w:ascii="Georgia" w:hAnsi="Georgia" w:cs="Tahoma"/>
          <w:sz w:val="22"/>
          <w:szCs w:val="22"/>
        </w:rPr>
        <w:t>e negociação no mercado secundário no SND – Módulo Nacional de Debêntures ("</w:t>
      </w:r>
      <w:r w:rsidRPr="004F7150">
        <w:rPr>
          <w:rFonts w:ascii="Georgia" w:hAnsi="Georgia" w:cs="Tahoma"/>
          <w:sz w:val="22"/>
          <w:szCs w:val="22"/>
          <w:u w:val="single"/>
        </w:rPr>
        <w:t>SND</w:t>
      </w:r>
      <w:r w:rsidRPr="004F7150">
        <w:rPr>
          <w:rFonts w:ascii="Georgia" w:hAnsi="Georgia" w:cs="Tahoma"/>
          <w:sz w:val="22"/>
          <w:szCs w:val="22"/>
        </w:rPr>
        <w:t>"), respectivamente, ambos</w:t>
      </w:r>
      <w:r w:rsidR="00B93750">
        <w:rPr>
          <w:rFonts w:ascii="Georgia" w:hAnsi="Georgia" w:cs="Tahoma"/>
          <w:sz w:val="22"/>
          <w:szCs w:val="22"/>
        </w:rPr>
        <w:t xml:space="preserve"> </w:t>
      </w:r>
      <w:r w:rsidRPr="004F7150">
        <w:rPr>
          <w:rFonts w:ascii="Georgia" w:hAnsi="Georgia" w:cs="Tahoma"/>
          <w:sz w:val="22"/>
          <w:szCs w:val="22"/>
        </w:rPr>
        <w:t xml:space="preserve">administrados e operacionalizados pela CETIP S.A. – </w:t>
      </w:r>
      <w:r w:rsidR="005A620C">
        <w:rPr>
          <w:rFonts w:ascii="Georgia" w:hAnsi="Georgia" w:cs="Tahoma"/>
          <w:sz w:val="22"/>
          <w:szCs w:val="22"/>
        </w:rPr>
        <w:t>Mercados Organizados</w:t>
      </w:r>
      <w:r w:rsidRPr="004F7150">
        <w:rPr>
          <w:rFonts w:ascii="Georgia" w:hAnsi="Georgia" w:cs="Tahoma"/>
          <w:sz w:val="22"/>
          <w:szCs w:val="22"/>
        </w:rPr>
        <w:t xml:space="preserve"> (“</w:t>
      </w:r>
      <w:r w:rsidRPr="004F7150">
        <w:rPr>
          <w:rFonts w:ascii="Georgia" w:hAnsi="Georgia" w:cs="Tahoma"/>
          <w:sz w:val="22"/>
          <w:szCs w:val="22"/>
          <w:u w:val="single"/>
        </w:rPr>
        <w:t>CETIP</w:t>
      </w:r>
      <w:r w:rsidRPr="004F7150">
        <w:rPr>
          <w:rFonts w:ascii="Georgia" w:hAnsi="Georgia" w:cs="Tahoma"/>
          <w:sz w:val="22"/>
          <w:szCs w:val="22"/>
        </w:rPr>
        <w:t xml:space="preserve">”), sendo </w:t>
      </w:r>
      <w:r w:rsidR="00E20F78" w:rsidRPr="004F7150">
        <w:rPr>
          <w:rFonts w:ascii="Georgia" w:hAnsi="Georgia" w:cs="Tahoma"/>
          <w:sz w:val="22"/>
          <w:szCs w:val="22"/>
        </w:rPr>
        <w:t xml:space="preserve">a </w:t>
      </w:r>
      <w:r w:rsidR="00A04F4D" w:rsidRPr="004F7150">
        <w:rPr>
          <w:rFonts w:ascii="Georgia" w:hAnsi="Georgia" w:cs="Tahoma"/>
          <w:sz w:val="22"/>
          <w:szCs w:val="22"/>
        </w:rPr>
        <w:t xml:space="preserve">distribuição </w:t>
      </w:r>
      <w:r w:rsidR="00E20F78" w:rsidRPr="004F7150">
        <w:rPr>
          <w:rFonts w:ascii="Georgia" w:hAnsi="Georgia" w:cs="Tahoma"/>
          <w:sz w:val="22"/>
          <w:szCs w:val="22"/>
        </w:rPr>
        <w:t xml:space="preserve">e </w:t>
      </w:r>
      <w:r w:rsidRPr="004F7150">
        <w:rPr>
          <w:rFonts w:ascii="Georgia" w:hAnsi="Georgia" w:cs="Tahoma"/>
          <w:sz w:val="22"/>
          <w:szCs w:val="22"/>
        </w:rPr>
        <w:t>a negociaç</w:t>
      </w:r>
      <w:r w:rsidR="00E20F78" w:rsidRPr="004F7150">
        <w:rPr>
          <w:rFonts w:ascii="Georgia" w:hAnsi="Georgia" w:cs="Tahoma"/>
          <w:sz w:val="22"/>
          <w:szCs w:val="22"/>
        </w:rPr>
        <w:t>ão</w:t>
      </w:r>
      <w:r w:rsidRPr="004F7150">
        <w:rPr>
          <w:rFonts w:ascii="Georgia" w:hAnsi="Georgia" w:cs="Tahoma"/>
          <w:sz w:val="22"/>
          <w:szCs w:val="22"/>
        </w:rPr>
        <w:t xml:space="preserve"> liquidadas </w:t>
      </w:r>
      <w:r w:rsidR="009E18A2">
        <w:rPr>
          <w:rFonts w:ascii="Georgia" w:hAnsi="Georgia" w:cs="Tahoma"/>
          <w:sz w:val="22"/>
          <w:szCs w:val="22"/>
        </w:rPr>
        <w:t xml:space="preserve">financeiramente </w:t>
      </w:r>
      <w:r w:rsidRPr="004F7150">
        <w:rPr>
          <w:rFonts w:ascii="Georgia" w:hAnsi="Georgia" w:cs="Tahoma"/>
          <w:sz w:val="22"/>
          <w:szCs w:val="22"/>
        </w:rPr>
        <w:t xml:space="preserve">e as Debêntures custodiadas </w:t>
      </w:r>
      <w:r w:rsidR="00A04F4D" w:rsidRPr="004F7150">
        <w:rPr>
          <w:rFonts w:ascii="Georgia" w:hAnsi="Georgia" w:cs="Tahoma"/>
          <w:sz w:val="22"/>
          <w:szCs w:val="22"/>
        </w:rPr>
        <w:t xml:space="preserve">eletronicamente </w:t>
      </w:r>
      <w:r w:rsidRPr="004F7150">
        <w:rPr>
          <w:rFonts w:ascii="Georgia" w:hAnsi="Georgia" w:cs="Tahoma"/>
          <w:sz w:val="22"/>
          <w:szCs w:val="22"/>
        </w:rPr>
        <w:t>na CETIP.</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2.4.2. Não obstante o descrito no item 2.4.1. acima, as Debêntures somente poderão ser negociadas entre Investidores Qualificados depois de decorridos 90 (noventa) dias de sua </w:t>
      </w:r>
      <w:r w:rsidR="00C6628D">
        <w:rPr>
          <w:rFonts w:ascii="Georgia" w:hAnsi="Georgia" w:cs="Tahoma"/>
          <w:sz w:val="22"/>
          <w:szCs w:val="22"/>
        </w:rPr>
        <w:t xml:space="preserve">subscrição ou aquisição pelo investidor, conforme disposto nos artigos 13 e 15 da Instrução CVM 476 </w:t>
      </w:r>
      <w:r w:rsidR="008C41AC" w:rsidRPr="008C41AC">
        <w:rPr>
          <w:rFonts w:ascii="Georgia" w:hAnsi="Georgia" w:cs="Tahoma"/>
          <w:sz w:val="22"/>
          <w:szCs w:val="22"/>
        </w:rPr>
        <w:t>e do cumprimento pela Emissora das obrigações previstas no artigo 17 da referida Instrução</w:t>
      </w:r>
      <w:r w:rsidR="00C6628D">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CLÁUSULA TERCEIRA</w:t>
      </w:r>
      <w:r w:rsidRPr="004F7150">
        <w:rPr>
          <w:rFonts w:ascii="Georgia" w:hAnsi="Georgia" w:cs="Tahoma"/>
          <w:b w:val="0"/>
          <w:sz w:val="22"/>
          <w:szCs w:val="22"/>
        </w:rPr>
        <w:t xml:space="preserve"> – </w:t>
      </w:r>
      <w:r w:rsidRPr="004F7150">
        <w:rPr>
          <w:rFonts w:ascii="Georgia" w:hAnsi="Georgia" w:cs="Tahoma"/>
          <w:sz w:val="22"/>
          <w:szCs w:val="22"/>
        </w:rPr>
        <w:t>DAS CARACTERÍSTICAS DA EMISSÃO</w:t>
      </w:r>
    </w:p>
    <w:p w:rsidR="00277AE7" w:rsidRPr="004F7150" w:rsidRDefault="00277AE7" w:rsidP="00277AE7">
      <w:pPr>
        <w:suppressAutoHyphens/>
        <w:spacing w:line="320" w:lineRule="exact"/>
        <w:rPr>
          <w:rFonts w:ascii="Georgia" w:hAnsi="Georgia" w:cs="Tahoma"/>
          <w:b/>
          <w:sz w:val="22"/>
          <w:szCs w:val="22"/>
        </w:rPr>
      </w:pPr>
    </w:p>
    <w:p w:rsidR="002C5A13"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3.</w:t>
      </w:r>
      <w:r w:rsidR="0097515F" w:rsidRPr="004F7150">
        <w:rPr>
          <w:rFonts w:ascii="Georgia" w:hAnsi="Georgia" w:cs="Tahoma"/>
          <w:b/>
          <w:sz w:val="22"/>
          <w:szCs w:val="22"/>
        </w:rPr>
        <w:t>1</w:t>
      </w:r>
      <w:r w:rsidRPr="004F7150">
        <w:rPr>
          <w:rFonts w:ascii="Georgia" w:hAnsi="Georgia" w:cs="Tahoma"/>
          <w:b/>
          <w:sz w:val="22"/>
          <w:szCs w:val="22"/>
        </w:rPr>
        <w:t xml:space="preserve">. </w:t>
      </w:r>
      <w:r w:rsidR="002C5A13">
        <w:rPr>
          <w:rFonts w:ascii="Georgia" w:hAnsi="Georgia" w:cs="Tahoma"/>
          <w:b/>
          <w:sz w:val="22"/>
          <w:szCs w:val="22"/>
        </w:rPr>
        <w:t>Objeto Social</w:t>
      </w:r>
    </w:p>
    <w:p w:rsidR="00593BB7" w:rsidRDefault="00593BB7" w:rsidP="00277AE7">
      <w:pPr>
        <w:suppressAutoHyphens/>
        <w:spacing w:line="320" w:lineRule="exact"/>
        <w:rPr>
          <w:rFonts w:ascii="Georgia" w:hAnsi="Georgia" w:cs="Tahoma"/>
          <w:sz w:val="22"/>
          <w:szCs w:val="22"/>
        </w:rPr>
      </w:pPr>
    </w:p>
    <w:p w:rsidR="002C5A13" w:rsidRPr="00593BB7" w:rsidRDefault="00593BB7" w:rsidP="00277AE7">
      <w:pPr>
        <w:suppressAutoHyphens/>
        <w:spacing w:line="320" w:lineRule="exact"/>
        <w:rPr>
          <w:rFonts w:ascii="Georgia" w:hAnsi="Georgia" w:cs="Tahoma"/>
          <w:sz w:val="22"/>
          <w:szCs w:val="22"/>
        </w:rPr>
      </w:pPr>
      <w:r w:rsidRPr="00593BB7">
        <w:rPr>
          <w:rFonts w:ascii="Georgia" w:hAnsi="Georgia" w:cs="Tahoma"/>
          <w:sz w:val="22"/>
          <w:szCs w:val="22"/>
        </w:rPr>
        <w:t xml:space="preserve">Nos termos do artigo </w:t>
      </w:r>
      <w:r w:rsidR="00B067BC">
        <w:rPr>
          <w:rFonts w:ascii="Georgia" w:hAnsi="Georgia" w:cs="Tahoma"/>
          <w:sz w:val="22"/>
          <w:szCs w:val="22"/>
        </w:rPr>
        <w:t>4º</w:t>
      </w:r>
      <w:r w:rsidR="00C41D3B" w:rsidRPr="00593BB7">
        <w:rPr>
          <w:rFonts w:ascii="Georgia" w:hAnsi="Georgia" w:cs="Tahoma"/>
          <w:sz w:val="22"/>
          <w:szCs w:val="22"/>
        </w:rPr>
        <w:t xml:space="preserve"> </w:t>
      </w:r>
      <w:r w:rsidRPr="00593BB7">
        <w:rPr>
          <w:rFonts w:ascii="Georgia" w:hAnsi="Georgia" w:cs="Tahoma"/>
          <w:sz w:val="22"/>
          <w:szCs w:val="22"/>
        </w:rPr>
        <w:t xml:space="preserve">de seu Estatuto Social, a Emissora tem por objeto social as seguintes atividades: </w:t>
      </w:r>
      <w:r w:rsidR="00B067BC">
        <w:rPr>
          <w:rFonts w:ascii="Georgia" w:hAnsi="Georgia" w:cs="Tahoma"/>
          <w:sz w:val="22"/>
          <w:szCs w:val="22"/>
        </w:rPr>
        <w:t>(i) a exploração de concessões de serviços públicos de transmissão, prestados mediante a implantação, construção, operação e manutenção de instalações de transmissão, incluindo os serviços de apoio e administrativos, provisão de equipamentos e materiais de reserva, programação, medições e demais serviços complementares necessários à transmissão de energia elétrica, segundo os padrões estabelecidos na legislação e regulamentos; e (ii) a prestação de serviços de implantação, construção, montagem, operação e manutenção de instalações</w:t>
      </w:r>
      <w:r w:rsidR="00BA6BA6">
        <w:rPr>
          <w:rFonts w:ascii="Georgia" w:hAnsi="Georgia" w:cs="Tahoma"/>
          <w:sz w:val="22"/>
          <w:szCs w:val="22"/>
        </w:rPr>
        <w:t xml:space="preserve"> de transmissão</w:t>
      </w:r>
      <w:r w:rsidR="00B1135D">
        <w:rPr>
          <w:rFonts w:ascii="Georgia" w:hAnsi="Georgia" w:cs="Tahoma"/>
          <w:sz w:val="22"/>
          <w:szCs w:val="22"/>
        </w:rPr>
        <w:t>,</w:t>
      </w:r>
      <w:r w:rsidR="00BA6BA6">
        <w:rPr>
          <w:rFonts w:ascii="Georgia" w:hAnsi="Georgia" w:cs="Tahoma"/>
          <w:sz w:val="22"/>
          <w:szCs w:val="22"/>
        </w:rPr>
        <w:t xml:space="preserve"> incluindo os serviços de apoio e administrativos, provisão de equipamentos e materiais de reserva, programação, medições e demais serviços complementares necessários à transmissão de energia elétrica.</w:t>
      </w:r>
    </w:p>
    <w:p w:rsidR="000C7099" w:rsidRDefault="000C7099">
      <w:pPr>
        <w:suppressAutoHyphens/>
        <w:rPr>
          <w:rFonts w:ascii="Georgia" w:hAnsi="Georgia" w:cs="Tahoma"/>
          <w:b/>
          <w:sz w:val="22"/>
          <w:szCs w:val="22"/>
        </w:rPr>
      </w:pPr>
    </w:p>
    <w:p w:rsidR="00277AE7" w:rsidRPr="004F7150" w:rsidRDefault="002C5A13" w:rsidP="00277AE7">
      <w:pPr>
        <w:suppressAutoHyphens/>
        <w:spacing w:line="320" w:lineRule="exact"/>
        <w:rPr>
          <w:rFonts w:ascii="Georgia" w:hAnsi="Georgia" w:cs="Tahoma"/>
          <w:b/>
          <w:sz w:val="22"/>
          <w:szCs w:val="22"/>
        </w:rPr>
      </w:pPr>
      <w:r>
        <w:rPr>
          <w:rFonts w:ascii="Georgia" w:hAnsi="Georgia" w:cs="Tahoma"/>
          <w:b/>
          <w:sz w:val="22"/>
          <w:szCs w:val="22"/>
        </w:rPr>
        <w:t xml:space="preserve">3.2. </w:t>
      </w:r>
      <w:r w:rsidR="00277AE7" w:rsidRPr="004F7150">
        <w:rPr>
          <w:rFonts w:ascii="Georgia" w:hAnsi="Georgia" w:cs="Tahoma"/>
          <w:b/>
          <w:sz w:val="22"/>
          <w:szCs w:val="22"/>
        </w:rPr>
        <w:t>Séries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A Emissão será realizada em série única.</w:t>
      </w: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3.</w:t>
      </w:r>
      <w:r w:rsidR="002C5A13">
        <w:rPr>
          <w:rFonts w:ascii="Georgia" w:hAnsi="Georgia" w:cs="Tahoma"/>
          <w:b/>
          <w:sz w:val="22"/>
          <w:szCs w:val="22"/>
        </w:rPr>
        <w:t>3</w:t>
      </w:r>
      <w:r w:rsidRPr="004F7150">
        <w:rPr>
          <w:rFonts w:ascii="Georgia" w:hAnsi="Georgia" w:cs="Tahoma"/>
          <w:b/>
          <w:sz w:val="22"/>
          <w:szCs w:val="22"/>
        </w:rPr>
        <w:t>. Valor Total da Emissão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O valor total das Debêntures, na Data de Emissão, confo</w:t>
      </w:r>
      <w:r w:rsidR="001821BB">
        <w:rPr>
          <w:rFonts w:ascii="Georgia" w:hAnsi="Georgia" w:cs="Tahoma"/>
          <w:sz w:val="22"/>
          <w:szCs w:val="22"/>
        </w:rPr>
        <w:t xml:space="preserve">rme definida abaixo, será de </w:t>
      </w:r>
      <w:r w:rsidR="00BE26D1">
        <w:rPr>
          <w:rFonts w:ascii="Georgia" w:hAnsi="Georgia" w:cs="Tahoma"/>
          <w:sz w:val="22"/>
          <w:szCs w:val="22"/>
        </w:rPr>
        <w:t>até</w:t>
      </w:r>
      <w:r w:rsidR="00093F03">
        <w:rPr>
          <w:rFonts w:ascii="Georgia" w:hAnsi="Georgia" w:cs="Tahoma"/>
          <w:sz w:val="22"/>
          <w:szCs w:val="22"/>
        </w:rPr>
        <w:t xml:space="preserve"> </w:t>
      </w:r>
      <w:r w:rsidR="001821BB">
        <w:rPr>
          <w:rFonts w:ascii="Georgia" w:hAnsi="Georgia" w:cs="Tahoma"/>
          <w:sz w:val="22"/>
          <w:szCs w:val="22"/>
        </w:rPr>
        <w:t>R$</w:t>
      </w:r>
      <w:r w:rsidR="00C41D3B">
        <w:rPr>
          <w:rFonts w:ascii="Georgia" w:hAnsi="Georgia" w:cs="Tahoma"/>
          <w:sz w:val="22"/>
          <w:szCs w:val="22"/>
        </w:rPr>
        <w:t>1</w:t>
      </w:r>
      <w:r w:rsidR="00117E62" w:rsidRPr="004F7150">
        <w:rPr>
          <w:rFonts w:ascii="Georgia" w:hAnsi="Georgia" w:cs="Tahoma"/>
          <w:sz w:val="22"/>
          <w:szCs w:val="22"/>
        </w:rPr>
        <w:t>5</w:t>
      </w:r>
      <w:r w:rsidR="00C41D3B">
        <w:rPr>
          <w:rFonts w:ascii="Georgia" w:hAnsi="Georgia" w:cs="Tahoma"/>
          <w:sz w:val="22"/>
          <w:szCs w:val="22"/>
        </w:rPr>
        <w:t>8</w:t>
      </w:r>
      <w:r w:rsidRPr="004F7150">
        <w:rPr>
          <w:rFonts w:ascii="Georgia" w:hAnsi="Georgia" w:cs="Tahoma"/>
          <w:sz w:val="22"/>
          <w:szCs w:val="22"/>
        </w:rPr>
        <w:t>.000.000,00 (</w:t>
      </w:r>
      <w:r w:rsidR="00C41D3B">
        <w:rPr>
          <w:rFonts w:ascii="Georgia" w:hAnsi="Georgia" w:cs="Tahoma"/>
          <w:sz w:val="22"/>
          <w:szCs w:val="22"/>
        </w:rPr>
        <w:t xml:space="preserve">cento e </w:t>
      </w:r>
      <w:r w:rsidR="00117E62" w:rsidRPr="004F7150">
        <w:rPr>
          <w:rFonts w:ascii="Georgia" w:hAnsi="Georgia" w:cs="Tahoma"/>
          <w:sz w:val="22"/>
          <w:szCs w:val="22"/>
        </w:rPr>
        <w:t>cinquenta</w:t>
      </w:r>
      <w:r w:rsidR="00C41D3B">
        <w:rPr>
          <w:rFonts w:ascii="Georgia" w:hAnsi="Georgia" w:cs="Tahoma"/>
          <w:sz w:val="22"/>
          <w:szCs w:val="22"/>
        </w:rPr>
        <w:t xml:space="preserve"> e oito</w:t>
      </w:r>
      <w:r w:rsidR="006B2058" w:rsidRPr="004F7150">
        <w:rPr>
          <w:rFonts w:ascii="Georgia" w:hAnsi="Georgia" w:cs="Tahoma"/>
          <w:sz w:val="22"/>
          <w:szCs w:val="22"/>
        </w:rPr>
        <w:t xml:space="preserve"> </w:t>
      </w:r>
      <w:r w:rsidRPr="004F7150">
        <w:rPr>
          <w:rFonts w:ascii="Georgia" w:hAnsi="Georgia" w:cs="Tahoma"/>
          <w:sz w:val="22"/>
          <w:szCs w:val="22"/>
        </w:rPr>
        <w:t>milhões de reais) (“</w:t>
      </w:r>
      <w:r w:rsidRPr="004F7150">
        <w:rPr>
          <w:rFonts w:ascii="Georgia" w:hAnsi="Georgia" w:cs="Tahoma"/>
          <w:sz w:val="22"/>
          <w:szCs w:val="22"/>
          <w:u w:val="single"/>
        </w:rPr>
        <w:t>Valor Total</w:t>
      </w:r>
      <w:r w:rsidR="00936940">
        <w:rPr>
          <w:rFonts w:ascii="Georgia" w:hAnsi="Georgia" w:cs="Tahoma"/>
          <w:sz w:val="22"/>
          <w:szCs w:val="22"/>
          <w:u w:val="single"/>
        </w:rPr>
        <w:t xml:space="preserve"> da Emissão</w:t>
      </w:r>
      <w:r w:rsidRPr="004F7150">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3.</w:t>
      </w:r>
      <w:r w:rsidR="002C5A13">
        <w:rPr>
          <w:rFonts w:ascii="Georgia" w:hAnsi="Georgia" w:cs="Tahoma"/>
          <w:b/>
          <w:sz w:val="22"/>
          <w:szCs w:val="22"/>
        </w:rPr>
        <w:t>4</w:t>
      </w:r>
      <w:r w:rsidRPr="004F7150">
        <w:rPr>
          <w:rFonts w:ascii="Georgia" w:hAnsi="Georgia" w:cs="Tahoma"/>
          <w:b/>
          <w:sz w:val="22"/>
          <w:szCs w:val="22"/>
        </w:rPr>
        <w:t>. Quantidade de Debêntures</w:t>
      </w:r>
    </w:p>
    <w:p w:rsidR="00277AE7" w:rsidRPr="004F7150" w:rsidRDefault="00277AE7" w:rsidP="00277AE7">
      <w:pPr>
        <w:pStyle w:val="p0"/>
        <w:tabs>
          <w:tab w:val="clear" w:pos="720"/>
        </w:tabs>
        <w:suppressAutoHyphens/>
        <w:spacing w:line="320" w:lineRule="exact"/>
        <w:rPr>
          <w:rFonts w:ascii="Georgia" w:hAnsi="Georgia" w:cs="Tahoma"/>
          <w:sz w:val="22"/>
          <w:szCs w:val="22"/>
        </w:rPr>
      </w:pPr>
    </w:p>
    <w:p w:rsidR="00277AE7" w:rsidRPr="004F7150" w:rsidRDefault="00277AE7" w:rsidP="00277AE7">
      <w:pPr>
        <w:pStyle w:val="p0"/>
        <w:tabs>
          <w:tab w:val="clear" w:pos="720"/>
        </w:tabs>
        <w:suppressAutoHyphens/>
        <w:spacing w:line="320" w:lineRule="exact"/>
        <w:rPr>
          <w:rFonts w:ascii="Georgia" w:hAnsi="Georgia" w:cs="Tahoma"/>
          <w:sz w:val="22"/>
          <w:szCs w:val="22"/>
        </w:rPr>
      </w:pPr>
      <w:r w:rsidRPr="004F7150">
        <w:rPr>
          <w:rFonts w:ascii="Georgia" w:hAnsi="Georgia" w:cs="Tahoma"/>
          <w:sz w:val="22"/>
          <w:szCs w:val="22"/>
        </w:rPr>
        <w:lastRenderedPageBreak/>
        <w:t xml:space="preserve">Serão emitidas </w:t>
      </w:r>
      <w:r w:rsidR="00BE26D1">
        <w:rPr>
          <w:rFonts w:ascii="Georgia" w:hAnsi="Georgia" w:cs="Tahoma"/>
          <w:sz w:val="22"/>
          <w:szCs w:val="22"/>
        </w:rPr>
        <w:t xml:space="preserve">até </w:t>
      </w:r>
      <w:r w:rsidR="00C41D3B">
        <w:rPr>
          <w:rFonts w:ascii="Georgia" w:hAnsi="Georgia" w:cs="Tahoma"/>
          <w:sz w:val="22"/>
          <w:szCs w:val="22"/>
        </w:rPr>
        <w:t>1</w:t>
      </w:r>
      <w:r w:rsidR="00117E62" w:rsidRPr="004F7150">
        <w:rPr>
          <w:rFonts w:ascii="Georgia" w:hAnsi="Georgia" w:cs="Tahoma"/>
          <w:sz w:val="22"/>
          <w:szCs w:val="22"/>
        </w:rPr>
        <w:t>5</w:t>
      </w:r>
      <w:r w:rsidR="00C41D3B">
        <w:rPr>
          <w:rFonts w:ascii="Georgia" w:hAnsi="Georgia" w:cs="Tahoma"/>
          <w:sz w:val="22"/>
          <w:szCs w:val="22"/>
        </w:rPr>
        <w:t>8</w:t>
      </w:r>
      <w:r w:rsidR="00117E62" w:rsidRPr="004F7150">
        <w:rPr>
          <w:rFonts w:ascii="Georgia" w:hAnsi="Georgia" w:cs="Tahoma"/>
          <w:sz w:val="22"/>
          <w:szCs w:val="22"/>
        </w:rPr>
        <w:t xml:space="preserve"> (</w:t>
      </w:r>
      <w:r w:rsidR="00C41D3B">
        <w:rPr>
          <w:rFonts w:ascii="Georgia" w:hAnsi="Georgia" w:cs="Tahoma"/>
          <w:sz w:val="22"/>
          <w:szCs w:val="22"/>
        </w:rPr>
        <w:t xml:space="preserve">cento e </w:t>
      </w:r>
      <w:r w:rsidR="00117E62" w:rsidRPr="004F7150">
        <w:rPr>
          <w:rFonts w:ascii="Georgia" w:hAnsi="Georgia" w:cs="Tahoma"/>
          <w:sz w:val="22"/>
          <w:szCs w:val="22"/>
        </w:rPr>
        <w:t>cinquenta</w:t>
      </w:r>
      <w:r w:rsidR="00C41D3B">
        <w:rPr>
          <w:rFonts w:ascii="Georgia" w:hAnsi="Georgia" w:cs="Tahoma"/>
          <w:sz w:val="22"/>
          <w:szCs w:val="22"/>
        </w:rPr>
        <w:t xml:space="preserve"> e oito</w:t>
      </w:r>
      <w:r w:rsidR="00117E62" w:rsidRPr="004F7150">
        <w:rPr>
          <w:rFonts w:ascii="Georgia" w:hAnsi="Georgia" w:cs="Tahoma"/>
          <w:sz w:val="22"/>
          <w:szCs w:val="22"/>
        </w:rPr>
        <w:t>)</w:t>
      </w:r>
      <w:r w:rsidR="003F1E58" w:rsidRPr="004F7150">
        <w:rPr>
          <w:rFonts w:ascii="Georgia" w:hAnsi="Georgia" w:cs="Tahoma"/>
          <w:sz w:val="22"/>
          <w:szCs w:val="22"/>
        </w:rPr>
        <w:t xml:space="preserve"> </w:t>
      </w:r>
      <w:r w:rsidRPr="004F7150">
        <w:rPr>
          <w:rFonts w:ascii="Georgia" w:hAnsi="Georgia" w:cs="Tahoma"/>
          <w:sz w:val="22"/>
          <w:szCs w:val="22"/>
        </w:rPr>
        <w:t>Debêntures.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3.</w:t>
      </w:r>
      <w:r w:rsidR="002C5A13">
        <w:rPr>
          <w:rFonts w:ascii="Georgia" w:hAnsi="Georgia" w:cs="Tahoma"/>
          <w:b/>
          <w:sz w:val="22"/>
          <w:szCs w:val="22"/>
        </w:rPr>
        <w:t>5</w:t>
      </w:r>
      <w:r w:rsidRPr="004F7150">
        <w:rPr>
          <w:rFonts w:ascii="Georgia" w:hAnsi="Georgia" w:cs="Tahoma"/>
          <w:b/>
          <w:sz w:val="22"/>
          <w:szCs w:val="22"/>
        </w:rPr>
        <w:t>. Destinação de Recursos</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Default="00765FE2" w:rsidP="00277AE7">
      <w:pPr>
        <w:widowControl w:val="0"/>
        <w:suppressAutoHyphens/>
        <w:spacing w:line="320" w:lineRule="exact"/>
        <w:rPr>
          <w:rFonts w:ascii="Georgia" w:hAnsi="Georgia"/>
          <w:sz w:val="22"/>
          <w:szCs w:val="22"/>
        </w:rPr>
      </w:pPr>
      <w:r>
        <w:rPr>
          <w:rFonts w:ascii="Georgia" w:hAnsi="Georgia"/>
          <w:sz w:val="22"/>
          <w:szCs w:val="22"/>
        </w:rPr>
        <w:t xml:space="preserve">Os recursos obtidos por meio da </w:t>
      </w:r>
      <w:r w:rsidR="00B53480">
        <w:rPr>
          <w:rFonts w:ascii="Georgia" w:hAnsi="Georgia"/>
          <w:sz w:val="22"/>
          <w:szCs w:val="22"/>
        </w:rPr>
        <w:t>Emissão serão destinados para (a) quitação da dívida de curto prazo da Emissora representada pela Cédula de Crédito Bancário n</w:t>
      </w:r>
      <w:r w:rsidR="00B1135D">
        <w:rPr>
          <w:rFonts w:ascii="Georgia" w:hAnsi="Georgia"/>
          <w:sz w:val="22"/>
          <w:szCs w:val="22"/>
        </w:rPr>
        <w:t>.</w:t>
      </w:r>
      <w:r w:rsidR="00B53480" w:rsidRPr="004230A7">
        <w:rPr>
          <w:rFonts w:ascii="Georgia" w:hAnsi="Georgia"/>
          <w:sz w:val="22"/>
          <w:szCs w:val="22"/>
        </w:rPr>
        <w:t>º 3338202</w:t>
      </w:r>
      <w:r w:rsidR="005477DF">
        <w:rPr>
          <w:rFonts w:ascii="Georgia" w:hAnsi="Georgia"/>
          <w:color w:val="1F497D"/>
          <w:sz w:val="22"/>
          <w:szCs w:val="22"/>
        </w:rPr>
        <w:t xml:space="preserve"> </w:t>
      </w:r>
      <w:r w:rsidR="00B53480">
        <w:rPr>
          <w:rFonts w:ascii="Georgia" w:hAnsi="Georgia"/>
          <w:sz w:val="22"/>
          <w:szCs w:val="22"/>
        </w:rPr>
        <w:t>no valor de R$ 30.000.000,00 (tri</w:t>
      </w:r>
      <w:r w:rsidR="005C0002">
        <w:rPr>
          <w:rFonts w:ascii="Georgia" w:hAnsi="Georgia"/>
          <w:sz w:val="22"/>
          <w:szCs w:val="22"/>
        </w:rPr>
        <w:t xml:space="preserve">nta milhões de reais), emitida </w:t>
      </w:r>
      <w:r w:rsidR="00B53480">
        <w:rPr>
          <w:rFonts w:ascii="Georgia" w:hAnsi="Georgia"/>
          <w:sz w:val="22"/>
          <w:szCs w:val="22"/>
        </w:rPr>
        <w:t xml:space="preserve">em </w:t>
      </w:r>
      <w:r w:rsidR="005477DF">
        <w:rPr>
          <w:rFonts w:ascii="Georgia" w:hAnsi="Georgia"/>
          <w:sz w:val="22"/>
          <w:szCs w:val="22"/>
        </w:rPr>
        <w:t>28 de dezembro</w:t>
      </w:r>
      <w:r w:rsidR="00B53480">
        <w:rPr>
          <w:rFonts w:ascii="Georgia" w:hAnsi="Georgia"/>
          <w:sz w:val="22"/>
          <w:szCs w:val="22"/>
        </w:rPr>
        <w:t xml:space="preserve"> de 2011 em favor do Banco</w:t>
      </w:r>
      <w:r w:rsidR="00287746">
        <w:rPr>
          <w:rFonts w:ascii="Georgia" w:hAnsi="Georgia"/>
          <w:sz w:val="22"/>
          <w:szCs w:val="22"/>
        </w:rPr>
        <w:t xml:space="preserve"> Bradesco</w:t>
      </w:r>
      <w:r w:rsidR="004230A7">
        <w:rPr>
          <w:rFonts w:ascii="Georgia" w:hAnsi="Georgia"/>
          <w:sz w:val="22"/>
          <w:szCs w:val="22"/>
        </w:rPr>
        <w:t xml:space="preserve"> </w:t>
      </w:r>
      <w:r w:rsidR="00287746">
        <w:rPr>
          <w:rFonts w:ascii="Georgia" w:hAnsi="Georgia"/>
          <w:sz w:val="22"/>
          <w:szCs w:val="22"/>
        </w:rPr>
        <w:t xml:space="preserve">S.A. e </w:t>
      </w:r>
      <w:r>
        <w:rPr>
          <w:rFonts w:ascii="Georgia" w:hAnsi="Georgia"/>
          <w:sz w:val="22"/>
          <w:szCs w:val="22"/>
        </w:rPr>
        <w:t>com</w:t>
      </w:r>
      <w:r w:rsidR="00DD1568" w:rsidRPr="00DD1568">
        <w:rPr>
          <w:rFonts w:ascii="Georgia" w:hAnsi="Georgia"/>
          <w:sz w:val="22"/>
          <w:szCs w:val="22"/>
        </w:rPr>
        <w:t xml:space="preserve"> prazo de</w:t>
      </w:r>
      <w:r>
        <w:rPr>
          <w:rFonts w:ascii="Georgia" w:hAnsi="Georgia"/>
          <w:sz w:val="22"/>
          <w:szCs w:val="22"/>
        </w:rPr>
        <w:t xml:space="preserve"> </w:t>
      </w:r>
      <w:r w:rsidR="00C6628D">
        <w:rPr>
          <w:rFonts w:ascii="Georgia" w:hAnsi="Georgia"/>
          <w:sz w:val="22"/>
          <w:szCs w:val="22"/>
        </w:rPr>
        <w:t xml:space="preserve">até </w:t>
      </w:r>
      <w:r w:rsidR="008C41AC" w:rsidRPr="008C41AC">
        <w:rPr>
          <w:rFonts w:ascii="Georgia" w:hAnsi="Georgia"/>
          <w:sz w:val="22"/>
          <w:szCs w:val="22"/>
        </w:rPr>
        <w:t>61 (sessenta e um) dias</w:t>
      </w:r>
      <w:r w:rsidR="005C0002">
        <w:rPr>
          <w:rFonts w:ascii="Georgia" w:hAnsi="Georgia"/>
          <w:sz w:val="22"/>
          <w:szCs w:val="22"/>
        </w:rPr>
        <w:t xml:space="preserve"> </w:t>
      </w:r>
      <w:r>
        <w:rPr>
          <w:rFonts w:ascii="Georgia" w:hAnsi="Georgia"/>
          <w:sz w:val="22"/>
          <w:szCs w:val="22"/>
        </w:rPr>
        <w:t>(“</w:t>
      </w:r>
      <w:r w:rsidR="00DD1568" w:rsidRPr="00DD1568">
        <w:rPr>
          <w:rFonts w:ascii="Georgia" w:hAnsi="Georgia"/>
          <w:sz w:val="22"/>
          <w:szCs w:val="22"/>
          <w:u w:val="single"/>
        </w:rPr>
        <w:t>CCB</w:t>
      </w:r>
      <w:r>
        <w:rPr>
          <w:rFonts w:ascii="Georgia" w:hAnsi="Georgia"/>
          <w:sz w:val="22"/>
          <w:szCs w:val="22"/>
        </w:rPr>
        <w:t>”)</w:t>
      </w:r>
      <w:r w:rsidR="00287746">
        <w:rPr>
          <w:rFonts w:ascii="Georgia" w:hAnsi="Georgia"/>
          <w:sz w:val="22"/>
          <w:szCs w:val="22"/>
        </w:rPr>
        <w:t>;</w:t>
      </w:r>
      <w:r w:rsidR="00DD1568" w:rsidRPr="00DD1568">
        <w:rPr>
          <w:rFonts w:ascii="Georgia" w:hAnsi="Georgia"/>
          <w:sz w:val="22"/>
          <w:szCs w:val="22"/>
        </w:rPr>
        <w:t xml:space="preserve"> e (b) implantação do tramo norte do projeto Jauru Transmissora de Energia S.A., consistente da prestação do serviço público, por 30 (trinta) anos e em regime de concessão, de transmissão de energia elétrica, incluindo a construção, operação e manutenção de 949 km (novecentos e quarenta e nove </w:t>
      </w:r>
      <w:r w:rsidR="00DD1568" w:rsidRPr="00242ED6">
        <w:rPr>
          <w:rFonts w:ascii="Georgia" w:hAnsi="Georgia"/>
          <w:sz w:val="22"/>
          <w:szCs w:val="22"/>
        </w:rPr>
        <w:t>quilômetros) de linhas de transmissão, localizadas entre Jauru (MT) e Samuel (RO)</w:t>
      </w:r>
      <w:r w:rsidRPr="00242ED6">
        <w:rPr>
          <w:rFonts w:ascii="Georgia" w:hAnsi="Georgia"/>
          <w:sz w:val="22"/>
          <w:szCs w:val="22"/>
        </w:rPr>
        <w:t xml:space="preserve"> (“</w:t>
      </w:r>
      <w:r w:rsidR="00DD1568" w:rsidRPr="00242ED6">
        <w:rPr>
          <w:rFonts w:ascii="Georgia" w:hAnsi="Georgia"/>
          <w:sz w:val="22"/>
          <w:szCs w:val="22"/>
          <w:u w:val="single"/>
        </w:rPr>
        <w:t>Projeto</w:t>
      </w:r>
      <w:r w:rsidRPr="00242ED6">
        <w:rPr>
          <w:rFonts w:ascii="Georgia" w:hAnsi="Georgia"/>
          <w:sz w:val="22"/>
          <w:szCs w:val="22"/>
        </w:rPr>
        <w:t>”)</w:t>
      </w:r>
      <w:r w:rsidR="005477DF" w:rsidRPr="00242ED6">
        <w:rPr>
          <w:rFonts w:ascii="Georgia" w:hAnsi="Georgia"/>
          <w:sz w:val="22"/>
          <w:szCs w:val="22"/>
        </w:rPr>
        <w:t>.</w:t>
      </w:r>
      <w:r w:rsidR="00B1135D" w:rsidRPr="00242ED6">
        <w:rPr>
          <w:rFonts w:ascii="Georgia" w:hAnsi="Georgia"/>
          <w:sz w:val="22"/>
          <w:szCs w:val="22"/>
        </w:rPr>
        <w:t xml:space="preserve"> </w:t>
      </w:r>
      <w:r>
        <w:rPr>
          <w:rFonts w:ascii="Georgia" w:hAnsi="Georgia"/>
          <w:sz w:val="22"/>
          <w:szCs w:val="22"/>
        </w:rPr>
        <w:t xml:space="preserve"> </w:t>
      </w:r>
    </w:p>
    <w:p w:rsidR="00F32A17" w:rsidRPr="00C41D3B" w:rsidRDefault="00F32A17" w:rsidP="00277AE7">
      <w:pPr>
        <w:widowControl w:val="0"/>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bookmarkStart w:id="6" w:name="_DV_M70"/>
      <w:bookmarkStart w:id="7" w:name="_DV_M72"/>
      <w:bookmarkStart w:id="8" w:name="_DV_M73"/>
      <w:bookmarkEnd w:id="6"/>
      <w:bookmarkEnd w:id="7"/>
      <w:bookmarkEnd w:id="8"/>
      <w:r w:rsidRPr="004F7150">
        <w:rPr>
          <w:rFonts w:ascii="Georgia" w:hAnsi="Georgia" w:cs="Tahoma"/>
          <w:b/>
          <w:sz w:val="22"/>
          <w:szCs w:val="22"/>
        </w:rPr>
        <w:t>3.</w:t>
      </w:r>
      <w:r w:rsidR="002C5A13">
        <w:rPr>
          <w:rFonts w:ascii="Georgia" w:hAnsi="Georgia" w:cs="Tahoma"/>
          <w:b/>
          <w:sz w:val="22"/>
          <w:szCs w:val="22"/>
        </w:rPr>
        <w:t>6</w:t>
      </w:r>
      <w:r w:rsidRPr="004F7150">
        <w:rPr>
          <w:rFonts w:ascii="Georgia" w:hAnsi="Georgia" w:cs="Tahoma"/>
          <w:b/>
          <w:sz w:val="22"/>
          <w:szCs w:val="22"/>
        </w:rPr>
        <w:t>. Número da Emissão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Esta Escritura de Emissão representa a 1ª </w:t>
      </w:r>
      <w:r w:rsidR="00D64B0C" w:rsidRPr="004F7150">
        <w:rPr>
          <w:rFonts w:ascii="Georgia" w:hAnsi="Georgia" w:cs="Tahoma"/>
          <w:sz w:val="22"/>
          <w:szCs w:val="22"/>
        </w:rPr>
        <w:t xml:space="preserve">(primeira) </w:t>
      </w:r>
      <w:r w:rsidRPr="004F7150">
        <w:rPr>
          <w:rFonts w:ascii="Georgia" w:hAnsi="Georgia" w:cs="Tahoma"/>
          <w:sz w:val="22"/>
          <w:szCs w:val="22"/>
        </w:rPr>
        <w:t>emissão pública de Debêntures da Emissora.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tabs>
          <w:tab w:val="left" w:pos="3375"/>
        </w:tabs>
        <w:suppressAutoHyphens/>
        <w:spacing w:line="320" w:lineRule="exact"/>
        <w:rPr>
          <w:rFonts w:ascii="Georgia" w:hAnsi="Georgia" w:cs="Tahoma"/>
          <w:b/>
          <w:sz w:val="22"/>
          <w:szCs w:val="22"/>
        </w:rPr>
      </w:pPr>
      <w:r w:rsidRPr="004F7150">
        <w:rPr>
          <w:rFonts w:ascii="Georgia" w:hAnsi="Georgia" w:cs="Tahoma"/>
          <w:b/>
          <w:sz w:val="22"/>
          <w:szCs w:val="22"/>
        </w:rPr>
        <w:t>3.</w:t>
      </w:r>
      <w:r w:rsidR="002C5A13">
        <w:rPr>
          <w:rFonts w:ascii="Georgia" w:hAnsi="Georgia" w:cs="Tahoma"/>
          <w:b/>
          <w:sz w:val="22"/>
          <w:szCs w:val="22"/>
        </w:rPr>
        <w:t>7</w:t>
      </w:r>
      <w:r w:rsidRPr="004F7150">
        <w:rPr>
          <w:rFonts w:ascii="Georgia" w:hAnsi="Georgia" w:cs="Tahoma"/>
          <w:b/>
          <w:sz w:val="22"/>
          <w:szCs w:val="22"/>
        </w:rPr>
        <w:t>. Banco Mandatário e Agente Escriturador</w:t>
      </w:r>
    </w:p>
    <w:p w:rsidR="00277AE7" w:rsidRPr="004F7150" w:rsidRDefault="00277AE7" w:rsidP="00277AE7">
      <w:pPr>
        <w:suppressAutoHyphens/>
        <w:spacing w:line="320" w:lineRule="exact"/>
        <w:rPr>
          <w:rFonts w:ascii="Georgia" w:hAnsi="Georgia" w:cs="Tahoma"/>
          <w:sz w:val="22"/>
          <w:szCs w:val="22"/>
        </w:rPr>
      </w:pPr>
    </w:p>
    <w:p w:rsidR="00277AE7" w:rsidRPr="004F7150" w:rsidRDefault="009503F5" w:rsidP="00277AE7">
      <w:pPr>
        <w:suppressAutoHyphens/>
        <w:spacing w:line="320" w:lineRule="exact"/>
        <w:rPr>
          <w:rFonts w:ascii="Georgia" w:hAnsi="Georgia" w:cs="Tahoma"/>
          <w:sz w:val="22"/>
          <w:szCs w:val="22"/>
        </w:rPr>
      </w:pPr>
      <w:r w:rsidRPr="004F7150">
        <w:rPr>
          <w:rFonts w:ascii="Georgia" w:hAnsi="Georgia" w:cs="Tahoma"/>
          <w:sz w:val="22"/>
          <w:szCs w:val="22"/>
        </w:rPr>
        <w:t xml:space="preserve">O banco mandatário e o agente escriturador da presente Emissão será o Banco </w:t>
      </w:r>
      <w:r w:rsidR="00035547" w:rsidRPr="004F7150">
        <w:rPr>
          <w:rFonts w:ascii="Georgia" w:hAnsi="Georgia" w:cs="Tahoma"/>
          <w:sz w:val="22"/>
          <w:szCs w:val="22"/>
        </w:rPr>
        <w:t xml:space="preserve">Bradesco S.A., </w:t>
      </w:r>
      <w:r w:rsidR="00AC1264" w:rsidRPr="004F7150">
        <w:rPr>
          <w:rFonts w:ascii="Georgia" w:hAnsi="Georgia" w:cs="Tahoma"/>
          <w:sz w:val="22"/>
          <w:szCs w:val="22"/>
        </w:rPr>
        <w:t>localizado n</w:t>
      </w:r>
      <w:r w:rsidR="002C5A13">
        <w:rPr>
          <w:rFonts w:ascii="Georgia" w:hAnsi="Georgia" w:cs="Tahoma"/>
          <w:sz w:val="22"/>
          <w:szCs w:val="22"/>
        </w:rPr>
        <w:t>o núcleo administrativo denominado</w:t>
      </w:r>
      <w:r w:rsidR="00AC1264" w:rsidRPr="004F7150">
        <w:rPr>
          <w:rFonts w:ascii="Georgia" w:hAnsi="Georgia" w:cs="Tahoma"/>
          <w:sz w:val="22"/>
          <w:szCs w:val="22"/>
        </w:rPr>
        <w:t xml:space="preserve"> Cidade de Deus, s/nº, Prédio Amarelo, 2º andar, </w:t>
      </w:r>
      <w:r w:rsidR="002C5A13">
        <w:rPr>
          <w:rFonts w:ascii="Georgia" w:hAnsi="Georgia" w:cs="Tahoma"/>
          <w:sz w:val="22"/>
          <w:szCs w:val="22"/>
        </w:rPr>
        <w:t xml:space="preserve">Vila Yara, </w:t>
      </w:r>
      <w:r w:rsidR="00AC1264" w:rsidRPr="004F7150">
        <w:rPr>
          <w:rFonts w:ascii="Georgia" w:hAnsi="Georgia" w:cs="Tahoma"/>
          <w:sz w:val="22"/>
          <w:szCs w:val="22"/>
        </w:rPr>
        <w:t>Cidade de Osasco, Estado de São Paulo, inscrito no CNPJ/MF sob o n.º 60.746.948/0001-12</w:t>
      </w:r>
      <w:r w:rsidR="001B5801">
        <w:rPr>
          <w:rFonts w:ascii="Georgia" w:hAnsi="Georgia" w:cs="Tahoma"/>
          <w:sz w:val="22"/>
          <w:szCs w:val="22"/>
        </w:rPr>
        <w:t xml:space="preserve"> </w:t>
      </w:r>
      <w:r w:rsidRPr="004F7150">
        <w:rPr>
          <w:rFonts w:ascii="Georgia" w:hAnsi="Georgia" w:cs="Tahoma"/>
          <w:sz w:val="22"/>
          <w:szCs w:val="22"/>
        </w:rPr>
        <w:t>(“</w:t>
      </w:r>
      <w:r w:rsidRPr="004F7150">
        <w:rPr>
          <w:rFonts w:ascii="Georgia" w:hAnsi="Georgia" w:cs="Tahoma"/>
          <w:sz w:val="22"/>
          <w:szCs w:val="22"/>
          <w:u w:val="single"/>
        </w:rPr>
        <w:t>Banco Mandatário</w:t>
      </w:r>
      <w:r w:rsidRPr="004F7150">
        <w:rPr>
          <w:rFonts w:ascii="Georgia" w:hAnsi="Georgia" w:cs="Tahoma"/>
          <w:sz w:val="22"/>
          <w:szCs w:val="22"/>
        </w:rPr>
        <w:t>” e “</w:t>
      </w:r>
      <w:r w:rsidRPr="004F7150">
        <w:rPr>
          <w:rFonts w:ascii="Georgia" w:hAnsi="Georgia" w:cs="Tahoma"/>
          <w:sz w:val="22"/>
          <w:szCs w:val="22"/>
          <w:u w:val="single"/>
        </w:rPr>
        <w:t>Agente Escriturador</w:t>
      </w:r>
      <w:r w:rsidRPr="004F7150">
        <w:rPr>
          <w:rFonts w:ascii="Georgia" w:hAnsi="Georgia" w:cs="Tahoma"/>
          <w:sz w:val="22"/>
          <w:szCs w:val="22"/>
        </w:rPr>
        <w:t>”).</w:t>
      </w:r>
    </w:p>
    <w:p w:rsidR="008F65C8" w:rsidRPr="004F7150" w:rsidRDefault="008F65C8" w:rsidP="00277AE7">
      <w:pPr>
        <w:suppressAutoHyphens/>
        <w:spacing w:line="320" w:lineRule="exact"/>
        <w:rPr>
          <w:rFonts w:ascii="Georgia" w:hAnsi="Georgia" w:cs="Tahoma"/>
          <w:sz w:val="22"/>
          <w:szCs w:val="22"/>
        </w:rPr>
      </w:pPr>
    </w:p>
    <w:p w:rsidR="00277AE7" w:rsidRPr="004F7150" w:rsidRDefault="00277AE7" w:rsidP="00277AE7">
      <w:pPr>
        <w:pStyle w:val="sub"/>
        <w:widowControl/>
        <w:suppressAutoHyphens/>
        <w:spacing w:before="0" w:after="0" w:line="320" w:lineRule="exact"/>
        <w:rPr>
          <w:rFonts w:ascii="Georgia" w:hAnsi="Georgia" w:cs="Tahoma"/>
          <w:b/>
          <w:snapToGrid/>
        </w:rPr>
      </w:pPr>
      <w:r w:rsidRPr="004F7150">
        <w:rPr>
          <w:rFonts w:ascii="Georgia" w:hAnsi="Georgia" w:cs="Tahoma"/>
          <w:b/>
          <w:snapToGrid/>
        </w:rPr>
        <w:t>3.</w:t>
      </w:r>
      <w:r w:rsidR="002C5A13">
        <w:rPr>
          <w:rFonts w:ascii="Georgia" w:hAnsi="Georgia" w:cs="Tahoma"/>
          <w:b/>
          <w:snapToGrid/>
        </w:rPr>
        <w:t>8</w:t>
      </w:r>
      <w:r w:rsidRPr="004F7150">
        <w:rPr>
          <w:rFonts w:ascii="Georgia" w:hAnsi="Georgia" w:cs="Tahoma"/>
          <w:b/>
          <w:snapToGrid/>
        </w:rPr>
        <w:t>. Imunidade</w:t>
      </w:r>
      <w:r w:rsidR="002C5A13">
        <w:rPr>
          <w:rFonts w:ascii="Georgia" w:hAnsi="Georgia" w:cs="Tahoma"/>
          <w:b/>
          <w:snapToGrid/>
        </w:rPr>
        <w:t xml:space="preserve"> Tributária</w:t>
      </w:r>
      <w:r w:rsidRPr="004F7150">
        <w:rPr>
          <w:rFonts w:ascii="Georgia" w:hAnsi="Georgia" w:cs="Tahoma"/>
          <w:b/>
          <w:snapToGrid/>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Style w:val="DeltaViewInsertion"/>
          <w:rFonts w:ascii="Georgia" w:hAnsi="Georgia" w:cs="Tahoma"/>
          <w:sz w:val="22"/>
          <w:szCs w:val="22"/>
        </w:rPr>
      </w:pPr>
      <w:r w:rsidRPr="004F7150">
        <w:rPr>
          <w:rFonts w:ascii="Georgia" w:hAnsi="Georgia" w:cs="Tahoma"/>
          <w:sz w:val="22"/>
          <w:szCs w:val="22"/>
        </w:rPr>
        <w:t xml:space="preserve">Caso qualquer Debenturista goze de algum tipo de imunidade ou isenção tributária, este deverá encaminhar ao Banco Mandatário, no prazo mínimo de </w:t>
      </w:r>
      <w:r w:rsidR="008C41AC" w:rsidRPr="008C41AC">
        <w:rPr>
          <w:rFonts w:ascii="Georgia" w:hAnsi="Georgia" w:cs="Tahoma"/>
          <w:sz w:val="22"/>
          <w:szCs w:val="22"/>
        </w:rPr>
        <w:t>10 (dez) dias úteis</w:t>
      </w:r>
      <w:r w:rsidRPr="004F7150">
        <w:rPr>
          <w:rFonts w:ascii="Georgia" w:hAnsi="Georgia" w:cs="Tahoma"/>
          <w:sz w:val="22"/>
          <w:szCs w:val="22"/>
        </w:rPr>
        <w:t xml:space="preserve"> antes da data prevista para recebimento de valores relativos às Debêntures, documentação comprobatória dessa imunidade ou isenção tributária, sob pena de ter descontados dos seus rendimentos os valores devidos nos termos da legislação tributária em vigor.</w:t>
      </w:r>
    </w:p>
    <w:p w:rsidR="001F6A13" w:rsidRPr="004F7150" w:rsidRDefault="001F6A13" w:rsidP="00277AE7">
      <w:pPr>
        <w:suppressAutoHyphens/>
        <w:spacing w:line="320" w:lineRule="exact"/>
        <w:rPr>
          <w:rStyle w:val="DeltaViewInsertion"/>
          <w:rFonts w:ascii="Georgia" w:hAnsi="Georgia" w:cs="Tahoma"/>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CLÁUSULA QUARTA</w:t>
      </w:r>
      <w:r w:rsidRPr="004F7150">
        <w:rPr>
          <w:rFonts w:ascii="Georgia" w:hAnsi="Georgia" w:cs="Tahoma"/>
          <w:b w:val="0"/>
          <w:sz w:val="22"/>
          <w:szCs w:val="22"/>
        </w:rPr>
        <w:t xml:space="preserve"> – </w:t>
      </w:r>
      <w:r w:rsidRPr="004F7150">
        <w:rPr>
          <w:rFonts w:ascii="Georgia" w:hAnsi="Georgia" w:cs="Tahoma"/>
          <w:sz w:val="22"/>
          <w:szCs w:val="22"/>
        </w:rPr>
        <w:t>DAS CARACTERÍSTICAS DAS DEBÊNTURES</w:t>
      </w: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4.1. Colocação</w:t>
      </w:r>
    </w:p>
    <w:p w:rsidR="00277AE7" w:rsidRPr="004F7150" w:rsidRDefault="00277AE7" w:rsidP="00277AE7">
      <w:pPr>
        <w:suppressAutoHyphens/>
        <w:spacing w:line="320" w:lineRule="exact"/>
        <w:rPr>
          <w:rFonts w:ascii="Georgia" w:hAnsi="Georgia" w:cs="Tahoma"/>
          <w:sz w:val="22"/>
          <w:szCs w:val="22"/>
        </w:rPr>
      </w:pPr>
    </w:p>
    <w:p w:rsidR="00897B63" w:rsidRDefault="00277AE7" w:rsidP="00277AE7">
      <w:pPr>
        <w:suppressAutoHyphens/>
        <w:spacing w:line="320" w:lineRule="exact"/>
        <w:rPr>
          <w:rFonts w:ascii="Georgia" w:hAnsi="Georgia" w:cs="Tahoma"/>
          <w:sz w:val="22"/>
          <w:szCs w:val="22"/>
        </w:rPr>
      </w:pPr>
      <w:bookmarkStart w:id="9" w:name="_DV_M62"/>
      <w:bookmarkEnd w:id="9"/>
      <w:r w:rsidRPr="004F7150">
        <w:rPr>
          <w:rFonts w:ascii="Georgia" w:hAnsi="Georgia" w:cs="Tahoma"/>
          <w:sz w:val="22"/>
          <w:szCs w:val="22"/>
        </w:rPr>
        <w:lastRenderedPageBreak/>
        <w:t xml:space="preserve">4.1.1. As Debêntures serão objeto de Oferta Restrita, sob regime de garantia firme de colocação para </w:t>
      </w:r>
      <w:r w:rsidR="00E86659" w:rsidRPr="004F7150">
        <w:rPr>
          <w:rFonts w:ascii="Georgia" w:hAnsi="Georgia" w:cs="Tahoma"/>
          <w:sz w:val="22"/>
          <w:szCs w:val="22"/>
        </w:rPr>
        <w:t>a totalidade das Debêntures</w:t>
      </w:r>
      <w:r w:rsidRPr="004F7150">
        <w:rPr>
          <w:rFonts w:ascii="Georgia" w:hAnsi="Georgia" w:cs="Tahoma"/>
          <w:sz w:val="22"/>
          <w:szCs w:val="22"/>
        </w:rPr>
        <w:t>, com a intermediação do Banco Bradesco BBI S.A. (“</w:t>
      </w:r>
      <w:r w:rsidRPr="004F7150">
        <w:rPr>
          <w:rFonts w:ascii="Georgia" w:hAnsi="Georgia" w:cs="Tahoma"/>
          <w:sz w:val="22"/>
          <w:szCs w:val="22"/>
          <w:u w:val="single"/>
        </w:rPr>
        <w:t>Coordenador Líder</w:t>
      </w:r>
      <w:r w:rsidRPr="004F7150">
        <w:rPr>
          <w:rFonts w:ascii="Georgia" w:hAnsi="Georgia" w:cs="Tahoma"/>
          <w:sz w:val="22"/>
          <w:szCs w:val="22"/>
        </w:rPr>
        <w:t xml:space="preserve">”), </w:t>
      </w:r>
      <w:r w:rsidRPr="00CB5648">
        <w:rPr>
          <w:rFonts w:ascii="Georgia" w:hAnsi="Georgia" w:cs="Tahoma"/>
          <w:sz w:val="22"/>
          <w:szCs w:val="22"/>
        </w:rPr>
        <w:t xml:space="preserve">conforme </w:t>
      </w:r>
      <w:r w:rsidR="00CB5648">
        <w:rPr>
          <w:rFonts w:ascii="Georgia" w:hAnsi="Georgia" w:cs="Tahoma"/>
          <w:sz w:val="22"/>
          <w:szCs w:val="22"/>
        </w:rPr>
        <w:t>“Contrato de Coordenação, Colocação e Distribuição com Esforços Restritos, da 1ª (Primeira) Emissão de Debêntures Simples, Não Conversíveis em Ações, da Espécie Quirografária, Com Garantia</w:t>
      </w:r>
      <w:r w:rsidR="001B5801">
        <w:rPr>
          <w:rFonts w:ascii="Georgia" w:hAnsi="Georgia" w:cs="Tahoma"/>
          <w:sz w:val="22"/>
          <w:szCs w:val="22"/>
        </w:rPr>
        <w:t xml:space="preserve"> Adicional</w:t>
      </w:r>
      <w:r w:rsidR="00CB5648">
        <w:rPr>
          <w:rFonts w:ascii="Georgia" w:hAnsi="Georgia" w:cs="Tahoma"/>
          <w:sz w:val="22"/>
          <w:szCs w:val="22"/>
        </w:rPr>
        <w:t xml:space="preserve"> Fidejussória, Em Série Única, da </w:t>
      </w:r>
      <w:r w:rsidR="00C41D3B">
        <w:rPr>
          <w:rFonts w:ascii="Georgia" w:hAnsi="Georgia" w:cs="Tahoma"/>
          <w:sz w:val="22"/>
          <w:szCs w:val="22"/>
        </w:rPr>
        <w:t>Jauru Transmissora de Energia</w:t>
      </w:r>
      <w:r w:rsidR="00CB5648">
        <w:rPr>
          <w:rFonts w:ascii="Georgia" w:hAnsi="Georgia" w:cs="Tahoma"/>
          <w:sz w:val="22"/>
          <w:szCs w:val="22"/>
        </w:rPr>
        <w:t xml:space="preserve"> S.A.”</w:t>
      </w:r>
      <w:r w:rsidRPr="00CB5648">
        <w:rPr>
          <w:rFonts w:ascii="Georgia" w:hAnsi="Georgia" w:cs="Tahoma"/>
          <w:sz w:val="22"/>
          <w:szCs w:val="22"/>
        </w:rPr>
        <w:t xml:space="preserve"> (“</w:t>
      </w:r>
      <w:r w:rsidRPr="00CB5648">
        <w:rPr>
          <w:rFonts w:ascii="Georgia" w:hAnsi="Georgia" w:cs="Tahoma"/>
          <w:sz w:val="22"/>
          <w:szCs w:val="22"/>
          <w:u w:val="single"/>
        </w:rPr>
        <w:t>Contrato de Distribuição</w:t>
      </w:r>
      <w:r w:rsidRPr="00CB5648">
        <w:rPr>
          <w:rFonts w:ascii="Georgia" w:hAnsi="Georgia" w:cs="Tahoma"/>
          <w:sz w:val="22"/>
          <w:szCs w:val="22"/>
        </w:rPr>
        <w:t>”)</w:t>
      </w:r>
      <w:r w:rsidRPr="004F7150">
        <w:rPr>
          <w:rFonts w:ascii="Georgia" w:hAnsi="Georgia" w:cs="Tahoma"/>
          <w:sz w:val="22"/>
          <w:szCs w:val="22"/>
        </w:rPr>
        <w:t>.</w:t>
      </w:r>
      <w:r w:rsidR="006C7402">
        <w:rPr>
          <w:rFonts w:ascii="Georgia" w:hAnsi="Georgia" w:cs="Tahoma"/>
          <w:sz w:val="22"/>
          <w:szCs w:val="22"/>
        </w:rPr>
        <w:t xml:space="preserve"> </w:t>
      </w:r>
    </w:p>
    <w:p w:rsidR="00897B63" w:rsidRDefault="00897B63" w:rsidP="00277AE7">
      <w:pPr>
        <w:suppressAutoHyphens/>
        <w:spacing w:line="320" w:lineRule="exact"/>
        <w:rPr>
          <w:rFonts w:ascii="Georgia" w:hAnsi="Georgia" w:cs="Tahoma"/>
          <w:sz w:val="22"/>
          <w:szCs w:val="22"/>
        </w:rPr>
      </w:pPr>
    </w:p>
    <w:p w:rsidR="00277AE7" w:rsidRPr="004F7150" w:rsidRDefault="001B102F" w:rsidP="00277AE7">
      <w:pPr>
        <w:suppressAutoHyphens/>
        <w:spacing w:line="320" w:lineRule="exact"/>
        <w:rPr>
          <w:rFonts w:ascii="Georgia" w:hAnsi="Georgia" w:cs="Tahoma"/>
          <w:sz w:val="22"/>
          <w:szCs w:val="22"/>
        </w:rPr>
      </w:pPr>
      <w:r w:rsidRPr="00093F03">
        <w:rPr>
          <w:rFonts w:ascii="Georgia" w:hAnsi="Georgia" w:cs="Tahoma"/>
          <w:sz w:val="22"/>
          <w:szCs w:val="22"/>
        </w:rPr>
        <w:t xml:space="preserve">4.1.1.1. Nos termos do Contrato de Distribuição, a garantia firme dada pelo Coordenador Líder </w:t>
      </w:r>
      <w:r w:rsidRPr="00093F03">
        <w:rPr>
          <w:rFonts w:ascii="Georgia" w:hAnsi="Georgia" w:cs="Arial"/>
          <w:sz w:val="22"/>
          <w:szCs w:val="22"/>
        </w:rPr>
        <w:t>para o volume de até R$158.000.000,00 (cento e cinquenta e oito milhões de reais), na Data de Emissão,</w:t>
      </w:r>
      <w:r w:rsidRPr="00093F03">
        <w:rPr>
          <w:rFonts w:ascii="Georgia" w:hAnsi="Georgia" w:cs="Tahoma"/>
          <w:sz w:val="22"/>
          <w:szCs w:val="22"/>
        </w:rPr>
        <w:t xml:space="preserve"> é valida até </w:t>
      </w:r>
      <w:ins w:id="10" w:author="Pinheiro Neto Advogados" w:date="2012-02-06T12:56:00Z">
        <w:r w:rsidR="007D6E2D">
          <w:rPr>
            <w:rFonts w:ascii="Georgia" w:hAnsi="Georgia" w:cs="Tahoma"/>
            <w:sz w:val="22"/>
            <w:szCs w:val="22"/>
          </w:rPr>
          <w:t xml:space="preserve">31 de </w:t>
        </w:r>
        <w:r w:rsidR="007D6E2D" w:rsidRPr="007D6E2D">
          <w:rPr>
            <w:rFonts w:ascii="Georgia" w:hAnsi="Georgia" w:cs="Tahoma"/>
            <w:sz w:val="22"/>
            <w:szCs w:val="22"/>
          </w:rPr>
          <w:t xml:space="preserve">julho </w:t>
        </w:r>
      </w:ins>
      <w:del w:id="11" w:author="Pinheiro Neto Advogados" w:date="2012-02-06T12:56:00Z">
        <w:r w:rsidR="005C79E9" w:rsidRPr="005C79E9">
          <w:rPr>
            <w:rFonts w:ascii="Georgia" w:hAnsi="Georgia" w:cs="Tahoma"/>
            <w:sz w:val="22"/>
            <w:szCs w:val="22"/>
            <w:rPrChange w:id="12" w:author="Pinheiro Neto Advogados" w:date="2012-02-06T12:56:00Z">
              <w:rPr>
                <w:rFonts w:ascii="Georgia" w:hAnsi="Georgia" w:cs="Tahoma"/>
                <w:sz w:val="22"/>
                <w:szCs w:val="22"/>
                <w:highlight w:val="yellow"/>
              </w:rPr>
            </w:rPrChange>
          </w:rPr>
          <w:delText>[</w:delText>
        </w:r>
        <w:r w:rsidR="005C79E9" w:rsidRPr="005C79E9">
          <w:rPr>
            <w:rFonts w:ascii="Georgia" w:hAnsi="Georgia" w:cs="Tahoma"/>
            <w:sz w:val="22"/>
            <w:szCs w:val="22"/>
            <w:rPrChange w:id="13" w:author="Pinheiro Neto Advogados" w:date="2012-02-06T12:56:00Z">
              <w:rPr>
                <w:rFonts w:ascii="Georgia" w:hAnsi="Georgia" w:cs="Tahoma"/>
                <w:sz w:val="22"/>
                <w:szCs w:val="22"/>
                <w:highlight w:val="yellow"/>
              </w:rPr>
            </w:rPrChange>
          </w:rPr>
          <w:sym w:font="Symbol" w:char="F0B7"/>
        </w:r>
        <w:r w:rsidR="005C79E9" w:rsidRPr="005C79E9">
          <w:rPr>
            <w:rFonts w:ascii="Georgia" w:hAnsi="Georgia" w:cs="Tahoma"/>
            <w:sz w:val="22"/>
            <w:szCs w:val="22"/>
            <w:rPrChange w:id="14" w:author="Pinheiro Neto Advogados" w:date="2012-02-06T12:56:00Z">
              <w:rPr>
                <w:rFonts w:ascii="Georgia" w:hAnsi="Georgia" w:cs="Tahoma"/>
                <w:sz w:val="22"/>
                <w:szCs w:val="22"/>
                <w:highlight w:val="yellow"/>
              </w:rPr>
            </w:rPrChange>
          </w:rPr>
          <w:delText>] de [</w:delText>
        </w:r>
        <w:r w:rsidR="005C79E9" w:rsidRPr="005C79E9">
          <w:rPr>
            <w:rFonts w:ascii="Georgia" w:hAnsi="Georgia" w:cs="Tahoma"/>
            <w:sz w:val="22"/>
            <w:szCs w:val="22"/>
            <w:rPrChange w:id="15" w:author="Pinheiro Neto Advogados" w:date="2012-02-06T12:56:00Z">
              <w:rPr>
                <w:rFonts w:ascii="Georgia" w:hAnsi="Georgia" w:cs="Tahoma"/>
                <w:sz w:val="22"/>
                <w:szCs w:val="22"/>
                <w:highlight w:val="yellow"/>
              </w:rPr>
            </w:rPrChange>
          </w:rPr>
          <w:sym w:font="Symbol" w:char="F0B7"/>
        </w:r>
        <w:r w:rsidR="005C79E9" w:rsidRPr="005C79E9">
          <w:rPr>
            <w:rFonts w:ascii="Georgia" w:hAnsi="Georgia" w:cs="Tahoma"/>
            <w:sz w:val="22"/>
            <w:szCs w:val="22"/>
            <w:rPrChange w:id="16" w:author="Pinheiro Neto Advogados" w:date="2012-02-06T12:56:00Z">
              <w:rPr>
                <w:rFonts w:ascii="Georgia" w:hAnsi="Georgia" w:cs="Tahoma"/>
                <w:sz w:val="22"/>
                <w:szCs w:val="22"/>
                <w:highlight w:val="yellow"/>
              </w:rPr>
            </w:rPrChange>
          </w:rPr>
          <w:delText>]</w:delText>
        </w:r>
        <w:r w:rsidRPr="007D6E2D" w:rsidDel="007D6E2D">
          <w:rPr>
            <w:rFonts w:ascii="Georgia" w:hAnsi="Georgia" w:cs="Tahoma"/>
            <w:sz w:val="22"/>
            <w:szCs w:val="22"/>
          </w:rPr>
          <w:delText xml:space="preserve"> </w:delText>
        </w:r>
      </w:del>
      <w:r w:rsidR="006E2489">
        <w:rPr>
          <w:rFonts w:ascii="Georgia" w:hAnsi="Georgia" w:cs="Tahoma"/>
          <w:sz w:val="22"/>
          <w:szCs w:val="22"/>
        </w:rPr>
        <w:t>de 2012</w:t>
      </w:r>
      <w:r w:rsidRPr="00093F03">
        <w:rPr>
          <w:rFonts w:ascii="Georgia" w:hAnsi="Georgia" w:cs="Tahoma"/>
          <w:sz w:val="22"/>
          <w:szCs w:val="22"/>
        </w:rPr>
        <w:t xml:space="preserve"> (“</w:t>
      </w:r>
      <w:r w:rsidRPr="00093F03">
        <w:rPr>
          <w:rFonts w:ascii="Georgia" w:hAnsi="Georgia" w:cs="Tahoma"/>
          <w:sz w:val="22"/>
          <w:szCs w:val="22"/>
          <w:u w:val="single"/>
        </w:rPr>
        <w:t>Prazo da Garantia Firme</w:t>
      </w:r>
      <w:r w:rsidRPr="00093F03">
        <w:rPr>
          <w:rFonts w:ascii="Georgia" w:hAnsi="Georgia" w:cs="Tahoma"/>
          <w:sz w:val="22"/>
          <w:szCs w:val="22"/>
        </w:rPr>
        <w:t xml:space="preserve">”), sendo certo que a partir da data em que ocorrer o </w:t>
      </w:r>
      <w:r w:rsidR="00297B83">
        <w:rPr>
          <w:rFonts w:ascii="Georgia" w:hAnsi="Georgia" w:cs="Tahoma"/>
          <w:sz w:val="22"/>
          <w:szCs w:val="22"/>
        </w:rPr>
        <w:t xml:space="preserve">primeiro </w:t>
      </w:r>
      <w:r w:rsidRPr="00093F03">
        <w:rPr>
          <w:rFonts w:ascii="Georgia" w:hAnsi="Georgia" w:cs="Tahoma"/>
          <w:sz w:val="22"/>
          <w:szCs w:val="22"/>
        </w:rPr>
        <w:t>desembolso do Financiamento BNDES (conforme abaixo definido), o Coordenador Líder estará desobrigado a subscrever e integralizar as Debêntures que porventura não tenham sido subscritas e integralizadas até referida data, devendo ser observados também os termos da cláusula 4.13 abaixo.</w:t>
      </w:r>
      <w:r w:rsidR="006C7402">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4.1.</w:t>
      </w:r>
      <w:r w:rsidR="00E86659" w:rsidRPr="004F7150">
        <w:rPr>
          <w:rFonts w:ascii="Georgia" w:hAnsi="Georgia" w:cs="Tahoma"/>
          <w:sz w:val="22"/>
          <w:szCs w:val="22"/>
        </w:rPr>
        <w:t>2</w:t>
      </w:r>
      <w:r w:rsidRPr="004F7150">
        <w:rPr>
          <w:rFonts w:ascii="Georgia" w:hAnsi="Georgia" w:cs="Tahoma"/>
          <w:sz w:val="22"/>
          <w:szCs w:val="22"/>
        </w:rPr>
        <w:t>. O plano de distribuição seguirá o procedimento descrito na Instrução CVM 476. Para tanto, o Coordenador</w:t>
      </w:r>
      <w:r w:rsidR="000502BA">
        <w:rPr>
          <w:rFonts w:ascii="Georgia" w:hAnsi="Georgia" w:cs="Tahoma"/>
          <w:sz w:val="22"/>
          <w:szCs w:val="22"/>
        </w:rPr>
        <w:t xml:space="preserve"> Líder</w:t>
      </w:r>
      <w:r w:rsidRPr="004F7150">
        <w:rPr>
          <w:rFonts w:ascii="Georgia" w:hAnsi="Georgia" w:cs="Tahoma"/>
          <w:sz w:val="22"/>
          <w:szCs w:val="22"/>
        </w:rPr>
        <w:t xml:space="preserve"> poder</w:t>
      </w:r>
      <w:r w:rsidR="00A02D86" w:rsidRPr="004F7150">
        <w:rPr>
          <w:rFonts w:ascii="Georgia" w:hAnsi="Georgia" w:cs="Tahoma"/>
          <w:sz w:val="22"/>
          <w:szCs w:val="22"/>
        </w:rPr>
        <w:t>á</w:t>
      </w:r>
      <w:r w:rsidRPr="004F7150">
        <w:rPr>
          <w:rFonts w:ascii="Georgia" w:hAnsi="Georgia" w:cs="Tahoma"/>
          <w:sz w:val="22"/>
          <w:szCs w:val="22"/>
        </w:rPr>
        <w:t xml:space="preserve"> acessar no máximo 50 (cinquenta) investidores qualificados, assim definidos nos termos do </w:t>
      </w:r>
      <w:r w:rsidR="00F12530" w:rsidRPr="004F7150">
        <w:rPr>
          <w:rFonts w:ascii="Georgia" w:hAnsi="Georgia" w:cs="Tahoma"/>
          <w:sz w:val="22"/>
          <w:szCs w:val="22"/>
        </w:rPr>
        <w:t xml:space="preserve">artigo 4º da Instrução CVM 476 e do </w:t>
      </w:r>
      <w:r w:rsidRPr="004F7150">
        <w:rPr>
          <w:rFonts w:ascii="Georgia" w:hAnsi="Georgia" w:cs="Tahoma"/>
          <w:sz w:val="22"/>
          <w:szCs w:val="22"/>
        </w:rPr>
        <w:t xml:space="preserve">artigo 109 da Instrução CVM n.º 409, de </w:t>
      </w:r>
      <w:smartTag w:uri="urn:schemas-microsoft-com:office:smarttags" w:element="country-region">
        <w:smartTagPr>
          <w:attr w:name="ls" w:val="trans"/>
          <w:attr w:name="Month" w:val="8"/>
          <w:attr w:name="Day" w:val="18"/>
          <w:attr w:name="Year" w:val="2004"/>
        </w:smartTagPr>
        <w:r w:rsidRPr="004F7150">
          <w:rPr>
            <w:rFonts w:ascii="Georgia" w:hAnsi="Georgia" w:cs="Tahoma"/>
            <w:sz w:val="22"/>
            <w:szCs w:val="22"/>
          </w:rPr>
          <w:t>18 de agosto de 2004</w:t>
        </w:r>
      </w:smartTag>
      <w:r w:rsidRPr="004F7150">
        <w:rPr>
          <w:rFonts w:ascii="Georgia" w:hAnsi="Georgia" w:cs="Tahoma"/>
          <w:sz w:val="22"/>
          <w:szCs w:val="22"/>
        </w:rPr>
        <w:t xml:space="preserve">, conforme alterada </w:t>
      </w:r>
      <w:r w:rsidR="00965622" w:rsidRPr="004F7150">
        <w:rPr>
          <w:rFonts w:ascii="Georgia" w:hAnsi="Georgia" w:cs="Tahoma"/>
          <w:sz w:val="22"/>
          <w:szCs w:val="22"/>
        </w:rPr>
        <w:t>(“</w:t>
      </w:r>
      <w:r w:rsidR="00965622" w:rsidRPr="004F7150">
        <w:rPr>
          <w:rFonts w:ascii="Georgia" w:hAnsi="Georgia" w:cs="Tahoma"/>
          <w:sz w:val="22"/>
          <w:szCs w:val="22"/>
          <w:u w:val="single"/>
        </w:rPr>
        <w:t xml:space="preserve">Instrução CVM </w:t>
      </w:r>
      <w:smartTag w:uri="urn:schemas-microsoft-com:office:smarttags" w:element="metricconverter">
        <w:smartTagPr>
          <w:attr w:name="ProductID" w:val="409”"/>
        </w:smartTagPr>
        <w:r w:rsidR="00965622" w:rsidRPr="004F7150">
          <w:rPr>
            <w:rFonts w:ascii="Georgia" w:hAnsi="Georgia" w:cs="Tahoma"/>
            <w:sz w:val="22"/>
            <w:szCs w:val="22"/>
            <w:u w:val="single"/>
          </w:rPr>
          <w:t>409</w:t>
        </w:r>
        <w:r w:rsidR="00965622" w:rsidRPr="004F7150">
          <w:rPr>
            <w:rFonts w:ascii="Georgia" w:hAnsi="Georgia" w:cs="Tahoma"/>
            <w:sz w:val="22"/>
            <w:szCs w:val="22"/>
          </w:rPr>
          <w:t>”</w:t>
        </w:r>
      </w:smartTag>
      <w:r w:rsidR="00965622" w:rsidRPr="004F7150">
        <w:rPr>
          <w:rFonts w:ascii="Georgia" w:hAnsi="Georgia" w:cs="Tahoma"/>
          <w:sz w:val="22"/>
          <w:szCs w:val="22"/>
        </w:rPr>
        <w:t xml:space="preserve"> e </w:t>
      </w:r>
      <w:r w:rsidRPr="004F7150">
        <w:rPr>
          <w:rFonts w:ascii="Georgia" w:hAnsi="Georgia" w:cs="Tahoma"/>
          <w:sz w:val="22"/>
          <w:szCs w:val="22"/>
        </w:rPr>
        <w:t>“</w:t>
      </w:r>
      <w:r w:rsidRPr="004F7150">
        <w:rPr>
          <w:rFonts w:ascii="Georgia" w:hAnsi="Georgia" w:cs="Tahoma"/>
          <w:sz w:val="22"/>
          <w:szCs w:val="22"/>
          <w:u w:val="single"/>
        </w:rPr>
        <w:t>Investidores Qualificados</w:t>
      </w:r>
      <w:r w:rsidRPr="004F7150">
        <w:rPr>
          <w:rFonts w:ascii="Georgia" w:hAnsi="Georgia" w:cs="Tahoma"/>
          <w:sz w:val="22"/>
          <w:szCs w:val="22"/>
        </w:rPr>
        <w:t>”</w:t>
      </w:r>
      <w:r w:rsidR="00965622" w:rsidRPr="004F7150">
        <w:rPr>
          <w:rFonts w:ascii="Georgia" w:hAnsi="Georgia" w:cs="Tahoma"/>
          <w:sz w:val="22"/>
          <w:szCs w:val="22"/>
        </w:rPr>
        <w:t>, respectivamente</w:t>
      </w:r>
      <w:r w:rsidRPr="004F7150">
        <w:rPr>
          <w:rFonts w:ascii="Georgia" w:hAnsi="Georgia" w:cs="Tahoma"/>
          <w:sz w:val="22"/>
          <w:szCs w:val="22"/>
        </w:rPr>
        <w:t>), sendo possível a subscrição ou aquisição por, no máximo, 20 (vinte) Investidores Qualificados.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 xml:space="preserve">4.2. Data de Emissão </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 xml:space="preserve">Para todos os efeitos legais, a Data de Emissão das Debêntures será o </w:t>
      </w:r>
      <w:r w:rsidR="000B45CF">
        <w:rPr>
          <w:rFonts w:ascii="Georgia" w:hAnsi="Georgia" w:cs="Tahoma"/>
          <w:sz w:val="22"/>
          <w:szCs w:val="22"/>
        </w:rPr>
        <w:t xml:space="preserve">dia </w:t>
      </w:r>
      <w:r w:rsidR="001E4560">
        <w:rPr>
          <w:rFonts w:ascii="Georgia" w:hAnsi="Georgia" w:cs="Tahoma"/>
          <w:sz w:val="22"/>
          <w:szCs w:val="22"/>
        </w:rPr>
        <w:t>16 de janeiro</w:t>
      </w:r>
      <w:r w:rsidR="000B45CF">
        <w:rPr>
          <w:rFonts w:ascii="Georgia" w:hAnsi="Georgia" w:cs="Tahoma"/>
          <w:sz w:val="22"/>
          <w:szCs w:val="22"/>
        </w:rPr>
        <w:t xml:space="preserve"> de</w:t>
      </w:r>
      <w:r w:rsidR="001E4560">
        <w:rPr>
          <w:rFonts w:ascii="Georgia" w:hAnsi="Georgia" w:cs="Tahoma"/>
          <w:sz w:val="22"/>
          <w:szCs w:val="22"/>
        </w:rPr>
        <w:t xml:space="preserve"> 2012</w:t>
      </w:r>
      <w:r w:rsidRPr="004F7150">
        <w:rPr>
          <w:rFonts w:ascii="Georgia" w:hAnsi="Georgia" w:cs="Tahoma"/>
          <w:sz w:val="22"/>
          <w:szCs w:val="22"/>
        </w:rPr>
        <w:t xml:space="preserve"> (“</w:t>
      </w:r>
      <w:r w:rsidRPr="004F7150">
        <w:rPr>
          <w:rFonts w:ascii="Georgia" w:hAnsi="Georgia" w:cs="Tahoma"/>
          <w:sz w:val="22"/>
          <w:szCs w:val="22"/>
          <w:u w:val="single"/>
        </w:rPr>
        <w:t>Data de Emissão</w:t>
      </w:r>
      <w:r w:rsidRPr="004F7150">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4.3. Valor Nominal Unitário</w:t>
      </w:r>
    </w:p>
    <w:p w:rsidR="00277AE7" w:rsidRPr="004F7150" w:rsidRDefault="00277AE7" w:rsidP="00277AE7">
      <w:pPr>
        <w:pStyle w:val="p0"/>
        <w:tabs>
          <w:tab w:val="clear" w:pos="720"/>
        </w:tabs>
        <w:suppressAutoHyphens/>
        <w:spacing w:line="320" w:lineRule="exact"/>
        <w:rPr>
          <w:rFonts w:ascii="Georgia" w:hAnsi="Georgia" w:cs="Tahoma"/>
          <w:sz w:val="22"/>
          <w:szCs w:val="22"/>
        </w:rPr>
      </w:pPr>
    </w:p>
    <w:p w:rsidR="00277AE7" w:rsidRPr="004F7150" w:rsidRDefault="00277AE7" w:rsidP="00277AE7">
      <w:pPr>
        <w:pStyle w:val="p0"/>
        <w:tabs>
          <w:tab w:val="clear" w:pos="720"/>
        </w:tabs>
        <w:suppressAutoHyphens/>
        <w:spacing w:line="320" w:lineRule="exact"/>
        <w:rPr>
          <w:rFonts w:ascii="Georgia" w:hAnsi="Georgia" w:cs="Tahoma"/>
          <w:sz w:val="22"/>
          <w:szCs w:val="22"/>
        </w:rPr>
      </w:pPr>
      <w:r w:rsidRPr="004F7150">
        <w:rPr>
          <w:rFonts w:ascii="Georgia" w:hAnsi="Georgia" w:cs="Tahoma"/>
          <w:sz w:val="22"/>
          <w:szCs w:val="22"/>
        </w:rPr>
        <w:t xml:space="preserve">O </w:t>
      </w:r>
      <w:r w:rsidR="00BB739D" w:rsidRPr="004F7150">
        <w:rPr>
          <w:rFonts w:ascii="Georgia" w:hAnsi="Georgia" w:cs="Tahoma"/>
          <w:sz w:val="22"/>
          <w:szCs w:val="22"/>
        </w:rPr>
        <w:t>v</w:t>
      </w:r>
      <w:r w:rsidRPr="004F7150">
        <w:rPr>
          <w:rFonts w:ascii="Georgia" w:hAnsi="Georgia" w:cs="Tahoma"/>
          <w:sz w:val="22"/>
          <w:szCs w:val="22"/>
        </w:rPr>
        <w:t xml:space="preserve">alor </w:t>
      </w:r>
      <w:r w:rsidR="00BB739D" w:rsidRPr="004F7150">
        <w:rPr>
          <w:rFonts w:ascii="Georgia" w:hAnsi="Georgia" w:cs="Tahoma"/>
          <w:sz w:val="22"/>
          <w:szCs w:val="22"/>
        </w:rPr>
        <w:t>n</w:t>
      </w:r>
      <w:r w:rsidRPr="004F7150">
        <w:rPr>
          <w:rFonts w:ascii="Georgia" w:hAnsi="Georgia" w:cs="Tahoma"/>
          <w:sz w:val="22"/>
          <w:szCs w:val="22"/>
        </w:rPr>
        <w:t xml:space="preserve">ominal </w:t>
      </w:r>
      <w:r w:rsidR="00BB739D" w:rsidRPr="004F7150">
        <w:rPr>
          <w:rFonts w:ascii="Georgia" w:hAnsi="Georgia" w:cs="Tahoma"/>
          <w:sz w:val="22"/>
          <w:szCs w:val="22"/>
        </w:rPr>
        <w:t>u</w:t>
      </w:r>
      <w:r w:rsidRPr="004F7150">
        <w:rPr>
          <w:rFonts w:ascii="Georgia" w:hAnsi="Georgia" w:cs="Tahoma"/>
          <w:sz w:val="22"/>
          <w:szCs w:val="22"/>
        </w:rPr>
        <w:t xml:space="preserve">nitário das Debêntures, na Data de Emissão, será de </w:t>
      </w:r>
      <w:r w:rsidR="003F1E58" w:rsidRPr="004F7150">
        <w:rPr>
          <w:rFonts w:ascii="Georgia" w:hAnsi="Georgia" w:cs="Tahoma"/>
          <w:sz w:val="22"/>
          <w:szCs w:val="22"/>
        </w:rPr>
        <w:t>R$</w:t>
      </w:r>
      <w:r w:rsidR="00A02D86" w:rsidRPr="004F7150">
        <w:rPr>
          <w:rFonts w:ascii="Georgia" w:hAnsi="Georgia" w:cs="Tahoma"/>
          <w:sz w:val="22"/>
          <w:szCs w:val="22"/>
        </w:rPr>
        <w:t>1.0</w:t>
      </w:r>
      <w:r w:rsidR="003F1E58" w:rsidRPr="004F7150">
        <w:rPr>
          <w:rFonts w:ascii="Georgia" w:hAnsi="Georgia" w:cs="Tahoma"/>
          <w:sz w:val="22"/>
          <w:szCs w:val="22"/>
        </w:rPr>
        <w:t>00.000,00 (</w:t>
      </w:r>
      <w:r w:rsidR="00A02D86" w:rsidRPr="004F7150">
        <w:rPr>
          <w:rFonts w:ascii="Georgia" w:hAnsi="Georgia" w:cs="Tahoma"/>
          <w:sz w:val="22"/>
          <w:szCs w:val="22"/>
        </w:rPr>
        <w:t>um milhão de</w:t>
      </w:r>
      <w:r w:rsidR="003F1E58" w:rsidRPr="004F7150">
        <w:rPr>
          <w:rFonts w:ascii="Georgia" w:hAnsi="Georgia" w:cs="Tahoma"/>
          <w:sz w:val="22"/>
          <w:szCs w:val="22"/>
        </w:rPr>
        <w:t xml:space="preserve"> reais)</w:t>
      </w:r>
      <w:r w:rsidRPr="004F7150">
        <w:rPr>
          <w:rFonts w:ascii="Georgia" w:hAnsi="Georgia" w:cs="Tahoma"/>
          <w:sz w:val="22"/>
          <w:szCs w:val="22"/>
        </w:rPr>
        <w:t xml:space="preserve"> (“</w:t>
      </w:r>
      <w:r w:rsidRPr="004F7150">
        <w:rPr>
          <w:rFonts w:ascii="Georgia" w:hAnsi="Georgia" w:cs="Tahoma"/>
          <w:sz w:val="22"/>
          <w:szCs w:val="22"/>
          <w:u w:val="single"/>
        </w:rPr>
        <w:t>Valor Nominal Unitário</w:t>
      </w:r>
      <w:r w:rsidRPr="004F7150">
        <w:rPr>
          <w:rFonts w:ascii="Georgia" w:hAnsi="Georgia" w:cs="Tahoma"/>
          <w:sz w:val="22"/>
          <w:szCs w:val="22"/>
        </w:rPr>
        <w:t>”)</w:t>
      </w:r>
      <w:r w:rsidR="00965622" w:rsidRPr="004F7150">
        <w:rPr>
          <w:rFonts w:ascii="Georgia" w:hAnsi="Georgia" w:cs="Tahoma"/>
          <w:sz w:val="22"/>
          <w:szCs w:val="22"/>
        </w:rPr>
        <w:t>.</w:t>
      </w:r>
    </w:p>
    <w:p w:rsidR="00277AE7" w:rsidRPr="004F7150" w:rsidRDefault="00277AE7" w:rsidP="00277AE7">
      <w:pPr>
        <w:pStyle w:val="p0"/>
        <w:tabs>
          <w:tab w:val="clear" w:pos="720"/>
        </w:tabs>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4.4. Forma</w:t>
      </w:r>
      <w:r w:rsidR="00F12530" w:rsidRPr="004F7150">
        <w:rPr>
          <w:rFonts w:ascii="Georgia" w:hAnsi="Georgia" w:cs="Tahoma"/>
          <w:b/>
          <w:sz w:val="22"/>
          <w:szCs w:val="22"/>
        </w:rPr>
        <w:t>,</w:t>
      </w:r>
      <w:r w:rsidRPr="004F7150">
        <w:rPr>
          <w:rFonts w:ascii="Georgia" w:hAnsi="Georgia" w:cs="Tahoma"/>
          <w:b/>
          <w:sz w:val="22"/>
          <w:szCs w:val="22"/>
        </w:rPr>
        <w:t xml:space="preserve"> Conversibilidade</w:t>
      </w:r>
      <w:r w:rsidR="00F12530" w:rsidRPr="004F7150">
        <w:rPr>
          <w:rFonts w:ascii="Georgia" w:hAnsi="Georgia" w:cs="Tahoma"/>
          <w:b/>
          <w:sz w:val="22"/>
          <w:szCs w:val="22"/>
        </w:rPr>
        <w:t xml:space="preserve"> e Comprovação de Titularidade das Debêntures</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4.4.1.</w:t>
      </w:r>
      <w:r w:rsidR="005729F9" w:rsidRPr="004F7150">
        <w:rPr>
          <w:rFonts w:ascii="Georgia" w:hAnsi="Georgia" w:cs="Tahoma"/>
          <w:sz w:val="22"/>
          <w:szCs w:val="22"/>
        </w:rPr>
        <w:tab/>
      </w:r>
      <w:r w:rsidRPr="004F7150">
        <w:rPr>
          <w:rFonts w:ascii="Georgia" w:hAnsi="Georgia" w:cs="Tahoma"/>
          <w:sz w:val="22"/>
          <w:szCs w:val="22"/>
        </w:rPr>
        <w:t xml:space="preserve">As Debêntures </w:t>
      </w:r>
      <w:r w:rsidR="00A04F4D" w:rsidRPr="004F7150">
        <w:rPr>
          <w:rFonts w:ascii="Georgia" w:hAnsi="Georgia" w:cs="Tahoma"/>
          <w:sz w:val="22"/>
          <w:szCs w:val="22"/>
        </w:rPr>
        <w:t>s</w:t>
      </w:r>
      <w:r w:rsidRPr="004F7150">
        <w:rPr>
          <w:rFonts w:ascii="Georgia" w:hAnsi="Georgia" w:cs="Tahoma"/>
          <w:sz w:val="22"/>
          <w:szCs w:val="22"/>
        </w:rPr>
        <w:t xml:space="preserve">erão </w:t>
      </w:r>
      <w:r w:rsidR="00A04F4D" w:rsidRPr="004F7150">
        <w:rPr>
          <w:rFonts w:ascii="Georgia" w:hAnsi="Georgia" w:cs="Tahoma"/>
          <w:sz w:val="22"/>
          <w:szCs w:val="22"/>
        </w:rPr>
        <w:t xml:space="preserve">emitidas sob a </w:t>
      </w:r>
      <w:r w:rsidRPr="004F7150">
        <w:rPr>
          <w:rFonts w:ascii="Georgia" w:hAnsi="Georgia" w:cs="Tahoma"/>
          <w:sz w:val="22"/>
          <w:szCs w:val="22"/>
        </w:rPr>
        <w:t>forma nominativa, escritural e não serão conversíveis em ações de emissão da Emissora.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lastRenderedPageBreak/>
        <w:t xml:space="preserve">4.4.2. Não serão emitidos certificados representativos das Debêntures. Para todos os fins </w:t>
      </w:r>
      <w:r w:rsidR="00A04F4D" w:rsidRPr="004F7150">
        <w:rPr>
          <w:rFonts w:ascii="Georgia" w:hAnsi="Georgia" w:cs="Tahoma"/>
          <w:sz w:val="22"/>
          <w:szCs w:val="22"/>
        </w:rPr>
        <w:t xml:space="preserve">de direito </w:t>
      </w:r>
      <w:r w:rsidRPr="004F7150">
        <w:rPr>
          <w:rFonts w:ascii="Georgia" w:hAnsi="Georgia" w:cs="Tahoma"/>
          <w:sz w:val="22"/>
          <w:szCs w:val="22"/>
        </w:rPr>
        <w:t>e efeitos</w:t>
      </w:r>
      <w:r w:rsidR="00936940">
        <w:rPr>
          <w:rFonts w:ascii="Georgia" w:hAnsi="Georgia" w:cs="Tahoma"/>
          <w:sz w:val="22"/>
          <w:szCs w:val="22"/>
        </w:rPr>
        <w:t xml:space="preserve"> legais</w:t>
      </w:r>
      <w:r w:rsidRPr="004F7150">
        <w:rPr>
          <w:rFonts w:ascii="Georgia" w:hAnsi="Georgia" w:cs="Tahoma"/>
          <w:sz w:val="22"/>
          <w:szCs w:val="22"/>
        </w:rPr>
        <w:t xml:space="preserve">, a titularidade das Debêntures será comprovada pelo extrato emitido pelo Agente Escriturador. Adicionalmente, será reconhecido como comprovante de titularidade para as Debêntures custodiadas </w:t>
      </w:r>
      <w:r w:rsidR="00A04F4D" w:rsidRPr="004F7150">
        <w:rPr>
          <w:rFonts w:ascii="Georgia" w:hAnsi="Georgia" w:cs="Tahoma"/>
          <w:sz w:val="22"/>
          <w:szCs w:val="22"/>
        </w:rPr>
        <w:t xml:space="preserve">eletronicamente </w:t>
      </w:r>
      <w:r w:rsidRPr="004F7150">
        <w:rPr>
          <w:rFonts w:ascii="Georgia" w:hAnsi="Georgia" w:cs="Tahoma"/>
          <w:sz w:val="22"/>
          <w:szCs w:val="22"/>
        </w:rPr>
        <w:t xml:space="preserve">no SND o extrato em nome dos titulares das Debêntures emitido pela CETIP. </w:t>
      </w: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4.5. Espécie</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 xml:space="preserve">As Debêntures serão da </w:t>
      </w:r>
      <w:r w:rsidRPr="00F91523">
        <w:rPr>
          <w:rFonts w:ascii="Georgia" w:hAnsi="Georgia" w:cs="Tahoma"/>
          <w:sz w:val="22"/>
          <w:szCs w:val="22"/>
        </w:rPr>
        <w:t>espécie quirografária</w:t>
      </w:r>
      <w:r w:rsidR="00287746" w:rsidRPr="00F91523">
        <w:rPr>
          <w:rFonts w:ascii="Georgia" w:hAnsi="Georgia" w:cs="Tahoma"/>
          <w:sz w:val="22"/>
          <w:szCs w:val="22"/>
        </w:rPr>
        <w:t xml:space="preserve"> </w:t>
      </w:r>
      <w:r w:rsidR="00DD1568" w:rsidRPr="00F91523">
        <w:rPr>
          <w:rFonts w:ascii="Georgia" w:hAnsi="Georgia" w:cs="Tahoma"/>
          <w:sz w:val="22"/>
          <w:szCs w:val="22"/>
        </w:rPr>
        <w:t xml:space="preserve">e contarão com garantia fidejussória, nos termos da </w:t>
      </w:r>
      <w:r w:rsidR="0086503E">
        <w:rPr>
          <w:rFonts w:ascii="Georgia" w:hAnsi="Georgia" w:cs="Tahoma"/>
          <w:sz w:val="22"/>
          <w:szCs w:val="22"/>
        </w:rPr>
        <w:t>c</w:t>
      </w:r>
      <w:r w:rsidR="00DD1568" w:rsidRPr="00F91523">
        <w:rPr>
          <w:rFonts w:ascii="Georgia" w:hAnsi="Georgia" w:cs="Tahoma"/>
          <w:sz w:val="22"/>
          <w:szCs w:val="22"/>
        </w:rPr>
        <w:t xml:space="preserve">láusula </w:t>
      </w:r>
      <w:r w:rsidR="00F91523" w:rsidRPr="00F91523">
        <w:rPr>
          <w:rFonts w:ascii="Georgia" w:hAnsi="Georgia" w:cs="Tahoma"/>
          <w:sz w:val="22"/>
          <w:szCs w:val="22"/>
        </w:rPr>
        <w:t>4.20</w:t>
      </w:r>
      <w:r w:rsidR="00DD1568" w:rsidRPr="00F91523">
        <w:rPr>
          <w:rFonts w:ascii="Georgia" w:hAnsi="Georgia" w:cs="Tahoma"/>
          <w:sz w:val="22"/>
          <w:szCs w:val="22"/>
        </w:rPr>
        <w:t xml:space="preserve"> abaixo</w:t>
      </w:r>
      <w:r w:rsidRPr="00F91523">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4.6. Forma de Subscrição e Integralização</w:t>
      </w:r>
    </w:p>
    <w:p w:rsidR="00277AE7" w:rsidRPr="004F7150" w:rsidRDefault="00277AE7" w:rsidP="00277AE7">
      <w:pPr>
        <w:suppressAutoHyphens/>
        <w:spacing w:line="320" w:lineRule="exact"/>
        <w:rPr>
          <w:rFonts w:ascii="Georgia" w:hAnsi="Georgia" w:cs="Tahoma"/>
          <w:b/>
          <w:sz w:val="22"/>
          <w:szCs w:val="22"/>
        </w:rPr>
      </w:pPr>
    </w:p>
    <w:p w:rsidR="007D0E58" w:rsidRDefault="00277AE7" w:rsidP="007D0E58">
      <w:pPr>
        <w:suppressAutoHyphens/>
        <w:spacing w:line="320" w:lineRule="exact"/>
        <w:rPr>
          <w:rFonts w:ascii="Georgia" w:hAnsi="Georgia" w:cs="Tahoma"/>
          <w:sz w:val="22"/>
          <w:szCs w:val="22"/>
        </w:rPr>
      </w:pPr>
      <w:r w:rsidRPr="004F7150">
        <w:rPr>
          <w:rFonts w:ascii="Georgia" w:hAnsi="Georgia" w:cs="Tahoma"/>
          <w:sz w:val="22"/>
          <w:szCs w:val="22"/>
        </w:rPr>
        <w:t>4.6.1.</w:t>
      </w:r>
      <w:r w:rsidR="005729F9" w:rsidRPr="004F7150">
        <w:rPr>
          <w:rFonts w:ascii="Georgia" w:hAnsi="Georgia" w:cs="Tahoma"/>
          <w:sz w:val="22"/>
          <w:szCs w:val="22"/>
        </w:rPr>
        <w:tab/>
      </w:r>
      <w:r w:rsidRPr="004F7150">
        <w:rPr>
          <w:rFonts w:ascii="Georgia" w:hAnsi="Georgia" w:cs="Tahoma"/>
          <w:sz w:val="22"/>
          <w:szCs w:val="22"/>
        </w:rPr>
        <w:t xml:space="preserve"> As Debêntures serão subscritas </w:t>
      </w:r>
      <w:r w:rsidRPr="00AA551A">
        <w:rPr>
          <w:rFonts w:ascii="Georgia" w:hAnsi="Georgia" w:cs="Tahoma"/>
          <w:sz w:val="22"/>
          <w:szCs w:val="22"/>
        </w:rPr>
        <w:t xml:space="preserve">pelo seu Valor Nominal </w:t>
      </w:r>
      <w:r w:rsidRPr="00142360">
        <w:rPr>
          <w:rFonts w:ascii="Georgia" w:hAnsi="Georgia" w:cs="Tahoma"/>
          <w:sz w:val="22"/>
          <w:szCs w:val="22"/>
        </w:rPr>
        <w:t>Unitário</w:t>
      </w:r>
      <w:r w:rsidR="00C41D3B">
        <w:rPr>
          <w:rFonts w:ascii="Georgia" w:hAnsi="Georgia" w:cs="Tahoma"/>
          <w:sz w:val="22"/>
          <w:szCs w:val="22"/>
        </w:rPr>
        <w:t xml:space="preserve"> acrescido da Remuneração (conforme abaixo definido), calculada </w:t>
      </w:r>
      <w:r w:rsidR="00DD1568" w:rsidRPr="00DD1568">
        <w:rPr>
          <w:rFonts w:ascii="Georgia" w:hAnsi="Georgia" w:cs="Tahoma"/>
          <w:i/>
          <w:sz w:val="22"/>
          <w:szCs w:val="22"/>
        </w:rPr>
        <w:t>pro rata temporis</w:t>
      </w:r>
      <w:r w:rsidR="00C41D3B">
        <w:rPr>
          <w:rFonts w:ascii="Georgia" w:hAnsi="Georgia" w:cs="Tahoma"/>
          <w:sz w:val="22"/>
          <w:szCs w:val="22"/>
        </w:rPr>
        <w:t xml:space="preserve"> desde a Data de Emissão até a data da efetiva subscrição e integralização das Debêntures</w:t>
      </w:r>
      <w:r w:rsidRPr="00142360">
        <w:rPr>
          <w:rFonts w:ascii="Georgia" w:hAnsi="Georgia" w:cs="Tahoma"/>
          <w:sz w:val="22"/>
          <w:szCs w:val="22"/>
        </w:rPr>
        <w:t>.</w:t>
      </w:r>
      <w:r w:rsidR="00F91523">
        <w:rPr>
          <w:rFonts w:ascii="Georgia" w:hAnsi="Georgia" w:cs="Tahoma"/>
          <w:sz w:val="22"/>
          <w:szCs w:val="22"/>
        </w:rPr>
        <w:t xml:space="preserve"> As Debêntures poderão ser subscritas e integralizadas </w:t>
      </w:r>
      <w:r w:rsidR="008F39CA">
        <w:rPr>
          <w:rFonts w:ascii="Georgia" w:hAnsi="Georgia" w:cs="Tahoma"/>
          <w:sz w:val="22"/>
          <w:szCs w:val="22"/>
        </w:rPr>
        <w:t xml:space="preserve">em datas diversas, </w:t>
      </w:r>
      <w:r w:rsidR="00F91523">
        <w:rPr>
          <w:rFonts w:ascii="Georgia" w:hAnsi="Georgia" w:cs="Tahoma"/>
          <w:sz w:val="22"/>
          <w:szCs w:val="22"/>
        </w:rPr>
        <w:t xml:space="preserve">a partir da </w:t>
      </w:r>
      <w:r w:rsidR="009E18A2">
        <w:rPr>
          <w:rFonts w:ascii="Georgia" w:hAnsi="Georgia" w:cs="Tahoma"/>
          <w:sz w:val="22"/>
          <w:szCs w:val="22"/>
        </w:rPr>
        <w:t>d</w:t>
      </w:r>
      <w:r w:rsidR="00F91523">
        <w:rPr>
          <w:rFonts w:ascii="Georgia" w:hAnsi="Georgia" w:cs="Tahoma"/>
          <w:sz w:val="22"/>
          <w:szCs w:val="22"/>
        </w:rPr>
        <w:t xml:space="preserve">ata de </w:t>
      </w:r>
      <w:r w:rsidR="009E18A2">
        <w:rPr>
          <w:rFonts w:ascii="Georgia" w:hAnsi="Georgia" w:cs="Tahoma"/>
          <w:sz w:val="22"/>
          <w:szCs w:val="22"/>
        </w:rPr>
        <w:t>início da distribuição</w:t>
      </w:r>
      <w:r w:rsidR="00F91523">
        <w:rPr>
          <w:rFonts w:ascii="Georgia" w:hAnsi="Georgia" w:cs="Tahoma"/>
          <w:sz w:val="22"/>
          <w:szCs w:val="22"/>
        </w:rPr>
        <w:t xml:space="preserve"> até o término do prazo de colocação</w:t>
      </w:r>
      <w:r w:rsidR="00651229">
        <w:rPr>
          <w:rFonts w:ascii="Georgia" w:hAnsi="Georgia" w:cs="Tahoma"/>
          <w:sz w:val="22"/>
          <w:szCs w:val="22"/>
        </w:rPr>
        <w:t>,</w:t>
      </w:r>
      <w:r w:rsidR="00EF0CBC" w:rsidRPr="00EF0CBC">
        <w:rPr>
          <w:rFonts w:ascii="Georgia" w:hAnsi="Georgia" w:cs="Tahoma"/>
          <w:sz w:val="22"/>
          <w:szCs w:val="22"/>
        </w:rPr>
        <w:t xml:space="preserve"> em observância ao plano de distribuição previamente acordado entre a Emissora e o Coordenador Líder, conforme </w:t>
      </w:r>
      <w:r w:rsidR="00EF0CBC">
        <w:rPr>
          <w:rFonts w:ascii="Georgia" w:hAnsi="Georgia" w:cs="Tahoma"/>
          <w:sz w:val="22"/>
          <w:szCs w:val="22"/>
        </w:rPr>
        <w:t xml:space="preserve">estabelecido </w:t>
      </w:r>
      <w:r w:rsidR="00EF0CBC" w:rsidRPr="00EF0CBC">
        <w:rPr>
          <w:rFonts w:ascii="Georgia" w:hAnsi="Georgia" w:cs="Tahoma"/>
          <w:sz w:val="22"/>
          <w:szCs w:val="22"/>
        </w:rPr>
        <w:t>no Contrato de Distribuição</w:t>
      </w:r>
      <w:r w:rsidR="008F39CA">
        <w:rPr>
          <w:rFonts w:ascii="Georgia" w:hAnsi="Georgia" w:cs="Tahoma"/>
          <w:sz w:val="22"/>
          <w:szCs w:val="22"/>
        </w:rPr>
        <w:t xml:space="preserve"> (cada uma, uma “</w:t>
      </w:r>
      <w:r w:rsidR="008F39CA">
        <w:rPr>
          <w:rFonts w:ascii="Georgia" w:hAnsi="Georgia" w:cs="Tahoma"/>
          <w:sz w:val="22"/>
          <w:szCs w:val="22"/>
          <w:u w:val="single"/>
        </w:rPr>
        <w:t>Data de Subscrição e Integralização</w:t>
      </w:r>
      <w:r w:rsidR="008F39CA">
        <w:rPr>
          <w:rFonts w:ascii="Georgia" w:hAnsi="Georgia" w:cs="Tahoma"/>
          <w:sz w:val="22"/>
          <w:szCs w:val="22"/>
        </w:rPr>
        <w:t>”)</w:t>
      </w:r>
      <w:r w:rsidR="00F91523">
        <w:rPr>
          <w:rFonts w:ascii="Georgia" w:hAnsi="Georgia" w:cs="Tahoma"/>
          <w:sz w:val="22"/>
          <w:szCs w:val="22"/>
        </w:rPr>
        <w:t>.</w:t>
      </w:r>
    </w:p>
    <w:p w:rsidR="005341D8" w:rsidRDefault="005341D8" w:rsidP="007D0E58">
      <w:pPr>
        <w:suppressAutoHyphens/>
        <w:spacing w:line="320" w:lineRule="exact"/>
        <w:rPr>
          <w:rFonts w:ascii="Georgia" w:hAnsi="Georgia" w:cs="Tahoma"/>
          <w:sz w:val="22"/>
          <w:szCs w:val="22"/>
        </w:rPr>
      </w:pPr>
    </w:p>
    <w:p w:rsidR="000D6406" w:rsidRDefault="005341D8" w:rsidP="00277AE7">
      <w:pPr>
        <w:suppressAutoHyphens/>
        <w:spacing w:line="320" w:lineRule="exact"/>
        <w:rPr>
          <w:rFonts w:ascii="Georgia" w:hAnsi="Georgia" w:cs="Tahoma"/>
          <w:sz w:val="22"/>
          <w:szCs w:val="22"/>
        </w:rPr>
      </w:pPr>
      <w:r>
        <w:rPr>
          <w:rFonts w:ascii="Georgia" w:hAnsi="Georgia" w:cs="Tahoma"/>
          <w:sz w:val="22"/>
          <w:szCs w:val="22"/>
        </w:rPr>
        <w:t>4.6.2.</w:t>
      </w:r>
      <w:r>
        <w:rPr>
          <w:rFonts w:ascii="Georgia" w:hAnsi="Georgia" w:cs="Tahoma"/>
          <w:sz w:val="22"/>
          <w:szCs w:val="22"/>
        </w:rPr>
        <w:tab/>
        <w:t>A quantidade de Debêntures que não forem efetivamente emitidas e subscritas até o término do prazo de colocação acima descrito, serão obrigatoriamente canceladas pela Emissora</w:t>
      </w:r>
      <w:r w:rsidR="000D6406">
        <w:rPr>
          <w:rFonts w:ascii="Georgia" w:hAnsi="Georgia" w:cs="Tahoma"/>
          <w:sz w:val="22"/>
          <w:szCs w:val="22"/>
        </w:rPr>
        <w:t>.</w:t>
      </w:r>
    </w:p>
    <w:p w:rsidR="000D6406" w:rsidRPr="004F7150" w:rsidRDefault="000D6406" w:rsidP="00277AE7">
      <w:pPr>
        <w:suppressAutoHyphens/>
        <w:spacing w:line="320" w:lineRule="exact"/>
        <w:rPr>
          <w:rFonts w:ascii="Georgia" w:hAnsi="Georgia" w:cs="Tahoma"/>
          <w:sz w:val="22"/>
          <w:szCs w:val="22"/>
        </w:rPr>
      </w:pPr>
    </w:p>
    <w:p w:rsidR="00277AE7" w:rsidRPr="004F7150" w:rsidRDefault="002A0035" w:rsidP="00277AE7">
      <w:pPr>
        <w:suppressAutoHyphens/>
        <w:spacing w:line="320" w:lineRule="exact"/>
        <w:rPr>
          <w:rFonts w:ascii="Georgia" w:hAnsi="Georgia" w:cs="Tahoma"/>
          <w:sz w:val="22"/>
          <w:szCs w:val="22"/>
          <w:u w:val="single"/>
        </w:rPr>
      </w:pPr>
      <w:r w:rsidDel="002A0035">
        <w:rPr>
          <w:rFonts w:ascii="Georgia" w:hAnsi="Georgia" w:cs="Tahoma"/>
          <w:sz w:val="22"/>
          <w:szCs w:val="22"/>
        </w:rPr>
        <w:t xml:space="preserve"> </w:t>
      </w:r>
      <w:r w:rsidR="00277AE7" w:rsidRPr="004F7150">
        <w:rPr>
          <w:rFonts w:ascii="Georgia" w:hAnsi="Georgia" w:cs="Tahoma"/>
          <w:sz w:val="22"/>
          <w:szCs w:val="22"/>
        </w:rPr>
        <w:t>4.6.</w:t>
      </w:r>
      <w:r w:rsidR="005341D8">
        <w:rPr>
          <w:rFonts w:ascii="Georgia" w:hAnsi="Georgia" w:cs="Tahoma"/>
          <w:sz w:val="22"/>
          <w:szCs w:val="22"/>
        </w:rPr>
        <w:t>3</w:t>
      </w:r>
      <w:r w:rsidR="00277AE7" w:rsidRPr="004F7150">
        <w:rPr>
          <w:rFonts w:ascii="Georgia" w:hAnsi="Georgia" w:cs="Tahoma"/>
          <w:sz w:val="22"/>
          <w:szCs w:val="22"/>
        </w:rPr>
        <w:t>. As Debêntures serão integralizadas em moeda corrente nacional, à vista, no ato de subscrição,</w:t>
      </w:r>
      <w:r w:rsidR="00277AE7" w:rsidRPr="004F7150">
        <w:rPr>
          <w:rFonts w:ascii="Georgia" w:hAnsi="Georgia" w:cs="Tahoma"/>
          <w:color w:val="000000"/>
          <w:sz w:val="22"/>
          <w:szCs w:val="22"/>
        </w:rPr>
        <w:t xml:space="preserve"> </w:t>
      </w:r>
      <w:r w:rsidR="00277AE7" w:rsidRPr="004F7150">
        <w:rPr>
          <w:rFonts w:ascii="Georgia" w:hAnsi="Georgia" w:cs="Tahoma"/>
          <w:sz w:val="22"/>
          <w:szCs w:val="22"/>
        </w:rPr>
        <w:t>por meio dos procedimentos do SDT.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4.7. Data de Vencimento</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Default="00277AE7" w:rsidP="00277AE7">
      <w:pPr>
        <w:pStyle w:val="p0"/>
        <w:keepNext/>
        <w:widowControl w:val="0"/>
        <w:tabs>
          <w:tab w:val="clear" w:pos="720"/>
        </w:tabs>
        <w:suppressAutoHyphens/>
        <w:spacing w:line="320" w:lineRule="exact"/>
        <w:rPr>
          <w:rFonts w:ascii="Georgia" w:hAnsi="Georgia" w:cs="Tahoma"/>
          <w:sz w:val="22"/>
          <w:szCs w:val="22"/>
        </w:rPr>
      </w:pPr>
      <w:r w:rsidRPr="004F7150">
        <w:rPr>
          <w:rFonts w:ascii="Georgia" w:hAnsi="Georgia" w:cs="Tahoma"/>
          <w:sz w:val="22"/>
          <w:szCs w:val="22"/>
        </w:rPr>
        <w:t xml:space="preserve">As Debêntures terão prazo de vigência de </w:t>
      </w:r>
      <w:r w:rsidR="00F845D8">
        <w:rPr>
          <w:rFonts w:ascii="Georgia" w:hAnsi="Georgia" w:cs="Tahoma"/>
          <w:sz w:val="22"/>
          <w:szCs w:val="22"/>
        </w:rPr>
        <w:t>1 (um)</w:t>
      </w:r>
      <w:r w:rsidR="00A02D86" w:rsidRPr="004F7150">
        <w:rPr>
          <w:rFonts w:ascii="Georgia" w:hAnsi="Georgia" w:cs="Tahoma"/>
          <w:sz w:val="22"/>
          <w:szCs w:val="22"/>
        </w:rPr>
        <w:t xml:space="preserve"> ano</w:t>
      </w:r>
      <w:r w:rsidRPr="004F7150">
        <w:rPr>
          <w:rFonts w:ascii="Georgia" w:hAnsi="Georgia" w:cs="Tahoma"/>
          <w:sz w:val="22"/>
          <w:szCs w:val="22"/>
        </w:rPr>
        <w:t xml:space="preserve"> contado da Data de Emissão, vencendo-se, portanto, </w:t>
      </w:r>
      <w:r w:rsidR="000B45CF">
        <w:rPr>
          <w:rFonts w:ascii="Georgia" w:hAnsi="Georgia" w:cs="Tahoma"/>
          <w:sz w:val="22"/>
          <w:szCs w:val="22"/>
        </w:rPr>
        <w:t xml:space="preserve">em </w:t>
      </w:r>
      <w:r w:rsidR="00E45BF2">
        <w:rPr>
          <w:rFonts w:ascii="Georgia" w:hAnsi="Georgia" w:cs="Tahoma"/>
          <w:sz w:val="22"/>
          <w:szCs w:val="22"/>
        </w:rPr>
        <w:t>16</w:t>
      </w:r>
      <w:r w:rsidR="000B45CF">
        <w:rPr>
          <w:rFonts w:ascii="Georgia" w:hAnsi="Georgia" w:cs="Tahoma"/>
          <w:sz w:val="22"/>
          <w:szCs w:val="22"/>
        </w:rPr>
        <w:t xml:space="preserve"> de </w:t>
      </w:r>
      <w:r w:rsidR="00E45BF2">
        <w:rPr>
          <w:rFonts w:ascii="Georgia" w:hAnsi="Georgia" w:cs="Tahoma"/>
          <w:sz w:val="22"/>
          <w:szCs w:val="22"/>
        </w:rPr>
        <w:t>janeiro</w:t>
      </w:r>
      <w:r w:rsidR="00E97EDE">
        <w:rPr>
          <w:rFonts w:ascii="Georgia" w:hAnsi="Georgia" w:cs="Tahoma"/>
          <w:sz w:val="22"/>
          <w:szCs w:val="22"/>
        </w:rPr>
        <w:t xml:space="preserve"> </w:t>
      </w:r>
      <w:r w:rsidR="008348B0" w:rsidRPr="004F7150">
        <w:rPr>
          <w:rFonts w:ascii="Georgia" w:hAnsi="Georgia" w:cs="Tahoma"/>
          <w:sz w:val="22"/>
          <w:szCs w:val="22"/>
        </w:rPr>
        <w:t>de</w:t>
      </w:r>
      <w:r w:rsidR="00F07E32">
        <w:rPr>
          <w:rFonts w:ascii="Georgia" w:hAnsi="Georgia" w:cs="Tahoma"/>
          <w:sz w:val="22"/>
          <w:szCs w:val="22"/>
        </w:rPr>
        <w:t xml:space="preserve"> </w:t>
      </w:r>
      <w:r w:rsidR="00E45BF2">
        <w:rPr>
          <w:rFonts w:ascii="Georgia" w:hAnsi="Georgia" w:cs="Tahoma"/>
          <w:sz w:val="22"/>
          <w:szCs w:val="22"/>
        </w:rPr>
        <w:t>2013</w:t>
      </w:r>
      <w:r w:rsidR="00345FAA" w:rsidRPr="004F7150">
        <w:rPr>
          <w:rFonts w:ascii="Georgia" w:hAnsi="Georgia" w:cs="Tahoma"/>
          <w:sz w:val="22"/>
          <w:szCs w:val="22"/>
        </w:rPr>
        <w:t xml:space="preserve"> </w:t>
      </w:r>
      <w:r w:rsidRPr="004F7150">
        <w:rPr>
          <w:rFonts w:ascii="Georgia" w:hAnsi="Georgia" w:cs="Tahoma"/>
          <w:sz w:val="22"/>
          <w:szCs w:val="22"/>
        </w:rPr>
        <w:t>(“</w:t>
      </w:r>
      <w:r w:rsidRPr="004F7150">
        <w:rPr>
          <w:rFonts w:ascii="Georgia" w:hAnsi="Georgia" w:cs="Tahoma"/>
          <w:sz w:val="22"/>
          <w:szCs w:val="22"/>
          <w:u w:val="single"/>
        </w:rPr>
        <w:t>Data de Vencimento</w:t>
      </w:r>
      <w:r w:rsidRPr="004F7150">
        <w:rPr>
          <w:rFonts w:ascii="Georgia" w:hAnsi="Georgia" w:cs="Tahoma"/>
          <w:sz w:val="22"/>
          <w:szCs w:val="22"/>
        </w:rPr>
        <w:t xml:space="preserve">”), ressalvadas as hipóteses de </w:t>
      </w:r>
      <w:r w:rsidR="002C5A13">
        <w:rPr>
          <w:rFonts w:ascii="Georgia" w:hAnsi="Georgia" w:cs="Tahoma"/>
          <w:sz w:val="22"/>
          <w:szCs w:val="22"/>
        </w:rPr>
        <w:t xml:space="preserve">resgate antecipado </w:t>
      </w:r>
      <w:r w:rsidR="00EA26F6">
        <w:rPr>
          <w:rFonts w:ascii="Georgia" w:hAnsi="Georgia" w:cs="Tahoma"/>
          <w:sz w:val="22"/>
          <w:szCs w:val="22"/>
        </w:rPr>
        <w:t xml:space="preserve">obrigatório </w:t>
      </w:r>
      <w:r w:rsidR="002C5A13">
        <w:rPr>
          <w:rFonts w:ascii="Georgia" w:hAnsi="Georgia" w:cs="Tahoma"/>
          <w:sz w:val="22"/>
          <w:szCs w:val="22"/>
        </w:rPr>
        <w:t xml:space="preserve">e/ou de </w:t>
      </w:r>
      <w:r w:rsidRPr="004F7150">
        <w:rPr>
          <w:rFonts w:ascii="Georgia" w:hAnsi="Georgia" w:cs="Tahoma"/>
          <w:sz w:val="22"/>
          <w:szCs w:val="22"/>
        </w:rPr>
        <w:t>vencimento antecipado das Debêntures</w:t>
      </w:r>
      <w:r w:rsidR="002C5A13">
        <w:rPr>
          <w:rFonts w:ascii="Georgia" w:hAnsi="Georgia" w:cs="Tahoma"/>
          <w:sz w:val="22"/>
          <w:szCs w:val="22"/>
        </w:rPr>
        <w:t>, nos termos previstos nesta Escritura de Emissão</w:t>
      </w:r>
      <w:r w:rsidRPr="004F7150">
        <w:rPr>
          <w:rFonts w:ascii="Georgia" w:hAnsi="Georgia" w:cs="Tahoma"/>
          <w:sz w:val="22"/>
          <w:szCs w:val="22"/>
        </w:rPr>
        <w:t>.</w:t>
      </w:r>
    </w:p>
    <w:p w:rsidR="00A5052A" w:rsidRDefault="00A5052A" w:rsidP="00277AE7">
      <w:pPr>
        <w:pStyle w:val="p0"/>
        <w:keepNext/>
        <w:widowControl w:val="0"/>
        <w:tabs>
          <w:tab w:val="clear" w:pos="720"/>
        </w:tabs>
        <w:suppressAutoHyphens/>
        <w:spacing w:line="320" w:lineRule="exact"/>
        <w:rPr>
          <w:rFonts w:ascii="Georgia" w:hAnsi="Georgia" w:cs="Tahoma"/>
          <w:sz w:val="22"/>
          <w:szCs w:val="22"/>
        </w:rPr>
      </w:pPr>
    </w:p>
    <w:p w:rsidR="00A5052A" w:rsidRPr="00A5052A" w:rsidRDefault="00A5052A" w:rsidP="00277AE7">
      <w:pPr>
        <w:pStyle w:val="p0"/>
        <w:keepNext/>
        <w:widowControl w:val="0"/>
        <w:tabs>
          <w:tab w:val="clear" w:pos="720"/>
        </w:tabs>
        <w:suppressAutoHyphens/>
        <w:spacing w:line="320" w:lineRule="exact"/>
        <w:rPr>
          <w:rFonts w:ascii="Georgia" w:hAnsi="Georgia" w:cs="Tahoma"/>
          <w:b/>
          <w:sz w:val="22"/>
          <w:szCs w:val="22"/>
        </w:rPr>
      </w:pPr>
      <w:r w:rsidRPr="00A5052A">
        <w:rPr>
          <w:rFonts w:ascii="Georgia" w:hAnsi="Georgia" w:cs="Tahoma"/>
          <w:b/>
          <w:sz w:val="22"/>
          <w:szCs w:val="22"/>
        </w:rPr>
        <w:t>4.8. Atualização Monetária</w:t>
      </w:r>
    </w:p>
    <w:p w:rsidR="00C06512" w:rsidRDefault="00C06512" w:rsidP="00277AE7">
      <w:pPr>
        <w:pStyle w:val="p0"/>
        <w:keepNext/>
        <w:widowControl w:val="0"/>
        <w:tabs>
          <w:tab w:val="clear" w:pos="720"/>
        </w:tabs>
        <w:suppressAutoHyphens/>
        <w:spacing w:line="320" w:lineRule="exact"/>
        <w:rPr>
          <w:rFonts w:ascii="Georgia" w:hAnsi="Georgia" w:cs="Tahoma"/>
          <w:sz w:val="22"/>
          <w:szCs w:val="22"/>
        </w:rPr>
      </w:pPr>
    </w:p>
    <w:p w:rsidR="002C5A13" w:rsidRDefault="00A5052A" w:rsidP="00CC0BAF">
      <w:pPr>
        <w:pStyle w:val="p0"/>
        <w:tabs>
          <w:tab w:val="clear" w:pos="720"/>
        </w:tabs>
        <w:suppressAutoHyphens/>
        <w:spacing w:line="320" w:lineRule="exact"/>
        <w:rPr>
          <w:rFonts w:ascii="Georgia" w:hAnsi="Georgia" w:cs="Tahoma"/>
          <w:i/>
          <w:sz w:val="22"/>
          <w:szCs w:val="22"/>
        </w:rPr>
      </w:pPr>
      <w:r>
        <w:rPr>
          <w:rFonts w:ascii="Georgia" w:hAnsi="Georgia" w:cs="Tahoma"/>
          <w:sz w:val="22"/>
          <w:szCs w:val="22"/>
        </w:rPr>
        <w:t xml:space="preserve">O Valor </w:t>
      </w:r>
      <w:r w:rsidRPr="00A5052A">
        <w:rPr>
          <w:rFonts w:ascii="Georgia" w:hAnsi="Georgia" w:cs="Tahoma"/>
          <w:sz w:val="22"/>
          <w:szCs w:val="22"/>
        </w:rPr>
        <w:t xml:space="preserve">Nominal Unitário das Debêntures </w:t>
      </w:r>
      <w:r w:rsidR="00C06512">
        <w:rPr>
          <w:rFonts w:ascii="Georgia" w:hAnsi="Georgia" w:cs="Tahoma"/>
          <w:sz w:val="22"/>
          <w:szCs w:val="22"/>
        </w:rPr>
        <w:t>não será atu</w:t>
      </w:r>
      <w:r w:rsidR="00306B38">
        <w:rPr>
          <w:rFonts w:ascii="Georgia" w:hAnsi="Georgia" w:cs="Tahoma"/>
          <w:sz w:val="22"/>
          <w:szCs w:val="22"/>
        </w:rPr>
        <w:t>a</w:t>
      </w:r>
      <w:r w:rsidR="00C06512">
        <w:rPr>
          <w:rFonts w:ascii="Georgia" w:hAnsi="Georgia" w:cs="Tahoma"/>
          <w:sz w:val="22"/>
          <w:szCs w:val="22"/>
        </w:rPr>
        <w:t>lizado</w:t>
      </w:r>
      <w:r w:rsidR="009E18A2">
        <w:rPr>
          <w:rFonts w:ascii="Georgia" w:hAnsi="Georgia" w:cs="Tahoma"/>
          <w:sz w:val="22"/>
          <w:szCs w:val="22"/>
        </w:rPr>
        <w:t xml:space="preserve"> monetariamente</w:t>
      </w:r>
      <w:r w:rsidR="00306B38">
        <w:rPr>
          <w:rFonts w:ascii="Georgia" w:hAnsi="Georgia" w:cs="Tahoma"/>
          <w:sz w:val="22"/>
          <w:szCs w:val="22"/>
        </w:rPr>
        <w:t>.</w:t>
      </w:r>
      <w:r w:rsidR="00306B38" w:rsidRPr="00A5052A" w:rsidDel="00306B38">
        <w:rPr>
          <w:rFonts w:ascii="Georgia" w:hAnsi="Georgia" w:cs="Tahoma"/>
          <w:i/>
          <w:sz w:val="22"/>
          <w:szCs w:val="22"/>
        </w:rPr>
        <w:t xml:space="preserve"> </w:t>
      </w:r>
    </w:p>
    <w:p w:rsidR="00306B38" w:rsidRPr="004F7150" w:rsidRDefault="00306B38" w:rsidP="00CC0BAF">
      <w:pPr>
        <w:pStyle w:val="p0"/>
        <w:tabs>
          <w:tab w:val="clear" w:pos="720"/>
        </w:tabs>
        <w:suppressAutoHyphens/>
        <w:spacing w:line="320" w:lineRule="exact"/>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lastRenderedPageBreak/>
        <w:t>4.</w:t>
      </w:r>
      <w:r w:rsidR="00A5052A">
        <w:rPr>
          <w:rFonts w:ascii="Georgia" w:hAnsi="Georgia" w:cs="Tahoma"/>
          <w:b/>
          <w:sz w:val="22"/>
          <w:szCs w:val="22"/>
        </w:rPr>
        <w:t>9</w:t>
      </w:r>
      <w:r w:rsidRPr="004F7150">
        <w:rPr>
          <w:rFonts w:ascii="Georgia" w:hAnsi="Georgia" w:cs="Tahoma"/>
          <w:b/>
          <w:sz w:val="22"/>
          <w:szCs w:val="22"/>
        </w:rPr>
        <w:t>. Remuneração</w:t>
      </w:r>
    </w:p>
    <w:p w:rsidR="00277AE7" w:rsidRPr="004F7150" w:rsidRDefault="00277AE7" w:rsidP="00277AE7">
      <w:pPr>
        <w:keepNext/>
        <w:widowControl w:val="0"/>
        <w:suppressAutoHyphens/>
        <w:spacing w:line="320" w:lineRule="exact"/>
        <w:rPr>
          <w:rFonts w:ascii="Georgia" w:hAnsi="Georgia" w:cs="Tahoma"/>
          <w:b/>
          <w:sz w:val="22"/>
          <w:szCs w:val="22"/>
        </w:rPr>
      </w:pPr>
    </w:p>
    <w:p w:rsidR="00277AE7" w:rsidRPr="004230A7" w:rsidRDefault="00277AE7" w:rsidP="004230A7">
      <w:pPr>
        <w:pStyle w:val="p0"/>
        <w:keepNext/>
        <w:widowControl w:val="0"/>
        <w:tabs>
          <w:tab w:val="clear" w:pos="720"/>
        </w:tabs>
        <w:suppressAutoHyphens/>
        <w:spacing w:line="320" w:lineRule="exact"/>
        <w:rPr>
          <w:rFonts w:ascii="Georgia" w:hAnsi="Georgia" w:cs="Tahoma"/>
          <w:sz w:val="22"/>
          <w:szCs w:val="22"/>
        </w:rPr>
      </w:pPr>
      <w:r w:rsidRPr="004F7150">
        <w:rPr>
          <w:rFonts w:ascii="Georgia" w:hAnsi="Georgia" w:cs="Tahoma"/>
          <w:sz w:val="22"/>
          <w:szCs w:val="22"/>
        </w:rPr>
        <w:t>4.</w:t>
      </w:r>
      <w:r w:rsidR="00A5052A">
        <w:rPr>
          <w:rFonts w:ascii="Georgia" w:hAnsi="Georgia" w:cs="Tahoma"/>
          <w:sz w:val="22"/>
          <w:szCs w:val="22"/>
        </w:rPr>
        <w:t>9</w:t>
      </w:r>
      <w:r w:rsidRPr="004F7150">
        <w:rPr>
          <w:rFonts w:ascii="Georgia" w:hAnsi="Georgia" w:cs="Tahoma"/>
          <w:sz w:val="22"/>
          <w:szCs w:val="22"/>
        </w:rPr>
        <w:t>.1.</w:t>
      </w:r>
      <w:r w:rsidRPr="004F7150">
        <w:rPr>
          <w:rFonts w:ascii="Georgia" w:hAnsi="Georgia" w:cs="Tahoma"/>
          <w:sz w:val="22"/>
          <w:szCs w:val="22"/>
        </w:rPr>
        <w:tab/>
        <w:t>As Debêntures farão jus a uma remuneração (“</w:t>
      </w:r>
      <w:r w:rsidRPr="004F7150">
        <w:rPr>
          <w:rFonts w:ascii="Georgia" w:hAnsi="Georgia" w:cs="Tahoma"/>
          <w:sz w:val="22"/>
          <w:szCs w:val="22"/>
          <w:u w:val="single"/>
        </w:rPr>
        <w:t>Remuneração</w:t>
      </w:r>
      <w:r w:rsidRPr="004F7150">
        <w:rPr>
          <w:rFonts w:ascii="Georgia" w:hAnsi="Georgia" w:cs="Tahoma"/>
          <w:sz w:val="22"/>
          <w:szCs w:val="22"/>
        </w:rPr>
        <w:t xml:space="preserve">”) </w:t>
      </w:r>
      <w:r w:rsidRPr="004C4F25">
        <w:rPr>
          <w:rFonts w:ascii="Georgia" w:hAnsi="Georgia" w:cs="Tahoma"/>
          <w:sz w:val="22"/>
          <w:szCs w:val="22"/>
        </w:rPr>
        <w:t xml:space="preserve">correspondente </w:t>
      </w:r>
      <w:r w:rsidR="00F07E32">
        <w:rPr>
          <w:rFonts w:ascii="Georgia" w:hAnsi="Georgia" w:cs="Tahoma"/>
          <w:sz w:val="22"/>
          <w:szCs w:val="22"/>
        </w:rPr>
        <w:t>à</w:t>
      </w:r>
      <w:r w:rsidR="00B9185C">
        <w:rPr>
          <w:rFonts w:ascii="Georgia" w:hAnsi="Georgia" w:cs="Tahoma"/>
          <w:sz w:val="22"/>
          <w:szCs w:val="22"/>
        </w:rPr>
        <w:t xml:space="preserve"> variação </w:t>
      </w:r>
      <w:r w:rsidR="00F07E32">
        <w:rPr>
          <w:rFonts w:ascii="Georgia" w:hAnsi="Georgia" w:cs="Tahoma"/>
          <w:sz w:val="22"/>
          <w:szCs w:val="22"/>
        </w:rPr>
        <w:t xml:space="preserve">percentual </w:t>
      </w:r>
      <w:r w:rsidR="00B9185C">
        <w:rPr>
          <w:rFonts w:ascii="Georgia" w:hAnsi="Georgia" w:cs="Tahoma"/>
          <w:sz w:val="22"/>
          <w:szCs w:val="22"/>
        </w:rPr>
        <w:t xml:space="preserve">acumulada </w:t>
      </w:r>
      <w:r w:rsidR="00F07E32">
        <w:rPr>
          <w:rFonts w:ascii="Georgia" w:hAnsi="Georgia" w:cs="Tahoma"/>
          <w:sz w:val="22"/>
          <w:szCs w:val="22"/>
        </w:rPr>
        <w:t xml:space="preserve">de 100% (cem por cento) </w:t>
      </w:r>
      <w:r w:rsidR="002F1EF7" w:rsidRPr="004C4F25">
        <w:rPr>
          <w:rFonts w:ascii="Georgia" w:hAnsi="Georgia" w:cs="Tahoma"/>
          <w:sz w:val="22"/>
          <w:szCs w:val="22"/>
        </w:rPr>
        <w:t>d</w:t>
      </w:r>
      <w:r w:rsidRPr="004C4F25">
        <w:rPr>
          <w:rFonts w:ascii="Georgia" w:hAnsi="Georgia" w:cs="Tahoma"/>
          <w:sz w:val="22"/>
          <w:szCs w:val="22"/>
        </w:rPr>
        <w:t>a taxa média diária</w:t>
      </w:r>
      <w:r w:rsidR="00F07E32">
        <w:rPr>
          <w:rFonts w:ascii="Georgia" w:hAnsi="Georgia" w:cs="Tahoma"/>
          <w:sz w:val="22"/>
          <w:szCs w:val="22"/>
        </w:rPr>
        <w:t xml:space="preserve"> de juros</w:t>
      </w:r>
      <w:r w:rsidRPr="004F7150">
        <w:rPr>
          <w:rFonts w:ascii="Georgia" w:hAnsi="Georgia" w:cs="Tahoma"/>
          <w:sz w:val="22"/>
          <w:szCs w:val="22"/>
        </w:rPr>
        <w:t xml:space="preserve"> dos Depósitos Interfinanceiros – DI de um dia, </w:t>
      </w:r>
      <w:r w:rsidR="00F07E32">
        <w:rPr>
          <w:rFonts w:ascii="Georgia" w:hAnsi="Georgia" w:cs="Tahoma"/>
          <w:sz w:val="22"/>
          <w:szCs w:val="22"/>
        </w:rPr>
        <w:t>“</w:t>
      </w:r>
      <w:r w:rsidR="007D0E58">
        <w:rPr>
          <w:rFonts w:ascii="Georgia" w:hAnsi="Georgia" w:cs="Tahoma"/>
          <w:sz w:val="22"/>
          <w:szCs w:val="22"/>
        </w:rPr>
        <w:t xml:space="preserve">over </w:t>
      </w:r>
      <w:r w:rsidRPr="004F7150">
        <w:rPr>
          <w:rFonts w:ascii="Georgia" w:hAnsi="Georgia" w:cs="Tahoma"/>
          <w:sz w:val="22"/>
          <w:szCs w:val="22"/>
        </w:rPr>
        <w:t>extra grupo”, expressa na forma percentual ao ano, base 252 (duzentos e cinquenta e dois) dias úteis, calculada e divulgada diariamente pela CETIP no Informativo Diário, disponível em sua página na Internet (</w:t>
      </w:r>
      <w:hyperlink r:id="rId9" w:history="1">
        <w:r w:rsidR="00BB739D" w:rsidRPr="004F7150">
          <w:rPr>
            <w:rStyle w:val="Hyperlink"/>
            <w:rFonts w:ascii="Georgia" w:hAnsi="Georgia" w:cs="Tahoma"/>
            <w:sz w:val="22"/>
            <w:szCs w:val="22"/>
          </w:rPr>
          <w:t>http://www.cetip.com.br</w:t>
        </w:r>
      </w:hyperlink>
      <w:r w:rsidRPr="004F7150">
        <w:rPr>
          <w:rFonts w:ascii="Georgia" w:hAnsi="Georgia" w:cs="Tahoma"/>
          <w:sz w:val="22"/>
          <w:szCs w:val="22"/>
        </w:rPr>
        <w:t>)</w:t>
      </w:r>
      <w:r w:rsidR="00F57EFC" w:rsidRPr="004F7150">
        <w:rPr>
          <w:rFonts w:ascii="Georgia" w:hAnsi="Georgia" w:cs="Tahoma"/>
          <w:sz w:val="22"/>
          <w:szCs w:val="22"/>
        </w:rPr>
        <w:t xml:space="preserve"> (“</w:t>
      </w:r>
      <w:r w:rsidR="00F57EFC" w:rsidRPr="004F7150">
        <w:rPr>
          <w:rFonts w:ascii="Georgia" w:hAnsi="Georgia" w:cs="Tahoma"/>
          <w:sz w:val="22"/>
          <w:szCs w:val="22"/>
          <w:u w:val="single"/>
        </w:rPr>
        <w:t>Taxa DI</w:t>
      </w:r>
      <w:r w:rsidR="00F57EFC" w:rsidRPr="004F7150">
        <w:rPr>
          <w:rFonts w:ascii="Georgia" w:hAnsi="Georgia" w:cs="Tahoma"/>
          <w:sz w:val="22"/>
          <w:szCs w:val="22"/>
        </w:rPr>
        <w:t>”)</w:t>
      </w:r>
      <w:r w:rsidR="00BB739D" w:rsidRPr="004F7150">
        <w:rPr>
          <w:rFonts w:ascii="Georgia" w:hAnsi="Georgia" w:cs="Tahoma"/>
          <w:sz w:val="22"/>
          <w:szCs w:val="22"/>
        </w:rPr>
        <w:t xml:space="preserve">, acrescida de um </w:t>
      </w:r>
      <w:r w:rsidR="00BB739D" w:rsidRPr="004F7150">
        <w:rPr>
          <w:rFonts w:ascii="Georgia" w:hAnsi="Georgia" w:cs="Tahoma"/>
          <w:i/>
          <w:sz w:val="22"/>
          <w:szCs w:val="22"/>
        </w:rPr>
        <w:t>spread</w:t>
      </w:r>
      <w:r w:rsidR="00BB739D" w:rsidRPr="004F7150">
        <w:rPr>
          <w:rFonts w:ascii="Georgia" w:hAnsi="Georgia" w:cs="Tahoma"/>
          <w:sz w:val="22"/>
          <w:szCs w:val="22"/>
        </w:rPr>
        <w:t xml:space="preserve"> ou sobretaxa equivalente a </w:t>
      </w:r>
      <w:r w:rsidR="00F845D8">
        <w:rPr>
          <w:rFonts w:ascii="Georgia" w:hAnsi="Georgia" w:cs="Tahoma"/>
          <w:sz w:val="22"/>
          <w:szCs w:val="22"/>
        </w:rPr>
        <w:t>1,60</w:t>
      </w:r>
      <w:r w:rsidR="00BB739D" w:rsidRPr="004F7150">
        <w:rPr>
          <w:rFonts w:ascii="Georgia" w:hAnsi="Georgia" w:cs="Tahoma"/>
          <w:sz w:val="22"/>
          <w:szCs w:val="22"/>
        </w:rPr>
        <w:t>% (</w:t>
      </w:r>
      <w:r w:rsidR="00F845D8">
        <w:rPr>
          <w:rFonts w:ascii="Georgia" w:hAnsi="Georgia" w:cs="Tahoma"/>
          <w:sz w:val="22"/>
          <w:szCs w:val="22"/>
        </w:rPr>
        <w:t>um</w:t>
      </w:r>
      <w:r w:rsidR="00BB739D" w:rsidRPr="004F7150">
        <w:rPr>
          <w:rFonts w:ascii="Georgia" w:hAnsi="Georgia" w:cs="Tahoma"/>
          <w:sz w:val="22"/>
          <w:szCs w:val="22"/>
        </w:rPr>
        <w:t xml:space="preserve"> inteiro e </w:t>
      </w:r>
      <w:r w:rsidR="00F845D8">
        <w:rPr>
          <w:rFonts w:ascii="Georgia" w:hAnsi="Georgia" w:cs="Tahoma"/>
          <w:sz w:val="22"/>
          <w:szCs w:val="22"/>
        </w:rPr>
        <w:t>sessenta</w:t>
      </w:r>
      <w:r w:rsidR="00BB739D" w:rsidRPr="004F7150">
        <w:rPr>
          <w:rFonts w:ascii="Georgia" w:hAnsi="Georgia" w:cs="Tahoma"/>
          <w:sz w:val="22"/>
          <w:szCs w:val="22"/>
        </w:rPr>
        <w:t xml:space="preserve"> centésimos por cento) ao ano, </w:t>
      </w:r>
      <w:r w:rsidR="00765FE2">
        <w:rPr>
          <w:rFonts w:ascii="Georgia" w:hAnsi="Georgia" w:cs="Tahoma"/>
          <w:sz w:val="22"/>
          <w:szCs w:val="22"/>
        </w:rPr>
        <w:t xml:space="preserve">base 252 (duzentos e cinquenta e dois) dias úteis, calculados de forma exponencial e cumulativa </w:t>
      </w:r>
      <w:r w:rsidR="00765FE2">
        <w:rPr>
          <w:rFonts w:ascii="Georgia" w:hAnsi="Georgia" w:cs="Tahoma"/>
          <w:i/>
          <w:sz w:val="22"/>
          <w:szCs w:val="22"/>
        </w:rPr>
        <w:t>pro rata temporis</w:t>
      </w:r>
      <w:r w:rsidR="00765FE2">
        <w:rPr>
          <w:rFonts w:ascii="Georgia" w:hAnsi="Georgia" w:cs="Tahoma"/>
          <w:sz w:val="22"/>
          <w:szCs w:val="22"/>
        </w:rPr>
        <w:t xml:space="preserve"> por dias úteis decorridos, incidentes sobre o Valor Nominal Unitário não amortizado das Debêntures, </w:t>
      </w:r>
      <w:r w:rsidR="00765FE2">
        <w:rPr>
          <w:rFonts w:ascii="Georgia" w:hAnsi="Georgia"/>
          <w:sz w:val="22"/>
          <w:szCs w:val="22"/>
        </w:rPr>
        <w:t xml:space="preserve">desde a Data de Emissão </w:t>
      </w:r>
      <w:r w:rsidR="00DD1568" w:rsidRPr="00DD1568">
        <w:rPr>
          <w:rFonts w:ascii="Georgia" w:hAnsi="Georgia"/>
          <w:sz w:val="22"/>
          <w:szCs w:val="22"/>
        </w:rPr>
        <w:t xml:space="preserve">até a Data de Vencimento </w:t>
      </w:r>
      <w:r w:rsidR="00DD1568" w:rsidRPr="008F39CA">
        <w:rPr>
          <w:rFonts w:ascii="Georgia" w:hAnsi="Georgia"/>
          <w:sz w:val="22"/>
          <w:szCs w:val="22"/>
        </w:rPr>
        <w:t>ou</w:t>
      </w:r>
      <w:r w:rsidR="00EA26F6" w:rsidRPr="008F39CA">
        <w:rPr>
          <w:rFonts w:ascii="Georgia" w:hAnsi="Georgia"/>
          <w:sz w:val="22"/>
          <w:szCs w:val="22"/>
        </w:rPr>
        <w:t>, conforme o caso,</w:t>
      </w:r>
      <w:r w:rsidR="00DD1568" w:rsidRPr="008F39CA">
        <w:rPr>
          <w:rFonts w:ascii="Georgia" w:hAnsi="Georgia"/>
          <w:sz w:val="22"/>
          <w:szCs w:val="22"/>
        </w:rPr>
        <w:t xml:space="preserve"> até </w:t>
      </w:r>
      <w:r w:rsidR="00F845D8" w:rsidRPr="008F39CA">
        <w:rPr>
          <w:rFonts w:ascii="Georgia" w:hAnsi="Georgia"/>
          <w:sz w:val="22"/>
          <w:szCs w:val="22"/>
        </w:rPr>
        <w:t xml:space="preserve">a </w:t>
      </w:r>
      <w:r w:rsidR="00DD1568" w:rsidRPr="008F39CA">
        <w:rPr>
          <w:rFonts w:ascii="Georgia" w:hAnsi="Georgia"/>
          <w:sz w:val="22"/>
          <w:szCs w:val="22"/>
        </w:rPr>
        <w:t>data de vencimento antecipado das Debêntures</w:t>
      </w:r>
      <w:r w:rsidR="00DD1568" w:rsidRPr="00DD1568">
        <w:rPr>
          <w:rFonts w:ascii="Georgia" w:hAnsi="Georgia"/>
          <w:sz w:val="22"/>
          <w:szCs w:val="22"/>
        </w:rPr>
        <w:t xml:space="preserve"> </w:t>
      </w:r>
      <w:r w:rsidR="00DD1568" w:rsidRPr="008F39CA">
        <w:rPr>
          <w:rFonts w:ascii="Georgia" w:hAnsi="Georgia"/>
          <w:sz w:val="22"/>
          <w:szCs w:val="22"/>
        </w:rPr>
        <w:t>ou</w:t>
      </w:r>
      <w:r w:rsidR="00DD1568" w:rsidRPr="00DD1568">
        <w:rPr>
          <w:rFonts w:ascii="Georgia" w:hAnsi="Georgia"/>
          <w:sz w:val="22"/>
          <w:szCs w:val="22"/>
        </w:rPr>
        <w:t xml:space="preserve"> </w:t>
      </w:r>
      <w:r w:rsidR="00EA26F6">
        <w:rPr>
          <w:rFonts w:ascii="Georgia" w:hAnsi="Georgia"/>
          <w:sz w:val="22"/>
          <w:szCs w:val="22"/>
        </w:rPr>
        <w:t xml:space="preserve">Resgate Antecipado </w:t>
      </w:r>
      <w:r w:rsidR="008F39CA">
        <w:rPr>
          <w:rFonts w:ascii="Georgia" w:hAnsi="Georgia"/>
          <w:sz w:val="22"/>
          <w:szCs w:val="22"/>
        </w:rPr>
        <w:t xml:space="preserve">Total </w:t>
      </w:r>
      <w:r w:rsidR="00EA26F6">
        <w:rPr>
          <w:rFonts w:ascii="Georgia" w:hAnsi="Georgia"/>
          <w:sz w:val="22"/>
          <w:szCs w:val="22"/>
        </w:rPr>
        <w:t xml:space="preserve">Obrigatório das </w:t>
      </w:r>
      <w:r w:rsidR="00DD1568" w:rsidRPr="00DD1568">
        <w:rPr>
          <w:rFonts w:ascii="Georgia" w:hAnsi="Georgia"/>
          <w:sz w:val="22"/>
          <w:szCs w:val="22"/>
        </w:rPr>
        <w:t>Debêntures (conforme definido abaixo)</w:t>
      </w:r>
      <w:r w:rsidR="00765FE2">
        <w:rPr>
          <w:rFonts w:ascii="Georgia" w:hAnsi="Georgia" w:cs="Tahoma"/>
          <w:sz w:val="22"/>
          <w:szCs w:val="22"/>
        </w:rPr>
        <w:t>, de acordo com a fórmula abaixo</w:t>
      </w:r>
      <w:r w:rsidR="00FF3BCB">
        <w:rPr>
          <w:rFonts w:ascii="Georgia" w:hAnsi="Georgia" w:cs="Tahoma"/>
          <w:sz w:val="22"/>
          <w:szCs w:val="22"/>
        </w:rPr>
        <w:t>:</w:t>
      </w:r>
    </w:p>
    <w:p w:rsidR="00FF3BCB" w:rsidRDefault="00FF3BCB" w:rsidP="000A5E36">
      <w:pPr>
        <w:suppressAutoHyphens/>
        <w:rPr>
          <w:rFonts w:ascii="Georgia" w:hAnsi="Georgia" w:cs="Tahoma"/>
          <w:sz w:val="22"/>
          <w:szCs w:val="22"/>
        </w:rPr>
      </w:pPr>
    </w:p>
    <w:p w:rsidR="00780132" w:rsidRPr="004F7150" w:rsidRDefault="00780132" w:rsidP="000A5E36">
      <w:pPr>
        <w:suppressAutoHyphens/>
        <w:rPr>
          <w:rFonts w:ascii="Georgia" w:hAnsi="Georgia" w:cs="Tahoma"/>
          <w:sz w:val="22"/>
          <w:szCs w:val="22"/>
        </w:rPr>
      </w:pPr>
    </w:p>
    <w:p w:rsidR="00F57EFC" w:rsidRPr="004F7150" w:rsidRDefault="00F57EFC" w:rsidP="00F57EFC">
      <w:pPr>
        <w:spacing w:line="320" w:lineRule="exact"/>
        <w:jc w:val="center"/>
        <w:outlineLvl w:val="0"/>
        <w:rPr>
          <w:rFonts w:ascii="Georgia" w:hAnsi="Georgia"/>
          <w:sz w:val="22"/>
          <w:szCs w:val="22"/>
        </w:rPr>
      </w:pPr>
      <w:r w:rsidRPr="004F7150">
        <w:rPr>
          <w:rFonts w:ascii="Georgia" w:hAnsi="Georgia"/>
          <w:sz w:val="22"/>
          <w:szCs w:val="22"/>
        </w:rPr>
        <w:t>J = VNe x (Fator Juros - 1)</w:t>
      </w:r>
    </w:p>
    <w:p w:rsidR="002D5286" w:rsidRPr="004F7150" w:rsidRDefault="002D5286" w:rsidP="002D5286">
      <w:pPr>
        <w:keepNext/>
        <w:suppressAutoHyphens/>
        <w:ind w:left="1440" w:hanging="360"/>
        <w:rPr>
          <w:rFonts w:ascii="Georgia" w:hAnsi="Georgia" w:cs="Tahoma"/>
          <w:sz w:val="22"/>
          <w:szCs w:val="22"/>
        </w:rPr>
      </w:pPr>
    </w:p>
    <w:p w:rsidR="002D5286" w:rsidRPr="004F7150" w:rsidRDefault="002D5286" w:rsidP="002D5286">
      <w:pPr>
        <w:keepNext/>
        <w:suppressAutoHyphens/>
        <w:ind w:left="1440" w:hanging="360"/>
        <w:rPr>
          <w:rFonts w:ascii="Georgia" w:hAnsi="Georgia" w:cs="Tahoma"/>
          <w:sz w:val="22"/>
          <w:szCs w:val="22"/>
        </w:rPr>
      </w:pPr>
      <w:r w:rsidRPr="004F7150">
        <w:rPr>
          <w:rFonts w:ascii="Georgia" w:hAnsi="Georgia" w:cs="Tahoma"/>
          <w:sz w:val="22"/>
          <w:szCs w:val="22"/>
        </w:rPr>
        <w:t>Onde:</w:t>
      </w:r>
    </w:p>
    <w:p w:rsidR="002D5286" w:rsidRPr="004F7150" w:rsidRDefault="002D5286" w:rsidP="002D5286">
      <w:pPr>
        <w:keepNext/>
        <w:suppressAutoHyphens/>
        <w:ind w:left="1440" w:hanging="360"/>
        <w:rPr>
          <w:rFonts w:ascii="Georgia" w:hAnsi="Georgia" w:cs="Tahoma"/>
          <w:sz w:val="22"/>
          <w:szCs w:val="22"/>
        </w:rPr>
      </w:pPr>
    </w:p>
    <w:p w:rsidR="002D5286" w:rsidRPr="004F7150" w:rsidRDefault="002D5286" w:rsidP="002D5286">
      <w:pPr>
        <w:suppressAutoHyphens/>
        <w:ind w:left="1440"/>
        <w:rPr>
          <w:rFonts w:ascii="Georgia" w:hAnsi="Georgia" w:cs="Tahoma"/>
          <w:sz w:val="22"/>
          <w:szCs w:val="22"/>
        </w:rPr>
      </w:pPr>
      <w:r w:rsidRPr="004F7150">
        <w:rPr>
          <w:rFonts w:ascii="Georgia" w:hAnsi="Georgia" w:cs="Tahoma"/>
          <w:sz w:val="22"/>
          <w:szCs w:val="22"/>
        </w:rPr>
        <w:t>J</w:t>
      </w:r>
      <w:r w:rsidRPr="004F7150">
        <w:rPr>
          <w:rFonts w:ascii="Georgia" w:hAnsi="Georgia" w:cs="Tahoma"/>
          <w:sz w:val="22"/>
          <w:szCs w:val="22"/>
        </w:rPr>
        <w:tab/>
        <w:t xml:space="preserve">= Valor dos Juros devidos </w:t>
      </w:r>
      <w:r w:rsidR="00682B49" w:rsidRPr="00682B49">
        <w:rPr>
          <w:rFonts w:ascii="Georgia" w:hAnsi="Georgia" w:cs="Tahoma"/>
          <w:sz w:val="22"/>
          <w:szCs w:val="22"/>
        </w:rPr>
        <w:t>na Data de Vencimento</w:t>
      </w:r>
      <w:r w:rsidRPr="004F7150">
        <w:rPr>
          <w:rFonts w:ascii="Georgia" w:hAnsi="Georgia" w:cs="Tahoma"/>
          <w:sz w:val="22"/>
          <w:szCs w:val="22"/>
        </w:rPr>
        <w:t>, calculado com 6 (seis) casas decimais sem arredondamento;</w:t>
      </w:r>
    </w:p>
    <w:p w:rsidR="002D5286" w:rsidRPr="004F7150" w:rsidRDefault="002D5286" w:rsidP="002D5286">
      <w:pPr>
        <w:suppressAutoHyphens/>
        <w:ind w:left="1440"/>
        <w:rPr>
          <w:rFonts w:ascii="Georgia" w:hAnsi="Georgia" w:cs="Tahoma"/>
          <w:sz w:val="22"/>
          <w:szCs w:val="22"/>
        </w:rPr>
      </w:pPr>
    </w:p>
    <w:p w:rsidR="002D5286" w:rsidRPr="004F7150" w:rsidRDefault="002D5286" w:rsidP="002D5286">
      <w:pPr>
        <w:suppressAutoHyphens/>
        <w:ind w:left="1440"/>
        <w:rPr>
          <w:rFonts w:ascii="Georgia" w:hAnsi="Georgia" w:cs="Tahoma"/>
          <w:sz w:val="22"/>
          <w:szCs w:val="22"/>
        </w:rPr>
      </w:pPr>
      <w:r w:rsidRPr="004F7150">
        <w:rPr>
          <w:rFonts w:ascii="Georgia" w:hAnsi="Georgia" w:cs="Tahoma"/>
          <w:sz w:val="22"/>
          <w:szCs w:val="22"/>
        </w:rPr>
        <w:t xml:space="preserve">VNe </w:t>
      </w:r>
      <w:r w:rsidRPr="004F7150">
        <w:rPr>
          <w:rFonts w:ascii="Georgia" w:hAnsi="Georgia" w:cs="Tahoma"/>
          <w:sz w:val="22"/>
          <w:szCs w:val="22"/>
        </w:rPr>
        <w:tab/>
        <w:t>= Valor Nominal Unitário de emissão das Debêntures, informado/calculado com 6 (seis) casas decimais, sem arredondamento;</w:t>
      </w:r>
    </w:p>
    <w:p w:rsidR="002D5286" w:rsidRPr="004F7150" w:rsidRDefault="002D5286" w:rsidP="002D5286">
      <w:pPr>
        <w:suppressAutoHyphens/>
        <w:ind w:left="1440"/>
        <w:rPr>
          <w:rFonts w:ascii="Georgia" w:hAnsi="Georgia" w:cs="Tahoma"/>
          <w:sz w:val="22"/>
          <w:szCs w:val="22"/>
        </w:rPr>
      </w:pPr>
    </w:p>
    <w:p w:rsidR="002D5286" w:rsidRPr="004F7150" w:rsidRDefault="002D5286" w:rsidP="002D5286">
      <w:pPr>
        <w:suppressAutoHyphens/>
        <w:ind w:left="1440"/>
        <w:rPr>
          <w:rFonts w:ascii="Georgia" w:hAnsi="Georgia" w:cs="Tahoma"/>
          <w:sz w:val="22"/>
          <w:szCs w:val="22"/>
        </w:rPr>
      </w:pPr>
    </w:p>
    <w:p w:rsidR="002D5286" w:rsidRPr="004F7150" w:rsidRDefault="002D5286" w:rsidP="002D5286">
      <w:pPr>
        <w:suppressAutoHyphens/>
        <w:ind w:left="1440"/>
        <w:rPr>
          <w:rFonts w:ascii="Georgia" w:hAnsi="Georgia" w:cs="Tahoma"/>
          <w:sz w:val="22"/>
          <w:szCs w:val="22"/>
        </w:rPr>
      </w:pPr>
      <w:r w:rsidRPr="004F7150">
        <w:rPr>
          <w:rFonts w:ascii="Georgia" w:hAnsi="Georgia" w:cs="Tahoma"/>
          <w:sz w:val="22"/>
          <w:szCs w:val="22"/>
        </w:rPr>
        <w:t>Fator</w:t>
      </w:r>
      <w:r w:rsidR="00F57EFC" w:rsidRPr="004F7150">
        <w:rPr>
          <w:rFonts w:ascii="Georgia" w:hAnsi="Georgia" w:cs="Tahoma"/>
          <w:sz w:val="22"/>
          <w:szCs w:val="22"/>
        </w:rPr>
        <w:t xml:space="preserve"> Juros</w:t>
      </w:r>
      <w:r w:rsidRPr="004F7150">
        <w:rPr>
          <w:rFonts w:ascii="Georgia" w:hAnsi="Georgia" w:cs="Tahoma"/>
          <w:sz w:val="22"/>
          <w:szCs w:val="22"/>
        </w:rPr>
        <w:tab/>
        <w:t xml:space="preserve">= </w:t>
      </w:r>
      <w:r w:rsidR="00F57EFC" w:rsidRPr="004F7150">
        <w:rPr>
          <w:rFonts w:ascii="Georgia" w:hAnsi="Georgia" w:cs="Tahoma"/>
          <w:sz w:val="22"/>
          <w:szCs w:val="22"/>
        </w:rPr>
        <w:t>Fator de juros</w:t>
      </w:r>
      <w:r w:rsidR="00936940" w:rsidRPr="00936940">
        <w:rPr>
          <w:rFonts w:ascii="Georgia" w:hAnsi="Georgia" w:cs="Tahoma"/>
          <w:sz w:val="22"/>
          <w:szCs w:val="22"/>
        </w:rPr>
        <w:t xml:space="preserve"> </w:t>
      </w:r>
      <w:r w:rsidR="00936940">
        <w:rPr>
          <w:rFonts w:ascii="Georgia" w:hAnsi="Georgia" w:cs="Tahoma"/>
          <w:sz w:val="22"/>
          <w:szCs w:val="22"/>
        </w:rPr>
        <w:t xml:space="preserve">composto pelo parâmetro de flutuação acrescido do </w:t>
      </w:r>
      <w:r w:rsidR="00384007" w:rsidRPr="00384007">
        <w:rPr>
          <w:rFonts w:ascii="Georgia" w:hAnsi="Georgia" w:cs="Tahoma"/>
          <w:i/>
          <w:sz w:val="22"/>
          <w:szCs w:val="22"/>
        </w:rPr>
        <w:t>spread</w:t>
      </w:r>
      <w:r w:rsidR="00F57EFC" w:rsidRPr="004F7150">
        <w:rPr>
          <w:rFonts w:ascii="Georgia" w:hAnsi="Georgia" w:cs="Tahoma"/>
          <w:sz w:val="22"/>
          <w:szCs w:val="22"/>
        </w:rPr>
        <w:t>, calculado com 9 (nove) casas decimais, com arredondamento, apurado da seguinte forma:</w:t>
      </w:r>
    </w:p>
    <w:p w:rsidR="00F57EFC" w:rsidRPr="004F7150" w:rsidRDefault="00F57EFC" w:rsidP="002D5286">
      <w:pPr>
        <w:suppressAutoHyphens/>
        <w:ind w:left="1440"/>
        <w:rPr>
          <w:rFonts w:ascii="Georgia" w:hAnsi="Georgia" w:cs="Tahoma"/>
          <w:sz w:val="22"/>
          <w:szCs w:val="22"/>
        </w:rPr>
      </w:pPr>
    </w:p>
    <w:p w:rsidR="00F57EFC" w:rsidRPr="004F7150" w:rsidRDefault="00F57EFC" w:rsidP="00F57EFC">
      <w:pPr>
        <w:suppressAutoHyphens/>
        <w:ind w:left="1440"/>
        <w:jc w:val="center"/>
        <w:rPr>
          <w:rFonts w:ascii="Georgia" w:hAnsi="Georgia" w:cs="Tahoma"/>
          <w:sz w:val="22"/>
          <w:szCs w:val="22"/>
        </w:rPr>
      </w:pPr>
      <w:r w:rsidRPr="004F7150">
        <w:rPr>
          <w:rFonts w:ascii="Georgia" w:hAnsi="Georgia" w:cs="Tahoma"/>
          <w:sz w:val="22"/>
          <w:szCs w:val="22"/>
        </w:rPr>
        <w:t xml:space="preserve">Fator Juros = (Fator DI x </w:t>
      </w:r>
      <w:r w:rsidR="00936940">
        <w:rPr>
          <w:rFonts w:ascii="Georgia" w:hAnsi="Georgia" w:cs="Tahoma"/>
          <w:sz w:val="22"/>
          <w:szCs w:val="22"/>
        </w:rPr>
        <w:t xml:space="preserve">Fator </w:t>
      </w:r>
      <w:r w:rsidRPr="004F7150">
        <w:rPr>
          <w:rFonts w:ascii="Georgia" w:hAnsi="Georgia" w:cs="Tahoma"/>
          <w:sz w:val="22"/>
          <w:szCs w:val="22"/>
        </w:rPr>
        <w:t>Spread)</w:t>
      </w:r>
    </w:p>
    <w:p w:rsidR="00F57EFC" w:rsidRPr="004F7150" w:rsidRDefault="00F57EFC" w:rsidP="00F57EFC">
      <w:pPr>
        <w:suppressAutoHyphens/>
        <w:ind w:left="1440"/>
        <w:jc w:val="center"/>
        <w:rPr>
          <w:rFonts w:ascii="Georgia" w:hAnsi="Georgia" w:cs="Tahoma"/>
          <w:sz w:val="22"/>
          <w:szCs w:val="22"/>
        </w:rPr>
      </w:pPr>
    </w:p>
    <w:p w:rsidR="00F57EFC" w:rsidRPr="004F7150" w:rsidRDefault="00F57EFC" w:rsidP="00F57EFC">
      <w:pPr>
        <w:suppressAutoHyphens/>
        <w:ind w:left="1440"/>
        <w:rPr>
          <w:rFonts w:ascii="Georgia" w:hAnsi="Georgia" w:cs="Tahoma"/>
          <w:sz w:val="22"/>
          <w:szCs w:val="22"/>
        </w:rPr>
      </w:pPr>
      <w:r w:rsidRPr="004F7150">
        <w:rPr>
          <w:rFonts w:ascii="Georgia" w:hAnsi="Georgia" w:cs="Tahoma"/>
          <w:sz w:val="22"/>
          <w:szCs w:val="22"/>
        </w:rPr>
        <w:t>Onde:</w:t>
      </w:r>
    </w:p>
    <w:p w:rsidR="00F57EFC" w:rsidRPr="004F7150" w:rsidRDefault="00F57EFC" w:rsidP="00F57EFC">
      <w:pPr>
        <w:suppressAutoHyphens/>
        <w:ind w:left="1440"/>
        <w:rPr>
          <w:rFonts w:ascii="Georgia" w:hAnsi="Georgia" w:cs="Tahoma"/>
          <w:sz w:val="22"/>
          <w:szCs w:val="22"/>
        </w:rPr>
      </w:pPr>
    </w:p>
    <w:p w:rsidR="00F57EFC" w:rsidRPr="004F7150" w:rsidRDefault="00F57EFC" w:rsidP="00F57EFC">
      <w:pPr>
        <w:suppressAutoHyphens/>
        <w:ind w:left="1440"/>
        <w:rPr>
          <w:rFonts w:ascii="Georgia" w:hAnsi="Georgia" w:cs="Tahoma"/>
          <w:sz w:val="22"/>
          <w:szCs w:val="22"/>
        </w:rPr>
      </w:pPr>
      <w:r w:rsidRPr="004F7150">
        <w:rPr>
          <w:rFonts w:ascii="Georgia" w:hAnsi="Georgia" w:cs="Tahoma"/>
          <w:sz w:val="22"/>
          <w:szCs w:val="22"/>
        </w:rPr>
        <w:t>Fator DI = Produtório das Taxas DI</w:t>
      </w:r>
      <w:r w:rsidR="00936940">
        <w:rPr>
          <w:rFonts w:ascii="Georgia" w:hAnsi="Georgia" w:cs="Tahoma"/>
          <w:sz w:val="22"/>
          <w:szCs w:val="22"/>
        </w:rPr>
        <w:t>-Over</w:t>
      </w:r>
      <w:r w:rsidRPr="004F7150">
        <w:rPr>
          <w:rFonts w:ascii="Georgia" w:hAnsi="Georgia" w:cs="Tahoma"/>
          <w:sz w:val="22"/>
          <w:szCs w:val="22"/>
        </w:rPr>
        <w:t xml:space="preserve">, da </w:t>
      </w:r>
      <w:r w:rsidR="00682B49" w:rsidRPr="00682B49">
        <w:rPr>
          <w:rFonts w:ascii="Georgia" w:hAnsi="Georgia" w:cs="Tahoma"/>
          <w:sz w:val="22"/>
          <w:szCs w:val="22"/>
        </w:rPr>
        <w:t>Data de Emissão</w:t>
      </w:r>
      <w:r w:rsidRPr="004F7150">
        <w:rPr>
          <w:rFonts w:ascii="Georgia" w:hAnsi="Georgia" w:cs="Tahoma"/>
          <w:sz w:val="22"/>
          <w:szCs w:val="22"/>
        </w:rPr>
        <w:t>, inclusive, até a data do cálculo, exclusive, calculado com 8 (oito) casas decimais, com arredondamento, apurado da seguinte forma:</w:t>
      </w:r>
    </w:p>
    <w:p w:rsidR="002D5286" w:rsidRPr="004F7150" w:rsidRDefault="002D5286" w:rsidP="002D5286">
      <w:pPr>
        <w:suppressAutoHyphens/>
        <w:ind w:left="1440"/>
        <w:rPr>
          <w:rFonts w:ascii="Georgia" w:hAnsi="Georgia" w:cs="Tahoma"/>
          <w:sz w:val="22"/>
          <w:szCs w:val="22"/>
        </w:rPr>
      </w:pPr>
    </w:p>
    <w:p w:rsidR="002D5286" w:rsidRDefault="002D5286" w:rsidP="002D5286">
      <w:pPr>
        <w:suppressAutoHyphens/>
        <w:ind w:left="1440"/>
        <w:rPr>
          <w:rFonts w:ascii="Georgia" w:hAnsi="Georgia" w:cs="Tahoma"/>
          <w:i/>
          <w:sz w:val="22"/>
          <w:szCs w:val="22"/>
        </w:rPr>
      </w:pPr>
    </w:p>
    <w:p w:rsidR="006A2289" w:rsidRPr="004F7150" w:rsidRDefault="00205EF3" w:rsidP="006A2289">
      <w:pPr>
        <w:suppressAutoHyphens/>
        <w:ind w:left="1440"/>
        <w:jc w:val="center"/>
        <w:rPr>
          <w:rFonts w:ascii="Georgia" w:hAnsi="Georgia" w:cs="Tahoma"/>
          <w:sz w:val="22"/>
          <w:szCs w:val="22"/>
        </w:rPr>
      </w:pPr>
      <w:r>
        <w:rPr>
          <w:rFonts w:ascii="Georgia" w:hAnsi="Georgia" w:cs="Tahoma"/>
          <w:noProof/>
          <w:sz w:val="22"/>
          <w:szCs w:val="22"/>
        </w:rPr>
        <w:drawing>
          <wp:inline distT="0" distB="0" distL="0" distR="0">
            <wp:extent cx="1552575" cy="438150"/>
            <wp:effectExtent l="1905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0" cstate="print"/>
                    <a:srcRect/>
                    <a:stretch>
                      <a:fillRect/>
                    </a:stretch>
                  </pic:blipFill>
                  <pic:spPr bwMode="auto">
                    <a:xfrm>
                      <a:off x="0" y="0"/>
                      <a:ext cx="1552575" cy="438150"/>
                    </a:xfrm>
                    <a:prstGeom prst="rect">
                      <a:avLst/>
                    </a:prstGeom>
                    <a:noFill/>
                    <a:ln w="9525">
                      <a:noFill/>
                      <a:miter lim="800000"/>
                      <a:headEnd/>
                      <a:tailEnd/>
                    </a:ln>
                  </pic:spPr>
                </pic:pic>
              </a:graphicData>
            </a:graphic>
          </wp:inline>
        </w:drawing>
      </w:r>
    </w:p>
    <w:p w:rsidR="002D5286" w:rsidRPr="004F7150" w:rsidRDefault="002D5286" w:rsidP="002D5286">
      <w:pPr>
        <w:suppressAutoHyphens/>
        <w:jc w:val="center"/>
        <w:rPr>
          <w:rFonts w:ascii="Georgia" w:hAnsi="Georgia" w:cs="Tahoma"/>
          <w:sz w:val="22"/>
          <w:szCs w:val="22"/>
        </w:rPr>
      </w:pPr>
    </w:p>
    <w:p w:rsidR="002D5286" w:rsidRPr="004A4AB7" w:rsidRDefault="002D5286" w:rsidP="002D5286">
      <w:pPr>
        <w:suppressAutoHyphens/>
        <w:ind w:left="1440" w:hanging="24"/>
        <w:rPr>
          <w:rFonts w:ascii="Georgia" w:hAnsi="Georgia" w:cs="Tahoma"/>
          <w:sz w:val="22"/>
          <w:szCs w:val="22"/>
        </w:rPr>
      </w:pPr>
      <w:r w:rsidRPr="004A4AB7">
        <w:rPr>
          <w:rFonts w:ascii="Georgia" w:hAnsi="Georgia" w:cs="Tahoma"/>
          <w:sz w:val="22"/>
          <w:szCs w:val="22"/>
        </w:rPr>
        <w:t>Onde:</w:t>
      </w:r>
    </w:p>
    <w:p w:rsidR="002D5286" w:rsidRPr="004A4AB7" w:rsidRDefault="002D5286" w:rsidP="002D5286">
      <w:pPr>
        <w:suppressAutoHyphens/>
        <w:ind w:left="1440" w:hanging="360"/>
        <w:rPr>
          <w:rFonts w:ascii="Georgia" w:hAnsi="Georgia" w:cs="Tahoma"/>
          <w:sz w:val="22"/>
          <w:szCs w:val="22"/>
        </w:rPr>
      </w:pPr>
    </w:p>
    <w:p w:rsidR="002D5286" w:rsidRPr="004A4AB7" w:rsidRDefault="004A4AB7" w:rsidP="002D5286">
      <w:pPr>
        <w:suppressAutoHyphens/>
        <w:ind w:left="1440"/>
        <w:rPr>
          <w:rFonts w:ascii="Georgia" w:hAnsi="Georgia" w:cs="Tahoma"/>
          <w:sz w:val="22"/>
          <w:szCs w:val="22"/>
        </w:rPr>
      </w:pPr>
      <w:r w:rsidRPr="004A4AB7">
        <w:rPr>
          <w:rFonts w:ascii="Georgia" w:hAnsi="Georgia" w:cs="Tahoma"/>
          <w:sz w:val="22"/>
          <w:szCs w:val="22"/>
        </w:rPr>
        <w:t>k</w:t>
      </w:r>
      <w:r w:rsidR="002D5286" w:rsidRPr="004A4AB7">
        <w:rPr>
          <w:rFonts w:ascii="Georgia" w:hAnsi="Georgia" w:cs="Tahoma"/>
          <w:sz w:val="22"/>
          <w:szCs w:val="22"/>
        </w:rPr>
        <w:tab/>
      </w:r>
      <w:r>
        <w:rPr>
          <w:rFonts w:ascii="Georgia" w:hAnsi="Georgia" w:cs="Tahoma"/>
          <w:sz w:val="22"/>
          <w:szCs w:val="22"/>
        </w:rPr>
        <w:t>= número de ordens das Taxas DI</w:t>
      </w:r>
      <w:r w:rsidR="00936940">
        <w:rPr>
          <w:rFonts w:ascii="Georgia" w:hAnsi="Georgia" w:cs="Tahoma"/>
          <w:sz w:val="22"/>
          <w:szCs w:val="22"/>
        </w:rPr>
        <w:t>-Over</w:t>
      </w:r>
      <w:r>
        <w:rPr>
          <w:rFonts w:ascii="Georgia" w:hAnsi="Georgia" w:cs="Tahoma"/>
          <w:sz w:val="22"/>
          <w:szCs w:val="22"/>
        </w:rPr>
        <w:t xml:space="preserve">, variando de 1 (um) até </w:t>
      </w:r>
      <w:r w:rsidR="009E18A2">
        <w:rPr>
          <w:rFonts w:ascii="Georgia" w:hAnsi="Georgia" w:cs="Tahoma"/>
          <w:sz w:val="22"/>
          <w:szCs w:val="22"/>
        </w:rPr>
        <w:t>“</w:t>
      </w:r>
      <w:r>
        <w:rPr>
          <w:rFonts w:ascii="Georgia" w:hAnsi="Georgia" w:cs="Tahoma"/>
          <w:sz w:val="22"/>
          <w:szCs w:val="22"/>
        </w:rPr>
        <w:t>n</w:t>
      </w:r>
      <w:r w:rsidR="009E18A2">
        <w:rPr>
          <w:rFonts w:ascii="Georgia" w:hAnsi="Georgia" w:cs="Tahoma"/>
          <w:sz w:val="22"/>
          <w:szCs w:val="22"/>
        </w:rPr>
        <w:t>”</w:t>
      </w:r>
      <w:r w:rsidR="002D5286" w:rsidRPr="004A4AB7">
        <w:rPr>
          <w:rFonts w:ascii="Georgia" w:hAnsi="Georgia" w:cs="Tahoma"/>
          <w:sz w:val="22"/>
          <w:szCs w:val="22"/>
        </w:rPr>
        <w:t>;</w:t>
      </w:r>
    </w:p>
    <w:p w:rsidR="002D5286" w:rsidRPr="004A4AB7" w:rsidRDefault="002D5286" w:rsidP="002D5286">
      <w:pPr>
        <w:suppressAutoHyphens/>
        <w:ind w:left="1440"/>
        <w:rPr>
          <w:rFonts w:ascii="Georgia" w:hAnsi="Georgia" w:cs="Tahoma"/>
          <w:sz w:val="22"/>
          <w:szCs w:val="22"/>
        </w:rPr>
      </w:pPr>
    </w:p>
    <w:p w:rsidR="002D5286" w:rsidRPr="004A4AB7" w:rsidRDefault="004A4AB7" w:rsidP="002D5286">
      <w:pPr>
        <w:suppressAutoHyphens/>
        <w:ind w:left="1440"/>
        <w:rPr>
          <w:rFonts w:ascii="Georgia" w:hAnsi="Georgia" w:cs="Tahoma"/>
          <w:sz w:val="22"/>
          <w:szCs w:val="22"/>
        </w:rPr>
      </w:pPr>
      <w:r>
        <w:rPr>
          <w:rFonts w:ascii="Georgia" w:hAnsi="Georgia" w:cs="Tahoma"/>
          <w:sz w:val="22"/>
          <w:szCs w:val="22"/>
        </w:rPr>
        <w:t>n</w:t>
      </w:r>
      <w:r w:rsidR="002D5286" w:rsidRPr="004A4AB7">
        <w:rPr>
          <w:rFonts w:ascii="Georgia" w:hAnsi="Georgia" w:cs="Tahoma"/>
          <w:sz w:val="22"/>
          <w:szCs w:val="22"/>
        </w:rPr>
        <w:tab/>
      </w:r>
      <w:r>
        <w:rPr>
          <w:rFonts w:ascii="Georgia" w:hAnsi="Georgia" w:cs="Tahoma"/>
          <w:sz w:val="22"/>
          <w:szCs w:val="22"/>
        </w:rPr>
        <w:t>= número total de Taxas DI</w:t>
      </w:r>
      <w:r w:rsidR="00936940">
        <w:rPr>
          <w:rFonts w:ascii="Georgia" w:hAnsi="Georgia" w:cs="Tahoma"/>
          <w:sz w:val="22"/>
          <w:szCs w:val="22"/>
        </w:rPr>
        <w:t>-Over</w:t>
      </w:r>
      <w:r w:rsidR="00D07C5A">
        <w:rPr>
          <w:rFonts w:ascii="Georgia" w:hAnsi="Georgia" w:cs="Tahoma"/>
          <w:sz w:val="22"/>
          <w:szCs w:val="22"/>
        </w:rPr>
        <w:t xml:space="preserve">, consideradas </w:t>
      </w:r>
      <w:r w:rsidR="00EA26F6">
        <w:rPr>
          <w:rFonts w:ascii="Georgia" w:hAnsi="Georgia" w:cs="Tahoma"/>
          <w:sz w:val="22"/>
          <w:szCs w:val="22"/>
        </w:rPr>
        <w:t xml:space="preserve">desde a </w:t>
      </w:r>
      <w:r w:rsidR="00682B49" w:rsidRPr="00682B49">
        <w:rPr>
          <w:rFonts w:ascii="Georgia" w:hAnsi="Georgia" w:cs="Tahoma"/>
          <w:sz w:val="22"/>
          <w:szCs w:val="22"/>
        </w:rPr>
        <w:t>Data de Emissão até a Data de Vencimento</w:t>
      </w:r>
      <w:r w:rsidR="00D07C5A">
        <w:rPr>
          <w:rFonts w:ascii="Georgia" w:hAnsi="Georgia" w:cs="Tahoma"/>
          <w:sz w:val="22"/>
          <w:szCs w:val="22"/>
        </w:rPr>
        <w:t>,</w:t>
      </w:r>
      <w:r>
        <w:rPr>
          <w:rFonts w:ascii="Georgia" w:hAnsi="Georgia" w:cs="Tahoma"/>
          <w:sz w:val="22"/>
          <w:szCs w:val="22"/>
        </w:rPr>
        <w:t xml:space="preserve"> sendo “n” um número inteiro</w:t>
      </w:r>
      <w:r w:rsidR="002D5286" w:rsidRPr="004A4AB7">
        <w:rPr>
          <w:rFonts w:ascii="Georgia" w:hAnsi="Georgia" w:cs="Tahoma"/>
          <w:sz w:val="22"/>
          <w:szCs w:val="22"/>
        </w:rPr>
        <w:t>;</w:t>
      </w:r>
    </w:p>
    <w:p w:rsidR="002D5286" w:rsidRPr="004A4AB7" w:rsidRDefault="002D5286" w:rsidP="002D5286">
      <w:pPr>
        <w:suppressAutoHyphens/>
        <w:ind w:left="1440" w:hanging="360"/>
        <w:rPr>
          <w:rFonts w:ascii="Georgia" w:hAnsi="Georgia" w:cs="Tahoma"/>
          <w:sz w:val="22"/>
          <w:szCs w:val="22"/>
        </w:rPr>
      </w:pPr>
    </w:p>
    <w:p w:rsidR="002D5286" w:rsidRPr="004A4AB7" w:rsidRDefault="002D5286" w:rsidP="002D5286">
      <w:pPr>
        <w:suppressAutoHyphens/>
        <w:ind w:left="1440"/>
        <w:rPr>
          <w:rFonts w:ascii="Georgia" w:hAnsi="Georgia" w:cs="Tahoma"/>
          <w:sz w:val="22"/>
          <w:szCs w:val="22"/>
        </w:rPr>
      </w:pPr>
    </w:p>
    <w:p w:rsidR="002D5286" w:rsidRPr="004A4AB7" w:rsidRDefault="00205EF3" w:rsidP="002D5286">
      <w:pPr>
        <w:suppressAutoHyphens/>
        <w:ind w:left="1440"/>
        <w:rPr>
          <w:rFonts w:ascii="Georgia" w:hAnsi="Georgia" w:cs="Tahoma"/>
          <w:sz w:val="22"/>
          <w:szCs w:val="22"/>
        </w:rPr>
      </w:pPr>
      <w:r>
        <w:rPr>
          <w:rFonts w:ascii="Georgia" w:hAnsi="Georgia" w:cs="Tahoma"/>
          <w:noProof/>
          <w:sz w:val="22"/>
          <w:szCs w:val="22"/>
        </w:rPr>
        <w:drawing>
          <wp:inline distT="0" distB="0" distL="0" distR="0">
            <wp:extent cx="333375" cy="276225"/>
            <wp:effectExtent l="0" t="0" r="9525" b="0"/>
            <wp:docPr id="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1" cstate="print"/>
                    <a:srcRect/>
                    <a:stretch>
                      <a:fillRect/>
                    </a:stretch>
                  </pic:blipFill>
                  <pic:spPr bwMode="auto">
                    <a:xfrm>
                      <a:off x="0" y="0"/>
                      <a:ext cx="333375" cy="276225"/>
                    </a:xfrm>
                    <a:prstGeom prst="rect">
                      <a:avLst/>
                    </a:prstGeom>
                    <a:noFill/>
                    <a:ln w="9525">
                      <a:noFill/>
                      <a:miter lim="800000"/>
                      <a:headEnd/>
                      <a:tailEnd/>
                    </a:ln>
                  </pic:spPr>
                </pic:pic>
              </a:graphicData>
            </a:graphic>
          </wp:inline>
        </w:drawing>
      </w:r>
      <w:r w:rsidR="002D5286" w:rsidRPr="004A4AB7">
        <w:rPr>
          <w:rFonts w:ascii="Georgia" w:hAnsi="Georgia" w:cs="Tahoma"/>
          <w:sz w:val="22"/>
          <w:szCs w:val="22"/>
        </w:rPr>
        <w:t>= Taxa DI</w:t>
      </w:r>
      <w:r w:rsidR="00936940">
        <w:rPr>
          <w:rFonts w:ascii="Georgia" w:hAnsi="Georgia" w:cs="Tahoma"/>
          <w:sz w:val="22"/>
          <w:szCs w:val="22"/>
        </w:rPr>
        <w:t>-Over, de ordem k</w:t>
      </w:r>
      <w:r w:rsidR="002D5286" w:rsidRPr="004A4AB7">
        <w:rPr>
          <w:rFonts w:ascii="Georgia" w:hAnsi="Georgia" w:cs="Tahoma"/>
          <w:sz w:val="22"/>
          <w:szCs w:val="22"/>
        </w:rPr>
        <w:t xml:space="preserve">, expressa ao dia, calculada com 8 (oito) casas decimais com arredondamento, </w:t>
      </w:r>
      <w:r w:rsidR="00936940">
        <w:rPr>
          <w:rFonts w:ascii="Georgia" w:hAnsi="Georgia" w:cs="Tahoma"/>
          <w:sz w:val="22"/>
          <w:szCs w:val="22"/>
        </w:rPr>
        <w:t xml:space="preserve">apurada </w:t>
      </w:r>
      <w:r w:rsidR="002D5286" w:rsidRPr="004A4AB7">
        <w:rPr>
          <w:rFonts w:ascii="Georgia" w:hAnsi="Georgia" w:cs="Tahoma"/>
          <w:sz w:val="22"/>
          <w:szCs w:val="22"/>
        </w:rPr>
        <w:t>da seguinte forma:</w:t>
      </w:r>
    </w:p>
    <w:p w:rsidR="002D5286" w:rsidRPr="004A4AB7" w:rsidRDefault="002D5286" w:rsidP="002D5286">
      <w:pPr>
        <w:suppressAutoHyphens/>
        <w:ind w:left="1440"/>
        <w:rPr>
          <w:rFonts w:ascii="Georgia" w:hAnsi="Georgia" w:cs="Tahoma"/>
          <w:sz w:val="22"/>
          <w:szCs w:val="22"/>
        </w:rPr>
      </w:pPr>
    </w:p>
    <w:p w:rsidR="002D5286" w:rsidRPr="004A4AB7" w:rsidRDefault="00205EF3" w:rsidP="002D5286">
      <w:pPr>
        <w:suppressAutoHyphens/>
        <w:ind w:left="1440"/>
        <w:jc w:val="center"/>
        <w:rPr>
          <w:rFonts w:ascii="Georgia" w:hAnsi="Georgia" w:cs="Tahoma"/>
          <w:sz w:val="22"/>
          <w:szCs w:val="22"/>
        </w:rPr>
      </w:pPr>
      <w:r>
        <w:rPr>
          <w:rFonts w:ascii="Georgia" w:hAnsi="Georgia" w:cs="Tahoma"/>
          <w:noProof/>
          <w:sz w:val="22"/>
          <w:szCs w:val="22"/>
        </w:rPr>
        <w:drawing>
          <wp:inline distT="0" distB="0" distL="0" distR="0">
            <wp:extent cx="1371600" cy="466725"/>
            <wp:effectExtent l="19050" t="0" r="0" b="0"/>
            <wp:docPr id="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cstate="print"/>
                    <a:srcRect/>
                    <a:stretch>
                      <a:fillRect/>
                    </a:stretch>
                  </pic:blipFill>
                  <pic:spPr bwMode="auto">
                    <a:xfrm>
                      <a:off x="0" y="0"/>
                      <a:ext cx="1371600" cy="466725"/>
                    </a:xfrm>
                    <a:prstGeom prst="rect">
                      <a:avLst/>
                    </a:prstGeom>
                    <a:noFill/>
                    <a:ln w="9525">
                      <a:noFill/>
                      <a:miter lim="800000"/>
                      <a:headEnd/>
                      <a:tailEnd/>
                    </a:ln>
                  </pic:spPr>
                </pic:pic>
              </a:graphicData>
            </a:graphic>
          </wp:inline>
        </w:drawing>
      </w:r>
      <w:r w:rsidR="002D5286" w:rsidRPr="004A4AB7">
        <w:rPr>
          <w:rFonts w:ascii="Georgia" w:hAnsi="Georgia" w:cs="Tahoma"/>
          <w:sz w:val="22"/>
          <w:szCs w:val="22"/>
        </w:rPr>
        <w:t>, onde: k = 1, 2, ..., n</w:t>
      </w:r>
    </w:p>
    <w:p w:rsidR="002D5286" w:rsidRPr="004A4AB7" w:rsidRDefault="002D5286" w:rsidP="002D5286">
      <w:pPr>
        <w:suppressAutoHyphens/>
        <w:ind w:left="1440"/>
        <w:rPr>
          <w:rFonts w:ascii="Georgia" w:hAnsi="Georgia" w:cs="Tahoma"/>
          <w:sz w:val="22"/>
          <w:szCs w:val="22"/>
        </w:rPr>
      </w:pPr>
    </w:p>
    <w:p w:rsidR="002D5286" w:rsidRPr="004A4AB7" w:rsidRDefault="00205EF3" w:rsidP="002D5286">
      <w:pPr>
        <w:suppressAutoHyphens/>
        <w:ind w:left="1440"/>
        <w:rPr>
          <w:rFonts w:ascii="Georgia" w:hAnsi="Georgia" w:cs="Tahoma"/>
          <w:sz w:val="22"/>
          <w:szCs w:val="22"/>
        </w:rPr>
      </w:pPr>
      <w:r>
        <w:rPr>
          <w:rFonts w:ascii="Georgia" w:hAnsi="Georgia" w:cs="Tahoma"/>
          <w:noProof/>
          <w:sz w:val="22"/>
          <w:szCs w:val="22"/>
        </w:rPr>
        <w:drawing>
          <wp:inline distT="0" distB="0" distL="0" distR="0">
            <wp:extent cx="276225" cy="276225"/>
            <wp:effectExtent l="19050" t="0" r="0" b="0"/>
            <wp:docPr id="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3" cstate="print"/>
                    <a:srcRect/>
                    <a:stretch>
                      <a:fillRect/>
                    </a:stretch>
                  </pic:blipFill>
                  <pic:spPr bwMode="auto">
                    <a:xfrm>
                      <a:off x="0" y="0"/>
                      <a:ext cx="276225" cy="276225"/>
                    </a:xfrm>
                    <a:prstGeom prst="rect">
                      <a:avLst/>
                    </a:prstGeom>
                    <a:noFill/>
                    <a:ln w="9525">
                      <a:noFill/>
                      <a:miter lim="800000"/>
                      <a:headEnd/>
                      <a:tailEnd/>
                    </a:ln>
                  </pic:spPr>
                </pic:pic>
              </a:graphicData>
            </a:graphic>
          </wp:inline>
        </w:drawing>
      </w:r>
      <w:r w:rsidR="002D5286" w:rsidRPr="004A4AB7">
        <w:rPr>
          <w:rFonts w:ascii="Georgia" w:hAnsi="Georgia" w:cs="Tahoma"/>
          <w:sz w:val="22"/>
          <w:szCs w:val="22"/>
        </w:rPr>
        <w:t>= Taxa DI</w:t>
      </w:r>
      <w:r w:rsidR="00936940">
        <w:rPr>
          <w:rFonts w:ascii="Georgia" w:hAnsi="Georgia" w:cs="Tahoma"/>
          <w:sz w:val="22"/>
          <w:szCs w:val="22"/>
        </w:rPr>
        <w:t>-Over,</w:t>
      </w:r>
      <w:r w:rsidR="002D5286" w:rsidRPr="004A4AB7">
        <w:rPr>
          <w:rFonts w:ascii="Georgia" w:hAnsi="Georgia" w:cs="Tahoma"/>
          <w:sz w:val="22"/>
          <w:szCs w:val="22"/>
        </w:rPr>
        <w:t xml:space="preserve"> de ordem k, </w:t>
      </w:r>
      <w:r w:rsidR="00936940">
        <w:rPr>
          <w:rFonts w:ascii="Georgia" w:hAnsi="Georgia" w:cs="Tahoma"/>
          <w:sz w:val="22"/>
          <w:szCs w:val="22"/>
        </w:rPr>
        <w:t xml:space="preserve">expressa na forma percentual ao ano, </w:t>
      </w:r>
      <w:r w:rsidR="002D5286" w:rsidRPr="004A4AB7">
        <w:rPr>
          <w:rFonts w:ascii="Georgia" w:hAnsi="Georgia" w:cs="Tahoma"/>
          <w:sz w:val="22"/>
          <w:szCs w:val="22"/>
        </w:rPr>
        <w:t>divulgada pela CETIP, válida por 1 (um) dia útil (overnight), utilizada com 2 (duas) casas decimais;</w:t>
      </w:r>
    </w:p>
    <w:p w:rsidR="002D5286" w:rsidRPr="004A4AB7" w:rsidRDefault="002D5286" w:rsidP="002D5286">
      <w:pPr>
        <w:suppressAutoHyphens/>
        <w:ind w:left="1440"/>
        <w:rPr>
          <w:rFonts w:ascii="Georgia" w:hAnsi="Georgia" w:cs="Tahoma"/>
          <w:sz w:val="22"/>
          <w:szCs w:val="22"/>
        </w:rPr>
      </w:pPr>
    </w:p>
    <w:p w:rsidR="002D5286" w:rsidRDefault="002D5286" w:rsidP="002D5286">
      <w:pPr>
        <w:suppressAutoHyphens/>
        <w:ind w:left="1440"/>
        <w:rPr>
          <w:rFonts w:ascii="Georgia" w:hAnsi="Georgia" w:cs="Tahoma"/>
          <w:sz w:val="22"/>
          <w:szCs w:val="22"/>
        </w:rPr>
      </w:pPr>
      <w:r w:rsidRPr="004A4AB7">
        <w:rPr>
          <w:rFonts w:ascii="Georgia" w:hAnsi="Georgia" w:cs="Tahoma"/>
          <w:sz w:val="22"/>
          <w:szCs w:val="22"/>
        </w:rPr>
        <w:t>d</w:t>
      </w:r>
      <w:r w:rsidR="000B45CF" w:rsidRPr="000B45CF">
        <w:rPr>
          <w:rFonts w:ascii="Georgia" w:hAnsi="Georgia" w:cs="Tahoma"/>
          <w:sz w:val="22"/>
          <w:szCs w:val="22"/>
          <w:vertAlign w:val="subscript"/>
        </w:rPr>
        <w:t>k</w:t>
      </w:r>
      <w:r w:rsidRPr="004A4AB7">
        <w:rPr>
          <w:rFonts w:ascii="Georgia" w:hAnsi="Georgia" w:cs="Tahoma"/>
          <w:sz w:val="22"/>
          <w:szCs w:val="22"/>
        </w:rPr>
        <w:t xml:space="preserve"> = número de dia(s) útil(eis) correspondentes ao prazo de validade da </w:t>
      </w:r>
      <w:r w:rsidR="00936940">
        <w:rPr>
          <w:rFonts w:ascii="Georgia" w:hAnsi="Georgia" w:cs="Tahoma"/>
          <w:sz w:val="22"/>
          <w:szCs w:val="22"/>
        </w:rPr>
        <w:t>T</w:t>
      </w:r>
      <w:r w:rsidRPr="004A4AB7">
        <w:rPr>
          <w:rFonts w:ascii="Georgia" w:hAnsi="Georgia" w:cs="Tahoma"/>
          <w:sz w:val="22"/>
          <w:szCs w:val="22"/>
        </w:rPr>
        <w:t>axa DI, sendo "d</w:t>
      </w:r>
      <w:r w:rsidR="000B45CF" w:rsidRPr="000B45CF">
        <w:rPr>
          <w:rFonts w:ascii="Georgia" w:hAnsi="Georgia" w:cs="Tahoma"/>
          <w:sz w:val="22"/>
          <w:szCs w:val="22"/>
          <w:vertAlign w:val="subscript"/>
        </w:rPr>
        <w:t>k</w:t>
      </w:r>
      <w:r w:rsidRPr="004A4AB7">
        <w:rPr>
          <w:rFonts w:ascii="Georgia" w:hAnsi="Georgia" w:cs="Tahoma"/>
          <w:sz w:val="22"/>
          <w:szCs w:val="22"/>
        </w:rPr>
        <w:t xml:space="preserve">" um número inteiro (a </w:t>
      </w:r>
      <w:r w:rsidR="00936940">
        <w:rPr>
          <w:rFonts w:ascii="Georgia" w:hAnsi="Georgia" w:cs="Tahoma"/>
          <w:sz w:val="22"/>
          <w:szCs w:val="22"/>
        </w:rPr>
        <w:t>T</w:t>
      </w:r>
      <w:r w:rsidRPr="004A4AB7">
        <w:rPr>
          <w:rFonts w:ascii="Georgia" w:hAnsi="Georgia" w:cs="Tahoma"/>
          <w:sz w:val="22"/>
          <w:szCs w:val="22"/>
        </w:rPr>
        <w:t>axa DI é válida por um dia útil);</w:t>
      </w:r>
    </w:p>
    <w:p w:rsidR="004A4AB7" w:rsidRDefault="004A4AB7" w:rsidP="002D5286">
      <w:pPr>
        <w:suppressAutoHyphens/>
        <w:ind w:left="1440"/>
        <w:rPr>
          <w:rFonts w:ascii="Georgia" w:hAnsi="Georgia" w:cs="Tahoma"/>
          <w:sz w:val="22"/>
          <w:szCs w:val="22"/>
        </w:rPr>
      </w:pPr>
    </w:p>
    <w:p w:rsidR="004A4AB7" w:rsidRDefault="00205EF3" w:rsidP="00E95AF3">
      <w:pPr>
        <w:suppressAutoHyphens/>
        <w:ind w:left="1440"/>
        <w:jc w:val="center"/>
        <w:rPr>
          <w:rFonts w:ascii="Georgia" w:hAnsi="Georgia" w:cs="Tahoma"/>
          <w:sz w:val="22"/>
          <w:szCs w:val="22"/>
        </w:rPr>
      </w:pPr>
      <w:r>
        <w:rPr>
          <w:rFonts w:ascii="Georgia" w:hAnsi="Georgia" w:cs="Tahoma"/>
          <w:noProof/>
        </w:rPr>
        <w:drawing>
          <wp:anchor distT="0" distB="0" distL="114300" distR="114300" simplePos="0" relativeHeight="251657728" behindDoc="0" locked="0" layoutInCell="1" allowOverlap="1">
            <wp:simplePos x="0" y="0"/>
            <wp:positionH relativeFrom="column">
              <wp:posOffset>2177415</wp:posOffset>
            </wp:positionH>
            <wp:positionV relativeFrom="paragraph">
              <wp:posOffset>642620</wp:posOffset>
            </wp:positionV>
            <wp:extent cx="1985010" cy="622935"/>
            <wp:effectExtent l="19050" t="0" r="0" b="0"/>
            <wp:wrapTopAndBottom/>
            <wp:docPr id="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4" cstate="print"/>
                    <a:srcRect/>
                    <a:stretch>
                      <a:fillRect/>
                    </a:stretch>
                  </pic:blipFill>
                  <pic:spPr bwMode="auto">
                    <a:xfrm>
                      <a:off x="0" y="0"/>
                      <a:ext cx="1985010" cy="622935"/>
                    </a:xfrm>
                    <a:prstGeom prst="rect">
                      <a:avLst/>
                    </a:prstGeom>
                    <a:noFill/>
                    <a:ln w="9525">
                      <a:noFill/>
                      <a:miter lim="800000"/>
                      <a:headEnd/>
                      <a:tailEnd/>
                    </a:ln>
                  </pic:spPr>
                </pic:pic>
              </a:graphicData>
            </a:graphic>
          </wp:anchor>
        </w:drawing>
      </w:r>
      <w:r w:rsidR="004A4AB7">
        <w:rPr>
          <w:rFonts w:ascii="Georgia" w:hAnsi="Georgia" w:cs="Tahoma"/>
          <w:sz w:val="22"/>
          <w:szCs w:val="22"/>
        </w:rPr>
        <w:t xml:space="preserve">Fator </w:t>
      </w:r>
      <w:r w:rsidR="004A4AB7" w:rsidRPr="004A4AB7">
        <w:rPr>
          <w:rFonts w:ascii="Georgia" w:hAnsi="Georgia" w:cs="Tahoma"/>
          <w:i/>
          <w:sz w:val="22"/>
          <w:szCs w:val="22"/>
        </w:rPr>
        <w:t>Spread</w:t>
      </w:r>
      <w:r w:rsidR="004A4AB7">
        <w:rPr>
          <w:rFonts w:ascii="Georgia" w:hAnsi="Georgia" w:cs="Tahoma"/>
          <w:sz w:val="22"/>
          <w:szCs w:val="22"/>
        </w:rPr>
        <w:t xml:space="preserve"> = Sobretaxa de juros fixos, calculada com 9 (nove) casas decimais, com arredondamento, calculado conforme fórmula abaixo:</w:t>
      </w:r>
    </w:p>
    <w:p w:rsidR="006A2289" w:rsidRDefault="006A2289" w:rsidP="00E95AF3">
      <w:pPr>
        <w:suppressAutoHyphens/>
        <w:ind w:left="1440"/>
        <w:jc w:val="center"/>
        <w:rPr>
          <w:rFonts w:ascii="Georgia" w:hAnsi="Georgia" w:cs="Tahoma"/>
          <w:sz w:val="22"/>
          <w:szCs w:val="22"/>
        </w:rPr>
      </w:pPr>
    </w:p>
    <w:p w:rsidR="006A2289" w:rsidRDefault="006A2289" w:rsidP="00E95AF3">
      <w:pPr>
        <w:suppressAutoHyphens/>
        <w:ind w:left="1440"/>
        <w:jc w:val="center"/>
        <w:rPr>
          <w:rFonts w:ascii="Georgia" w:hAnsi="Georgia" w:cs="Tahoma"/>
          <w:sz w:val="22"/>
          <w:szCs w:val="22"/>
        </w:rPr>
      </w:pPr>
    </w:p>
    <w:p w:rsidR="006A2289" w:rsidRDefault="006A2289" w:rsidP="00E95AF3">
      <w:pPr>
        <w:suppressAutoHyphens/>
        <w:ind w:left="1440"/>
        <w:jc w:val="center"/>
        <w:rPr>
          <w:rFonts w:ascii="Georgia" w:hAnsi="Georgia" w:cs="Tahoma"/>
          <w:sz w:val="22"/>
          <w:szCs w:val="22"/>
        </w:rPr>
      </w:pPr>
    </w:p>
    <w:p w:rsidR="004A4AB7" w:rsidRDefault="004A4AB7" w:rsidP="002D5286">
      <w:pPr>
        <w:suppressAutoHyphens/>
        <w:ind w:left="1440"/>
        <w:rPr>
          <w:rFonts w:ascii="Georgia" w:hAnsi="Georgia" w:cs="Tahoma"/>
          <w:sz w:val="22"/>
          <w:szCs w:val="22"/>
        </w:rPr>
      </w:pPr>
    </w:p>
    <w:p w:rsidR="004A4AB7" w:rsidRDefault="004A4AB7" w:rsidP="002D5286">
      <w:pPr>
        <w:suppressAutoHyphens/>
        <w:ind w:left="1440"/>
        <w:rPr>
          <w:rFonts w:ascii="Georgia" w:hAnsi="Georgia" w:cs="Tahoma"/>
          <w:sz w:val="22"/>
          <w:szCs w:val="22"/>
        </w:rPr>
      </w:pPr>
      <w:r>
        <w:rPr>
          <w:rFonts w:ascii="Georgia" w:hAnsi="Georgia" w:cs="Tahoma"/>
          <w:sz w:val="22"/>
          <w:szCs w:val="22"/>
        </w:rPr>
        <w:t>Onde:</w:t>
      </w:r>
    </w:p>
    <w:p w:rsidR="004A4AB7" w:rsidRDefault="004A4AB7" w:rsidP="002D5286">
      <w:pPr>
        <w:suppressAutoHyphens/>
        <w:ind w:left="1440"/>
        <w:rPr>
          <w:rFonts w:ascii="Georgia" w:hAnsi="Georgia" w:cs="Tahoma"/>
          <w:sz w:val="22"/>
          <w:szCs w:val="22"/>
        </w:rPr>
      </w:pPr>
    </w:p>
    <w:p w:rsidR="004A4AB7" w:rsidRDefault="004A4AB7" w:rsidP="002D5286">
      <w:pPr>
        <w:suppressAutoHyphens/>
        <w:ind w:left="1440"/>
        <w:rPr>
          <w:rFonts w:ascii="Georgia" w:hAnsi="Georgia" w:cs="Tahoma"/>
          <w:sz w:val="22"/>
          <w:szCs w:val="22"/>
        </w:rPr>
      </w:pPr>
      <w:r>
        <w:rPr>
          <w:rFonts w:ascii="Georgia" w:hAnsi="Georgia" w:cs="Tahoma"/>
          <w:sz w:val="22"/>
          <w:szCs w:val="22"/>
        </w:rPr>
        <w:t xml:space="preserve">Spread = </w:t>
      </w:r>
      <w:r w:rsidR="00FF3BCB">
        <w:rPr>
          <w:rFonts w:ascii="Georgia" w:hAnsi="Georgia" w:cs="Tahoma"/>
          <w:sz w:val="22"/>
          <w:szCs w:val="22"/>
        </w:rPr>
        <w:t>1,6</w:t>
      </w:r>
      <w:r w:rsidRPr="00E509F6">
        <w:rPr>
          <w:rFonts w:ascii="Georgia" w:hAnsi="Georgia" w:cs="Tahoma"/>
          <w:sz w:val="22"/>
          <w:szCs w:val="22"/>
        </w:rPr>
        <w:t>0</w:t>
      </w:r>
      <w:r w:rsidR="008A51C4" w:rsidRPr="00E509F6">
        <w:rPr>
          <w:rFonts w:ascii="Georgia" w:hAnsi="Georgia" w:cs="Tahoma"/>
          <w:sz w:val="22"/>
          <w:szCs w:val="22"/>
        </w:rPr>
        <w:t>00</w:t>
      </w:r>
      <w:r w:rsidR="00936940" w:rsidRPr="00E509F6">
        <w:rPr>
          <w:rFonts w:ascii="Georgia" w:hAnsi="Georgia" w:cs="Tahoma"/>
          <w:sz w:val="22"/>
          <w:szCs w:val="22"/>
        </w:rPr>
        <w:t xml:space="preserve"> (</w:t>
      </w:r>
      <w:r w:rsidR="00E509F6" w:rsidRPr="00485EF5">
        <w:rPr>
          <w:rFonts w:ascii="Georgia" w:hAnsi="Georgia"/>
          <w:sz w:val="22"/>
          <w:szCs w:val="22"/>
        </w:rPr>
        <w:t xml:space="preserve">dois inteiros e </w:t>
      </w:r>
      <w:r w:rsidR="00FF3BCB">
        <w:rPr>
          <w:rFonts w:ascii="Georgia" w:hAnsi="Georgia"/>
          <w:sz w:val="22"/>
          <w:szCs w:val="22"/>
        </w:rPr>
        <w:t>seis</w:t>
      </w:r>
      <w:r w:rsidR="00E509F6" w:rsidRPr="00485EF5">
        <w:rPr>
          <w:rFonts w:ascii="Georgia" w:hAnsi="Georgia"/>
          <w:sz w:val="22"/>
          <w:szCs w:val="22"/>
        </w:rPr>
        <w:t xml:space="preserve"> mil décimos de milésimos</w:t>
      </w:r>
      <w:r w:rsidR="00936940" w:rsidRPr="00E509F6">
        <w:rPr>
          <w:rFonts w:ascii="Georgia" w:hAnsi="Georgia" w:cs="Tahoma"/>
          <w:sz w:val="22"/>
          <w:szCs w:val="22"/>
        </w:rPr>
        <w:t>)</w:t>
      </w:r>
      <w:r w:rsidR="008A51C4" w:rsidRPr="00E509F6">
        <w:rPr>
          <w:rFonts w:ascii="Georgia" w:hAnsi="Georgia" w:cs="Tahoma"/>
          <w:sz w:val="22"/>
          <w:szCs w:val="22"/>
        </w:rPr>
        <w:t>, informado</w:t>
      </w:r>
      <w:r w:rsidR="008A51C4">
        <w:rPr>
          <w:rFonts w:ascii="Georgia" w:hAnsi="Georgia" w:cs="Tahoma"/>
          <w:sz w:val="22"/>
          <w:szCs w:val="22"/>
        </w:rPr>
        <w:t xml:space="preserve"> com 4 (quatro) casas decimais</w:t>
      </w:r>
      <w:r>
        <w:rPr>
          <w:rFonts w:ascii="Georgia" w:hAnsi="Georgia" w:cs="Tahoma"/>
          <w:sz w:val="22"/>
          <w:szCs w:val="22"/>
        </w:rPr>
        <w:t>;</w:t>
      </w:r>
    </w:p>
    <w:p w:rsidR="004A4AB7" w:rsidRDefault="004A4AB7" w:rsidP="002D5286">
      <w:pPr>
        <w:suppressAutoHyphens/>
        <w:ind w:left="1440"/>
        <w:rPr>
          <w:rFonts w:ascii="Georgia" w:hAnsi="Georgia" w:cs="Tahoma"/>
          <w:sz w:val="22"/>
          <w:szCs w:val="22"/>
        </w:rPr>
      </w:pPr>
    </w:p>
    <w:p w:rsidR="004A4AB7" w:rsidRDefault="004A4AB7" w:rsidP="002D5286">
      <w:pPr>
        <w:suppressAutoHyphens/>
        <w:ind w:left="1440"/>
        <w:rPr>
          <w:rFonts w:ascii="Georgia" w:hAnsi="Georgia" w:cs="Tahoma"/>
          <w:sz w:val="22"/>
          <w:szCs w:val="22"/>
        </w:rPr>
      </w:pPr>
      <w:r>
        <w:rPr>
          <w:rFonts w:ascii="Georgia" w:hAnsi="Georgia" w:cs="Tahoma"/>
          <w:sz w:val="22"/>
          <w:szCs w:val="22"/>
        </w:rPr>
        <w:t>DP = número de dias úteis entre</w:t>
      </w:r>
      <w:r w:rsidR="009E18A2">
        <w:rPr>
          <w:rFonts w:ascii="Georgia" w:hAnsi="Georgia" w:cs="Tahoma"/>
          <w:sz w:val="22"/>
          <w:szCs w:val="22"/>
        </w:rPr>
        <w:t xml:space="preserve"> a Data de Emissão</w:t>
      </w:r>
      <w:r>
        <w:rPr>
          <w:rFonts w:ascii="Georgia" w:hAnsi="Georgia" w:cs="Tahoma"/>
          <w:sz w:val="22"/>
          <w:szCs w:val="22"/>
        </w:rPr>
        <w:t xml:space="preserve"> e a data atual, sendo </w:t>
      </w:r>
      <w:r w:rsidR="00936940">
        <w:rPr>
          <w:rFonts w:ascii="Georgia" w:hAnsi="Georgia" w:cs="Tahoma"/>
          <w:sz w:val="22"/>
          <w:szCs w:val="22"/>
        </w:rPr>
        <w:t>“</w:t>
      </w:r>
      <w:r>
        <w:rPr>
          <w:rFonts w:ascii="Georgia" w:hAnsi="Georgia" w:cs="Tahoma"/>
          <w:sz w:val="22"/>
          <w:szCs w:val="22"/>
        </w:rPr>
        <w:t>DP</w:t>
      </w:r>
      <w:r w:rsidR="00936940">
        <w:rPr>
          <w:rFonts w:ascii="Georgia" w:hAnsi="Georgia" w:cs="Tahoma"/>
          <w:sz w:val="22"/>
          <w:szCs w:val="22"/>
        </w:rPr>
        <w:t>”</w:t>
      </w:r>
      <w:r>
        <w:rPr>
          <w:rFonts w:ascii="Georgia" w:hAnsi="Georgia" w:cs="Tahoma"/>
          <w:sz w:val="22"/>
          <w:szCs w:val="22"/>
        </w:rPr>
        <w:t xml:space="preserve"> um número inteiro.</w:t>
      </w:r>
    </w:p>
    <w:p w:rsidR="004A4AB7" w:rsidRDefault="004A4AB7" w:rsidP="002D5286">
      <w:pPr>
        <w:suppressAutoHyphens/>
        <w:ind w:left="1440"/>
        <w:rPr>
          <w:rFonts w:ascii="Georgia" w:hAnsi="Georgia" w:cs="Tahoma"/>
          <w:sz w:val="22"/>
          <w:szCs w:val="22"/>
        </w:rPr>
      </w:pPr>
    </w:p>
    <w:p w:rsidR="002D5286" w:rsidRPr="004A4AB7" w:rsidRDefault="002D5286" w:rsidP="002D5286">
      <w:pPr>
        <w:suppressAutoHyphens/>
        <w:ind w:left="1440"/>
        <w:rPr>
          <w:rFonts w:ascii="Georgia" w:hAnsi="Georgia" w:cs="Tahoma"/>
          <w:sz w:val="22"/>
          <w:szCs w:val="22"/>
        </w:rPr>
      </w:pPr>
      <w:r w:rsidRPr="004A4AB7">
        <w:rPr>
          <w:rFonts w:ascii="Georgia" w:hAnsi="Georgia" w:cs="Tahoma"/>
          <w:sz w:val="22"/>
          <w:szCs w:val="22"/>
        </w:rPr>
        <w:t>A Taxa DI deverá ser utilizada considerando idêntico número de casas decimais divulgado pelo órgão responsável pelo seu cálculo.</w:t>
      </w:r>
    </w:p>
    <w:p w:rsidR="002D5286" w:rsidRPr="004A4AB7" w:rsidRDefault="002D5286" w:rsidP="002D5286">
      <w:pPr>
        <w:suppressAutoHyphens/>
        <w:ind w:left="1440"/>
        <w:rPr>
          <w:rFonts w:ascii="Georgia" w:hAnsi="Georgia" w:cs="Tahoma"/>
          <w:sz w:val="22"/>
          <w:szCs w:val="22"/>
        </w:rPr>
      </w:pPr>
    </w:p>
    <w:p w:rsidR="002D5286" w:rsidRPr="004A4AB7" w:rsidRDefault="002D5286" w:rsidP="002D5286">
      <w:pPr>
        <w:suppressAutoHyphens/>
        <w:ind w:left="1440" w:hanging="24"/>
        <w:rPr>
          <w:rFonts w:ascii="Georgia" w:hAnsi="Georgia" w:cs="Tahoma"/>
          <w:sz w:val="22"/>
          <w:szCs w:val="22"/>
        </w:rPr>
      </w:pPr>
      <w:r w:rsidRPr="004A4AB7">
        <w:rPr>
          <w:rFonts w:ascii="Georgia" w:hAnsi="Georgia" w:cs="Tahoma"/>
          <w:sz w:val="22"/>
          <w:szCs w:val="22"/>
        </w:rPr>
        <w:t>Observações:</w:t>
      </w:r>
    </w:p>
    <w:p w:rsidR="002D5286" w:rsidRPr="004A4AB7" w:rsidRDefault="002D5286" w:rsidP="002D5286">
      <w:pPr>
        <w:suppressAutoHyphens/>
        <w:ind w:left="1843" w:hanging="403"/>
        <w:rPr>
          <w:rFonts w:ascii="Georgia" w:hAnsi="Georgia" w:cs="Tahoma"/>
          <w:sz w:val="22"/>
          <w:szCs w:val="22"/>
        </w:rPr>
      </w:pPr>
    </w:p>
    <w:p w:rsidR="002D5286" w:rsidRPr="00E95AF3" w:rsidRDefault="002D5286" w:rsidP="002D5286">
      <w:pPr>
        <w:numPr>
          <w:ilvl w:val="0"/>
          <w:numId w:val="34"/>
        </w:numPr>
        <w:rPr>
          <w:rFonts w:ascii="Georgia" w:hAnsi="Georgia" w:cs="Tahoma"/>
          <w:sz w:val="22"/>
          <w:szCs w:val="22"/>
        </w:rPr>
      </w:pPr>
      <w:r w:rsidRPr="004A4AB7">
        <w:rPr>
          <w:rFonts w:ascii="Georgia" w:hAnsi="Georgia" w:cs="Tahoma"/>
          <w:sz w:val="22"/>
          <w:szCs w:val="22"/>
        </w:rPr>
        <w:t xml:space="preserve">O fator resultante da </w:t>
      </w:r>
      <w:r w:rsidRPr="00E95AF3">
        <w:rPr>
          <w:rFonts w:ascii="Georgia" w:hAnsi="Georgia" w:cs="Tahoma"/>
          <w:sz w:val="22"/>
          <w:szCs w:val="22"/>
        </w:rPr>
        <w:t>expressão</w:t>
      </w:r>
      <w:r w:rsidR="00E95AF3" w:rsidRPr="00E95AF3">
        <w:rPr>
          <w:rFonts w:ascii="Georgia" w:hAnsi="Georgia" w:cs="Tahoma"/>
          <w:sz w:val="22"/>
          <w:szCs w:val="22"/>
        </w:rPr>
        <w:t xml:space="preserve"> (1 + TDI</w:t>
      </w:r>
      <w:r w:rsidR="000B45CF" w:rsidRPr="000B45CF">
        <w:rPr>
          <w:rFonts w:ascii="Georgia" w:hAnsi="Georgia" w:cs="Tahoma"/>
          <w:sz w:val="22"/>
          <w:szCs w:val="22"/>
          <w:vertAlign w:val="subscript"/>
        </w:rPr>
        <w:t>k</w:t>
      </w:r>
      <w:r w:rsidR="00E95AF3" w:rsidRPr="00E95AF3">
        <w:rPr>
          <w:rFonts w:ascii="Georgia" w:hAnsi="Georgia" w:cs="Tahoma"/>
          <w:sz w:val="22"/>
          <w:szCs w:val="22"/>
        </w:rPr>
        <w:t>)</w:t>
      </w:r>
      <w:r w:rsidRPr="00E95AF3">
        <w:rPr>
          <w:rFonts w:ascii="Georgia" w:hAnsi="Georgia" w:cs="Tahoma"/>
          <w:sz w:val="22"/>
          <w:szCs w:val="22"/>
          <w:vertAlign w:val="superscript"/>
        </w:rPr>
        <w:t xml:space="preserve"> </w:t>
      </w:r>
      <w:r w:rsidR="004A4AB7" w:rsidRPr="00E95AF3">
        <w:rPr>
          <w:rFonts w:ascii="Georgia" w:hAnsi="Georgia" w:cs="Tahoma"/>
          <w:i/>
          <w:sz w:val="22"/>
          <w:szCs w:val="22"/>
        </w:rPr>
        <w:t xml:space="preserve"> </w:t>
      </w:r>
      <w:r w:rsidRPr="00E95AF3">
        <w:rPr>
          <w:rFonts w:ascii="Georgia" w:hAnsi="Georgia" w:cs="Tahoma"/>
          <w:sz w:val="22"/>
          <w:szCs w:val="22"/>
        </w:rPr>
        <w:t>é considerado com 16 (dezesseis) casas decimais, sem arredondamento;</w:t>
      </w:r>
    </w:p>
    <w:p w:rsidR="002D5286" w:rsidRPr="00E95AF3" w:rsidRDefault="002D5286" w:rsidP="002D5286">
      <w:pPr>
        <w:tabs>
          <w:tab w:val="num" w:pos="567"/>
        </w:tabs>
        <w:spacing w:line="320" w:lineRule="exact"/>
        <w:ind w:left="567" w:hanging="283"/>
        <w:rPr>
          <w:rFonts w:ascii="Georgia" w:hAnsi="Georgia" w:cs="Tahoma"/>
          <w:sz w:val="22"/>
          <w:szCs w:val="22"/>
        </w:rPr>
      </w:pPr>
    </w:p>
    <w:p w:rsidR="002D5286" w:rsidRDefault="002D5286" w:rsidP="002D5286">
      <w:pPr>
        <w:numPr>
          <w:ilvl w:val="0"/>
          <w:numId w:val="34"/>
        </w:numPr>
        <w:rPr>
          <w:rFonts w:ascii="Georgia" w:hAnsi="Georgia" w:cs="Tahoma"/>
          <w:sz w:val="22"/>
          <w:szCs w:val="22"/>
        </w:rPr>
      </w:pPr>
      <w:r w:rsidRPr="00E95AF3">
        <w:rPr>
          <w:rFonts w:ascii="Georgia" w:hAnsi="Georgia" w:cs="Tahoma"/>
          <w:sz w:val="22"/>
          <w:szCs w:val="22"/>
        </w:rPr>
        <w:lastRenderedPageBreak/>
        <w:t>Efetua-se o produtório dos fatores diários</w:t>
      </w:r>
      <w:r w:rsidR="00E95AF3" w:rsidRPr="00E95AF3">
        <w:rPr>
          <w:rFonts w:ascii="Georgia" w:hAnsi="Georgia" w:cs="Tahoma"/>
          <w:sz w:val="22"/>
          <w:szCs w:val="22"/>
        </w:rPr>
        <w:t xml:space="preserve"> (1 + TDI</w:t>
      </w:r>
      <w:r w:rsidR="000B45CF" w:rsidRPr="000B45CF">
        <w:rPr>
          <w:rFonts w:ascii="Georgia" w:hAnsi="Georgia" w:cs="Tahoma"/>
          <w:sz w:val="22"/>
          <w:szCs w:val="22"/>
          <w:vertAlign w:val="subscript"/>
        </w:rPr>
        <w:t>k</w:t>
      </w:r>
      <w:r w:rsidR="00E95AF3" w:rsidRPr="00E95AF3">
        <w:rPr>
          <w:rFonts w:ascii="Georgia" w:hAnsi="Georgia" w:cs="Tahoma"/>
          <w:sz w:val="22"/>
          <w:szCs w:val="22"/>
        </w:rPr>
        <w:t>)</w:t>
      </w:r>
      <w:r w:rsidRPr="004A4AB7">
        <w:rPr>
          <w:rFonts w:ascii="Georgia" w:hAnsi="Georgia" w:cs="Tahoma"/>
          <w:sz w:val="22"/>
          <w:szCs w:val="22"/>
        </w:rPr>
        <w:t xml:space="preserve"> </w:t>
      </w:r>
      <w:r w:rsidR="004A4AB7" w:rsidRPr="004A4AB7">
        <w:rPr>
          <w:rFonts w:ascii="Georgia" w:hAnsi="Georgia" w:cs="Tahoma"/>
          <w:sz w:val="22"/>
          <w:szCs w:val="22"/>
        </w:rPr>
        <w:t xml:space="preserve"> </w:t>
      </w:r>
      <w:r w:rsidRPr="004A4AB7">
        <w:rPr>
          <w:rFonts w:ascii="Georgia" w:hAnsi="Georgia" w:cs="Tahoma"/>
          <w:sz w:val="22"/>
          <w:szCs w:val="22"/>
        </w:rPr>
        <w:t>sendo que a cada fator diário acumulado, trunca-se o resultado com 16 (dezesseis) casas decimais, aplicando-se o próximo fator diário, e assim por diante até o último considerado;</w:t>
      </w:r>
      <w:r w:rsidR="00972A0F">
        <w:rPr>
          <w:rFonts w:ascii="Georgia" w:hAnsi="Georgia" w:cs="Tahoma"/>
          <w:sz w:val="22"/>
          <w:szCs w:val="22"/>
        </w:rPr>
        <w:t xml:space="preserve"> </w:t>
      </w:r>
    </w:p>
    <w:p w:rsidR="001B4DE2" w:rsidRDefault="001B4DE2">
      <w:pPr>
        <w:pStyle w:val="PargrafodaLista"/>
        <w:rPr>
          <w:rFonts w:ascii="Georgia" w:hAnsi="Georgia" w:cs="Tahoma"/>
          <w:sz w:val="22"/>
          <w:szCs w:val="22"/>
        </w:rPr>
      </w:pPr>
    </w:p>
    <w:p w:rsidR="00972A0F" w:rsidRPr="00972A0F" w:rsidRDefault="00936940" w:rsidP="00972A0F">
      <w:pPr>
        <w:numPr>
          <w:ilvl w:val="0"/>
          <w:numId w:val="34"/>
        </w:numPr>
        <w:rPr>
          <w:rFonts w:ascii="Georgia" w:hAnsi="Georgia" w:cs="Tahoma"/>
          <w:sz w:val="22"/>
          <w:szCs w:val="22"/>
        </w:rPr>
      </w:pPr>
      <w:r w:rsidRPr="0061562A">
        <w:rPr>
          <w:rFonts w:ascii="Georgia" w:hAnsi="Georgia"/>
          <w:snapToGrid w:val="0"/>
          <w:sz w:val="22"/>
          <w:szCs w:val="22"/>
        </w:rPr>
        <w:t>Uma vez os fatores estando acumulados, considera-se o fator resultante "Fator DI" com 8 (oito) cas</w:t>
      </w:r>
      <w:r w:rsidR="006B0EA0">
        <w:rPr>
          <w:rFonts w:ascii="Georgia" w:hAnsi="Georgia"/>
          <w:snapToGrid w:val="0"/>
          <w:sz w:val="22"/>
          <w:szCs w:val="22"/>
        </w:rPr>
        <w:t>as decimais, com arredondamento</w:t>
      </w:r>
      <w:r w:rsidR="00972A0F">
        <w:rPr>
          <w:rFonts w:ascii="Georgia" w:hAnsi="Georgia"/>
          <w:snapToGrid w:val="0"/>
          <w:sz w:val="22"/>
          <w:szCs w:val="22"/>
        </w:rPr>
        <w:t>; e</w:t>
      </w:r>
    </w:p>
    <w:p w:rsidR="00972A0F" w:rsidRDefault="00972A0F" w:rsidP="00972A0F">
      <w:pPr>
        <w:pStyle w:val="PargrafodaLista"/>
        <w:rPr>
          <w:rFonts w:ascii="Georgia" w:hAnsi="Georgia"/>
          <w:sz w:val="22"/>
          <w:szCs w:val="22"/>
        </w:rPr>
      </w:pPr>
    </w:p>
    <w:p w:rsidR="008A51C4" w:rsidRPr="00972A0F" w:rsidRDefault="008A51C4" w:rsidP="00972A0F">
      <w:pPr>
        <w:numPr>
          <w:ilvl w:val="0"/>
          <w:numId w:val="34"/>
        </w:numPr>
        <w:rPr>
          <w:rFonts w:ascii="Georgia" w:hAnsi="Georgia" w:cs="Tahoma"/>
          <w:sz w:val="22"/>
          <w:szCs w:val="22"/>
        </w:rPr>
      </w:pPr>
      <w:r w:rsidRPr="00972A0F">
        <w:rPr>
          <w:rFonts w:ascii="Georgia" w:hAnsi="Georgia"/>
          <w:sz w:val="22"/>
          <w:szCs w:val="22"/>
        </w:rPr>
        <w:t xml:space="preserve">O </w:t>
      </w:r>
      <w:r w:rsidRPr="00972A0F">
        <w:rPr>
          <w:rFonts w:ascii="Georgia" w:hAnsi="Georgia"/>
          <w:snapToGrid w:val="0"/>
          <w:sz w:val="22"/>
          <w:szCs w:val="22"/>
        </w:rPr>
        <w:t>fator resultante da expressão (Fator DI x Fator Spread) é considerado com 9 (nove) casas decimais, com arredondamento.</w:t>
      </w:r>
    </w:p>
    <w:p w:rsidR="00277AE7" w:rsidRPr="004F7150" w:rsidRDefault="00277AE7" w:rsidP="00026E67">
      <w:pPr>
        <w:ind w:left="720"/>
        <w:rPr>
          <w:rFonts w:ascii="Georgia" w:hAnsi="Georgia" w:cs="Tahoma"/>
          <w:color w:val="000000"/>
          <w:sz w:val="22"/>
          <w:szCs w:val="22"/>
        </w:rPr>
      </w:pPr>
    </w:p>
    <w:p w:rsidR="00277AE7" w:rsidRPr="004F7150" w:rsidRDefault="00A5052A" w:rsidP="00277AE7">
      <w:pPr>
        <w:suppressAutoHyphens/>
        <w:spacing w:line="320" w:lineRule="exact"/>
        <w:rPr>
          <w:rFonts w:ascii="Georgia" w:hAnsi="Georgia" w:cs="Tahoma"/>
          <w:color w:val="000000"/>
          <w:sz w:val="22"/>
          <w:szCs w:val="22"/>
        </w:rPr>
      </w:pPr>
      <w:r>
        <w:rPr>
          <w:rFonts w:ascii="Georgia" w:hAnsi="Georgia" w:cs="Tahoma"/>
          <w:color w:val="000000"/>
          <w:sz w:val="22"/>
          <w:szCs w:val="22"/>
        </w:rPr>
        <w:t>4.9</w:t>
      </w:r>
      <w:r w:rsidR="002C5A13">
        <w:rPr>
          <w:rFonts w:ascii="Georgia" w:hAnsi="Georgia" w:cs="Tahoma"/>
          <w:color w:val="000000"/>
          <w:sz w:val="22"/>
          <w:szCs w:val="22"/>
        </w:rPr>
        <w:t>.</w:t>
      </w:r>
      <w:r w:rsidR="00FF3BCB">
        <w:rPr>
          <w:rFonts w:ascii="Georgia" w:hAnsi="Georgia" w:cs="Tahoma"/>
          <w:color w:val="000000"/>
          <w:sz w:val="22"/>
          <w:szCs w:val="22"/>
        </w:rPr>
        <w:t>2</w:t>
      </w:r>
      <w:r w:rsidR="002C5A13">
        <w:rPr>
          <w:rFonts w:ascii="Georgia" w:hAnsi="Georgia" w:cs="Tahoma"/>
          <w:color w:val="000000"/>
          <w:sz w:val="22"/>
          <w:szCs w:val="22"/>
        </w:rPr>
        <w:t xml:space="preserve">. </w:t>
      </w:r>
      <w:r w:rsidR="00277AE7" w:rsidRPr="004F7150">
        <w:rPr>
          <w:rFonts w:ascii="Georgia" w:hAnsi="Georgia" w:cs="Tahoma"/>
          <w:color w:val="000000"/>
          <w:sz w:val="22"/>
          <w:szCs w:val="22"/>
        </w:rPr>
        <w:t>No caso de indisponibilidade temporária da Taxa DI quando do pagamento de qualquer obrigação pecuniária prevista nesta cláusula, será utilizada, em sua substituição, para apuração de TDI</w:t>
      </w:r>
      <w:r w:rsidR="00277AE7" w:rsidRPr="004F7150">
        <w:rPr>
          <w:rFonts w:ascii="Georgia" w:hAnsi="Georgia" w:cs="Tahoma"/>
          <w:color w:val="000000"/>
          <w:sz w:val="22"/>
          <w:szCs w:val="22"/>
          <w:vertAlign w:val="subscript"/>
        </w:rPr>
        <w:t>k</w:t>
      </w:r>
      <w:r w:rsidR="00277AE7" w:rsidRPr="004F7150">
        <w:rPr>
          <w:rFonts w:ascii="Georgia" w:hAnsi="Georgia" w:cs="Tahoma"/>
          <w:color w:val="000000"/>
          <w:sz w:val="22"/>
          <w:szCs w:val="22"/>
        </w:rPr>
        <w:t xml:space="preserve"> a última Taxa DI divulgada até a data do cálculo, não sendo devidas quaisquer compensações </w:t>
      </w:r>
      <w:r w:rsidR="00B53480">
        <w:rPr>
          <w:rFonts w:ascii="Georgia" w:hAnsi="Georgia" w:cs="Tahoma"/>
          <w:color w:val="000000"/>
          <w:sz w:val="22"/>
          <w:szCs w:val="22"/>
        </w:rPr>
        <w:t xml:space="preserve">financeiras, multas ou penalidades tanto por parte da Emissora e/ou </w:t>
      </w:r>
      <w:r w:rsidR="001C6EA9">
        <w:rPr>
          <w:rFonts w:ascii="Georgia" w:hAnsi="Georgia" w:cs="Tahoma"/>
          <w:sz w:val="22"/>
          <w:szCs w:val="22"/>
        </w:rPr>
        <w:t>de Elecnor, S.A., Grupo Isolux Corsán, S.A. e Cobra Instalaciones y Servicios, S.A. (em conjunto, “</w:t>
      </w:r>
      <w:r w:rsidR="001C6EA9" w:rsidRPr="00B53480">
        <w:rPr>
          <w:rFonts w:ascii="Georgia" w:hAnsi="Georgia" w:cs="Tahoma"/>
          <w:sz w:val="22"/>
          <w:szCs w:val="22"/>
          <w:u w:val="single"/>
        </w:rPr>
        <w:t>Garantidores</w:t>
      </w:r>
      <w:r w:rsidR="001C6EA9">
        <w:rPr>
          <w:rFonts w:ascii="Georgia" w:hAnsi="Georgia" w:cs="Tahoma"/>
          <w:sz w:val="22"/>
          <w:szCs w:val="22"/>
        </w:rPr>
        <w:t>”)</w:t>
      </w:r>
      <w:r w:rsidR="00B53480">
        <w:rPr>
          <w:rFonts w:ascii="Georgia" w:hAnsi="Georgia" w:cs="Tahoma"/>
          <w:color w:val="000000"/>
          <w:sz w:val="22"/>
          <w:szCs w:val="22"/>
        </w:rPr>
        <w:t xml:space="preserve"> quanto</w:t>
      </w:r>
      <w:r w:rsidR="00277AE7" w:rsidRPr="004F7150">
        <w:rPr>
          <w:rFonts w:ascii="Georgia" w:hAnsi="Georgia" w:cs="Tahoma"/>
          <w:color w:val="000000"/>
          <w:sz w:val="22"/>
          <w:szCs w:val="22"/>
        </w:rPr>
        <w:t xml:space="preserve"> pelo Debenturista, quando da divulgação posterior da Taxa DI respectiva.</w:t>
      </w:r>
    </w:p>
    <w:p w:rsidR="00277AE7" w:rsidRPr="004F7150" w:rsidRDefault="00277AE7" w:rsidP="00277AE7">
      <w:pPr>
        <w:suppressAutoHyphens/>
        <w:spacing w:line="320" w:lineRule="exact"/>
        <w:rPr>
          <w:rFonts w:ascii="Georgia" w:hAnsi="Georgia" w:cs="Tahoma"/>
          <w:color w:val="000000"/>
          <w:sz w:val="22"/>
          <w:szCs w:val="22"/>
        </w:rPr>
      </w:pPr>
    </w:p>
    <w:p w:rsidR="00277AE7" w:rsidRPr="004F7150" w:rsidRDefault="00A5052A" w:rsidP="00277AE7">
      <w:pPr>
        <w:suppressAutoHyphens/>
        <w:spacing w:line="320" w:lineRule="exact"/>
        <w:rPr>
          <w:rFonts w:ascii="Georgia" w:hAnsi="Georgia" w:cs="Tahoma"/>
          <w:color w:val="000000"/>
          <w:sz w:val="22"/>
          <w:szCs w:val="22"/>
        </w:rPr>
      </w:pPr>
      <w:r>
        <w:rPr>
          <w:rFonts w:ascii="Georgia" w:hAnsi="Georgia" w:cs="Tahoma"/>
          <w:color w:val="000000"/>
          <w:sz w:val="22"/>
          <w:szCs w:val="22"/>
        </w:rPr>
        <w:t>4.9</w:t>
      </w:r>
      <w:r w:rsidR="002C5A13">
        <w:rPr>
          <w:rFonts w:ascii="Georgia" w:hAnsi="Georgia" w:cs="Tahoma"/>
          <w:color w:val="000000"/>
          <w:sz w:val="22"/>
          <w:szCs w:val="22"/>
        </w:rPr>
        <w:t>.</w:t>
      </w:r>
      <w:r w:rsidR="00FF3BCB">
        <w:rPr>
          <w:rFonts w:ascii="Georgia" w:hAnsi="Georgia" w:cs="Tahoma"/>
          <w:color w:val="000000"/>
          <w:sz w:val="22"/>
          <w:szCs w:val="22"/>
        </w:rPr>
        <w:t>3</w:t>
      </w:r>
      <w:r w:rsidR="002C5A13">
        <w:rPr>
          <w:rFonts w:ascii="Georgia" w:hAnsi="Georgia" w:cs="Tahoma"/>
          <w:color w:val="000000"/>
          <w:sz w:val="22"/>
          <w:szCs w:val="22"/>
        </w:rPr>
        <w:t xml:space="preserve">. </w:t>
      </w:r>
      <w:r w:rsidR="00277AE7" w:rsidRPr="004F7150">
        <w:rPr>
          <w:rFonts w:ascii="Georgia" w:hAnsi="Georgia" w:cs="Tahoma"/>
          <w:color w:val="000000"/>
          <w:sz w:val="22"/>
          <w:szCs w:val="22"/>
        </w:rPr>
        <w:t xml:space="preserve">No caso de extinção, </w:t>
      </w:r>
      <w:r w:rsidR="00303218">
        <w:rPr>
          <w:rFonts w:ascii="Georgia" w:hAnsi="Georgia" w:cs="Tahoma"/>
          <w:color w:val="000000"/>
          <w:sz w:val="22"/>
          <w:szCs w:val="22"/>
        </w:rPr>
        <w:t xml:space="preserve">limitação, </w:t>
      </w:r>
      <w:r w:rsidR="00277AE7" w:rsidRPr="004F7150">
        <w:rPr>
          <w:rFonts w:ascii="Georgia" w:hAnsi="Georgia" w:cs="Tahoma"/>
          <w:color w:val="000000"/>
          <w:sz w:val="22"/>
          <w:szCs w:val="22"/>
        </w:rPr>
        <w:t xml:space="preserve">ausência de apuração e/ou </w:t>
      </w:r>
      <w:r w:rsidR="00303218">
        <w:rPr>
          <w:rFonts w:ascii="Georgia" w:hAnsi="Georgia" w:cs="Tahoma"/>
          <w:color w:val="000000"/>
          <w:sz w:val="22"/>
          <w:szCs w:val="22"/>
        </w:rPr>
        <w:t xml:space="preserve">não </w:t>
      </w:r>
      <w:r w:rsidR="00277AE7" w:rsidRPr="004F7150">
        <w:rPr>
          <w:rFonts w:ascii="Georgia" w:hAnsi="Georgia" w:cs="Tahoma"/>
          <w:color w:val="000000"/>
          <w:sz w:val="22"/>
          <w:szCs w:val="22"/>
        </w:rPr>
        <w:t xml:space="preserve">divulgação da Taxa DI por mais de 10 (dez) dias consecutivos </w:t>
      </w:r>
      <w:r w:rsidR="00303218">
        <w:rPr>
          <w:rFonts w:ascii="Georgia" w:hAnsi="Georgia" w:cs="Tahoma"/>
          <w:color w:val="000000"/>
          <w:sz w:val="22"/>
          <w:szCs w:val="22"/>
        </w:rPr>
        <w:t>da data esperada para sua apuração e/ou divulgação</w:t>
      </w:r>
      <w:r w:rsidR="00303218" w:rsidRPr="004F7150">
        <w:rPr>
          <w:rFonts w:ascii="Georgia" w:hAnsi="Georgia" w:cs="Tahoma"/>
          <w:color w:val="000000"/>
          <w:sz w:val="22"/>
          <w:szCs w:val="22"/>
        </w:rPr>
        <w:t xml:space="preserve"> </w:t>
      </w:r>
      <w:r w:rsidR="00277AE7" w:rsidRPr="004F7150">
        <w:rPr>
          <w:rFonts w:ascii="Georgia" w:hAnsi="Georgia" w:cs="Tahoma"/>
          <w:color w:val="000000"/>
          <w:sz w:val="22"/>
          <w:szCs w:val="22"/>
        </w:rPr>
        <w:t xml:space="preserve">e/ou impossibilidade de aplicação às Debêntures da Taxa DI, o Agente Fiduciário deverá, no prazo máximo de </w:t>
      </w:r>
      <w:r w:rsidR="001F4EDF">
        <w:rPr>
          <w:rFonts w:ascii="Georgia" w:hAnsi="Georgia" w:cs="Tahoma"/>
          <w:color w:val="000000"/>
          <w:sz w:val="22"/>
          <w:szCs w:val="22"/>
        </w:rPr>
        <w:t>5 (cinco</w:t>
      </w:r>
      <w:r w:rsidR="001F4EDF" w:rsidRPr="001F4EDF">
        <w:rPr>
          <w:rFonts w:ascii="Georgia" w:hAnsi="Georgia" w:cs="Tahoma"/>
          <w:color w:val="000000"/>
          <w:sz w:val="22"/>
          <w:szCs w:val="22"/>
        </w:rPr>
        <w:t>)</w:t>
      </w:r>
      <w:r w:rsidR="00277AE7" w:rsidRPr="001F4EDF">
        <w:rPr>
          <w:rFonts w:ascii="Georgia" w:hAnsi="Georgia" w:cs="Tahoma"/>
          <w:color w:val="000000"/>
          <w:sz w:val="22"/>
          <w:szCs w:val="22"/>
        </w:rPr>
        <w:t xml:space="preserve"> dias</w:t>
      </w:r>
      <w:r w:rsidR="00277AE7" w:rsidRPr="004F7150">
        <w:rPr>
          <w:rFonts w:ascii="Georgia" w:hAnsi="Georgia" w:cs="Tahoma"/>
          <w:color w:val="000000"/>
          <w:sz w:val="22"/>
          <w:szCs w:val="22"/>
        </w:rPr>
        <w:t xml:space="preserve"> a conta</w:t>
      </w:r>
      <w:r w:rsidR="00303218">
        <w:rPr>
          <w:rFonts w:ascii="Georgia" w:hAnsi="Georgia" w:cs="Tahoma"/>
          <w:color w:val="000000"/>
          <w:sz w:val="22"/>
          <w:szCs w:val="22"/>
        </w:rPr>
        <w:t>dos</w:t>
      </w:r>
      <w:r w:rsidR="00303218" w:rsidRPr="00303218">
        <w:rPr>
          <w:rFonts w:ascii="Georgia" w:hAnsi="Georgia" w:cs="Tahoma"/>
          <w:color w:val="000000"/>
          <w:sz w:val="22"/>
          <w:szCs w:val="22"/>
        </w:rPr>
        <w:t xml:space="preserve"> </w:t>
      </w:r>
      <w:r w:rsidR="00303218" w:rsidRPr="00BE3A89">
        <w:rPr>
          <w:rFonts w:ascii="Georgia" w:hAnsi="Georgia" w:cs="Tahoma"/>
          <w:color w:val="000000"/>
          <w:sz w:val="22"/>
          <w:szCs w:val="22"/>
        </w:rPr>
        <w:t>da data de término do prazo de 10 (dez) dias consecutivos ou da data de extinção da Taxa DI ou de impossibilidade de aplicação da Taxa DI, conforme o caso, convocar</w:t>
      </w:r>
      <w:r w:rsidR="00303218">
        <w:rPr>
          <w:rFonts w:ascii="Georgia" w:hAnsi="Georgia" w:cs="Tahoma"/>
          <w:color w:val="000000"/>
          <w:sz w:val="22"/>
          <w:szCs w:val="22"/>
        </w:rPr>
        <w:t xml:space="preserve"> a</w:t>
      </w:r>
      <w:r w:rsidR="00277AE7" w:rsidRPr="004F7150">
        <w:rPr>
          <w:rFonts w:ascii="Georgia" w:hAnsi="Georgia" w:cs="Tahoma"/>
          <w:color w:val="000000"/>
          <w:sz w:val="22"/>
          <w:szCs w:val="22"/>
        </w:rPr>
        <w:t xml:space="preserve"> assembleia geral de debenturistas (“</w:t>
      </w:r>
      <w:r w:rsidR="00277AE7" w:rsidRPr="004F7150">
        <w:rPr>
          <w:rFonts w:ascii="Georgia" w:hAnsi="Georgia" w:cs="Tahoma"/>
          <w:color w:val="000000"/>
          <w:sz w:val="22"/>
          <w:szCs w:val="22"/>
          <w:u w:val="single"/>
        </w:rPr>
        <w:t>Assembleia Geral de Debenturistas</w:t>
      </w:r>
      <w:r w:rsidR="00277AE7" w:rsidRPr="004F7150">
        <w:rPr>
          <w:rFonts w:ascii="Georgia" w:hAnsi="Georgia" w:cs="Tahoma"/>
          <w:color w:val="000000"/>
          <w:sz w:val="22"/>
          <w:szCs w:val="22"/>
        </w:rPr>
        <w:t>”), para deliberação de titulares de Debêntures representa</w:t>
      </w:r>
      <w:r w:rsidR="00277AE7" w:rsidRPr="00E95AF3">
        <w:rPr>
          <w:rFonts w:ascii="Georgia" w:hAnsi="Georgia" w:cs="Tahoma"/>
          <w:color w:val="000000"/>
          <w:sz w:val="22"/>
          <w:szCs w:val="22"/>
        </w:rPr>
        <w:t xml:space="preserve">ndo </w:t>
      </w:r>
      <w:r w:rsidR="00303218">
        <w:rPr>
          <w:rFonts w:ascii="Georgia" w:hAnsi="Georgia" w:cs="Tahoma"/>
          <w:color w:val="000000"/>
          <w:sz w:val="22"/>
          <w:szCs w:val="22"/>
        </w:rPr>
        <w:t>7</w:t>
      </w:r>
      <w:r w:rsidR="00780132">
        <w:rPr>
          <w:rFonts w:ascii="Georgia" w:hAnsi="Georgia" w:cs="Tahoma"/>
          <w:color w:val="000000"/>
          <w:sz w:val="22"/>
          <w:szCs w:val="22"/>
        </w:rPr>
        <w:t>5</w:t>
      </w:r>
      <w:r w:rsidR="00303218">
        <w:rPr>
          <w:rFonts w:ascii="Georgia" w:hAnsi="Georgia" w:cs="Tahoma"/>
          <w:color w:val="000000"/>
          <w:sz w:val="22"/>
          <w:szCs w:val="22"/>
        </w:rPr>
        <w:t xml:space="preserve">% (setenta </w:t>
      </w:r>
      <w:r w:rsidR="00780132">
        <w:rPr>
          <w:rFonts w:ascii="Georgia" w:hAnsi="Georgia" w:cs="Tahoma"/>
          <w:color w:val="000000"/>
          <w:sz w:val="22"/>
          <w:szCs w:val="22"/>
        </w:rPr>
        <w:t xml:space="preserve">e cinco </w:t>
      </w:r>
      <w:r w:rsidR="00303218">
        <w:rPr>
          <w:rFonts w:ascii="Georgia" w:hAnsi="Georgia" w:cs="Tahoma"/>
          <w:color w:val="000000"/>
          <w:sz w:val="22"/>
          <w:szCs w:val="22"/>
        </w:rPr>
        <w:t>por cento)</w:t>
      </w:r>
      <w:r w:rsidR="00277AE7" w:rsidRPr="00E95AF3">
        <w:rPr>
          <w:rFonts w:ascii="Georgia" w:hAnsi="Georgia" w:cs="Tahoma"/>
          <w:color w:val="000000"/>
          <w:sz w:val="22"/>
          <w:szCs w:val="22"/>
        </w:rPr>
        <w:t xml:space="preserve"> das Debêntures em circulação, de comum acordo com a Emissora, do novo parâmetro de Remuneração a ser proposto pela Emissora (no modo e nos termos previstos na Cláusula Sétima abaixo</w:t>
      </w:r>
      <w:r w:rsidR="00277AE7" w:rsidRPr="004F7150">
        <w:rPr>
          <w:rFonts w:ascii="Georgia" w:hAnsi="Georgia" w:cs="Tahoma"/>
          <w:color w:val="000000"/>
          <w:sz w:val="22"/>
          <w:szCs w:val="22"/>
        </w:rPr>
        <w:t xml:space="preserve">). Até a deliberação desse </w:t>
      </w:r>
      <w:r w:rsidR="00303218">
        <w:rPr>
          <w:rFonts w:ascii="Georgia" w:hAnsi="Georgia" w:cs="Tahoma"/>
          <w:color w:val="000000"/>
          <w:sz w:val="22"/>
          <w:szCs w:val="22"/>
        </w:rPr>
        <w:t xml:space="preserve">novo </w:t>
      </w:r>
      <w:r w:rsidR="00277AE7" w:rsidRPr="004F7150">
        <w:rPr>
          <w:rFonts w:ascii="Georgia" w:hAnsi="Georgia" w:cs="Tahoma"/>
          <w:color w:val="000000"/>
          <w:sz w:val="22"/>
          <w:szCs w:val="22"/>
        </w:rPr>
        <w:t>parâmetro serão utilizadas, para o cálculo do valor de quaisquer obrigações previstas nesta cláusula, as fórmulas acima definidas, sendo que para a apuração de TDI</w:t>
      </w:r>
      <w:r w:rsidR="00277AE7" w:rsidRPr="004F7150">
        <w:rPr>
          <w:rFonts w:ascii="Georgia" w:hAnsi="Georgia" w:cs="Tahoma"/>
          <w:color w:val="000000"/>
          <w:sz w:val="22"/>
          <w:szCs w:val="22"/>
          <w:vertAlign w:val="subscript"/>
        </w:rPr>
        <w:t>k</w:t>
      </w:r>
      <w:r w:rsidR="00277AE7" w:rsidRPr="004F7150">
        <w:rPr>
          <w:rFonts w:ascii="Georgia" w:hAnsi="Georgia" w:cs="Tahoma"/>
          <w:color w:val="000000"/>
          <w:sz w:val="22"/>
          <w:szCs w:val="22"/>
        </w:rPr>
        <w:t xml:space="preserve"> será utilizado o valor da última Taxa DI divulgada</w:t>
      </w:r>
      <w:r w:rsidR="00303218" w:rsidRPr="00303218">
        <w:rPr>
          <w:rFonts w:ascii="Georgia" w:hAnsi="Georgia" w:cs="Tahoma"/>
          <w:color w:val="000000"/>
          <w:sz w:val="22"/>
          <w:szCs w:val="22"/>
        </w:rPr>
        <w:t xml:space="preserve"> </w:t>
      </w:r>
      <w:r w:rsidR="00303218">
        <w:rPr>
          <w:rFonts w:ascii="Georgia" w:hAnsi="Georgia" w:cs="Tahoma"/>
          <w:color w:val="000000"/>
          <w:sz w:val="22"/>
          <w:szCs w:val="22"/>
        </w:rPr>
        <w:t xml:space="preserve">oficialmente, não sendo devidas </w:t>
      </w:r>
      <w:r w:rsidR="00303218" w:rsidRPr="00BE3A89">
        <w:rPr>
          <w:rFonts w:ascii="Georgia" w:hAnsi="Georgia" w:cs="Tahoma"/>
          <w:color w:val="000000"/>
          <w:sz w:val="22"/>
          <w:szCs w:val="22"/>
        </w:rPr>
        <w:t xml:space="preserve">quaisquer compensações entre a </w:t>
      </w:r>
      <w:r w:rsidR="00303218">
        <w:rPr>
          <w:rFonts w:ascii="Georgia" w:hAnsi="Georgia" w:cs="Tahoma"/>
          <w:color w:val="000000"/>
          <w:sz w:val="22"/>
          <w:szCs w:val="22"/>
        </w:rPr>
        <w:t>Emissora</w:t>
      </w:r>
      <w:r w:rsidR="00303218" w:rsidRPr="00BE3A89">
        <w:rPr>
          <w:rFonts w:ascii="Georgia" w:hAnsi="Georgia" w:cs="Tahoma"/>
          <w:color w:val="000000"/>
          <w:sz w:val="22"/>
          <w:szCs w:val="22"/>
        </w:rPr>
        <w:t xml:space="preserve"> </w:t>
      </w:r>
      <w:r w:rsidR="00303218">
        <w:rPr>
          <w:rFonts w:ascii="Georgia" w:hAnsi="Georgia" w:cs="Tahoma"/>
          <w:color w:val="000000"/>
          <w:sz w:val="22"/>
          <w:szCs w:val="22"/>
        </w:rPr>
        <w:t>e/</w:t>
      </w:r>
      <w:r w:rsidR="00303218" w:rsidRPr="00BE3A89">
        <w:rPr>
          <w:rFonts w:ascii="Georgia" w:hAnsi="Georgia" w:cs="Tahoma"/>
          <w:color w:val="000000"/>
          <w:sz w:val="22"/>
          <w:szCs w:val="22"/>
        </w:rPr>
        <w:t xml:space="preserve">ou </w:t>
      </w:r>
      <w:r w:rsidR="00303218">
        <w:rPr>
          <w:rFonts w:ascii="Georgia" w:hAnsi="Georgia" w:cs="Tahoma"/>
          <w:color w:val="000000"/>
          <w:sz w:val="22"/>
          <w:szCs w:val="22"/>
        </w:rPr>
        <w:t>os Garantidores</w:t>
      </w:r>
      <w:r w:rsidR="00303218" w:rsidRPr="00BE3A89">
        <w:rPr>
          <w:rFonts w:ascii="Georgia" w:hAnsi="Georgia" w:cs="Tahoma"/>
          <w:color w:val="000000"/>
          <w:sz w:val="22"/>
          <w:szCs w:val="22"/>
        </w:rPr>
        <w:t xml:space="preserve"> e os Debenturistas quando da deliberação do novo parâmetro de remuneração para as Debêntures</w:t>
      </w:r>
      <w:r w:rsidR="00277AE7" w:rsidRPr="004F7150">
        <w:rPr>
          <w:rFonts w:ascii="Georgia" w:hAnsi="Georgia" w:cs="Tahoma"/>
          <w:color w:val="000000"/>
          <w:sz w:val="22"/>
          <w:szCs w:val="22"/>
        </w:rPr>
        <w:t>.</w:t>
      </w:r>
    </w:p>
    <w:p w:rsidR="00277AE7" w:rsidRPr="004F7150" w:rsidRDefault="00277AE7" w:rsidP="00277AE7">
      <w:pPr>
        <w:suppressAutoHyphens/>
        <w:spacing w:line="320" w:lineRule="exact"/>
        <w:rPr>
          <w:rFonts w:ascii="Georgia" w:hAnsi="Georgia" w:cs="Tahoma"/>
          <w:color w:val="000000"/>
          <w:sz w:val="22"/>
          <w:szCs w:val="22"/>
        </w:rPr>
      </w:pPr>
    </w:p>
    <w:p w:rsidR="00277AE7" w:rsidRDefault="00A5052A" w:rsidP="00277AE7">
      <w:pPr>
        <w:suppressAutoHyphens/>
        <w:spacing w:line="320" w:lineRule="exact"/>
        <w:rPr>
          <w:rFonts w:ascii="Georgia" w:hAnsi="Georgia" w:cs="Tahoma"/>
          <w:color w:val="000000"/>
          <w:sz w:val="22"/>
          <w:szCs w:val="22"/>
        </w:rPr>
      </w:pPr>
      <w:r>
        <w:rPr>
          <w:rFonts w:ascii="Georgia" w:hAnsi="Georgia" w:cs="Tahoma"/>
          <w:color w:val="000000"/>
          <w:sz w:val="22"/>
          <w:szCs w:val="22"/>
        </w:rPr>
        <w:t>4.9</w:t>
      </w:r>
      <w:r w:rsidR="00303218">
        <w:rPr>
          <w:rFonts w:ascii="Georgia" w:hAnsi="Georgia" w:cs="Tahoma"/>
          <w:color w:val="000000"/>
          <w:sz w:val="22"/>
          <w:szCs w:val="22"/>
        </w:rPr>
        <w:t>.</w:t>
      </w:r>
      <w:r w:rsidR="00FF3BCB">
        <w:rPr>
          <w:rFonts w:ascii="Georgia" w:hAnsi="Georgia" w:cs="Tahoma"/>
          <w:color w:val="000000"/>
          <w:sz w:val="22"/>
          <w:szCs w:val="22"/>
        </w:rPr>
        <w:t>4</w:t>
      </w:r>
      <w:r w:rsidR="00303218">
        <w:rPr>
          <w:rFonts w:ascii="Georgia" w:hAnsi="Georgia" w:cs="Tahoma"/>
          <w:color w:val="000000"/>
          <w:sz w:val="22"/>
          <w:szCs w:val="22"/>
        </w:rPr>
        <w:t xml:space="preserve">. </w:t>
      </w:r>
      <w:r w:rsidR="00277AE7" w:rsidRPr="004F7150">
        <w:rPr>
          <w:rFonts w:ascii="Georgia" w:hAnsi="Georgia" w:cs="Tahoma"/>
          <w:color w:val="000000"/>
          <w:sz w:val="22"/>
          <w:szCs w:val="22"/>
        </w:rPr>
        <w:t xml:space="preserve">Caso não haja acordo sobre a nova Remuneração entre a Emissora e os Debenturistas </w:t>
      </w:r>
      <w:r w:rsidR="00277AE7" w:rsidRPr="00F35D53">
        <w:rPr>
          <w:rFonts w:ascii="Georgia" w:hAnsi="Georgia" w:cs="Tahoma"/>
          <w:color w:val="000000"/>
          <w:sz w:val="22"/>
          <w:szCs w:val="22"/>
        </w:rPr>
        <w:t xml:space="preserve">representando </w:t>
      </w:r>
      <w:r w:rsidR="00303218" w:rsidRPr="00F35D53">
        <w:rPr>
          <w:rFonts w:ascii="Georgia" w:hAnsi="Georgia" w:cs="Tahoma"/>
          <w:color w:val="000000"/>
          <w:sz w:val="22"/>
          <w:szCs w:val="22"/>
        </w:rPr>
        <w:t>7</w:t>
      </w:r>
      <w:r w:rsidR="00184EDA">
        <w:rPr>
          <w:rFonts w:ascii="Georgia" w:hAnsi="Georgia" w:cs="Tahoma"/>
          <w:color w:val="000000"/>
          <w:sz w:val="22"/>
          <w:szCs w:val="22"/>
        </w:rPr>
        <w:t>5</w:t>
      </w:r>
      <w:r w:rsidR="00303218" w:rsidRPr="00F35D53">
        <w:rPr>
          <w:rFonts w:ascii="Georgia" w:hAnsi="Georgia" w:cs="Tahoma"/>
          <w:color w:val="000000"/>
          <w:sz w:val="22"/>
          <w:szCs w:val="22"/>
        </w:rPr>
        <w:t xml:space="preserve">% (setenta </w:t>
      </w:r>
      <w:r w:rsidR="00184EDA">
        <w:rPr>
          <w:rFonts w:ascii="Georgia" w:hAnsi="Georgia" w:cs="Tahoma"/>
          <w:color w:val="000000"/>
          <w:sz w:val="22"/>
          <w:szCs w:val="22"/>
        </w:rPr>
        <w:t xml:space="preserve">e cinco </w:t>
      </w:r>
      <w:r w:rsidR="00303218" w:rsidRPr="00F35D53">
        <w:rPr>
          <w:rFonts w:ascii="Georgia" w:hAnsi="Georgia" w:cs="Tahoma"/>
          <w:color w:val="000000"/>
          <w:sz w:val="22"/>
          <w:szCs w:val="22"/>
        </w:rPr>
        <w:t>por cento)</w:t>
      </w:r>
      <w:r w:rsidR="00277AE7" w:rsidRPr="00F35D53">
        <w:rPr>
          <w:rFonts w:ascii="Georgia" w:hAnsi="Georgia" w:cs="Tahoma"/>
          <w:color w:val="000000"/>
          <w:sz w:val="22"/>
          <w:szCs w:val="22"/>
        </w:rPr>
        <w:t xml:space="preserve"> das Debêntures em circulação, a Emissora </w:t>
      </w:r>
      <w:r w:rsidR="00303218" w:rsidRPr="00F35D53">
        <w:rPr>
          <w:rFonts w:ascii="Georgia" w:hAnsi="Georgia" w:cs="Tahoma"/>
          <w:color w:val="000000"/>
          <w:sz w:val="22"/>
          <w:szCs w:val="22"/>
        </w:rPr>
        <w:t xml:space="preserve">e os Garantidores, </w:t>
      </w:r>
      <w:r w:rsidR="00314E06">
        <w:rPr>
          <w:rFonts w:ascii="Georgia" w:hAnsi="Georgia" w:cs="Tahoma"/>
          <w:color w:val="000000"/>
          <w:sz w:val="22"/>
          <w:szCs w:val="22"/>
        </w:rPr>
        <w:t xml:space="preserve">respeitada a proporção da garantia prestada por eles nos </w:t>
      </w:r>
      <w:r w:rsidR="00765FE2">
        <w:rPr>
          <w:rFonts w:ascii="Georgia" w:hAnsi="Georgia" w:cs="Tahoma"/>
          <w:color w:val="000000"/>
          <w:sz w:val="22"/>
          <w:szCs w:val="22"/>
        </w:rPr>
        <w:t>termos da cláusula 4.</w:t>
      </w:r>
      <w:r w:rsidR="005F24C4">
        <w:rPr>
          <w:rFonts w:ascii="Georgia" w:hAnsi="Georgia" w:cs="Tahoma"/>
          <w:color w:val="000000"/>
          <w:sz w:val="22"/>
          <w:szCs w:val="22"/>
        </w:rPr>
        <w:t>20</w:t>
      </w:r>
      <w:r w:rsidR="00765FE2">
        <w:rPr>
          <w:rFonts w:ascii="Georgia" w:hAnsi="Georgia" w:cs="Tahoma"/>
          <w:color w:val="000000"/>
          <w:sz w:val="22"/>
          <w:szCs w:val="22"/>
        </w:rPr>
        <w:t xml:space="preserve"> abaixo, se obrigam a resgatar a totalidade das Debêntures em circulação, com</w:t>
      </w:r>
      <w:r w:rsidR="00303218" w:rsidRPr="00F35D53">
        <w:rPr>
          <w:rFonts w:ascii="Georgia" w:hAnsi="Georgia" w:cs="Tahoma"/>
          <w:color w:val="000000"/>
          <w:sz w:val="22"/>
          <w:szCs w:val="22"/>
        </w:rPr>
        <w:t xml:space="preserve"> seu conseq</w:t>
      </w:r>
      <w:r w:rsidR="00786322">
        <w:rPr>
          <w:rFonts w:ascii="Georgia" w:hAnsi="Georgia" w:cs="Tahoma"/>
          <w:color w:val="000000"/>
          <w:sz w:val="22"/>
          <w:szCs w:val="22"/>
        </w:rPr>
        <w:t>u</w:t>
      </w:r>
      <w:r w:rsidR="00303218" w:rsidRPr="00F35D53">
        <w:rPr>
          <w:rFonts w:ascii="Georgia" w:hAnsi="Georgia" w:cs="Tahoma"/>
          <w:color w:val="000000"/>
          <w:sz w:val="22"/>
          <w:szCs w:val="22"/>
        </w:rPr>
        <w:t>ente</w:t>
      </w:r>
      <w:r w:rsidR="00303218">
        <w:rPr>
          <w:rFonts w:ascii="Georgia" w:hAnsi="Georgia" w:cs="Tahoma"/>
          <w:color w:val="000000"/>
          <w:sz w:val="22"/>
          <w:szCs w:val="22"/>
        </w:rPr>
        <w:t xml:space="preserve"> cancelamento, </w:t>
      </w:r>
      <w:r w:rsidR="00277AE7" w:rsidRPr="004F7150">
        <w:rPr>
          <w:rFonts w:ascii="Georgia" w:hAnsi="Georgia" w:cs="Tahoma"/>
          <w:color w:val="000000"/>
          <w:sz w:val="22"/>
          <w:szCs w:val="22"/>
        </w:rPr>
        <w:t xml:space="preserve">no prazo </w:t>
      </w:r>
      <w:r w:rsidR="00277AE7" w:rsidRPr="000C2F2E">
        <w:rPr>
          <w:rFonts w:ascii="Georgia" w:hAnsi="Georgia" w:cs="Tahoma"/>
          <w:color w:val="000000"/>
          <w:sz w:val="22"/>
          <w:szCs w:val="22"/>
        </w:rPr>
        <w:t xml:space="preserve">de </w:t>
      </w:r>
      <w:r w:rsidR="00E11221" w:rsidRPr="000C2F2E">
        <w:rPr>
          <w:rFonts w:ascii="Georgia" w:hAnsi="Georgia" w:cs="Tahoma"/>
          <w:color w:val="000000"/>
          <w:sz w:val="22"/>
          <w:szCs w:val="22"/>
        </w:rPr>
        <w:t>3</w:t>
      </w:r>
      <w:r w:rsidR="008C41AC" w:rsidRPr="000C2F2E">
        <w:rPr>
          <w:rFonts w:ascii="Georgia" w:hAnsi="Georgia" w:cs="Tahoma"/>
          <w:color w:val="000000"/>
          <w:sz w:val="22"/>
          <w:szCs w:val="22"/>
        </w:rPr>
        <w:t>0 (</w:t>
      </w:r>
      <w:r w:rsidR="00E11221" w:rsidRPr="000C2F2E">
        <w:rPr>
          <w:rFonts w:ascii="Georgia" w:hAnsi="Georgia" w:cs="Tahoma"/>
          <w:color w:val="000000"/>
          <w:sz w:val="22"/>
          <w:szCs w:val="22"/>
        </w:rPr>
        <w:t>trinta</w:t>
      </w:r>
      <w:r w:rsidR="008C41AC" w:rsidRPr="000C2F2E">
        <w:rPr>
          <w:rFonts w:ascii="Georgia" w:hAnsi="Georgia" w:cs="Tahoma"/>
          <w:color w:val="000000"/>
          <w:sz w:val="22"/>
          <w:szCs w:val="22"/>
        </w:rPr>
        <w:t>)</w:t>
      </w:r>
      <w:r w:rsidR="00277AE7" w:rsidRPr="000C2F2E">
        <w:rPr>
          <w:rFonts w:ascii="Georgia" w:hAnsi="Georgia" w:cs="Tahoma"/>
          <w:color w:val="000000"/>
          <w:sz w:val="22"/>
          <w:szCs w:val="22"/>
        </w:rPr>
        <w:t xml:space="preserve"> dias</w:t>
      </w:r>
      <w:r w:rsidR="00277AE7" w:rsidRPr="004F7150">
        <w:rPr>
          <w:rFonts w:ascii="Georgia" w:hAnsi="Georgia" w:cs="Tahoma"/>
          <w:color w:val="000000"/>
          <w:sz w:val="22"/>
          <w:szCs w:val="22"/>
        </w:rPr>
        <w:t xml:space="preserve"> contados da data de realização da respectiva Assembleia Geral de Debenturistas, pelo seu Valor Nominal Unitário acrescido da Remuneração devida até a data do efetivo resgate, calculada </w:t>
      </w:r>
      <w:r w:rsidR="00277AE7" w:rsidRPr="004F7150">
        <w:rPr>
          <w:rFonts w:ascii="Georgia" w:hAnsi="Georgia" w:cs="Tahoma"/>
          <w:i/>
          <w:color w:val="000000"/>
          <w:sz w:val="22"/>
          <w:szCs w:val="22"/>
        </w:rPr>
        <w:t>pro rata temporis</w:t>
      </w:r>
      <w:r w:rsidR="00277AE7" w:rsidRPr="004F7150">
        <w:rPr>
          <w:rFonts w:ascii="Georgia" w:hAnsi="Georgia" w:cs="Tahoma"/>
          <w:color w:val="000000"/>
          <w:sz w:val="22"/>
          <w:szCs w:val="22"/>
        </w:rPr>
        <w:t>, a partir d</w:t>
      </w:r>
      <w:r w:rsidR="00E45BF2">
        <w:rPr>
          <w:rFonts w:ascii="Georgia" w:hAnsi="Georgia" w:cs="Tahoma"/>
          <w:color w:val="000000"/>
          <w:sz w:val="22"/>
          <w:szCs w:val="22"/>
        </w:rPr>
        <w:t>e</w:t>
      </w:r>
      <w:r w:rsidR="00277AE7" w:rsidRPr="004F7150">
        <w:rPr>
          <w:rFonts w:ascii="Georgia" w:hAnsi="Georgia" w:cs="Tahoma"/>
          <w:color w:val="000000"/>
          <w:sz w:val="22"/>
          <w:szCs w:val="22"/>
        </w:rPr>
        <w:t xml:space="preserve"> </w:t>
      </w:r>
      <w:r w:rsidR="00E45BF2">
        <w:rPr>
          <w:rFonts w:ascii="Georgia" w:hAnsi="Georgia" w:cs="Tahoma"/>
          <w:color w:val="000000"/>
          <w:sz w:val="22"/>
          <w:szCs w:val="22"/>
        </w:rPr>
        <w:t xml:space="preserve">cada uma das </w:t>
      </w:r>
      <w:r w:rsidR="00277AE7" w:rsidRPr="004F7150">
        <w:rPr>
          <w:rFonts w:ascii="Georgia" w:hAnsi="Georgia" w:cs="Tahoma"/>
          <w:color w:val="000000"/>
          <w:sz w:val="22"/>
          <w:szCs w:val="22"/>
        </w:rPr>
        <w:t>Data</w:t>
      </w:r>
      <w:r w:rsidR="00EA26F6">
        <w:rPr>
          <w:rFonts w:ascii="Georgia" w:hAnsi="Georgia" w:cs="Tahoma"/>
          <w:color w:val="000000"/>
          <w:sz w:val="22"/>
          <w:szCs w:val="22"/>
        </w:rPr>
        <w:t>s</w:t>
      </w:r>
      <w:r w:rsidR="00277AE7" w:rsidRPr="004F7150">
        <w:rPr>
          <w:rFonts w:ascii="Georgia" w:hAnsi="Georgia" w:cs="Tahoma"/>
          <w:color w:val="000000"/>
          <w:sz w:val="22"/>
          <w:szCs w:val="22"/>
        </w:rPr>
        <w:t xml:space="preserve"> </w:t>
      </w:r>
      <w:r w:rsidR="00277AE7" w:rsidRPr="004F7150">
        <w:rPr>
          <w:rFonts w:ascii="Georgia" w:hAnsi="Georgia" w:cs="Tahoma"/>
          <w:color w:val="000000"/>
          <w:sz w:val="22"/>
          <w:szCs w:val="22"/>
        </w:rPr>
        <w:lastRenderedPageBreak/>
        <w:t xml:space="preserve">de </w:t>
      </w:r>
      <w:r w:rsidR="00786322">
        <w:rPr>
          <w:rFonts w:ascii="Georgia" w:hAnsi="Georgia" w:cs="Tahoma"/>
          <w:color w:val="000000"/>
          <w:sz w:val="22"/>
          <w:szCs w:val="22"/>
        </w:rPr>
        <w:t>Subscrição e Integralização</w:t>
      </w:r>
      <w:r w:rsidR="00277AE7" w:rsidRPr="004F7150">
        <w:rPr>
          <w:rFonts w:ascii="Georgia" w:hAnsi="Georgia" w:cs="Tahoma"/>
          <w:color w:val="000000"/>
          <w:sz w:val="22"/>
          <w:szCs w:val="22"/>
        </w:rPr>
        <w:t>, conforme o caso. Até a data do efetivo resgate serão utilizadas, para o cálculo do valor de quaisquer obrigações previstas nesta cláusula, as fórmulas acima definidas, sendo que para a apuração de TDI</w:t>
      </w:r>
      <w:r w:rsidR="00277AE7" w:rsidRPr="004F7150">
        <w:rPr>
          <w:rFonts w:ascii="Georgia" w:hAnsi="Georgia" w:cs="Tahoma"/>
          <w:color w:val="000000"/>
          <w:sz w:val="22"/>
          <w:szCs w:val="22"/>
          <w:vertAlign w:val="subscript"/>
        </w:rPr>
        <w:t>k</w:t>
      </w:r>
      <w:r w:rsidR="00277AE7" w:rsidRPr="004F7150">
        <w:rPr>
          <w:rFonts w:ascii="Georgia" w:hAnsi="Georgia" w:cs="Tahoma"/>
          <w:color w:val="000000"/>
          <w:sz w:val="22"/>
          <w:szCs w:val="22"/>
        </w:rPr>
        <w:t xml:space="preserve"> será utilizado o valor da última Taxa DI divulgada.</w:t>
      </w:r>
    </w:p>
    <w:p w:rsidR="00994E7E" w:rsidRDefault="00994E7E" w:rsidP="00277AE7">
      <w:pPr>
        <w:suppressAutoHyphens/>
        <w:spacing w:line="320" w:lineRule="exact"/>
        <w:rPr>
          <w:rFonts w:ascii="Georgia" w:hAnsi="Georgia" w:cs="Tahoma"/>
          <w:color w:val="000000"/>
          <w:sz w:val="22"/>
          <w:szCs w:val="22"/>
        </w:rPr>
      </w:pPr>
    </w:p>
    <w:p w:rsidR="00994E7E" w:rsidRDefault="00A5052A" w:rsidP="00277AE7">
      <w:pPr>
        <w:suppressAutoHyphens/>
        <w:spacing w:line="320" w:lineRule="exact"/>
        <w:rPr>
          <w:rFonts w:ascii="Georgia" w:hAnsi="Georgia" w:cs="Tahoma"/>
          <w:color w:val="000000"/>
          <w:sz w:val="22"/>
          <w:szCs w:val="22"/>
        </w:rPr>
      </w:pPr>
      <w:r>
        <w:rPr>
          <w:rFonts w:ascii="Georgia" w:hAnsi="Georgia" w:cs="Tahoma"/>
          <w:color w:val="000000"/>
          <w:sz w:val="22"/>
          <w:szCs w:val="22"/>
        </w:rPr>
        <w:t>4.9</w:t>
      </w:r>
      <w:r w:rsidR="00303218">
        <w:rPr>
          <w:rFonts w:ascii="Georgia" w:hAnsi="Georgia" w:cs="Tahoma"/>
          <w:color w:val="000000"/>
          <w:sz w:val="22"/>
          <w:szCs w:val="22"/>
        </w:rPr>
        <w:t>.</w:t>
      </w:r>
      <w:r w:rsidR="00FF3BCB">
        <w:rPr>
          <w:rFonts w:ascii="Georgia" w:hAnsi="Georgia" w:cs="Tahoma"/>
          <w:color w:val="000000"/>
          <w:sz w:val="22"/>
          <w:szCs w:val="22"/>
        </w:rPr>
        <w:t>5</w:t>
      </w:r>
      <w:r w:rsidR="00303218">
        <w:rPr>
          <w:rFonts w:ascii="Georgia" w:hAnsi="Georgia" w:cs="Tahoma"/>
          <w:color w:val="000000"/>
          <w:sz w:val="22"/>
          <w:szCs w:val="22"/>
        </w:rPr>
        <w:t xml:space="preserve">. </w:t>
      </w:r>
      <w:r w:rsidR="00994E7E" w:rsidRPr="00994E7E">
        <w:rPr>
          <w:rFonts w:ascii="Georgia" w:hAnsi="Georgia" w:cs="Tahoma"/>
          <w:color w:val="000000"/>
          <w:sz w:val="22"/>
          <w:szCs w:val="22"/>
        </w:rPr>
        <w:t>Caso a Taxa DI venha a ser divulgada antes da realização da A</w:t>
      </w:r>
      <w:r w:rsidR="00994E7E">
        <w:rPr>
          <w:rFonts w:ascii="Georgia" w:hAnsi="Georgia" w:cs="Tahoma"/>
          <w:color w:val="000000"/>
          <w:sz w:val="22"/>
          <w:szCs w:val="22"/>
        </w:rPr>
        <w:t xml:space="preserve">ssembleia </w:t>
      </w:r>
      <w:r w:rsidR="00994E7E" w:rsidRPr="00994E7E">
        <w:rPr>
          <w:rFonts w:ascii="Georgia" w:hAnsi="Georgia" w:cs="Tahoma"/>
          <w:color w:val="000000"/>
          <w:sz w:val="22"/>
          <w:szCs w:val="22"/>
        </w:rPr>
        <w:t>G</w:t>
      </w:r>
      <w:r w:rsidR="00994E7E">
        <w:rPr>
          <w:rFonts w:ascii="Georgia" w:hAnsi="Georgia" w:cs="Tahoma"/>
          <w:color w:val="000000"/>
          <w:sz w:val="22"/>
          <w:szCs w:val="22"/>
        </w:rPr>
        <w:t xml:space="preserve">eral de </w:t>
      </w:r>
      <w:r w:rsidR="00994E7E" w:rsidRPr="00994E7E">
        <w:rPr>
          <w:rFonts w:ascii="Georgia" w:hAnsi="Georgia" w:cs="Tahoma"/>
          <w:color w:val="000000"/>
          <w:sz w:val="22"/>
          <w:szCs w:val="22"/>
        </w:rPr>
        <w:t>D</w:t>
      </w:r>
      <w:r w:rsidR="00994E7E">
        <w:rPr>
          <w:rFonts w:ascii="Georgia" w:hAnsi="Georgia" w:cs="Tahoma"/>
          <w:color w:val="000000"/>
          <w:sz w:val="22"/>
          <w:szCs w:val="22"/>
        </w:rPr>
        <w:t>ebenturistas</w:t>
      </w:r>
      <w:r w:rsidR="00994E7E" w:rsidRPr="00994E7E">
        <w:rPr>
          <w:rFonts w:ascii="Georgia" w:hAnsi="Georgia" w:cs="Tahoma"/>
          <w:color w:val="000000"/>
          <w:sz w:val="22"/>
          <w:szCs w:val="22"/>
        </w:rPr>
        <w:t xml:space="preserve">, a referida assembleia não será mais realizada, e a </w:t>
      </w:r>
      <w:r w:rsidR="00994E7E">
        <w:rPr>
          <w:rFonts w:ascii="Georgia" w:hAnsi="Georgia" w:cs="Tahoma"/>
          <w:color w:val="000000"/>
          <w:sz w:val="22"/>
          <w:szCs w:val="22"/>
        </w:rPr>
        <w:t xml:space="preserve">nova </w:t>
      </w:r>
      <w:r w:rsidR="00994E7E" w:rsidRPr="00994E7E">
        <w:rPr>
          <w:rFonts w:ascii="Georgia" w:hAnsi="Georgia" w:cs="Tahoma"/>
          <w:color w:val="000000"/>
          <w:sz w:val="22"/>
          <w:szCs w:val="22"/>
        </w:rPr>
        <w:t xml:space="preserve">Taxa DI, a partir da data de sua </w:t>
      </w:r>
      <w:r w:rsidR="00994E7E">
        <w:rPr>
          <w:rFonts w:ascii="Georgia" w:hAnsi="Georgia" w:cs="Tahoma"/>
          <w:color w:val="000000"/>
          <w:sz w:val="22"/>
          <w:szCs w:val="22"/>
        </w:rPr>
        <w:t>divulgação</w:t>
      </w:r>
      <w:r w:rsidR="00994E7E" w:rsidRPr="00994E7E">
        <w:rPr>
          <w:rFonts w:ascii="Georgia" w:hAnsi="Georgia" w:cs="Tahoma"/>
          <w:color w:val="000000"/>
          <w:sz w:val="22"/>
          <w:szCs w:val="22"/>
        </w:rPr>
        <w:t>, passará a ser utilizada para o cálculo da Remuneração, permanecendo a última Taxa DI conhecida anteriormente</w:t>
      </w:r>
      <w:r w:rsidR="00994E7E">
        <w:rPr>
          <w:rFonts w:ascii="Georgia" w:hAnsi="Georgia" w:cs="Tahoma"/>
          <w:color w:val="000000"/>
          <w:sz w:val="22"/>
          <w:szCs w:val="22"/>
        </w:rPr>
        <w:t>,</w:t>
      </w:r>
      <w:r w:rsidR="00994E7E" w:rsidRPr="00994E7E">
        <w:rPr>
          <w:rFonts w:ascii="Georgia" w:hAnsi="Georgia" w:cs="Tahoma"/>
          <w:color w:val="000000"/>
          <w:sz w:val="22"/>
          <w:szCs w:val="22"/>
        </w:rPr>
        <w:t xml:space="preserve"> a ser utilizada até data da divulgação da referida Taxa DI.</w:t>
      </w:r>
    </w:p>
    <w:p w:rsidR="00BB739D" w:rsidRPr="00994E7E" w:rsidRDefault="00BB739D" w:rsidP="00BB739D">
      <w:pPr>
        <w:suppressAutoHyphens/>
        <w:spacing w:line="320" w:lineRule="exact"/>
        <w:rPr>
          <w:rFonts w:ascii="Georgia" w:hAnsi="Georgia" w:cs="Tahoma"/>
          <w:color w:val="000000"/>
          <w:sz w:val="22"/>
          <w:szCs w:val="22"/>
        </w:rPr>
      </w:pPr>
    </w:p>
    <w:p w:rsidR="00BB739D" w:rsidRPr="004F7150" w:rsidRDefault="00FF01AC" w:rsidP="00BB739D">
      <w:pPr>
        <w:suppressAutoHyphens/>
        <w:spacing w:line="320" w:lineRule="exact"/>
        <w:rPr>
          <w:rFonts w:ascii="Georgia" w:hAnsi="Georgia" w:cs="Tahoma"/>
          <w:b/>
          <w:sz w:val="22"/>
          <w:szCs w:val="22"/>
        </w:rPr>
      </w:pPr>
      <w:r w:rsidRPr="004F7150">
        <w:rPr>
          <w:rFonts w:ascii="Georgia" w:hAnsi="Georgia" w:cs="Tahoma"/>
          <w:b/>
          <w:sz w:val="22"/>
          <w:szCs w:val="22"/>
        </w:rPr>
        <w:t>4.</w:t>
      </w:r>
      <w:r w:rsidR="00A5052A">
        <w:rPr>
          <w:rFonts w:ascii="Georgia" w:hAnsi="Georgia" w:cs="Tahoma"/>
          <w:b/>
          <w:sz w:val="22"/>
          <w:szCs w:val="22"/>
        </w:rPr>
        <w:t>10</w:t>
      </w:r>
      <w:r w:rsidR="00BB739D" w:rsidRPr="004F7150">
        <w:rPr>
          <w:rFonts w:ascii="Georgia" w:hAnsi="Georgia" w:cs="Tahoma"/>
          <w:b/>
          <w:sz w:val="22"/>
          <w:szCs w:val="22"/>
        </w:rPr>
        <w:t>. Periodicidade de Pagamento do Valor Nominal Unitário</w:t>
      </w:r>
    </w:p>
    <w:p w:rsidR="00BB739D" w:rsidRPr="004F7150" w:rsidRDefault="00BB739D" w:rsidP="00BB739D">
      <w:pPr>
        <w:suppressAutoHyphens/>
        <w:spacing w:line="320" w:lineRule="exact"/>
        <w:rPr>
          <w:rFonts w:ascii="Georgia" w:hAnsi="Georgia" w:cs="Tahoma"/>
          <w:sz w:val="22"/>
          <w:szCs w:val="22"/>
        </w:rPr>
      </w:pPr>
    </w:p>
    <w:p w:rsidR="002537D5" w:rsidRDefault="00BB739D" w:rsidP="00BB739D">
      <w:pPr>
        <w:suppressAutoHyphens/>
        <w:spacing w:line="320" w:lineRule="exact"/>
        <w:rPr>
          <w:rFonts w:ascii="Georgia" w:hAnsi="Georgia" w:cs="Tahoma"/>
          <w:sz w:val="22"/>
          <w:szCs w:val="22"/>
        </w:rPr>
      </w:pPr>
      <w:r w:rsidRPr="004F7150">
        <w:rPr>
          <w:rFonts w:ascii="Georgia" w:hAnsi="Georgia" w:cs="Tahoma"/>
          <w:color w:val="000000"/>
          <w:sz w:val="22"/>
          <w:szCs w:val="22"/>
        </w:rPr>
        <w:t xml:space="preserve">As Debêntures serão amortizadas </w:t>
      </w:r>
      <w:r w:rsidR="00E40398">
        <w:rPr>
          <w:rFonts w:ascii="Georgia" w:hAnsi="Georgia" w:cs="Tahoma"/>
          <w:color w:val="000000"/>
          <w:sz w:val="22"/>
          <w:szCs w:val="22"/>
        </w:rPr>
        <w:t xml:space="preserve">em o1 (uma) única parcela </w:t>
      </w:r>
      <w:r w:rsidR="00303218">
        <w:rPr>
          <w:rFonts w:ascii="Georgia" w:hAnsi="Georgia" w:cs="Tahoma"/>
          <w:color w:val="000000"/>
          <w:sz w:val="22"/>
          <w:szCs w:val="22"/>
        </w:rPr>
        <w:t>na Data de Vencimento</w:t>
      </w:r>
      <w:r w:rsidR="00E40398">
        <w:rPr>
          <w:rFonts w:ascii="Georgia" w:hAnsi="Georgia" w:cs="Tahoma"/>
          <w:color w:val="000000"/>
          <w:sz w:val="22"/>
          <w:szCs w:val="22"/>
        </w:rPr>
        <w:t>.</w:t>
      </w:r>
      <w:r w:rsidR="00303218">
        <w:rPr>
          <w:rFonts w:ascii="Georgia" w:hAnsi="Georgia" w:cs="Tahoma"/>
          <w:sz w:val="22"/>
          <w:szCs w:val="22"/>
        </w:rPr>
        <w:t xml:space="preserve"> </w:t>
      </w:r>
    </w:p>
    <w:p w:rsidR="00FF3BCB" w:rsidRDefault="00FF3BCB" w:rsidP="00FF3BCB">
      <w:pPr>
        <w:keepNext/>
        <w:keepLines/>
        <w:tabs>
          <w:tab w:val="left" w:pos="720"/>
        </w:tabs>
        <w:spacing w:line="320" w:lineRule="atLeast"/>
        <w:rPr>
          <w:b/>
          <w:sz w:val="22"/>
          <w:szCs w:val="22"/>
        </w:rPr>
      </w:pPr>
    </w:p>
    <w:p w:rsidR="00FF3BCB" w:rsidRPr="00DC3B09" w:rsidRDefault="00DD1568" w:rsidP="00FF3BCB">
      <w:pPr>
        <w:keepNext/>
        <w:keepLines/>
        <w:tabs>
          <w:tab w:val="left" w:pos="720"/>
        </w:tabs>
        <w:spacing w:line="320" w:lineRule="atLeast"/>
        <w:rPr>
          <w:rFonts w:ascii="Georgia" w:hAnsi="Georgia"/>
          <w:b/>
          <w:sz w:val="22"/>
          <w:szCs w:val="22"/>
        </w:rPr>
      </w:pPr>
      <w:r w:rsidRPr="00DD1568">
        <w:rPr>
          <w:rFonts w:ascii="Georgia" w:hAnsi="Georgia"/>
          <w:b/>
          <w:sz w:val="22"/>
          <w:szCs w:val="22"/>
        </w:rPr>
        <w:t>4.11.</w:t>
      </w:r>
      <w:r w:rsidRPr="00DD1568">
        <w:rPr>
          <w:rFonts w:ascii="Georgia" w:hAnsi="Georgia"/>
          <w:b/>
          <w:sz w:val="22"/>
          <w:szCs w:val="22"/>
        </w:rPr>
        <w:tab/>
        <w:t>Periodicidade de Pagamento da Remuneração</w:t>
      </w:r>
    </w:p>
    <w:p w:rsidR="00FF3BCB" w:rsidRPr="00DC3B09" w:rsidRDefault="00FF3BCB" w:rsidP="00FF3BCB">
      <w:pPr>
        <w:keepNext/>
        <w:keepLines/>
        <w:tabs>
          <w:tab w:val="left" w:pos="720"/>
        </w:tabs>
        <w:spacing w:line="320" w:lineRule="atLeast"/>
        <w:rPr>
          <w:rFonts w:ascii="Georgia" w:hAnsi="Georgia"/>
          <w:b/>
          <w:sz w:val="22"/>
          <w:szCs w:val="22"/>
        </w:rPr>
      </w:pPr>
    </w:p>
    <w:p w:rsidR="00347693" w:rsidRDefault="00DD1568">
      <w:pPr>
        <w:spacing w:line="320" w:lineRule="exact"/>
        <w:rPr>
          <w:rFonts w:ascii="Georgia" w:hAnsi="Georgia"/>
          <w:sz w:val="22"/>
          <w:szCs w:val="22"/>
        </w:rPr>
      </w:pPr>
      <w:r w:rsidRPr="00DD1568">
        <w:rPr>
          <w:rFonts w:ascii="Georgia" w:hAnsi="Georgia"/>
          <w:sz w:val="22"/>
          <w:szCs w:val="22"/>
        </w:rPr>
        <w:t>A Remuneração das Debêntures será paga em 01 (uma) única parcela, na Data de Vencimento.</w:t>
      </w:r>
    </w:p>
    <w:p w:rsidR="00DC3B09" w:rsidRDefault="00DC3B09" w:rsidP="00277AE7">
      <w:pPr>
        <w:keepNext/>
        <w:widowControl w:val="0"/>
        <w:suppressAutoHyphens/>
        <w:spacing w:line="320" w:lineRule="exact"/>
        <w:rPr>
          <w:rFonts w:ascii="Georgia" w:hAnsi="Georgia" w:cs="Tahoma"/>
          <w:b/>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4.1</w:t>
      </w:r>
      <w:r w:rsidR="00DC3B09">
        <w:rPr>
          <w:rFonts w:ascii="Georgia" w:hAnsi="Georgia" w:cs="Tahoma"/>
          <w:b/>
          <w:sz w:val="22"/>
          <w:szCs w:val="22"/>
        </w:rPr>
        <w:t>2</w:t>
      </w:r>
      <w:r w:rsidRPr="004F7150">
        <w:rPr>
          <w:rFonts w:ascii="Georgia" w:hAnsi="Georgia" w:cs="Tahoma"/>
          <w:b/>
          <w:sz w:val="22"/>
          <w:szCs w:val="22"/>
        </w:rPr>
        <w:t>. Repactuação</w:t>
      </w:r>
    </w:p>
    <w:p w:rsidR="00277AE7" w:rsidRPr="004F7150" w:rsidRDefault="00277AE7" w:rsidP="00277AE7">
      <w:pPr>
        <w:keepNext/>
        <w:widowControl w:val="0"/>
        <w:suppressAutoHyphens/>
        <w:spacing w:line="320" w:lineRule="exact"/>
        <w:rPr>
          <w:rFonts w:ascii="Georgia" w:hAnsi="Georgia" w:cs="Tahoma"/>
          <w:b/>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As Debêntures não serão objeto de repactuação.</w:t>
      </w:r>
    </w:p>
    <w:p w:rsidR="00D31C56" w:rsidRPr="00E40398" w:rsidRDefault="00D31C56" w:rsidP="00AE1BBF">
      <w:pPr>
        <w:widowControl w:val="0"/>
        <w:suppressAutoHyphens/>
        <w:spacing w:line="320" w:lineRule="exact"/>
        <w:rPr>
          <w:rFonts w:ascii="Georgia" w:hAnsi="Georgia" w:cs="Tahoma"/>
          <w:b/>
          <w:sz w:val="22"/>
          <w:szCs w:val="22"/>
        </w:rPr>
      </w:pPr>
      <w:bookmarkStart w:id="17" w:name="_DV_M234"/>
      <w:bookmarkStart w:id="18" w:name="_DV_M235"/>
      <w:bookmarkEnd w:id="17"/>
      <w:bookmarkEnd w:id="18"/>
    </w:p>
    <w:p w:rsidR="008339B8" w:rsidRDefault="00277AE7" w:rsidP="004230A7">
      <w:pPr>
        <w:widowControl w:val="0"/>
        <w:suppressAutoHyphens/>
        <w:spacing w:line="320" w:lineRule="exact"/>
        <w:rPr>
          <w:rFonts w:ascii="Georgia" w:hAnsi="Georgia" w:cs="Tahoma"/>
          <w:b/>
          <w:sz w:val="22"/>
          <w:szCs w:val="22"/>
        </w:rPr>
      </w:pPr>
      <w:r w:rsidRPr="004F7150">
        <w:rPr>
          <w:rFonts w:ascii="Georgia" w:hAnsi="Georgia" w:cs="Tahoma"/>
          <w:b/>
          <w:sz w:val="22"/>
          <w:szCs w:val="22"/>
        </w:rPr>
        <w:t>4.1</w:t>
      </w:r>
      <w:r w:rsidR="001D7DD1">
        <w:rPr>
          <w:rFonts w:ascii="Georgia" w:hAnsi="Georgia" w:cs="Tahoma"/>
          <w:b/>
          <w:sz w:val="22"/>
          <w:szCs w:val="22"/>
        </w:rPr>
        <w:t>3</w:t>
      </w:r>
      <w:r w:rsidRPr="004F7150">
        <w:rPr>
          <w:rFonts w:ascii="Georgia" w:hAnsi="Georgia" w:cs="Tahoma"/>
          <w:b/>
          <w:sz w:val="22"/>
          <w:szCs w:val="22"/>
        </w:rPr>
        <w:t>. Resgate Antecipado</w:t>
      </w:r>
      <w:r w:rsidR="00787E83" w:rsidRPr="004F7150">
        <w:rPr>
          <w:rFonts w:ascii="Georgia" w:hAnsi="Georgia" w:cs="Tahoma"/>
          <w:b/>
          <w:sz w:val="22"/>
          <w:szCs w:val="22"/>
        </w:rPr>
        <w:t xml:space="preserve"> </w:t>
      </w:r>
      <w:r w:rsidR="000532E0">
        <w:rPr>
          <w:rFonts w:ascii="Georgia" w:hAnsi="Georgia" w:cs="Tahoma"/>
          <w:b/>
          <w:sz w:val="22"/>
          <w:szCs w:val="22"/>
        </w:rPr>
        <w:t xml:space="preserve">Total </w:t>
      </w:r>
      <w:r w:rsidR="00E40398">
        <w:rPr>
          <w:rFonts w:ascii="Georgia" w:hAnsi="Georgia" w:cs="Tahoma"/>
          <w:b/>
          <w:sz w:val="22"/>
          <w:szCs w:val="22"/>
        </w:rPr>
        <w:t>Obrigatório</w:t>
      </w:r>
    </w:p>
    <w:p w:rsidR="004230A7" w:rsidRDefault="004230A7" w:rsidP="00347693">
      <w:pPr>
        <w:pStyle w:val="CorpodetextobtBT"/>
        <w:keepNext/>
        <w:spacing w:line="320" w:lineRule="atLeast"/>
        <w:rPr>
          <w:rFonts w:ascii="Georgia" w:hAnsi="Georgia"/>
          <w:sz w:val="22"/>
          <w:szCs w:val="22"/>
        </w:rPr>
      </w:pPr>
    </w:p>
    <w:p w:rsidR="00347693" w:rsidRPr="00347693" w:rsidRDefault="00347693" w:rsidP="00347693">
      <w:pPr>
        <w:pStyle w:val="CorpodetextobtBT"/>
        <w:keepNext/>
        <w:spacing w:line="320" w:lineRule="atLeast"/>
        <w:rPr>
          <w:rFonts w:ascii="Georgia" w:hAnsi="Georgia"/>
          <w:snapToGrid/>
          <w:sz w:val="22"/>
          <w:szCs w:val="22"/>
        </w:rPr>
      </w:pPr>
      <w:r>
        <w:rPr>
          <w:rFonts w:ascii="Georgia" w:hAnsi="Georgia"/>
          <w:sz w:val="22"/>
          <w:szCs w:val="22"/>
        </w:rPr>
        <w:t>4</w:t>
      </w:r>
      <w:r w:rsidRPr="00347693">
        <w:rPr>
          <w:rFonts w:ascii="Georgia" w:hAnsi="Georgia"/>
          <w:snapToGrid/>
          <w:sz w:val="22"/>
          <w:szCs w:val="22"/>
        </w:rPr>
        <w:t>.</w:t>
      </w:r>
      <w:r>
        <w:rPr>
          <w:rFonts w:ascii="Georgia" w:hAnsi="Georgia"/>
          <w:snapToGrid/>
          <w:sz w:val="22"/>
          <w:szCs w:val="22"/>
        </w:rPr>
        <w:t>13</w:t>
      </w:r>
      <w:r w:rsidRPr="00347693">
        <w:rPr>
          <w:rFonts w:ascii="Georgia" w:hAnsi="Georgia"/>
          <w:snapToGrid/>
          <w:sz w:val="22"/>
          <w:szCs w:val="22"/>
        </w:rPr>
        <w:t>.1</w:t>
      </w:r>
      <w:r>
        <w:rPr>
          <w:rFonts w:ascii="Georgia" w:hAnsi="Georgia"/>
          <w:snapToGrid/>
          <w:sz w:val="22"/>
          <w:szCs w:val="22"/>
        </w:rPr>
        <w:t>.</w:t>
      </w:r>
      <w:r>
        <w:rPr>
          <w:rFonts w:ascii="Georgia" w:hAnsi="Georgia"/>
          <w:snapToGrid/>
          <w:sz w:val="22"/>
          <w:szCs w:val="22"/>
        </w:rPr>
        <w:tab/>
        <w:t xml:space="preserve">Assim que ocorrer </w:t>
      </w:r>
      <w:r w:rsidR="0054499C">
        <w:rPr>
          <w:rFonts w:ascii="Georgia" w:hAnsi="Georgia"/>
          <w:snapToGrid/>
          <w:sz w:val="22"/>
          <w:szCs w:val="22"/>
        </w:rPr>
        <w:t>o</w:t>
      </w:r>
      <w:r>
        <w:rPr>
          <w:rFonts w:ascii="Georgia" w:hAnsi="Georgia"/>
          <w:snapToGrid/>
          <w:sz w:val="22"/>
          <w:szCs w:val="22"/>
        </w:rPr>
        <w:t xml:space="preserve"> </w:t>
      </w:r>
      <w:r w:rsidR="00855769">
        <w:rPr>
          <w:rFonts w:ascii="Georgia" w:hAnsi="Georgia"/>
          <w:snapToGrid/>
          <w:sz w:val="22"/>
          <w:szCs w:val="22"/>
        </w:rPr>
        <w:t xml:space="preserve">primeiro </w:t>
      </w:r>
      <w:r>
        <w:rPr>
          <w:rFonts w:ascii="Georgia" w:hAnsi="Georgia"/>
          <w:snapToGrid/>
          <w:sz w:val="22"/>
          <w:szCs w:val="22"/>
        </w:rPr>
        <w:t xml:space="preserve">desembolso de recursos decorrente do </w:t>
      </w:r>
      <w:r w:rsidRPr="00347693">
        <w:rPr>
          <w:rFonts w:ascii="Georgia" w:hAnsi="Georgia"/>
          <w:snapToGrid/>
          <w:sz w:val="22"/>
          <w:szCs w:val="22"/>
        </w:rPr>
        <w:t>financiamento do Banco Nacional de Desenvolvimento Econômico e Social (“</w:t>
      </w:r>
      <w:r w:rsidRPr="00347693">
        <w:rPr>
          <w:rFonts w:ascii="Georgia" w:hAnsi="Georgia"/>
          <w:snapToGrid/>
          <w:sz w:val="22"/>
          <w:szCs w:val="22"/>
          <w:u w:val="single"/>
        </w:rPr>
        <w:t>BNDES</w:t>
      </w:r>
      <w:r w:rsidRPr="00347693">
        <w:rPr>
          <w:rFonts w:ascii="Georgia" w:hAnsi="Georgia"/>
          <w:snapToGrid/>
          <w:sz w:val="22"/>
          <w:szCs w:val="22"/>
        </w:rPr>
        <w:t>”) para o Projeto (“</w:t>
      </w:r>
      <w:r w:rsidRPr="00347693">
        <w:rPr>
          <w:rFonts w:ascii="Georgia" w:hAnsi="Georgia"/>
          <w:snapToGrid/>
          <w:sz w:val="22"/>
          <w:szCs w:val="22"/>
          <w:u w:val="single"/>
        </w:rPr>
        <w:t>Financiamento BNDES</w:t>
      </w:r>
      <w:r w:rsidRPr="00347693">
        <w:rPr>
          <w:rFonts w:ascii="Georgia" w:hAnsi="Georgia"/>
          <w:snapToGrid/>
          <w:sz w:val="22"/>
          <w:szCs w:val="22"/>
        </w:rPr>
        <w:t>”), a Emissora estará obrigada a resgatar a</w:t>
      </w:r>
      <w:r>
        <w:rPr>
          <w:rFonts w:ascii="Georgia" w:hAnsi="Georgia"/>
          <w:snapToGrid/>
          <w:sz w:val="22"/>
          <w:szCs w:val="22"/>
        </w:rPr>
        <w:t>ntecipadamente a totalidade das</w:t>
      </w:r>
      <w:r w:rsidRPr="00347693">
        <w:rPr>
          <w:rFonts w:ascii="Georgia" w:hAnsi="Georgia"/>
          <w:snapToGrid/>
          <w:sz w:val="22"/>
          <w:szCs w:val="22"/>
        </w:rPr>
        <w:t xml:space="preserve"> Debêntures em circulação, conforme disposto nas cláusulas a seguir (“</w:t>
      </w:r>
      <w:r w:rsidRPr="00347693">
        <w:rPr>
          <w:rFonts w:ascii="Georgia" w:hAnsi="Georgia"/>
          <w:snapToGrid/>
          <w:sz w:val="22"/>
          <w:szCs w:val="22"/>
          <w:u w:val="single"/>
        </w:rPr>
        <w:t xml:space="preserve">Resgate Antecipado </w:t>
      </w:r>
      <w:r>
        <w:rPr>
          <w:rFonts w:ascii="Georgia" w:hAnsi="Georgia"/>
          <w:snapToGrid/>
          <w:sz w:val="22"/>
          <w:szCs w:val="22"/>
          <w:u w:val="single"/>
        </w:rPr>
        <w:t xml:space="preserve">Total </w:t>
      </w:r>
      <w:r w:rsidRPr="00347693">
        <w:rPr>
          <w:rFonts w:ascii="Georgia" w:hAnsi="Georgia"/>
          <w:snapToGrid/>
          <w:sz w:val="22"/>
          <w:szCs w:val="22"/>
          <w:u w:val="single"/>
        </w:rPr>
        <w:t>Obrigatório</w:t>
      </w:r>
      <w:r w:rsidRPr="00347693">
        <w:rPr>
          <w:rFonts w:ascii="Georgia" w:hAnsi="Georgia"/>
          <w:snapToGrid/>
          <w:sz w:val="22"/>
          <w:szCs w:val="22"/>
        </w:rPr>
        <w:t>”).</w:t>
      </w:r>
    </w:p>
    <w:p w:rsidR="007D0E58" w:rsidRDefault="007D0E58" w:rsidP="007D0E58">
      <w:pPr>
        <w:pStyle w:val="CorpodetextobtBT"/>
        <w:keepNext/>
        <w:spacing w:line="320" w:lineRule="atLeast"/>
        <w:rPr>
          <w:rFonts w:ascii="Georgia" w:hAnsi="Georgia"/>
          <w:snapToGrid/>
          <w:sz w:val="22"/>
          <w:szCs w:val="22"/>
        </w:rPr>
      </w:pPr>
    </w:p>
    <w:p w:rsidR="007D0E58" w:rsidRPr="004230A7" w:rsidRDefault="007D0E58" w:rsidP="007D0E58">
      <w:pPr>
        <w:pStyle w:val="CorpodetextobtBT"/>
        <w:keepNext/>
        <w:spacing w:line="320" w:lineRule="atLeast"/>
        <w:rPr>
          <w:rFonts w:ascii="Georgia" w:hAnsi="Georgia"/>
          <w:snapToGrid/>
          <w:sz w:val="22"/>
          <w:szCs w:val="22"/>
        </w:rPr>
      </w:pPr>
      <w:r>
        <w:rPr>
          <w:rFonts w:ascii="Georgia" w:hAnsi="Georgia"/>
          <w:snapToGrid/>
          <w:sz w:val="22"/>
          <w:szCs w:val="22"/>
        </w:rPr>
        <w:t>4.13.1.1</w:t>
      </w:r>
      <w:r w:rsidR="00184EDA">
        <w:rPr>
          <w:rFonts w:ascii="Georgia" w:hAnsi="Georgia"/>
          <w:snapToGrid/>
          <w:sz w:val="22"/>
          <w:szCs w:val="22"/>
        </w:rPr>
        <w:t>.</w:t>
      </w:r>
      <w:r>
        <w:rPr>
          <w:rFonts w:ascii="Georgia" w:hAnsi="Georgia"/>
          <w:snapToGrid/>
          <w:sz w:val="22"/>
          <w:szCs w:val="22"/>
        </w:rPr>
        <w:t xml:space="preserve"> A Emissora deverá enviar ao Agente Fiduciário</w:t>
      </w:r>
      <w:r w:rsidR="00CA6DD9">
        <w:rPr>
          <w:rFonts w:ascii="Georgia" w:hAnsi="Georgia"/>
          <w:snapToGrid/>
          <w:sz w:val="22"/>
          <w:szCs w:val="22"/>
        </w:rPr>
        <w:t>,</w:t>
      </w:r>
      <w:r>
        <w:rPr>
          <w:rFonts w:ascii="Georgia" w:hAnsi="Georgia"/>
          <w:snapToGrid/>
          <w:sz w:val="22"/>
          <w:szCs w:val="22"/>
        </w:rPr>
        <w:t xml:space="preserve"> </w:t>
      </w:r>
      <w:r w:rsidR="00184EDA">
        <w:rPr>
          <w:rFonts w:ascii="Georgia" w:hAnsi="Georgia"/>
          <w:snapToGrid/>
          <w:sz w:val="22"/>
          <w:szCs w:val="22"/>
        </w:rPr>
        <w:t xml:space="preserve">em até 1 (um) dia útil após </w:t>
      </w:r>
      <w:r>
        <w:rPr>
          <w:rFonts w:ascii="Georgia" w:hAnsi="Georgia"/>
          <w:snapToGrid/>
          <w:sz w:val="22"/>
          <w:szCs w:val="22"/>
        </w:rPr>
        <w:t xml:space="preserve">a ocorrência do desembolso de recursos decorrente do </w:t>
      </w:r>
      <w:r w:rsidRPr="004230A7">
        <w:rPr>
          <w:rFonts w:ascii="Georgia" w:hAnsi="Georgia"/>
          <w:snapToGrid/>
          <w:sz w:val="22"/>
          <w:szCs w:val="22"/>
        </w:rPr>
        <w:t>Financiamento BNDES, cópia do extrato bancário comprovando tal desembolso.</w:t>
      </w:r>
    </w:p>
    <w:p w:rsidR="00347693" w:rsidRPr="00347693" w:rsidRDefault="00347693" w:rsidP="00347693">
      <w:pPr>
        <w:pStyle w:val="CorpodetextobtBT"/>
        <w:keepNext/>
        <w:spacing w:line="320" w:lineRule="atLeast"/>
        <w:rPr>
          <w:rFonts w:ascii="Georgia" w:hAnsi="Georgia"/>
          <w:snapToGrid/>
          <w:sz w:val="22"/>
          <w:szCs w:val="22"/>
        </w:rPr>
      </w:pPr>
    </w:p>
    <w:p w:rsidR="00347693" w:rsidRPr="00347693" w:rsidRDefault="00347693" w:rsidP="00347693">
      <w:pPr>
        <w:widowControl w:val="0"/>
        <w:suppressAutoHyphens/>
        <w:spacing w:line="320" w:lineRule="atLeast"/>
        <w:rPr>
          <w:rFonts w:ascii="Georgia" w:hAnsi="Georgia"/>
          <w:sz w:val="22"/>
          <w:szCs w:val="22"/>
        </w:rPr>
      </w:pPr>
      <w:r>
        <w:rPr>
          <w:rFonts w:ascii="Georgia" w:hAnsi="Georgia"/>
          <w:sz w:val="22"/>
          <w:szCs w:val="22"/>
        </w:rPr>
        <w:t>4.13.2</w:t>
      </w:r>
      <w:r w:rsidRPr="00347693">
        <w:rPr>
          <w:rFonts w:ascii="Georgia" w:hAnsi="Georgia"/>
          <w:sz w:val="22"/>
          <w:szCs w:val="22"/>
        </w:rPr>
        <w:t>.</w:t>
      </w:r>
      <w:r w:rsidRPr="00347693">
        <w:rPr>
          <w:rFonts w:ascii="Georgia" w:hAnsi="Georgia"/>
          <w:sz w:val="22"/>
          <w:szCs w:val="22"/>
        </w:rPr>
        <w:tab/>
        <w:t xml:space="preserve">O Resgate Antecipado </w:t>
      </w:r>
      <w:r>
        <w:rPr>
          <w:rFonts w:ascii="Georgia" w:hAnsi="Georgia"/>
          <w:sz w:val="22"/>
          <w:szCs w:val="22"/>
        </w:rPr>
        <w:t xml:space="preserve">Total </w:t>
      </w:r>
      <w:r w:rsidRPr="00347693">
        <w:rPr>
          <w:rFonts w:ascii="Georgia" w:hAnsi="Georgia"/>
          <w:sz w:val="22"/>
          <w:szCs w:val="22"/>
        </w:rPr>
        <w:t>Obrigatório das Debêntures deverá se operacionalizar, nos termos da legislação aplicável, de acordo co</w:t>
      </w:r>
      <w:r w:rsidRPr="00347693">
        <w:rPr>
          <w:rFonts w:ascii="Georgia" w:hAnsi="Georgia"/>
          <w:color w:val="000000"/>
          <w:sz w:val="22"/>
          <w:szCs w:val="22"/>
        </w:rPr>
        <w:t xml:space="preserve">m o seguinte procedimento: </w:t>
      </w:r>
    </w:p>
    <w:p w:rsidR="00347693" w:rsidRPr="00347693" w:rsidRDefault="00347693" w:rsidP="00347693">
      <w:pPr>
        <w:widowControl w:val="0"/>
        <w:suppressAutoHyphens/>
        <w:spacing w:line="320" w:lineRule="atLeast"/>
        <w:rPr>
          <w:rFonts w:ascii="Georgia" w:hAnsi="Georgia"/>
          <w:color w:val="000000"/>
          <w:sz w:val="22"/>
          <w:szCs w:val="22"/>
        </w:rPr>
      </w:pPr>
    </w:p>
    <w:p w:rsidR="00347693" w:rsidRPr="00962FC0" w:rsidRDefault="00682B49" w:rsidP="00347693">
      <w:pPr>
        <w:widowControl w:val="0"/>
        <w:numPr>
          <w:ilvl w:val="0"/>
          <w:numId w:val="24"/>
        </w:numPr>
        <w:suppressAutoHyphens/>
        <w:spacing w:line="320" w:lineRule="atLeast"/>
        <w:rPr>
          <w:rFonts w:ascii="Georgia" w:hAnsi="Georgia"/>
          <w:color w:val="000000"/>
          <w:sz w:val="22"/>
          <w:szCs w:val="22"/>
        </w:rPr>
      </w:pPr>
      <w:r w:rsidRPr="000C2F2E">
        <w:rPr>
          <w:rFonts w:ascii="Georgia" w:hAnsi="Georgia"/>
          <w:color w:val="000000"/>
          <w:sz w:val="22"/>
          <w:szCs w:val="22"/>
        </w:rPr>
        <w:t>a Emissora deverá encaminhar notificação aos Debenturistas</w:t>
      </w:r>
      <w:r w:rsidR="000C2F2E">
        <w:rPr>
          <w:rFonts w:ascii="Georgia" w:hAnsi="Georgia"/>
          <w:color w:val="000000"/>
          <w:sz w:val="22"/>
          <w:szCs w:val="22"/>
        </w:rPr>
        <w:t>,</w:t>
      </w:r>
      <w:r w:rsidRPr="000C2F2E">
        <w:rPr>
          <w:rFonts w:ascii="Georgia" w:hAnsi="Georgia"/>
          <w:color w:val="000000"/>
          <w:sz w:val="22"/>
          <w:szCs w:val="22"/>
        </w:rPr>
        <w:t xml:space="preserve"> com cópia ao Agente </w:t>
      </w:r>
      <w:r w:rsidRPr="000C2F2E">
        <w:rPr>
          <w:rFonts w:ascii="Georgia" w:hAnsi="Georgia"/>
          <w:color w:val="000000"/>
          <w:sz w:val="22"/>
          <w:szCs w:val="22"/>
        </w:rPr>
        <w:lastRenderedPageBreak/>
        <w:t xml:space="preserve">Fiduciário, </w:t>
      </w:r>
      <w:r w:rsidR="00921D14">
        <w:rPr>
          <w:rFonts w:ascii="Georgia" w:hAnsi="Georgia"/>
          <w:color w:val="000000"/>
          <w:sz w:val="22"/>
          <w:szCs w:val="22"/>
        </w:rPr>
        <w:t xml:space="preserve">informando sobre a </w:t>
      </w:r>
      <w:r w:rsidRPr="000C2F2E">
        <w:rPr>
          <w:rFonts w:ascii="Georgia" w:hAnsi="Georgia"/>
          <w:color w:val="000000"/>
          <w:sz w:val="22"/>
          <w:szCs w:val="22"/>
        </w:rPr>
        <w:t>realização do Resgate Antecipado Total Obrigatório</w:t>
      </w:r>
      <w:r w:rsidR="00D66448" w:rsidRPr="000C2F2E">
        <w:rPr>
          <w:rFonts w:ascii="Georgia" w:hAnsi="Georgia"/>
          <w:color w:val="000000"/>
          <w:sz w:val="22"/>
          <w:szCs w:val="22"/>
        </w:rPr>
        <w:t xml:space="preserve">, </w:t>
      </w:r>
      <w:r w:rsidR="00921D14" w:rsidRPr="000C2F2E">
        <w:rPr>
          <w:rFonts w:ascii="Georgia" w:hAnsi="Georgia"/>
          <w:color w:val="000000"/>
          <w:sz w:val="22"/>
          <w:szCs w:val="22"/>
        </w:rPr>
        <w:t xml:space="preserve">tão logo tenha </w:t>
      </w:r>
      <w:r w:rsidR="00921D14">
        <w:rPr>
          <w:rFonts w:ascii="Georgia" w:hAnsi="Georgia"/>
          <w:color w:val="000000"/>
          <w:sz w:val="22"/>
          <w:szCs w:val="22"/>
        </w:rPr>
        <w:t xml:space="preserve">ciência da data prevista para o </w:t>
      </w:r>
      <w:r w:rsidR="00855769">
        <w:rPr>
          <w:rFonts w:ascii="Georgia" w:hAnsi="Georgia"/>
          <w:color w:val="000000"/>
          <w:sz w:val="22"/>
          <w:szCs w:val="22"/>
        </w:rPr>
        <w:t xml:space="preserve">primeiro </w:t>
      </w:r>
      <w:r w:rsidR="00921D14">
        <w:rPr>
          <w:rFonts w:ascii="Georgia" w:hAnsi="Georgia"/>
          <w:color w:val="000000"/>
          <w:sz w:val="22"/>
          <w:szCs w:val="22"/>
        </w:rPr>
        <w:t xml:space="preserve">desembolso dos recursos do Financiamento BNDES, </w:t>
      </w:r>
      <w:r w:rsidR="00D66448" w:rsidRPr="000C2F2E">
        <w:rPr>
          <w:rFonts w:ascii="Georgia" w:hAnsi="Georgia"/>
          <w:color w:val="000000"/>
          <w:sz w:val="22"/>
          <w:szCs w:val="22"/>
        </w:rPr>
        <w:t>observado</w:t>
      </w:r>
      <w:r w:rsidR="00921D14">
        <w:rPr>
          <w:rFonts w:ascii="Georgia" w:hAnsi="Georgia"/>
          <w:color w:val="000000"/>
          <w:sz w:val="22"/>
          <w:szCs w:val="22"/>
        </w:rPr>
        <w:t>s</w:t>
      </w:r>
      <w:r w:rsidR="00D66448" w:rsidRPr="000C2F2E">
        <w:rPr>
          <w:rFonts w:ascii="Georgia" w:hAnsi="Georgia"/>
          <w:color w:val="000000"/>
          <w:sz w:val="22"/>
          <w:szCs w:val="22"/>
        </w:rPr>
        <w:t xml:space="preserve"> o</w:t>
      </w:r>
      <w:r w:rsidR="00921D14">
        <w:rPr>
          <w:rFonts w:ascii="Georgia" w:hAnsi="Georgia"/>
          <w:color w:val="000000"/>
          <w:sz w:val="22"/>
          <w:szCs w:val="22"/>
        </w:rPr>
        <w:t>s</w:t>
      </w:r>
      <w:r w:rsidR="00D66448" w:rsidRPr="000C2F2E">
        <w:rPr>
          <w:rFonts w:ascii="Georgia" w:hAnsi="Georgia"/>
          <w:color w:val="000000"/>
          <w:sz w:val="22"/>
          <w:szCs w:val="22"/>
        </w:rPr>
        <w:t xml:space="preserve"> prazo</w:t>
      </w:r>
      <w:r w:rsidR="00921D14">
        <w:rPr>
          <w:rFonts w:ascii="Georgia" w:hAnsi="Georgia"/>
          <w:color w:val="000000"/>
          <w:sz w:val="22"/>
          <w:szCs w:val="22"/>
        </w:rPr>
        <w:t>s</w:t>
      </w:r>
      <w:r w:rsidR="00D66448" w:rsidRPr="000C2F2E">
        <w:rPr>
          <w:rFonts w:ascii="Georgia" w:hAnsi="Georgia"/>
          <w:color w:val="000000"/>
          <w:sz w:val="22"/>
          <w:szCs w:val="22"/>
        </w:rPr>
        <w:t xml:space="preserve"> previsto</w:t>
      </w:r>
      <w:r w:rsidR="00921D14">
        <w:rPr>
          <w:rFonts w:ascii="Georgia" w:hAnsi="Georgia"/>
          <w:color w:val="000000"/>
          <w:sz w:val="22"/>
          <w:szCs w:val="22"/>
        </w:rPr>
        <w:t>s</w:t>
      </w:r>
      <w:r w:rsidR="00D66448" w:rsidRPr="000C2F2E">
        <w:rPr>
          <w:rFonts w:ascii="Georgia" w:hAnsi="Georgia"/>
          <w:color w:val="000000"/>
          <w:sz w:val="22"/>
          <w:szCs w:val="22"/>
        </w:rPr>
        <w:t xml:space="preserve"> na</w:t>
      </w:r>
      <w:r w:rsidR="00921D14">
        <w:rPr>
          <w:rFonts w:ascii="Georgia" w:hAnsi="Georgia"/>
          <w:color w:val="000000"/>
          <w:sz w:val="22"/>
          <w:szCs w:val="22"/>
        </w:rPr>
        <w:t>s</w:t>
      </w:r>
      <w:r w:rsidR="00D66448" w:rsidRPr="000C2F2E">
        <w:rPr>
          <w:rFonts w:ascii="Georgia" w:hAnsi="Georgia"/>
          <w:color w:val="000000"/>
          <w:sz w:val="22"/>
          <w:szCs w:val="22"/>
        </w:rPr>
        <w:t xml:space="preserve"> cláusula</w:t>
      </w:r>
      <w:r w:rsidR="00921D14">
        <w:rPr>
          <w:rFonts w:ascii="Georgia" w:hAnsi="Georgia"/>
          <w:color w:val="000000"/>
          <w:sz w:val="22"/>
          <w:szCs w:val="22"/>
        </w:rPr>
        <w:t>s</w:t>
      </w:r>
      <w:r w:rsidR="00D66448" w:rsidRPr="000C2F2E">
        <w:rPr>
          <w:rFonts w:ascii="Georgia" w:hAnsi="Georgia"/>
          <w:color w:val="000000"/>
          <w:sz w:val="22"/>
          <w:szCs w:val="22"/>
        </w:rPr>
        <w:t xml:space="preserve"> 4.13.2 (ii) </w:t>
      </w:r>
      <w:r w:rsidR="003C406B">
        <w:rPr>
          <w:rFonts w:ascii="Georgia" w:hAnsi="Georgia"/>
          <w:color w:val="000000"/>
          <w:sz w:val="22"/>
          <w:szCs w:val="22"/>
        </w:rPr>
        <w:t xml:space="preserve">e 4.13.3 </w:t>
      </w:r>
      <w:r w:rsidR="00D66448" w:rsidRPr="000C2F2E">
        <w:rPr>
          <w:rFonts w:ascii="Georgia" w:hAnsi="Georgia"/>
          <w:color w:val="000000"/>
          <w:sz w:val="22"/>
          <w:szCs w:val="22"/>
        </w:rPr>
        <w:t>abaixo</w:t>
      </w:r>
      <w:r w:rsidRPr="000C2F2E">
        <w:rPr>
          <w:rFonts w:ascii="Georgia" w:hAnsi="Georgia"/>
          <w:color w:val="000000"/>
          <w:sz w:val="22"/>
          <w:szCs w:val="22"/>
        </w:rPr>
        <w:t xml:space="preserve"> (“</w:t>
      </w:r>
      <w:r w:rsidRPr="000C2F2E">
        <w:rPr>
          <w:rFonts w:ascii="Georgia" w:hAnsi="Georgia"/>
          <w:color w:val="000000"/>
          <w:sz w:val="22"/>
          <w:szCs w:val="22"/>
          <w:u w:val="single"/>
        </w:rPr>
        <w:t>Notificação</w:t>
      </w:r>
      <w:r w:rsidR="00347693" w:rsidRPr="00347693">
        <w:rPr>
          <w:rFonts w:ascii="Georgia" w:hAnsi="Georgia"/>
          <w:color w:val="000000"/>
          <w:sz w:val="22"/>
          <w:szCs w:val="22"/>
          <w:u w:val="single"/>
        </w:rPr>
        <w:t xml:space="preserve"> de Resgate Antecipado</w:t>
      </w:r>
      <w:r w:rsidR="00347693" w:rsidRPr="00347693">
        <w:rPr>
          <w:rFonts w:ascii="Georgia" w:hAnsi="Georgia"/>
          <w:color w:val="000000"/>
          <w:sz w:val="22"/>
          <w:szCs w:val="22"/>
        </w:rPr>
        <w:t xml:space="preserve">”), contendo as seguintes informações: (a) a data e o procedimento de Resgate Antecipado </w:t>
      </w:r>
      <w:r w:rsidR="00347693">
        <w:rPr>
          <w:rFonts w:ascii="Georgia" w:hAnsi="Georgia"/>
          <w:color w:val="000000"/>
          <w:sz w:val="22"/>
          <w:szCs w:val="22"/>
        </w:rPr>
        <w:t xml:space="preserve">Total </w:t>
      </w:r>
      <w:r w:rsidR="00347693" w:rsidRPr="00347693">
        <w:rPr>
          <w:rFonts w:ascii="Georgia" w:hAnsi="Georgia"/>
          <w:color w:val="000000"/>
          <w:sz w:val="22"/>
          <w:szCs w:val="22"/>
        </w:rPr>
        <w:t>Obrigatório</w:t>
      </w:r>
      <w:r w:rsidR="00347693" w:rsidRPr="00347693">
        <w:rPr>
          <w:rFonts w:ascii="Georgia" w:hAnsi="Georgia"/>
          <w:sz w:val="22"/>
          <w:szCs w:val="22"/>
        </w:rPr>
        <w:t xml:space="preserve">, observados os termos e condições estabelecidos nesta Escritura; (b) o valor do pagamento devido aos Debenturistas; e </w:t>
      </w:r>
      <w:r w:rsidR="00347693">
        <w:rPr>
          <w:rFonts w:ascii="Georgia" w:hAnsi="Georgia"/>
          <w:sz w:val="22"/>
          <w:szCs w:val="22"/>
        </w:rPr>
        <w:t>(c</w:t>
      </w:r>
      <w:r w:rsidR="00347693" w:rsidRPr="00347693">
        <w:rPr>
          <w:rFonts w:ascii="Georgia" w:hAnsi="Georgia"/>
          <w:sz w:val="22"/>
          <w:szCs w:val="22"/>
        </w:rPr>
        <w:t>) as demais informações consideradas relevantes pela Emissora para conhecimento dos Debenturistas</w:t>
      </w:r>
      <w:r w:rsidR="00347693" w:rsidRPr="00962FC0">
        <w:rPr>
          <w:rFonts w:ascii="Georgia" w:hAnsi="Georgia"/>
          <w:color w:val="000000"/>
          <w:sz w:val="22"/>
          <w:szCs w:val="22"/>
        </w:rPr>
        <w:t>; e</w:t>
      </w:r>
    </w:p>
    <w:p w:rsidR="00347693" w:rsidRPr="00962FC0" w:rsidRDefault="00347693" w:rsidP="00347693">
      <w:pPr>
        <w:widowControl w:val="0"/>
        <w:suppressAutoHyphens/>
        <w:spacing w:line="320" w:lineRule="atLeast"/>
        <w:ind w:left="360"/>
        <w:rPr>
          <w:rFonts w:ascii="Georgia" w:hAnsi="Georgia"/>
          <w:color w:val="000000"/>
          <w:sz w:val="22"/>
          <w:szCs w:val="22"/>
        </w:rPr>
      </w:pPr>
    </w:p>
    <w:p w:rsidR="00347693" w:rsidRPr="00347693" w:rsidRDefault="00347693" w:rsidP="00347693">
      <w:pPr>
        <w:widowControl w:val="0"/>
        <w:numPr>
          <w:ilvl w:val="0"/>
          <w:numId w:val="24"/>
        </w:numPr>
        <w:suppressAutoHyphens/>
        <w:spacing w:line="320" w:lineRule="atLeast"/>
        <w:rPr>
          <w:rFonts w:ascii="Georgia" w:hAnsi="Georgia"/>
          <w:color w:val="000000"/>
          <w:sz w:val="22"/>
          <w:szCs w:val="22"/>
        </w:rPr>
      </w:pPr>
      <w:r w:rsidRPr="00347693">
        <w:rPr>
          <w:rFonts w:ascii="Georgia" w:hAnsi="Georgia"/>
          <w:color w:val="000000"/>
          <w:sz w:val="22"/>
          <w:szCs w:val="22"/>
        </w:rPr>
        <w:t xml:space="preserve">o Resgate Antecipado </w:t>
      </w:r>
      <w:r>
        <w:rPr>
          <w:rFonts w:ascii="Georgia" w:hAnsi="Georgia"/>
          <w:color w:val="000000"/>
          <w:sz w:val="22"/>
          <w:szCs w:val="22"/>
        </w:rPr>
        <w:t xml:space="preserve">Total </w:t>
      </w:r>
      <w:r w:rsidRPr="00347693">
        <w:rPr>
          <w:rFonts w:ascii="Georgia" w:hAnsi="Georgia"/>
          <w:color w:val="000000"/>
          <w:sz w:val="22"/>
          <w:szCs w:val="22"/>
        </w:rPr>
        <w:t xml:space="preserve">Obrigatório será feito por meio do pagamento do </w:t>
      </w:r>
      <w:r w:rsidRPr="00347693">
        <w:rPr>
          <w:rFonts w:ascii="Georgia" w:hAnsi="Georgia"/>
          <w:sz w:val="22"/>
          <w:szCs w:val="22"/>
        </w:rPr>
        <w:t xml:space="preserve">Valor Nominal Unitário das Debêntures, acrescido da Remuneração, calculada </w:t>
      </w:r>
      <w:r w:rsidRPr="00347693">
        <w:rPr>
          <w:rFonts w:ascii="Georgia" w:hAnsi="Georgia"/>
          <w:i/>
          <w:color w:val="000000"/>
          <w:sz w:val="22"/>
          <w:szCs w:val="22"/>
        </w:rPr>
        <w:t>pro rata temporis</w:t>
      </w:r>
      <w:r w:rsidRPr="00347693">
        <w:rPr>
          <w:rFonts w:ascii="Georgia" w:hAnsi="Georgia"/>
          <w:sz w:val="22"/>
          <w:szCs w:val="22"/>
        </w:rPr>
        <w:t xml:space="preserve"> desde a Data de Emissão até a data do efetivo resgate, o qual deverá ocorrer</w:t>
      </w:r>
      <w:r w:rsidR="009E18A2">
        <w:rPr>
          <w:rFonts w:ascii="Georgia" w:hAnsi="Georgia"/>
          <w:sz w:val="22"/>
          <w:szCs w:val="22"/>
        </w:rPr>
        <w:t>,</w:t>
      </w:r>
      <w:r w:rsidR="009E18A2" w:rsidRPr="009E18A2">
        <w:rPr>
          <w:rFonts w:ascii="Georgia" w:hAnsi="Georgia"/>
          <w:sz w:val="22"/>
          <w:szCs w:val="22"/>
        </w:rPr>
        <w:t xml:space="preserve"> </w:t>
      </w:r>
      <w:r w:rsidR="009E18A2">
        <w:rPr>
          <w:rFonts w:ascii="Georgia" w:hAnsi="Georgia"/>
          <w:sz w:val="22"/>
          <w:szCs w:val="22"/>
        </w:rPr>
        <w:t xml:space="preserve">para todas as Debêntures </w:t>
      </w:r>
      <w:r w:rsidR="009E18A2" w:rsidRPr="00347693">
        <w:rPr>
          <w:rFonts w:ascii="Georgia" w:hAnsi="Georgia"/>
          <w:sz w:val="22"/>
          <w:szCs w:val="22"/>
        </w:rPr>
        <w:t xml:space="preserve"> </w:t>
      </w:r>
      <w:r w:rsidR="009E18A2">
        <w:rPr>
          <w:rFonts w:ascii="Georgia" w:hAnsi="Georgia"/>
          <w:sz w:val="22"/>
          <w:szCs w:val="22"/>
        </w:rPr>
        <w:t xml:space="preserve">em circulação, </w:t>
      </w:r>
      <w:r w:rsidRPr="00347693">
        <w:rPr>
          <w:rFonts w:ascii="Georgia" w:hAnsi="Georgia"/>
          <w:sz w:val="22"/>
          <w:szCs w:val="22"/>
        </w:rPr>
        <w:t xml:space="preserve"> </w:t>
      </w:r>
      <w:r w:rsidR="00184EDA">
        <w:rPr>
          <w:rFonts w:ascii="Georgia" w:hAnsi="Georgia"/>
          <w:sz w:val="22"/>
          <w:szCs w:val="22"/>
        </w:rPr>
        <w:t>até o</w:t>
      </w:r>
      <w:r w:rsidR="000C2F2E">
        <w:rPr>
          <w:rFonts w:ascii="Georgia" w:hAnsi="Georgia"/>
          <w:sz w:val="22"/>
          <w:szCs w:val="22"/>
        </w:rPr>
        <w:t xml:space="preserve"> </w:t>
      </w:r>
      <w:r w:rsidR="00E11221">
        <w:rPr>
          <w:rFonts w:ascii="Georgia" w:hAnsi="Georgia"/>
          <w:sz w:val="22"/>
          <w:szCs w:val="22"/>
        </w:rPr>
        <w:t>5° (quinto)</w:t>
      </w:r>
      <w:r w:rsidR="00184EDA">
        <w:rPr>
          <w:rFonts w:ascii="Georgia" w:hAnsi="Georgia"/>
          <w:sz w:val="22"/>
          <w:szCs w:val="22"/>
        </w:rPr>
        <w:t xml:space="preserve"> dia útil após o</w:t>
      </w:r>
      <w:r w:rsidR="002E3803">
        <w:rPr>
          <w:rFonts w:ascii="Georgia" w:hAnsi="Georgia"/>
          <w:sz w:val="22"/>
          <w:szCs w:val="22"/>
        </w:rPr>
        <w:t xml:space="preserve"> </w:t>
      </w:r>
      <w:r w:rsidR="00855769">
        <w:rPr>
          <w:rFonts w:ascii="Georgia" w:hAnsi="Georgia"/>
          <w:sz w:val="22"/>
          <w:szCs w:val="22"/>
        </w:rPr>
        <w:t xml:space="preserve">primeiro </w:t>
      </w:r>
      <w:r w:rsidR="00840967">
        <w:rPr>
          <w:rFonts w:ascii="Georgia" w:hAnsi="Georgia"/>
          <w:sz w:val="22"/>
          <w:szCs w:val="22"/>
        </w:rPr>
        <w:t>desembolso de recursos decorrente do Financiamento BNDES</w:t>
      </w:r>
      <w:r w:rsidR="00CA6DD9">
        <w:rPr>
          <w:rFonts w:ascii="Georgia" w:hAnsi="Georgia"/>
          <w:sz w:val="22"/>
          <w:szCs w:val="22"/>
        </w:rPr>
        <w:t>,</w:t>
      </w:r>
      <w:r w:rsidRPr="00347693">
        <w:rPr>
          <w:rFonts w:ascii="Georgia" w:hAnsi="Georgia"/>
          <w:sz w:val="22"/>
          <w:szCs w:val="22"/>
        </w:rPr>
        <w:t xml:space="preserve"> </w:t>
      </w:r>
      <w:r w:rsidR="007D0E58">
        <w:rPr>
          <w:rFonts w:ascii="Georgia" w:hAnsi="Georgia"/>
          <w:sz w:val="22"/>
          <w:szCs w:val="22"/>
        </w:rPr>
        <w:t>conforme informado na Notificação de Resgate Antecipado</w:t>
      </w:r>
      <w:r w:rsidRPr="00347693">
        <w:rPr>
          <w:rFonts w:ascii="Georgia" w:hAnsi="Georgia"/>
          <w:sz w:val="22"/>
          <w:szCs w:val="22"/>
        </w:rPr>
        <w:t xml:space="preserve">. </w:t>
      </w:r>
    </w:p>
    <w:p w:rsidR="00347693" w:rsidRPr="00347693" w:rsidRDefault="00347693" w:rsidP="00347693">
      <w:pPr>
        <w:widowControl w:val="0"/>
        <w:suppressAutoHyphens/>
        <w:spacing w:line="320" w:lineRule="atLeast"/>
        <w:ind w:left="360"/>
        <w:rPr>
          <w:rFonts w:ascii="Georgia" w:hAnsi="Georgia"/>
          <w:bCs/>
          <w:color w:val="000000"/>
          <w:sz w:val="22"/>
          <w:szCs w:val="22"/>
        </w:rPr>
      </w:pPr>
    </w:p>
    <w:p w:rsidR="00347693" w:rsidRPr="00347693" w:rsidRDefault="00347693" w:rsidP="00347693">
      <w:pPr>
        <w:suppressAutoHyphens/>
        <w:spacing w:line="320" w:lineRule="atLeast"/>
        <w:rPr>
          <w:rFonts w:ascii="Georgia" w:hAnsi="Georgia"/>
          <w:sz w:val="22"/>
          <w:szCs w:val="22"/>
        </w:rPr>
      </w:pPr>
      <w:r>
        <w:rPr>
          <w:rFonts w:ascii="Georgia" w:hAnsi="Georgia"/>
          <w:sz w:val="22"/>
          <w:szCs w:val="22"/>
        </w:rPr>
        <w:t>4.13.</w:t>
      </w:r>
      <w:r w:rsidR="00962FC0">
        <w:rPr>
          <w:rFonts w:ascii="Georgia" w:hAnsi="Georgia"/>
          <w:sz w:val="22"/>
          <w:szCs w:val="22"/>
        </w:rPr>
        <w:t>3</w:t>
      </w:r>
      <w:r w:rsidRPr="00347693">
        <w:rPr>
          <w:rFonts w:ascii="Georgia" w:hAnsi="Georgia"/>
          <w:sz w:val="22"/>
          <w:szCs w:val="22"/>
        </w:rPr>
        <w:t xml:space="preserve">. A CETIP deverá ser comunicada da realização do Resgate Antecipado </w:t>
      </w:r>
      <w:r>
        <w:rPr>
          <w:rFonts w:ascii="Georgia" w:hAnsi="Georgia"/>
          <w:sz w:val="22"/>
          <w:szCs w:val="22"/>
        </w:rPr>
        <w:t>Total</w:t>
      </w:r>
      <w:r w:rsidRPr="00347693">
        <w:rPr>
          <w:rFonts w:ascii="Georgia" w:hAnsi="Georgia"/>
          <w:sz w:val="22"/>
          <w:szCs w:val="22"/>
        </w:rPr>
        <w:t xml:space="preserve"> Obrigatório com no mínimo 2 (dois) dias úteis de antecedência da data estipulada para sua realização, por meio de correspondência encaminhada pela Emissora que contenha o “de acordo” do Agente Fiduciário. </w:t>
      </w:r>
    </w:p>
    <w:p w:rsidR="00347693" w:rsidRPr="00347693" w:rsidRDefault="00347693" w:rsidP="00347693">
      <w:pPr>
        <w:suppressAutoHyphens/>
        <w:spacing w:line="320" w:lineRule="atLeast"/>
        <w:rPr>
          <w:rFonts w:ascii="Georgia" w:hAnsi="Georgia"/>
          <w:sz w:val="22"/>
          <w:szCs w:val="22"/>
        </w:rPr>
      </w:pPr>
    </w:p>
    <w:p w:rsidR="00347693" w:rsidRPr="00347693" w:rsidRDefault="00962FC0" w:rsidP="00347693">
      <w:pPr>
        <w:suppressAutoHyphens/>
        <w:spacing w:line="320" w:lineRule="atLeast"/>
        <w:rPr>
          <w:rFonts w:ascii="Georgia" w:hAnsi="Georgia"/>
          <w:sz w:val="22"/>
          <w:szCs w:val="22"/>
        </w:rPr>
      </w:pPr>
      <w:r>
        <w:rPr>
          <w:rFonts w:ascii="Georgia" w:hAnsi="Georgia"/>
          <w:sz w:val="22"/>
          <w:szCs w:val="22"/>
        </w:rPr>
        <w:t>4.13.4</w:t>
      </w:r>
      <w:r w:rsidR="00347693" w:rsidRPr="00347693">
        <w:rPr>
          <w:rFonts w:ascii="Georgia" w:hAnsi="Georgia"/>
          <w:sz w:val="22"/>
          <w:szCs w:val="22"/>
        </w:rPr>
        <w:t xml:space="preserve">. As Debêntures objeto de Resgate Antecipado </w:t>
      </w:r>
      <w:r w:rsidR="008F39CA">
        <w:rPr>
          <w:rFonts w:ascii="Georgia" w:hAnsi="Georgia"/>
          <w:sz w:val="22"/>
          <w:szCs w:val="22"/>
        </w:rPr>
        <w:t xml:space="preserve">Total </w:t>
      </w:r>
      <w:r w:rsidR="00347693" w:rsidRPr="00347693">
        <w:rPr>
          <w:rFonts w:ascii="Georgia" w:hAnsi="Georgia"/>
          <w:sz w:val="22"/>
          <w:szCs w:val="22"/>
        </w:rPr>
        <w:t>Obrigatório deverão ser canceladas pela Emissora, observada a regulamentação em vigor.</w:t>
      </w:r>
    </w:p>
    <w:p w:rsidR="00277AE7" w:rsidRPr="004F7150" w:rsidRDefault="00277AE7" w:rsidP="00AE1BBF">
      <w:pPr>
        <w:widowControl w:val="0"/>
        <w:suppressAutoHyphens/>
        <w:spacing w:line="320" w:lineRule="exact"/>
        <w:rPr>
          <w:rFonts w:ascii="Georgia" w:hAnsi="Georgia" w:cs="Tahoma"/>
          <w:b/>
          <w:sz w:val="22"/>
          <w:szCs w:val="22"/>
        </w:rPr>
      </w:pPr>
    </w:p>
    <w:p w:rsidR="00277AE7" w:rsidRPr="004F7150" w:rsidRDefault="00277AE7" w:rsidP="00AE1BBF">
      <w:pPr>
        <w:widowControl w:val="0"/>
        <w:suppressAutoHyphens/>
        <w:spacing w:line="320" w:lineRule="exact"/>
        <w:rPr>
          <w:rFonts w:ascii="Georgia" w:hAnsi="Georgia" w:cs="Tahoma"/>
          <w:b/>
          <w:sz w:val="22"/>
          <w:szCs w:val="22"/>
        </w:rPr>
      </w:pPr>
      <w:r w:rsidRPr="004F7150">
        <w:rPr>
          <w:rFonts w:ascii="Georgia" w:hAnsi="Georgia" w:cs="Tahoma"/>
          <w:b/>
          <w:sz w:val="22"/>
          <w:szCs w:val="22"/>
        </w:rPr>
        <w:t>4.1</w:t>
      </w:r>
      <w:r w:rsidR="00DC3B09">
        <w:rPr>
          <w:rFonts w:ascii="Georgia" w:hAnsi="Georgia" w:cs="Tahoma"/>
          <w:b/>
          <w:sz w:val="22"/>
          <w:szCs w:val="22"/>
        </w:rPr>
        <w:t>4</w:t>
      </w:r>
      <w:r w:rsidRPr="004F7150">
        <w:rPr>
          <w:rFonts w:ascii="Georgia" w:hAnsi="Georgia" w:cs="Tahoma"/>
          <w:b/>
          <w:sz w:val="22"/>
          <w:szCs w:val="22"/>
        </w:rPr>
        <w:t>. Vencimento Antecipado</w:t>
      </w:r>
    </w:p>
    <w:p w:rsidR="00277AE7" w:rsidRPr="004F7150" w:rsidRDefault="00277AE7" w:rsidP="00AE1BBF">
      <w:pPr>
        <w:widowControl w:val="0"/>
        <w:suppressAutoHyphens/>
        <w:spacing w:line="320" w:lineRule="exact"/>
        <w:rPr>
          <w:rFonts w:ascii="Georgia" w:hAnsi="Georgia" w:cs="Tahoma"/>
          <w:b/>
          <w:sz w:val="22"/>
          <w:szCs w:val="22"/>
        </w:rPr>
      </w:pPr>
    </w:p>
    <w:p w:rsidR="00277AE7" w:rsidRPr="004F7150" w:rsidRDefault="00277AE7" w:rsidP="00AE1BBF">
      <w:pPr>
        <w:widowControl w:val="0"/>
        <w:suppressAutoHyphens/>
        <w:spacing w:line="320" w:lineRule="exact"/>
        <w:rPr>
          <w:rFonts w:ascii="Georgia" w:hAnsi="Georgia" w:cs="Tahoma"/>
          <w:vanish/>
          <w:sz w:val="22"/>
          <w:szCs w:val="22"/>
          <w:specVanish/>
        </w:rPr>
      </w:pPr>
      <w:r w:rsidRPr="004F7150">
        <w:rPr>
          <w:rFonts w:ascii="Georgia" w:hAnsi="Georgia" w:cs="Tahoma"/>
          <w:sz w:val="22"/>
          <w:szCs w:val="22"/>
        </w:rPr>
        <w:t>4.1</w:t>
      </w:r>
      <w:r w:rsidR="00DC3B09">
        <w:rPr>
          <w:rFonts w:ascii="Georgia" w:hAnsi="Georgia" w:cs="Tahoma"/>
          <w:sz w:val="22"/>
          <w:szCs w:val="22"/>
        </w:rPr>
        <w:t>4</w:t>
      </w:r>
      <w:r w:rsidRPr="004F7150">
        <w:rPr>
          <w:rFonts w:ascii="Georgia" w:hAnsi="Georgia" w:cs="Tahoma"/>
          <w:sz w:val="22"/>
          <w:szCs w:val="22"/>
        </w:rPr>
        <w:t>.1. Observado o disposto nos itens 4.1</w:t>
      </w:r>
      <w:r w:rsidR="00DC3B09">
        <w:rPr>
          <w:rFonts w:ascii="Georgia" w:hAnsi="Georgia" w:cs="Tahoma"/>
          <w:sz w:val="22"/>
          <w:szCs w:val="22"/>
        </w:rPr>
        <w:t>4</w:t>
      </w:r>
      <w:r w:rsidRPr="004F7150">
        <w:rPr>
          <w:rFonts w:ascii="Georgia" w:hAnsi="Georgia" w:cs="Tahoma"/>
          <w:sz w:val="22"/>
          <w:szCs w:val="22"/>
        </w:rPr>
        <w:t>.2 a 4.1</w:t>
      </w:r>
      <w:r w:rsidR="00DC3B09">
        <w:rPr>
          <w:rFonts w:ascii="Georgia" w:hAnsi="Georgia" w:cs="Tahoma"/>
          <w:sz w:val="22"/>
          <w:szCs w:val="22"/>
        </w:rPr>
        <w:t>4</w:t>
      </w:r>
      <w:r w:rsidRPr="004F7150">
        <w:rPr>
          <w:rFonts w:ascii="Georgia" w:hAnsi="Georgia" w:cs="Tahoma"/>
          <w:sz w:val="22"/>
          <w:szCs w:val="22"/>
        </w:rPr>
        <w:t xml:space="preserve">.4 abaixo, o Agente Fiduciário </w:t>
      </w:r>
      <w:r w:rsidRPr="001A2582">
        <w:rPr>
          <w:rFonts w:ascii="Georgia" w:hAnsi="Georgia" w:cs="Tahoma"/>
          <w:sz w:val="22"/>
          <w:szCs w:val="22"/>
        </w:rPr>
        <w:t>poderá</w:t>
      </w:r>
      <w:r w:rsidRPr="004F7150">
        <w:rPr>
          <w:rFonts w:ascii="Georgia" w:hAnsi="Georgia" w:cs="Tahoma"/>
          <w:sz w:val="22"/>
          <w:szCs w:val="22"/>
        </w:rPr>
        <w:t xml:space="preserve"> declarar antecipadamente vencidas todas as obrigações constantes desta Escritura de Emissão e exigir o pagamento </w:t>
      </w:r>
      <w:r w:rsidR="006F0305">
        <w:rPr>
          <w:rFonts w:ascii="Georgia" w:hAnsi="Georgia" w:cs="Tahoma"/>
          <w:sz w:val="22"/>
          <w:szCs w:val="22"/>
        </w:rPr>
        <w:t xml:space="preserve">antecipado </w:t>
      </w:r>
      <w:r w:rsidRPr="004F7150">
        <w:rPr>
          <w:rFonts w:ascii="Georgia" w:hAnsi="Georgia" w:cs="Tahoma"/>
          <w:sz w:val="22"/>
          <w:szCs w:val="22"/>
        </w:rPr>
        <w:t xml:space="preserve">pela Emissora do Valor Nominal Unitário das Debêntures em circulação, acrescido da Remuneração, calculada </w:t>
      </w:r>
      <w:r w:rsidRPr="004F7150">
        <w:rPr>
          <w:rFonts w:ascii="Georgia" w:hAnsi="Georgia" w:cs="Tahoma"/>
          <w:i/>
          <w:sz w:val="22"/>
          <w:szCs w:val="22"/>
        </w:rPr>
        <w:t>pro</w:t>
      </w:r>
      <w:r w:rsidRPr="004F7150">
        <w:rPr>
          <w:rFonts w:ascii="Georgia" w:hAnsi="Georgia" w:cs="Tahoma"/>
          <w:sz w:val="22"/>
          <w:szCs w:val="22"/>
        </w:rPr>
        <w:t xml:space="preserve"> </w:t>
      </w:r>
      <w:r w:rsidRPr="004F7150">
        <w:rPr>
          <w:rFonts w:ascii="Georgia" w:hAnsi="Georgia" w:cs="Tahoma"/>
          <w:i/>
          <w:sz w:val="22"/>
          <w:szCs w:val="22"/>
        </w:rPr>
        <w:t>rata</w:t>
      </w:r>
      <w:r w:rsidRPr="004F7150">
        <w:rPr>
          <w:rFonts w:ascii="Georgia" w:hAnsi="Georgia" w:cs="Tahoma"/>
          <w:sz w:val="22"/>
          <w:szCs w:val="22"/>
        </w:rPr>
        <w:t xml:space="preserve"> </w:t>
      </w:r>
      <w:r w:rsidRPr="004F7150">
        <w:rPr>
          <w:rFonts w:ascii="Georgia" w:hAnsi="Georgia" w:cs="Tahoma"/>
          <w:i/>
          <w:sz w:val="22"/>
          <w:szCs w:val="22"/>
        </w:rPr>
        <w:t>temporis</w:t>
      </w:r>
      <w:r w:rsidRPr="004F7150">
        <w:rPr>
          <w:rFonts w:ascii="Georgia" w:hAnsi="Georgia" w:cs="Tahoma"/>
          <w:sz w:val="22"/>
          <w:szCs w:val="22"/>
        </w:rPr>
        <w:t xml:space="preserve">, desde a Data de </w:t>
      </w:r>
      <w:r w:rsidR="00962FC0">
        <w:rPr>
          <w:rFonts w:ascii="Georgia" w:hAnsi="Georgia" w:cs="Tahoma"/>
          <w:sz w:val="22"/>
          <w:szCs w:val="22"/>
        </w:rPr>
        <w:t>Emissão</w:t>
      </w:r>
      <w:r w:rsidRPr="004F7150">
        <w:rPr>
          <w:rFonts w:ascii="Georgia" w:hAnsi="Georgia" w:cs="Tahoma"/>
          <w:sz w:val="22"/>
          <w:szCs w:val="22"/>
        </w:rPr>
        <w:t xml:space="preserve"> até a data do seu efetivo pagamento, na ocorrência das seguintes hipóteses</w:t>
      </w:r>
      <w:r w:rsidR="005C3D8E">
        <w:rPr>
          <w:rFonts w:ascii="Georgia" w:hAnsi="Georgia" w:cs="Tahoma"/>
          <w:sz w:val="22"/>
          <w:szCs w:val="22"/>
        </w:rPr>
        <w:t xml:space="preserve"> (“</w:t>
      </w:r>
      <w:r w:rsidR="005C3D8E" w:rsidRPr="002572B5">
        <w:rPr>
          <w:rFonts w:ascii="Georgia" w:hAnsi="Georgia" w:cs="Tahoma"/>
          <w:sz w:val="22"/>
          <w:szCs w:val="22"/>
          <w:u w:val="single"/>
        </w:rPr>
        <w:t>Vencimento Antecipado</w:t>
      </w:r>
      <w:r w:rsidR="005C3D8E">
        <w:rPr>
          <w:rFonts w:ascii="Georgia" w:hAnsi="Georgia" w:cs="Tahoma"/>
          <w:sz w:val="22"/>
          <w:szCs w:val="22"/>
        </w:rPr>
        <w:t>”)</w:t>
      </w:r>
      <w:r w:rsidRPr="004F7150">
        <w:rPr>
          <w:rFonts w:ascii="Georgia" w:hAnsi="Georgia" w:cs="Tahoma"/>
          <w:sz w:val="22"/>
          <w:szCs w:val="22"/>
        </w:rPr>
        <w:t xml:space="preserve">: </w:t>
      </w:r>
    </w:p>
    <w:p w:rsidR="00277AE7" w:rsidRPr="004F7150" w:rsidRDefault="00747DC2" w:rsidP="00AE1BBF">
      <w:pPr>
        <w:widowControl w:val="0"/>
        <w:suppressAutoHyphens/>
        <w:spacing w:line="320" w:lineRule="exact"/>
        <w:rPr>
          <w:rFonts w:ascii="Georgia" w:hAnsi="Georgia" w:cs="Tahoma"/>
          <w:sz w:val="22"/>
          <w:szCs w:val="22"/>
        </w:rPr>
      </w:pPr>
      <w:r w:rsidRPr="004F7150">
        <w:rPr>
          <w:rFonts w:ascii="Georgia" w:hAnsi="Georgia" w:cs="Tahoma"/>
          <w:sz w:val="22"/>
          <w:szCs w:val="22"/>
        </w:rPr>
        <w:t xml:space="preserve"> </w:t>
      </w:r>
    </w:p>
    <w:p w:rsidR="00694301" w:rsidRPr="004F7150" w:rsidRDefault="00694301" w:rsidP="00AE1BBF">
      <w:pPr>
        <w:widowControl w:val="0"/>
        <w:suppressAutoHyphens/>
        <w:spacing w:line="320" w:lineRule="exact"/>
        <w:rPr>
          <w:rFonts w:ascii="Georgia" w:hAnsi="Georgia" w:cs="Tahoma"/>
          <w:sz w:val="22"/>
          <w:szCs w:val="22"/>
        </w:rPr>
      </w:pPr>
    </w:p>
    <w:p w:rsidR="00277AE7" w:rsidRPr="00AD26FA" w:rsidRDefault="0063243B" w:rsidP="00AE1BBF">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 xml:space="preserve">(a) </w:t>
      </w:r>
      <w:r w:rsidR="00277AE7" w:rsidRPr="005C0002">
        <w:rPr>
          <w:rFonts w:ascii="Georgia" w:hAnsi="Georgia" w:cs="Tahoma"/>
          <w:sz w:val="22"/>
          <w:szCs w:val="22"/>
        </w:rPr>
        <w:t xml:space="preserve">decretação de falência, pedido de falência </w:t>
      </w:r>
      <w:r w:rsidR="003077DB" w:rsidRPr="000C2F2E">
        <w:rPr>
          <w:rFonts w:ascii="Georgia" w:hAnsi="Georgia" w:cs="Tahoma"/>
          <w:sz w:val="22"/>
          <w:szCs w:val="22"/>
        </w:rPr>
        <w:t xml:space="preserve">não elidido no prazo legal </w:t>
      </w:r>
      <w:r w:rsidR="00277AE7" w:rsidRPr="005C0002">
        <w:rPr>
          <w:rFonts w:ascii="Georgia" w:hAnsi="Georgia" w:cs="Tahoma"/>
          <w:sz w:val="22"/>
          <w:szCs w:val="22"/>
        </w:rPr>
        <w:t>ou pedido de autofalência</w:t>
      </w:r>
      <w:r w:rsidR="00303218" w:rsidRPr="005C0002">
        <w:rPr>
          <w:rFonts w:ascii="Georgia" w:hAnsi="Georgia" w:cs="Tahoma"/>
          <w:sz w:val="22"/>
          <w:szCs w:val="22"/>
        </w:rPr>
        <w:t xml:space="preserve"> da Emissora</w:t>
      </w:r>
      <w:r w:rsidR="00376194" w:rsidRPr="005C0002">
        <w:rPr>
          <w:rFonts w:ascii="Georgia" w:hAnsi="Georgia" w:cs="Tahoma"/>
          <w:sz w:val="22"/>
          <w:szCs w:val="22"/>
        </w:rPr>
        <w:t xml:space="preserve"> e/ou</w:t>
      </w:r>
      <w:r w:rsidR="00303218" w:rsidRPr="005C0002">
        <w:rPr>
          <w:rFonts w:ascii="Georgia" w:hAnsi="Georgia" w:cs="Tahoma"/>
          <w:sz w:val="22"/>
          <w:szCs w:val="22"/>
        </w:rPr>
        <w:t xml:space="preserve"> </w:t>
      </w:r>
      <w:r w:rsidR="00BA7D3A" w:rsidRPr="005C0002">
        <w:rPr>
          <w:rFonts w:ascii="Georgia" w:hAnsi="Georgia" w:cs="Tahoma"/>
          <w:sz w:val="22"/>
          <w:szCs w:val="22"/>
        </w:rPr>
        <w:t>de</w:t>
      </w:r>
      <w:r w:rsidR="005C0002" w:rsidRPr="005C0002">
        <w:rPr>
          <w:rFonts w:ascii="Georgia" w:hAnsi="Georgia" w:cs="Tahoma"/>
          <w:sz w:val="22"/>
          <w:szCs w:val="22"/>
        </w:rPr>
        <w:t xml:space="preserve"> </w:t>
      </w:r>
      <w:r w:rsidR="005C0002">
        <w:rPr>
          <w:rFonts w:ascii="Georgia" w:hAnsi="Georgia" w:cs="Tahoma"/>
          <w:sz w:val="22"/>
          <w:szCs w:val="22"/>
        </w:rPr>
        <w:t>Elecnor Transmissã</w:t>
      </w:r>
      <w:r w:rsidR="005C0002" w:rsidRPr="005C0002">
        <w:rPr>
          <w:rFonts w:ascii="Georgia" w:hAnsi="Georgia" w:cs="Tahoma"/>
          <w:sz w:val="22"/>
          <w:szCs w:val="22"/>
        </w:rPr>
        <w:t>o de Energia S.A</w:t>
      </w:r>
      <w:r w:rsidR="005C0002">
        <w:rPr>
          <w:rFonts w:ascii="Georgia" w:hAnsi="Georgia" w:cs="Tahoma"/>
          <w:sz w:val="22"/>
          <w:szCs w:val="22"/>
        </w:rPr>
        <w:t>.</w:t>
      </w:r>
      <w:r w:rsidR="005C0002" w:rsidRPr="005C0002">
        <w:rPr>
          <w:rFonts w:ascii="Georgia" w:hAnsi="Georgia" w:cs="Tahoma"/>
          <w:sz w:val="22"/>
          <w:szCs w:val="22"/>
        </w:rPr>
        <w:t>, Isolux Ene</w:t>
      </w:r>
      <w:r w:rsidR="005C0002">
        <w:rPr>
          <w:rFonts w:ascii="Georgia" w:hAnsi="Georgia" w:cs="Tahoma"/>
          <w:sz w:val="22"/>
          <w:szCs w:val="22"/>
        </w:rPr>
        <w:t>rgia e Parti</w:t>
      </w:r>
      <w:r w:rsidR="000C2F2E">
        <w:rPr>
          <w:rFonts w:ascii="Georgia" w:hAnsi="Georgia" w:cs="Tahoma"/>
          <w:sz w:val="22"/>
          <w:szCs w:val="22"/>
        </w:rPr>
        <w:t>ci</w:t>
      </w:r>
      <w:r w:rsidR="005C0002">
        <w:rPr>
          <w:rFonts w:ascii="Georgia" w:hAnsi="Georgia" w:cs="Tahoma"/>
          <w:sz w:val="22"/>
          <w:szCs w:val="22"/>
        </w:rPr>
        <w:t>paçõ</w:t>
      </w:r>
      <w:r w:rsidR="005C0002" w:rsidRPr="005C0002">
        <w:rPr>
          <w:rFonts w:ascii="Georgia" w:hAnsi="Georgia" w:cs="Tahoma"/>
          <w:sz w:val="22"/>
          <w:szCs w:val="22"/>
        </w:rPr>
        <w:t xml:space="preserve">es S.A. </w:t>
      </w:r>
      <w:r w:rsidR="005C0002">
        <w:rPr>
          <w:rFonts w:ascii="Georgia" w:hAnsi="Georgia" w:cs="Tahoma"/>
          <w:sz w:val="22"/>
          <w:szCs w:val="22"/>
        </w:rPr>
        <w:t>ou Lintran do Brasil Participaçõ</w:t>
      </w:r>
      <w:r w:rsidR="005C0002" w:rsidRPr="005C0002">
        <w:rPr>
          <w:rFonts w:ascii="Georgia" w:hAnsi="Georgia" w:cs="Tahoma"/>
          <w:sz w:val="22"/>
          <w:szCs w:val="22"/>
        </w:rPr>
        <w:t>es S.A. (em conjunto, “</w:t>
      </w:r>
      <w:r w:rsidR="005C0002" w:rsidRPr="005C0002">
        <w:rPr>
          <w:rFonts w:ascii="Georgia" w:hAnsi="Georgia" w:cs="Tahoma"/>
          <w:sz w:val="22"/>
          <w:szCs w:val="22"/>
          <w:u w:val="single"/>
        </w:rPr>
        <w:t>Patrocinadores</w:t>
      </w:r>
      <w:r w:rsidR="005C0002" w:rsidRPr="005C0002">
        <w:rPr>
          <w:rFonts w:ascii="Georgia" w:hAnsi="Georgia" w:cs="Tahoma"/>
          <w:sz w:val="22"/>
          <w:szCs w:val="22"/>
        </w:rPr>
        <w:t>”)</w:t>
      </w:r>
      <w:r w:rsidR="00D66448">
        <w:rPr>
          <w:rFonts w:ascii="Georgia" w:hAnsi="Georgia" w:cs="Tahoma"/>
          <w:sz w:val="22"/>
          <w:szCs w:val="22"/>
        </w:rPr>
        <w:t xml:space="preserve"> e/ou d</w:t>
      </w:r>
      <w:r w:rsidR="000C2F2E">
        <w:rPr>
          <w:rFonts w:ascii="Georgia" w:hAnsi="Georgia" w:cs="Tahoma"/>
          <w:sz w:val="22"/>
          <w:szCs w:val="22"/>
        </w:rPr>
        <w:t>o</w:t>
      </w:r>
      <w:r w:rsidR="00D66448">
        <w:rPr>
          <w:rFonts w:ascii="Georgia" w:hAnsi="Georgia" w:cs="Tahoma"/>
          <w:sz w:val="22"/>
          <w:szCs w:val="22"/>
        </w:rPr>
        <w:t>s Garantidor</w:t>
      </w:r>
      <w:r w:rsidR="000C2F2E">
        <w:rPr>
          <w:rFonts w:ascii="Georgia" w:hAnsi="Georgia" w:cs="Tahoma"/>
          <w:sz w:val="22"/>
          <w:szCs w:val="22"/>
        </w:rPr>
        <w:t>e</w:t>
      </w:r>
      <w:r w:rsidR="00D66448">
        <w:rPr>
          <w:rFonts w:ascii="Georgia" w:hAnsi="Georgia" w:cs="Tahoma"/>
          <w:sz w:val="22"/>
          <w:szCs w:val="22"/>
        </w:rPr>
        <w:t>s</w:t>
      </w:r>
      <w:r w:rsidR="00B53480" w:rsidRPr="000C2F2E">
        <w:rPr>
          <w:rFonts w:ascii="Georgia" w:hAnsi="Georgia" w:cs="Tahoma"/>
          <w:sz w:val="22"/>
          <w:szCs w:val="22"/>
        </w:rPr>
        <w:t>,</w:t>
      </w:r>
      <w:r w:rsidR="00B53480">
        <w:rPr>
          <w:rFonts w:ascii="Georgia" w:hAnsi="Georgia" w:cs="Tahoma"/>
          <w:sz w:val="22"/>
          <w:szCs w:val="22"/>
        </w:rPr>
        <w:t xml:space="preserve"> </w:t>
      </w:r>
      <w:r>
        <w:rPr>
          <w:rFonts w:ascii="Georgia" w:hAnsi="Georgia" w:cs="Tahoma"/>
          <w:sz w:val="22"/>
          <w:szCs w:val="22"/>
        </w:rPr>
        <w:t xml:space="preserve">ou (b) </w:t>
      </w:r>
      <w:r w:rsidR="00B53480">
        <w:rPr>
          <w:rFonts w:ascii="Georgia" w:hAnsi="Georgia" w:cs="Tahoma"/>
          <w:sz w:val="22"/>
          <w:szCs w:val="22"/>
        </w:rPr>
        <w:t>pedido</w:t>
      </w:r>
      <w:r w:rsidR="00277AE7" w:rsidRPr="00AD26FA">
        <w:rPr>
          <w:rFonts w:ascii="Georgia" w:hAnsi="Georgia" w:cs="Tahoma"/>
          <w:sz w:val="22"/>
          <w:szCs w:val="22"/>
        </w:rPr>
        <w:t xml:space="preserve"> </w:t>
      </w:r>
      <w:bookmarkStart w:id="19" w:name="_Ref245125932"/>
      <w:r w:rsidR="00277AE7" w:rsidRPr="00AD26FA">
        <w:rPr>
          <w:rFonts w:ascii="Georgia" w:hAnsi="Georgia" w:cs="Tahoma"/>
          <w:sz w:val="22"/>
          <w:szCs w:val="22"/>
        </w:rPr>
        <w:t>de recuperação extrajudicial ou judicial</w:t>
      </w:r>
      <w:r w:rsidR="00962FC0">
        <w:rPr>
          <w:rFonts w:ascii="Georgia" w:hAnsi="Georgia" w:cs="Tahoma"/>
          <w:sz w:val="22"/>
          <w:szCs w:val="22"/>
        </w:rPr>
        <w:t xml:space="preserve"> da Emissor</w:t>
      </w:r>
      <w:r w:rsidR="00962FC0" w:rsidRPr="000C2F2E">
        <w:rPr>
          <w:rFonts w:ascii="Georgia" w:hAnsi="Georgia" w:cs="Tahoma"/>
          <w:sz w:val="22"/>
          <w:szCs w:val="22"/>
        </w:rPr>
        <w:t xml:space="preserve">a e/ou </w:t>
      </w:r>
      <w:bookmarkEnd w:id="19"/>
      <w:r w:rsidR="005C0002" w:rsidRPr="000C2F2E">
        <w:rPr>
          <w:rFonts w:ascii="Georgia" w:hAnsi="Georgia" w:cs="Tahoma"/>
          <w:sz w:val="22"/>
          <w:szCs w:val="22"/>
        </w:rPr>
        <w:t xml:space="preserve">dos </w:t>
      </w:r>
      <w:r w:rsidR="008C41AC" w:rsidRPr="000C2F2E">
        <w:rPr>
          <w:rFonts w:ascii="Georgia" w:hAnsi="Georgia" w:cs="Tahoma"/>
          <w:sz w:val="22"/>
          <w:szCs w:val="22"/>
        </w:rPr>
        <w:t>Patrocinadores</w:t>
      </w:r>
      <w:r w:rsidR="00D66448" w:rsidRPr="000C2F2E">
        <w:rPr>
          <w:rFonts w:ascii="Georgia" w:hAnsi="Georgia" w:cs="Tahoma"/>
          <w:sz w:val="22"/>
          <w:szCs w:val="22"/>
        </w:rPr>
        <w:t xml:space="preserve"> e/ou d</w:t>
      </w:r>
      <w:r w:rsidR="000C2F2E" w:rsidRPr="000C2F2E">
        <w:rPr>
          <w:rFonts w:ascii="Georgia" w:hAnsi="Georgia" w:cs="Tahoma"/>
          <w:sz w:val="22"/>
          <w:szCs w:val="22"/>
        </w:rPr>
        <w:t>o</w:t>
      </w:r>
      <w:r w:rsidR="00D66448" w:rsidRPr="000C2F2E">
        <w:rPr>
          <w:rFonts w:ascii="Georgia" w:hAnsi="Georgia" w:cs="Tahoma"/>
          <w:sz w:val="22"/>
          <w:szCs w:val="22"/>
        </w:rPr>
        <w:t>s Garantidor</w:t>
      </w:r>
      <w:r w:rsidR="000C2F2E" w:rsidRPr="000C2F2E">
        <w:rPr>
          <w:rFonts w:ascii="Georgia" w:hAnsi="Georgia" w:cs="Tahoma"/>
          <w:sz w:val="22"/>
          <w:szCs w:val="22"/>
        </w:rPr>
        <w:t>e</w:t>
      </w:r>
      <w:r w:rsidR="00D66448" w:rsidRPr="000C2F2E">
        <w:rPr>
          <w:rFonts w:ascii="Georgia" w:hAnsi="Georgia" w:cs="Tahoma"/>
          <w:sz w:val="22"/>
          <w:szCs w:val="22"/>
        </w:rPr>
        <w:t>s</w:t>
      </w:r>
      <w:r w:rsidR="000C2F2E" w:rsidRPr="000C2F2E">
        <w:rPr>
          <w:rFonts w:ascii="Georgia" w:hAnsi="Georgia" w:cs="Tahoma"/>
          <w:sz w:val="22"/>
          <w:szCs w:val="22"/>
        </w:rPr>
        <w:t>,</w:t>
      </w:r>
      <w:r w:rsidR="005C0002" w:rsidRPr="000C2F2E">
        <w:rPr>
          <w:rFonts w:ascii="Georgia" w:hAnsi="Georgia" w:cs="Tahoma"/>
          <w:sz w:val="22"/>
          <w:szCs w:val="22"/>
        </w:rPr>
        <w:t xml:space="preserve"> </w:t>
      </w:r>
      <w:r w:rsidR="00D66448" w:rsidRPr="000C2F2E">
        <w:rPr>
          <w:rFonts w:ascii="Georgia" w:hAnsi="Georgia" w:cs="Tahoma"/>
          <w:sz w:val="22"/>
          <w:szCs w:val="22"/>
        </w:rPr>
        <w:t xml:space="preserve">não elidido no prazo legal </w:t>
      </w:r>
      <w:r w:rsidR="00BA7D3A" w:rsidRPr="000C2F2E">
        <w:rPr>
          <w:rFonts w:ascii="Georgia" w:hAnsi="Georgia" w:cs="Tahoma"/>
          <w:sz w:val="22"/>
          <w:szCs w:val="22"/>
        </w:rPr>
        <w:t xml:space="preserve">ou </w:t>
      </w:r>
      <w:r w:rsidRPr="000C2F2E">
        <w:rPr>
          <w:rFonts w:ascii="Georgia" w:hAnsi="Georgia" w:cs="Tahoma"/>
          <w:sz w:val="22"/>
          <w:szCs w:val="22"/>
        </w:rPr>
        <w:t>(</w:t>
      </w:r>
      <w:r>
        <w:rPr>
          <w:rFonts w:ascii="Georgia" w:hAnsi="Georgia" w:cs="Tahoma"/>
          <w:sz w:val="22"/>
          <w:szCs w:val="22"/>
        </w:rPr>
        <w:t xml:space="preserve">c) </w:t>
      </w:r>
      <w:r w:rsidR="00BA7D3A">
        <w:rPr>
          <w:rFonts w:ascii="Georgia" w:hAnsi="Georgia" w:cs="Tahoma"/>
          <w:sz w:val="22"/>
          <w:szCs w:val="22"/>
        </w:rPr>
        <w:t xml:space="preserve">qualquer outro evento indicador de </w:t>
      </w:r>
      <w:r w:rsidR="00BA7D3A" w:rsidRPr="000C2F2E">
        <w:rPr>
          <w:rFonts w:ascii="Georgia" w:hAnsi="Georgia" w:cs="Tahoma"/>
          <w:sz w:val="22"/>
          <w:szCs w:val="22"/>
        </w:rPr>
        <w:t xml:space="preserve">mudança do estado </w:t>
      </w:r>
      <w:r w:rsidR="00BA7D3A" w:rsidRPr="000C2F2E">
        <w:rPr>
          <w:rFonts w:ascii="Georgia" w:hAnsi="Georgia" w:cs="Tahoma"/>
          <w:sz w:val="22"/>
          <w:szCs w:val="22"/>
        </w:rPr>
        <w:lastRenderedPageBreak/>
        <w:t xml:space="preserve">econômico-financeiro da Emissora e/ou </w:t>
      </w:r>
      <w:r w:rsidR="005C0002" w:rsidRPr="000C2F2E">
        <w:rPr>
          <w:rFonts w:ascii="Georgia" w:hAnsi="Georgia" w:cs="Tahoma"/>
          <w:sz w:val="22"/>
          <w:szCs w:val="22"/>
        </w:rPr>
        <w:t xml:space="preserve">dos </w:t>
      </w:r>
      <w:r w:rsidR="008C41AC" w:rsidRPr="000C2F2E">
        <w:rPr>
          <w:rFonts w:ascii="Georgia" w:hAnsi="Georgia" w:cs="Tahoma"/>
          <w:sz w:val="22"/>
          <w:szCs w:val="22"/>
        </w:rPr>
        <w:t>Patrocinadores</w:t>
      </w:r>
      <w:r w:rsidR="00D66448" w:rsidRPr="000C2F2E">
        <w:rPr>
          <w:rFonts w:ascii="Georgia" w:hAnsi="Georgia" w:cs="Tahoma"/>
          <w:sz w:val="22"/>
          <w:szCs w:val="22"/>
        </w:rPr>
        <w:t xml:space="preserve"> e/ou d</w:t>
      </w:r>
      <w:r w:rsidR="000C2F2E" w:rsidRPr="000C2F2E">
        <w:rPr>
          <w:rFonts w:ascii="Georgia" w:hAnsi="Georgia" w:cs="Tahoma"/>
          <w:sz w:val="22"/>
          <w:szCs w:val="22"/>
        </w:rPr>
        <w:t>o</w:t>
      </w:r>
      <w:r w:rsidR="00D66448" w:rsidRPr="000C2F2E">
        <w:rPr>
          <w:rFonts w:ascii="Georgia" w:hAnsi="Georgia" w:cs="Tahoma"/>
          <w:sz w:val="22"/>
          <w:szCs w:val="22"/>
        </w:rPr>
        <w:t>s Garantidor</w:t>
      </w:r>
      <w:r w:rsidR="000C2F2E" w:rsidRPr="000C2F2E">
        <w:rPr>
          <w:rFonts w:ascii="Georgia" w:hAnsi="Georgia" w:cs="Tahoma"/>
          <w:sz w:val="22"/>
          <w:szCs w:val="22"/>
        </w:rPr>
        <w:t>e</w:t>
      </w:r>
      <w:r w:rsidR="00D66448" w:rsidRPr="000C2F2E">
        <w:rPr>
          <w:rFonts w:ascii="Georgia" w:hAnsi="Georgia" w:cs="Tahoma"/>
          <w:sz w:val="22"/>
          <w:szCs w:val="22"/>
        </w:rPr>
        <w:t>s</w:t>
      </w:r>
      <w:r w:rsidR="00D66448">
        <w:rPr>
          <w:rFonts w:ascii="Georgia" w:hAnsi="Georgia" w:cs="Tahoma"/>
          <w:sz w:val="22"/>
          <w:szCs w:val="22"/>
        </w:rPr>
        <w:t xml:space="preserve"> que afete a capacidade de qualquer uma delas de cumprir com suas obrigações decorrentes desta Escritura </w:t>
      </w:r>
      <w:r w:rsidR="000C2F2E">
        <w:rPr>
          <w:rFonts w:ascii="Georgia" w:hAnsi="Georgia" w:cs="Tahoma"/>
          <w:sz w:val="22"/>
          <w:szCs w:val="22"/>
        </w:rPr>
        <w:t xml:space="preserve">de Emissão </w:t>
      </w:r>
      <w:r w:rsidR="00D66448">
        <w:rPr>
          <w:rFonts w:ascii="Georgia" w:hAnsi="Georgia" w:cs="Tahoma"/>
          <w:sz w:val="22"/>
          <w:szCs w:val="22"/>
        </w:rPr>
        <w:t>e/ou da Garantia</w:t>
      </w:r>
      <w:r w:rsidR="00277AE7" w:rsidRPr="00AD26FA">
        <w:rPr>
          <w:rFonts w:ascii="Georgia" w:hAnsi="Georgia" w:cs="Tahoma"/>
          <w:sz w:val="22"/>
          <w:szCs w:val="22"/>
        </w:rPr>
        <w:t>;</w:t>
      </w:r>
    </w:p>
    <w:p w:rsidR="00277AE7" w:rsidRPr="00AD26FA" w:rsidRDefault="00277AE7" w:rsidP="00AE1BBF">
      <w:pPr>
        <w:widowControl w:val="0"/>
        <w:suppressAutoHyphens/>
        <w:spacing w:line="320" w:lineRule="exact"/>
        <w:ind w:left="360"/>
        <w:rPr>
          <w:rFonts w:ascii="Georgia" w:hAnsi="Georgia" w:cs="Tahoma"/>
          <w:sz w:val="22"/>
          <w:szCs w:val="22"/>
        </w:rPr>
      </w:pPr>
    </w:p>
    <w:p w:rsidR="00277AE7" w:rsidRDefault="00277AE7" w:rsidP="00AE1BBF">
      <w:pPr>
        <w:widowControl w:val="0"/>
        <w:numPr>
          <w:ilvl w:val="0"/>
          <w:numId w:val="26"/>
        </w:numPr>
        <w:suppressAutoHyphens/>
        <w:spacing w:line="320" w:lineRule="exact"/>
        <w:rPr>
          <w:rFonts w:ascii="Georgia" w:hAnsi="Georgia" w:cs="Tahoma"/>
          <w:sz w:val="22"/>
          <w:szCs w:val="22"/>
        </w:rPr>
      </w:pPr>
      <w:r w:rsidRPr="00AD26FA">
        <w:rPr>
          <w:rFonts w:ascii="Georgia" w:hAnsi="Georgia" w:cs="Tahoma"/>
          <w:sz w:val="22"/>
          <w:szCs w:val="22"/>
        </w:rPr>
        <w:t>extinção, liquidação ou dissolução da Emissora</w:t>
      </w:r>
      <w:r w:rsidR="00303218" w:rsidRPr="00AD26FA">
        <w:rPr>
          <w:rFonts w:ascii="Georgia" w:hAnsi="Georgia" w:cs="Tahoma"/>
          <w:sz w:val="22"/>
          <w:szCs w:val="22"/>
        </w:rPr>
        <w:t xml:space="preserve"> </w:t>
      </w:r>
      <w:r w:rsidR="00BA7D3A">
        <w:rPr>
          <w:rFonts w:ascii="Georgia" w:hAnsi="Georgia" w:cs="Tahoma"/>
          <w:sz w:val="22"/>
          <w:szCs w:val="22"/>
        </w:rPr>
        <w:t xml:space="preserve">e/ou </w:t>
      </w:r>
      <w:r w:rsidR="005C0002">
        <w:rPr>
          <w:rFonts w:ascii="Georgia" w:hAnsi="Georgia" w:cs="Tahoma"/>
          <w:sz w:val="22"/>
          <w:szCs w:val="22"/>
        </w:rPr>
        <w:t xml:space="preserve">dos </w:t>
      </w:r>
      <w:r w:rsidR="00682B49" w:rsidRPr="00682B49">
        <w:rPr>
          <w:rFonts w:ascii="Georgia" w:hAnsi="Georgia" w:cs="Tahoma"/>
          <w:sz w:val="22"/>
          <w:szCs w:val="22"/>
        </w:rPr>
        <w:t>Patrocinadores</w:t>
      </w:r>
      <w:r w:rsidR="00D66448" w:rsidRPr="008C4B50">
        <w:rPr>
          <w:rFonts w:ascii="Georgia" w:hAnsi="Georgia" w:cs="Tahoma"/>
          <w:sz w:val="22"/>
          <w:szCs w:val="22"/>
        </w:rPr>
        <w:t xml:space="preserve"> e/ou</w:t>
      </w:r>
      <w:r w:rsidR="000C2F2E">
        <w:rPr>
          <w:rFonts w:ascii="Georgia" w:hAnsi="Georgia" w:cs="Tahoma"/>
          <w:sz w:val="22"/>
          <w:szCs w:val="22"/>
        </w:rPr>
        <w:t xml:space="preserve"> do</w:t>
      </w:r>
      <w:r w:rsidR="00D66448">
        <w:rPr>
          <w:rFonts w:ascii="Georgia" w:hAnsi="Georgia" w:cs="Tahoma"/>
          <w:sz w:val="22"/>
          <w:szCs w:val="22"/>
        </w:rPr>
        <w:t>s Garantidor</w:t>
      </w:r>
      <w:r w:rsidR="000C2F2E">
        <w:rPr>
          <w:rFonts w:ascii="Georgia" w:hAnsi="Georgia" w:cs="Tahoma"/>
          <w:sz w:val="22"/>
          <w:szCs w:val="22"/>
        </w:rPr>
        <w:t>e</w:t>
      </w:r>
      <w:r w:rsidR="00D66448">
        <w:rPr>
          <w:rFonts w:ascii="Georgia" w:hAnsi="Georgia" w:cs="Tahoma"/>
          <w:sz w:val="22"/>
          <w:szCs w:val="22"/>
        </w:rPr>
        <w:t>s</w:t>
      </w:r>
      <w:r w:rsidRPr="00AD26FA">
        <w:rPr>
          <w:rFonts w:ascii="Georgia" w:hAnsi="Georgia" w:cs="Tahoma"/>
          <w:sz w:val="22"/>
          <w:szCs w:val="22"/>
        </w:rPr>
        <w:t xml:space="preserve">; </w:t>
      </w:r>
    </w:p>
    <w:p w:rsidR="004230A7" w:rsidRPr="00AD26FA" w:rsidRDefault="004230A7" w:rsidP="004230A7">
      <w:pPr>
        <w:widowControl w:val="0"/>
        <w:suppressAutoHyphens/>
        <w:spacing w:line="320" w:lineRule="exact"/>
        <w:ind w:left="1080"/>
        <w:rPr>
          <w:rFonts w:ascii="Georgia" w:hAnsi="Georgia" w:cs="Tahoma"/>
          <w:sz w:val="22"/>
          <w:szCs w:val="22"/>
        </w:rPr>
      </w:pPr>
    </w:p>
    <w:p w:rsidR="00235EFB" w:rsidRPr="001C6EA9" w:rsidRDefault="00CF70CF" w:rsidP="00AE1BBF">
      <w:pPr>
        <w:widowControl w:val="0"/>
        <w:numPr>
          <w:ilvl w:val="0"/>
          <w:numId w:val="26"/>
        </w:numPr>
        <w:suppressAutoHyphens/>
        <w:spacing w:line="320" w:lineRule="exact"/>
        <w:rPr>
          <w:rFonts w:ascii="Georgia" w:hAnsi="Georgia" w:cs="Tahoma"/>
          <w:sz w:val="22"/>
          <w:szCs w:val="22"/>
        </w:rPr>
      </w:pPr>
      <w:r w:rsidRPr="00AD26FA">
        <w:rPr>
          <w:rFonts w:ascii="Georgia" w:hAnsi="Georgia" w:cs="Tahoma"/>
          <w:sz w:val="22"/>
          <w:szCs w:val="22"/>
        </w:rPr>
        <w:t>não pagamento</w:t>
      </w:r>
      <w:r w:rsidR="002C41A2" w:rsidRPr="00AD26FA">
        <w:rPr>
          <w:rFonts w:ascii="Georgia" w:hAnsi="Georgia" w:cs="Tahoma"/>
          <w:sz w:val="22"/>
          <w:szCs w:val="22"/>
        </w:rPr>
        <w:t xml:space="preserve">, nas datas de </w:t>
      </w:r>
      <w:r w:rsidR="002C41A2" w:rsidRPr="001C6EA9">
        <w:rPr>
          <w:rFonts w:ascii="Georgia" w:hAnsi="Georgia" w:cs="Tahoma"/>
          <w:sz w:val="22"/>
          <w:szCs w:val="22"/>
        </w:rPr>
        <w:t>vencimento respectivas,</w:t>
      </w:r>
      <w:r w:rsidRPr="001C6EA9">
        <w:rPr>
          <w:rFonts w:ascii="Georgia" w:hAnsi="Georgia" w:cs="Tahoma"/>
          <w:sz w:val="22"/>
          <w:szCs w:val="22"/>
        </w:rPr>
        <w:t xml:space="preserve"> de qualquer obrigação pecuniária prevista nesta Escritura</w:t>
      </w:r>
      <w:r w:rsidR="00AB136D" w:rsidRPr="001C6EA9">
        <w:rPr>
          <w:rFonts w:ascii="Georgia" w:hAnsi="Georgia" w:cs="Tahoma"/>
          <w:sz w:val="22"/>
          <w:szCs w:val="22"/>
        </w:rPr>
        <w:t xml:space="preserve"> de Emissão</w:t>
      </w:r>
      <w:r w:rsidR="00C75004" w:rsidRPr="001C6EA9">
        <w:rPr>
          <w:rFonts w:ascii="Georgia" w:hAnsi="Georgia" w:cs="Tahoma"/>
          <w:sz w:val="22"/>
          <w:szCs w:val="22"/>
        </w:rPr>
        <w:t>, não sanada no prazo de até</w:t>
      </w:r>
      <w:r w:rsidR="008C4B50" w:rsidRPr="001C6EA9">
        <w:rPr>
          <w:rFonts w:ascii="Georgia" w:hAnsi="Georgia" w:cs="Tahoma"/>
          <w:sz w:val="22"/>
          <w:szCs w:val="22"/>
        </w:rPr>
        <w:t xml:space="preserve"> </w:t>
      </w:r>
      <w:r w:rsidR="004C4A92" w:rsidRPr="004C4A92">
        <w:rPr>
          <w:rFonts w:ascii="Georgia" w:hAnsi="Georgia" w:cs="Tahoma"/>
          <w:sz w:val="22"/>
          <w:szCs w:val="22"/>
        </w:rPr>
        <w:t>2 (dois) dias úteis</w:t>
      </w:r>
      <w:r w:rsidR="00C75004" w:rsidRPr="001C6EA9">
        <w:rPr>
          <w:rFonts w:ascii="Georgia" w:hAnsi="Georgia" w:cs="Tahoma"/>
          <w:sz w:val="22"/>
          <w:szCs w:val="22"/>
        </w:rPr>
        <w:t xml:space="preserve"> contados da data do respectivo vencimento</w:t>
      </w:r>
      <w:r w:rsidR="00126417" w:rsidRPr="001C6EA9">
        <w:rPr>
          <w:rFonts w:ascii="Georgia" w:hAnsi="Georgia" w:cs="Tahoma"/>
          <w:sz w:val="22"/>
          <w:szCs w:val="22"/>
        </w:rPr>
        <w:t>,</w:t>
      </w:r>
      <w:r w:rsidR="00A50AFD" w:rsidRPr="001C6EA9">
        <w:rPr>
          <w:rFonts w:ascii="Georgia" w:hAnsi="Georgia" w:cs="Tahoma"/>
          <w:sz w:val="22"/>
          <w:szCs w:val="22"/>
        </w:rPr>
        <w:t xml:space="preserve"> independente de aviso extrajudicial ou interpelação judicial</w:t>
      </w:r>
      <w:r w:rsidR="00277AE7" w:rsidRPr="001C6EA9">
        <w:rPr>
          <w:rFonts w:ascii="Georgia" w:hAnsi="Georgia" w:cs="Tahoma"/>
          <w:sz w:val="22"/>
          <w:szCs w:val="22"/>
        </w:rPr>
        <w:t>;</w:t>
      </w:r>
    </w:p>
    <w:p w:rsidR="00277AE7" w:rsidRPr="004F7150" w:rsidRDefault="00277AE7" w:rsidP="00AE1BBF">
      <w:pPr>
        <w:widowControl w:val="0"/>
        <w:suppressAutoHyphens/>
        <w:spacing w:line="320" w:lineRule="exact"/>
        <w:rPr>
          <w:rFonts w:ascii="Georgia" w:hAnsi="Georgia" w:cs="Tahoma"/>
          <w:sz w:val="22"/>
          <w:szCs w:val="22"/>
        </w:rPr>
      </w:pPr>
    </w:p>
    <w:p w:rsidR="00277AE7" w:rsidRDefault="00277AE7" w:rsidP="00AE1BBF">
      <w:pPr>
        <w:widowControl w:val="0"/>
        <w:numPr>
          <w:ilvl w:val="0"/>
          <w:numId w:val="26"/>
        </w:numPr>
        <w:suppressAutoHyphens/>
        <w:spacing w:line="320" w:lineRule="exact"/>
        <w:rPr>
          <w:rFonts w:ascii="Georgia" w:hAnsi="Georgia" w:cs="Tahoma"/>
          <w:sz w:val="22"/>
          <w:szCs w:val="22"/>
        </w:rPr>
      </w:pPr>
      <w:r w:rsidRPr="001A2582">
        <w:rPr>
          <w:rFonts w:ascii="Georgia" w:hAnsi="Georgia" w:cs="Tahoma"/>
          <w:sz w:val="22"/>
          <w:szCs w:val="22"/>
        </w:rPr>
        <w:t>falta de cumprimento pela Emissora</w:t>
      </w:r>
      <w:r w:rsidR="005C0002" w:rsidRPr="00C75004">
        <w:rPr>
          <w:rFonts w:ascii="Georgia" w:hAnsi="Georgia" w:cs="Tahoma"/>
          <w:sz w:val="22"/>
          <w:szCs w:val="22"/>
        </w:rPr>
        <w:t xml:space="preserve"> </w:t>
      </w:r>
      <w:r w:rsidRPr="00C75004">
        <w:rPr>
          <w:rFonts w:ascii="Georgia" w:hAnsi="Georgia" w:cs="Tahoma"/>
          <w:sz w:val="22"/>
          <w:szCs w:val="22"/>
        </w:rPr>
        <w:t>de</w:t>
      </w:r>
      <w:r w:rsidRPr="001A2582">
        <w:rPr>
          <w:rFonts w:ascii="Georgia" w:hAnsi="Georgia" w:cs="Tahoma"/>
          <w:sz w:val="22"/>
          <w:szCs w:val="22"/>
        </w:rPr>
        <w:t xml:space="preserve"> toda e qualquer obrigação não pecuniária decorrente desta Emissão, não sanado no </w:t>
      </w:r>
      <w:r w:rsidRPr="008C4B50">
        <w:rPr>
          <w:rFonts w:ascii="Georgia" w:hAnsi="Georgia" w:cs="Tahoma"/>
          <w:sz w:val="22"/>
          <w:szCs w:val="22"/>
        </w:rPr>
        <w:t xml:space="preserve">prazo de </w:t>
      </w:r>
      <w:r w:rsidR="00682B49" w:rsidRPr="00682B49">
        <w:rPr>
          <w:rFonts w:ascii="Georgia" w:hAnsi="Georgia"/>
          <w:sz w:val="22"/>
        </w:rPr>
        <w:t>15 (quinze) dias</w:t>
      </w:r>
      <w:r w:rsidRPr="008C4B50">
        <w:rPr>
          <w:rFonts w:ascii="Georgia" w:hAnsi="Georgia" w:cs="Tahoma"/>
          <w:sz w:val="22"/>
          <w:szCs w:val="22"/>
        </w:rPr>
        <w:t xml:space="preserve"> contados d</w:t>
      </w:r>
      <w:r w:rsidR="009E7859" w:rsidRPr="008C4B50">
        <w:rPr>
          <w:rFonts w:ascii="Georgia" w:hAnsi="Georgia" w:cs="Tahoma"/>
          <w:sz w:val="22"/>
          <w:szCs w:val="22"/>
        </w:rPr>
        <w:t>a data do respectivo inadimplemento</w:t>
      </w:r>
      <w:r w:rsidR="00682B49">
        <w:rPr>
          <w:rFonts w:ascii="Georgia" w:hAnsi="Georgia" w:cs="Tahoma"/>
          <w:sz w:val="22"/>
          <w:szCs w:val="22"/>
        </w:rPr>
        <w:t>, exceto quando não houver prazo diverso expressamente definido</w:t>
      </w:r>
      <w:r w:rsidR="005B012A" w:rsidRPr="00AD26FA">
        <w:rPr>
          <w:rFonts w:ascii="Georgia" w:hAnsi="Georgia" w:cs="Tahoma"/>
          <w:sz w:val="22"/>
          <w:szCs w:val="22"/>
        </w:rPr>
        <w:t xml:space="preserve"> na presente</w:t>
      </w:r>
      <w:r w:rsidR="00FF53D5" w:rsidRPr="00AD26FA">
        <w:rPr>
          <w:rFonts w:ascii="Georgia" w:hAnsi="Georgia" w:cs="Tahoma"/>
          <w:sz w:val="22"/>
          <w:szCs w:val="22"/>
        </w:rPr>
        <w:t xml:space="preserve"> Escritura de Emissão</w:t>
      </w:r>
      <w:r w:rsidRPr="00AD26FA">
        <w:rPr>
          <w:rFonts w:ascii="Georgia" w:hAnsi="Georgia" w:cs="Tahoma"/>
          <w:sz w:val="22"/>
          <w:szCs w:val="22"/>
        </w:rPr>
        <w:t>;</w:t>
      </w:r>
    </w:p>
    <w:p w:rsidR="001B4DE2" w:rsidRDefault="001B4DE2">
      <w:pPr>
        <w:widowControl w:val="0"/>
        <w:suppressAutoHyphens/>
        <w:spacing w:line="320" w:lineRule="exact"/>
        <w:ind w:left="1080"/>
        <w:rPr>
          <w:rFonts w:ascii="Georgia" w:hAnsi="Georgia" w:cs="Tahoma"/>
          <w:sz w:val="22"/>
          <w:szCs w:val="22"/>
        </w:rPr>
      </w:pPr>
    </w:p>
    <w:p w:rsidR="00277AE7" w:rsidRDefault="00277AE7" w:rsidP="00AE1BBF">
      <w:pPr>
        <w:widowControl w:val="0"/>
        <w:numPr>
          <w:ilvl w:val="0"/>
          <w:numId w:val="26"/>
        </w:numPr>
        <w:suppressAutoHyphens/>
        <w:spacing w:line="320" w:lineRule="exact"/>
        <w:rPr>
          <w:rFonts w:ascii="Georgia" w:hAnsi="Georgia" w:cs="Tahoma"/>
          <w:sz w:val="22"/>
          <w:szCs w:val="22"/>
        </w:rPr>
      </w:pPr>
      <w:r w:rsidRPr="0071324F">
        <w:rPr>
          <w:rFonts w:ascii="Georgia" w:hAnsi="Georgia" w:cs="Tahoma"/>
          <w:sz w:val="22"/>
          <w:szCs w:val="22"/>
        </w:rPr>
        <w:t>protestos legítimos de títulos contra a Emissora</w:t>
      </w:r>
      <w:r w:rsidR="009E7859" w:rsidRPr="0071324F">
        <w:rPr>
          <w:rFonts w:ascii="Georgia" w:hAnsi="Georgia" w:cs="Tahoma"/>
          <w:sz w:val="22"/>
          <w:szCs w:val="22"/>
        </w:rPr>
        <w:t xml:space="preserve"> </w:t>
      </w:r>
      <w:r w:rsidR="0071324F">
        <w:rPr>
          <w:rFonts w:ascii="Georgia" w:hAnsi="Georgia" w:cs="Tahoma"/>
          <w:sz w:val="22"/>
          <w:szCs w:val="22"/>
        </w:rPr>
        <w:t>e/</w:t>
      </w:r>
      <w:r w:rsidR="009E7859" w:rsidRPr="0071324F">
        <w:rPr>
          <w:rFonts w:ascii="Georgia" w:hAnsi="Georgia" w:cs="Tahoma"/>
          <w:sz w:val="22"/>
          <w:szCs w:val="22"/>
        </w:rPr>
        <w:t xml:space="preserve">ou contra </w:t>
      </w:r>
      <w:r w:rsidR="005C0002" w:rsidRPr="0071324F">
        <w:rPr>
          <w:rFonts w:ascii="Georgia" w:hAnsi="Georgia" w:cs="Tahoma"/>
          <w:sz w:val="22"/>
          <w:szCs w:val="22"/>
        </w:rPr>
        <w:t>qualquer d</w:t>
      </w:r>
      <w:r w:rsidR="009E7859" w:rsidRPr="0071324F">
        <w:rPr>
          <w:rFonts w:ascii="Georgia" w:hAnsi="Georgia" w:cs="Tahoma"/>
          <w:sz w:val="22"/>
          <w:szCs w:val="22"/>
        </w:rPr>
        <w:t xml:space="preserve">os </w:t>
      </w:r>
      <w:r w:rsidR="005C0002" w:rsidRPr="0071324F">
        <w:rPr>
          <w:rFonts w:ascii="Georgia" w:hAnsi="Georgia" w:cs="Tahoma"/>
          <w:sz w:val="22"/>
          <w:szCs w:val="22"/>
        </w:rPr>
        <w:t xml:space="preserve"> </w:t>
      </w:r>
      <w:r w:rsidR="00682B49" w:rsidRPr="00682B49">
        <w:rPr>
          <w:rFonts w:ascii="Georgia" w:hAnsi="Georgia" w:cs="Tahoma"/>
          <w:sz w:val="22"/>
          <w:szCs w:val="22"/>
        </w:rPr>
        <w:t>Patrocinadores</w:t>
      </w:r>
      <w:r w:rsidR="00BB48FC" w:rsidRPr="0071324F">
        <w:rPr>
          <w:rFonts w:ascii="Georgia" w:hAnsi="Georgia" w:cs="Tahoma"/>
          <w:sz w:val="22"/>
          <w:szCs w:val="22"/>
        </w:rPr>
        <w:t xml:space="preserve"> </w:t>
      </w:r>
      <w:r w:rsidRPr="0071324F">
        <w:rPr>
          <w:rFonts w:ascii="Georgia" w:hAnsi="Georgia" w:cs="Tahoma"/>
          <w:sz w:val="22"/>
          <w:szCs w:val="22"/>
        </w:rPr>
        <w:t>cujo</w:t>
      </w:r>
      <w:r w:rsidRPr="003E0817">
        <w:rPr>
          <w:rFonts w:ascii="Georgia" w:hAnsi="Georgia" w:cs="Tahoma"/>
          <w:sz w:val="22"/>
          <w:szCs w:val="22"/>
        </w:rPr>
        <w:t xml:space="preserve"> valor </w:t>
      </w:r>
      <w:r w:rsidR="00376194">
        <w:rPr>
          <w:rFonts w:ascii="Georgia" w:hAnsi="Georgia" w:cs="Tahoma"/>
          <w:sz w:val="22"/>
          <w:szCs w:val="22"/>
        </w:rPr>
        <w:t>ind</w:t>
      </w:r>
      <w:r w:rsidR="005F7B7D">
        <w:rPr>
          <w:rFonts w:ascii="Georgia" w:hAnsi="Georgia" w:cs="Tahoma"/>
          <w:sz w:val="22"/>
          <w:szCs w:val="22"/>
        </w:rPr>
        <w:t xml:space="preserve">ividual seja igual ou superior a </w:t>
      </w:r>
      <w:r w:rsidR="008C41AC" w:rsidRPr="008C41AC">
        <w:rPr>
          <w:rFonts w:ascii="Georgia" w:hAnsi="Georgia" w:cs="Tahoma"/>
          <w:sz w:val="22"/>
          <w:szCs w:val="22"/>
        </w:rPr>
        <w:t>R$10.000.000,00 (dez milhões de reais)</w:t>
      </w:r>
      <w:r w:rsidR="005F7B7D">
        <w:rPr>
          <w:rFonts w:ascii="Georgia" w:hAnsi="Georgia" w:cs="Tahoma"/>
          <w:sz w:val="22"/>
          <w:szCs w:val="22"/>
        </w:rPr>
        <w:t>, ou seu equivalente</w:t>
      </w:r>
      <w:r w:rsidR="008C4676" w:rsidRPr="00A80290">
        <w:rPr>
          <w:rFonts w:ascii="Georgia" w:hAnsi="Georgia" w:cs="Tahoma"/>
          <w:sz w:val="22"/>
          <w:szCs w:val="22"/>
        </w:rPr>
        <w:t xml:space="preserve"> em outras moedas,</w:t>
      </w:r>
      <w:r w:rsidRPr="00A80290">
        <w:rPr>
          <w:rFonts w:ascii="Georgia" w:hAnsi="Georgia" w:cs="Tahoma"/>
          <w:sz w:val="22"/>
          <w:szCs w:val="22"/>
        </w:rPr>
        <w:t xml:space="preserve"> </w:t>
      </w:r>
      <w:r w:rsidR="00376194">
        <w:rPr>
          <w:rFonts w:ascii="Georgia" w:hAnsi="Georgia" w:cs="Tahoma"/>
          <w:sz w:val="22"/>
          <w:szCs w:val="22"/>
        </w:rPr>
        <w:t xml:space="preserve">ou em conjunto seja igual ou superior a R$30.000.000,00 (trinta milhões de reais), ou seu equivalente em outras moedas, </w:t>
      </w:r>
      <w:r w:rsidRPr="00A80290">
        <w:rPr>
          <w:rFonts w:ascii="Georgia" w:hAnsi="Georgia" w:cs="Tahoma"/>
          <w:sz w:val="22"/>
          <w:szCs w:val="22"/>
        </w:rPr>
        <w:t xml:space="preserve">salvo se </w:t>
      </w:r>
      <w:r w:rsidR="00FD66E9" w:rsidRPr="00A80290">
        <w:rPr>
          <w:rFonts w:ascii="Georgia" w:hAnsi="Georgia" w:cs="Tahoma"/>
          <w:sz w:val="22"/>
          <w:szCs w:val="22"/>
        </w:rPr>
        <w:t xml:space="preserve">(i) </w:t>
      </w:r>
      <w:r w:rsidRPr="00A80290">
        <w:rPr>
          <w:rFonts w:ascii="Georgia" w:hAnsi="Georgia" w:cs="Tahoma"/>
          <w:sz w:val="22"/>
          <w:szCs w:val="22"/>
        </w:rPr>
        <w:t>o protesto tiver sido efetuado por erro ou má-fé de terceiros, desde que</w:t>
      </w:r>
      <w:r w:rsidRPr="003E0817">
        <w:rPr>
          <w:rFonts w:ascii="Georgia" w:hAnsi="Georgia" w:cs="Tahoma"/>
          <w:sz w:val="22"/>
          <w:szCs w:val="22"/>
        </w:rPr>
        <w:t xml:space="preserve"> validamente comprovado pe</w:t>
      </w:r>
      <w:r w:rsidR="009E7859" w:rsidRPr="003E0817">
        <w:rPr>
          <w:rFonts w:ascii="Georgia" w:hAnsi="Georgia" w:cs="Tahoma"/>
          <w:sz w:val="22"/>
          <w:szCs w:val="22"/>
        </w:rPr>
        <w:t>rante o Agente Fiduciário</w:t>
      </w:r>
      <w:r w:rsidR="00A12DCB" w:rsidRPr="003E0817">
        <w:rPr>
          <w:rFonts w:ascii="Georgia" w:hAnsi="Georgia" w:cs="Tahoma"/>
          <w:sz w:val="22"/>
          <w:szCs w:val="22"/>
        </w:rPr>
        <w:t xml:space="preserve">, </w:t>
      </w:r>
      <w:r w:rsidRPr="003E0817">
        <w:rPr>
          <w:rFonts w:ascii="Georgia" w:hAnsi="Georgia" w:cs="Tahoma"/>
          <w:sz w:val="22"/>
          <w:szCs w:val="22"/>
        </w:rPr>
        <w:t xml:space="preserve">ou </w:t>
      </w:r>
      <w:r w:rsidR="00FD66E9" w:rsidRPr="003E0817">
        <w:rPr>
          <w:rFonts w:ascii="Georgia" w:hAnsi="Georgia" w:cs="Tahoma"/>
          <w:sz w:val="22"/>
          <w:szCs w:val="22"/>
        </w:rPr>
        <w:t xml:space="preserve">(ii) </w:t>
      </w:r>
      <w:r w:rsidRPr="003E0817">
        <w:rPr>
          <w:rFonts w:ascii="Georgia" w:hAnsi="Georgia" w:cs="Tahoma"/>
          <w:sz w:val="22"/>
          <w:szCs w:val="22"/>
        </w:rPr>
        <w:t xml:space="preserve">se </w:t>
      </w:r>
      <w:r w:rsidR="00FD66E9" w:rsidRPr="003E0817">
        <w:rPr>
          <w:rFonts w:ascii="Georgia" w:hAnsi="Georgia" w:cs="Tahoma"/>
          <w:sz w:val="22"/>
          <w:szCs w:val="22"/>
        </w:rPr>
        <w:t xml:space="preserve">o protesto </w:t>
      </w:r>
      <w:r w:rsidRPr="003E0817">
        <w:rPr>
          <w:rFonts w:ascii="Georgia" w:hAnsi="Georgia" w:cs="Tahoma"/>
          <w:sz w:val="22"/>
          <w:szCs w:val="22"/>
        </w:rPr>
        <w:t>for cancelado</w:t>
      </w:r>
      <w:r w:rsidR="006516D8" w:rsidRPr="003E0817">
        <w:rPr>
          <w:rFonts w:ascii="Georgia" w:hAnsi="Georgia" w:cs="Tahoma"/>
          <w:sz w:val="22"/>
          <w:szCs w:val="22"/>
        </w:rPr>
        <w:t>, sustado judicialmente,</w:t>
      </w:r>
      <w:r w:rsidR="00FD66E9" w:rsidRPr="003E0817">
        <w:rPr>
          <w:rFonts w:ascii="Georgia" w:hAnsi="Georgia" w:cs="Tahoma"/>
          <w:sz w:val="22"/>
          <w:szCs w:val="22"/>
        </w:rPr>
        <w:t xml:space="preserve"> ou for prestada garantia </w:t>
      </w:r>
      <w:r w:rsidR="009E7859" w:rsidRPr="003E0817">
        <w:rPr>
          <w:rFonts w:ascii="Georgia" w:hAnsi="Georgia" w:cs="Tahoma"/>
          <w:sz w:val="22"/>
          <w:szCs w:val="22"/>
        </w:rPr>
        <w:t xml:space="preserve">aceita </w:t>
      </w:r>
      <w:r w:rsidR="00FD66E9" w:rsidRPr="003E0817">
        <w:rPr>
          <w:rFonts w:ascii="Georgia" w:hAnsi="Georgia" w:cs="Tahoma"/>
          <w:sz w:val="22"/>
          <w:szCs w:val="22"/>
        </w:rPr>
        <w:t>em juízo, no valor do(s) protesto(s)</w:t>
      </w:r>
      <w:r w:rsidR="00EC3143" w:rsidRPr="003E0817">
        <w:rPr>
          <w:rFonts w:ascii="Georgia" w:hAnsi="Georgia" w:cs="Tahoma"/>
          <w:sz w:val="22"/>
          <w:szCs w:val="22"/>
        </w:rPr>
        <w:t xml:space="preserve">, no prazo máximo de </w:t>
      </w:r>
      <w:r w:rsidR="009E7859" w:rsidRPr="003E0817">
        <w:rPr>
          <w:rFonts w:ascii="Georgia" w:hAnsi="Georgia" w:cs="Tahoma"/>
          <w:sz w:val="22"/>
          <w:szCs w:val="22"/>
        </w:rPr>
        <w:t>1</w:t>
      </w:r>
      <w:r w:rsidR="00376194">
        <w:rPr>
          <w:rFonts w:ascii="Georgia" w:hAnsi="Georgia" w:cs="Tahoma"/>
          <w:sz w:val="22"/>
          <w:szCs w:val="22"/>
        </w:rPr>
        <w:t>5</w:t>
      </w:r>
      <w:r w:rsidR="00EC3143" w:rsidRPr="003E0817">
        <w:rPr>
          <w:rFonts w:ascii="Georgia" w:hAnsi="Georgia" w:cs="Tahoma"/>
          <w:sz w:val="22"/>
          <w:szCs w:val="22"/>
        </w:rPr>
        <w:t xml:space="preserve"> (</w:t>
      </w:r>
      <w:r w:rsidR="00376194">
        <w:rPr>
          <w:rFonts w:ascii="Georgia" w:hAnsi="Georgia" w:cs="Tahoma"/>
          <w:sz w:val="22"/>
          <w:szCs w:val="22"/>
        </w:rPr>
        <w:t>quinze</w:t>
      </w:r>
      <w:r w:rsidR="00EC3143" w:rsidRPr="003E0817">
        <w:rPr>
          <w:rFonts w:ascii="Georgia" w:hAnsi="Georgia" w:cs="Tahoma"/>
          <w:sz w:val="22"/>
          <w:szCs w:val="22"/>
        </w:rPr>
        <w:t xml:space="preserve">) </w:t>
      </w:r>
      <w:r w:rsidR="00376194">
        <w:rPr>
          <w:rFonts w:ascii="Georgia" w:hAnsi="Georgia" w:cs="Tahoma"/>
          <w:sz w:val="22"/>
          <w:szCs w:val="22"/>
        </w:rPr>
        <w:t>dias</w:t>
      </w:r>
      <w:r w:rsidR="00EC3143" w:rsidRPr="003E0817">
        <w:rPr>
          <w:rFonts w:ascii="Georgia" w:hAnsi="Georgia" w:cs="Tahoma"/>
          <w:sz w:val="22"/>
          <w:szCs w:val="22"/>
        </w:rPr>
        <w:t>, contados da ocorrência do protesto;</w:t>
      </w:r>
      <w:r w:rsidR="003D6A71" w:rsidRPr="003E0817">
        <w:rPr>
          <w:rFonts w:ascii="Georgia" w:hAnsi="Georgia" w:cs="Tahoma"/>
          <w:sz w:val="22"/>
          <w:szCs w:val="22"/>
        </w:rPr>
        <w:t xml:space="preserve"> </w:t>
      </w:r>
    </w:p>
    <w:p w:rsidR="003E0817" w:rsidRPr="003E0817" w:rsidRDefault="003E0817" w:rsidP="003E0817">
      <w:pPr>
        <w:widowControl w:val="0"/>
        <w:suppressAutoHyphens/>
        <w:spacing w:line="320" w:lineRule="exact"/>
        <w:ind w:left="1080"/>
        <w:rPr>
          <w:rFonts w:ascii="Georgia" w:hAnsi="Georgia" w:cs="Tahoma"/>
          <w:sz w:val="22"/>
          <w:szCs w:val="22"/>
        </w:rPr>
      </w:pPr>
    </w:p>
    <w:p w:rsidR="000B0721" w:rsidRPr="00AE02E9" w:rsidDel="000B0721" w:rsidRDefault="003D3335" w:rsidP="000B0721">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 xml:space="preserve">inadimplemento ou </w:t>
      </w:r>
      <w:r w:rsidR="00277AE7" w:rsidRPr="00AE02E9">
        <w:rPr>
          <w:rFonts w:ascii="Georgia" w:hAnsi="Georgia" w:cs="Tahoma"/>
          <w:sz w:val="22"/>
          <w:szCs w:val="22"/>
        </w:rPr>
        <w:t xml:space="preserve">não pagamento na data de vencimento original ou vencimento antecipado, de </w:t>
      </w:r>
      <w:r w:rsidR="00277AE7" w:rsidRPr="00C75004">
        <w:rPr>
          <w:rFonts w:ascii="Georgia" w:hAnsi="Georgia" w:cs="Tahoma"/>
          <w:sz w:val="22"/>
          <w:szCs w:val="22"/>
        </w:rPr>
        <w:t>quaisquer obrigações financeiras da Emissora</w:t>
      </w:r>
      <w:r w:rsidRPr="00C75004">
        <w:rPr>
          <w:rFonts w:ascii="Georgia" w:hAnsi="Georgia" w:cs="Tahoma"/>
          <w:sz w:val="22"/>
          <w:szCs w:val="22"/>
        </w:rPr>
        <w:t xml:space="preserve"> e/ou </w:t>
      </w:r>
      <w:r w:rsidR="00822CF5" w:rsidRPr="00C75004">
        <w:rPr>
          <w:rFonts w:ascii="Georgia" w:hAnsi="Georgia" w:cs="Tahoma"/>
          <w:sz w:val="22"/>
          <w:szCs w:val="22"/>
        </w:rPr>
        <w:t xml:space="preserve">dos </w:t>
      </w:r>
      <w:r w:rsidR="008C41AC" w:rsidRPr="00C75004">
        <w:rPr>
          <w:rFonts w:ascii="Georgia" w:hAnsi="Georgia" w:cs="Tahoma"/>
          <w:sz w:val="22"/>
          <w:szCs w:val="22"/>
        </w:rPr>
        <w:t>Patrocinadores</w:t>
      </w:r>
      <w:r w:rsidR="00B16E37" w:rsidRPr="00C75004">
        <w:rPr>
          <w:rFonts w:ascii="Georgia" w:hAnsi="Georgia" w:cs="Tahoma"/>
          <w:sz w:val="22"/>
          <w:szCs w:val="22"/>
        </w:rPr>
        <w:t xml:space="preserve">, </w:t>
      </w:r>
      <w:r w:rsidR="00277AE7" w:rsidRPr="00C75004">
        <w:rPr>
          <w:rFonts w:ascii="Georgia" w:hAnsi="Georgia" w:cs="Tahoma"/>
          <w:sz w:val="22"/>
          <w:szCs w:val="22"/>
        </w:rPr>
        <w:t>no</w:t>
      </w:r>
      <w:r w:rsidR="00277AE7" w:rsidRPr="00AE02E9">
        <w:rPr>
          <w:rFonts w:ascii="Georgia" w:hAnsi="Georgia" w:cs="Tahoma"/>
          <w:sz w:val="22"/>
          <w:szCs w:val="22"/>
        </w:rPr>
        <w:t xml:space="preserve"> mercado local ou </w:t>
      </w:r>
      <w:r w:rsidR="005F7B7D">
        <w:rPr>
          <w:rFonts w:ascii="Georgia" w:hAnsi="Georgia" w:cs="Tahoma"/>
          <w:sz w:val="22"/>
          <w:szCs w:val="22"/>
        </w:rPr>
        <w:t xml:space="preserve">internacional, em valor individual </w:t>
      </w:r>
      <w:r w:rsidR="00153E58">
        <w:rPr>
          <w:rFonts w:ascii="Georgia" w:hAnsi="Georgia" w:cs="Tahoma"/>
          <w:sz w:val="22"/>
          <w:szCs w:val="22"/>
        </w:rPr>
        <w:t xml:space="preserve">seja igual ou </w:t>
      </w:r>
      <w:r w:rsidR="005F7B7D">
        <w:rPr>
          <w:rFonts w:ascii="Georgia" w:hAnsi="Georgia" w:cs="Tahoma"/>
          <w:sz w:val="22"/>
          <w:szCs w:val="22"/>
        </w:rPr>
        <w:t xml:space="preserve">superior a </w:t>
      </w:r>
      <w:r w:rsidR="008C41AC" w:rsidRPr="008C41AC">
        <w:rPr>
          <w:rFonts w:ascii="Georgia" w:hAnsi="Georgia" w:cs="Tahoma"/>
          <w:sz w:val="22"/>
          <w:szCs w:val="22"/>
        </w:rPr>
        <w:t>R$10.000.000,00 (dez milhões de reais)</w:t>
      </w:r>
      <w:r w:rsidR="005F7B7D">
        <w:rPr>
          <w:rFonts w:ascii="Georgia" w:hAnsi="Georgia" w:cs="Tahoma"/>
          <w:sz w:val="22"/>
          <w:szCs w:val="22"/>
        </w:rPr>
        <w:t>], ou</w:t>
      </w:r>
      <w:r w:rsidR="00CF70CF" w:rsidRPr="00A80290">
        <w:rPr>
          <w:rFonts w:ascii="Georgia" w:hAnsi="Georgia" w:cs="Tahoma"/>
          <w:sz w:val="22"/>
          <w:szCs w:val="22"/>
        </w:rPr>
        <w:t xml:space="preserve"> seu equivalente em outras moedas</w:t>
      </w:r>
      <w:r w:rsidR="00277AE7" w:rsidRPr="00A80290">
        <w:rPr>
          <w:rFonts w:ascii="Georgia" w:hAnsi="Georgia" w:cs="Tahoma"/>
          <w:sz w:val="22"/>
          <w:szCs w:val="22"/>
        </w:rPr>
        <w:t xml:space="preserve">, </w:t>
      </w:r>
      <w:r w:rsidR="00153E58">
        <w:rPr>
          <w:rFonts w:ascii="Georgia" w:hAnsi="Georgia" w:cs="Tahoma"/>
          <w:sz w:val="22"/>
          <w:szCs w:val="22"/>
        </w:rPr>
        <w:t>ou em conjunto seja igual ou superior a R$30.000.000,00 (trinta milhões de reais), ou seu equivalente em outras moedas,</w:t>
      </w:r>
      <w:r w:rsidR="002F568D" w:rsidRPr="00A80290">
        <w:rPr>
          <w:rFonts w:ascii="Georgia" w:hAnsi="Georgia" w:cs="Tahoma"/>
          <w:sz w:val="22"/>
          <w:szCs w:val="22"/>
        </w:rPr>
        <w:t xml:space="preserve"> ficando estabelecido que não será caracterizado o</w:t>
      </w:r>
      <w:r w:rsidR="002F568D">
        <w:rPr>
          <w:rFonts w:ascii="Georgia" w:hAnsi="Georgia" w:cs="Tahoma"/>
          <w:sz w:val="22"/>
          <w:szCs w:val="22"/>
        </w:rPr>
        <w:t xml:space="preserve"> vencimento antecipado das Debêntures caso a Emissora conteste e evite a formalização do referido inadimplemento ou vencimento antecipado, mediante negociação entre partes ou medidas judiciais ou arbitrais cabíveis;</w:t>
      </w:r>
      <w:r w:rsidR="00EC3143" w:rsidRPr="00AE02E9">
        <w:rPr>
          <w:rFonts w:ascii="Georgia" w:hAnsi="Georgia" w:cs="Tahoma"/>
          <w:sz w:val="22"/>
          <w:szCs w:val="22"/>
        </w:rPr>
        <w:t xml:space="preserve"> </w:t>
      </w:r>
    </w:p>
    <w:p w:rsidR="00277AE7" w:rsidRPr="004F7150" w:rsidRDefault="00277AE7" w:rsidP="00AE1BBF">
      <w:pPr>
        <w:widowControl w:val="0"/>
        <w:suppressAutoHyphens/>
        <w:spacing w:line="320" w:lineRule="exact"/>
        <w:ind w:left="1080"/>
        <w:rPr>
          <w:rFonts w:ascii="Georgia" w:hAnsi="Georgia" w:cs="Tahoma"/>
          <w:sz w:val="22"/>
          <w:szCs w:val="22"/>
        </w:rPr>
      </w:pPr>
    </w:p>
    <w:p w:rsidR="003E0817" w:rsidRDefault="009E7859" w:rsidP="007655AC">
      <w:pPr>
        <w:widowControl w:val="0"/>
        <w:numPr>
          <w:ilvl w:val="0"/>
          <w:numId w:val="26"/>
        </w:numPr>
        <w:suppressAutoHyphens/>
        <w:spacing w:line="320" w:lineRule="exact"/>
        <w:rPr>
          <w:rFonts w:ascii="Georgia" w:hAnsi="Georgia" w:cs="Tahoma"/>
          <w:sz w:val="22"/>
          <w:szCs w:val="22"/>
        </w:rPr>
      </w:pPr>
      <w:r w:rsidRPr="003E0817">
        <w:rPr>
          <w:rFonts w:ascii="Georgia" w:hAnsi="Georgia" w:cs="Tahoma"/>
          <w:sz w:val="22"/>
          <w:szCs w:val="22"/>
        </w:rPr>
        <w:t xml:space="preserve">não cumprimento de qualquer sentença judicial transitada em julgado ou de qualquer </w:t>
      </w:r>
      <w:r w:rsidRPr="003E0817">
        <w:rPr>
          <w:rFonts w:ascii="Georgia" w:hAnsi="Georgia" w:cs="Tahoma"/>
          <w:sz w:val="22"/>
          <w:szCs w:val="22"/>
        </w:rPr>
        <w:lastRenderedPageBreak/>
        <w:t xml:space="preserve">decisão </w:t>
      </w:r>
      <w:r w:rsidRPr="00C75004">
        <w:rPr>
          <w:rFonts w:ascii="Georgia" w:hAnsi="Georgia" w:cs="Tahoma"/>
          <w:sz w:val="22"/>
          <w:szCs w:val="22"/>
        </w:rPr>
        <w:t xml:space="preserve">arbitral não sujeita a recurso contra a Emissora e/ou contra os </w:t>
      </w:r>
      <w:r w:rsidR="008C41AC" w:rsidRPr="00C75004">
        <w:rPr>
          <w:rFonts w:ascii="Georgia" w:hAnsi="Georgia" w:cs="Tahoma"/>
          <w:sz w:val="22"/>
          <w:szCs w:val="22"/>
        </w:rPr>
        <w:t>Patrocinadores</w:t>
      </w:r>
      <w:r w:rsidRPr="00C75004">
        <w:rPr>
          <w:rFonts w:ascii="Georgia" w:hAnsi="Georgia" w:cs="Tahoma"/>
          <w:sz w:val="22"/>
          <w:szCs w:val="22"/>
        </w:rPr>
        <w:t xml:space="preserve"> em</w:t>
      </w:r>
      <w:r w:rsidRPr="00A80290">
        <w:rPr>
          <w:rFonts w:ascii="Georgia" w:hAnsi="Georgia" w:cs="Tahoma"/>
          <w:sz w:val="22"/>
          <w:szCs w:val="22"/>
        </w:rPr>
        <w:t xml:space="preserve"> valor </w:t>
      </w:r>
      <w:r w:rsidR="005F7B7D">
        <w:rPr>
          <w:rFonts w:ascii="Georgia" w:hAnsi="Georgia" w:cs="Tahoma"/>
          <w:sz w:val="22"/>
          <w:szCs w:val="22"/>
        </w:rPr>
        <w:t xml:space="preserve">individual </w:t>
      </w:r>
      <w:r w:rsidR="00153E58">
        <w:rPr>
          <w:rFonts w:ascii="Georgia" w:hAnsi="Georgia" w:cs="Tahoma"/>
          <w:sz w:val="22"/>
          <w:szCs w:val="22"/>
        </w:rPr>
        <w:t>seja</w:t>
      </w:r>
      <w:r w:rsidR="005F7B7D">
        <w:rPr>
          <w:rFonts w:ascii="Georgia" w:hAnsi="Georgia" w:cs="Tahoma"/>
          <w:sz w:val="22"/>
          <w:szCs w:val="22"/>
        </w:rPr>
        <w:t xml:space="preserve"> igual ou superior a </w:t>
      </w:r>
      <w:r w:rsidR="008C41AC" w:rsidRPr="008C41AC">
        <w:rPr>
          <w:rFonts w:ascii="Georgia" w:hAnsi="Georgia" w:cs="Tahoma"/>
          <w:sz w:val="22"/>
          <w:szCs w:val="22"/>
        </w:rPr>
        <w:t>R$10.000.000,00 (dez milhões  de reais)</w:t>
      </w:r>
      <w:r w:rsidR="005F7B7D">
        <w:rPr>
          <w:rFonts w:ascii="Georgia" w:hAnsi="Georgia" w:cs="Tahoma"/>
          <w:sz w:val="22"/>
          <w:szCs w:val="22"/>
        </w:rPr>
        <w:t xml:space="preserve"> ou seu equivalente em outras moedas ou em conjunto seja igual ou superior a R$30.000</w:t>
      </w:r>
      <w:r w:rsidR="00153E58">
        <w:rPr>
          <w:rFonts w:ascii="Georgia" w:hAnsi="Georgia" w:cs="Tahoma"/>
          <w:sz w:val="22"/>
          <w:szCs w:val="22"/>
        </w:rPr>
        <w:t>.000,00 (trinta milhões de reais), ou seu equivalente em outras moedas</w:t>
      </w:r>
      <w:r w:rsidRPr="00A80290">
        <w:rPr>
          <w:rFonts w:ascii="Georgia" w:hAnsi="Georgia" w:cs="Tahoma"/>
          <w:sz w:val="22"/>
          <w:szCs w:val="22"/>
        </w:rPr>
        <w:t>;</w:t>
      </w:r>
    </w:p>
    <w:p w:rsidR="007655AC" w:rsidRPr="003E0817" w:rsidRDefault="00364711" w:rsidP="003E0817">
      <w:pPr>
        <w:widowControl w:val="0"/>
        <w:suppressAutoHyphens/>
        <w:spacing w:line="320" w:lineRule="exact"/>
        <w:ind w:left="1080"/>
        <w:rPr>
          <w:rFonts w:ascii="Georgia" w:hAnsi="Georgia" w:cs="Tahoma"/>
          <w:sz w:val="22"/>
          <w:szCs w:val="22"/>
        </w:rPr>
      </w:pPr>
      <w:r w:rsidRPr="003E0817">
        <w:rPr>
          <w:rFonts w:ascii="Georgia" w:hAnsi="Georgia" w:cs="Tahoma"/>
          <w:sz w:val="22"/>
          <w:szCs w:val="22"/>
        </w:rPr>
        <w:t xml:space="preserve"> </w:t>
      </w:r>
    </w:p>
    <w:p w:rsidR="00277AE7" w:rsidRPr="004F7150" w:rsidRDefault="00277AE7" w:rsidP="000B0721">
      <w:pPr>
        <w:widowControl w:val="0"/>
        <w:numPr>
          <w:ilvl w:val="0"/>
          <w:numId w:val="26"/>
        </w:numPr>
        <w:suppressAutoHyphens/>
        <w:spacing w:line="320" w:lineRule="exact"/>
        <w:rPr>
          <w:rFonts w:ascii="Georgia" w:hAnsi="Georgia" w:cs="Tahoma"/>
          <w:sz w:val="22"/>
          <w:szCs w:val="22"/>
        </w:rPr>
      </w:pPr>
      <w:r w:rsidRPr="004F7150">
        <w:rPr>
          <w:rFonts w:ascii="Georgia" w:hAnsi="Georgia" w:cs="Tahoma"/>
          <w:sz w:val="22"/>
          <w:szCs w:val="22"/>
        </w:rPr>
        <w:t>redução de capital social da Emissora</w:t>
      </w:r>
      <w:r w:rsidR="00E074D9" w:rsidRPr="004F7150">
        <w:rPr>
          <w:rFonts w:ascii="Georgia" w:hAnsi="Georgia" w:cs="Tahoma"/>
          <w:sz w:val="22"/>
          <w:szCs w:val="22"/>
        </w:rPr>
        <w:t xml:space="preserve"> e/ou alteração do Estatuto Social da Emissora, que implique a concessão do direito de retirada</w:t>
      </w:r>
      <w:r w:rsidR="00BB48FC" w:rsidRPr="004F7150">
        <w:rPr>
          <w:rFonts w:ascii="Georgia" w:hAnsi="Georgia" w:cs="Tahoma"/>
          <w:sz w:val="22"/>
          <w:szCs w:val="22"/>
        </w:rPr>
        <w:t xml:space="preserve"> aos acionistas da Emissora em montante que possa afetar, direta ou indiretamente, o cumprimento das obrigações da Emissora previstas na Emissão</w:t>
      </w:r>
      <w:r w:rsidR="000B0721" w:rsidRPr="004F7150">
        <w:rPr>
          <w:rFonts w:ascii="Georgia" w:hAnsi="Georgia" w:cs="Tahoma"/>
          <w:sz w:val="22"/>
          <w:szCs w:val="22"/>
        </w:rPr>
        <w:t>;</w:t>
      </w:r>
    </w:p>
    <w:p w:rsidR="007655AC" w:rsidRPr="004F7150" w:rsidRDefault="007655AC" w:rsidP="007655AC">
      <w:pPr>
        <w:widowControl w:val="0"/>
        <w:suppressAutoHyphens/>
        <w:spacing w:line="320" w:lineRule="exact"/>
        <w:ind w:left="1080"/>
        <w:rPr>
          <w:rFonts w:ascii="Georgia" w:hAnsi="Georgia" w:cs="Tahoma"/>
          <w:sz w:val="22"/>
          <w:szCs w:val="22"/>
        </w:rPr>
      </w:pPr>
    </w:p>
    <w:p w:rsidR="00277AE7" w:rsidRPr="004F7150" w:rsidRDefault="00277AE7" w:rsidP="000B0721">
      <w:pPr>
        <w:widowControl w:val="0"/>
        <w:numPr>
          <w:ilvl w:val="0"/>
          <w:numId w:val="26"/>
        </w:numPr>
        <w:suppressAutoHyphens/>
        <w:spacing w:line="320" w:lineRule="exact"/>
        <w:rPr>
          <w:rFonts w:ascii="Georgia" w:hAnsi="Georgia" w:cs="Tahoma"/>
          <w:sz w:val="22"/>
          <w:szCs w:val="22"/>
        </w:rPr>
      </w:pPr>
      <w:r w:rsidRPr="004F7150">
        <w:rPr>
          <w:rFonts w:ascii="Georgia" w:hAnsi="Georgia" w:cs="Tahoma"/>
          <w:sz w:val="22"/>
          <w:szCs w:val="22"/>
        </w:rPr>
        <w:t>pagamento pela Emissora de dividendos e/ou de juros sobre capital próprio, exceto os dividendos obrigatórios por lei e os juros sobre capital próprio imputados aos dividendos obrigatórios</w:t>
      </w:r>
      <w:r w:rsidR="007A7A06" w:rsidRPr="004F7150">
        <w:rPr>
          <w:rFonts w:ascii="Georgia" w:hAnsi="Georgia" w:cs="Tahoma"/>
          <w:sz w:val="22"/>
          <w:szCs w:val="22"/>
        </w:rPr>
        <w:t xml:space="preserve"> nos termos da Lei das S</w:t>
      </w:r>
      <w:r w:rsidR="008A0D94" w:rsidRPr="004F7150">
        <w:rPr>
          <w:rFonts w:ascii="Georgia" w:hAnsi="Georgia" w:cs="Tahoma"/>
          <w:sz w:val="22"/>
          <w:szCs w:val="22"/>
        </w:rPr>
        <w:t xml:space="preserve">ociedades por </w:t>
      </w:r>
      <w:r w:rsidR="007A7A06" w:rsidRPr="004F7150">
        <w:rPr>
          <w:rFonts w:ascii="Georgia" w:hAnsi="Georgia" w:cs="Tahoma"/>
          <w:sz w:val="22"/>
          <w:szCs w:val="22"/>
        </w:rPr>
        <w:t>A</w:t>
      </w:r>
      <w:r w:rsidR="008A0D94" w:rsidRPr="004F7150">
        <w:rPr>
          <w:rFonts w:ascii="Georgia" w:hAnsi="Georgia" w:cs="Tahoma"/>
          <w:sz w:val="22"/>
          <w:szCs w:val="22"/>
        </w:rPr>
        <w:t>çõe</w:t>
      </w:r>
      <w:r w:rsidR="007A7A06" w:rsidRPr="004F7150">
        <w:rPr>
          <w:rFonts w:ascii="Georgia" w:hAnsi="Georgia" w:cs="Tahoma"/>
          <w:sz w:val="22"/>
          <w:szCs w:val="22"/>
        </w:rPr>
        <w:t>s</w:t>
      </w:r>
      <w:r w:rsidRPr="004F7150">
        <w:rPr>
          <w:rFonts w:ascii="Georgia" w:hAnsi="Georgia" w:cs="Tahoma"/>
          <w:sz w:val="22"/>
          <w:szCs w:val="22"/>
        </w:rPr>
        <w:t xml:space="preserve">, caso esta esteja em mora relativamente ao cumprimento de quaisquer de suas obrigações pecuniárias previstas nesta </w:t>
      </w:r>
      <w:r w:rsidR="008E651B">
        <w:rPr>
          <w:rFonts w:ascii="Georgia" w:hAnsi="Georgia" w:cs="Tahoma"/>
          <w:sz w:val="22"/>
          <w:szCs w:val="22"/>
        </w:rPr>
        <w:t xml:space="preserve">Escritura de </w:t>
      </w:r>
      <w:r w:rsidRPr="004F7150">
        <w:rPr>
          <w:rFonts w:ascii="Georgia" w:hAnsi="Georgia" w:cs="Tahoma"/>
          <w:sz w:val="22"/>
          <w:szCs w:val="22"/>
        </w:rPr>
        <w:t xml:space="preserve">Emissão; </w:t>
      </w:r>
    </w:p>
    <w:p w:rsidR="00277AE7" w:rsidRPr="004F7150" w:rsidRDefault="00277AE7" w:rsidP="000B0721">
      <w:pPr>
        <w:widowControl w:val="0"/>
        <w:suppressAutoHyphens/>
        <w:spacing w:line="320" w:lineRule="exact"/>
        <w:rPr>
          <w:rFonts w:ascii="Georgia" w:hAnsi="Georgia" w:cs="Tahoma"/>
          <w:sz w:val="22"/>
          <w:szCs w:val="22"/>
        </w:rPr>
      </w:pPr>
    </w:p>
    <w:p w:rsidR="00277AE7" w:rsidRPr="004F7150" w:rsidRDefault="00277AE7" w:rsidP="000B0721">
      <w:pPr>
        <w:widowControl w:val="0"/>
        <w:numPr>
          <w:ilvl w:val="0"/>
          <w:numId w:val="26"/>
        </w:numPr>
        <w:suppressAutoHyphens/>
        <w:spacing w:line="320" w:lineRule="exact"/>
        <w:rPr>
          <w:rFonts w:ascii="Georgia" w:hAnsi="Georgia" w:cs="Tahoma"/>
          <w:sz w:val="22"/>
          <w:szCs w:val="22"/>
        </w:rPr>
      </w:pPr>
      <w:r w:rsidRPr="004F7150">
        <w:rPr>
          <w:rFonts w:ascii="Georgia" w:hAnsi="Georgia" w:cs="Tahoma"/>
          <w:sz w:val="22"/>
          <w:szCs w:val="22"/>
        </w:rPr>
        <w:t>transformação do tipo societário da Emissora, de sociedade anônima para sociedade limitada</w:t>
      </w:r>
      <w:r w:rsidR="00966C58" w:rsidRPr="004F7150">
        <w:rPr>
          <w:rFonts w:ascii="Georgia" w:hAnsi="Georgia" w:cs="Tahoma"/>
          <w:sz w:val="22"/>
          <w:szCs w:val="22"/>
        </w:rPr>
        <w:t>, nos termos do</w:t>
      </w:r>
      <w:r w:rsidR="003A5903" w:rsidRPr="004F7150">
        <w:rPr>
          <w:rFonts w:ascii="Georgia" w:hAnsi="Georgia" w:cs="Tahoma"/>
          <w:sz w:val="22"/>
          <w:szCs w:val="22"/>
        </w:rPr>
        <w:t>s</w:t>
      </w:r>
      <w:r w:rsidR="00966C58" w:rsidRPr="004F7150">
        <w:rPr>
          <w:rFonts w:ascii="Georgia" w:hAnsi="Georgia" w:cs="Tahoma"/>
          <w:sz w:val="22"/>
          <w:szCs w:val="22"/>
        </w:rPr>
        <w:t xml:space="preserve"> artigo</w:t>
      </w:r>
      <w:r w:rsidR="003A5903" w:rsidRPr="004F7150">
        <w:rPr>
          <w:rFonts w:ascii="Georgia" w:hAnsi="Georgia" w:cs="Tahoma"/>
          <w:sz w:val="22"/>
          <w:szCs w:val="22"/>
        </w:rPr>
        <w:t>s</w:t>
      </w:r>
      <w:r w:rsidR="00966C58" w:rsidRPr="004F7150">
        <w:rPr>
          <w:rFonts w:ascii="Georgia" w:hAnsi="Georgia" w:cs="Tahoma"/>
          <w:sz w:val="22"/>
          <w:szCs w:val="22"/>
        </w:rPr>
        <w:t xml:space="preserve"> 220</w:t>
      </w:r>
      <w:r w:rsidR="003A5903" w:rsidRPr="004F7150">
        <w:rPr>
          <w:rFonts w:ascii="Georgia" w:hAnsi="Georgia" w:cs="Tahoma"/>
          <w:sz w:val="22"/>
          <w:szCs w:val="22"/>
        </w:rPr>
        <w:t xml:space="preserve"> e 221,</w:t>
      </w:r>
      <w:r w:rsidR="00966C58" w:rsidRPr="004F7150">
        <w:rPr>
          <w:rFonts w:ascii="Georgia" w:hAnsi="Georgia" w:cs="Tahoma"/>
          <w:sz w:val="22"/>
          <w:szCs w:val="22"/>
        </w:rPr>
        <w:t xml:space="preserve"> </w:t>
      </w:r>
      <w:r w:rsidR="003A5903" w:rsidRPr="004F7150">
        <w:rPr>
          <w:rFonts w:ascii="Georgia" w:hAnsi="Georgia" w:cs="Tahoma"/>
          <w:sz w:val="22"/>
          <w:szCs w:val="22"/>
        </w:rPr>
        <w:t xml:space="preserve">e sem prejuízo do disposto no </w:t>
      </w:r>
      <w:r w:rsidR="00966C58" w:rsidRPr="004F7150">
        <w:rPr>
          <w:rFonts w:ascii="Georgia" w:hAnsi="Georgia" w:cs="Tahoma"/>
          <w:sz w:val="22"/>
          <w:szCs w:val="22"/>
        </w:rPr>
        <w:t>a</w:t>
      </w:r>
      <w:r w:rsidR="003A5903" w:rsidRPr="004F7150">
        <w:rPr>
          <w:rFonts w:ascii="Georgia" w:hAnsi="Georgia" w:cs="Tahoma"/>
          <w:sz w:val="22"/>
          <w:szCs w:val="22"/>
        </w:rPr>
        <w:t>rtigo</w:t>
      </w:r>
      <w:r w:rsidR="00966C58" w:rsidRPr="004F7150">
        <w:rPr>
          <w:rFonts w:ascii="Georgia" w:hAnsi="Georgia" w:cs="Tahoma"/>
          <w:sz w:val="22"/>
          <w:szCs w:val="22"/>
        </w:rPr>
        <w:t xml:space="preserve"> 222</w:t>
      </w:r>
      <w:r w:rsidR="003A5903" w:rsidRPr="004F7150">
        <w:rPr>
          <w:rFonts w:ascii="Georgia" w:hAnsi="Georgia" w:cs="Tahoma"/>
          <w:sz w:val="22"/>
          <w:szCs w:val="22"/>
        </w:rPr>
        <w:t>,</w:t>
      </w:r>
      <w:r w:rsidR="00966C58" w:rsidRPr="004F7150">
        <w:rPr>
          <w:rFonts w:ascii="Georgia" w:hAnsi="Georgia" w:cs="Tahoma"/>
          <w:sz w:val="22"/>
          <w:szCs w:val="22"/>
        </w:rPr>
        <w:t xml:space="preserve"> </w:t>
      </w:r>
      <w:r w:rsidR="003A5903" w:rsidRPr="004F7150">
        <w:rPr>
          <w:rFonts w:ascii="Georgia" w:hAnsi="Georgia" w:cs="Tahoma"/>
          <w:sz w:val="22"/>
          <w:szCs w:val="22"/>
        </w:rPr>
        <w:t xml:space="preserve">todos </w:t>
      </w:r>
      <w:r w:rsidR="00966C58" w:rsidRPr="004F7150">
        <w:rPr>
          <w:rFonts w:ascii="Georgia" w:hAnsi="Georgia" w:cs="Tahoma"/>
          <w:sz w:val="22"/>
          <w:szCs w:val="22"/>
        </w:rPr>
        <w:t>da Lei das Sociedades por Ações</w:t>
      </w:r>
      <w:r w:rsidRPr="004F7150">
        <w:rPr>
          <w:rFonts w:ascii="Georgia" w:hAnsi="Georgia" w:cs="Tahoma"/>
          <w:sz w:val="22"/>
          <w:szCs w:val="22"/>
        </w:rPr>
        <w:t xml:space="preserve">; </w:t>
      </w:r>
    </w:p>
    <w:p w:rsidR="00277AE7" w:rsidRPr="004F7150" w:rsidRDefault="00277AE7" w:rsidP="000B0721">
      <w:pPr>
        <w:widowControl w:val="0"/>
        <w:suppressAutoHyphens/>
        <w:spacing w:line="320" w:lineRule="exact"/>
        <w:rPr>
          <w:rFonts w:ascii="Georgia" w:hAnsi="Georgia" w:cs="Tahoma"/>
          <w:sz w:val="22"/>
          <w:szCs w:val="22"/>
        </w:rPr>
      </w:pPr>
    </w:p>
    <w:p w:rsidR="00277AE7" w:rsidRPr="004F7150" w:rsidRDefault="00277AE7" w:rsidP="000B0721">
      <w:pPr>
        <w:widowControl w:val="0"/>
        <w:numPr>
          <w:ilvl w:val="0"/>
          <w:numId w:val="26"/>
        </w:numPr>
        <w:suppressAutoHyphens/>
        <w:spacing w:line="320" w:lineRule="exact"/>
        <w:rPr>
          <w:rFonts w:ascii="Georgia" w:hAnsi="Georgia" w:cs="Tahoma"/>
          <w:sz w:val="22"/>
          <w:szCs w:val="22"/>
        </w:rPr>
      </w:pPr>
      <w:r w:rsidRPr="004F7150">
        <w:rPr>
          <w:rFonts w:ascii="Georgia" w:hAnsi="Georgia" w:cs="Tahoma"/>
          <w:sz w:val="22"/>
          <w:szCs w:val="22"/>
        </w:rPr>
        <w:t xml:space="preserve">se a garantia </w:t>
      </w:r>
      <w:r w:rsidR="000A0EEB">
        <w:rPr>
          <w:rFonts w:ascii="Georgia" w:hAnsi="Georgia" w:cs="Tahoma"/>
          <w:sz w:val="22"/>
          <w:szCs w:val="22"/>
        </w:rPr>
        <w:t xml:space="preserve">fidejussória outorgada </w:t>
      </w:r>
      <w:r w:rsidR="00962FC0">
        <w:rPr>
          <w:rFonts w:ascii="Georgia" w:hAnsi="Georgia" w:cs="Tahoma"/>
          <w:sz w:val="22"/>
          <w:szCs w:val="22"/>
        </w:rPr>
        <w:t>para as Debêntures</w:t>
      </w:r>
      <w:r w:rsidRPr="004F7150">
        <w:rPr>
          <w:rFonts w:ascii="Georgia" w:hAnsi="Georgia" w:cs="Tahoma"/>
          <w:sz w:val="22"/>
          <w:szCs w:val="22"/>
        </w:rPr>
        <w:t>: (a) for objeto de questionamento judicial</w:t>
      </w:r>
      <w:r w:rsidR="000C0217">
        <w:rPr>
          <w:rFonts w:ascii="Georgia" w:hAnsi="Georgia" w:cs="Tahoma"/>
          <w:sz w:val="22"/>
          <w:szCs w:val="22"/>
        </w:rPr>
        <w:t>, no Brasil ou no exterior,</w:t>
      </w:r>
      <w:r w:rsidRPr="004F7150">
        <w:rPr>
          <w:rFonts w:ascii="Georgia" w:hAnsi="Georgia" w:cs="Tahoma"/>
          <w:sz w:val="22"/>
          <w:szCs w:val="22"/>
        </w:rPr>
        <w:t xml:space="preserve"> pela Emissora</w:t>
      </w:r>
      <w:r w:rsidR="00CF70CF" w:rsidRPr="004F7150">
        <w:rPr>
          <w:rFonts w:ascii="Georgia" w:hAnsi="Georgia" w:cs="Tahoma"/>
          <w:sz w:val="22"/>
          <w:szCs w:val="22"/>
        </w:rPr>
        <w:t>, pel</w:t>
      </w:r>
      <w:r w:rsidR="00AB136D" w:rsidRPr="004F7150">
        <w:rPr>
          <w:rFonts w:ascii="Georgia" w:hAnsi="Georgia" w:cs="Tahoma"/>
          <w:sz w:val="22"/>
          <w:szCs w:val="22"/>
        </w:rPr>
        <w:t>os</w:t>
      </w:r>
      <w:r w:rsidR="00CF70CF" w:rsidRPr="004F7150">
        <w:rPr>
          <w:rFonts w:ascii="Georgia" w:hAnsi="Georgia" w:cs="Tahoma"/>
          <w:sz w:val="22"/>
          <w:szCs w:val="22"/>
        </w:rPr>
        <w:t xml:space="preserve"> Garantidor</w:t>
      </w:r>
      <w:r w:rsidR="00AB136D" w:rsidRPr="004F7150">
        <w:rPr>
          <w:rFonts w:ascii="Georgia" w:hAnsi="Georgia" w:cs="Tahoma"/>
          <w:sz w:val="22"/>
          <w:szCs w:val="22"/>
        </w:rPr>
        <w:t>es</w:t>
      </w:r>
      <w:r w:rsidRPr="004F7150">
        <w:rPr>
          <w:rFonts w:ascii="Georgia" w:hAnsi="Georgia" w:cs="Tahoma"/>
          <w:sz w:val="22"/>
          <w:szCs w:val="22"/>
        </w:rPr>
        <w:t xml:space="preserve"> ou por terceiros</w:t>
      </w:r>
      <w:r w:rsidR="00B20175" w:rsidRPr="004F7150">
        <w:rPr>
          <w:rFonts w:ascii="Georgia" w:hAnsi="Georgia" w:cs="Tahoma"/>
          <w:sz w:val="22"/>
          <w:szCs w:val="22"/>
        </w:rPr>
        <w:t xml:space="preserve">, desde que a garantia não seja substituída pela Emissora </w:t>
      </w:r>
      <w:r w:rsidR="009E7859">
        <w:rPr>
          <w:rFonts w:ascii="Georgia" w:hAnsi="Georgia" w:cs="Tahoma"/>
          <w:sz w:val="22"/>
          <w:szCs w:val="22"/>
        </w:rPr>
        <w:t>mediante aprovação prévia dos Debenturistas, reunidos em Assembleia Geral de Debenturistas,</w:t>
      </w:r>
      <w:r w:rsidR="009E7859" w:rsidRPr="004F7150">
        <w:rPr>
          <w:rFonts w:ascii="Georgia" w:hAnsi="Georgia" w:cs="Tahoma"/>
          <w:sz w:val="22"/>
          <w:szCs w:val="22"/>
        </w:rPr>
        <w:t xml:space="preserve"> </w:t>
      </w:r>
      <w:r w:rsidR="00B20175" w:rsidRPr="004F7150">
        <w:rPr>
          <w:rFonts w:ascii="Georgia" w:hAnsi="Georgia" w:cs="Tahoma"/>
          <w:sz w:val="22"/>
          <w:szCs w:val="22"/>
        </w:rPr>
        <w:t xml:space="preserve">no prazo de até </w:t>
      </w:r>
      <w:r w:rsidR="008C41AC" w:rsidRPr="008C41AC">
        <w:rPr>
          <w:rFonts w:ascii="Georgia" w:hAnsi="Georgia" w:cs="Tahoma"/>
          <w:sz w:val="22"/>
          <w:szCs w:val="22"/>
        </w:rPr>
        <w:t>30 (trinta) dias</w:t>
      </w:r>
      <w:r w:rsidR="005F7B7D">
        <w:rPr>
          <w:rFonts w:ascii="Georgia" w:hAnsi="Georgia" w:cs="Tahoma"/>
          <w:sz w:val="22"/>
          <w:szCs w:val="22"/>
        </w:rPr>
        <w:t xml:space="preserve"> contatos</w:t>
      </w:r>
      <w:r w:rsidR="00B20175" w:rsidRPr="004F7150">
        <w:rPr>
          <w:rFonts w:ascii="Georgia" w:hAnsi="Georgia" w:cs="Tahoma"/>
          <w:sz w:val="22"/>
          <w:szCs w:val="22"/>
        </w:rPr>
        <w:t xml:space="preserve"> do recebimento, pela Emissora, de notificação escrita neste sentido, enviada pelo Agente Fiduciário</w:t>
      </w:r>
      <w:r w:rsidRPr="004F7150">
        <w:rPr>
          <w:rFonts w:ascii="Georgia" w:hAnsi="Georgia" w:cs="Tahoma"/>
          <w:sz w:val="22"/>
          <w:szCs w:val="22"/>
        </w:rPr>
        <w:t>; (b) não for devidamente constituída</w:t>
      </w:r>
      <w:r w:rsidR="009E7859">
        <w:rPr>
          <w:rFonts w:ascii="Georgia" w:hAnsi="Georgia" w:cs="Tahoma"/>
          <w:sz w:val="22"/>
          <w:szCs w:val="22"/>
        </w:rPr>
        <w:t xml:space="preserve"> e formalizada</w:t>
      </w:r>
      <w:r w:rsidR="002572B5">
        <w:rPr>
          <w:rFonts w:ascii="Georgia" w:hAnsi="Georgia" w:cs="Tahoma"/>
          <w:sz w:val="22"/>
          <w:szCs w:val="22"/>
        </w:rPr>
        <w:t xml:space="preserve">, nos termos do </w:t>
      </w:r>
      <w:r w:rsidR="00765FE2">
        <w:rPr>
          <w:rFonts w:ascii="Georgia" w:hAnsi="Georgia" w:cs="Tahoma"/>
          <w:sz w:val="22"/>
          <w:szCs w:val="22"/>
        </w:rPr>
        <w:t>artigo 4.</w:t>
      </w:r>
      <w:r w:rsidR="005F24C4">
        <w:rPr>
          <w:rFonts w:ascii="Georgia" w:hAnsi="Georgia" w:cs="Tahoma"/>
          <w:sz w:val="22"/>
          <w:szCs w:val="22"/>
        </w:rPr>
        <w:t>20</w:t>
      </w:r>
      <w:r w:rsidR="00765FE2">
        <w:rPr>
          <w:rFonts w:ascii="Georgia" w:hAnsi="Georgia" w:cs="Tahoma"/>
          <w:sz w:val="22"/>
          <w:szCs w:val="22"/>
        </w:rPr>
        <w:t xml:space="preserve"> desta</w:t>
      </w:r>
      <w:r w:rsidR="002572B5">
        <w:rPr>
          <w:rFonts w:ascii="Georgia" w:hAnsi="Georgia" w:cs="Tahoma"/>
          <w:sz w:val="22"/>
          <w:szCs w:val="22"/>
        </w:rPr>
        <w:t xml:space="preserve"> Escritura de Emissão</w:t>
      </w:r>
      <w:r w:rsidRPr="004F7150">
        <w:rPr>
          <w:rFonts w:ascii="Georgia" w:hAnsi="Georgia" w:cs="Tahoma"/>
          <w:sz w:val="22"/>
          <w:szCs w:val="22"/>
        </w:rPr>
        <w:t xml:space="preserve">; (c) for anulada; ou (d) de qualquer forma, deixar de existir ou for rescindida; </w:t>
      </w:r>
    </w:p>
    <w:p w:rsidR="00B20175" w:rsidRPr="004F7150" w:rsidRDefault="00B20175" w:rsidP="00B20175">
      <w:pPr>
        <w:widowControl w:val="0"/>
        <w:suppressAutoHyphens/>
        <w:spacing w:line="320" w:lineRule="exact"/>
        <w:rPr>
          <w:rFonts w:ascii="Georgia" w:hAnsi="Georgia" w:cs="Tahoma"/>
          <w:sz w:val="22"/>
          <w:szCs w:val="22"/>
        </w:rPr>
      </w:pPr>
    </w:p>
    <w:p w:rsidR="00277AE7" w:rsidRPr="004F7150" w:rsidRDefault="00DD1568" w:rsidP="000B0721">
      <w:pPr>
        <w:widowControl w:val="0"/>
        <w:numPr>
          <w:ilvl w:val="0"/>
          <w:numId w:val="26"/>
        </w:numPr>
        <w:suppressAutoHyphens/>
        <w:spacing w:line="320" w:lineRule="exact"/>
        <w:rPr>
          <w:rFonts w:ascii="Georgia" w:hAnsi="Georgia" w:cs="Tahoma"/>
          <w:sz w:val="22"/>
          <w:szCs w:val="22"/>
        </w:rPr>
      </w:pPr>
      <w:r w:rsidRPr="00DD1568">
        <w:rPr>
          <w:rFonts w:ascii="Georgia" w:hAnsi="Georgia"/>
          <w:sz w:val="22"/>
          <w:szCs w:val="22"/>
        </w:rPr>
        <w:t>ocorrência de alterações n</w:t>
      </w:r>
      <w:r w:rsidR="00822CF5">
        <w:rPr>
          <w:rFonts w:ascii="Georgia" w:hAnsi="Georgia"/>
          <w:sz w:val="22"/>
          <w:szCs w:val="22"/>
        </w:rPr>
        <w:t xml:space="preserve">a composição </w:t>
      </w:r>
      <w:r w:rsidR="00822CF5" w:rsidRPr="00C75004">
        <w:rPr>
          <w:rFonts w:ascii="Georgia" w:hAnsi="Georgia"/>
          <w:sz w:val="22"/>
          <w:szCs w:val="22"/>
        </w:rPr>
        <w:t>acionária</w:t>
      </w:r>
      <w:r w:rsidRPr="00C75004">
        <w:rPr>
          <w:rFonts w:ascii="Georgia" w:hAnsi="Georgia"/>
          <w:sz w:val="22"/>
          <w:szCs w:val="22"/>
        </w:rPr>
        <w:t xml:space="preserve"> da Emissora</w:t>
      </w:r>
      <w:r w:rsidR="00822CF5" w:rsidRPr="00C75004">
        <w:rPr>
          <w:rFonts w:ascii="Georgia" w:hAnsi="Georgia"/>
          <w:sz w:val="22"/>
          <w:szCs w:val="22"/>
        </w:rPr>
        <w:t xml:space="preserve"> e alteração do controle acionário, direto ou indireto, dos </w:t>
      </w:r>
      <w:r w:rsidR="008C41AC" w:rsidRPr="00C75004">
        <w:rPr>
          <w:rFonts w:ascii="Georgia" w:hAnsi="Georgia"/>
          <w:sz w:val="22"/>
          <w:szCs w:val="22"/>
        </w:rPr>
        <w:t>Patrocinadores</w:t>
      </w:r>
      <w:r w:rsidRPr="00C75004">
        <w:rPr>
          <w:rFonts w:ascii="Georgia" w:hAnsi="Georgia"/>
          <w:sz w:val="22"/>
          <w:szCs w:val="22"/>
        </w:rPr>
        <w:t>, sem a prévia anuência dos Debenturistas</w:t>
      </w:r>
      <w:r w:rsidR="00277AE7" w:rsidRPr="00C75004">
        <w:rPr>
          <w:rFonts w:ascii="Georgia" w:hAnsi="Georgia" w:cs="Tahoma"/>
          <w:sz w:val="22"/>
          <w:szCs w:val="22"/>
        </w:rPr>
        <w:t>;</w:t>
      </w:r>
    </w:p>
    <w:p w:rsidR="005A25D5" w:rsidRPr="004F7150" w:rsidRDefault="005A25D5" w:rsidP="005A25D5">
      <w:pPr>
        <w:widowControl w:val="0"/>
        <w:suppressAutoHyphens/>
        <w:spacing w:line="320" w:lineRule="exact"/>
        <w:rPr>
          <w:rFonts w:ascii="Georgia" w:hAnsi="Georgia" w:cs="Tahoma"/>
          <w:sz w:val="22"/>
          <w:szCs w:val="22"/>
        </w:rPr>
      </w:pPr>
    </w:p>
    <w:p w:rsidR="00277AE7" w:rsidRDefault="00277AE7" w:rsidP="000B0721">
      <w:pPr>
        <w:widowControl w:val="0"/>
        <w:numPr>
          <w:ilvl w:val="0"/>
          <w:numId w:val="26"/>
        </w:numPr>
        <w:suppressAutoHyphens/>
        <w:spacing w:line="320" w:lineRule="exact"/>
        <w:rPr>
          <w:rFonts w:ascii="Georgia" w:hAnsi="Georgia" w:cs="Tahoma"/>
          <w:sz w:val="22"/>
          <w:szCs w:val="22"/>
        </w:rPr>
      </w:pPr>
      <w:r w:rsidRPr="00120427">
        <w:rPr>
          <w:rFonts w:ascii="Georgia" w:hAnsi="Georgia" w:cs="Tahoma"/>
          <w:sz w:val="22"/>
          <w:szCs w:val="22"/>
        </w:rPr>
        <w:t xml:space="preserve">caso as declarações feitas pela Emissora nesta Escritura de Emissão sejam falsas ou enganosas, ou ainda, de modo relevante, sejam incorretas </w:t>
      </w:r>
      <w:r w:rsidR="00495F4B" w:rsidRPr="00120427">
        <w:rPr>
          <w:rFonts w:ascii="Georgia" w:hAnsi="Georgia" w:cs="Tahoma"/>
          <w:sz w:val="22"/>
          <w:szCs w:val="22"/>
        </w:rPr>
        <w:t xml:space="preserve">ou inconsistentes </w:t>
      </w:r>
      <w:r w:rsidRPr="00120427">
        <w:rPr>
          <w:rFonts w:ascii="Georgia" w:hAnsi="Georgia" w:cs="Tahoma"/>
          <w:sz w:val="22"/>
          <w:szCs w:val="22"/>
        </w:rPr>
        <w:t>ou incompletas;</w:t>
      </w:r>
    </w:p>
    <w:p w:rsidR="008C41AC" w:rsidRDefault="008C41AC" w:rsidP="008C41AC">
      <w:pPr>
        <w:pStyle w:val="PargrafodaLista"/>
        <w:widowControl w:val="0"/>
        <w:suppressAutoHyphens/>
        <w:spacing w:line="320" w:lineRule="exact"/>
        <w:ind w:left="1080"/>
        <w:rPr>
          <w:rFonts w:ascii="Georgia" w:eastAsia="MS Mincho" w:hAnsi="Georgia" w:cs="Tahoma"/>
          <w:sz w:val="22"/>
          <w:szCs w:val="22"/>
          <w:specVanish/>
        </w:rPr>
      </w:pPr>
    </w:p>
    <w:p w:rsidR="007A2BE2" w:rsidRPr="007A2BE2" w:rsidRDefault="007A2BE2" w:rsidP="007A2BE2">
      <w:pPr>
        <w:pStyle w:val="PargrafodaLista"/>
        <w:widowControl w:val="0"/>
        <w:numPr>
          <w:ilvl w:val="0"/>
          <w:numId w:val="26"/>
        </w:numPr>
        <w:suppressAutoHyphens/>
        <w:spacing w:line="320" w:lineRule="exact"/>
        <w:rPr>
          <w:rFonts w:ascii="Georgia" w:eastAsia="MS Mincho" w:hAnsi="Georgia" w:cs="Tahoma"/>
          <w:sz w:val="22"/>
          <w:szCs w:val="22"/>
          <w:specVanish/>
        </w:rPr>
      </w:pPr>
      <w:bookmarkStart w:id="20" w:name="_DV_C175"/>
      <w:r w:rsidRPr="007A2BE2">
        <w:rPr>
          <w:rStyle w:val="DeltaViewDeletion"/>
          <w:rFonts w:ascii="Georgia" w:eastAsia="MS Mincho" w:hAnsi="Georgia" w:cs="Tahoma"/>
          <w:strike w:val="0"/>
          <w:color w:val="auto"/>
          <w:sz w:val="22"/>
          <w:szCs w:val="22"/>
        </w:rPr>
        <w:t xml:space="preserve">alteração do objeto social da Emissora que resulte, cumulativamente, (a) em alteração relevante no setor de atuação; e (b) na avaliação dos Debenturistas, após manifestação expressa da Emissora realizada no prazo de </w:t>
      </w:r>
      <w:r w:rsidRPr="00C75004">
        <w:rPr>
          <w:rStyle w:val="DeltaViewDeletion"/>
          <w:rFonts w:ascii="Georgia" w:eastAsia="MS Mincho" w:hAnsi="Georgia" w:cs="Tahoma"/>
          <w:strike w:val="0"/>
          <w:color w:val="auto"/>
          <w:sz w:val="22"/>
          <w:szCs w:val="22"/>
        </w:rPr>
        <w:t xml:space="preserve">até </w:t>
      </w:r>
      <w:r w:rsidR="008C41AC" w:rsidRPr="00C75004">
        <w:rPr>
          <w:rStyle w:val="DeltaViewDeletion"/>
          <w:rFonts w:ascii="Georgia" w:eastAsia="MS Mincho" w:hAnsi="Georgia" w:cs="Tahoma"/>
          <w:strike w:val="0"/>
          <w:color w:val="auto"/>
          <w:sz w:val="22"/>
          <w:szCs w:val="22"/>
        </w:rPr>
        <w:t>10 (dez) dias úteis</w:t>
      </w:r>
      <w:r w:rsidRPr="007A2BE2">
        <w:rPr>
          <w:rStyle w:val="DeltaViewDeletion"/>
          <w:rFonts w:ascii="Georgia" w:eastAsia="MS Mincho" w:hAnsi="Georgia" w:cs="Tahoma"/>
          <w:strike w:val="0"/>
          <w:color w:val="auto"/>
          <w:sz w:val="22"/>
          <w:szCs w:val="22"/>
        </w:rPr>
        <w:t xml:space="preserve"> contados da data de ocorrência da alteração, em prejuízo material que afete a capacidade jurídica e/ou econômico financeira da Emissora de cumprir com qualquer de suas obrigações nos termos desta Escritura de Emissão;</w:t>
      </w:r>
      <w:bookmarkEnd w:id="20"/>
    </w:p>
    <w:p w:rsidR="008C41AC" w:rsidRDefault="008C41AC" w:rsidP="008C41AC">
      <w:pPr>
        <w:pStyle w:val="PargrafodaLista"/>
        <w:widowControl w:val="0"/>
        <w:suppressAutoHyphens/>
        <w:spacing w:line="320" w:lineRule="exact"/>
        <w:ind w:left="1080"/>
        <w:rPr>
          <w:rFonts w:ascii="Georgia" w:eastAsia="MS Mincho" w:hAnsi="Georgia" w:cs="Tahoma"/>
          <w:sz w:val="22"/>
          <w:szCs w:val="22"/>
          <w:specVanish/>
        </w:rPr>
      </w:pPr>
    </w:p>
    <w:p w:rsidR="007A2BE2" w:rsidRPr="007A2BE2" w:rsidRDefault="007A2BE2" w:rsidP="007A2BE2">
      <w:pPr>
        <w:pStyle w:val="PargrafodaLista"/>
        <w:widowControl w:val="0"/>
        <w:numPr>
          <w:ilvl w:val="0"/>
          <w:numId w:val="26"/>
        </w:numPr>
        <w:suppressAutoHyphens/>
        <w:spacing w:line="320" w:lineRule="exact"/>
        <w:rPr>
          <w:rFonts w:ascii="Georgia" w:eastAsia="MS Mincho" w:hAnsi="Georgia" w:cs="Tahoma"/>
          <w:sz w:val="22"/>
          <w:szCs w:val="22"/>
          <w:specVanish/>
        </w:rPr>
      </w:pPr>
      <w:bookmarkStart w:id="21" w:name="_DV_C176"/>
      <w:r w:rsidRPr="007A2BE2">
        <w:rPr>
          <w:rStyle w:val="DeltaViewDeletion"/>
          <w:rFonts w:ascii="Georgia" w:eastAsia="MS Mincho" w:hAnsi="Georgia" w:cs="Tahoma"/>
          <w:strike w:val="0"/>
          <w:color w:val="auto"/>
          <w:sz w:val="22"/>
          <w:szCs w:val="22"/>
        </w:rPr>
        <w:t>ato de qualquer autoridade governamental com o objetivo de sequestrar, expropriar, nacionalizar, desapropriar ou de qualquer modo adquirir, compulsoriamente, totalidade ou parte substancial dos ativos da Emissora;</w:t>
      </w:r>
      <w:bookmarkEnd w:id="21"/>
    </w:p>
    <w:p w:rsidR="008C41AC" w:rsidRDefault="008C41AC" w:rsidP="008C41AC">
      <w:pPr>
        <w:pStyle w:val="PargrafodaLista"/>
        <w:widowControl w:val="0"/>
        <w:suppressAutoHyphens/>
        <w:spacing w:line="320" w:lineRule="exact"/>
        <w:ind w:left="1080"/>
        <w:rPr>
          <w:rFonts w:ascii="Georgia" w:eastAsia="MS Mincho" w:hAnsi="Georgia" w:cs="Tahoma"/>
          <w:sz w:val="22"/>
          <w:szCs w:val="22"/>
          <w:specVanish/>
        </w:rPr>
      </w:pPr>
    </w:p>
    <w:p w:rsidR="007A2BE2" w:rsidRPr="007A2BE2" w:rsidRDefault="007A2BE2" w:rsidP="007A2BE2">
      <w:pPr>
        <w:pStyle w:val="PargrafodaLista"/>
        <w:widowControl w:val="0"/>
        <w:numPr>
          <w:ilvl w:val="0"/>
          <w:numId w:val="26"/>
        </w:numPr>
        <w:suppressAutoHyphens/>
        <w:spacing w:line="320" w:lineRule="exact"/>
        <w:rPr>
          <w:rFonts w:ascii="Georgia" w:eastAsia="MS Mincho" w:hAnsi="Georgia" w:cs="Tahoma"/>
          <w:sz w:val="22"/>
          <w:szCs w:val="22"/>
          <w:specVanish/>
        </w:rPr>
      </w:pPr>
      <w:bookmarkStart w:id="22" w:name="_DV_C177"/>
      <w:r w:rsidRPr="007A2BE2">
        <w:rPr>
          <w:rStyle w:val="DeltaViewDeletion"/>
          <w:rFonts w:ascii="Georgia" w:eastAsia="MS Mincho" w:hAnsi="Georgia" w:cs="Tahoma"/>
          <w:strike w:val="0"/>
          <w:color w:val="auto"/>
          <w:sz w:val="22"/>
          <w:szCs w:val="22"/>
        </w:rPr>
        <w:t xml:space="preserve">autuação pelos órgãos governamentais de caráter fiscal, ambiental ou de defesa da concorrência, entre outros, que possa a vir a afetar de maneira relevante a capacidade operacional, legal ou financeira da </w:t>
      </w:r>
      <w:r w:rsidRPr="00C75004">
        <w:rPr>
          <w:rStyle w:val="DeltaViewDeletion"/>
          <w:rFonts w:ascii="Georgia" w:eastAsia="MS Mincho" w:hAnsi="Georgia" w:cs="Tahoma"/>
          <w:strike w:val="0"/>
          <w:color w:val="auto"/>
          <w:sz w:val="22"/>
          <w:szCs w:val="22"/>
        </w:rPr>
        <w:t>Emissora;</w:t>
      </w:r>
      <w:bookmarkEnd w:id="22"/>
    </w:p>
    <w:p w:rsidR="009E7859" w:rsidRDefault="009E7859" w:rsidP="009E7859">
      <w:pPr>
        <w:widowControl w:val="0"/>
        <w:suppressAutoHyphens/>
        <w:spacing w:line="320" w:lineRule="exact"/>
        <w:ind w:left="1080"/>
        <w:rPr>
          <w:rFonts w:ascii="Georgia" w:hAnsi="Georgia" w:cs="Tahoma"/>
          <w:sz w:val="22"/>
          <w:szCs w:val="22"/>
        </w:rPr>
      </w:pPr>
    </w:p>
    <w:p w:rsidR="009E7859" w:rsidRDefault="009E7859" w:rsidP="009E7859">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 xml:space="preserve">não </w:t>
      </w:r>
      <w:r w:rsidR="00376194">
        <w:rPr>
          <w:rFonts w:ascii="Georgia" w:hAnsi="Georgia" w:cs="Tahoma"/>
          <w:sz w:val="22"/>
          <w:szCs w:val="22"/>
        </w:rPr>
        <w:t xml:space="preserve">obtenção, não </w:t>
      </w:r>
      <w:r>
        <w:rPr>
          <w:rFonts w:ascii="Georgia" w:hAnsi="Georgia" w:cs="Tahoma"/>
          <w:sz w:val="22"/>
          <w:szCs w:val="22"/>
        </w:rPr>
        <w:t xml:space="preserve">renovação, </w:t>
      </w:r>
      <w:r w:rsidR="00376194">
        <w:rPr>
          <w:rFonts w:ascii="Georgia" w:hAnsi="Georgia" w:cs="Tahoma"/>
          <w:sz w:val="22"/>
          <w:szCs w:val="22"/>
        </w:rPr>
        <w:t xml:space="preserve">término, </w:t>
      </w:r>
      <w:r>
        <w:rPr>
          <w:rFonts w:ascii="Georgia" w:hAnsi="Georgia" w:cs="Tahoma"/>
          <w:sz w:val="22"/>
          <w:szCs w:val="22"/>
        </w:rPr>
        <w:t>cancelamento, revogação</w:t>
      </w:r>
      <w:r w:rsidR="00376194">
        <w:rPr>
          <w:rFonts w:ascii="Georgia" w:hAnsi="Georgia" w:cs="Tahoma"/>
          <w:sz w:val="22"/>
          <w:szCs w:val="22"/>
        </w:rPr>
        <w:t>, intervenção</w:t>
      </w:r>
      <w:r w:rsidR="00C75004">
        <w:rPr>
          <w:rFonts w:ascii="Georgia" w:hAnsi="Georgia" w:cs="Tahoma"/>
          <w:sz w:val="22"/>
          <w:szCs w:val="22"/>
        </w:rPr>
        <w:t xml:space="preserve"> ou</w:t>
      </w:r>
      <w:r w:rsidR="00376194">
        <w:rPr>
          <w:rFonts w:ascii="Georgia" w:hAnsi="Georgia" w:cs="Tahoma"/>
          <w:sz w:val="22"/>
          <w:szCs w:val="22"/>
        </w:rPr>
        <w:t xml:space="preserve"> extinção</w:t>
      </w:r>
      <w:r>
        <w:rPr>
          <w:rFonts w:ascii="Georgia" w:hAnsi="Georgia" w:cs="Tahoma"/>
          <w:sz w:val="22"/>
          <w:szCs w:val="22"/>
        </w:rPr>
        <w:t xml:space="preserve"> das autorizações,</w:t>
      </w:r>
      <w:r w:rsidR="00376194">
        <w:rPr>
          <w:rFonts w:ascii="Georgia" w:hAnsi="Georgia" w:cs="Tahoma"/>
          <w:sz w:val="22"/>
          <w:szCs w:val="22"/>
        </w:rPr>
        <w:t xml:space="preserve"> aprovações, registros e</w:t>
      </w:r>
      <w:r>
        <w:rPr>
          <w:rFonts w:ascii="Georgia" w:hAnsi="Georgia" w:cs="Tahoma"/>
          <w:sz w:val="22"/>
          <w:szCs w:val="22"/>
        </w:rPr>
        <w:t xml:space="preserve"> licenças, inclusive as ambientais, </w:t>
      </w:r>
      <w:r w:rsidR="00376194">
        <w:rPr>
          <w:rFonts w:ascii="Georgia" w:hAnsi="Georgia" w:cs="Tahoma"/>
          <w:sz w:val="22"/>
          <w:szCs w:val="22"/>
        </w:rPr>
        <w:t>exigidas para construir, operar e manter o Projeto</w:t>
      </w:r>
      <w:r>
        <w:rPr>
          <w:rFonts w:ascii="Georgia" w:hAnsi="Georgia" w:cs="Tahoma"/>
          <w:sz w:val="22"/>
          <w:szCs w:val="22"/>
        </w:rPr>
        <w:t>;</w:t>
      </w:r>
      <w:r w:rsidR="005F70E9">
        <w:rPr>
          <w:rFonts w:ascii="Georgia" w:hAnsi="Georgia" w:cs="Tahoma"/>
          <w:sz w:val="22"/>
          <w:szCs w:val="22"/>
        </w:rPr>
        <w:t xml:space="preserve"> </w:t>
      </w:r>
    </w:p>
    <w:p w:rsidR="00C75004" w:rsidRDefault="00C75004" w:rsidP="00C75004">
      <w:pPr>
        <w:pStyle w:val="PargrafodaLista"/>
        <w:rPr>
          <w:rFonts w:ascii="Georgia" w:hAnsi="Georgia" w:cs="Tahoma"/>
          <w:sz w:val="22"/>
          <w:szCs w:val="22"/>
        </w:rPr>
      </w:pPr>
    </w:p>
    <w:p w:rsidR="00C75004" w:rsidRPr="004F7150" w:rsidRDefault="00C75004" w:rsidP="009E7859">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suspensão das autorizações, aprovações, registros e licenças, inclusive as ambientais, exigidas para construir, operar e manter o Projeto;</w:t>
      </w:r>
    </w:p>
    <w:p w:rsidR="005F70E9" w:rsidRPr="004F7150" w:rsidRDefault="005F70E9" w:rsidP="000B0721">
      <w:pPr>
        <w:widowControl w:val="0"/>
        <w:suppressAutoHyphens/>
        <w:spacing w:line="320" w:lineRule="exact"/>
        <w:rPr>
          <w:rFonts w:ascii="Georgia" w:hAnsi="Georgia" w:cs="Tahoma"/>
          <w:sz w:val="22"/>
          <w:szCs w:val="22"/>
        </w:rPr>
      </w:pPr>
    </w:p>
    <w:p w:rsidR="00277AE7" w:rsidRDefault="00277AE7" w:rsidP="000B0721">
      <w:pPr>
        <w:widowControl w:val="0"/>
        <w:numPr>
          <w:ilvl w:val="0"/>
          <w:numId w:val="26"/>
        </w:numPr>
        <w:suppressAutoHyphens/>
        <w:spacing w:line="320" w:lineRule="exact"/>
        <w:rPr>
          <w:rFonts w:ascii="Georgia" w:hAnsi="Georgia" w:cs="Tahoma"/>
          <w:sz w:val="22"/>
          <w:szCs w:val="22"/>
        </w:rPr>
      </w:pPr>
      <w:r w:rsidRPr="004F7150">
        <w:rPr>
          <w:rFonts w:ascii="Georgia" w:hAnsi="Georgia" w:cs="Tahoma"/>
          <w:sz w:val="22"/>
          <w:szCs w:val="22"/>
        </w:rPr>
        <w:t>aplicação dos recursos oriundos da Emissão em destinação diversa da definida nesta Escritura de Emissão</w:t>
      </w:r>
      <w:r w:rsidR="009E7859">
        <w:rPr>
          <w:rFonts w:ascii="Georgia" w:hAnsi="Georgia" w:cs="Tahoma"/>
          <w:sz w:val="22"/>
          <w:szCs w:val="22"/>
        </w:rPr>
        <w:t>;</w:t>
      </w:r>
    </w:p>
    <w:p w:rsidR="009E7859" w:rsidRDefault="009E7859" w:rsidP="009E7859">
      <w:pPr>
        <w:widowControl w:val="0"/>
        <w:suppressAutoHyphens/>
        <w:spacing w:line="320" w:lineRule="exact"/>
        <w:rPr>
          <w:rFonts w:ascii="Georgia" w:hAnsi="Georgia" w:cs="Tahoma"/>
          <w:sz w:val="22"/>
          <w:szCs w:val="22"/>
        </w:rPr>
      </w:pPr>
    </w:p>
    <w:p w:rsidR="009E7859" w:rsidRDefault="009E7859" w:rsidP="000B0721">
      <w:pPr>
        <w:widowControl w:val="0"/>
        <w:numPr>
          <w:ilvl w:val="0"/>
          <w:numId w:val="26"/>
        </w:numPr>
        <w:suppressAutoHyphens/>
        <w:spacing w:line="320" w:lineRule="exact"/>
        <w:rPr>
          <w:rFonts w:ascii="Georgia" w:hAnsi="Georgia" w:cs="Tahoma"/>
          <w:sz w:val="22"/>
          <w:szCs w:val="22"/>
        </w:rPr>
      </w:pPr>
      <w:r w:rsidRPr="00B0020D">
        <w:rPr>
          <w:rFonts w:ascii="Georgia" w:hAnsi="Georgia" w:cs="Tahoma"/>
          <w:sz w:val="22"/>
          <w:szCs w:val="22"/>
        </w:rPr>
        <w:t>invalidade, nulidade ou inexequibilidade desta Escritura de Emissão</w:t>
      </w:r>
      <w:r w:rsidR="00376194">
        <w:rPr>
          <w:rFonts w:ascii="Georgia" w:hAnsi="Georgia" w:cs="Tahoma"/>
          <w:sz w:val="22"/>
          <w:szCs w:val="22"/>
        </w:rPr>
        <w:t>;</w:t>
      </w:r>
    </w:p>
    <w:p w:rsidR="00347693" w:rsidRDefault="00347693">
      <w:pPr>
        <w:pStyle w:val="PargrafodaLista"/>
        <w:rPr>
          <w:rFonts w:ascii="Georgia" w:hAnsi="Georgia" w:cs="Tahoma"/>
          <w:sz w:val="22"/>
          <w:szCs w:val="22"/>
        </w:rPr>
      </w:pPr>
    </w:p>
    <w:p w:rsidR="00376194" w:rsidRDefault="00A8529F" w:rsidP="000B0721">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i</w:t>
      </w:r>
      <w:r w:rsidR="00376194">
        <w:rPr>
          <w:rFonts w:ascii="Georgia" w:hAnsi="Georgia" w:cs="Tahoma"/>
          <w:sz w:val="22"/>
          <w:szCs w:val="22"/>
        </w:rPr>
        <w:t>nobservância das obrigações estabelecidas pela legislação socioambiental aplicável, bem como pelos Princípios do Equador, se aplicável</w:t>
      </w:r>
      <w:r>
        <w:rPr>
          <w:rFonts w:ascii="Georgia" w:hAnsi="Georgia" w:cs="Tahoma"/>
          <w:sz w:val="22"/>
          <w:szCs w:val="22"/>
        </w:rPr>
        <w:t>;</w:t>
      </w:r>
    </w:p>
    <w:p w:rsidR="00347693" w:rsidRDefault="00347693">
      <w:pPr>
        <w:pStyle w:val="PargrafodaLista"/>
        <w:rPr>
          <w:rFonts w:ascii="Georgia" w:hAnsi="Georgia" w:cs="Tahoma"/>
          <w:sz w:val="22"/>
          <w:szCs w:val="22"/>
        </w:rPr>
      </w:pPr>
    </w:p>
    <w:p w:rsidR="00A8529F" w:rsidRPr="004F7150" w:rsidRDefault="00A8529F" w:rsidP="000B0721">
      <w:pPr>
        <w:widowControl w:val="0"/>
        <w:numPr>
          <w:ilvl w:val="0"/>
          <w:numId w:val="26"/>
        </w:numPr>
        <w:suppressAutoHyphens/>
        <w:spacing w:line="320" w:lineRule="exact"/>
        <w:rPr>
          <w:rFonts w:ascii="Georgia" w:hAnsi="Georgia" w:cs="Tahoma"/>
          <w:sz w:val="22"/>
          <w:szCs w:val="22"/>
        </w:rPr>
      </w:pPr>
      <w:r>
        <w:rPr>
          <w:rFonts w:ascii="Georgia" w:hAnsi="Georgia" w:cs="Tahoma"/>
          <w:sz w:val="22"/>
          <w:szCs w:val="22"/>
        </w:rPr>
        <w:t>existência de sentença condenatória transitada em julgado relativamente à prática de atos da Emissora que importem em infringência à legislação que trata do combate ao trabalho infantil e ao trabalho escravo, bem como a crime contra o meio ambiente.</w:t>
      </w:r>
    </w:p>
    <w:p w:rsidR="007F05EB" w:rsidRPr="004F7150" w:rsidRDefault="007F05EB" w:rsidP="000A5E36">
      <w:pPr>
        <w:keepNext/>
        <w:widowControl w:val="0"/>
        <w:suppressAutoHyphens/>
        <w:spacing w:line="320" w:lineRule="exact"/>
        <w:rPr>
          <w:rFonts w:ascii="Georgia" w:hAnsi="Georgia" w:cs="Tahoma"/>
          <w:sz w:val="22"/>
          <w:szCs w:val="22"/>
        </w:rPr>
      </w:pPr>
    </w:p>
    <w:p w:rsidR="00277AE7" w:rsidRPr="004F7150" w:rsidRDefault="00277AE7" w:rsidP="00277AE7">
      <w:pPr>
        <w:widowControl w:val="0"/>
        <w:suppressAutoHyphens/>
        <w:spacing w:line="320" w:lineRule="exact"/>
        <w:rPr>
          <w:rFonts w:ascii="Georgia" w:hAnsi="Georgia" w:cs="Tahoma"/>
          <w:sz w:val="22"/>
          <w:szCs w:val="22"/>
        </w:rPr>
      </w:pPr>
      <w:r w:rsidRPr="004F7150">
        <w:rPr>
          <w:rFonts w:ascii="Georgia" w:hAnsi="Georgia" w:cs="Tahoma"/>
          <w:sz w:val="22"/>
          <w:szCs w:val="22"/>
        </w:rPr>
        <w:t>4.1</w:t>
      </w:r>
      <w:r w:rsidR="008F39CA">
        <w:rPr>
          <w:rFonts w:ascii="Georgia" w:hAnsi="Georgia" w:cs="Tahoma"/>
          <w:sz w:val="22"/>
          <w:szCs w:val="22"/>
        </w:rPr>
        <w:t>4</w:t>
      </w:r>
      <w:r w:rsidRPr="004F7150">
        <w:rPr>
          <w:rFonts w:ascii="Georgia" w:hAnsi="Georgia" w:cs="Tahoma"/>
          <w:sz w:val="22"/>
          <w:szCs w:val="22"/>
        </w:rPr>
        <w:t xml:space="preserve">.2. A ocorrência de quaisquer dos eventos indicados </w:t>
      </w:r>
      <w:r w:rsidRPr="003546B9">
        <w:rPr>
          <w:rFonts w:ascii="Georgia" w:hAnsi="Georgia" w:cs="Tahoma"/>
          <w:sz w:val="22"/>
          <w:szCs w:val="22"/>
        </w:rPr>
        <w:t>n</w:t>
      </w:r>
      <w:r w:rsidR="00B41A38" w:rsidRPr="003546B9">
        <w:rPr>
          <w:rFonts w:ascii="Georgia" w:hAnsi="Georgia" w:cs="Tahoma"/>
          <w:sz w:val="22"/>
          <w:szCs w:val="22"/>
        </w:rPr>
        <w:t xml:space="preserve">os </w:t>
      </w:r>
      <w:r w:rsidR="00B41A38" w:rsidRPr="00C75004">
        <w:rPr>
          <w:rFonts w:ascii="Georgia" w:hAnsi="Georgia" w:cs="Tahoma"/>
          <w:sz w:val="22"/>
          <w:szCs w:val="22"/>
        </w:rPr>
        <w:t>incisos</w:t>
      </w:r>
      <w:r w:rsidRPr="00C75004">
        <w:rPr>
          <w:rFonts w:ascii="Georgia" w:hAnsi="Georgia" w:cs="Tahoma"/>
          <w:sz w:val="22"/>
          <w:szCs w:val="22"/>
        </w:rPr>
        <w:t xml:space="preserve"> </w:t>
      </w:r>
      <w:r w:rsidR="008F4BB5" w:rsidRPr="00C75004">
        <w:rPr>
          <w:rFonts w:ascii="Georgia" w:hAnsi="Georgia" w:cs="Tahoma"/>
          <w:sz w:val="22"/>
          <w:szCs w:val="22"/>
        </w:rPr>
        <w:t xml:space="preserve">(i), (ii), (iii), (v), (vi), (vii), </w:t>
      </w:r>
      <w:r w:rsidR="00C75004">
        <w:rPr>
          <w:rFonts w:ascii="Georgia" w:hAnsi="Georgia" w:cs="Tahoma"/>
          <w:sz w:val="22"/>
          <w:szCs w:val="22"/>
        </w:rPr>
        <w:t>(</w:t>
      </w:r>
      <w:r w:rsidR="0017227F" w:rsidRPr="00C75004">
        <w:rPr>
          <w:rFonts w:ascii="Georgia" w:hAnsi="Georgia" w:cs="Tahoma"/>
          <w:sz w:val="22"/>
          <w:szCs w:val="22"/>
        </w:rPr>
        <w:t>viii</w:t>
      </w:r>
      <w:r w:rsidR="00C75004">
        <w:rPr>
          <w:rFonts w:ascii="Georgia" w:hAnsi="Georgia" w:cs="Tahoma"/>
          <w:sz w:val="22"/>
          <w:szCs w:val="22"/>
        </w:rPr>
        <w:t>)</w:t>
      </w:r>
      <w:r w:rsidR="0017227F" w:rsidRPr="00C75004">
        <w:rPr>
          <w:rFonts w:ascii="Georgia" w:hAnsi="Georgia" w:cs="Tahoma"/>
          <w:sz w:val="22"/>
          <w:szCs w:val="22"/>
        </w:rPr>
        <w:t xml:space="preserve">, </w:t>
      </w:r>
      <w:r w:rsidR="00C75004">
        <w:rPr>
          <w:rFonts w:ascii="Georgia" w:hAnsi="Georgia" w:cs="Tahoma"/>
          <w:sz w:val="22"/>
          <w:szCs w:val="22"/>
        </w:rPr>
        <w:t>(</w:t>
      </w:r>
      <w:r w:rsidR="0017227F" w:rsidRPr="00C75004">
        <w:rPr>
          <w:rFonts w:ascii="Georgia" w:hAnsi="Georgia" w:cs="Tahoma"/>
          <w:sz w:val="22"/>
          <w:szCs w:val="22"/>
        </w:rPr>
        <w:t>ix</w:t>
      </w:r>
      <w:r w:rsidR="00C75004">
        <w:rPr>
          <w:rFonts w:ascii="Georgia" w:hAnsi="Georgia" w:cs="Tahoma"/>
          <w:sz w:val="22"/>
          <w:szCs w:val="22"/>
        </w:rPr>
        <w:t>)</w:t>
      </w:r>
      <w:r w:rsidR="0017227F" w:rsidRPr="00C75004">
        <w:rPr>
          <w:rFonts w:ascii="Georgia" w:hAnsi="Georgia" w:cs="Tahoma"/>
          <w:sz w:val="22"/>
          <w:szCs w:val="22"/>
        </w:rPr>
        <w:t xml:space="preserve">, </w:t>
      </w:r>
      <w:r w:rsidR="008F4BB5" w:rsidRPr="00C75004">
        <w:rPr>
          <w:rFonts w:ascii="Georgia" w:hAnsi="Georgia" w:cs="Tahoma"/>
          <w:sz w:val="22"/>
          <w:szCs w:val="22"/>
        </w:rPr>
        <w:t>(x)</w:t>
      </w:r>
      <w:r w:rsidR="00D065DD" w:rsidRPr="00C75004">
        <w:rPr>
          <w:rFonts w:ascii="Georgia" w:hAnsi="Georgia" w:cs="Tahoma"/>
          <w:sz w:val="22"/>
          <w:szCs w:val="22"/>
        </w:rPr>
        <w:t>,</w:t>
      </w:r>
      <w:r w:rsidR="008F4BB5" w:rsidRPr="00C75004">
        <w:rPr>
          <w:rFonts w:ascii="Georgia" w:hAnsi="Georgia" w:cs="Tahoma"/>
          <w:sz w:val="22"/>
          <w:szCs w:val="22"/>
        </w:rPr>
        <w:t xml:space="preserve"> (xi)</w:t>
      </w:r>
      <w:r w:rsidR="00C75004">
        <w:rPr>
          <w:rFonts w:ascii="Georgia" w:hAnsi="Georgia" w:cs="Tahoma"/>
          <w:sz w:val="22"/>
          <w:szCs w:val="22"/>
        </w:rPr>
        <w:t>,</w:t>
      </w:r>
      <w:r w:rsidR="00D065DD" w:rsidRPr="00C75004">
        <w:rPr>
          <w:rFonts w:ascii="Georgia" w:hAnsi="Georgia" w:cs="Tahoma"/>
          <w:sz w:val="22"/>
          <w:szCs w:val="22"/>
        </w:rPr>
        <w:t xml:space="preserve"> (xii)</w:t>
      </w:r>
      <w:r w:rsidR="00C75004">
        <w:rPr>
          <w:rFonts w:ascii="Georgia" w:hAnsi="Georgia" w:cs="Tahoma"/>
          <w:sz w:val="22"/>
          <w:szCs w:val="22"/>
        </w:rPr>
        <w:t>, (xv), (xvi), (xvii), (xix), (xx), (xxi) e (xxii)</w:t>
      </w:r>
      <w:r w:rsidR="008F4BB5" w:rsidRPr="00C75004">
        <w:rPr>
          <w:rFonts w:ascii="Georgia" w:hAnsi="Georgia" w:cs="Tahoma"/>
          <w:sz w:val="22"/>
          <w:szCs w:val="22"/>
        </w:rPr>
        <w:t xml:space="preserve"> do item 4.1</w:t>
      </w:r>
      <w:r w:rsidR="005F24C4" w:rsidRPr="00C75004">
        <w:rPr>
          <w:rFonts w:ascii="Georgia" w:hAnsi="Georgia" w:cs="Tahoma"/>
          <w:sz w:val="22"/>
          <w:szCs w:val="22"/>
        </w:rPr>
        <w:t>4</w:t>
      </w:r>
      <w:r w:rsidR="008F4BB5" w:rsidRPr="00C75004">
        <w:rPr>
          <w:rFonts w:ascii="Georgia" w:hAnsi="Georgia" w:cs="Tahoma"/>
          <w:sz w:val="22"/>
          <w:szCs w:val="22"/>
        </w:rPr>
        <w:t>.1</w:t>
      </w:r>
      <w:r w:rsidRPr="00C75004">
        <w:rPr>
          <w:rFonts w:ascii="Georgia" w:hAnsi="Georgia" w:cs="Tahoma"/>
          <w:sz w:val="22"/>
          <w:szCs w:val="22"/>
        </w:rPr>
        <w:t xml:space="preserve"> acima acarretará o vencimento antecipado</w:t>
      </w:r>
      <w:r w:rsidRPr="004F7150">
        <w:rPr>
          <w:rFonts w:ascii="Georgia" w:hAnsi="Georgia" w:cs="Tahoma"/>
          <w:sz w:val="22"/>
          <w:szCs w:val="22"/>
        </w:rPr>
        <w:t xml:space="preserve"> automático das Debêntures,</w:t>
      </w:r>
      <w:r w:rsidR="00EC3143">
        <w:rPr>
          <w:rFonts w:ascii="Georgia" w:hAnsi="Georgia" w:cs="Tahoma"/>
          <w:sz w:val="22"/>
          <w:szCs w:val="22"/>
        </w:rPr>
        <w:t xml:space="preserve"> respeitados os prazos </w:t>
      </w:r>
      <w:r w:rsidR="00AC2904">
        <w:rPr>
          <w:rFonts w:ascii="Georgia" w:hAnsi="Georgia" w:cs="Tahoma"/>
          <w:sz w:val="22"/>
          <w:szCs w:val="22"/>
        </w:rPr>
        <w:t xml:space="preserve">de cura </w:t>
      </w:r>
      <w:r w:rsidR="00EC3143">
        <w:rPr>
          <w:rFonts w:ascii="Georgia" w:hAnsi="Georgia" w:cs="Tahoma"/>
          <w:sz w:val="22"/>
          <w:szCs w:val="22"/>
        </w:rPr>
        <w:t>especificados nas respectivas alíneas,</w:t>
      </w:r>
      <w:r w:rsidRPr="004F7150">
        <w:rPr>
          <w:rFonts w:ascii="Georgia" w:hAnsi="Georgia" w:cs="Tahoma"/>
          <w:sz w:val="22"/>
          <w:szCs w:val="22"/>
        </w:rPr>
        <w:t xml:space="preserve"> independentemente de aviso, notificação ou interpelação </w:t>
      </w:r>
      <w:r w:rsidRPr="004F7150">
        <w:rPr>
          <w:rFonts w:ascii="Georgia" w:hAnsi="Georgia" w:cs="Tahoma"/>
          <w:sz w:val="22"/>
          <w:szCs w:val="22"/>
        </w:rPr>
        <w:lastRenderedPageBreak/>
        <w:t xml:space="preserve">judicial ou extrajudicial. </w:t>
      </w:r>
    </w:p>
    <w:p w:rsidR="00277AE7" w:rsidRPr="004F7150" w:rsidRDefault="00277AE7" w:rsidP="00277AE7">
      <w:pPr>
        <w:widowControl w:val="0"/>
        <w:suppressAutoHyphens/>
        <w:spacing w:line="320" w:lineRule="exact"/>
        <w:rPr>
          <w:rFonts w:ascii="Georgia" w:hAnsi="Georgia" w:cs="Tahoma"/>
          <w:sz w:val="22"/>
          <w:szCs w:val="22"/>
        </w:rPr>
      </w:pPr>
    </w:p>
    <w:p w:rsidR="00277AE7" w:rsidRPr="004F7150" w:rsidRDefault="00277AE7" w:rsidP="00277AE7">
      <w:pPr>
        <w:widowControl w:val="0"/>
        <w:suppressAutoHyphens/>
        <w:spacing w:line="320" w:lineRule="exact"/>
        <w:rPr>
          <w:rFonts w:ascii="Georgia" w:hAnsi="Georgia" w:cs="Tahoma"/>
          <w:sz w:val="22"/>
          <w:szCs w:val="22"/>
        </w:rPr>
      </w:pPr>
      <w:r w:rsidRPr="004F7150">
        <w:rPr>
          <w:rFonts w:ascii="Georgia" w:hAnsi="Georgia" w:cs="Tahoma"/>
          <w:sz w:val="22"/>
          <w:szCs w:val="22"/>
        </w:rPr>
        <w:t>4.1</w:t>
      </w:r>
      <w:r w:rsidR="005F24C4">
        <w:rPr>
          <w:rFonts w:ascii="Georgia" w:hAnsi="Georgia" w:cs="Tahoma"/>
          <w:sz w:val="22"/>
          <w:szCs w:val="22"/>
        </w:rPr>
        <w:t>4</w:t>
      </w:r>
      <w:r w:rsidRPr="004F7150">
        <w:rPr>
          <w:rFonts w:ascii="Georgia" w:hAnsi="Georgia" w:cs="Tahoma"/>
          <w:sz w:val="22"/>
          <w:szCs w:val="22"/>
        </w:rPr>
        <w:t>.2.1. Na ocorrência dos eventos previstos n</w:t>
      </w:r>
      <w:r w:rsidR="00B41A38" w:rsidRPr="004F7150">
        <w:rPr>
          <w:rFonts w:ascii="Georgia" w:hAnsi="Georgia" w:cs="Tahoma"/>
          <w:sz w:val="22"/>
          <w:szCs w:val="22"/>
        </w:rPr>
        <w:t>os</w:t>
      </w:r>
      <w:r w:rsidRPr="004F7150">
        <w:rPr>
          <w:rFonts w:ascii="Georgia" w:hAnsi="Georgia" w:cs="Tahoma"/>
          <w:sz w:val="22"/>
          <w:szCs w:val="22"/>
        </w:rPr>
        <w:t xml:space="preserve"> demais </w:t>
      </w:r>
      <w:r w:rsidR="00B41A38" w:rsidRPr="004F7150">
        <w:rPr>
          <w:rFonts w:ascii="Georgia" w:hAnsi="Georgia" w:cs="Tahoma"/>
          <w:sz w:val="22"/>
          <w:szCs w:val="22"/>
        </w:rPr>
        <w:t>incisos</w:t>
      </w:r>
      <w:r w:rsidRPr="004F7150">
        <w:rPr>
          <w:rFonts w:ascii="Georgia" w:hAnsi="Georgia" w:cs="Tahoma"/>
          <w:sz w:val="22"/>
          <w:szCs w:val="22"/>
        </w:rPr>
        <w:t xml:space="preserve"> do item 4.1</w:t>
      </w:r>
      <w:r w:rsidR="005F24C4">
        <w:rPr>
          <w:rFonts w:ascii="Georgia" w:hAnsi="Georgia" w:cs="Tahoma"/>
          <w:sz w:val="22"/>
          <w:szCs w:val="22"/>
        </w:rPr>
        <w:t>4</w:t>
      </w:r>
      <w:r w:rsidRPr="004F7150">
        <w:rPr>
          <w:rFonts w:ascii="Georgia" w:hAnsi="Georgia" w:cs="Tahoma"/>
          <w:sz w:val="22"/>
          <w:szCs w:val="22"/>
        </w:rPr>
        <w:t xml:space="preserve">.1 acima, o Agente Fiduciário deverá </w:t>
      </w:r>
      <w:r w:rsidR="008C1B8B">
        <w:rPr>
          <w:rFonts w:ascii="Georgia" w:hAnsi="Georgia" w:cs="Tahoma"/>
          <w:sz w:val="22"/>
          <w:szCs w:val="22"/>
        </w:rPr>
        <w:t xml:space="preserve">convocar </w:t>
      </w:r>
      <w:r w:rsidRPr="004F7150">
        <w:rPr>
          <w:rFonts w:ascii="Georgia" w:hAnsi="Georgia" w:cs="Tahoma"/>
          <w:sz w:val="22"/>
          <w:szCs w:val="22"/>
        </w:rPr>
        <w:t>Assembleia de Debenturistas</w:t>
      </w:r>
      <w:r w:rsidR="00120427">
        <w:rPr>
          <w:rFonts w:ascii="Georgia" w:hAnsi="Georgia" w:cs="Tahoma"/>
          <w:sz w:val="22"/>
          <w:szCs w:val="22"/>
        </w:rPr>
        <w:t>, na forma da C</w:t>
      </w:r>
      <w:r w:rsidR="008C1B8B">
        <w:rPr>
          <w:rFonts w:ascii="Georgia" w:hAnsi="Georgia" w:cs="Tahoma"/>
          <w:sz w:val="22"/>
          <w:szCs w:val="22"/>
        </w:rPr>
        <w:t xml:space="preserve">láusula </w:t>
      </w:r>
      <w:r w:rsidR="00120427">
        <w:rPr>
          <w:rFonts w:ascii="Georgia" w:hAnsi="Georgia" w:cs="Tahoma"/>
          <w:sz w:val="22"/>
          <w:szCs w:val="22"/>
        </w:rPr>
        <w:t>Sétima</w:t>
      </w:r>
      <w:r w:rsidR="008C1B8B">
        <w:rPr>
          <w:rFonts w:ascii="Georgia" w:hAnsi="Georgia" w:cs="Tahoma"/>
          <w:sz w:val="22"/>
          <w:szCs w:val="22"/>
        </w:rPr>
        <w:t xml:space="preserve"> da presente Escritura de Emissão</w:t>
      </w:r>
      <w:r w:rsidRPr="004F7150">
        <w:rPr>
          <w:rFonts w:ascii="Georgia" w:hAnsi="Georgia" w:cs="Tahoma"/>
          <w:sz w:val="22"/>
          <w:szCs w:val="22"/>
        </w:rPr>
        <w:t xml:space="preserve">, </w:t>
      </w:r>
      <w:r w:rsidR="008C1B8B">
        <w:rPr>
          <w:rFonts w:ascii="Georgia" w:hAnsi="Georgia" w:cs="Tahoma"/>
          <w:sz w:val="22"/>
          <w:szCs w:val="22"/>
        </w:rPr>
        <w:t>dentro d</w:t>
      </w:r>
      <w:r w:rsidRPr="004F7150">
        <w:rPr>
          <w:rFonts w:ascii="Georgia" w:hAnsi="Georgia" w:cs="Tahoma"/>
          <w:sz w:val="22"/>
          <w:szCs w:val="22"/>
        </w:rPr>
        <w:t xml:space="preserve">o prazo </w:t>
      </w:r>
      <w:r w:rsidR="008C41AC" w:rsidRPr="008C41AC">
        <w:rPr>
          <w:rFonts w:ascii="Georgia" w:hAnsi="Georgia" w:cs="Tahoma"/>
          <w:sz w:val="22"/>
          <w:szCs w:val="22"/>
        </w:rPr>
        <w:t>de 5 (cinco) dias úteis contados</w:t>
      </w:r>
      <w:r w:rsidRPr="004F7150">
        <w:rPr>
          <w:rFonts w:ascii="Georgia" w:hAnsi="Georgia" w:cs="Tahoma"/>
          <w:sz w:val="22"/>
          <w:szCs w:val="22"/>
        </w:rPr>
        <w:t xml:space="preserve"> do momento em que tomar ciência do evento ou for assim informado por quaisquer dos Debenturistas ou pela Emissora, para deliberar sobre a eventual não decretação de vencimento antecipado das Debêntures.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4.1</w:t>
      </w:r>
      <w:r w:rsidR="005F24C4">
        <w:rPr>
          <w:rFonts w:ascii="Georgia" w:hAnsi="Georgia" w:cs="Tahoma"/>
          <w:sz w:val="22"/>
          <w:szCs w:val="22"/>
        </w:rPr>
        <w:t>4</w:t>
      </w:r>
      <w:r w:rsidRPr="004F7150">
        <w:rPr>
          <w:rFonts w:ascii="Georgia" w:hAnsi="Georgia" w:cs="Tahoma"/>
          <w:sz w:val="22"/>
          <w:szCs w:val="22"/>
        </w:rPr>
        <w:t xml:space="preserve">.3. </w:t>
      </w:r>
      <w:r w:rsidR="00EC3143">
        <w:rPr>
          <w:rFonts w:ascii="Georgia" w:hAnsi="Georgia" w:cs="Tahoma"/>
          <w:sz w:val="22"/>
          <w:szCs w:val="22"/>
        </w:rPr>
        <w:t xml:space="preserve">Caso a </w:t>
      </w:r>
      <w:r w:rsidRPr="004F7150">
        <w:rPr>
          <w:rFonts w:ascii="Georgia" w:hAnsi="Georgia" w:cs="Tahoma"/>
          <w:sz w:val="22"/>
          <w:szCs w:val="22"/>
        </w:rPr>
        <w:t xml:space="preserve">referida Assembleia de Debenturistas </w:t>
      </w:r>
      <w:r w:rsidR="00EC3143">
        <w:rPr>
          <w:rFonts w:ascii="Georgia" w:hAnsi="Georgia" w:cs="Tahoma"/>
          <w:sz w:val="22"/>
          <w:szCs w:val="22"/>
        </w:rPr>
        <w:t xml:space="preserve">não </w:t>
      </w:r>
      <w:r w:rsidR="005C3D8E">
        <w:rPr>
          <w:rFonts w:ascii="Georgia" w:hAnsi="Georgia" w:cs="Tahoma"/>
          <w:sz w:val="22"/>
          <w:szCs w:val="22"/>
        </w:rPr>
        <w:t xml:space="preserve">tenha quorum suficiente para </w:t>
      </w:r>
      <w:r w:rsidR="00AC2904">
        <w:rPr>
          <w:rFonts w:ascii="Georgia" w:hAnsi="Georgia" w:cs="Tahoma"/>
          <w:sz w:val="22"/>
          <w:szCs w:val="22"/>
        </w:rPr>
        <w:t xml:space="preserve">sua instalação ou mesmo para </w:t>
      </w:r>
      <w:r w:rsidR="005C3D8E">
        <w:rPr>
          <w:rFonts w:ascii="Georgia" w:hAnsi="Georgia" w:cs="Tahoma"/>
          <w:sz w:val="22"/>
          <w:szCs w:val="22"/>
        </w:rPr>
        <w:t xml:space="preserve">aprovar a </w:t>
      </w:r>
      <w:r w:rsidR="00AC2904">
        <w:rPr>
          <w:rFonts w:ascii="Georgia" w:hAnsi="Georgia" w:cs="Tahoma"/>
          <w:sz w:val="22"/>
          <w:szCs w:val="22"/>
        </w:rPr>
        <w:t xml:space="preserve">não </w:t>
      </w:r>
      <w:r w:rsidR="005C3D8E">
        <w:rPr>
          <w:rFonts w:ascii="Georgia" w:hAnsi="Georgia" w:cs="Tahoma"/>
          <w:sz w:val="22"/>
          <w:szCs w:val="22"/>
        </w:rPr>
        <w:t>declaração de Vencimento Antecipado</w:t>
      </w:r>
      <w:r w:rsidR="00D21B84">
        <w:rPr>
          <w:rFonts w:ascii="Georgia" w:hAnsi="Georgia" w:cs="Tahoma"/>
          <w:sz w:val="22"/>
          <w:szCs w:val="22"/>
        </w:rPr>
        <w:t>, nos termos da cláusula 6.6.1 abaixo,</w:t>
      </w:r>
      <w:r w:rsidRPr="004F7150">
        <w:rPr>
          <w:rFonts w:ascii="Georgia" w:hAnsi="Georgia" w:cs="Tahoma"/>
          <w:sz w:val="22"/>
          <w:szCs w:val="22"/>
        </w:rPr>
        <w:t xml:space="preserve"> </w:t>
      </w:r>
      <w:r w:rsidR="005C3D8E">
        <w:rPr>
          <w:rFonts w:ascii="Georgia" w:hAnsi="Georgia" w:cs="Tahoma"/>
          <w:sz w:val="22"/>
          <w:szCs w:val="22"/>
        </w:rPr>
        <w:t xml:space="preserve">o </w:t>
      </w:r>
      <w:r w:rsidRPr="004F7150">
        <w:rPr>
          <w:rFonts w:ascii="Georgia" w:hAnsi="Georgia" w:cs="Tahoma"/>
          <w:sz w:val="22"/>
          <w:szCs w:val="22"/>
        </w:rPr>
        <w:t xml:space="preserve">Agente Fiduciário </w:t>
      </w:r>
      <w:r w:rsidR="005C3D8E">
        <w:rPr>
          <w:rFonts w:ascii="Georgia" w:hAnsi="Georgia" w:cs="Tahoma"/>
          <w:sz w:val="22"/>
          <w:szCs w:val="22"/>
        </w:rPr>
        <w:t xml:space="preserve">deverá </w:t>
      </w:r>
      <w:r w:rsidRPr="004F7150">
        <w:rPr>
          <w:rFonts w:ascii="Georgia" w:hAnsi="Georgia" w:cs="Tahoma"/>
          <w:sz w:val="22"/>
          <w:szCs w:val="22"/>
        </w:rPr>
        <w:t>declarar antecipadamente vencidas as Debêntures.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09603E">
        <w:rPr>
          <w:rFonts w:ascii="Georgia" w:hAnsi="Georgia" w:cs="Tahoma"/>
          <w:sz w:val="22"/>
          <w:szCs w:val="22"/>
        </w:rPr>
        <w:t>4.1</w:t>
      </w:r>
      <w:r w:rsidR="005F24C4">
        <w:rPr>
          <w:rFonts w:ascii="Georgia" w:hAnsi="Georgia" w:cs="Tahoma"/>
          <w:sz w:val="22"/>
          <w:szCs w:val="22"/>
        </w:rPr>
        <w:t>4</w:t>
      </w:r>
      <w:r w:rsidRPr="0009603E">
        <w:rPr>
          <w:rFonts w:ascii="Georgia" w:hAnsi="Georgia" w:cs="Tahoma"/>
          <w:sz w:val="22"/>
          <w:szCs w:val="22"/>
        </w:rPr>
        <w:t xml:space="preserve">.4. Em caso de declaração do vencimento antecipado das Debêntures pelo Agente Fiduciário, a Emissora obriga-se a efetuar o pagamento do Valor Nominal Unitário das Debêntures em circulação, acrescido da Remuneração calculada </w:t>
      </w:r>
      <w:r w:rsidRPr="0009603E">
        <w:rPr>
          <w:rFonts w:ascii="Georgia" w:hAnsi="Georgia" w:cs="Tahoma"/>
          <w:i/>
          <w:sz w:val="22"/>
          <w:szCs w:val="22"/>
        </w:rPr>
        <w:t>pro rata temporis</w:t>
      </w:r>
      <w:r w:rsidRPr="0009603E">
        <w:rPr>
          <w:rFonts w:ascii="Georgia" w:hAnsi="Georgia" w:cs="Tahoma"/>
          <w:sz w:val="22"/>
          <w:szCs w:val="22"/>
        </w:rPr>
        <w:t xml:space="preserve">, e de quaisquer outros valores eventualmente devidos pela Emissora nos termos desta Escritura da Emissão, desde a Data de </w:t>
      </w:r>
      <w:r w:rsidR="005F24C4">
        <w:rPr>
          <w:rFonts w:ascii="Georgia" w:hAnsi="Georgia" w:cs="Tahoma"/>
          <w:sz w:val="22"/>
          <w:szCs w:val="22"/>
        </w:rPr>
        <w:t>Emissão</w:t>
      </w:r>
      <w:r w:rsidR="009E7859" w:rsidRPr="004F7150">
        <w:rPr>
          <w:rFonts w:ascii="Georgia" w:hAnsi="Georgia" w:cs="Tahoma"/>
          <w:sz w:val="22"/>
          <w:szCs w:val="22"/>
        </w:rPr>
        <w:t xml:space="preserve"> </w:t>
      </w:r>
      <w:r w:rsidRPr="0009603E">
        <w:rPr>
          <w:rFonts w:ascii="Georgia" w:hAnsi="Georgia" w:cs="Tahoma"/>
          <w:sz w:val="22"/>
          <w:szCs w:val="22"/>
        </w:rPr>
        <w:t xml:space="preserve">até a data do efetivo pagamento, em até </w:t>
      </w:r>
      <w:r w:rsidR="00D065DD">
        <w:rPr>
          <w:rFonts w:ascii="Georgia" w:hAnsi="Georgia" w:cs="Tahoma"/>
          <w:sz w:val="22"/>
          <w:szCs w:val="22"/>
        </w:rPr>
        <w:t>5 (</w:t>
      </w:r>
      <w:r w:rsidR="008C41AC" w:rsidRPr="008C41AC">
        <w:rPr>
          <w:rFonts w:ascii="Georgia" w:hAnsi="Georgia" w:cs="Tahoma"/>
          <w:sz w:val="22"/>
          <w:szCs w:val="22"/>
        </w:rPr>
        <w:t>cinco) dias úteis contados</w:t>
      </w:r>
      <w:r w:rsidRPr="0009603E">
        <w:rPr>
          <w:rFonts w:ascii="Georgia" w:hAnsi="Georgia" w:cs="Tahoma"/>
          <w:sz w:val="22"/>
          <w:szCs w:val="22"/>
        </w:rPr>
        <w:t xml:space="preserve"> da data em que for declarado o vencimento antecipado, considerando que todas as Debêntures serão pagas em uma única data, mediante comunicação por escrito a ser enviada pelo Agente Fiduciário à Emissora através de carta protocolada no endereço constante da Cláusula Nona desta Escritura de Emissão ou por meio de fax, com confirmação de recebimento enviado ao número constante da Cláusula Nona desta Escritura de Emissão, sob pena de, em não o fazendo, ficar obrigada, ainda, ao pagamento dos encargos moratórios previstos no item 4.1</w:t>
      </w:r>
      <w:r w:rsidR="005F24C4">
        <w:rPr>
          <w:rFonts w:ascii="Georgia" w:hAnsi="Georgia" w:cs="Tahoma"/>
          <w:sz w:val="22"/>
          <w:szCs w:val="22"/>
        </w:rPr>
        <w:t>5</w:t>
      </w:r>
      <w:r w:rsidRPr="0009603E">
        <w:rPr>
          <w:rFonts w:ascii="Georgia" w:hAnsi="Georgia" w:cs="Tahoma"/>
          <w:sz w:val="22"/>
          <w:szCs w:val="22"/>
        </w:rPr>
        <w:t xml:space="preserve"> abaixo.</w:t>
      </w:r>
    </w:p>
    <w:p w:rsidR="00A04F4D" w:rsidRPr="004F7150" w:rsidRDefault="00A04F4D" w:rsidP="00277AE7">
      <w:pPr>
        <w:suppressAutoHyphens/>
        <w:spacing w:line="320" w:lineRule="exact"/>
        <w:rPr>
          <w:rFonts w:ascii="Georgia" w:hAnsi="Georgia" w:cs="Tahoma"/>
          <w:sz w:val="22"/>
          <w:szCs w:val="22"/>
        </w:rPr>
      </w:pPr>
    </w:p>
    <w:p w:rsidR="00A04F4D" w:rsidRDefault="00375FF1" w:rsidP="00277AE7">
      <w:pPr>
        <w:suppressAutoHyphens/>
        <w:spacing w:line="320" w:lineRule="exact"/>
        <w:rPr>
          <w:rFonts w:ascii="Georgia" w:hAnsi="Georgia" w:cs="Tahoma"/>
          <w:sz w:val="22"/>
          <w:szCs w:val="22"/>
        </w:rPr>
      </w:pPr>
      <w:r>
        <w:rPr>
          <w:rFonts w:ascii="Georgia" w:hAnsi="Georgia" w:cs="Tahoma"/>
          <w:sz w:val="22"/>
          <w:szCs w:val="22"/>
        </w:rPr>
        <w:t>4.</w:t>
      </w:r>
      <w:r w:rsidR="005F24C4">
        <w:rPr>
          <w:rFonts w:ascii="Georgia" w:hAnsi="Georgia" w:cs="Tahoma"/>
          <w:sz w:val="22"/>
          <w:szCs w:val="22"/>
        </w:rPr>
        <w:t>14</w:t>
      </w:r>
      <w:r>
        <w:rPr>
          <w:rFonts w:ascii="Georgia" w:hAnsi="Georgia" w:cs="Tahoma"/>
          <w:sz w:val="22"/>
          <w:szCs w:val="22"/>
        </w:rPr>
        <w:t>.</w:t>
      </w:r>
      <w:r w:rsidR="00703653">
        <w:rPr>
          <w:rFonts w:ascii="Georgia" w:hAnsi="Georgia" w:cs="Tahoma"/>
          <w:sz w:val="22"/>
          <w:szCs w:val="22"/>
        </w:rPr>
        <w:t>5</w:t>
      </w:r>
      <w:r>
        <w:rPr>
          <w:rFonts w:ascii="Georgia" w:hAnsi="Georgia" w:cs="Tahoma"/>
          <w:sz w:val="22"/>
          <w:szCs w:val="22"/>
        </w:rPr>
        <w:t xml:space="preserve">. </w:t>
      </w:r>
      <w:r w:rsidR="00A04F4D" w:rsidRPr="004F7150">
        <w:rPr>
          <w:rFonts w:ascii="Georgia" w:hAnsi="Georgia" w:cs="Tahoma"/>
          <w:sz w:val="22"/>
          <w:szCs w:val="22"/>
        </w:rPr>
        <w:t>Caso ocorra o pagamento citado no item 4.</w:t>
      </w:r>
      <w:r w:rsidR="005F24C4" w:rsidRPr="004F7150">
        <w:rPr>
          <w:rFonts w:ascii="Georgia" w:hAnsi="Georgia" w:cs="Tahoma"/>
          <w:sz w:val="22"/>
          <w:szCs w:val="22"/>
        </w:rPr>
        <w:t>1</w:t>
      </w:r>
      <w:r w:rsidR="005F24C4">
        <w:rPr>
          <w:rFonts w:ascii="Georgia" w:hAnsi="Georgia" w:cs="Tahoma"/>
          <w:sz w:val="22"/>
          <w:szCs w:val="22"/>
        </w:rPr>
        <w:t>4</w:t>
      </w:r>
      <w:r w:rsidR="00A04F4D" w:rsidRPr="004F7150">
        <w:rPr>
          <w:rFonts w:ascii="Georgia" w:hAnsi="Georgia" w:cs="Tahoma"/>
          <w:sz w:val="22"/>
          <w:szCs w:val="22"/>
        </w:rPr>
        <w:t xml:space="preserve">.4, a CETIP deverá ser comunicada com, no mínimo, 2 (dois) </w:t>
      </w:r>
      <w:r w:rsidR="00CA6DD9">
        <w:rPr>
          <w:rFonts w:ascii="Georgia" w:hAnsi="Georgia" w:cs="Tahoma"/>
          <w:sz w:val="22"/>
          <w:szCs w:val="22"/>
        </w:rPr>
        <w:t>d</w:t>
      </w:r>
      <w:r w:rsidR="00A04F4D" w:rsidRPr="004F7150">
        <w:rPr>
          <w:rFonts w:ascii="Georgia" w:hAnsi="Georgia" w:cs="Tahoma"/>
          <w:sz w:val="22"/>
          <w:szCs w:val="22"/>
        </w:rPr>
        <w:t xml:space="preserve">ias </w:t>
      </w:r>
      <w:r w:rsidR="00CA6DD9">
        <w:rPr>
          <w:rFonts w:ascii="Georgia" w:hAnsi="Georgia" w:cs="Tahoma"/>
          <w:sz w:val="22"/>
          <w:szCs w:val="22"/>
        </w:rPr>
        <w:t>ú</w:t>
      </w:r>
      <w:r w:rsidR="00A04F4D" w:rsidRPr="004F7150">
        <w:rPr>
          <w:rFonts w:ascii="Georgia" w:hAnsi="Georgia" w:cs="Tahoma"/>
          <w:sz w:val="22"/>
          <w:szCs w:val="22"/>
        </w:rPr>
        <w:t>teis</w:t>
      </w:r>
      <w:r w:rsidR="006968F1">
        <w:rPr>
          <w:rFonts w:ascii="Georgia" w:hAnsi="Georgia" w:cs="Tahoma"/>
          <w:sz w:val="22"/>
          <w:szCs w:val="22"/>
        </w:rPr>
        <w:t xml:space="preserve"> </w:t>
      </w:r>
      <w:r w:rsidR="00A04F4D" w:rsidRPr="004F7150">
        <w:rPr>
          <w:rFonts w:ascii="Georgia" w:hAnsi="Georgia" w:cs="Tahoma"/>
          <w:sz w:val="22"/>
          <w:szCs w:val="22"/>
        </w:rPr>
        <w:t>de antecedência da data estipulada para sua realização.</w:t>
      </w:r>
    </w:p>
    <w:p w:rsidR="00D065DD" w:rsidRDefault="00D065DD" w:rsidP="00277AE7">
      <w:pPr>
        <w:keepNext/>
        <w:widowControl w:val="0"/>
        <w:suppressAutoHyphens/>
        <w:spacing w:line="320" w:lineRule="exact"/>
        <w:rPr>
          <w:rFonts w:ascii="Georgia" w:hAnsi="Georgia" w:cs="Tahoma"/>
          <w:b/>
          <w:snapToGrid w:val="0"/>
          <w:sz w:val="22"/>
          <w:szCs w:val="22"/>
        </w:rPr>
      </w:pPr>
    </w:p>
    <w:p w:rsidR="00277AE7" w:rsidRPr="004F7150" w:rsidRDefault="00277AE7" w:rsidP="00277AE7">
      <w:pPr>
        <w:keepNext/>
        <w:widowControl w:val="0"/>
        <w:suppressAutoHyphens/>
        <w:spacing w:line="320" w:lineRule="exact"/>
        <w:rPr>
          <w:rFonts w:ascii="Georgia" w:hAnsi="Georgia" w:cs="Tahoma"/>
          <w:b/>
          <w:snapToGrid w:val="0"/>
          <w:sz w:val="22"/>
          <w:szCs w:val="22"/>
        </w:rPr>
      </w:pPr>
      <w:r w:rsidRPr="004F7150">
        <w:rPr>
          <w:rFonts w:ascii="Georgia" w:hAnsi="Georgia" w:cs="Tahoma"/>
          <w:b/>
          <w:snapToGrid w:val="0"/>
          <w:sz w:val="22"/>
          <w:szCs w:val="22"/>
        </w:rPr>
        <w:t>4.</w:t>
      </w:r>
      <w:r w:rsidR="005F24C4" w:rsidRPr="004F7150">
        <w:rPr>
          <w:rFonts w:ascii="Georgia" w:hAnsi="Georgia" w:cs="Tahoma"/>
          <w:b/>
          <w:snapToGrid w:val="0"/>
          <w:sz w:val="22"/>
          <w:szCs w:val="22"/>
        </w:rPr>
        <w:t>1</w:t>
      </w:r>
      <w:r w:rsidR="005F24C4">
        <w:rPr>
          <w:rFonts w:ascii="Georgia" w:hAnsi="Georgia" w:cs="Tahoma"/>
          <w:b/>
          <w:snapToGrid w:val="0"/>
          <w:sz w:val="22"/>
          <w:szCs w:val="22"/>
        </w:rPr>
        <w:t>5</w:t>
      </w:r>
      <w:r w:rsidRPr="004F7150">
        <w:rPr>
          <w:rFonts w:ascii="Georgia" w:hAnsi="Georgia" w:cs="Tahoma"/>
          <w:b/>
          <w:snapToGrid w:val="0"/>
          <w:sz w:val="22"/>
          <w:szCs w:val="22"/>
        </w:rPr>
        <w:t>. Multa e Juros Moratórios</w:t>
      </w:r>
    </w:p>
    <w:p w:rsidR="00277AE7" w:rsidRPr="004F7150" w:rsidRDefault="00277AE7" w:rsidP="00277AE7">
      <w:pPr>
        <w:pStyle w:val="p0"/>
        <w:keepNext/>
        <w:widowControl w:val="0"/>
        <w:tabs>
          <w:tab w:val="clear" w:pos="720"/>
        </w:tabs>
        <w:suppressAutoHyphens/>
        <w:spacing w:line="320" w:lineRule="exact"/>
        <w:rPr>
          <w:rFonts w:ascii="Georgia" w:hAnsi="Georgia" w:cs="Tahoma"/>
          <w:snapToGrid w:val="0"/>
          <w:sz w:val="22"/>
          <w:szCs w:val="22"/>
        </w:rPr>
      </w:pPr>
    </w:p>
    <w:p w:rsidR="00277AE7" w:rsidRPr="004F7150" w:rsidRDefault="00277AE7" w:rsidP="00277AE7">
      <w:pPr>
        <w:keepNext/>
        <w:widowControl w:val="0"/>
        <w:tabs>
          <w:tab w:val="left" w:pos="-2268"/>
        </w:tabs>
        <w:suppressAutoHyphens/>
        <w:spacing w:line="320" w:lineRule="exact"/>
        <w:rPr>
          <w:rFonts w:ascii="Georgia" w:hAnsi="Georgia" w:cs="Tahoma"/>
          <w:sz w:val="22"/>
          <w:szCs w:val="22"/>
        </w:rPr>
      </w:pPr>
      <w:r w:rsidRPr="004F7150">
        <w:rPr>
          <w:rFonts w:ascii="Georgia" w:hAnsi="Georgia" w:cs="Tahoma"/>
          <w:snapToGrid w:val="0"/>
          <w:sz w:val="22"/>
          <w:szCs w:val="22"/>
        </w:rPr>
        <w:t xml:space="preserve">Sem prejuízo da Remuneração, ocorrendo impontualidade no pagamento pela Emissora de qualquer quantia devida aos titulares de Debêntures, os débitos em atraso </w:t>
      </w:r>
      <w:r w:rsidRPr="004F7150">
        <w:rPr>
          <w:rFonts w:ascii="Georgia" w:hAnsi="Georgia" w:cs="Tahoma"/>
          <w:sz w:val="22"/>
          <w:szCs w:val="22"/>
        </w:rPr>
        <w:t>vencidos e não pagos pela Emissora, devidamente atualizados da Remuneração, ficarão, desde a data da inadimplência até a data do efetivo pagamento, adicionalmente sujeitos a, independentemente de aviso, notificação ou interpelação judicial ou extrajudicial (i) multa convencional, irredutível e não compensatória, de 2% (dois por cento) e (ii) juros moratórios à razão de 1% (um por cento) ao mês</w:t>
      </w:r>
      <w:r w:rsidR="005D2805" w:rsidRPr="004F7150">
        <w:rPr>
          <w:rFonts w:ascii="Georgia" w:hAnsi="Georgia" w:cs="Tahoma"/>
          <w:sz w:val="22"/>
          <w:szCs w:val="22"/>
        </w:rPr>
        <w:t>, estes calculados</w:t>
      </w:r>
      <w:r w:rsidR="005D2805" w:rsidRPr="004F7150">
        <w:rPr>
          <w:rFonts w:ascii="Georgia" w:hAnsi="Georgia" w:cs="Tahoma"/>
          <w:i/>
          <w:sz w:val="22"/>
          <w:szCs w:val="22"/>
        </w:rPr>
        <w:t xml:space="preserve"> pro rata temporis</w:t>
      </w:r>
      <w:r w:rsidRPr="004F7150">
        <w:rPr>
          <w:rFonts w:ascii="Georgia" w:hAnsi="Georgia" w:cs="Tahoma"/>
          <w:sz w:val="22"/>
          <w:szCs w:val="22"/>
        </w:rPr>
        <w:t>.</w:t>
      </w:r>
    </w:p>
    <w:p w:rsidR="00277AE7" w:rsidRPr="004F7150" w:rsidRDefault="00277AE7" w:rsidP="00277AE7">
      <w:pPr>
        <w:tabs>
          <w:tab w:val="left" w:pos="-2268"/>
        </w:tabs>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napToGrid w:val="0"/>
          <w:sz w:val="22"/>
          <w:szCs w:val="22"/>
        </w:rPr>
      </w:pPr>
      <w:r w:rsidRPr="004F7150">
        <w:rPr>
          <w:rFonts w:ascii="Georgia" w:hAnsi="Georgia" w:cs="Tahoma"/>
          <w:b/>
          <w:snapToGrid w:val="0"/>
          <w:sz w:val="22"/>
          <w:szCs w:val="22"/>
        </w:rPr>
        <w:t>4.</w:t>
      </w:r>
      <w:r w:rsidR="005F24C4" w:rsidRPr="004F7150">
        <w:rPr>
          <w:rFonts w:ascii="Georgia" w:hAnsi="Georgia" w:cs="Tahoma"/>
          <w:b/>
          <w:snapToGrid w:val="0"/>
          <w:sz w:val="22"/>
          <w:szCs w:val="22"/>
        </w:rPr>
        <w:t>1</w:t>
      </w:r>
      <w:r w:rsidR="005F24C4">
        <w:rPr>
          <w:rFonts w:ascii="Georgia" w:hAnsi="Georgia" w:cs="Tahoma"/>
          <w:b/>
          <w:snapToGrid w:val="0"/>
          <w:sz w:val="22"/>
          <w:szCs w:val="22"/>
        </w:rPr>
        <w:t>6</w:t>
      </w:r>
      <w:r w:rsidRPr="004F7150">
        <w:rPr>
          <w:rFonts w:ascii="Georgia" w:hAnsi="Georgia" w:cs="Tahoma"/>
          <w:b/>
          <w:snapToGrid w:val="0"/>
          <w:sz w:val="22"/>
          <w:szCs w:val="22"/>
        </w:rPr>
        <w:t>. Atraso no Recebimento dos Pagamentos</w:t>
      </w:r>
    </w:p>
    <w:p w:rsidR="00277AE7" w:rsidRPr="004F7150" w:rsidRDefault="00277AE7" w:rsidP="00277AE7">
      <w:pPr>
        <w:keepNext/>
        <w:widowControl w:val="0"/>
        <w:suppressAutoHyphens/>
        <w:spacing w:line="320" w:lineRule="exact"/>
        <w:rPr>
          <w:rFonts w:ascii="Georgia" w:hAnsi="Georgia" w:cs="Tahoma"/>
          <w:snapToGrid w:val="0"/>
          <w:sz w:val="22"/>
          <w:szCs w:val="22"/>
        </w:rPr>
      </w:pPr>
    </w:p>
    <w:p w:rsidR="00277AE7" w:rsidRPr="004F7150" w:rsidRDefault="00277AE7" w:rsidP="00277AE7">
      <w:pPr>
        <w:keepNext/>
        <w:widowControl w:val="0"/>
        <w:tabs>
          <w:tab w:val="left" w:pos="-2268"/>
        </w:tabs>
        <w:suppressAutoHyphens/>
        <w:spacing w:line="320" w:lineRule="exact"/>
        <w:rPr>
          <w:rFonts w:ascii="Georgia" w:hAnsi="Georgia" w:cs="Tahoma"/>
          <w:b/>
          <w:snapToGrid w:val="0"/>
          <w:sz w:val="22"/>
          <w:szCs w:val="22"/>
        </w:rPr>
      </w:pPr>
      <w:r w:rsidRPr="004F7150">
        <w:rPr>
          <w:rFonts w:ascii="Georgia" w:hAnsi="Georgia" w:cs="Tahoma"/>
          <w:snapToGrid w:val="0"/>
          <w:sz w:val="22"/>
          <w:szCs w:val="22"/>
        </w:rPr>
        <w:t>Sem prejuízo do disposto no item 4.</w:t>
      </w:r>
      <w:r w:rsidR="005F24C4" w:rsidRPr="004F7150">
        <w:rPr>
          <w:rFonts w:ascii="Georgia" w:hAnsi="Georgia" w:cs="Tahoma"/>
          <w:snapToGrid w:val="0"/>
          <w:sz w:val="22"/>
          <w:szCs w:val="22"/>
        </w:rPr>
        <w:t>1</w:t>
      </w:r>
      <w:r w:rsidR="005F24C4">
        <w:rPr>
          <w:rFonts w:ascii="Georgia" w:hAnsi="Georgia" w:cs="Tahoma"/>
          <w:snapToGrid w:val="0"/>
          <w:sz w:val="22"/>
          <w:szCs w:val="22"/>
        </w:rPr>
        <w:t>5</w:t>
      </w:r>
      <w:r w:rsidR="005F24C4" w:rsidRPr="004F7150">
        <w:rPr>
          <w:rFonts w:ascii="Georgia" w:hAnsi="Georgia" w:cs="Tahoma"/>
          <w:snapToGrid w:val="0"/>
          <w:sz w:val="22"/>
          <w:szCs w:val="22"/>
        </w:rPr>
        <w:t xml:space="preserve"> </w:t>
      </w:r>
      <w:r w:rsidRPr="004F7150">
        <w:rPr>
          <w:rFonts w:ascii="Georgia" w:hAnsi="Georgia" w:cs="Tahoma"/>
          <w:snapToGrid w:val="0"/>
          <w:sz w:val="22"/>
          <w:szCs w:val="22"/>
        </w:rPr>
        <w:t xml:space="preserve">supra, </w:t>
      </w:r>
      <w:r w:rsidRPr="004F7150">
        <w:rPr>
          <w:rFonts w:ascii="Georgia" w:hAnsi="Georgia" w:cs="Tahoma"/>
          <w:sz w:val="22"/>
          <w:szCs w:val="22"/>
        </w:rPr>
        <w:t>o não comparecimento do titular de Debêntures para receber o valor correspondente a qualquer das obrigações pecuniárias devidas pela Emissora, nas datas previstas nesta Escritura de Emissão ou em comunicado publicado pela Emissora, não lhe dará direito ao recebimento de qualquer acréscimo relativo ao atraso no recebimento, sendo-lhe, todavia, assegurados os direitos adquiridos até a data do respectivo vencimento</w:t>
      </w:r>
      <w:r w:rsidR="009E7859" w:rsidRPr="009E7859">
        <w:rPr>
          <w:rFonts w:ascii="Georgia" w:hAnsi="Georgia" w:cs="Tahoma"/>
          <w:sz w:val="22"/>
          <w:szCs w:val="22"/>
        </w:rPr>
        <w:t xml:space="preserve"> </w:t>
      </w:r>
      <w:r w:rsidR="009E7859">
        <w:rPr>
          <w:rFonts w:ascii="Georgia" w:hAnsi="Georgia" w:cs="Tahoma"/>
          <w:sz w:val="22"/>
          <w:szCs w:val="22"/>
        </w:rPr>
        <w:t>e/ou prevista no comunicado</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b/>
          <w:snapToGrid w:val="0"/>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lastRenderedPageBreak/>
        <w:t>4.</w:t>
      </w:r>
      <w:r w:rsidR="005F24C4" w:rsidRPr="004F7150">
        <w:rPr>
          <w:rFonts w:ascii="Georgia" w:hAnsi="Georgia" w:cs="Tahoma"/>
          <w:b/>
          <w:sz w:val="22"/>
          <w:szCs w:val="22"/>
        </w:rPr>
        <w:t>1</w:t>
      </w:r>
      <w:r w:rsidR="005F24C4">
        <w:rPr>
          <w:rFonts w:ascii="Georgia" w:hAnsi="Georgia" w:cs="Tahoma"/>
          <w:b/>
          <w:sz w:val="22"/>
          <w:szCs w:val="22"/>
        </w:rPr>
        <w:t>7</w:t>
      </w:r>
      <w:r w:rsidRPr="004F7150">
        <w:rPr>
          <w:rFonts w:ascii="Georgia" w:hAnsi="Georgia" w:cs="Tahoma"/>
          <w:b/>
          <w:sz w:val="22"/>
          <w:szCs w:val="22"/>
        </w:rPr>
        <w:t>. Local de Pagamento</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Os pagamentos a que fizerem jus as Debêntures serão efetuados pela Emissora por meio d</w:t>
      </w:r>
      <w:r w:rsidR="00A04F4D" w:rsidRPr="004F7150">
        <w:rPr>
          <w:rFonts w:ascii="Georgia" w:hAnsi="Georgia" w:cs="Tahoma"/>
          <w:sz w:val="22"/>
          <w:szCs w:val="22"/>
        </w:rPr>
        <w:t xml:space="preserve">os procedimentos </w:t>
      </w:r>
      <w:r w:rsidRPr="004F7150">
        <w:rPr>
          <w:rFonts w:ascii="Georgia" w:hAnsi="Georgia" w:cs="Tahoma"/>
          <w:sz w:val="22"/>
          <w:szCs w:val="22"/>
        </w:rPr>
        <w:t>a</w:t>
      </w:r>
      <w:r w:rsidR="00A04F4D" w:rsidRPr="004F7150">
        <w:rPr>
          <w:rFonts w:ascii="Georgia" w:hAnsi="Georgia" w:cs="Tahoma"/>
          <w:sz w:val="22"/>
          <w:szCs w:val="22"/>
        </w:rPr>
        <w:t>dotados pela</w:t>
      </w:r>
      <w:r w:rsidRPr="004F7150">
        <w:rPr>
          <w:rFonts w:ascii="Georgia" w:hAnsi="Georgia" w:cs="Tahoma"/>
          <w:sz w:val="22"/>
          <w:szCs w:val="22"/>
        </w:rPr>
        <w:t xml:space="preserve"> CETIP, conforme as Debêntures estejam custodiadas </w:t>
      </w:r>
      <w:r w:rsidR="009E18A2">
        <w:rPr>
          <w:rFonts w:ascii="Georgia" w:hAnsi="Georgia" w:cs="Tahoma"/>
          <w:sz w:val="22"/>
          <w:szCs w:val="22"/>
        </w:rPr>
        <w:t>eletronicamente na</w:t>
      </w:r>
      <w:r w:rsidRPr="004F7150">
        <w:rPr>
          <w:rFonts w:ascii="Georgia" w:hAnsi="Georgia" w:cs="Tahoma"/>
          <w:sz w:val="22"/>
          <w:szCs w:val="22"/>
        </w:rPr>
        <w:t xml:space="preserve"> CETIP. As Debêntures que não estiverem custodiadas </w:t>
      </w:r>
      <w:r w:rsidR="00936940">
        <w:rPr>
          <w:rFonts w:ascii="Georgia" w:hAnsi="Georgia" w:cs="Tahoma"/>
          <w:sz w:val="22"/>
          <w:szCs w:val="22"/>
        </w:rPr>
        <w:t xml:space="preserve">eletronicamente </w:t>
      </w:r>
      <w:r w:rsidR="009E18A2">
        <w:rPr>
          <w:rFonts w:ascii="Georgia" w:hAnsi="Georgia" w:cs="Tahoma"/>
          <w:sz w:val="22"/>
          <w:szCs w:val="22"/>
        </w:rPr>
        <w:t>na</w:t>
      </w:r>
      <w:r w:rsidRPr="004F7150">
        <w:rPr>
          <w:rFonts w:ascii="Georgia" w:hAnsi="Georgia" w:cs="Tahoma"/>
          <w:sz w:val="22"/>
          <w:szCs w:val="22"/>
        </w:rPr>
        <w:t xml:space="preserve"> CETIP terão os seus pagamentos realizados junto ao Agente Escriturador.</w:t>
      </w:r>
    </w:p>
    <w:p w:rsidR="00120427" w:rsidRPr="004F7150" w:rsidRDefault="0012042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w:t>
      </w:r>
      <w:r w:rsidR="005F24C4" w:rsidRPr="004F7150">
        <w:rPr>
          <w:rFonts w:ascii="Georgia" w:hAnsi="Georgia" w:cs="Tahoma"/>
          <w:b/>
          <w:sz w:val="22"/>
          <w:szCs w:val="22"/>
        </w:rPr>
        <w:t>1</w:t>
      </w:r>
      <w:r w:rsidR="005F24C4">
        <w:rPr>
          <w:rFonts w:ascii="Georgia" w:hAnsi="Georgia" w:cs="Tahoma"/>
          <w:b/>
          <w:sz w:val="22"/>
          <w:szCs w:val="22"/>
        </w:rPr>
        <w:t>8</w:t>
      </w:r>
      <w:r w:rsidRPr="004F7150">
        <w:rPr>
          <w:rFonts w:ascii="Georgia" w:hAnsi="Georgia" w:cs="Tahoma"/>
          <w:b/>
          <w:sz w:val="22"/>
          <w:szCs w:val="22"/>
        </w:rPr>
        <w:t>. Prorrogação dos Prazos</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Considerar-se-ão prorrogados os prazos referentes ao pagamento de qualquer obrigação, até o primeiro dia útil subsequente, se o vencimento coincidir com dia em que não haja expediente bancário na Cidade d</w:t>
      </w:r>
      <w:r w:rsidR="009E0F4F">
        <w:rPr>
          <w:rFonts w:ascii="Georgia" w:hAnsi="Georgia" w:cs="Tahoma"/>
          <w:sz w:val="22"/>
          <w:szCs w:val="22"/>
        </w:rPr>
        <w:t>o Rio de Janeiro</w:t>
      </w:r>
      <w:r w:rsidRPr="004F7150">
        <w:rPr>
          <w:rFonts w:ascii="Georgia" w:hAnsi="Georgia" w:cs="Tahoma"/>
          <w:sz w:val="22"/>
          <w:szCs w:val="22"/>
        </w:rPr>
        <w:t>, sem nenhum acréscimo aos valores a serem pagos, ressalvados os casos cujos pagamentos devam ser realizados pela CETIP, hipótese em que somente haverá prorrogação quando a data de pagamento coincidir com feriado nacional, sábado ou domingo.</w:t>
      </w:r>
    </w:p>
    <w:p w:rsidR="00120427" w:rsidRDefault="00120427" w:rsidP="00277AE7">
      <w:pPr>
        <w:keepNext/>
        <w:widowControl w:val="0"/>
        <w:suppressAutoHyphens/>
        <w:spacing w:line="320" w:lineRule="exact"/>
        <w:rPr>
          <w:rFonts w:ascii="Georgia" w:hAnsi="Georgia" w:cs="Tahoma"/>
          <w:b/>
          <w:sz w:val="22"/>
          <w:szCs w:val="22"/>
        </w:rPr>
      </w:pPr>
    </w:p>
    <w:p w:rsidR="00277AE7" w:rsidRPr="004F7150" w:rsidRDefault="00277AE7" w:rsidP="00277AE7">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4.</w:t>
      </w:r>
      <w:r w:rsidR="005F24C4" w:rsidRPr="004F7150">
        <w:rPr>
          <w:rFonts w:ascii="Georgia" w:hAnsi="Georgia" w:cs="Tahoma"/>
          <w:b/>
          <w:sz w:val="22"/>
          <w:szCs w:val="22"/>
        </w:rPr>
        <w:t>1</w:t>
      </w:r>
      <w:r w:rsidR="005F24C4">
        <w:rPr>
          <w:rFonts w:ascii="Georgia" w:hAnsi="Georgia" w:cs="Tahoma"/>
          <w:b/>
          <w:sz w:val="22"/>
          <w:szCs w:val="22"/>
        </w:rPr>
        <w:t>9</w:t>
      </w:r>
      <w:r w:rsidRPr="004F7150">
        <w:rPr>
          <w:rFonts w:ascii="Georgia" w:hAnsi="Georgia" w:cs="Tahoma"/>
          <w:b/>
          <w:sz w:val="22"/>
          <w:szCs w:val="22"/>
        </w:rPr>
        <w:t>. Publicidade</w:t>
      </w:r>
    </w:p>
    <w:p w:rsidR="00277AE7" w:rsidRPr="004F7150" w:rsidRDefault="00277AE7" w:rsidP="00277AE7">
      <w:pPr>
        <w:pStyle w:val="Cabealho"/>
        <w:keepNext/>
        <w:tabs>
          <w:tab w:val="clear" w:pos="4419"/>
          <w:tab w:val="clear" w:pos="8838"/>
        </w:tabs>
        <w:suppressAutoHyphens/>
        <w:spacing w:line="320" w:lineRule="exact"/>
        <w:rPr>
          <w:rFonts w:ascii="Georgia" w:hAnsi="Georgia" w:cs="Tahoma"/>
          <w:sz w:val="22"/>
          <w:szCs w:val="22"/>
        </w:rPr>
      </w:pPr>
    </w:p>
    <w:p w:rsidR="00277AE7" w:rsidRPr="004F7150" w:rsidRDefault="00277AE7" w:rsidP="00120427">
      <w:pPr>
        <w:keepNext/>
        <w:widowControl w:val="0"/>
        <w:suppressAutoHyphens/>
        <w:spacing w:line="320" w:lineRule="exact"/>
        <w:rPr>
          <w:rFonts w:ascii="Georgia" w:hAnsi="Georgia" w:cs="Tahoma"/>
          <w:sz w:val="22"/>
          <w:szCs w:val="22"/>
        </w:rPr>
      </w:pPr>
      <w:r w:rsidRPr="004F7150">
        <w:rPr>
          <w:rFonts w:ascii="Georgia" w:hAnsi="Georgia" w:cs="Tahoma"/>
          <w:sz w:val="22"/>
          <w:szCs w:val="22"/>
        </w:rPr>
        <w:t>Todos os atos e decisões relevantes decorrentes da Emissão que, de qualquer forma, vierem a envolver, direta ou indiretamente, os interesses dos titulares de Debêntures, a critério razoável da Emissora, deverão ser publicados sob a forma de “Aviso a</w:t>
      </w:r>
      <w:r w:rsidR="008F4BB5">
        <w:rPr>
          <w:rFonts w:ascii="Georgia" w:hAnsi="Georgia" w:cs="Tahoma"/>
          <w:sz w:val="22"/>
          <w:szCs w:val="22"/>
        </w:rPr>
        <w:t>os Debenturistas” no Diário Oficial do Estado d</w:t>
      </w:r>
      <w:r w:rsidR="00442777">
        <w:rPr>
          <w:rFonts w:ascii="Georgia" w:hAnsi="Georgia" w:cs="Tahoma"/>
          <w:sz w:val="22"/>
          <w:szCs w:val="22"/>
        </w:rPr>
        <w:t>o Rio de Janeiro</w:t>
      </w:r>
      <w:r w:rsidR="008F4BB5">
        <w:rPr>
          <w:rFonts w:ascii="Georgia" w:hAnsi="Georgia" w:cs="Tahoma"/>
          <w:sz w:val="22"/>
          <w:szCs w:val="22"/>
        </w:rPr>
        <w:t xml:space="preserve"> e no Jornal “</w:t>
      </w:r>
      <w:r w:rsidR="009E0F4F">
        <w:rPr>
          <w:rFonts w:ascii="Georgia" w:hAnsi="Georgia" w:cs="Tahoma"/>
          <w:sz w:val="22"/>
          <w:szCs w:val="22"/>
        </w:rPr>
        <w:t>Diário Mercantil</w:t>
      </w:r>
      <w:r w:rsidR="008F4BB5">
        <w:rPr>
          <w:rFonts w:ascii="Georgia" w:hAnsi="Georgia" w:cs="Tahoma"/>
          <w:sz w:val="22"/>
          <w:szCs w:val="22"/>
        </w:rPr>
        <w:t>”.</w:t>
      </w:r>
      <w:r w:rsidRPr="004F7150">
        <w:rPr>
          <w:rFonts w:ascii="Georgia" w:hAnsi="Georgia" w:cs="Tahoma"/>
          <w:sz w:val="22"/>
          <w:szCs w:val="22"/>
        </w:rPr>
        <w:t xml:space="preserve"> </w:t>
      </w:r>
    </w:p>
    <w:p w:rsidR="00120427" w:rsidRDefault="00120427" w:rsidP="00277AE7">
      <w:pPr>
        <w:keepNext/>
        <w:widowControl w:val="0"/>
        <w:suppressAutoHyphens/>
        <w:spacing w:line="320" w:lineRule="exact"/>
        <w:rPr>
          <w:rFonts w:ascii="Georgia" w:hAnsi="Georgia" w:cs="Tahoma"/>
          <w:b/>
          <w:sz w:val="22"/>
          <w:szCs w:val="22"/>
        </w:rPr>
      </w:pPr>
    </w:p>
    <w:p w:rsidR="00290F88" w:rsidRPr="00A65317"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b/>
          <w:sz w:val="22"/>
          <w:szCs w:val="22"/>
        </w:rPr>
        <w:t>4.</w:t>
      </w:r>
      <w:r w:rsidR="005F24C4">
        <w:rPr>
          <w:rFonts w:ascii="Georgia" w:hAnsi="Georgia" w:cs="Tahoma"/>
          <w:b/>
          <w:sz w:val="22"/>
          <w:szCs w:val="22"/>
        </w:rPr>
        <w:t>20</w:t>
      </w:r>
      <w:r w:rsidRPr="004F7150">
        <w:rPr>
          <w:rFonts w:ascii="Georgia" w:hAnsi="Georgia" w:cs="Tahoma"/>
          <w:b/>
          <w:sz w:val="22"/>
          <w:szCs w:val="22"/>
        </w:rPr>
        <w:t>.</w:t>
      </w:r>
      <w:r w:rsidR="00290F88" w:rsidRPr="004F7150" w:rsidDel="00A5052A">
        <w:rPr>
          <w:rFonts w:ascii="Georgia" w:hAnsi="Georgia" w:cs="Tahoma"/>
          <w:b/>
          <w:sz w:val="22"/>
          <w:szCs w:val="22"/>
        </w:rPr>
        <w:t xml:space="preserve"> </w:t>
      </w:r>
      <w:r w:rsidR="007A2B58">
        <w:rPr>
          <w:rFonts w:ascii="Georgia" w:hAnsi="Georgia" w:cs="Tahoma"/>
          <w:b/>
          <w:sz w:val="22"/>
          <w:szCs w:val="22"/>
        </w:rPr>
        <w:t>Garantia</w:t>
      </w:r>
    </w:p>
    <w:p w:rsidR="00C427AF" w:rsidRDefault="00C427AF" w:rsidP="00277AE7">
      <w:pPr>
        <w:keepNext/>
        <w:widowControl w:val="0"/>
        <w:suppressAutoHyphens/>
        <w:spacing w:line="320" w:lineRule="exact"/>
        <w:rPr>
          <w:rFonts w:ascii="Georgia" w:hAnsi="Georgia" w:cs="Tahoma"/>
          <w:b/>
          <w:sz w:val="22"/>
          <w:szCs w:val="22"/>
        </w:rPr>
      </w:pPr>
    </w:p>
    <w:p w:rsidR="006E7FB6" w:rsidRDefault="00277AE7" w:rsidP="00277AE7">
      <w:pPr>
        <w:keepNext/>
        <w:widowControl w:val="0"/>
        <w:suppressAutoHyphens/>
        <w:spacing w:line="320" w:lineRule="exact"/>
        <w:rPr>
          <w:ins w:id="23" w:author="gustavo.dezouzart" w:date="2012-02-03T11:49:00Z"/>
          <w:rFonts w:ascii="Georgia" w:hAnsi="Georgia" w:cs="Tahoma"/>
          <w:sz w:val="22"/>
          <w:szCs w:val="22"/>
        </w:rPr>
      </w:pPr>
      <w:r w:rsidRPr="004F7150">
        <w:rPr>
          <w:rFonts w:ascii="Georgia" w:hAnsi="Georgia" w:cs="Tahoma"/>
          <w:sz w:val="22"/>
          <w:szCs w:val="22"/>
        </w:rPr>
        <w:t>4.</w:t>
      </w:r>
      <w:r w:rsidR="00442777">
        <w:rPr>
          <w:rFonts w:ascii="Georgia" w:hAnsi="Georgia" w:cs="Tahoma"/>
          <w:sz w:val="22"/>
          <w:szCs w:val="22"/>
        </w:rPr>
        <w:t>20</w:t>
      </w:r>
      <w:r w:rsidRPr="004F7150">
        <w:rPr>
          <w:rFonts w:ascii="Georgia" w:hAnsi="Georgia" w:cs="Tahoma"/>
          <w:sz w:val="22"/>
          <w:szCs w:val="22"/>
        </w:rPr>
        <w:t>.1. Como garantia do fiel</w:t>
      </w:r>
      <w:r w:rsidR="009E7859">
        <w:rPr>
          <w:rFonts w:ascii="Georgia" w:hAnsi="Georgia" w:cs="Tahoma"/>
          <w:sz w:val="22"/>
          <w:szCs w:val="22"/>
        </w:rPr>
        <w:t>,</w:t>
      </w:r>
      <w:r w:rsidRPr="004F7150">
        <w:rPr>
          <w:rFonts w:ascii="Georgia" w:hAnsi="Georgia" w:cs="Tahoma"/>
          <w:sz w:val="22"/>
          <w:szCs w:val="22"/>
        </w:rPr>
        <w:t xml:space="preserve"> pontual </w:t>
      </w:r>
      <w:r w:rsidR="009E7859">
        <w:rPr>
          <w:rFonts w:ascii="Georgia" w:hAnsi="Georgia" w:cs="Tahoma"/>
          <w:sz w:val="22"/>
          <w:szCs w:val="22"/>
        </w:rPr>
        <w:t xml:space="preserve">e integral </w:t>
      </w:r>
      <w:r w:rsidRPr="004F7150">
        <w:rPr>
          <w:rFonts w:ascii="Georgia" w:hAnsi="Georgia" w:cs="Tahoma"/>
          <w:sz w:val="22"/>
          <w:szCs w:val="22"/>
        </w:rPr>
        <w:t xml:space="preserve">pagamento das Debêntures, </w:t>
      </w:r>
      <w:r w:rsidR="00396E7E" w:rsidRPr="004F7150">
        <w:rPr>
          <w:rFonts w:ascii="Georgia" w:hAnsi="Georgia" w:cs="Tahoma"/>
          <w:sz w:val="22"/>
          <w:szCs w:val="22"/>
        </w:rPr>
        <w:t>os</w:t>
      </w:r>
      <w:r w:rsidRPr="004F7150">
        <w:rPr>
          <w:rFonts w:ascii="Georgia" w:hAnsi="Georgia" w:cs="Tahoma"/>
          <w:sz w:val="22"/>
          <w:szCs w:val="22"/>
        </w:rPr>
        <w:t xml:space="preserve"> </w:t>
      </w:r>
      <w:r w:rsidR="001C6EA9">
        <w:rPr>
          <w:rFonts w:ascii="Georgia" w:hAnsi="Georgia" w:cs="Tahoma"/>
          <w:sz w:val="22"/>
          <w:szCs w:val="22"/>
        </w:rPr>
        <w:t>G</w:t>
      </w:r>
      <w:r w:rsidR="001C6EA9" w:rsidRPr="004F7150">
        <w:rPr>
          <w:rFonts w:ascii="Georgia" w:hAnsi="Georgia" w:cs="Tahoma"/>
          <w:sz w:val="22"/>
          <w:szCs w:val="22"/>
        </w:rPr>
        <w:t xml:space="preserve">arantidores </w:t>
      </w:r>
      <w:r w:rsidRPr="004F7150">
        <w:rPr>
          <w:rFonts w:ascii="Georgia" w:hAnsi="Georgia" w:cs="Tahoma"/>
          <w:sz w:val="22"/>
          <w:szCs w:val="22"/>
        </w:rPr>
        <w:t>presta</w:t>
      </w:r>
      <w:r w:rsidR="00396E7E" w:rsidRPr="004F7150">
        <w:rPr>
          <w:rFonts w:ascii="Georgia" w:hAnsi="Georgia" w:cs="Tahoma"/>
          <w:sz w:val="22"/>
          <w:szCs w:val="22"/>
        </w:rPr>
        <w:t>m</w:t>
      </w:r>
      <w:r w:rsidRPr="004F7150">
        <w:rPr>
          <w:rFonts w:ascii="Georgia" w:hAnsi="Georgia" w:cs="Tahoma"/>
          <w:sz w:val="22"/>
          <w:szCs w:val="22"/>
        </w:rPr>
        <w:t xml:space="preserve">, </w:t>
      </w:r>
      <w:r w:rsidR="00E704AE">
        <w:rPr>
          <w:rFonts w:ascii="Georgia" w:hAnsi="Georgia" w:cs="Tahoma"/>
          <w:sz w:val="22"/>
          <w:szCs w:val="22"/>
        </w:rPr>
        <w:t>em documento</w:t>
      </w:r>
      <w:r w:rsidR="003C406B">
        <w:rPr>
          <w:rFonts w:ascii="Georgia" w:hAnsi="Georgia" w:cs="Tahoma"/>
          <w:sz w:val="22"/>
          <w:szCs w:val="22"/>
        </w:rPr>
        <w:t>s</w:t>
      </w:r>
      <w:r w:rsidR="00E704AE">
        <w:rPr>
          <w:rFonts w:ascii="Georgia" w:hAnsi="Georgia" w:cs="Tahoma"/>
          <w:sz w:val="22"/>
          <w:szCs w:val="22"/>
        </w:rPr>
        <w:t xml:space="preserve"> apartado</w:t>
      </w:r>
      <w:r w:rsidR="003C406B">
        <w:rPr>
          <w:rFonts w:ascii="Georgia" w:hAnsi="Georgia" w:cs="Tahoma"/>
          <w:sz w:val="22"/>
          <w:szCs w:val="22"/>
        </w:rPr>
        <w:t>s</w:t>
      </w:r>
      <w:r w:rsidR="00E704AE">
        <w:rPr>
          <w:rFonts w:ascii="Georgia" w:hAnsi="Georgia" w:cs="Tahoma"/>
          <w:sz w:val="22"/>
          <w:szCs w:val="22"/>
        </w:rPr>
        <w:t xml:space="preserve"> regulado</w:t>
      </w:r>
      <w:r w:rsidR="003C406B">
        <w:rPr>
          <w:rFonts w:ascii="Georgia" w:hAnsi="Georgia" w:cs="Tahoma"/>
          <w:sz w:val="22"/>
          <w:szCs w:val="22"/>
        </w:rPr>
        <w:t>s</w:t>
      </w:r>
      <w:r w:rsidR="00E704AE">
        <w:rPr>
          <w:rFonts w:ascii="Georgia" w:hAnsi="Georgia" w:cs="Tahoma"/>
          <w:sz w:val="22"/>
          <w:szCs w:val="22"/>
        </w:rPr>
        <w:t xml:space="preserve"> pelas leis da Espanha</w:t>
      </w:r>
      <w:r w:rsidR="003C406B">
        <w:rPr>
          <w:rFonts w:ascii="Georgia" w:hAnsi="Georgia" w:cs="Tahoma"/>
          <w:sz w:val="22"/>
          <w:szCs w:val="22"/>
        </w:rPr>
        <w:t xml:space="preserve"> (“</w:t>
      </w:r>
      <w:r w:rsidR="004C4A92" w:rsidRPr="004C4A92">
        <w:rPr>
          <w:rFonts w:ascii="Georgia" w:hAnsi="Georgia" w:cs="Tahoma"/>
          <w:sz w:val="22"/>
          <w:szCs w:val="22"/>
          <w:u w:val="single"/>
        </w:rPr>
        <w:t>Letters of Guarantees</w:t>
      </w:r>
      <w:r w:rsidR="003C406B">
        <w:rPr>
          <w:rFonts w:ascii="Georgia" w:hAnsi="Georgia" w:cs="Tahoma"/>
          <w:sz w:val="22"/>
          <w:szCs w:val="22"/>
        </w:rPr>
        <w:t>”)</w:t>
      </w:r>
      <w:r w:rsidRPr="004F7150">
        <w:rPr>
          <w:rFonts w:ascii="Georgia" w:hAnsi="Georgia" w:cs="Tahoma"/>
          <w:sz w:val="22"/>
          <w:szCs w:val="22"/>
        </w:rPr>
        <w:t xml:space="preserve">, </w:t>
      </w:r>
      <w:r w:rsidR="006E7FB6">
        <w:rPr>
          <w:rFonts w:ascii="Georgia" w:hAnsi="Georgia" w:cs="Tahoma"/>
          <w:sz w:val="22"/>
          <w:szCs w:val="22"/>
        </w:rPr>
        <w:t xml:space="preserve">garantia </w:t>
      </w:r>
      <w:r w:rsidR="00093F03">
        <w:rPr>
          <w:rFonts w:ascii="Georgia" w:hAnsi="Georgia" w:cs="Tahoma"/>
          <w:sz w:val="22"/>
          <w:szCs w:val="22"/>
        </w:rPr>
        <w:t>a</w:t>
      </w:r>
      <w:r w:rsidR="001C6EA9">
        <w:rPr>
          <w:rFonts w:ascii="Georgia" w:hAnsi="Georgia" w:cs="Tahoma"/>
          <w:sz w:val="22"/>
          <w:szCs w:val="22"/>
        </w:rPr>
        <w:t>o Agente Fiduciário, que agirá em benefício</w:t>
      </w:r>
      <w:r w:rsidR="001C6EA9" w:rsidRPr="004F7150">
        <w:rPr>
          <w:rFonts w:ascii="Georgia" w:hAnsi="Georgia" w:cs="Tahoma"/>
          <w:sz w:val="22"/>
          <w:szCs w:val="22"/>
        </w:rPr>
        <w:t xml:space="preserve"> </w:t>
      </w:r>
      <w:r w:rsidRPr="004F7150">
        <w:rPr>
          <w:rFonts w:ascii="Georgia" w:hAnsi="Georgia" w:cs="Tahoma"/>
          <w:sz w:val="22"/>
          <w:szCs w:val="22"/>
        </w:rPr>
        <w:t xml:space="preserve">dos titulares de Debêntures, obrigando-se como </w:t>
      </w:r>
      <w:r w:rsidR="006E7FB6">
        <w:rPr>
          <w:rFonts w:ascii="Georgia" w:hAnsi="Georgia" w:cs="Tahoma"/>
          <w:sz w:val="22"/>
          <w:szCs w:val="22"/>
        </w:rPr>
        <w:t>garantidores</w:t>
      </w:r>
      <w:r w:rsidRPr="004F7150">
        <w:rPr>
          <w:rFonts w:ascii="Georgia" w:hAnsi="Georgia" w:cs="Tahoma"/>
          <w:sz w:val="22"/>
          <w:szCs w:val="22"/>
        </w:rPr>
        <w:t xml:space="preserve"> responsáve</w:t>
      </w:r>
      <w:r w:rsidR="00396E7E" w:rsidRPr="004F7150">
        <w:rPr>
          <w:rFonts w:ascii="Georgia" w:hAnsi="Georgia" w:cs="Tahoma"/>
          <w:sz w:val="22"/>
          <w:szCs w:val="22"/>
        </w:rPr>
        <w:t>is</w:t>
      </w:r>
      <w:r w:rsidRPr="004F7150">
        <w:rPr>
          <w:rFonts w:ascii="Georgia" w:hAnsi="Georgia" w:cs="Tahoma"/>
          <w:sz w:val="22"/>
          <w:szCs w:val="22"/>
        </w:rPr>
        <w:t xml:space="preserve"> com a Emissora pelo pagamento </w:t>
      </w:r>
      <w:r w:rsidR="00142E8F">
        <w:rPr>
          <w:rFonts w:ascii="Georgia" w:hAnsi="Georgia" w:cs="Tahoma"/>
          <w:sz w:val="22"/>
          <w:szCs w:val="22"/>
        </w:rPr>
        <w:t>dos</w:t>
      </w:r>
      <w:r w:rsidRPr="004F7150">
        <w:rPr>
          <w:rFonts w:ascii="Georgia" w:hAnsi="Georgia" w:cs="Tahoma"/>
          <w:sz w:val="22"/>
          <w:szCs w:val="22"/>
        </w:rPr>
        <w:t xml:space="preserve"> valores devidos nos termos desta Escritura de Emissão</w:t>
      </w:r>
      <w:r w:rsidR="006E7FB6">
        <w:rPr>
          <w:rFonts w:ascii="Georgia" w:hAnsi="Georgia" w:cs="Tahoma"/>
          <w:sz w:val="22"/>
          <w:szCs w:val="22"/>
        </w:rPr>
        <w:t xml:space="preserve"> (“</w:t>
      </w:r>
      <w:r w:rsidR="00B53480" w:rsidRPr="00B53480">
        <w:rPr>
          <w:rFonts w:ascii="Georgia" w:hAnsi="Georgia" w:cs="Tahoma"/>
          <w:sz w:val="22"/>
          <w:szCs w:val="22"/>
          <w:u w:val="single"/>
        </w:rPr>
        <w:t>Garantia</w:t>
      </w:r>
      <w:r w:rsidR="006E7FB6">
        <w:rPr>
          <w:rFonts w:ascii="Georgia" w:hAnsi="Georgia" w:cs="Tahoma"/>
          <w:sz w:val="22"/>
          <w:szCs w:val="22"/>
        </w:rPr>
        <w:t>”).</w:t>
      </w:r>
    </w:p>
    <w:p w:rsidR="00630673" w:rsidRDefault="00630673" w:rsidP="00277AE7">
      <w:pPr>
        <w:keepNext/>
        <w:widowControl w:val="0"/>
        <w:suppressAutoHyphens/>
        <w:spacing w:line="320" w:lineRule="exact"/>
        <w:rPr>
          <w:ins w:id="24" w:author="gustavo.dezouzart" w:date="2012-02-03T11:49:00Z"/>
          <w:rFonts w:ascii="Georgia" w:hAnsi="Georgia" w:cs="Tahoma"/>
          <w:sz w:val="22"/>
          <w:szCs w:val="22"/>
        </w:rPr>
      </w:pPr>
    </w:p>
    <w:p w:rsidR="00693935" w:rsidRDefault="00630673" w:rsidP="00277AE7">
      <w:pPr>
        <w:keepNext/>
        <w:widowControl w:val="0"/>
        <w:suppressAutoHyphens/>
        <w:spacing w:line="320" w:lineRule="exact"/>
        <w:rPr>
          <w:ins w:id="25" w:author="Maria Carolina" w:date="2012-02-03T13:15:00Z"/>
          <w:rFonts w:ascii="Georgia" w:hAnsi="Georgia" w:cs="Tahoma"/>
          <w:sz w:val="22"/>
          <w:szCs w:val="22"/>
        </w:rPr>
      </w:pPr>
      <w:ins w:id="26" w:author="gustavo.dezouzart" w:date="2012-02-03T11:49:00Z">
        <w:r>
          <w:rPr>
            <w:rFonts w:ascii="Georgia" w:hAnsi="Georgia" w:cs="Tahoma"/>
            <w:sz w:val="22"/>
            <w:szCs w:val="22"/>
          </w:rPr>
          <w:t>4.</w:t>
        </w:r>
      </w:ins>
      <w:ins w:id="27" w:author="gustavo.dezouzart" w:date="2012-02-03T11:50:00Z">
        <w:r>
          <w:rPr>
            <w:rFonts w:ascii="Georgia" w:hAnsi="Georgia" w:cs="Tahoma"/>
            <w:sz w:val="22"/>
            <w:szCs w:val="22"/>
          </w:rPr>
          <w:t>20.1.1. As</w:t>
        </w:r>
        <w:r w:rsidR="005C79E9" w:rsidRPr="005C79E9">
          <w:rPr>
            <w:rFonts w:ascii="Georgia" w:hAnsi="Georgia" w:cs="Tahoma"/>
            <w:sz w:val="22"/>
            <w:szCs w:val="22"/>
            <w:u w:val="single"/>
            <w:rPrChange w:id="28" w:author="gustavo.dezouzart" w:date="2012-02-03T11:51:00Z">
              <w:rPr>
                <w:rFonts w:ascii="Georgia" w:hAnsi="Georgia" w:cs="Tahoma"/>
                <w:sz w:val="22"/>
                <w:szCs w:val="22"/>
              </w:rPr>
            </w:rPrChange>
          </w:rPr>
          <w:t xml:space="preserve"> </w:t>
        </w:r>
      </w:ins>
      <w:ins w:id="29" w:author="gustavo.dezouzart" w:date="2012-02-03T11:51:00Z">
        <w:r w:rsidRPr="00630673">
          <w:rPr>
            <w:rFonts w:ascii="Georgia" w:hAnsi="Georgia" w:cs="Tahoma"/>
            <w:sz w:val="22"/>
            <w:szCs w:val="22"/>
            <w:u w:val="single"/>
          </w:rPr>
          <w:t>Letters of Guarantees</w:t>
        </w:r>
      </w:ins>
      <w:ins w:id="30" w:author="Maria Carolina" w:date="2012-02-03T13:08:00Z">
        <w:r w:rsidR="00595257">
          <w:rPr>
            <w:rFonts w:ascii="Georgia" w:hAnsi="Georgia" w:cs="Tahoma"/>
            <w:sz w:val="22"/>
            <w:szCs w:val="22"/>
            <w:u w:val="single"/>
          </w:rPr>
          <w:t xml:space="preserve"> prestada</w:t>
        </w:r>
      </w:ins>
      <w:ins w:id="31" w:author="Pinheiro Neto Advogados" w:date="2012-02-06T13:52:00Z">
        <w:r w:rsidR="00672C6D">
          <w:rPr>
            <w:rFonts w:ascii="Georgia" w:hAnsi="Georgia" w:cs="Tahoma"/>
            <w:sz w:val="22"/>
            <w:szCs w:val="22"/>
            <w:u w:val="single"/>
          </w:rPr>
          <w:t>s</w:t>
        </w:r>
      </w:ins>
      <w:ins w:id="32" w:author="Maria Carolina" w:date="2012-02-03T13:08:00Z">
        <w:r w:rsidR="00595257">
          <w:rPr>
            <w:rFonts w:ascii="Georgia" w:hAnsi="Georgia" w:cs="Tahoma"/>
            <w:sz w:val="22"/>
            <w:szCs w:val="22"/>
            <w:u w:val="single"/>
          </w:rPr>
          <w:t xml:space="preserve"> pel</w:t>
        </w:r>
      </w:ins>
      <w:ins w:id="33" w:author="Pinheiro Neto Advogados" w:date="2012-02-06T13:53:00Z">
        <w:r w:rsidR="00672C6D">
          <w:rPr>
            <w:rFonts w:ascii="Georgia" w:hAnsi="Georgia" w:cs="Tahoma"/>
            <w:sz w:val="22"/>
            <w:szCs w:val="22"/>
            <w:u w:val="single"/>
          </w:rPr>
          <w:t>o</w:t>
        </w:r>
      </w:ins>
      <w:ins w:id="34" w:author="Maria Carolina" w:date="2012-02-03T13:08:00Z">
        <w:del w:id="35" w:author="Pinheiro Neto Advogados" w:date="2012-02-06T13:53:00Z">
          <w:r w:rsidR="00595257" w:rsidDel="00672C6D">
            <w:rPr>
              <w:rFonts w:ascii="Georgia" w:hAnsi="Georgia" w:cs="Tahoma"/>
              <w:sz w:val="22"/>
              <w:szCs w:val="22"/>
              <w:u w:val="single"/>
            </w:rPr>
            <w:delText>a</w:delText>
          </w:r>
        </w:del>
      </w:ins>
      <w:ins w:id="36" w:author="Maria Carolina" w:date="2012-02-03T15:10:00Z">
        <w:r w:rsidR="004B45FD">
          <w:rPr>
            <w:rFonts w:ascii="Georgia" w:hAnsi="Georgia" w:cs="Tahoma"/>
            <w:sz w:val="22"/>
            <w:szCs w:val="22"/>
            <w:u w:val="single"/>
          </w:rPr>
          <w:t>s Garantidor</w:t>
        </w:r>
      </w:ins>
      <w:ins w:id="37" w:author="Pinheiro Neto Advogados" w:date="2012-02-06T13:53:00Z">
        <w:r w:rsidR="00672C6D">
          <w:rPr>
            <w:rFonts w:ascii="Georgia" w:hAnsi="Georgia" w:cs="Tahoma"/>
            <w:sz w:val="22"/>
            <w:szCs w:val="22"/>
            <w:u w:val="single"/>
          </w:rPr>
          <w:t>e</w:t>
        </w:r>
      </w:ins>
      <w:ins w:id="38" w:author="Maria Carolina" w:date="2012-02-03T15:10:00Z">
        <w:del w:id="39" w:author="Pinheiro Neto Advogados" w:date="2012-02-06T13:53:00Z">
          <w:r w:rsidR="004B45FD" w:rsidDel="00672C6D">
            <w:rPr>
              <w:rFonts w:ascii="Georgia" w:hAnsi="Georgia" w:cs="Tahoma"/>
              <w:sz w:val="22"/>
              <w:szCs w:val="22"/>
              <w:u w:val="single"/>
            </w:rPr>
            <w:delText>a</w:delText>
          </w:r>
        </w:del>
        <w:r w:rsidR="004B45FD">
          <w:rPr>
            <w:rFonts w:ascii="Georgia" w:hAnsi="Georgia" w:cs="Tahoma"/>
            <w:sz w:val="22"/>
            <w:szCs w:val="22"/>
            <w:u w:val="single"/>
          </w:rPr>
          <w:t>s</w:t>
        </w:r>
      </w:ins>
      <w:ins w:id="40" w:author="Maria Carolina" w:date="2012-02-03T13:09:00Z">
        <w:r w:rsidR="00595257">
          <w:rPr>
            <w:rFonts w:ascii="Georgia" w:hAnsi="Georgia" w:cs="Tahoma"/>
            <w:sz w:val="22"/>
            <w:szCs w:val="22"/>
            <w:u w:val="single"/>
          </w:rPr>
          <w:t xml:space="preserve"> </w:t>
        </w:r>
        <w:r w:rsidR="00595257">
          <w:rPr>
            <w:rFonts w:ascii="Georgia" w:hAnsi="Georgia" w:cs="Tahoma"/>
            <w:sz w:val="22"/>
            <w:szCs w:val="22"/>
          </w:rPr>
          <w:t>Cobra Instalaciones y Servicios, S.A.</w:t>
        </w:r>
      </w:ins>
      <w:ins w:id="41" w:author="Maria Carolina" w:date="2012-02-03T13:10:00Z">
        <w:r w:rsidR="00595257">
          <w:rPr>
            <w:rFonts w:ascii="Georgia" w:hAnsi="Georgia" w:cs="Tahoma"/>
            <w:sz w:val="22"/>
            <w:szCs w:val="22"/>
            <w:u w:val="single"/>
          </w:rPr>
          <w:t xml:space="preserve">, de nº JTE-001, </w:t>
        </w:r>
        <w:r w:rsidR="00595257">
          <w:rPr>
            <w:rFonts w:ascii="Georgia" w:hAnsi="Georgia" w:cs="Tahoma"/>
            <w:sz w:val="22"/>
            <w:szCs w:val="22"/>
          </w:rPr>
          <w:t xml:space="preserve">Elecnor, S.A., de </w:t>
        </w:r>
      </w:ins>
      <w:ins w:id="42" w:author="Maria Carolina" w:date="2012-02-03T13:11:00Z">
        <w:r w:rsidR="004B45FD">
          <w:rPr>
            <w:rFonts w:ascii="Georgia" w:hAnsi="Georgia" w:cs="Tahoma"/>
            <w:sz w:val="22"/>
            <w:szCs w:val="22"/>
          </w:rPr>
          <w:t>nº JTE.B-001</w:t>
        </w:r>
        <w:r w:rsidR="00595257">
          <w:rPr>
            <w:rFonts w:ascii="Georgia" w:hAnsi="Georgia" w:cs="Tahoma"/>
            <w:sz w:val="22"/>
            <w:szCs w:val="22"/>
          </w:rPr>
          <w:t xml:space="preserve"> e </w:t>
        </w:r>
      </w:ins>
      <w:ins w:id="43" w:author="Maria Carolina" w:date="2012-02-03T13:13:00Z">
        <w:r w:rsidR="00595257">
          <w:rPr>
            <w:rFonts w:ascii="Georgia" w:hAnsi="Georgia" w:cs="Tahoma"/>
            <w:sz w:val="22"/>
            <w:szCs w:val="22"/>
          </w:rPr>
          <w:t>Grupo Isolux Corsán, S.A., de nº 001</w:t>
        </w:r>
      </w:ins>
      <w:ins w:id="44" w:author="Maria Carolina" w:date="2012-02-03T13:14:00Z">
        <w:r w:rsidR="00595257">
          <w:rPr>
            <w:rFonts w:ascii="Georgia" w:hAnsi="Georgia" w:cs="Tahoma"/>
            <w:sz w:val="22"/>
            <w:szCs w:val="22"/>
          </w:rPr>
          <w:t>,</w:t>
        </w:r>
      </w:ins>
      <w:ins w:id="45" w:author="Maria Carolina" w:date="2012-02-03T13:13:00Z">
        <w:r w:rsidR="00595257">
          <w:rPr>
            <w:rFonts w:ascii="Georgia" w:hAnsi="Georgia" w:cs="Tahoma"/>
            <w:sz w:val="22"/>
            <w:szCs w:val="22"/>
          </w:rPr>
          <w:t xml:space="preserve"> </w:t>
        </w:r>
      </w:ins>
      <w:ins w:id="46" w:author="Maria Carolina" w:date="2012-02-03T13:10:00Z">
        <w:r w:rsidR="00595257">
          <w:rPr>
            <w:rFonts w:ascii="Georgia" w:hAnsi="Georgia" w:cs="Tahoma"/>
            <w:sz w:val="22"/>
            <w:szCs w:val="22"/>
            <w:u w:val="single"/>
          </w:rPr>
          <w:t xml:space="preserve"> </w:t>
        </w:r>
      </w:ins>
      <w:ins w:id="47" w:author="gustavo.dezouzart" w:date="2012-02-03T11:51:00Z">
        <w:r>
          <w:rPr>
            <w:rFonts w:ascii="Georgia" w:hAnsi="Georgia" w:cs="Tahoma"/>
            <w:sz w:val="22"/>
            <w:szCs w:val="22"/>
            <w:u w:val="single"/>
          </w:rPr>
          <w:t xml:space="preserve"> a</w:t>
        </w:r>
      </w:ins>
      <w:ins w:id="48" w:author="Maria Carolina" w:date="2012-02-03T15:12:00Z">
        <w:r w:rsidR="004B45FD">
          <w:rPr>
            <w:rFonts w:ascii="Georgia" w:hAnsi="Georgia" w:cs="Tahoma"/>
            <w:sz w:val="22"/>
            <w:szCs w:val="22"/>
            <w:u w:val="single"/>
          </w:rPr>
          <w:t>s</w:t>
        </w:r>
      </w:ins>
      <w:ins w:id="49" w:author="gustavo.dezouzart" w:date="2012-02-03T11:51:00Z">
        <w:r>
          <w:rPr>
            <w:rFonts w:ascii="Georgia" w:hAnsi="Georgia" w:cs="Tahoma"/>
            <w:sz w:val="22"/>
            <w:szCs w:val="22"/>
            <w:u w:val="single"/>
          </w:rPr>
          <w:t xml:space="preserve"> qu</w:t>
        </w:r>
        <w:del w:id="50" w:author="Maria Carolina" w:date="2012-02-03T15:12:00Z">
          <w:r w:rsidDel="004B45FD">
            <w:rPr>
              <w:rFonts w:ascii="Georgia" w:hAnsi="Georgia" w:cs="Tahoma"/>
              <w:sz w:val="22"/>
              <w:szCs w:val="22"/>
              <w:u w:val="single"/>
            </w:rPr>
            <w:delText>e</w:delText>
          </w:r>
        </w:del>
      </w:ins>
      <w:ins w:id="51" w:author="Maria Carolina" w:date="2012-02-03T15:12:00Z">
        <w:r w:rsidR="004B45FD">
          <w:rPr>
            <w:rFonts w:ascii="Georgia" w:hAnsi="Georgia" w:cs="Tahoma"/>
            <w:sz w:val="22"/>
            <w:szCs w:val="22"/>
            <w:u w:val="single"/>
          </w:rPr>
          <w:t>ais</w:t>
        </w:r>
      </w:ins>
      <w:ins w:id="52" w:author="gustavo.dezouzart" w:date="2012-02-03T11:51:00Z">
        <w:r>
          <w:rPr>
            <w:rFonts w:ascii="Georgia" w:hAnsi="Georgia" w:cs="Tahoma"/>
            <w:sz w:val="22"/>
            <w:szCs w:val="22"/>
            <w:u w:val="single"/>
          </w:rPr>
          <w:t xml:space="preserve"> o Agente Fiduciário teve acesso</w:t>
        </w:r>
      </w:ins>
      <w:ins w:id="53" w:author="Pinheiro Neto Advogados" w:date="2012-02-06T13:53:00Z">
        <w:r w:rsidR="00672C6D">
          <w:rPr>
            <w:rFonts w:ascii="Georgia" w:hAnsi="Georgia" w:cs="Tahoma"/>
            <w:sz w:val="22"/>
            <w:szCs w:val="22"/>
            <w:u w:val="single"/>
          </w:rPr>
          <w:t>,</w:t>
        </w:r>
      </w:ins>
      <w:ins w:id="54" w:author="gustavo.dezouzart" w:date="2012-02-03T11:51:00Z">
        <w:r>
          <w:rPr>
            <w:rFonts w:ascii="Georgia" w:hAnsi="Georgia" w:cs="Tahoma"/>
            <w:sz w:val="22"/>
            <w:szCs w:val="22"/>
            <w:u w:val="single"/>
          </w:rPr>
          <w:t xml:space="preserve"> são cópias</w:t>
        </w:r>
      </w:ins>
      <w:ins w:id="55" w:author="Maria Carolina" w:date="2012-02-03T13:14:00Z">
        <w:r w:rsidR="00595257">
          <w:rPr>
            <w:rFonts w:ascii="Georgia" w:hAnsi="Georgia" w:cs="Tahoma"/>
            <w:sz w:val="22"/>
            <w:szCs w:val="22"/>
            <w:u w:val="single"/>
          </w:rPr>
          <w:t>, sendo certo que a</w:t>
        </w:r>
        <w:r w:rsidR="00693935" w:rsidRPr="00693935">
          <w:rPr>
            <w:rFonts w:ascii="Georgia" w:hAnsi="Georgia" w:cs="Tahoma"/>
            <w:sz w:val="22"/>
            <w:szCs w:val="22"/>
            <w:u w:val="single"/>
          </w:rPr>
          <w:t xml:space="preserve"> </w:t>
        </w:r>
        <w:r w:rsidR="00693935" w:rsidRPr="00630673">
          <w:rPr>
            <w:rFonts w:ascii="Georgia" w:hAnsi="Georgia" w:cs="Tahoma"/>
            <w:sz w:val="22"/>
            <w:szCs w:val="22"/>
            <w:u w:val="single"/>
          </w:rPr>
          <w:t>Letter</w:t>
        </w:r>
        <w:r w:rsidR="00693935">
          <w:rPr>
            <w:rFonts w:ascii="Georgia" w:hAnsi="Georgia" w:cs="Tahoma"/>
            <w:sz w:val="22"/>
            <w:szCs w:val="22"/>
            <w:u w:val="single"/>
          </w:rPr>
          <w:t xml:space="preserve"> of Guarantee</w:t>
        </w:r>
        <w:r w:rsidR="00595257">
          <w:rPr>
            <w:rFonts w:ascii="Georgia" w:hAnsi="Georgia" w:cs="Tahoma"/>
            <w:sz w:val="22"/>
            <w:szCs w:val="22"/>
            <w:u w:val="single"/>
          </w:rPr>
          <w:t xml:space="preserve"> </w:t>
        </w:r>
      </w:ins>
      <w:ins w:id="56" w:author="Maria Carolina" w:date="2012-02-03T13:15:00Z">
        <w:r w:rsidR="00693935">
          <w:rPr>
            <w:rFonts w:ascii="Georgia" w:hAnsi="Georgia" w:cs="Tahoma"/>
            <w:sz w:val="22"/>
            <w:szCs w:val="22"/>
            <w:u w:val="single"/>
          </w:rPr>
          <w:t>apresentada pelo</w:t>
        </w:r>
        <w:r w:rsidR="00693935" w:rsidRPr="00693935">
          <w:rPr>
            <w:rFonts w:ascii="Georgia" w:hAnsi="Georgia" w:cs="Tahoma"/>
            <w:sz w:val="22"/>
            <w:szCs w:val="22"/>
          </w:rPr>
          <w:t xml:space="preserve"> </w:t>
        </w:r>
        <w:r w:rsidR="00693935">
          <w:rPr>
            <w:rFonts w:ascii="Georgia" w:hAnsi="Georgia" w:cs="Tahoma"/>
            <w:sz w:val="22"/>
            <w:szCs w:val="22"/>
          </w:rPr>
          <w:t xml:space="preserve">Grupo Isolux Corsán, S.A. </w:t>
        </w:r>
      </w:ins>
      <w:ins w:id="57" w:author="Maria Carolina" w:date="2012-02-03T15:12:00Z">
        <w:r w:rsidR="004B45FD">
          <w:rPr>
            <w:rFonts w:ascii="Georgia" w:hAnsi="Georgia" w:cs="Tahoma"/>
            <w:sz w:val="22"/>
            <w:szCs w:val="22"/>
          </w:rPr>
          <w:t>encontra-se sem assinatura dos</w:t>
        </w:r>
      </w:ins>
      <w:ins w:id="58" w:author="Maria Carolina" w:date="2012-02-03T13:15:00Z">
        <w:r w:rsidR="00693935">
          <w:rPr>
            <w:rFonts w:ascii="Georgia" w:hAnsi="Georgia" w:cs="Tahoma"/>
            <w:sz w:val="22"/>
            <w:szCs w:val="22"/>
          </w:rPr>
          <w:t xml:space="preserve"> representantes </w:t>
        </w:r>
      </w:ins>
      <w:ins w:id="59" w:author="Maria Carolina" w:date="2012-02-03T15:12:00Z">
        <w:r w:rsidR="004B45FD">
          <w:rPr>
            <w:rFonts w:ascii="Georgia" w:hAnsi="Georgia" w:cs="Tahoma"/>
            <w:sz w:val="22"/>
            <w:szCs w:val="22"/>
          </w:rPr>
          <w:t>do  referido</w:t>
        </w:r>
      </w:ins>
      <w:ins w:id="60" w:author="Maria Carolina" w:date="2012-02-03T13:15:00Z">
        <w:r w:rsidR="00693935">
          <w:rPr>
            <w:rFonts w:ascii="Georgia" w:hAnsi="Georgia" w:cs="Tahoma"/>
            <w:sz w:val="22"/>
            <w:szCs w:val="22"/>
          </w:rPr>
          <w:t xml:space="preserve"> Garantidor.</w:t>
        </w:r>
      </w:ins>
    </w:p>
    <w:p w:rsidR="006E7FB6" w:rsidRDefault="00693935" w:rsidP="00277AE7">
      <w:pPr>
        <w:keepNext/>
        <w:widowControl w:val="0"/>
        <w:suppressAutoHyphens/>
        <w:spacing w:line="320" w:lineRule="exact"/>
        <w:rPr>
          <w:rFonts w:ascii="Georgia" w:hAnsi="Georgia" w:cs="Tahoma"/>
          <w:sz w:val="22"/>
          <w:szCs w:val="22"/>
        </w:rPr>
      </w:pPr>
      <w:ins w:id="61" w:author="Maria Carolina" w:date="2012-02-03T13:15:00Z">
        <w:r>
          <w:rPr>
            <w:rFonts w:ascii="Georgia" w:hAnsi="Georgia" w:cs="Tahoma"/>
            <w:sz w:val="22"/>
            <w:szCs w:val="22"/>
            <w:u w:val="single"/>
          </w:rPr>
          <w:t xml:space="preserve"> </w:t>
        </w:r>
      </w:ins>
    </w:p>
    <w:p w:rsidR="00277AE7" w:rsidRDefault="006E7FB6" w:rsidP="00277AE7">
      <w:pPr>
        <w:keepNext/>
        <w:widowControl w:val="0"/>
        <w:suppressAutoHyphens/>
        <w:spacing w:line="320" w:lineRule="exact"/>
        <w:rPr>
          <w:rFonts w:ascii="Georgia" w:hAnsi="Georgia" w:cs="Tahoma"/>
          <w:sz w:val="22"/>
          <w:szCs w:val="22"/>
        </w:rPr>
      </w:pPr>
      <w:r>
        <w:rPr>
          <w:rFonts w:ascii="Georgia" w:hAnsi="Georgia" w:cs="Tahoma"/>
          <w:sz w:val="22"/>
          <w:szCs w:val="22"/>
        </w:rPr>
        <w:t>4.20.1.</w:t>
      </w:r>
      <w:del w:id="62" w:author="gustavo.dezouzart" w:date="2012-02-03T12:24:00Z">
        <w:r w:rsidDel="00D54DA3">
          <w:rPr>
            <w:rFonts w:ascii="Georgia" w:hAnsi="Georgia" w:cs="Tahoma"/>
            <w:sz w:val="22"/>
            <w:szCs w:val="22"/>
          </w:rPr>
          <w:delText>1</w:delText>
        </w:r>
      </w:del>
      <w:ins w:id="63" w:author="gustavo.dezouzart" w:date="2012-02-03T12:24:00Z">
        <w:r w:rsidR="00D54DA3">
          <w:rPr>
            <w:rFonts w:ascii="Georgia" w:hAnsi="Georgia" w:cs="Tahoma"/>
            <w:sz w:val="22"/>
            <w:szCs w:val="22"/>
          </w:rPr>
          <w:t>2</w:t>
        </w:r>
      </w:ins>
      <w:r w:rsidR="00000095">
        <w:rPr>
          <w:rFonts w:ascii="Georgia" w:hAnsi="Georgia" w:cs="Tahoma"/>
          <w:sz w:val="22"/>
          <w:szCs w:val="22"/>
        </w:rPr>
        <w:t xml:space="preserve"> </w:t>
      </w:r>
      <w:r>
        <w:rPr>
          <w:rFonts w:ascii="Georgia" w:hAnsi="Georgia" w:cs="Tahoma"/>
          <w:sz w:val="22"/>
          <w:szCs w:val="22"/>
        </w:rPr>
        <w:t xml:space="preserve">A Garantia é prestada sem </w:t>
      </w:r>
      <w:r w:rsidR="004203B7">
        <w:rPr>
          <w:rFonts w:ascii="Georgia" w:hAnsi="Georgia" w:cs="Tahoma"/>
          <w:sz w:val="22"/>
          <w:szCs w:val="22"/>
        </w:rPr>
        <w:t>solidariedade entre os Garantidores</w:t>
      </w:r>
      <w:r w:rsidR="00E81780">
        <w:rPr>
          <w:rFonts w:ascii="Georgia" w:hAnsi="Georgia" w:cs="Tahoma"/>
          <w:sz w:val="22"/>
          <w:szCs w:val="22"/>
        </w:rPr>
        <w:t xml:space="preserve">, de forma que cada </w:t>
      </w:r>
      <w:r w:rsidR="00290F88">
        <w:rPr>
          <w:rFonts w:ascii="Georgia" w:hAnsi="Georgia" w:cs="Tahoma"/>
          <w:sz w:val="22"/>
          <w:szCs w:val="22"/>
        </w:rPr>
        <w:lastRenderedPageBreak/>
        <w:t>Garantidor responderá unicamente pela parte que em proporção lhe couber no saldo devedor relativo aos</w:t>
      </w:r>
      <w:r w:rsidR="00E81780">
        <w:rPr>
          <w:rFonts w:ascii="Georgia" w:hAnsi="Georgia" w:cs="Tahoma"/>
          <w:sz w:val="22"/>
          <w:szCs w:val="22"/>
        </w:rPr>
        <w:t xml:space="preserve"> pagamentos que se fizerem devidos</w:t>
      </w:r>
      <w:r w:rsidR="00290F88">
        <w:rPr>
          <w:rFonts w:ascii="Georgia" w:hAnsi="Georgia" w:cs="Tahoma"/>
          <w:sz w:val="22"/>
          <w:szCs w:val="22"/>
        </w:rPr>
        <w:t xml:space="preserve"> pela Emissora nos termos desta Escritura de Emissão</w:t>
      </w:r>
      <w:r>
        <w:rPr>
          <w:rFonts w:ascii="Georgia" w:hAnsi="Georgia" w:cs="Tahoma"/>
          <w:sz w:val="22"/>
          <w:szCs w:val="22"/>
        </w:rPr>
        <w:t>, conforme percentuais estabelecido na tabela a segui</w:t>
      </w:r>
      <w:r w:rsidR="009E0F4F">
        <w:rPr>
          <w:rFonts w:ascii="Georgia" w:hAnsi="Georgia" w:cs="Tahoma"/>
          <w:sz w:val="22"/>
          <w:szCs w:val="22"/>
        </w:rPr>
        <w:t>r</w:t>
      </w:r>
      <w:r w:rsidR="006968F1">
        <w:rPr>
          <w:rFonts w:ascii="Georgia" w:hAnsi="Georgia" w:cs="Tahoma"/>
          <w:sz w:val="22"/>
          <w:szCs w:val="22"/>
        </w:rPr>
        <w:t>:</w:t>
      </w:r>
    </w:p>
    <w:p w:rsidR="009E5249" w:rsidRDefault="009E5249" w:rsidP="00277AE7">
      <w:pPr>
        <w:keepNext/>
        <w:widowControl w:val="0"/>
        <w:suppressAutoHyphens/>
        <w:spacing w:line="320" w:lineRule="exact"/>
        <w:rPr>
          <w:rFonts w:ascii="Georgia" w:hAnsi="Georgia" w:cs="Tahoma"/>
          <w:sz w:val="22"/>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5"/>
        <w:gridCol w:w="4773"/>
      </w:tblGrid>
      <w:tr w:rsidR="006968F1" w:rsidRPr="00631062" w:rsidTr="00972A0F">
        <w:tc>
          <w:tcPr>
            <w:tcW w:w="4665" w:type="dxa"/>
          </w:tcPr>
          <w:p w:rsidR="006968F1" w:rsidRPr="00631062" w:rsidRDefault="006968F1" w:rsidP="00631062">
            <w:pPr>
              <w:keepNext/>
              <w:widowControl w:val="0"/>
              <w:suppressAutoHyphens/>
              <w:spacing w:line="320" w:lineRule="exact"/>
              <w:jc w:val="center"/>
              <w:rPr>
                <w:rFonts w:ascii="Georgia" w:hAnsi="Georgia" w:cs="Tahoma"/>
                <w:b/>
                <w:sz w:val="22"/>
                <w:szCs w:val="22"/>
              </w:rPr>
            </w:pPr>
            <w:r w:rsidRPr="00631062">
              <w:rPr>
                <w:rFonts w:ascii="Georgia" w:hAnsi="Georgia" w:cs="Tahoma"/>
                <w:b/>
                <w:sz w:val="22"/>
                <w:szCs w:val="22"/>
              </w:rPr>
              <w:t>Garantidor</w:t>
            </w:r>
          </w:p>
        </w:tc>
        <w:tc>
          <w:tcPr>
            <w:tcW w:w="4773" w:type="dxa"/>
          </w:tcPr>
          <w:p w:rsidR="006968F1" w:rsidRPr="00631062" w:rsidRDefault="006968F1" w:rsidP="00B60185">
            <w:pPr>
              <w:keepNext/>
              <w:widowControl w:val="0"/>
              <w:suppressAutoHyphens/>
              <w:spacing w:line="320" w:lineRule="exact"/>
              <w:jc w:val="center"/>
              <w:rPr>
                <w:rFonts w:ascii="Georgia" w:hAnsi="Georgia" w:cs="Tahoma"/>
                <w:b/>
                <w:sz w:val="22"/>
                <w:szCs w:val="22"/>
              </w:rPr>
            </w:pPr>
            <w:r w:rsidRPr="00631062">
              <w:rPr>
                <w:rFonts w:ascii="Georgia" w:hAnsi="Georgia" w:cs="Tahoma"/>
                <w:b/>
                <w:sz w:val="22"/>
                <w:szCs w:val="22"/>
              </w:rPr>
              <w:t>Percentual</w:t>
            </w:r>
            <w:r w:rsidR="00B60185">
              <w:rPr>
                <w:rFonts w:ascii="Georgia" w:hAnsi="Georgia" w:cs="Tahoma"/>
                <w:b/>
                <w:sz w:val="22"/>
                <w:szCs w:val="22"/>
              </w:rPr>
              <w:t>, em Proporção, que cabe a cada Garantidor em relação ao Valor Total da Dívida da</w:t>
            </w:r>
            <w:r w:rsidRPr="00631062">
              <w:rPr>
                <w:rFonts w:ascii="Georgia" w:hAnsi="Georgia" w:cs="Tahoma"/>
                <w:b/>
                <w:sz w:val="22"/>
                <w:szCs w:val="22"/>
              </w:rPr>
              <w:t xml:space="preserve"> Emissora</w:t>
            </w:r>
            <w:r w:rsidR="003C406B">
              <w:rPr>
                <w:rFonts w:ascii="Georgia" w:hAnsi="Georgia" w:cs="Tahoma"/>
                <w:b/>
                <w:sz w:val="22"/>
                <w:szCs w:val="22"/>
              </w:rPr>
              <w:t>, na Data de Emissão</w:t>
            </w:r>
          </w:p>
        </w:tc>
      </w:tr>
      <w:tr w:rsidR="006968F1" w:rsidRPr="00631062" w:rsidTr="00972A0F">
        <w:tc>
          <w:tcPr>
            <w:tcW w:w="4665" w:type="dxa"/>
          </w:tcPr>
          <w:p w:rsidR="006968F1" w:rsidRPr="00631062" w:rsidRDefault="00E704AE" w:rsidP="00631062">
            <w:pPr>
              <w:keepNext/>
              <w:widowControl w:val="0"/>
              <w:suppressAutoHyphens/>
              <w:spacing w:line="320" w:lineRule="exact"/>
              <w:jc w:val="center"/>
              <w:rPr>
                <w:rFonts w:ascii="Georgia" w:hAnsi="Georgia" w:cs="Tahoma"/>
                <w:sz w:val="22"/>
                <w:szCs w:val="22"/>
              </w:rPr>
            </w:pPr>
            <w:r>
              <w:rPr>
                <w:rFonts w:ascii="Georgia" w:hAnsi="Georgia" w:cs="Tahoma"/>
                <w:sz w:val="22"/>
                <w:szCs w:val="22"/>
              </w:rPr>
              <w:t>Elecnor</w:t>
            </w:r>
            <w:r w:rsidR="009E0F4F">
              <w:rPr>
                <w:rFonts w:ascii="Georgia" w:hAnsi="Georgia" w:cs="Tahoma"/>
                <w:sz w:val="22"/>
                <w:szCs w:val="22"/>
              </w:rPr>
              <w:t>,</w:t>
            </w:r>
            <w:r>
              <w:rPr>
                <w:rFonts w:ascii="Georgia" w:hAnsi="Georgia" w:cs="Tahoma"/>
                <w:sz w:val="22"/>
                <w:szCs w:val="22"/>
              </w:rPr>
              <w:t xml:space="preserve"> S.A.</w:t>
            </w:r>
          </w:p>
        </w:tc>
        <w:tc>
          <w:tcPr>
            <w:tcW w:w="4773" w:type="dxa"/>
          </w:tcPr>
          <w:p w:rsidR="006968F1" w:rsidRPr="00120427" w:rsidRDefault="00E704AE" w:rsidP="00CA1064">
            <w:pPr>
              <w:keepNext/>
              <w:widowControl w:val="0"/>
              <w:suppressAutoHyphens/>
              <w:spacing w:line="320" w:lineRule="exact"/>
              <w:jc w:val="center"/>
              <w:rPr>
                <w:rFonts w:ascii="Georgia" w:hAnsi="Georgia" w:cs="Tahoma"/>
                <w:sz w:val="22"/>
                <w:szCs w:val="22"/>
              </w:rPr>
            </w:pPr>
            <w:r>
              <w:rPr>
                <w:rFonts w:ascii="Georgia" w:hAnsi="Georgia" w:cs="Tahoma"/>
                <w:sz w:val="22"/>
                <w:szCs w:val="22"/>
              </w:rPr>
              <w:t>33,33</w:t>
            </w:r>
            <w:r w:rsidR="008F4BB5" w:rsidRPr="00120427">
              <w:rPr>
                <w:rFonts w:ascii="Georgia" w:hAnsi="Georgia" w:cs="Tahoma"/>
                <w:sz w:val="22"/>
                <w:szCs w:val="22"/>
              </w:rPr>
              <w:t>%</w:t>
            </w:r>
          </w:p>
        </w:tc>
      </w:tr>
      <w:tr w:rsidR="006968F1" w:rsidRPr="00631062" w:rsidTr="00972A0F">
        <w:tc>
          <w:tcPr>
            <w:tcW w:w="4665" w:type="dxa"/>
          </w:tcPr>
          <w:p w:rsidR="006968F1" w:rsidRPr="00631062" w:rsidRDefault="009E0F4F" w:rsidP="00631062">
            <w:pPr>
              <w:keepNext/>
              <w:widowControl w:val="0"/>
              <w:suppressAutoHyphens/>
              <w:spacing w:line="320" w:lineRule="exact"/>
              <w:jc w:val="center"/>
              <w:rPr>
                <w:rFonts w:ascii="Georgia" w:hAnsi="Georgia" w:cs="Tahoma"/>
                <w:sz w:val="22"/>
                <w:szCs w:val="22"/>
              </w:rPr>
            </w:pPr>
            <w:r>
              <w:rPr>
                <w:rFonts w:ascii="Georgia" w:hAnsi="Georgia" w:cs="Tahoma"/>
                <w:sz w:val="22"/>
                <w:szCs w:val="22"/>
              </w:rPr>
              <w:t xml:space="preserve">Grupo </w:t>
            </w:r>
            <w:r w:rsidR="00E704AE">
              <w:rPr>
                <w:rFonts w:ascii="Georgia" w:hAnsi="Georgia" w:cs="Tahoma"/>
                <w:sz w:val="22"/>
                <w:szCs w:val="22"/>
              </w:rPr>
              <w:t>Isolux</w:t>
            </w:r>
            <w:r>
              <w:rPr>
                <w:rFonts w:ascii="Georgia" w:hAnsi="Georgia" w:cs="Tahoma"/>
                <w:sz w:val="22"/>
                <w:szCs w:val="22"/>
              </w:rPr>
              <w:t xml:space="preserve"> Corsán,</w:t>
            </w:r>
            <w:r w:rsidR="00E704AE">
              <w:rPr>
                <w:rFonts w:ascii="Georgia" w:hAnsi="Georgia" w:cs="Tahoma"/>
                <w:sz w:val="22"/>
                <w:szCs w:val="22"/>
              </w:rPr>
              <w:t xml:space="preserve"> S.A.</w:t>
            </w:r>
          </w:p>
        </w:tc>
        <w:tc>
          <w:tcPr>
            <w:tcW w:w="4773" w:type="dxa"/>
          </w:tcPr>
          <w:p w:rsidR="006968F1" w:rsidRPr="00120427" w:rsidRDefault="00E704AE" w:rsidP="00CA1064">
            <w:pPr>
              <w:keepNext/>
              <w:widowControl w:val="0"/>
              <w:suppressAutoHyphens/>
              <w:spacing w:line="320" w:lineRule="exact"/>
              <w:jc w:val="center"/>
              <w:rPr>
                <w:rFonts w:ascii="Georgia" w:hAnsi="Georgia" w:cs="Tahoma"/>
                <w:sz w:val="22"/>
                <w:szCs w:val="22"/>
              </w:rPr>
            </w:pPr>
            <w:r>
              <w:rPr>
                <w:rFonts w:ascii="Georgia" w:hAnsi="Georgia" w:cs="Tahoma"/>
                <w:sz w:val="22"/>
                <w:szCs w:val="22"/>
              </w:rPr>
              <w:t>33,33</w:t>
            </w:r>
            <w:r w:rsidR="008F4BB5" w:rsidRPr="00120427">
              <w:rPr>
                <w:rFonts w:ascii="Georgia" w:hAnsi="Georgia" w:cs="Tahoma"/>
                <w:sz w:val="22"/>
                <w:szCs w:val="22"/>
              </w:rPr>
              <w:t>%</w:t>
            </w:r>
          </w:p>
        </w:tc>
      </w:tr>
      <w:tr w:rsidR="006968F1" w:rsidRPr="00631062" w:rsidTr="00972A0F">
        <w:tc>
          <w:tcPr>
            <w:tcW w:w="4665" w:type="dxa"/>
          </w:tcPr>
          <w:p w:rsidR="006968F1" w:rsidRPr="00631062" w:rsidRDefault="00E704AE" w:rsidP="00631062">
            <w:pPr>
              <w:keepNext/>
              <w:widowControl w:val="0"/>
              <w:suppressAutoHyphens/>
              <w:spacing w:line="320" w:lineRule="exact"/>
              <w:jc w:val="center"/>
              <w:rPr>
                <w:rFonts w:ascii="Georgia" w:hAnsi="Georgia" w:cs="Tahoma"/>
                <w:sz w:val="22"/>
                <w:szCs w:val="22"/>
              </w:rPr>
            </w:pPr>
            <w:r>
              <w:rPr>
                <w:rFonts w:ascii="Georgia" w:hAnsi="Georgia" w:cs="Tahoma"/>
                <w:sz w:val="22"/>
                <w:szCs w:val="22"/>
              </w:rPr>
              <w:t xml:space="preserve">Cobra </w:t>
            </w:r>
            <w:r w:rsidR="009E0F4F">
              <w:rPr>
                <w:rFonts w:ascii="Georgia" w:hAnsi="Georgia" w:cs="Tahoma"/>
                <w:sz w:val="22"/>
                <w:szCs w:val="22"/>
              </w:rPr>
              <w:t xml:space="preserve">Instalaciones y Servicios, </w:t>
            </w:r>
            <w:r>
              <w:rPr>
                <w:rFonts w:ascii="Georgia" w:hAnsi="Georgia" w:cs="Tahoma"/>
                <w:sz w:val="22"/>
                <w:szCs w:val="22"/>
              </w:rPr>
              <w:t>S.A.</w:t>
            </w:r>
          </w:p>
        </w:tc>
        <w:tc>
          <w:tcPr>
            <w:tcW w:w="4773" w:type="dxa"/>
          </w:tcPr>
          <w:p w:rsidR="000C7099" w:rsidRDefault="00E704AE">
            <w:pPr>
              <w:keepNext/>
              <w:widowControl w:val="0"/>
              <w:suppressAutoHyphens/>
              <w:spacing w:line="320" w:lineRule="exact"/>
              <w:jc w:val="center"/>
              <w:rPr>
                <w:rFonts w:ascii="Georgia" w:hAnsi="Georgia" w:cs="Tahoma"/>
                <w:sz w:val="22"/>
                <w:szCs w:val="22"/>
              </w:rPr>
            </w:pPr>
            <w:r>
              <w:rPr>
                <w:rFonts w:ascii="Georgia" w:hAnsi="Georgia" w:cs="Tahoma"/>
                <w:sz w:val="22"/>
                <w:szCs w:val="22"/>
              </w:rPr>
              <w:t>33,</w:t>
            </w:r>
            <w:r w:rsidR="007D0E58">
              <w:rPr>
                <w:rFonts w:ascii="Georgia" w:hAnsi="Georgia" w:cs="Tahoma"/>
                <w:sz w:val="22"/>
                <w:szCs w:val="22"/>
              </w:rPr>
              <w:t>34</w:t>
            </w:r>
            <w:r w:rsidR="008F4BB5" w:rsidRPr="00120427">
              <w:rPr>
                <w:rFonts w:ascii="Georgia" w:hAnsi="Georgia" w:cs="Tahoma"/>
                <w:sz w:val="22"/>
                <w:szCs w:val="22"/>
              </w:rPr>
              <w:t>%</w:t>
            </w:r>
          </w:p>
        </w:tc>
      </w:tr>
    </w:tbl>
    <w:p w:rsidR="00277AE7" w:rsidRDefault="00277AE7" w:rsidP="00277AE7">
      <w:pPr>
        <w:suppressAutoHyphens/>
        <w:spacing w:line="320" w:lineRule="exact"/>
        <w:rPr>
          <w:rFonts w:ascii="Georgia" w:hAnsi="Georgia" w:cs="Tahoma"/>
          <w:bCs/>
          <w:sz w:val="22"/>
          <w:szCs w:val="22"/>
        </w:rPr>
      </w:pPr>
    </w:p>
    <w:p w:rsidR="00C737C6" w:rsidRDefault="00C427AF" w:rsidP="00277AE7">
      <w:pPr>
        <w:suppressAutoHyphens/>
        <w:spacing w:line="320" w:lineRule="exact"/>
        <w:rPr>
          <w:rFonts w:ascii="Georgia" w:hAnsi="Georgia" w:cs="Tahoma"/>
          <w:bCs/>
          <w:sz w:val="22"/>
          <w:szCs w:val="22"/>
        </w:rPr>
      </w:pPr>
      <w:r w:rsidRPr="00C427AF" w:rsidDel="00C427AF">
        <w:rPr>
          <w:rFonts w:ascii="Georgia" w:hAnsi="Georgia" w:cs="Tahoma"/>
          <w:bCs/>
          <w:i/>
          <w:sz w:val="22"/>
          <w:szCs w:val="22"/>
        </w:rPr>
        <w:t xml:space="preserve"> </w:t>
      </w:r>
      <w:r w:rsidR="00277AE7" w:rsidRPr="004F7150">
        <w:rPr>
          <w:rFonts w:ascii="Georgia" w:hAnsi="Georgia" w:cs="Tahoma"/>
          <w:bCs/>
          <w:sz w:val="22"/>
          <w:szCs w:val="22"/>
        </w:rPr>
        <w:t>4.</w:t>
      </w:r>
      <w:r w:rsidR="00442777">
        <w:rPr>
          <w:rFonts w:ascii="Georgia" w:hAnsi="Georgia" w:cs="Tahoma"/>
          <w:bCs/>
          <w:sz w:val="22"/>
          <w:szCs w:val="22"/>
        </w:rPr>
        <w:t>20</w:t>
      </w:r>
      <w:r w:rsidR="00277AE7" w:rsidRPr="004F7150">
        <w:rPr>
          <w:rFonts w:ascii="Georgia" w:hAnsi="Georgia" w:cs="Tahoma"/>
          <w:bCs/>
          <w:sz w:val="22"/>
          <w:szCs w:val="22"/>
        </w:rPr>
        <w:t>.</w:t>
      </w:r>
      <w:r w:rsidR="00442777">
        <w:rPr>
          <w:rFonts w:ascii="Georgia" w:hAnsi="Georgia" w:cs="Tahoma"/>
          <w:bCs/>
          <w:sz w:val="22"/>
          <w:szCs w:val="22"/>
        </w:rPr>
        <w:t>2</w:t>
      </w:r>
      <w:r w:rsidR="00277AE7" w:rsidRPr="004F7150">
        <w:rPr>
          <w:rFonts w:ascii="Georgia" w:hAnsi="Georgia" w:cs="Tahoma"/>
          <w:bCs/>
          <w:sz w:val="22"/>
          <w:szCs w:val="22"/>
        </w:rPr>
        <w:t xml:space="preserve">. O valor total da dívida da Emissora representada pelas Debêntures, na Data de </w:t>
      </w:r>
      <w:r w:rsidR="00442777">
        <w:rPr>
          <w:rFonts w:ascii="Georgia" w:hAnsi="Georgia" w:cs="Tahoma"/>
          <w:bCs/>
          <w:sz w:val="22"/>
          <w:szCs w:val="22"/>
        </w:rPr>
        <w:t>Emissão</w:t>
      </w:r>
      <w:r w:rsidR="00277AE7" w:rsidRPr="004F7150">
        <w:rPr>
          <w:rFonts w:ascii="Georgia" w:hAnsi="Georgia" w:cs="Tahoma"/>
          <w:bCs/>
          <w:sz w:val="22"/>
          <w:szCs w:val="22"/>
        </w:rPr>
        <w:t>, acrescida da Remuneração, dos encargos moratórios aplicáveis, bem como das demais obrigações pecuniárias</w:t>
      </w:r>
      <w:r w:rsidR="009E7859">
        <w:rPr>
          <w:rFonts w:ascii="Georgia" w:hAnsi="Georgia" w:cs="Tahoma"/>
          <w:bCs/>
          <w:sz w:val="22"/>
          <w:szCs w:val="22"/>
        </w:rPr>
        <w:t>, principais e acessórias,</w:t>
      </w:r>
      <w:r w:rsidR="00277AE7" w:rsidRPr="004F7150">
        <w:rPr>
          <w:rFonts w:ascii="Georgia" w:hAnsi="Georgia" w:cs="Tahoma"/>
          <w:bCs/>
          <w:sz w:val="22"/>
          <w:szCs w:val="22"/>
        </w:rPr>
        <w:t xml:space="preserve"> previstas nesta Escritura de Emissão serão pagos </w:t>
      </w:r>
      <w:r w:rsidR="00142E8F">
        <w:rPr>
          <w:rFonts w:ascii="Georgia" w:hAnsi="Georgia" w:cs="Tahoma"/>
          <w:bCs/>
          <w:sz w:val="22"/>
          <w:szCs w:val="22"/>
        </w:rPr>
        <w:t xml:space="preserve">de forma não solidária </w:t>
      </w:r>
      <w:r w:rsidR="004203B7">
        <w:rPr>
          <w:rFonts w:ascii="Georgia" w:hAnsi="Georgia" w:cs="Tahoma"/>
          <w:bCs/>
          <w:sz w:val="22"/>
          <w:szCs w:val="22"/>
        </w:rPr>
        <w:t xml:space="preserve">entre os Garantidores </w:t>
      </w:r>
      <w:r w:rsidR="00142E8F">
        <w:rPr>
          <w:rFonts w:ascii="Georgia" w:hAnsi="Georgia" w:cs="Tahoma"/>
          <w:bCs/>
          <w:sz w:val="22"/>
          <w:szCs w:val="22"/>
        </w:rPr>
        <w:t xml:space="preserve">e no limite contratado </w:t>
      </w:r>
      <w:r w:rsidR="00277AE7" w:rsidRPr="004F7150">
        <w:rPr>
          <w:rFonts w:ascii="Georgia" w:hAnsi="Georgia" w:cs="Tahoma"/>
          <w:bCs/>
          <w:sz w:val="22"/>
          <w:szCs w:val="22"/>
        </w:rPr>
        <w:t>pel</w:t>
      </w:r>
      <w:r w:rsidR="00396E7E" w:rsidRPr="004F7150">
        <w:rPr>
          <w:rFonts w:ascii="Georgia" w:hAnsi="Georgia" w:cs="Tahoma"/>
          <w:bCs/>
          <w:sz w:val="22"/>
          <w:szCs w:val="22"/>
        </w:rPr>
        <w:t>os</w:t>
      </w:r>
      <w:r w:rsidR="00277AE7" w:rsidRPr="004F7150">
        <w:rPr>
          <w:rFonts w:ascii="Georgia" w:hAnsi="Georgia" w:cs="Tahoma"/>
          <w:bCs/>
          <w:sz w:val="22"/>
          <w:szCs w:val="22"/>
        </w:rPr>
        <w:t xml:space="preserve"> </w:t>
      </w:r>
      <w:r w:rsidR="00277AE7" w:rsidRPr="004F7150">
        <w:rPr>
          <w:rFonts w:ascii="Georgia" w:hAnsi="Georgia" w:cs="Tahoma"/>
          <w:sz w:val="22"/>
          <w:szCs w:val="22"/>
        </w:rPr>
        <w:t>Garantidor</w:t>
      </w:r>
      <w:r w:rsidR="00396E7E" w:rsidRPr="004F7150">
        <w:rPr>
          <w:rFonts w:ascii="Georgia" w:hAnsi="Georgia" w:cs="Tahoma"/>
          <w:sz w:val="22"/>
          <w:szCs w:val="22"/>
        </w:rPr>
        <w:t>es</w:t>
      </w:r>
      <w:r w:rsidR="00277AE7" w:rsidRPr="004F7150">
        <w:rPr>
          <w:rFonts w:ascii="Georgia" w:hAnsi="Georgia" w:cs="Tahoma"/>
          <w:bCs/>
          <w:sz w:val="22"/>
          <w:szCs w:val="22"/>
        </w:rPr>
        <w:t xml:space="preserve"> no prazo de </w:t>
      </w:r>
      <w:r w:rsidR="006E7FB6">
        <w:rPr>
          <w:rFonts w:ascii="Georgia" w:hAnsi="Georgia" w:cs="Tahoma"/>
          <w:bCs/>
          <w:sz w:val="22"/>
          <w:szCs w:val="22"/>
        </w:rPr>
        <w:t xml:space="preserve">até </w:t>
      </w:r>
      <w:r w:rsidR="002B5616">
        <w:rPr>
          <w:rFonts w:ascii="Georgia" w:hAnsi="Georgia" w:cs="Tahoma"/>
          <w:bCs/>
          <w:sz w:val="22"/>
          <w:szCs w:val="22"/>
        </w:rPr>
        <w:t>5 (cinco) dias úteis</w:t>
      </w:r>
      <w:r w:rsidR="008C41AC" w:rsidRPr="008C41AC">
        <w:rPr>
          <w:rFonts w:ascii="Georgia" w:hAnsi="Georgia" w:cs="Tahoma"/>
          <w:bCs/>
          <w:sz w:val="22"/>
          <w:szCs w:val="22"/>
        </w:rPr>
        <w:t>,</w:t>
      </w:r>
      <w:r w:rsidR="00277AE7" w:rsidRPr="004F7150">
        <w:rPr>
          <w:rFonts w:ascii="Georgia" w:hAnsi="Georgia" w:cs="Tahoma"/>
          <w:bCs/>
          <w:sz w:val="22"/>
          <w:szCs w:val="22"/>
        </w:rPr>
        <w:t xml:space="preserve"> contados a partir da data de recebimento de comunicação por escrito enviada </w:t>
      </w:r>
      <w:r w:rsidR="00396E7E" w:rsidRPr="004F7150">
        <w:rPr>
          <w:rFonts w:ascii="Georgia" w:hAnsi="Georgia" w:cs="Tahoma"/>
          <w:bCs/>
          <w:sz w:val="22"/>
          <w:szCs w:val="22"/>
        </w:rPr>
        <w:t>a</w:t>
      </w:r>
      <w:r w:rsidR="001F547D">
        <w:rPr>
          <w:rFonts w:ascii="Georgia" w:hAnsi="Georgia" w:cs="Tahoma"/>
          <w:bCs/>
          <w:sz w:val="22"/>
          <w:szCs w:val="22"/>
        </w:rPr>
        <w:t xml:space="preserve"> cada um dos</w:t>
      </w:r>
      <w:r w:rsidR="00277AE7" w:rsidRPr="004F7150">
        <w:rPr>
          <w:rFonts w:ascii="Georgia" w:hAnsi="Georgia" w:cs="Tahoma"/>
          <w:bCs/>
          <w:sz w:val="22"/>
          <w:szCs w:val="22"/>
        </w:rPr>
        <w:t xml:space="preserve"> Garantidor</w:t>
      </w:r>
      <w:r w:rsidR="00396E7E" w:rsidRPr="004F7150">
        <w:rPr>
          <w:rFonts w:ascii="Georgia" w:hAnsi="Georgia" w:cs="Tahoma"/>
          <w:bCs/>
          <w:sz w:val="22"/>
          <w:szCs w:val="22"/>
        </w:rPr>
        <w:t>es</w:t>
      </w:r>
      <w:r w:rsidR="00277AE7" w:rsidRPr="004F7150">
        <w:rPr>
          <w:rFonts w:ascii="Georgia" w:hAnsi="Georgia" w:cs="Tahoma"/>
          <w:bCs/>
          <w:sz w:val="22"/>
          <w:szCs w:val="22"/>
        </w:rPr>
        <w:t xml:space="preserve"> pelo Agente Fiduciário ou pelos </w:t>
      </w:r>
      <w:r w:rsidR="00277AE7" w:rsidRPr="004F7150">
        <w:rPr>
          <w:rFonts w:ascii="Georgia" w:hAnsi="Georgia" w:cs="Tahoma"/>
          <w:sz w:val="22"/>
          <w:szCs w:val="22"/>
        </w:rPr>
        <w:t>titulares de Debêntures</w:t>
      </w:r>
      <w:r w:rsidR="00277AE7" w:rsidRPr="004F7150">
        <w:rPr>
          <w:rFonts w:ascii="Georgia" w:hAnsi="Georgia" w:cs="Tahoma"/>
          <w:bCs/>
          <w:sz w:val="22"/>
          <w:szCs w:val="22"/>
        </w:rPr>
        <w:t xml:space="preserve">. Tal notificação só poderá ser emitida pelo Agente Fiduciário ou pelos </w:t>
      </w:r>
      <w:r w:rsidR="00277AE7" w:rsidRPr="004F7150">
        <w:rPr>
          <w:rFonts w:ascii="Georgia" w:hAnsi="Georgia" w:cs="Tahoma"/>
          <w:sz w:val="22"/>
          <w:szCs w:val="22"/>
        </w:rPr>
        <w:t>titulares de Debêntures</w:t>
      </w:r>
      <w:r w:rsidR="00277AE7" w:rsidRPr="004F7150">
        <w:rPr>
          <w:rFonts w:ascii="Georgia" w:hAnsi="Georgia" w:cs="Tahoma"/>
          <w:bCs/>
          <w:sz w:val="22"/>
          <w:szCs w:val="22"/>
        </w:rPr>
        <w:t xml:space="preserve"> (i) após a ocorrência da falta de pagamento pela Emissora de qualquer valor devido nas datas de pagamento definidas nesta Escritura de Emissão, respeitados eventuais períodos de cura </w:t>
      </w:r>
      <w:r w:rsidR="00DD73C2" w:rsidRPr="004F7150">
        <w:rPr>
          <w:rFonts w:ascii="Georgia" w:hAnsi="Georgia" w:cs="Tahoma"/>
          <w:bCs/>
          <w:sz w:val="22"/>
          <w:szCs w:val="22"/>
        </w:rPr>
        <w:t>e/</w:t>
      </w:r>
      <w:r w:rsidR="00277AE7" w:rsidRPr="004F7150">
        <w:rPr>
          <w:rFonts w:ascii="Georgia" w:hAnsi="Georgia" w:cs="Tahoma"/>
          <w:bCs/>
          <w:sz w:val="22"/>
          <w:szCs w:val="22"/>
        </w:rPr>
        <w:t xml:space="preserve">ou (ii) quando da declaração do vencimento antecipado das Debêntures nos termos desta Escritura de Emissão. </w:t>
      </w:r>
    </w:p>
    <w:p w:rsidR="00C737C6" w:rsidRDefault="00C737C6" w:rsidP="00277AE7">
      <w:pPr>
        <w:suppressAutoHyphens/>
        <w:spacing w:line="320" w:lineRule="exact"/>
        <w:rPr>
          <w:rFonts w:ascii="Georgia" w:hAnsi="Georgia" w:cs="Tahoma"/>
          <w:bCs/>
          <w:sz w:val="22"/>
          <w:szCs w:val="22"/>
        </w:rPr>
      </w:pPr>
    </w:p>
    <w:p w:rsidR="00277AE7" w:rsidRPr="004F7150" w:rsidRDefault="00C737C6" w:rsidP="00277AE7">
      <w:pPr>
        <w:suppressAutoHyphens/>
        <w:spacing w:line="320" w:lineRule="exact"/>
        <w:rPr>
          <w:rFonts w:ascii="Georgia" w:hAnsi="Georgia" w:cs="Tahoma"/>
          <w:bCs/>
          <w:sz w:val="22"/>
          <w:szCs w:val="22"/>
        </w:rPr>
      </w:pPr>
      <w:r>
        <w:rPr>
          <w:rFonts w:ascii="Georgia" w:hAnsi="Georgia" w:cs="Tahoma"/>
          <w:bCs/>
          <w:sz w:val="22"/>
          <w:szCs w:val="22"/>
        </w:rPr>
        <w:t xml:space="preserve">4.20.2.1. </w:t>
      </w:r>
      <w:r w:rsidR="00277AE7" w:rsidRPr="004F7150">
        <w:rPr>
          <w:rFonts w:ascii="Georgia" w:hAnsi="Georgia" w:cs="Tahoma"/>
          <w:bCs/>
          <w:sz w:val="22"/>
          <w:szCs w:val="22"/>
        </w:rPr>
        <w:t>Os pagamentos serão realizados pel</w:t>
      </w:r>
      <w:r w:rsidR="00396E7E" w:rsidRPr="004F7150">
        <w:rPr>
          <w:rFonts w:ascii="Georgia" w:hAnsi="Georgia" w:cs="Tahoma"/>
          <w:bCs/>
          <w:sz w:val="22"/>
          <w:szCs w:val="22"/>
        </w:rPr>
        <w:t>os</w:t>
      </w:r>
      <w:r w:rsidR="00277AE7" w:rsidRPr="004F7150">
        <w:rPr>
          <w:rFonts w:ascii="Georgia" w:hAnsi="Georgia" w:cs="Tahoma"/>
          <w:bCs/>
          <w:sz w:val="22"/>
          <w:szCs w:val="22"/>
        </w:rPr>
        <w:t xml:space="preserve"> Garantidor</w:t>
      </w:r>
      <w:r w:rsidR="00396E7E" w:rsidRPr="004F7150">
        <w:rPr>
          <w:rFonts w:ascii="Georgia" w:hAnsi="Georgia" w:cs="Tahoma"/>
          <w:bCs/>
          <w:sz w:val="22"/>
          <w:szCs w:val="22"/>
        </w:rPr>
        <w:t>es</w:t>
      </w:r>
      <w:r w:rsidR="00EF062B">
        <w:rPr>
          <w:rFonts w:ascii="Georgia" w:hAnsi="Georgia" w:cs="Tahoma"/>
          <w:bCs/>
          <w:sz w:val="22"/>
          <w:szCs w:val="22"/>
        </w:rPr>
        <w:t xml:space="preserve"> diretamente aos Debenturistas e fora do âmbito da CETIP</w:t>
      </w:r>
      <w:r w:rsidR="00277AE7" w:rsidRPr="004F7150">
        <w:rPr>
          <w:rFonts w:ascii="Georgia" w:hAnsi="Georgia" w:cs="Tahoma"/>
          <w:bCs/>
          <w:sz w:val="22"/>
          <w:szCs w:val="22"/>
        </w:rPr>
        <w:t>.</w:t>
      </w:r>
    </w:p>
    <w:p w:rsidR="009F4CE2" w:rsidRPr="004F7150" w:rsidRDefault="009F4CE2" w:rsidP="00F26CDA">
      <w:pPr>
        <w:suppressAutoHyphens/>
        <w:spacing w:line="320" w:lineRule="exact"/>
        <w:rPr>
          <w:rFonts w:ascii="Georgia" w:hAnsi="Georgia" w:cs="Tahoma"/>
          <w:bCs/>
          <w:sz w:val="22"/>
          <w:szCs w:val="22"/>
        </w:rPr>
      </w:pPr>
    </w:p>
    <w:p w:rsidR="00000000" w:rsidRDefault="009F4CE2">
      <w:pPr>
        <w:spacing w:line="320" w:lineRule="exact"/>
        <w:rPr>
          <w:rFonts w:ascii="Georgia" w:hAnsi="Georgia"/>
          <w:bCs/>
          <w:color w:val="000099"/>
          <w:sz w:val="22"/>
          <w:szCs w:val="22"/>
          <w:rPrChange w:id="64" w:author="Pinheiro Neto Advogados" w:date="2012-02-06T14:08:00Z">
            <w:rPr>
              <w:rFonts w:ascii="Georgia" w:hAnsi="Georgia" w:cs="Tahoma"/>
              <w:bCs/>
              <w:sz w:val="22"/>
              <w:szCs w:val="22"/>
            </w:rPr>
          </w:rPrChange>
        </w:rPr>
        <w:pPrChange w:id="65" w:author="Pinheiro Neto Advogados" w:date="2012-02-06T14:08:00Z">
          <w:pPr>
            <w:suppressAutoHyphens/>
            <w:spacing w:line="320" w:lineRule="exact"/>
          </w:pPr>
        </w:pPrChange>
      </w:pPr>
      <w:r w:rsidRPr="004F7150">
        <w:rPr>
          <w:rFonts w:ascii="Georgia" w:hAnsi="Georgia" w:cs="Tahoma"/>
          <w:bCs/>
          <w:sz w:val="22"/>
          <w:szCs w:val="22"/>
        </w:rPr>
        <w:t>4.</w:t>
      </w:r>
      <w:r w:rsidR="00C427AF">
        <w:rPr>
          <w:rFonts w:ascii="Georgia" w:hAnsi="Georgia" w:cs="Tahoma"/>
          <w:bCs/>
          <w:sz w:val="22"/>
          <w:szCs w:val="22"/>
        </w:rPr>
        <w:t>20</w:t>
      </w:r>
      <w:r w:rsidRPr="004F7150">
        <w:rPr>
          <w:rFonts w:ascii="Georgia" w:hAnsi="Georgia" w:cs="Tahoma"/>
          <w:bCs/>
          <w:sz w:val="22"/>
          <w:szCs w:val="22"/>
        </w:rPr>
        <w:t>.</w:t>
      </w:r>
      <w:r w:rsidR="00C427AF">
        <w:rPr>
          <w:rFonts w:ascii="Georgia" w:hAnsi="Georgia" w:cs="Tahoma"/>
          <w:bCs/>
          <w:sz w:val="22"/>
          <w:szCs w:val="22"/>
        </w:rPr>
        <w:t>3</w:t>
      </w:r>
      <w:r w:rsidRPr="004F7150">
        <w:rPr>
          <w:rFonts w:ascii="Georgia" w:hAnsi="Georgia" w:cs="Tahoma"/>
          <w:bCs/>
          <w:sz w:val="22"/>
          <w:szCs w:val="22"/>
        </w:rPr>
        <w:t>.</w:t>
      </w:r>
      <w:r w:rsidR="005729F9" w:rsidRPr="004F7150">
        <w:rPr>
          <w:rFonts w:ascii="Georgia" w:hAnsi="Georgia" w:cs="Tahoma"/>
          <w:bCs/>
          <w:sz w:val="22"/>
          <w:szCs w:val="22"/>
        </w:rPr>
        <w:t xml:space="preserve"> </w:t>
      </w:r>
      <w:r w:rsidR="00000095">
        <w:rPr>
          <w:rFonts w:ascii="Georgia" w:hAnsi="Georgia" w:cs="Tahoma"/>
          <w:bCs/>
          <w:sz w:val="22"/>
          <w:szCs w:val="22"/>
        </w:rPr>
        <w:t xml:space="preserve">Em caso de inadimplemento de qualquer obrigação pecuniária, o Agente Fiduciário </w:t>
      </w:r>
      <w:ins w:id="66" w:author="gustavo.dezouzart" w:date="2012-02-03T12:10:00Z">
        <w:r w:rsidR="004A5DD3" w:rsidRPr="00F26CDA">
          <w:rPr>
            <w:rFonts w:ascii="Georgia" w:hAnsi="Georgia" w:cs="Tahoma"/>
            <w:bCs/>
            <w:sz w:val="22"/>
            <w:szCs w:val="22"/>
          </w:rPr>
          <w:t>encaminhará</w:t>
        </w:r>
      </w:ins>
      <w:ins w:id="67" w:author="gustavo.dezouzart" w:date="2012-02-03T12:16:00Z">
        <w:r w:rsidR="004A5DD3" w:rsidRPr="00F26CDA">
          <w:rPr>
            <w:rFonts w:ascii="Georgia" w:hAnsi="Georgia" w:cs="Tahoma"/>
            <w:bCs/>
            <w:sz w:val="22"/>
            <w:szCs w:val="22"/>
          </w:rPr>
          <w:t xml:space="preserve"> notificação aos Garantidores</w:t>
        </w:r>
      </w:ins>
      <w:ins w:id="68" w:author="gustavo.dezouzart" w:date="2012-02-03T12:10:00Z">
        <w:r w:rsidR="004A5DD3" w:rsidRPr="00F26CDA">
          <w:rPr>
            <w:rFonts w:ascii="Georgia" w:hAnsi="Georgia" w:cs="Tahoma"/>
            <w:bCs/>
            <w:sz w:val="22"/>
            <w:szCs w:val="22"/>
          </w:rPr>
          <w:t>, via fac símile</w:t>
        </w:r>
      </w:ins>
      <w:ins w:id="69" w:author="gustavo.dezouzart" w:date="2012-02-03T12:11:00Z">
        <w:r w:rsidR="004A5DD3" w:rsidRPr="00F26CDA">
          <w:rPr>
            <w:rFonts w:ascii="Georgia" w:hAnsi="Georgia" w:cs="Tahoma"/>
            <w:bCs/>
            <w:sz w:val="22"/>
            <w:szCs w:val="22"/>
          </w:rPr>
          <w:t xml:space="preserve"> através do nº </w:t>
        </w:r>
      </w:ins>
      <w:ins w:id="70" w:author="Pinheiro Neto Advogados" w:date="2012-02-06T14:08:00Z">
        <w:r w:rsidR="005C79E9" w:rsidRPr="005C79E9">
          <w:rPr>
            <w:rStyle w:val="Forte"/>
            <w:rFonts w:ascii="Georgia" w:hAnsi="Georgia"/>
            <w:b w:val="0"/>
            <w:color w:val="000099"/>
            <w:sz w:val="22"/>
            <w:szCs w:val="22"/>
            <w:rPrChange w:id="71" w:author="Pinheiro Neto Advogados" w:date="2012-02-06T14:08:00Z">
              <w:rPr>
                <w:rStyle w:val="Forte"/>
                <w:rFonts w:ascii="Verdana" w:hAnsi="Verdana"/>
                <w:color w:val="000099"/>
              </w:rPr>
            </w:rPrChange>
          </w:rPr>
          <w:t>+34 917 703 115</w:t>
        </w:r>
      </w:ins>
      <w:ins w:id="72" w:author="gustavo.dezouzart" w:date="2012-02-03T12:11:00Z">
        <w:del w:id="73" w:author="Pinheiro Neto Advogados" w:date="2012-02-06T14:08:00Z">
          <w:r w:rsidR="00BE17F6" w:rsidRPr="00495F37" w:rsidDel="00F26CDA">
            <w:rPr>
              <w:rFonts w:ascii="Georgia" w:hAnsi="Georgia" w:cs="Tahoma"/>
              <w:bCs/>
              <w:sz w:val="22"/>
              <w:szCs w:val="22"/>
            </w:rPr>
            <w:delText>[●</w:delText>
          </w:r>
        </w:del>
      </w:ins>
      <w:ins w:id="74" w:author="gustavo.dezouzart" w:date="2012-02-03T12:15:00Z">
        <w:del w:id="75" w:author="Pinheiro Neto Advogados" w:date="2012-02-06T14:08:00Z">
          <w:r w:rsidR="00BE17F6" w:rsidRPr="00495F37" w:rsidDel="00F26CDA">
            <w:rPr>
              <w:rFonts w:ascii="Georgia" w:hAnsi="Georgia" w:cs="Tahoma"/>
              <w:bCs/>
              <w:sz w:val="22"/>
              <w:szCs w:val="22"/>
            </w:rPr>
            <w:delText>]</w:delText>
          </w:r>
        </w:del>
        <w:r w:rsidR="004A5DD3" w:rsidRPr="00F26CDA">
          <w:rPr>
            <w:rFonts w:ascii="Georgia" w:hAnsi="Georgia" w:cs="Tahoma"/>
            <w:bCs/>
            <w:sz w:val="22"/>
            <w:szCs w:val="22"/>
          </w:rPr>
          <w:t xml:space="preserve"> para </w:t>
        </w:r>
        <w:r w:rsidR="004A5DD3" w:rsidRPr="00F26CDA">
          <w:rPr>
            <w:rFonts w:ascii="Georgia" w:hAnsi="Georgia" w:cs="Tahoma"/>
            <w:sz w:val="22"/>
            <w:szCs w:val="22"/>
          </w:rPr>
          <w:t>Elecnor, S.A.</w:t>
        </w:r>
      </w:ins>
      <w:ins w:id="76" w:author="gustavo.dezouzart" w:date="2012-02-03T12:10:00Z">
        <w:r w:rsidR="004A5DD3" w:rsidRPr="00F26CDA">
          <w:rPr>
            <w:rFonts w:ascii="Georgia" w:hAnsi="Georgia" w:cs="Tahoma"/>
            <w:bCs/>
            <w:sz w:val="22"/>
            <w:szCs w:val="22"/>
          </w:rPr>
          <w:t xml:space="preserve">, </w:t>
        </w:r>
      </w:ins>
      <w:ins w:id="77" w:author="gustavo.dezouzart" w:date="2012-02-03T12:15:00Z">
        <w:r w:rsidR="004A5DD3" w:rsidRPr="00F26CDA">
          <w:rPr>
            <w:rFonts w:ascii="Georgia" w:hAnsi="Georgia" w:cs="Tahoma"/>
            <w:bCs/>
            <w:sz w:val="22"/>
            <w:szCs w:val="22"/>
          </w:rPr>
          <w:t>do</w:t>
        </w:r>
        <w:r w:rsidR="004A5DD3">
          <w:rPr>
            <w:rFonts w:ascii="Georgia" w:hAnsi="Georgia" w:cs="Tahoma"/>
            <w:bCs/>
            <w:sz w:val="22"/>
            <w:szCs w:val="22"/>
          </w:rPr>
          <w:t xml:space="preserve"> nº </w:t>
        </w:r>
        <w:r w:rsidR="005C79E9" w:rsidRPr="005C79E9">
          <w:rPr>
            <w:rFonts w:ascii="Georgia" w:hAnsi="Georgia" w:cs="Tahoma"/>
            <w:bCs/>
            <w:sz w:val="22"/>
            <w:szCs w:val="22"/>
            <w:highlight w:val="green"/>
            <w:rPrChange w:id="78" w:author="Pinheiro Neto Advogados" w:date="2012-02-06T13:54:00Z">
              <w:rPr>
                <w:rFonts w:ascii="Georgia" w:hAnsi="Georgia" w:cs="Tahoma"/>
                <w:b/>
                <w:bCs/>
                <w:sz w:val="22"/>
                <w:szCs w:val="22"/>
              </w:rPr>
            </w:rPrChange>
          </w:rPr>
          <w:t>[●]</w:t>
        </w:r>
        <w:r w:rsidR="004A5DD3">
          <w:rPr>
            <w:rFonts w:ascii="Georgia" w:hAnsi="Georgia" w:cs="Tahoma"/>
            <w:bCs/>
            <w:sz w:val="22"/>
            <w:szCs w:val="22"/>
          </w:rPr>
          <w:t xml:space="preserve"> para </w:t>
        </w:r>
        <w:r w:rsidR="004A5DD3">
          <w:rPr>
            <w:rFonts w:ascii="Georgia" w:hAnsi="Georgia" w:cs="Tahoma"/>
            <w:sz w:val="22"/>
            <w:szCs w:val="22"/>
          </w:rPr>
          <w:t>Grupo Isolux Corsán, S.A.</w:t>
        </w:r>
        <w:r w:rsidR="004A5DD3">
          <w:rPr>
            <w:rFonts w:ascii="Georgia" w:hAnsi="Georgia" w:cs="Tahoma"/>
            <w:bCs/>
            <w:sz w:val="22"/>
            <w:szCs w:val="22"/>
          </w:rPr>
          <w:t xml:space="preserve"> e </w:t>
        </w:r>
      </w:ins>
      <w:ins w:id="79" w:author="gustavo.dezouzart" w:date="2012-02-03T12:16:00Z">
        <w:r w:rsidR="004A5DD3">
          <w:rPr>
            <w:rFonts w:ascii="Georgia" w:hAnsi="Georgia" w:cs="Tahoma"/>
            <w:bCs/>
            <w:sz w:val="22"/>
            <w:szCs w:val="22"/>
          </w:rPr>
          <w:t xml:space="preserve">do nº </w:t>
        </w:r>
        <w:r w:rsidR="005C79E9" w:rsidRPr="005C79E9">
          <w:rPr>
            <w:rFonts w:ascii="Georgia" w:hAnsi="Georgia" w:cs="Tahoma"/>
            <w:bCs/>
            <w:sz w:val="22"/>
            <w:szCs w:val="22"/>
            <w:highlight w:val="green"/>
            <w:rPrChange w:id="80" w:author="Pinheiro Neto Advogados" w:date="2012-02-06T13:54:00Z">
              <w:rPr>
                <w:rFonts w:ascii="Georgia" w:hAnsi="Georgia" w:cs="Tahoma"/>
                <w:b/>
                <w:bCs/>
                <w:sz w:val="22"/>
                <w:szCs w:val="22"/>
              </w:rPr>
            </w:rPrChange>
          </w:rPr>
          <w:t>[●]</w:t>
        </w:r>
        <w:r w:rsidR="004A5DD3">
          <w:rPr>
            <w:rFonts w:ascii="Georgia" w:hAnsi="Georgia" w:cs="Tahoma"/>
            <w:bCs/>
            <w:sz w:val="22"/>
            <w:szCs w:val="22"/>
          </w:rPr>
          <w:t xml:space="preserve"> para </w:t>
        </w:r>
      </w:ins>
      <w:ins w:id="81" w:author="gustavo.dezouzart" w:date="2012-02-03T12:15:00Z">
        <w:r w:rsidR="004A5DD3">
          <w:rPr>
            <w:rFonts w:ascii="Georgia" w:hAnsi="Georgia" w:cs="Tahoma"/>
            <w:sz w:val="22"/>
            <w:szCs w:val="22"/>
          </w:rPr>
          <w:t>Cobra Instalaciones y Servicios, S.A.</w:t>
        </w:r>
      </w:ins>
      <w:del w:id="82" w:author="gustavo.dezouzart" w:date="2012-02-03T12:10:00Z">
        <w:r w:rsidR="00000095" w:rsidDel="004A5DD3">
          <w:rPr>
            <w:rFonts w:ascii="Georgia" w:hAnsi="Georgia" w:cs="Tahoma"/>
            <w:bCs/>
            <w:sz w:val="22"/>
            <w:szCs w:val="22"/>
          </w:rPr>
          <w:delText xml:space="preserve">notificará todos </w:delText>
        </w:r>
      </w:del>
      <w:del w:id="83" w:author="gustavo.dezouzart" w:date="2012-02-03T12:16:00Z">
        <w:r w:rsidR="00000095" w:rsidDel="004A5DD3">
          <w:rPr>
            <w:rFonts w:ascii="Georgia" w:hAnsi="Georgia" w:cs="Tahoma"/>
            <w:bCs/>
            <w:sz w:val="22"/>
            <w:szCs w:val="22"/>
          </w:rPr>
          <w:delText xml:space="preserve">os </w:delText>
        </w:r>
        <w:r w:rsidR="00173295" w:rsidDel="004A5DD3">
          <w:rPr>
            <w:rFonts w:ascii="Georgia" w:hAnsi="Georgia" w:cs="Tahoma"/>
            <w:bCs/>
            <w:sz w:val="22"/>
            <w:szCs w:val="22"/>
          </w:rPr>
          <w:delText>Garantidores</w:delText>
        </w:r>
        <w:r w:rsidR="00000095" w:rsidDel="004A5DD3">
          <w:rPr>
            <w:rFonts w:ascii="Georgia" w:hAnsi="Georgia" w:cs="Tahoma"/>
            <w:bCs/>
            <w:sz w:val="22"/>
            <w:szCs w:val="22"/>
          </w:rPr>
          <w:delText xml:space="preserve"> </w:delText>
        </w:r>
      </w:del>
      <w:ins w:id="84" w:author="gustavo.dezouzart" w:date="2012-02-03T12:16:00Z">
        <w:r w:rsidR="004A5DD3">
          <w:rPr>
            <w:rFonts w:ascii="Georgia" w:hAnsi="Georgia" w:cs="Tahoma"/>
            <w:bCs/>
            <w:sz w:val="22"/>
            <w:szCs w:val="22"/>
          </w:rPr>
          <w:t xml:space="preserve"> </w:t>
        </w:r>
      </w:ins>
      <w:ins w:id="85" w:author="gustavo.dezouzart" w:date="2012-02-03T12:11:00Z">
        <w:r w:rsidR="004A5DD3">
          <w:rPr>
            <w:rFonts w:ascii="Georgia" w:hAnsi="Georgia" w:cs="Tahoma"/>
            <w:bCs/>
            <w:sz w:val="22"/>
            <w:szCs w:val="22"/>
          </w:rPr>
          <w:t xml:space="preserve">informando tal inadimplemento </w:t>
        </w:r>
      </w:ins>
      <w:r w:rsidR="00000095">
        <w:rPr>
          <w:rFonts w:ascii="Georgia" w:hAnsi="Georgia" w:cs="Tahoma"/>
          <w:bCs/>
          <w:sz w:val="22"/>
          <w:szCs w:val="22"/>
        </w:rPr>
        <w:t>para que, na proporção disposta na cláusula 4.</w:t>
      </w:r>
      <w:r w:rsidR="00C427AF">
        <w:rPr>
          <w:rFonts w:ascii="Georgia" w:hAnsi="Georgia" w:cs="Tahoma"/>
          <w:bCs/>
          <w:sz w:val="22"/>
          <w:szCs w:val="22"/>
        </w:rPr>
        <w:t>20</w:t>
      </w:r>
      <w:r w:rsidR="00000095">
        <w:rPr>
          <w:rFonts w:ascii="Georgia" w:hAnsi="Georgia" w:cs="Tahoma"/>
          <w:bCs/>
          <w:sz w:val="22"/>
          <w:szCs w:val="22"/>
        </w:rPr>
        <w:t>.1 acima, realizem o pagamento de</w:t>
      </w:r>
      <w:r w:rsidR="00173295">
        <w:rPr>
          <w:rFonts w:ascii="Georgia" w:hAnsi="Georgia" w:cs="Tahoma"/>
          <w:bCs/>
          <w:sz w:val="22"/>
          <w:szCs w:val="22"/>
        </w:rPr>
        <w:t>vido pela Emissora. N</w:t>
      </w:r>
      <w:r w:rsidR="00000095">
        <w:rPr>
          <w:rFonts w:ascii="Georgia" w:hAnsi="Georgia" w:cs="Tahoma"/>
          <w:bCs/>
          <w:sz w:val="22"/>
          <w:szCs w:val="22"/>
        </w:rPr>
        <w:t xml:space="preserve">ão obstante, </w:t>
      </w:r>
      <w:r w:rsidR="00000095">
        <w:rPr>
          <w:rFonts w:ascii="Georgia" w:hAnsi="Georgia" w:cs="Tahoma"/>
          <w:snapToGrid w:val="0"/>
          <w:sz w:val="22"/>
          <w:szCs w:val="22"/>
        </w:rPr>
        <w:t>a</w:t>
      </w:r>
      <w:r w:rsidR="00000095" w:rsidRPr="004F7150">
        <w:rPr>
          <w:rFonts w:ascii="Georgia" w:hAnsi="Georgia" w:cs="Tahoma"/>
          <w:snapToGrid w:val="0"/>
          <w:sz w:val="22"/>
          <w:szCs w:val="22"/>
        </w:rPr>
        <w:t xml:space="preserve"> </w:t>
      </w:r>
      <w:r w:rsidR="007A2B58">
        <w:rPr>
          <w:rFonts w:ascii="Georgia" w:hAnsi="Georgia" w:cs="Tahoma"/>
          <w:snapToGrid w:val="0"/>
          <w:sz w:val="22"/>
          <w:szCs w:val="22"/>
        </w:rPr>
        <w:t>Garantia</w:t>
      </w:r>
      <w:r w:rsidR="00000095" w:rsidRPr="004F7150">
        <w:rPr>
          <w:rFonts w:ascii="Georgia" w:hAnsi="Georgia" w:cs="Tahoma"/>
          <w:snapToGrid w:val="0"/>
          <w:sz w:val="22"/>
          <w:szCs w:val="22"/>
        </w:rPr>
        <w:t xml:space="preserve"> poderá ser excutida e exigida pelo</w:t>
      </w:r>
      <w:ins w:id="86" w:author="Pinheiro Neto Advogados" w:date="2012-02-06T13:55:00Z">
        <w:r w:rsidR="00672C6D">
          <w:rPr>
            <w:rFonts w:ascii="Georgia" w:hAnsi="Georgia" w:cs="Tahoma"/>
            <w:snapToGrid w:val="0"/>
            <w:sz w:val="22"/>
            <w:szCs w:val="22"/>
          </w:rPr>
          <w:t>s</w:t>
        </w:r>
      </w:ins>
      <w:r w:rsidR="00000095" w:rsidRPr="004F7150">
        <w:rPr>
          <w:rFonts w:ascii="Georgia" w:hAnsi="Georgia" w:cs="Tahoma"/>
          <w:snapToGrid w:val="0"/>
          <w:sz w:val="22"/>
          <w:szCs w:val="22"/>
        </w:rPr>
        <w:t xml:space="preserve"> </w:t>
      </w:r>
      <w:del w:id="87" w:author="gustavo.dezouzart" w:date="2012-02-03T12:16:00Z">
        <w:r w:rsidR="00000095" w:rsidRPr="004F7150" w:rsidDel="004A5DD3">
          <w:rPr>
            <w:rFonts w:ascii="Georgia" w:hAnsi="Georgia" w:cs="Tahoma"/>
            <w:snapToGrid w:val="0"/>
            <w:sz w:val="22"/>
            <w:szCs w:val="22"/>
          </w:rPr>
          <w:delText>Agente Fiduciário</w:delText>
        </w:r>
      </w:del>
      <w:ins w:id="88" w:author="gustavo.dezouzart" w:date="2012-02-03T12:16:00Z">
        <w:r w:rsidR="004A5DD3">
          <w:rPr>
            <w:rFonts w:ascii="Georgia" w:hAnsi="Georgia" w:cs="Tahoma"/>
            <w:snapToGrid w:val="0"/>
            <w:sz w:val="22"/>
            <w:szCs w:val="22"/>
          </w:rPr>
          <w:t>Debenturistas</w:t>
        </w:r>
      </w:ins>
      <w:r w:rsidR="00000095" w:rsidRPr="004F7150">
        <w:rPr>
          <w:rFonts w:ascii="Georgia" w:hAnsi="Georgia" w:cs="Tahoma"/>
          <w:snapToGrid w:val="0"/>
          <w:sz w:val="22"/>
          <w:szCs w:val="22"/>
        </w:rPr>
        <w:t xml:space="preserve"> quantas vezes forem ne</w:t>
      </w:r>
      <w:r w:rsidR="00173295">
        <w:rPr>
          <w:rFonts w:ascii="Georgia" w:hAnsi="Georgia" w:cs="Tahoma"/>
          <w:snapToGrid w:val="0"/>
          <w:sz w:val="22"/>
          <w:szCs w:val="22"/>
        </w:rPr>
        <w:t>cessárias</w:t>
      </w:r>
      <w:r w:rsidRPr="004F7150">
        <w:rPr>
          <w:rFonts w:ascii="Georgia" w:hAnsi="Georgia" w:cs="Tahoma"/>
          <w:snapToGrid w:val="0"/>
          <w:sz w:val="22"/>
          <w:szCs w:val="22"/>
        </w:rPr>
        <w:t xml:space="preserve"> até a integral e efetiva liquidação de todas as obrigações</w:t>
      </w:r>
      <w:r w:rsidR="009E7859">
        <w:rPr>
          <w:rFonts w:ascii="Georgia" w:hAnsi="Georgia" w:cs="Tahoma"/>
          <w:snapToGrid w:val="0"/>
          <w:sz w:val="22"/>
          <w:szCs w:val="22"/>
        </w:rPr>
        <w:t xml:space="preserve"> principais e acessórias</w:t>
      </w:r>
      <w:r w:rsidRPr="004F7150">
        <w:rPr>
          <w:rFonts w:ascii="Georgia" w:hAnsi="Georgia" w:cs="Tahoma"/>
          <w:snapToGrid w:val="0"/>
          <w:sz w:val="22"/>
          <w:szCs w:val="22"/>
        </w:rPr>
        <w:t xml:space="preserve"> garantidas.</w:t>
      </w:r>
    </w:p>
    <w:p w:rsidR="00277AE7" w:rsidRPr="004F7150" w:rsidRDefault="00277AE7" w:rsidP="00277AE7">
      <w:pPr>
        <w:suppressAutoHyphens/>
        <w:spacing w:line="320" w:lineRule="exact"/>
        <w:rPr>
          <w:rFonts w:ascii="Georgia" w:hAnsi="Georgia" w:cs="Tahoma"/>
          <w:bCs/>
          <w:sz w:val="22"/>
          <w:szCs w:val="22"/>
        </w:rPr>
      </w:pPr>
    </w:p>
    <w:p w:rsidR="001A2582" w:rsidRDefault="002D5286" w:rsidP="002D5286">
      <w:pPr>
        <w:suppressAutoHyphens/>
        <w:spacing w:line="320" w:lineRule="exact"/>
        <w:rPr>
          <w:rFonts w:ascii="Georgia" w:hAnsi="Georgia" w:cs="Tahoma"/>
          <w:bCs/>
          <w:sz w:val="22"/>
          <w:szCs w:val="22"/>
        </w:rPr>
      </w:pPr>
      <w:r w:rsidRPr="004F7150">
        <w:rPr>
          <w:rFonts w:ascii="Georgia" w:hAnsi="Georgia" w:cs="Tahoma"/>
          <w:bCs/>
          <w:sz w:val="22"/>
          <w:szCs w:val="22"/>
        </w:rPr>
        <w:lastRenderedPageBreak/>
        <w:t>4.</w:t>
      </w:r>
      <w:r w:rsidR="00C427AF">
        <w:rPr>
          <w:rFonts w:ascii="Georgia" w:hAnsi="Georgia" w:cs="Tahoma"/>
          <w:bCs/>
          <w:sz w:val="22"/>
          <w:szCs w:val="22"/>
        </w:rPr>
        <w:t>20</w:t>
      </w:r>
      <w:r w:rsidRPr="004F7150">
        <w:rPr>
          <w:rFonts w:ascii="Georgia" w:hAnsi="Georgia" w:cs="Tahoma"/>
          <w:bCs/>
          <w:sz w:val="22"/>
          <w:szCs w:val="22"/>
        </w:rPr>
        <w:t>.</w:t>
      </w:r>
      <w:r w:rsidR="00C427AF">
        <w:rPr>
          <w:rFonts w:ascii="Georgia" w:hAnsi="Georgia" w:cs="Tahoma"/>
          <w:bCs/>
          <w:sz w:val="22"/>
          <w:szCs w:val="22"/>
        </w:rPr>
        <w:t>4</w:t>
      </w:r>
      <w:r w:rsidRPr="004F7150">
        <w:rPr>
          <w:rFonts w:ascii="Georgia" w:hAnsi="Georgia" w:cs="Tahoma"/>
          <w:bCs/>
          <w:sz w:val="22"/>
          <w:szCs w:val="22"/>
        </w:rPr>
        <w:t>. Fica desde já certo e ajustado que a inobservância</w:t>
      </w:r>
      <w:del w:id="89" w:author="gustavo.dezouzart" w:date="2012-02-03T12:17:00Z">
        <w:r w:rsidRPr="004F7150" w:rsidDel="004A5DD3">
          <w:rPr>
            <w:rFonts w:ascii="Georgia" w:hAnsi="Georgia" w:cs="Tahoma"/>
            <w:bCs/>
            <w:sz w:val="22"/>
            <w:szCs w:val="22"/>
          </w:rPr>
          <w:delText>, pelo Agente Fiduciário,</w:delText>
        </w:r>
      </w:del>
      <w:r w:rsidRPr="004F7150">
        <w:rPr>
          <w:rFonts w:ascii="Georgia" w:hAnsi="Georgia" w:cs="Tahoma"/>
          <w:bCs/>
          <w:sz w:val="22"/>
          <w:szCs w:val="22"/>
        </w:rPr>
        <w:t xml:space="preserve"> dos prazos para execução de quaisquer garantias constituídas em favor dos Debenturistas desta Emissão não ensejará, sob hipótese nenhuma, perda de qualquer direito ou faculdade aqui prevista.</w:t>
      </w:r>
    </w:p>
    <w:p w:rsidR="000C7099" w:rsidRDefault="000C7099">
      <w:pPr>
        <w:suppressAutoHyphens/>
        <w:spacing w:line="320" w:lineRule="exact"/>
        <w:rPr>
          <w:rFonts w:ascii="Georgia" w:hAnsi="Georgia" w:cs="Tahoma"/>
          <w:bCs/>
          <w:sz w:val="22"/>
          <w:szCs w:val="22"/>
        </w:rPr>
      </w:pPr>
    </w:p>
    <w:p w:rsidR="003C406B" w:rsidRDefault="003C406B" w:rsidP="003C406B">
      <w:pPr>
        <w:pStyle w:val="Textodecomentrio"/>
        <w:spacing w:line="320" w:lineRule="exact"/>
        <w:rPr>
          <w:ins w:id="90" w:author="gustavo.dezouzart" w:date="2012-02-03T11:57:00Z"/>
          <w:rFonts w:ascii="Georgia" w:hAnsi="Georgia" w:cs="Tahoma"/>
          <w:bCs/>
          <w:sz w:val="22"/>
          <w:szCs w:val="22"/>
        </w:rPr>
      </w:pPr>
      <w:r>
        <w:rPr>
          <w:rFonts w:ascii="Georgia" w:hAnsi="Georgia" w:cs="Tahoma"/>
          <w:bCs/>
          <w:sz w:val="22"/>
          <w:szCs w:val="22"/>
        </w:rPr>
        <w:t>4.20.5.</w:t>
      </w:r>
      <w:r>
        <w:rPr>
          <w:rFonts w:ascii="Georgia" w:hAnsi="Georgia" w:cs="Tahoma"/>
          <w:bCs/>
          <w:sz w:val="22"/>
          <w:szCs w:val="22"/>
        </w:rPr>
        <w:tab/>
        <w:t xml:space="preserve"> C</w:t>
      </w:r>
      <w:r w:rsidRPr="00CA24C8">
        <w:rPr>
          <w:rFonts w:ascii="Georgia" w:hAnsi="Georgia" w:cs="Tahoma"/>
          <w:bCs/>
          <w:sz w:val="22"/>
          <w:szCs w:val="22"/>
        </w:rPr>
        <w:t>aso a Emissora não efetue o pagamento n</w:t>
      </w:r>
      <w:r>
        <w:rPr>
          <w:rFonts w:ascii="Georgia" w:hAnsi="Georgia" w:cs="Tahoma"/>
          <w:bCs/>
          <w:sz w:val="22"/>
          <w:szCs w:val="22"/>
        </w:rPr>
        <w:t>a</w:t>
      </w:r>
      <w:r w:rsidRPr="00CA24C8">
        <w:rPr>
          <w:rFonts w:ascii="Georgia" w:hAnsi="Georgia" w:cs="Tahoma"/>
          <w:bCs/>
          <w:sz w:val="22"/>
          <w:szCs w:val="22"/>
        </w:rPr>
        <w:t xml:space="preserve"> </w:t>
      </w:r>
      <w:r>
        <w:rPr>
          <w:rFonts w:ascii="Georgia" w:hAnsi="Georgia" w:cs="Tahoma"/>
          <w:bCs/>
          <w:sz w:val="22"/>
          <w:szCs w:val="22"/>
        </w:rPr>
        <w:t>Data de Vencimento</w:t>
      </w:r>
      <w:r w:rsidRPr="00CA24C8">
        <w:rPr>
          <w:rFonts w:ascii="Georgia" w:hAnsi="Georgia" w:cs="Tahoma"/>
          <w:bCs/>
          <w:sz w:val="22"/>
          <w:szCs w:val="22"/>
        </w:rPr>
        <w:t xml:space="preserve">, ou na ocorrência de evento de </w:t>
      </w:r>
      <w:r>
        <w:rPr>
          <w:rFonts w:ascii="Georgia" w:hAnsi="Georgia" w:cs="Tahoma"/>
          <w:bCs/>
          <w:sz w:val="22"/>
          <w:szCs w:val="22"/>
        </w:rPr>
        <w:t>V</w:t>
      </w:r>
      <w:r w:rsidRPr="00CA24C8">
        <w:rPr>
          <w:rFonts w:ascii="Georgia" w:hAnsi="Georgia" w:cs="Tahoma"/>
          <w:bCs/>
          <w:sz w:val="22"/>
          <w:szCs w:val="22"/>
        </w:rPr>
        <w:t xml:space="preserve">encimento </w:t>
      </w:r>
      <w:r>
        <w:rPr>
          <w:rFonts w:ascii="Georgia" w:hAnsi="Georgia" w:cs="Tahoma"/>
          <w:bCs/>
          <w:sz w:val="22"/>
          <w:szCs w:val="22"/>
        </w:rPr>
        <w:t>A</w:t>
      </w:r>
      <w:r w:rsidRPr="00CA24C8">
        <w:rPr>
          <w:rFonts w:ascii="Georgia" w:hAnsi="Georgia" w:cs="Tahoma"/>
          <w:bCs/>
          <w:sz w:val="22"/>
          <w:szCs w:val="22"/>
        </w:rPr>
        <w:t xml:space="preserve">ntecipado, e na hipótese </w:t>
      </w:r>
      <w:r>
        <w:rPr>
          <w:rFonts w:ascii="Georgia" w:hAnsi="Georgia" w:cs="Tahoma"/>
          <w:bCs/>
          <w:sz w:val="22"/>
          <w:szCs w:val="22"/>
        </w:rPr>
        <w:t>da Garantia</w:t>
      </w:r>
      <w:r w:rsidRPr="00CA24C8">
        <w:rPr>
          <w:rFonts w:ascii="Georgia" w:hAnsi="Georgia" w:cs="Tahoma"/>
          <w:bCs/>
          <w:sz w:val="22"/>
          <w:szCs w:val="22"/>
        </w:rPr>
        <w:t xml:space="preserve"> não ser paga quando devida, o Agente Fiduciário deverá convocar Assembleia </w:t>
      </w:r>
      <w:r>
        <w:rPr>
          <w:rFonts w:ascii="Georgia" w:hAnsi="Georgia" w:cs="Tahoma"/>
          <w:bCs/>
          <w:sz w:val="22"/>
          <w:szCs w:val="22"/>
        </w:rPr>
        <w:t xml:space="preserve">Geral </w:t>
      </w:r>
      <w:r w:rsidRPr="00CA24C8">
        <w:rPr>
          <w:rFonts w:ascii="Georgia" w:hAnsi="Georgia" w:cs="Tahoma"/>
          <w:bCs/>
          <w:sz w:val="22"/>
          <w:szCs w:val="22"/>
        </w:rPr>
        <w:t xml:space="preserve">de Debenturistas para </w:t>
      </w:r>
      <w:del w:id="91" w:author="gustavo.dezouzart" w:date="2012-02-03T12:17:00Z">
        <w:r w:rsidRPr="00CA24C8" w:rsidDel="004A5DD3">
          <w:rPr>
            <w:rFonts w:ascii="Georgia" w:hAnsi="Georgia" w:cs="Tahoma"/>
            <w:bCs/>
            <w:sz w:val="22"/>
            <w:szCs w:val="22"/>
          </w:rPr>
          <w:delText xml:space="preserve">definir </w:delText>
        </w:r>
      </w:del>
      <w:ins w:id="92" w:author="gustavo.dezouzart" w:date="2012-02-03T12:17:00Z">
        <w:r w:rsidR="004A5DD3" w:rsidRPr="00CA24C8">
          <w:rPr>
            <w:rFonts w:ascii="Georgia" w:hAnsi="Georgia" w:cs="Tahoma"/>
            <w:bCs/>
            <w:sz w:val="22"/>
            <w:szCs w:val="22"/>
          </w:rPr>
          <w:t>defini</w:t>
        </w:r>
        <w:r w:rsidR="004A5DD3">
          <w:rPr>
            <w:rFonts w:ascii="Georgia" w:hAnsi="Georgia" w:cs="Tahoma"/>
            <w:bCs/>
            <w:sz w:val="22"/>
            <w:szCs w:val="22"/>
          </w:rPr>
          <w:t>ção</w:t>
        </w:r>
        <w:r w:rsidR="004A5DD3" w:rsidRPr="00CA24C8">
          <w:rPr>
            <w:rFonts w:ascii="Georgia" w:hAnsi="Georgia" w:cs="Tahoma"/>
            <w:bCs/>
            <w:sz w:val="22"/>
            <w:szCs w:val="22"/>
          </w:rPr>
          <w:t xml:space="preserve"> </w:t>
        </w:r>
      </w:ins>
      <w:r w:rsidRPr="00CA24C8">
        <w:rPr>
          <w:rFonts w:ascii="Georgia" w:hAnsi="Georgia" w:cs="Tahoma"/>
          <w:bCs/>
          <w:sz w:val="22"/>
          <w:szCs w:val="22"/>
        </w:rPr>
        <w:t xml:space="preserve">sobre a contratação de um escritório de advocacia com representatividade internacional para iniciar o processo de execução da garantia fidejussória fora do país. Nesse caso, os próprios </w:t>
      </w:r>
      <w:r>
        <w:rPr>
          <w:rFonts w:ascii="Georgia" w:hAnsi="Georgia" w:cs="Tahoma"/>
          <w:bCs/>
          <w:sz w:val="22"/>
          <w:szCs w:val="22"/>
        </w:rPr>
        <w:t>D</w:t>
      </w:r>
      <w:r w:rsidRPr="00CA24C8">
        <w:rPr>
          <w:rFonts w:ascii="Georgia" w:hAnsi="Georgia" w:cs="Tahoma"/>
          <w:bCs/>
          <w:sz w:val="22"/>
          <w:szCs w:val="22"/>
        </w:rPr>
        <w:t xml:space="preserve">ebenturistas </w:t>
      </w:r>
      <w:ins w:id="93" w:author="gustavo.dezouzart" w:date="2012-02-03T12:17:00Z">
        <w:r w:rsidR="00D54DA3">
          <w:rPr>
            <w:rFonts w:ascii="Georgia" w:hAnsi="Georgia" w:cs="Tahoma"/>
            <w:bCs/>
            <w:sz w:val="22"/>
            <w:szCs w:val="22"/>
          </w:rPr>
          <w:t>deverão impetrar ações em seus próprios nomes</w:t>
        </w:r>
        <w:r w:rsidR="00D54DA3" w:rsidRPr="00CA24C8">
          <w:rPr>
            <w:rFonts w:ascii="Georgia" w:hAnsi="Georgia" w:cs="Tahoma"/>
            <w:bCs/>
            <w:sz w:val="22"/>
            <w:szCs w:val="22"/>
          </w:rPr>
          <w:t xml:space="preserve"> </w:t>
        </w:r>
        <w:r w:rsidR="00D54DA3">
          <w:rPr>
            <w:rFonts w:ascii="Georgia" w:hAnsi="Georgia" w:cs="Tahoma"/>
            <w:bCs/>
            <w:sz w:val="22"/>
            <w:szCs w:val="22"/>
          </w:rPr>
          <w:t xml:space="preserve">e </w:t>
        </w:r>
      </w:ins>
      <w:r w:rsidRPr="00CA24C8">
        <w:rPr>
          <w:rFonts w:ascii="Georgia" w:hAnsi="Georgia" w:cs="Tahoma"/>
          <w:bCs/>
          <w:sz w:val="22"/>
          <w:szCs w:val="22"/>
        </w:rPr>
        <w:t>decidirão sobre o que fazer e como, bem como aprovar</w:t>
      </w:r>
      <w:r>
        <w:rPr>
          <w:rFonts w:ascii="Georgia" w:hAnsi="Georgia" w:cs="Tahoma"/>
          <w:bCs/>
          <w:sz w:val="22"/>
          <w:szCs w:val="22"/>
        </w:rPr>
        <w:t>ão</w:t>
      </w:r>
      <w:r w:rsidRPr="00CA24C8">
        <w:rPr>
          <w:rFonts w:ascii="Georgia" w:hAnsi="Georgia" w:cs="Tahoma"/>
          <w:bCs/>
          <w:sz w:val="22"/>
          <w:szCs w:val="22"/>
        </w:rPr>
        <w:t xml:space="preserve"> os eventuais custos de se iniciar uma ação no exterior, ficando eximido o Agente Fiduciário da responsabilidade de executar tais ga</w:t>
      </w:r>
      <w:r>
        <w:rPr>
          <w:rFonts w:ascii="Georgia" w:hAnsi="Georgia" w:cs="Tahoma"/>
          <w:bCs/>
          <w:sz w:val="22"/>
          <w:szCs w:val="22"/>
        </w:rPr>
        <w:t>rantias</w:t>
      </w:r>
      <w:del w:id="94" w:author="gustavo.dezouzart" w:date="2012-02-03T12:18:00Z">
        <w:r w:rsidDel="00D54DA3">
          <w:rPr>
            <w:rFonts w:ascii="Georgia" w:hAnsi="Georgia" w:cs="Tahoma"/>
            <w:bCs/>
            <w:sz w:val="22"/>
            <w:szCs w:val="22"/>
          </w:rPr>
          <w:delText xml:space="preserve"> em nome dos Debenturistas</w:delText>
        </w:r>
      </w:del>
      <w:r>
        <w:rPr>
          <w:rFonts w:ascii="Georgia" w:hAnsi="Georgia" w:cs="Tahoma"/>
          <w:bCs/>
          <w:sz w:val="22"/>
          <w:szCs w:val="22"/>
        </w:rPr>
        <w:t>.</w:t>
      </w:r>
    </w:p>
    <w:p w:rsidR="00A94D31" w:rsidRDefault="00A94D31" w:rsidP="003C406B">
      <w:pPr>
        <w:pStyle w:val="Textodecomentrio"/>
        <w:spacing w:line="320" w:lineRule="exact"/>
        <w:rPr>
          <w:ins w:id="95" w:author="gustavo.dezouzart" w:date="2012-02-03T11:57:00Z"/>
          <w:rFonts w:ascii="Georgia" w:hAnsi="Georgia" w:cs="Tahoma"/>
          <w:bCs/>
          <w:sz w:val="22"/>
          <w:szCs w:val="22"/>
        </w:rPr>
      </w:pPr>
    </w:p>
    <w:p w:rsidR="00A94D31" w:rsidRPr="00CA24C8" w:rsidRDefault="00A94D31" w:rsidP="003C406B">
      <w:pPr>
        <w:pStyle w:val="Textodecomentrio"/>
        <w:spacing w:line="320" w:lineRule="exact"/>
        <w:rPr>
          <w:rFonts w:ascii="Georgia" w:hAnsi="Georgia" w:cs="Tahoma"/>
          <w:bCs/>
          <w:sz w:val="22"/>
          <w:szCs w:val="22"/>
        </w:rPr>
      </w:pPr>
      <w:ins w:id="96" w:author="gustavo.dezouzart" w:date="2012-02-03T11:58:00Z">
        <w:r>
          <w:rPr>
            <w:rFonts w:ascii="Georgia" w:hAnsi="Georgia" w:cs="Tahoma"/>
            <w:bCs/>
            <w:sz w:val="22"/>
            <w:szCs w:val="22"/>
          </w:rPr>
          <w:t xml:space="preserve">4.20.6. </w:t>
        </w:r>
      </w:ins>
      <w:ins w:id="97" w:author="gustavo.dezouzart" w:date="2012-02-03T12:05:00Z">
        <w:r>
          <w:rPr>
            <w:rFonts w:ascii="Georgia" w:hAnsi="Georgia" w:cs="Tahoma"/>
            <w:bCs/>
            <w:sz w:val="22"/>
            <w:szCs w:val="22"/>
          </w:rPr>
          <w:t xml:space="preserve">Os </w:t>
        </w:r>
        <w:del w:id="98" w:author="Pinheiro Neto Advogados" w:date="2012-02-06T13:56:00Z">
          <w:r w:rsidDel="00672C6D">
            <w:rPr>
              <w:rFonts w:ascii="Georgia" w:hAnsi="Georgia" w:cs="Tahoma"/>
              <w:bCs/>
              <w:sz w:val="22"/>
              <w:szCs w:val="22"/>
            </w:rPr>
            <w:delText>d</w:delText>
          </w:r>
        </w:del>
      </w:ins>
      <w:ins w:id="99" w:author="Pinheiro Neto Advogados" w:date="2012-02-06T13:56:00Z">
        <w:r w:rsidR="00672C6D">
          <w:rPr>
            <w:rFonts w:ascii="Georgia" w:hAnsi="Georgia" w:cs="Tahoma"/>
            <w:bCs/>
            <w:sz w:val="22"/>
            <w:szCs w:val="22"/>
          </w:rPr>
          <w:t>D</w:t>
        </w:r>
      </w:ins>
      <w:ins w:id="100" w:author="gustavo.dezouzart" w:date="2012-02-03T12:05:00Z">
        <w:r>
          <w:rPr>
            <w:rFonts w:ascii="Georgia" w:hAnsi="Georgia" w:cs="Tahoma"/>
            <w:bCs/>
            <w:sz w:val="22"/>
            <w:szCs w:val="22"/>
          </w:rPr>
          <w:t>ebenturistas</w:t>
        </w:r>
      </w:ins>
      <w:ins w:id="101" w:author="Pinheiro Neto Advogados" w:date="2012-02-06T13:56:00Z">
        <w:r w:rsidR="00672C6D">
          <w:rPr>
            <w:rFonts w:ascii="Georgia" w:hAnsi="Georgia" w:cs="Tahoma"/>
            <w:bCs/>
            <w:sz w:val="22"/>
            <w:szCs w:val="22"/>
          </w:rPr>
          <w:t>,</w:t>
        </w:r>
      </w:ins>
      <w:ins w:id="102" w:author="gustavo.dezouzart" w:date="2012-02-03T12:05:00Z">
        <w:r>
          <w:rPr>
            <w:rFonts w:ascii="Georgia" w:hAnsi="Georgia" w:cs="Tahoma"/>
            <w:bCs/>
            <w:sz w:val="22"/>
            <w:szCs w:val="22"/>
          </w:rPr>
          <w:t xml:space="preserve"> ao</w:t>
        </w:r>
        <w:del w:id="103" w:author="Pinheiro Neto Advogados" w:date="2012-02-06T13:56:00Z">
          <w:r w:rsidDel="00672C6D">
            <w:rPr>
              <w:rFonts w:ascii="Georgia" w:hAnsi="Georgia" w:cs="Tahoma"/>
              <w:bCs/>
              <w:sz w:val="22"/>
              <w:szCs w:val="22"/>
            </w:rPr>
            <w:delText>s</w:delText>
          </w:r>
        </w:del>
        <w:r>
          <w:rPr>
            <w:rFonts w:ascii="Georgia" w:hAnsi="Georgia" w:cs="Tahoma"/>
            <w:bCs/>
            <w:sz w:val="22"/>
            <w:szCs w:val="22"/>
          </w:rPr>
          <w:t xml:space="preserve"> subscreverem a</w:t>
        </w:r>
      </w:ins>
      <w:ins w:id="104" w:author="Pinheiro Neto Advogados" w:date="2012-02-06T13:56:00Z">
        <w:r w:rsidR="00672C6D">
          <w:rPr>
            <w:rFonts w:ascii="Georgia" w:hAnsi="Georgia" w:cs="Tahoma"/>
            <w:bCs/>
            <w:sz w:val="22"/>
            <w:szCs w:val="22"/>
          </w:rPr>
          <w:t>s Debêntures da</w:t>
        </w:r>
      </w:ins>
      <w:ins w:id="105" w:author="gustavo.dezouzart" w:date="2012-02-03T12:05:00Z">
        <w:r>
          <w:rPr>
            <w:rFonts w:ascii="Georgia" w:hAnsi="Georgia" w:cs="Tahoma"/>
            <w:bCs/>
            <w:sz w:val="22"/>
            <w:szCs w:val="22"/>
          </w:rPr>
          <w:t xml:space="preserve"> presente </w:t>
        </w:r>
      </w:ins>
      <w:ins w:id="106" w:author="Pinheiro Neto Advogados" w:date="2012-02-06T13:59:00Z">
        <w:r w:rsidR="00672C6D">
          <w:rPr>
            <w:rFonts w:ascii="Georgia" w:hAnsi="Georgia" w:cs="Tahoma"/>
            <w:bCs/>
            <w:sz w:val="22"/>
            <w:szCs w:val="22"/>
          </w:rPr>
          <w:t>Emissão</w:t>
        </w:r>
      </w:ins>
      <w:ins w:id="107" w:author="Pinheiro Neto Advogados" w:date="2012-02-06T13:56:00Z">
        <w:r w:rsidR="00672C6D">
          <w:rPr>
            <w:rFonts w:ascii="Georgia" w:hAnsi="Georgia" w:cs="Tahoma"/>
            <w:bCs/>
            <w:sz w:val="22"/>
            <w:szCs w:val="22"/>
          </w:rPr>
          <w:t>,</w:t>
        </w:r>
      </w:ins>
      <w:ins w:id="108" w:author="gustavo.dezouzart" w:date="2012-02-03T12:05:00Z">
        <w:del w:id="109" w:author="Pinheiro Neto Advogados" w:date="2012-02-06T13:56:00Z">
          <w:r w:rsidDel="00672C6D">
            <w:rPr>
              <w:rFonts w:ascii="Georgia" w:hAnsi="Georgia" w:cs="Tahoma"/>
              <w:bCs/>
              <w:sz w:val="22"/>
              <w:szCs w:val="22"/>
            </w:rPr>
            <w:delText>emissão</w:delText>
          </w:r>
        </w:del>
        <w:r>
          <w:rPr>
            <w:rFonts w:ascii="Georgia" w:hAnsi="Georgia" w:cs="Tahoma"/>
            <w:bCs/>
            <w:sz w:val="22"/>
            <w:szCs w:val="22"/>
          </w:rPr>
          <w:t xml:space="preserve"> têm</w:t>
        </w:r>
      </w:ins>
      <w:ins w:id="110" w:author="gustavo.dezouzart" w:date="2012-02-03T11:58:00Z">
        <w:r>
          <w:rPr>
            <w:rFonts w:ascii="Georgia" w:hAnsi="Georgia" w:cs="Tahoma"/>
            <w:bCs/>
            <w:sz w:val="22"/>
            <w:szCs w:val="22"/>
          </w:rPr>
          <w:t xml:space="preserve"> ciência que os procedimentos </w:t>
        </w:r>
      </w:ins>
      <w:ins w:id="111" w:author="gustavo.dezouzart" w:date="2012-02-03T11:59:00Z">
        <w:r>
          <w:rPr>
            <w:rFonts w:ascii="Georgia" w:hAnsi="Georgia" w:cs="Tahoma"/>
            <w:bCs/>
            <w:sz w:val="22"/>
            <w:szCs w:val="22"/>
          </w:rPr>
          <w:t xml:space="preserve">para </w:t>
        </w:r>
      </w:ins>
      <w:ins w:id="112" w:author="gustavo.dezouzart" w:date="2012-02-03T11:58:00Z">
        <w:r>
          <w:rPr>
            <w:rFonts w:ascii="Georgia" w:hAnsi="Georgia" w:cs="Tahoma"/>
            <w:bCs/>
            <w:sz w:val="22"/>
            <w:szCs w:val="22"/>
          </w:rPr>
          <w:t>execuç</w:t>
        </w:r>
      </w:ins>
      <w:ins w:id="113" w:author="gustavo.dezouzart" w:date="2012-02-03T11:59:00Z">
        <w:r>
          <w:rPr>
            <w:rFonts w:ascii="Georgia" w:hAnsi="Georgia" w:cs="Tahoma"/>
            <w:bCs/>
            <w:sz w:val="22"/>
            <w:szCs w:val="22"/>
          </w:rPr>
          <w:t xml:space="preserve">ão dos Garantidores </w:t>
        </w:r>
      </w:ins>
      <w:ins w:id="114" w:author="gustavo.dezouzart" w:date="2012-02-03T12:01:00Z">
        <w:r>
          <w:rPr>
            <w:rFonts w:ascii="Georgia" w:hAnsi="Georgia" w:cs="Tahoma"/>
            <w:bCs/>
            <w:sz w:val="22"/>
            <w:szCs w:val="22"/>
          </w:rPr>
          <w:t>em caso de inadimplemento da Emissora e</w:t>
        </w:r>
      </w:ins>
      <w:ins w:id="115" w:author="Pinheiro Neto Advogados" w:date="2012-02-06T13:57:00Z">
        <w:r w:rsidR="00672C6D">
          <w:rPr>
            <w:rFonts w:ascii="Georgia" w:hAnsi="Georgia" w:cs="Tahoma"/>
            <w:bCs/>
            <w:sz w:val="22"/>
            <w:szCs w:val="22"/>
          </w:rPr>
          <w:t>/</w:t>
        </w:r>
      </w:ins>
      <w:ins w:id="116" w:author="gustavo.dezouzart" w:date="2012-02-03T12:01:00Z">
        <w:del w:id="117" w:author="Pinheiro Neto Advogados" w:date="2012-02-06T13:57:00Z">
          <w:r w:rsidDel="00672C6D">
            <w:rPr>
              <w:rFonts w:ascii="Georgia" w:hAnsi="Georgia" w:cs="Tahoma"/>
              <w:bCs/>
              <w:sz w:val="22"/>
              <w:szCs w:val="22"/>
            </w:rPr>
            <w:delText xml:space="preserve"> </w:delText>
          </w:r>
        </w:del>
        <w:r>
          <w:rPr>
            <w:rFonts w:ascii="Georgia" w:hAnsi="Georgia" w:cs="Tahoma"/>
            <w:bCs/>
            <w:sz w:val="22"/>
            <w:szCs w:val="22"/>
          </w:rPr>
          <w:t xml:space="preserve">ou dos Garantidores </w:t>
        </w:r>
      </w:ins>
      <w:ins w:id="118" w:author="gustavo.dezouzart" w:date="2012-02-03T12:43:00Z">
        <w:r w:rsidR="008E01EB">
          <w:rPr>
            <w:rFonts w:ascii="Georgia" w:hAnsi="Georgia" w:cs="Tahoma"/>
            <w:bCs/>
            <w:sz w:val="22"/>
            <w:szCs w:val="22"/>
          </w:rPr>
          <w:t xml:space="preserve">será feito em nome próprio de cada Debenturista e </w:t>
        </w:r>
      </w:ins>
      <w:ins w:id="119" w:author="gustavo.dezouzart" w:date="2012-02-03T11:59:00Z">
        <w:r>
          <w:rPr>
            <w:rFonts w:ascii="Georgia" w:hAnsi="Georgia" w:cs="Tahoma"/>
            <w:bCs/>
            <w:sz w:val="22"/>
            <w:szCs w:val="22"/>
          </w:rPr>
          <w:t>seguir</w:t>
        </w:r>
      </w:ins>
      <w:ins w:id="120" w:author="gustavo.dezouzart" w:date="2012-02-03T12:01:00Z">
        <w:r>
          <w:rPr>
            <w:rFonts w:ascii="Georgia" w:hAnsi="Georgia" w:cs="Tahoma"/>
            <w:bCs/>
            <w:sz w:val="22"/>
            <w:szCs w:val="22"/>
          </w:rPr>
          <w:t>á</w:t>
        </w:r>
      </w:ins>
      <w:ins w:id="121" w:author="gustavo.dezouzart" w:date="2012-02-03T11:59:00Z">
        <w:r>
          <w:rPr>
            <w:rFonts w:ascii="Georgia" w:hAnsi="Georgia" w:cs="Tahoma"/>
            <w:bCs/>
            <w:sz w:val="22"/>
            <w:szCs w:val="22"/>
          </w:rPr>
          <w:t xml:space="preserve"> </w:t>
        </w:r>
      </w:ins>
      <w:ins w:id="122" w:author="gustavo.dezouzart" w:date="2012-02-03T12:01:00Z">
        <w:r>
          <w:rPr>
            <w:rFonts w:ascii="Georgia" w:hAnsi="Georgia" w:cs="Tahoma"/>
            <w:bCs/>
            <w:sz w:val="22"/>
            <w:szCs w:val="22"/>
          </w:rPr>
          <w:t xml:space="preserve">aqueles </w:t>
        </w:r>
        <w:r>
          <w:rPr>
            <w:rFonts w:ascii="Georgia" w:hAnsi="Georgia" w:cs="Tahoma"/>
            <w:sz w:val="22"/>
            <w:szCs w:val="22"/>
          </w:rPr>
          <w:t>regulados pelas leis da Espanha.</w:t>
        </w:r>
      </w:ins>
    </w:p>
    <w:p w:rsidR="001A2582" w:rsidRPr="004F7150" w:rsidRDefault="001A2582" w:rsidP="002D5286">
      <w:pPr>
        <w:suppressAutoHyphens/>
        <w:spacing w:line="320" w:lineRule="exact"/>
        <w:rPr>
          <w:rFonts w:ascii="Georgia" w:hAnsi="Georgia" w:cs="Tahoma"/>
          <w:bCs/>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CLÁUSULA QUINTA – DAS</w:t>
      </w:r>
      <w:r w:rsidRPr="004F7150">
        <w:rPr>
          <w:rFonts w:ascii="Georgia" w:hAnsi="Georgia" w:cs="Tahoma"/>
          <w:b w:val="0"/>
          <w:sz w:val="22"/>
          <w:szCs w:val="22"/>
        </w:rPr>
        <w:t xml:space="preserve"> </w:t>
      </w:r>
      <w:r w:rsidRPr="004F7150">
        <w:rPr>
          <w:rFonts w:ascii="Georgia" w:hAnsi="Georgia" w:cs="Tahoma"/>
          <w:sz w:val="22"/>
          <w:szCs w:val="22"/>
        </w:rPr>
        <w:t>OBRIGAÇÕES ADICIONAIS DA EMISSORA</w:t>
      </w:r>
    </w:p>
    <w:p w:rsidR="00277AE7" w:rsidRPr="004F7150" w:rsidRDefault="00277AE7" w:rsidP="00277AE7">
      <w:pPr>
        <w:keepNext/>
        <w:suppressAutoHyphens/>
        <w:spacing w:line="320" w:lineRule="exact"/>
        <w:rPr>
          <w:rFonts w:ascii="Georgia" w:hAnsi="Georgia" w:cs="Tahoma"/>
          <w:sz w:val="22"/>
          <w:szCs w:val="22"/>
        </w:rPr>
      </w:pPr>
    </w:p>
    <w:p w:rsidR="00277AE7" w:rsidRPr="004F7150" w:rsidRDefault="00277AE7" w:rsidP="00277AE7">
      <w:pPr>
        <w:keepNext/>
        <w:suppressAutoHyphens/>
        <w:spacing w:line="320" w:lineRule="exact"/>
        <w:rPr>
          <w:rFonts w:ascii="Georgia" w:hAnsi="Georgia" w:cs="Tahoma"/>
          <w:b/>
          <w:sz w:val="22"/>
          <w:szCs w:val="22"/>
        </w:rPr>
      </w:pPr>
      <w:r w:rsidRPr="004F7150">
        <w:rPr>
          <w:rFonts w:ascii="Georgia" w:hAnsi="Georgia" w:cs="Tahoma"/>
          <w:b/>
          <w:sz w:val="22"/>
          <w:szCs w:val="22"/>
        </w:rPr>
        <w:t xml:space="preserve">5.1. </w:t>
      </w:r>
      <w:r w:rsidRPr="004F7150">
        <w:rPr>
          <w:rFonts w:ascii="Georgia" w:hAnsi="Georgia" w:cs="Tahoma"/>
          <w:sz w:val="22"/>
          <w:szCs w:val="22"/>
        </w:rPr>
        <w:t>A Emissora está adicionalmente obrigada a:</w:t>
      </w:r>
    </w:p>
    <w:p w:rsidR="00277AE7" w:rsidRPr="004F7150" w:rsidRDefault="00277AE7" w:rsidP="00277AE7">
      <w:pPr>
        <w:keepNext/>
        <w:suppressAutoHyphens/>
        <w:spacing w:line="320" w:lineRule="exact"/>
        <w:ind w:left="720"/>
        <w:rPr>
          <w:rFonts w:ascii="Georgia" w:hAnsi="Georgia" w:cs="Tahoma"/>
          <w:sz w:val="22"/>
          <w:szCs w:val="22"/>
        </w:rPr>
      </w:pPr>
    </w:p>
    <w:p w:rsidR="00277AE7" w:rsidRPr="004F7150" w:rsidRDefault="0020169C" w:rsidP="0020169C">
      <w:pPr>
        <w:keepNext/>
        <w:numPr>
          <w:ilvl w:val="0"/>
          <w:numId w:val="30"/>
        </w:numPr>
        <w:tabs>
          <w:tab w:val="left" w:pos="1418"/>
        </w:tabs>
        <w:suppressAutoHyphens/>
        <w:spacing w:line="320" w:lineRule="exact"/>
        <w:ind w:hanging="1091"/>
        <w:rPr>
          <w:rFonts w:ascii="Georgia" w:hAnsi="Georgia" w:cs="Tahoma"/>
          <w:sz w:val="22"/>
          <w:szCs w:val="22"/>
        </w:rPr>
      </w:pPr>
      <w:r w:rsidRPr="004F7150">
        <w:rPr>
          <w:rFonts w:ascii="Georgia" w:hAnsi="Georgia" w:cs="Tahoma"/>
          <w:sz w:val="22"/>
          <w:szCs w:val="22"/>
        </w:rPr>
        <w:t xml:space="preserve">fornecer </w:t>
      </w:r>
      <w:r w:rsidR="00277AE7" w:rsidRPr="004F7150">
        <w:rPr>
          <w:rFonts w:ascii="Georgia" w:hAnsi="Georgia" w:cs="Tahoma"/>
          <w:sz w:val="22"/>
          <w:szCs w:val="22"/>
        </w:rPr>
        <w:t>ao Agente Fiduciário:</w:t>
      </w:r>
    </w:p>
    <w:p w:rsidR="00277AE7" w:rsidRPr="004F7150" w:rsidRDefault="00277AE7" w:rsidP="00277AE7">
      <w:pPr>
        <w:keepNext/>
        <w:suppressAutoHyphens/>
        <w:spacing w:line="320" w:lineRule="exact"/>
        <w:ind w:left="1068"/>
        <w:rPr>
          <w:rFonts w:ascii="Georgia" w:hAnsi="Georgia" w:cs="Tahoma"/>
          <w:sz w:val="22"/>
          <w:szCs w:val="22"/>
        </w:rPr>
      </w:pPr>
    </w:p>
    <w:p w:rsidR="002B5616" w:rsidRDefault="003C5B94"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t xml:space="preserve">em até 120 (cento e vinte) dias da data do encerramento de cada exercício social ou </w:t>
      </w:r>
      <w:r w:rsidR="002B5616">
        <w:rPr>
          <w:rFonts w:ascii="Georgia" w:hAnsi="Georgia" w:cs="Tahoma"/>
          <w:sz w:val="22"/>
          <w:szCs w:val="22"/>
        </w:rPr>
        <w:t>no prazo de até 3 (três) dias contados das datas de sua</w:t>
      </w:r>
      <w:r w:rsidR="00BC456F">
        <w:rPr>
          <w:rFonts w:ascii="Georgia" w:hAnsi="Georgia" w:cs="Tahoma"/>
          <w:sz w:val="22"/>
          <w:szCs w:val="22"/>
        </w:rPr>
        <w:t>s divulgações</w:t>
      </w:r>
      <w:r w:rsidR="00277AE7" w:rsidRPr="004F7150">
        <w:rPr>
          <w:rFonts w:ascii="Georgia" w:hAnsi="Georgia" w:cs="Tahoma"/>
          <w:sz w:val="22"/>
          <w:szCs w:val="22"/>
        </w:rPr>
        <w:t xml:space="preserve">, </w:t>
      </w:r>
      <w:r w:rsidR="003C406B">
        <w:rPr>
          <w:rFonts w:ascii="Georgia" w:hAnsi="Georgia" w:cs="Tahoma"/>
          <w:sz w:val="22"/>
          <w:szCs w:val="22"/>
        </w:rPr>
        <w:t xml:space="preserve">o que ocorrer primeiro, </w:t>
      </w:r>
      <w:r w:rsidR="00277AE7" w:rsidRPr="004F7150">
        <w:rPr>
          <w:rFonts w:ascii="Georgia" w:hAnsi="Georgia" w:cs="Tahoma"/>
          <w:sz w:val="22"/>
          <w:szCs w:val="22"/>
        </w:rPr>
        <w:t xml:space="preserve">cópia de suas demonstrações financeiras </w:t>
      </w:r>
      <w:r w:rsidR="00A33FCA" w:rsidRPr="004F7150">
        <w:rPr>
          <w:rFonts w:ascii="Georgia" w:hAnsi="Georgia" w:cs="Tahoma"/>
          <w:sz w:val="22"/>
          <w:szCs w:val="22"/>
        </w:rPr>
        <w:t xml:space="preserve">completas </w:t>
      </w:r>
      <w:r w:rsidR="00277AE7" w:rsidRPr="004F7150">
        <w:rPr>
          <w:rFonts w:ascii="Georgia" w:hAnsi="Georgia" w:cs="Tahoma"/>
          <w:sz w:val="22"/>
          <w:szCs w:val="22"/>
        </w:rPr>
        <w:t>relativas ao respectivo exercício social</w:t>
      </w:r>
      <w:r w:rsidR="000F00BC" w:rsidRPr="004F7150">
        <w:rPr>
          <w:rFonts w:ascii="Georgia" w:hAnsi="Georgia" w:cs="Tahoma"/>
          <w:sz w:val="22"/>
          <w:szCs w:val="22"/>
        </w:rPr>
        <w:t xml:space="preserve"> então encerrado</w:t>
      </w:r>
      <w:r w:rsidR="00277AE7" w:rsidRPr="004F7150">
        <w:rPr>
          <w:rFonts w:ascii="Georgia" w:hAnsi="Georgia" w:cs="Tahoma"/>
          <w:sz w:val="22"/>
          <w:szCs w:val="22"/>
        </w:rPr>
        <w:t>, acompanhadas do relatório da administração e do parecer dos auditores independentes</w:t>
      </w:r>
      <w:r w:rsidR="002B5616">
        <w:rPr>
          <w:rFonts w:ascii="Georgia" w:hAnsi="Georgia" w:cs="Tahoma"/>
          <w:sz w:val="22"/>
          <w:szCs w:val="22"/>
        </w:rPr>
        <w:t>;</w:t>
      </w:r>
    </w:p>
    <w:p w:rsidR="00B42BAF" w:rsidRDefault="00B42BAF" w:rsidP="00B42BAF">
      <w:pPr>
        <w:suppressAutoHyphens/>
        <w:spacing w:line="320" w:lineRule="exact"/>
        <w:ind w:left="1985"/>
        <w:rPr>
          <w:rFonts w:ascii="Georgia" w:hAnsi="Georgia" w:cs="Tahoma"/>
          <w:sz w:val="22"/>
          <w:szCs w:val="22"/>
        </w:rPr>
      </w:pPr>
    </w:p>
    <w:p w:rsidR="00B42BAF" w:rsidRDefault="00B42BAF"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t>no prazo legal</w:t>
      </w:r>
      <w:r w:rsidR="003C406B" w:rsidRPr="003C406B">
        <w:rPr>
          <w:rFonts w:ascii="Georgia" w:hAnsi="Georgia" w:cs="Tahoma"/>
          <w:sz w:val="22"/>
          <w:szCs w:val="22"/>
        </w:rPr>
        <w:t xml:space="preserve"> </w:t>
      </w:r>
      <w:r w:rsidR="003C406B">
        <w:rPr>
          <w:rFonts w:ascii="Georgia" w:hAnsi="Georgia" w:cs="Tahoma"/>
          <w:sz w:val="22"/>
          <w:szCs w:val="22"/>
        </w:rPr>
        <w:t>ou no prazo de até 3 (três) dias contados das datas de suas divulgações</w:t>
      </w:r>
      <w:r w:rsidR="003C406B" w:rsidRPr="004F7150">
        <w:rPr>
          <w:rFonts w:ascii="Georgia" w:hAnsi="Georgia" w:cs="Tahoma"/>
          <w:sz w:val="22"/>
          <w:szCs w:val="22"/>
        </w:rPr>
        <w:t xml:space="preserve">, </w:t>
      </w:r>
      <w:r w:rsidR="003C406B">
        <w:rPr>
          <w:rFonts w:ascii="Georgia" w:hAnsi="Georgia" w:cs="Tahoma"/>
          <w:sz w:val="22"/>
          <w:szCs w:val="22"/>
        </w:rPr>
        <w:t>o que ocorrer primeiro</w:t>
      </w:r>
      <w:r>
        <w:rPr>
          <w:rFonts w:ascii="Georgia" w:hAnsi="Georgia" w:cs="Tahoma"/>
          <w:sz w:val="22"/>
          <w:szCs w:val="22"/>
        </w:rPr>
        <w:t>, cópia das demonstrações financeiras dos Garantidores</w:t>
      </w:r>
      <w:r w:rsidRPr="004F7150">
        <w:rPr>
          <w:rFonts w:ascii="Georgia" w:hAnsi="Georgia" w:cs="Tahoma"/>
          <w:sz w:val="22"/>
          <w:szCs w:val="22"/>
        </w:rPr>
        <w:t>, acompanhadas do relatório da administração e do parecer dos auditores independentes</w:t>
      </w:r>
      <w:r>
        <w:rPr>
          <w:rFonts w:ascii="Georgia" w:hAnsi="Georgia" w:cs="Tahoma"/>
          <w:sz w:val="22"/>
          <w:szCs w:val="22"/>
        </w:rPr>
        <w:t>;</w:t>
      </w:r>
    </w:p>
    <w:p w:rsidR="000C2F2E" w:rsidRDefault="000C2F2E">
      <w:pPr>
        <w:suppressAutoHyphens/>
        <w:spacing w:line="320" w:lineRule="exact"/>
        <w:ind w:left="1985"/>
        <w:rPr>
          <w:rFonts w:ascii="Georgia" w:hAnsi="Georgia" w:cs="Tahoma"/>
          <w:sz w:val="22"/>
          <w:szCs w:val="22"/>
        </w:rPr>
      </w:pPr>
    </w:p>
    <w:p w:rsidR="00277AE7" w:rsidRDefault="002B5616"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lastRenderedPageBreak/>
        <w:t>em até 90 (noventa) dias da data do encerramento de cada exercício social,</w:t>
      </w:r>
      <w:r w:rsidR="00277AE7" w:rsidRPr="004F7150">
        <w:rPr>
          <w:rFonts w:ascii="Georgia" w:hAnsi="Georgia" w:cs="Tahoma"/>
          <w:sz w:val="22"/>
          <w:szCs w:val="22"/>
        </w:rPr>
        <w:t xml:space="preserve"> declaração de Diretor da Emissora atestando o cumprimento</w:t>
      </w:r>
      <w:r w:rsidR="00215F3B">
        <w:rPr>
          <w:rFonts w:ascii="Georgia" w:hAnsi="Georgia" w:cs="Tahoma"/>
          <w:sz w:val="22"/>
          <w:szCs w:val="22"/>
        </w:rPr>
        <w:t xml:space="preserve">, </w:t>
      </w:r>
      <w:r w:rsidR="00215F3B" w:rsidRPr="00E1143C">
        <w:rPr>
          <w:rFonts w:ascii="Georgia" w:hAnsi="Georgia" w:cs="Tahoma"/>
          <w:sz w:val="22"/>
          <w:szCs w:val="22"/>
        </w:rPr>
        <w:t>pela Emissora</w:t>
      </w:r>
      <w:r w:rsidR="00E1143C" w:rsidRPr="00E1143C">
        <w:rPr>
          <w:rFonts w:ascii="Georgia" w:hAnsi="Georgia" w:cs="Tahoma"/>
          <w:sz w:val="22"/>
          <w:szCs w:val="22"/>
        </w:rPr>
        <w:t xml:space="preserve">, </w:t>
      </w:r>
      <w:r w:rsidR="0054573E">
        <w:rPr>
          <w:rFonts w:ascii="Georgia" w:hAnsi="Georgia" w:cs="Tahoma"/>
          <w:sz w:val="22"/>
          <w:szCs w:val="22"/>
        </w:rPr>
        <w:t xml:space="preserve">Patrocinadores </w:t>
      </w:r>
      <w:r w:rsidR="00215F3B" w:rsidRPr="00E1143C">
        <w:rPr>
          <w:rFonts w:ascii="Georgia" w:hAnsi="Georgia" w:cs="Tahoma"/>
          <w:sz w:val="22"/>
          <w:szCs w:val="22"/>
        </w:rPr>
        <w:t>e Gara</w:t>
      </w:r>
      <w:r w:rsidR="00215F3B">
        <w:rPr>
          <w:rFonts w:ascii="Georgia" w:hAnsi="Georgia" w:cs="Tahoma"/>
          <w:sz w:val="22"/>
          <w:szCs w:val="22"/>
        </w:rPr>
        <w:t>ntidores,</w:t>
      </w:r>
      <w:r w:rsidR="00277AE7" w:rsidRPr="004F7150">
        <w:rPr>
          <w:rFonts w:ascii="Georgia" w:hAnsi="Georgia" w:cs="Tahoma"/>
          <w:sz w:val="22"/>
          <w:szCs w:val="22"/>
        </w:rPr>
        <w:t xml:space="preserve"> das disposições desta Escritura de Emissão</w:t>
      </w:r>
      <w:r w:rsidR="003C5B94">
        <w:rPr>
          <w:rFonts w:ascii="Georgia" w:hAnsi="Georgia" w:cs="Tahoma"/>
          <w:sz w:val="22"/>
          <w:szCs w:val="22"/>
        </w:rPr>
        <w:t xml:space="preserve">, </w:t>
      </w:r>
      <w:r w:rsidR="00E7728B">
        <w:rPr>
          <w:rFonts w:ascii="Georgia" w:hAnsi="Georgia" w:cs="Tahoma"/>
          <w:sz w:val="22"/>
          <w:szCs w:val="22"/>
        </w:rPr>
        <w:t>observado o</w:t>
      </w:r>
      <w:r w:rsidR="003C5B94">
        <w:rPr>
          <w:rFonts w:ascii="Georgia" w:hAnsi="Georgia" w:cs="Tahoma"/>
          <w:sz w:val="22"/>
          <w:szCs w:val="22"/>
        </w:rPr>
        <w:t xml:space="preserve"> disposto na cláusula  </w:t>
      </w:r>
      <w:r w:rsidR="00E7728B">
        <w:rPr>
          <w:rFonts w:ascii="Georgia" w:hAnsi="Georgia" w:cs="Tahoma"/>
          <w:sz w:val="22"/>
          <w:szCs w:val="22"/>
        </w:rPr>
        <w:t>6.2 (n) abaixo</w:t>
      </w:r>
      <w:r w:rsidR="00277AE7" w:rsidRPr="004F7150">
        <w:rPr>
          <w:rFonts w:ascii="Georgia" w:hAnsi="Georgia" w:cs="Tahoma"/>
          <w:sz w:val="22"/>
          <w:szCs w:val="22"/>
        </w:rPr>
        <w:t>;</w:t>
      </w:r>
    </w:p>
    <w:p w:rsidR="000C7099" w:rsidRDefault="000C7099">
      <w:pPr>
        <w:suppressAutoHyphens/>
        <w:spacing w:line="320" w:lineRule="exact"/>
        <w:ind w:left="1985"/>
        <w:rPr>
          <w:rFonts w:ascii="Georgia" w:hAnsi="Georgia" w:cs="Tahoma"/>
          <w:sz w:val="22"/>
          <w:szCs w:val="22"/>
        </w:rPr>
      </w:pPr>
    </w:p>
    <w:p w:rsidR="00215F3B" w:rsidRPr="004F7150" w:rsidRDefault="00215F3B" w:rsidP="00215F3B">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t xml:space="preserve">em até 60 (sessenta) dias da data de liquidação das Debêntures, documento(s) comprobatório(s) da utilização dos recursos captados na presente Emissão, na forma da cláusula 3.5 </w:t>
      </w:r>
      <w:r w:rsidR="002B5616">
        <w:rPr>
          <w:rFonts w:ascii="Georgia" w:hAnsi="Georgia" w:cs="Tahoma"/>
          <w:sz w:val="22"/>
          <w:szCs w:val="22"/>
        </w:rPr>
        <w:t xml:space="preserve">(a) </w:t>
      </w:r>
      <w:r>
        <w:rPr>
          <w:rFonts w:ascii="Georgia" w:hAnsi="Georgia" w:cs="Tahoma"/>
          <w:sz w:val="22"/>
          <w:szCs w:val="22"/>
        </w:rPr>
        <w:t>acima</w:t>
      </w:r>
      <w:r w:rsidR="002B5616">
        <w:rPr>
          <w:rFonts w:ascii="Georgia" w:hAnsi="Georgia" w:cs="Tahoma"/>
          <w:sz w:val="22"/>
          <w:szCs w:val="22"/>
        </w:rPr>
        <w:t xml:space="preserve">, bem como </w:t>
      </w:r>
      <w:r>
        <w:rPr>
          <w:rFonts w:ascii="Georgia" w:hAnsi="Georgia" w:cs="Tahoma"/>
          <w:sz w:val="22"/>
          <w:szCs w:val="22"/>
        </w:rPr>
        <w:t xml:space="preserve">declaração do Diretor da Emissora </w:t>
      </w:r>
      <w:r w:rsidR="002B5616">
        <w:rPr>
          <w:rFonts w:ascii="Georgia" w:hAnsi="Georgia" w:cs="Tahoma"/>
          <w:sz w:val="22"/>
          <w:szCs w:val="22"/>
        </w:rPr>
        <w:t>para comprovação dos recursos captados na presente Emissão conforme cláusula 3.5 (b) acima</w:t>
      </w:r>
      <w:r>
        <w:rPr>
          <w:rFonts w:ascii="Georgia" w:hAnsi="Georgia" w:cs="Tahoma"/>
          <w:sz w:val="22"/>
          <w:szCs w:val="22"/>
        </w:rPr>
        <w:t>.</w:t>
      </w:r>
    </w:p>
    <w:p w:rsidR="00277AE7" w:rsidRPr="004F7150" w:rsidRDefault="00277AE7" w:rsidP="00277AE7">
      <w:pPr>
        <w:suppressAutoHyphens/>
        <w:spacing w:line="320" w:lineRule="exact"/>
        <w:ind w:left="1985"/>
        <w:rPr>
          <w:rFonts w:ascii="Georgia" w:hAnsi="Georgia" w:cs="Tahoma"/>
          <w:sz w:val="22"/>
          <w:szCs w:val="22"/>
        </w:rPr>
      </w:pPr>
    </w:p>
    <w:p w:rsidR="00277AE7" w:rsidRPr="00520F60" w:rsidRDefault="00B53480"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t>dentro de 1</w:t>
      </w:r>
      <w:r w:rsidR="009E0F4F">
        <w:rPr>
          <w:rFonts w:ascii="Georgia" w:hAnsi="Georgia" w:cs="Tahoma"/>
          <w:sz w:val="22"/>
          <w:szCs w:val="22"/>
        </w:rPr>
        <w:t>5 (quinze)</w:t>
      </w:r>
      <w:r>
        <w:rPr>
          <w:rFonts w:ascii="Georgia" w:hAnsi="Georgia" w:cs="Tahoma"/>
          <w:sz w:val="22"/>
          <w:szCs w:val="22"/>
        </w:rPr>
        <w:t xml:space="preserve"> </w:t>
      </w:r>
      <w:r w:rsidR="00CA6DD9">
        <w:rPr>
          <w:rFonts w:ascii="Georgia" w:hAnsi="Georgia" w:cs="Tahoma"/>
          <w:sz w:val="22"/>
          <w:szCs w:val="22"/>
        </w:rPr>
        <w:t>d</w:t>
      </w:r>
      <w:r>
        <w:rPr>
          <w:rFonts w:ascii="Georgia" w:hAnsi="Georgia" w:cs="Tahoma"/>
          <w:sz w:val="22"/>
          <w:szCs w:val="22"/>
        </w:rPr>
        <w:t xml:space="preserve">ias </w:t>
      </w:r>
      <w:r w:rsidR="00CA6DD9">
        <w:rPr>
          <w:rFonts w:ascii="Georgia" w:hAnsi="Georgia" w:cs="Tahoma"/>
          <w:sz w:val="22"/>
          <w:szCs w:val="22"/>
        </w:rPr>
        <w:t>ú</w:t>
      </w:r>
      <w:r>
        <w:rPr>
          <w:rFonts w:ascii="Georgia" w:hAnsi="Georgia" w:cs="Tahoma"/>
          <w:sz w:val="22"/>
          <w:szCs w:val="22"/>
        </w:rPr>
        <w:t>teis, podendo esse prazo ser prorrogado por mais 1</w:t>
      </w:r>
      <w:r w:rsidR="009E0F4F">
        <w:rPr>
          <w:rFonts w:ascii="Georgia" w:hAnsi="Georgia" w:cs="Tahoma"/>
          <w:sz w:val="22"/>
          <w:szCs w:val="22"/>
        </w:rPr>
        <w:t>5</w:t>
      </w:r>
      <w:r>
        <w:rPr>
          <w:rFonts w:ascii="Georgia" w:hAnsi="Georgia" w:cs="Tahoma"/>
          <w:sz w:val="22"/>
          <w:szCs w:val="22"/>
        </w:rPr>
        <w:t xml:space="preserve"> </w:t>
      </w:r>
      <w:r w:rsidR="00CA6DD9">
        <w:rPr>
          <w:rFonts w:ascii="Georgia" w:hAnsi="Georgia" w:cs="Tahoma"/>
          <w:sz w:val="22"/>
          <w:szCs w:val="22"/>
        </w:rPr>
        <w:t>d</w:t>
      </w:r>
      <w:r>
        <w:rPr>
          <w:rFonts w:ascii="Georgia" w:hAnsi="Georgia" w:cs="Tahoma"/>
          <w:sz w:val="22"/>
          <w:szCs w:val="22"/>
        </w:rPr>
        <w:t xml:space="preserve">ias </w:t>
      </w:r>
      <w:r w:rsidR="00CA6DD9">
        <w:rPr>
          <w:rFonts w:ascii="Georgia" w:hAnsi="Georgia" w:cs="Tahoma"/>
          <w:sz w:val="22"/>
          <w:szCs w:val="22"/>
        </w:rPr>
        <w:t>ú</w:t>
      </w:r>
      <w:r>
        <w:rPr>
          <w:rFonts w:ascii="Georgia" w:hAnsi="Georgia" w:cs="Tahoma"/>
          <w:sz w:val="22"/>
          <w:szCs w:val="22"/>
        </w:rPr>
        <w:t>teis desde que justificado pela Emissora, qualquer informação que, razoavelmente</w:t>
      </w:r>
      <w:r w:rsidR="00277AE7" w:rsidRPr="00520F60">
        <w:rPr>
          <w:rFonts w:ascii="Georgia" w:hAnsi="Georgia" w:cs="Tahoma"/>
          <w:sz w:val="22"/>
          <w:szCs w:val="22"/>
        </w:rPr>
        <w:t>, venha a ser solicitada pelo Agente Fiduciário</w:t>
      </w:r>
      <w:r w:rsidR="00277AE7" w:rsidRPr="004F7150">
        <w:rPr>
          <w:rFonts w:ascii="Georgia" w:hAnsi="Georgia" w:cs="Tahoma"/>
          <w:sz w:val="22"/>
          <w:szCs w:val="22"/>
        </w:rPr>
        <w:t xml:space="preserve">, </w:t>
      </w:r>
      <w:r w:rsidR="000F00BC" w:rsidRPr="004F7150">
        <w:rPr>
          <w:rFonts w:ascii="Georgia" w:hAnsi="Georgia" w:cs="Tahoma"/>
          <w:sz w:val="22"/>
          <w:szCs w:val="22"/>
        </w:rPr>
        <w:t>a fim de que este possa cumprir as suas obrigações nos termos desta Escritura de Emissão e da Instrução da CVM n.º 28, de 23 de novembro de 1983, conforme alterada (“</w:t>
      </w:r>
      <w:r w:rsidR="000F00BC" w:rsidRPr="004F7150">
        <w:rPr>
          <w:rFonts w:ascii="Georgia" w:hAnsi="Georgia" w:cs="Tahoma"/>
          <w:sz w:val="22"/>
          <w:szCs w:val="22"/>
          <w:u w:val="single"/>
        </w:rPr>
        <w:t xml:space="preserve">Instrução CVM </w:t>
      </w:r>
      <w:smartTag w:uri="urn:schemas-microsoft-com:office:smarttags" w:element="metricconverter">
        <w:smartTagPr>
          <w:attr w:name="ProductID" w:val="28”"/>
        </w:smartTagPr>
        <w:r w:rsidR="000F00BC" w:rsidRPr="001054E5">
          <w:rPr>
            <w:rFonts w:ascii="Georgia" w:hAnsi="Georgia" w:cs="Tahoma"/>
            <w:sz w:val="22"/>
            <w:szCs w:val="22"/>
            <w:u w:val="single"/>
          </w:rPr>
          <w:t>28</w:t>
        </w:r>
        <w:r w:rsidR="000F00BC" w:rsidRPr="00520F60">
          <w:rPr>
            <w:rFonts w:ascii="Georgia" w:hAnsi="Georgia" w:cs="Tahoma"/>
            <w:sz w:val="22"/>
            <w:szCs w:val="22"/>
          </w:rPr>
          <w:t>”</w:t>
        </w:r>
      </w:smartTag>
      <w:r w:rsidR="000F00BC" w:rsidRPr="00520F60">
        <w:rPr>
          <w:rFonts w:ascii="Georgia" w:hAnsi="Georgia" w:cs="Tahoma"/>
          <w:sz w:val="22"/>
          <w:szCs w:val="22"/>
        </w:rPr>
        <w:t>)</w:t>
      </w:r>
      <w:r w:rsidR="00277AE7" w:rsidRPr="00520F60">
        <w:rPr>
          <w:rFonts w:ascii="Georgia" w:hAnsi="Georgia" w:cs="Tahoma"/>
          <w:sz w:val="22"/>
          <w:szCs w:val="22"/>
        </w:rPr>
        <w:t>;</w:t>
      </w:r>
    </w:p>
    <w:p w:rsidR="00277AE7" w:rsidRPr="004F7150" w:rsidRDefault="00277AE7" w:rsidP="00277AE7">
      <w:pPr>
        <w:pStyle w:val="PargrafodaLista"/>
        <w:suppressAutoHyphens/>
        <w:spacing w:line="320" w:lineRule="exact"/>
        <w:rPr>
          <w:rFonts w:ascii="Georgia" w:hAnsi="Georgia" w:cs="Tahoma"/>
          <w:sz w:val="22"/>
          <w:szCs w:val="22"/>
        </w:rPr>
      </w:pPr>
    </w:p>
    <w:p w:rsidR="00277AE7" w:rsidRPr="004F7150" w:rsidRDefault="00277AE7"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4F7150">
        <w:rPr>
          <w:rFonts w:ascii="Georgia" w:hAnsi="Georgia" w:cs="Tahoma"/>
          <w:sz w:val="22"/>
          <w:szCs w:val="22"/>
        </w:rPr>
        <w:t xml:space="preserve">na mesma data da publicação, as informações veiculadas na forma prevista no </w:t>
      </w:r>
      <w:r w:rsidRPr="000502BA">
        <w:rPr>
          <w:rFonts w:ascii="Georgia" w:hAnsi="Georgia" w:cs="Tahoma"/>
          <w:sz w:val="22"/>
          <w:szCs w:val="22"/>
        </w:rPr>
        <w:t>item 4.1</w:t>
      </w:r>
      <w:r w:rsidR="00E704AE">
        <w:rPr>
          <w:rFonts w:ascii="Georgia" w:hAnsi="Georgia" w:cs="Tahoma"/>
          <w:sz w:val="22"/>
          <w:szCs w:val="22"/>
        </w:rPr>
        <w:t>9</w:t>
      </w:r>
      <w:r w:rsidRPr="000502BA">
        <w:rPr>
          <w:rFonts w:ascii="Georgia" w:hAnsi="Georgia" w:cs="Tahoma"/>
          <w:sz w:val="22"/>
          <w:szCs w:val="22"/>
        </w:rPr>
        <w:t xml:space="preserve"> acima</w:t>
      </w:r>
      <w:r w:rsidRPr="004F7150">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4F7150">
        <w:rPr>
          <w:rFonts w:ascii="Georgia" w:hAnsi="Georgia" w:cs="Tahoma"/>
          <w:sz w:val="22"/>
          <w:szCs w:val="22"/>
        </w:rPr>
        <w:t>avisos aos titulares de Debêntures</w:t>
      </w:r>
      <w:r w:rsidRPr="004F7150" w:rsidDel="004575BC">
        <w:rPr>
          <w:rFonts w:ascii="Georgia" w:hAnsi="Georgia" w:cs="Tahoma"/>
          <w:sz w:val="22"/>
          <w:szCs w:val="22"/>
        </w:rPr>
        <w:t>, fatos relevantes</w:t>
      </w:r>
      <w:r w:rsidRPr="004F7150">
        <w:rPr>
          <w:rFonts w:ascii="Georgia" w:hAnsi="Georgia" w:cs="Tahoma"/>
          <w:sz w:val="22"/>
          <w:szCs w:val="22"/>
        </w:rPr>
        <w:t>, conforme definidos na Instrução CVM n.º 358, de 3 de janeiro de 2002, conforme alterada (“</w:t>
      </w:r>
      <w:r w:rsidRPr="004F7150">
        <w:rPr>
          <w:rFonts w:ascii="Georgia" w:hAnsi="Georgia" w:cs="Tahoma"/>
          <w:sz w:val="22"/>
          <w:szCs w:val="22"/>
          <w:u w:val="single"/>
        </w:rPr>
        <w:t xml:space="preserve">Instrução CVM </w:t>
      </w:r>
      <w:smartTag w:uri="urn:schemas-microsoft-com:office:smarttags" w:element="metricconverter">
        <w:smartTagPr>
          <w:attr w:name="ProductID" w:val="358”"/>
        </w:smartTagPr>
        <w:smartTag w:uri="schemas-houaiss/mini" w:element="verbetes">
          <w:smartTagPr>
            <w:attr w:name="ProductID" w:val="358”"/>
          </w:smartTagPr>
          <w:r w:rsidRPr="004F7150">
            <w:rPr>
              <w:rFonts w:ascii="Georgia" w:hAnsi="Georgia" w:cs="Tahoma"/>
              <w:sz w:val="22"/>
              <w:szCs w:val="22"/>
              <w:u w:val="single"/>
            </w:rPr>
            <w:t>358</w:t>
          </w:r>
          <w:r w:rsidRPr="004F7150">
            <w:rPr>
              <w:rFonts w:ascii="Georgia" w:hAnsi="Georgia" w:cs="Tahoma"/>
              <w:sz w:val="22"/>
              <w:szCs w:val="22"/>
            </w:rPr>
            <w:t>”</w:t>
          </w:r>
        </w:smartTag>
      </w:smartTag>
      <w:r w:rsidRPr="004F7150">
        <w:rPr>
          <w:rFonts w:ascii="Georgia" w:hAnsi="Georgia" w:cs="Tahoma"/>
          <w:sz w:val="22"/>
          <w:szCs w:val="22"/>
        </w:rPr>
        <w:t>)</w:t>
      </w:r>
      <w:r w:rsidRPr="004F7150" w:rsidDel="004575BC">
        <w:rPr>
          <w:rFonts w:ascii="Georgia" w:hAnsi="Georgia" w:cs="Tahoma"/>
          <w:sz w:val="22"/>
          <w:szCs w:val="22"/>
        </w:rPr>
        <w:t xml:space="preserve">, assim como atas de </w:t>
      </w:r>
      <w:r w:rsidR="00977ADE" w:rsidRPr="004F7150">
        <w:rPr>
          <w:rFonts w:ascii="Georgia" w:hAnsi="Georgia" w:cs="Tahoma"/>
          <w:sz w:val="22"/>
          <w:szCs w:val="22"/>
        </w:rPr>
        <w:t>a</w:t>
      </w:r>
      <w:r w:rsidRPr="004F7150">
        <w:rPr>
          <w:rFonts w:ascii="Georgia" w:hAnsi="Georgia" w:cs="Tahoma"/>
          <w:sz w:val="22"/>
          <w:szCs w:val="22"/>
        </w:rPr>
        <w:t>ssembleia</w:t>
      </w:r>
      <w:r w:rsidRPr="004F7150" w:rsidDel="004575BC">
        <w:rPr>
          <w:rFonts w:ascii="Georgia" w:hAnsi="Georgia" w:cs="Tahoma"/>
          <w:sz w:val="22"/>
          <w:szCs w:val="22"/>
        </w:rPr>
        <w:t>s gerais e reuniões do conselho de administração da Emissora que, de alguma forma, envolvam</w:t>
      </w:r>
      <w:r w:rsidRPr="004F7150">
        <w:rPr>
          <w:rFonts w:ascii="Georgia" w:hAnsi="Georgia" w:cs="Tahoma"/>
          <w:sz w:val="22"/>
          <w:szCs w:val="22"/>
        </w:rPr>
        <w:t xml:space="preserve"> interesse dos titulares de Debêntures, no prazo de </w:t>
      </w:r>
      <w:r w:rsidR="008C41AC" w:rsidRPr="008C41AC">
        <w:rPr>
          <w:rFonts w:ascii="Georgia" w:hAnsi="Georgia" w:cs="Tahoma"/>
          <w:sz w:val="22"/>
          <w:szCs w:val="22"/>
        </w:rPr>
        <w:t>5 (cinco) dias úteis</w:t>
      </w:r>
      <w:r w:rsidRPr="004F7150">
        <w:rPr>
          <w:rFonts w:ascii="Georgia" w:hAnsi="Georgia" w:cs="Tahoma"/>
          <w:sz w:val="22"/>
          <w:szCs w:val="22"/>
        </w:rPr>
        <w:t xml:space="preserve"> contados da data em que forem (ou devessem ter sido) publicados ou, se não forem publicados, da data em que forem realizad</w:t>
      </w:r>
      <w:r w:rsidR="009E0F4F">
        <w:rPr>
          <w:rFonts w:ascii="Georgia" w:hAnsi="Georgia" w:cs="Tahoma"/>
          <w:sz w:val="22"/>
          <w:szCs w:val="22"/>
        </w:rPr>
        <w:t>as as respectivas inscrições na JUCERJA</w:t>
      </w:r>
      <w:r w:rsidRPr="004F7150">
        <w:rPr>
          <w:rFonts w:ascii="Georgia" w:hAnsi="Georgia" w:cs="Tahoma"/>
          <w:sz w:val="22"/>
          <w:szCs w:val="22"/>
        </w:rPr>
        <w:t xml:space="preserve">; </w:t>
      </w:r>
    </w:p>
    <w:p w:rsidR="00277AE7" w:rsidRPr="004F7150" w:rsidRDefault="00277AE7" w:rsidP="00277AE7">
      <w:pPr>
        <w:tabs>
          <w:tab w:val="num" w:pos="1985"/>
        </w:tabs>
        <w:suppressAutoHyphens/>
        <w:spacing w:line="320" w:lineRule="exact"/>
        <w:ind w:left="1985" w:hanging="569"/>
        <w:rPr>
          <w:rFonts w:ascii="Georgia" w:hAnsi="Georgia" w:cs="Tahoma"/>
          <w:sz w:val="22"/>
          <w:szCs w:val="22"/>
        </w:rPr>
      </w:pPr>
    </w:p>
    <w:p w:rsidR="000F00BC" w:rsidRDefault="00B42BAF"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Pr>
          <w:rFonts w:ascii="Georgia" w:hAnsi="Georgia" w:cs="Tahoma"/>
          <w:sz w:val="22"/>
          <w:szCs w:val="22"/>
        </w:rPr>
        <w:t xml:space="preserve">imediatamente, </w:t>
      </w:r>
      <w:r w:rsidR="00277AE7" w:rsidRPr="004F7150">
        <w:rPr>
          <w:rFonts w:ascii="Georgia" w:hAnsi="Georgia" w:cs="Tahoma"/>
          <w:sz w:val="22"/>
          <w:szCs w:val="22"/>
        </w:rPr>
        <w:t xml:space="preserve">desde que seja do seu conhecimento, informações sobre qualquer descumprimento de natureza pecuniária, de quaisquer cláusulas, termos ou condições desta Escritura de Emissão; </w:t>
      </w:r>
    </w:p>
    <w:p w:rsidR="008C41AC" w:rsidRDefault="008C41AC" w:rsidP="008C41AC">
      <w:pPr>
        <w:pStyle w:val="PargrafodaLista"/>
        <w:rPr>
          <w:rFonts w:ascii="Georgia" w:hAnsi="Georgia" w:cs="Tahoma"/>
          <w:sz w:val="22"/>
          <w:szCs w:val="22"/>
        </w:rPr>
      </w:pPr>
    </w:p>
    <w:p w:rsidR="00BC456F" w:rsidRDefault="00BC456F" w:rsidP="00BC456F">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4F7150">
        <w:rPr>
          <w:rFonts w:ascii="Georgia" w:hAnsi="Georgia" w:cs="Tahoma"/>
          <w:sz w:val="22"/>
          <w:szCs w:val="22"/>
        </w:rPr>
        <w:t xml:space="preserve">desde que seja do seu conhecimento, informações sobre qualquer descumprimento </w:t>
      </w:r>
      <w:r>
        <w:rPr>
          <w:rFonts w:ascii="Georgia" w:hAnsi="Georgia" w:cs="Tahoma"/>
          <w:sz w:val="22"/>
          <w:szCs w:val="22"/>
        </w:rPr>
        <w:t xml:space="preserve">não sanado, </w:t>
      </w:r>
      <w:r w:rsidRPr="004F7150">
        <w:rPr>
          <w:rFonts w:ascii="Georgia" w:hAnsi="Georgia" w:cs="Tahoma"/>
          <w:sz w:val="22"/>
          <w:szCs w:val="22"/>
        </w:rPr>
        <w:t xml:space="preserve">de natureza </w:t>
      </w:r>
      <w:r>
        <w:rPr>
          <w:rFonts w:ascii="Georgia" w:hAnsi="Georgia" w:cs="Tahoma"/>
          <w:sz w:val="22"/>
          <w:szCs w:val="22"/>
        </w:rPr>
        <w:t xml:space="preserve">não </w:t>
      </w:r>
      <w:r w:rsidRPr="004F7150">
        <w:rPr>
          <w:rFonts w:ascii="Georgia" w:hAnsi="Georgia" w:cs="Tahoma"/>
          <w:sz w:val="22"/>
          <w:szCs w:val="22"/>
        </w:rPr>
        <w:t>pecuniária, de quaisquer cláusulas, termos ou condições desta Escritura de Emissão</w:t>
      </w:r>
      <w:r>
        <w:rPr>
          <w:rFonts w:ascii="Georgia" w:hAnsi="Georgia" w:cs="Tahoma"/>
          <w:sz w:val="22"/>
          <w:szCs w:val="22"/>
        </w:rPr>
        <w:t>, no prazo de até 5 dias úteis, contados da data do conhecimento do descumprimento</w:t>
      </w:r>
      <w:r w:rsidRPr="004F7150">
        <w:rPr>
          <w:rFonts w:ascii="Georgia" w:hAnsi="Georgia" w:cs="Tahoma"/>
          <w:sz w:val="22"/>
          <w:szCs w:val="22"/>
        </w:rPr>
        <w:t xml:space="preserve">; </w:t>
      </w:r>
    </w:p>
    <w:p w:rsidR="000F00BC" w:rsidRPr="004F7150" w:rsidRDefault="000F00BC" w:rsidP="000F00BC">
      <w:pPr>
        <w:pStyle w:val="PargrafodaLista"/>
        <w:rPr>
          <w:rFonts w:ascii="Georgia" w:hAnsi="Georgia" w:cs="Tahoma"/>
          <w:sz w:val="22"/>
          <w:szCs w:val="22"/>
        </w:rPr>
      </w:pPr>
    </w:p>
    <w:p w:rsidR="00277AE7" w:rsidRDefault="000F00BC"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4F7150">
        <w:rPr>
          <w:rFonts w:ascii="Georgia" w:hAnsi="Georgia" w:cs="Tahoma"/>
          <w:w w:val="0"/>
          <w:sz w:val="22"/>
          <w:szCs w:val="22"/>
        </w:rPr>
        <w:lastRenderedPageBreak/>
        <w:t xml:space="preserve">em até </w:t>
      </w:r>
      <w:r w:rsidR="009E0F4F">
        <w:rPr>
          <w:rFonts w:ascii="Georgia" w:hAnsi="Georgia" w:cs="Tahoma"/>
          <w:w w:val="0"/>
          <w:sz w:val="22"/>
          <w:szCs w:val="22"/>
        </w:rPr>
        <w:t>1</w:t>
      </w:r>
      <w:r w:rsidRPr="004F7150">
        <w:rPr>
          <w:rFonts w:ascii="Georgia" w:hAnsi="Georgia" w:cs="Tahoma"/>
          <w:w w:val="0"/>
          <w:sz w:val="22"/>
          <w:szCs w:val="22"/>
        </w:rPr>
        <w:t>5 (</w:t>
      </w:r>
      <w:r w:rsidR="009E0F4F">
        <w:rPr>
          <w:rFonts w:ascii="Georgia" w:hAnsi="Georgia" w:cs="Tahoma"/>
          <w:w w:val="0"/>
          <w:sz w:val="22"/>
          <w:szCs w:val="22"/>
        </w:rPr>
        <w:t>quinze</w:t>
      </w:r>
      <w:r w:rsidRPr="004F7150">
        <w:rPr>
          <w:rFonts w:ascii="Georgia" w:hAnsi="Georgia" w:cs="Tahoma"/>
          <w:w w:val="0"/>
          <w:sz w:val="22"/>
          <w:szCs w:val="22"/>
        </w:rPr>
        <w:t xml:space="preserve">) </w:t>
      </w:r>
      <w:r w:rsidR="00CA6DD9">
        <w:rPr>
          <w:rFonts w:ascii="Georgia" w:hAnsi="Georgia" w:cs="Tahoma"/>
          <w:w w:val="0"/>
          <w:sz w:val="22"/>
          <w:szCs w:val="22"/>
        </w:rPr>
        <w:t>d</w:t>
      </w:r>
      <w:r w:rsidRPr="004F7150">
        <w:rPr>
          <w:rFonts w:ascii="Georgia" w:hAnsi="Georgia" w:cs="Tahoma"/>
          <w:w w:val="0"/>
          <w:sz w:val="22"/>
          <w:szCs w:val="22"/>
        </w:rPr>
        <w:t xml:space="preserve">ias </w:t>
      </w:r>
      <w:r w:rsidR="00CA6DD9">
        <w:rPr>
          <w:rFonts w:ascii="Georgia" w:hAnsi="Georgia" w:cs="Tahoma"/>
          <w:w w:val="0"/>
          <w:sz w:val="22"/>
          <w:szCs w:val="22"/>
        </w:rPr>
        <w:t>ú</w:t>
      </w:r>
      <w:r w:rsidRPr="004F7150">
        <w:rPr>
          <w:rFonts w:ascii="Georgia" w:hAnsi="Georgia" w:cs="Tahoma"/>
          <w:w w:val="0"/>
          <w:sz w:val="22"/>
          <w:szCs w:val="22"/>
        </w:rPr>
        <w:t xml:space="preserve">teis após seu recebimento, cópia de qualquer </w:t>
      </w:r>
      <w:r w:rsidRPr="00B42BAF">
        <w:rPr>
          <w:rFonts w:ascii="Georgia" w:hAnsi="Georgia" w:cs="Tahoma"/>
          <w:w w:val="0"/>
          <w:sz w:val="22"/>
          <w:szCs w:val="22"/>
        </w:rPr>
        <w:t>correspondência ou notificação judicial recebida pela Emissora e/ou pel</w:t>
      </w:r>
      <w:r w:rsidR="00A33FCA" w:rsidRPr="00B42BAF">
        <w:rPr>
          <w:rFonts w:ascii="Georgia" w:hAnsi="Georgia" w:cs="Tahoma"/>
          <w:w w:val="0"/>
          <w:sz w:val="22"/>
          <w:szCs w:val="22"/>
        </w:rPr>
        <w:t>os</w:t>
      </w:r>
      <w:r w:rsidRPr="00B42BAF">
        <w:rPr>
          <w:rFonts w:ascii="Georgia" w:hAnsi="Georgia" w:cs="Tahoma"/>
          <w:w w:val="0"/>
          <w:sz w:val="22"/>
          <w:szCs w:val="22"/>
        </w:rPr>
        <w:t xml:space="preserve"> </w:t>
      </w:r>
      <w:r w:rsidR="008C41AC" w:rsidRPr="00B42BAF">
        <w:rPr>
          <w:rFonts w:ascii="Georgia" w:hAnsi="Georgia" w:cs="Tahoma"/>
          <w:w w:val="0"/>
          <w:sz w:val="22"/>
          <w:szCs w:val="22"/>
        </w:rPr>
        <w:t>Patrocinadores</w:t>
      </w:r>
      <w:r w:rsidR="00B42BAF" w:rsidRPr="00B42BAF">
        <w:rPr>
          <w:rFonts w:ascii="Georgia" w:hAnsi="Georgia" w:cs="Tahoma"/>
          <w:w w:val="0"/>
          <w:sz w:val="22"/>
          <w:szCs w:val="22"/>
        </w:rPr>
        <w:t xml:space="preserve"> e</w:t>
      </w:r>
      <w:r w:rsidR="00DE7957">
        <w:rPr>
          <w:rFonts w:ascii="Georgia" w:hAnsi="Georgia" w:cs="Tahoma"/>
          <w:w w:val="0"/>
          <w:sz w:val="22"/>
          <w:szCs w:val="22"/>
        </w:rPr>
        <w:t>/ou</w:t>
      </w:r>
      <w:r w:rsidR="00B42BAF" w:rsidRPr="00B42BAF">
        <w:rPr>
          <w:rFonts w:ascii="Georgia" w:hAnsi="Georgia" w:cs="Tahoma"/>
          <w:w w:val="0"/>
          <w:sz w:val="22"/>
          <w:szCs w:val="22"/>
        </w:rPr>
        <w:t xml:space="preserve"> Garantidores</w:t>
      </w:r>
      <w:r w:rsidRPr="00B42BAF">
        <w:rPr>
          <w:rFonts w:ascii="Georgia" w:hAnsi="Georgia" w:cs="Tahoma"/>
          <w:w w:val="0"/>
          <w:sz w:val="22"/>
          <w:szCs w:val="22"/>
        </w:rPr>
        <w:t xml:space="preserve"> que</w:t>
      </w:r>
      <w:r w:rsidRPr="004F7150">
        <w:rPr>
          <w:rFonts w:ascii="Georgia" w:hAnsi="Georgia" w:cs="Tahoma"/>
          <w:w w:val="0"/>
          <w:sz w:val="22"/>
          <w:szCs w:val="22"/>
        </w:rPr>
        <w:t xml:space="preserve"> possa resultar em efeito relevante adverso aos negócios, à situação financeira e ao resultado das operações da Emissora, ou ainda ao cumprimento das obrigações previstas na presente Escritura de Emissão;</w:t>
      </w:r>
    </w:p>
    <w:p w:rsidR="009E7859" w:rsidRDefault="009E7859" w:rsidP="009E7859">
      <w:pPr>
        <w:suppressAutoHyphens/>
        <w:spacing w:line="320" w:lineRule="exact"/>
        <w:rPr>
          <w:rFonts w:ascii="Georgia" w:hAnsi="Georgia" w:cs="Tahoma"/>
          <w:sz w:val="22"/>
          <w:szCs w:val="22"/>
        </w:rPr>
      </w:pPr>
    </w:p>
    <w:p w:rsidR="009E7859" w:rsidRPr="004F7150" w:rsidRDefault="009E7859"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AC23F1">
        <w:rPr>
          <w:rFonts w:ascii="Georgia" w:hAnsi="Georgia" w:cs="Tahoma"/>
          <w:sz w:val="22"/>
          <w:szCs w:val="22"/>
        </w:rPr>
        <w:t xml:space="preserve">no prazo de até </w:t>
      </w:r>
      <w:r w:rsidR="008C41AC" w:rsidRPr="008C41AC">
        <w:rPr>
          <w:rFonts w:ascii="Georgia" w:hAnsi="Georgia" w:cs="Tahoma"/>
          <w:sz w:val="22"/>
          <w:szCs w:val="22"/>
        </w:rPr>
        <w:t>5 (cinco) dias</w:t>
      </w:r>
      <w:r w:rsidRPr="00AC23F1">
        <w:rPr>
          <w:rFonts w:ascii="Georgia" w:hAnsi="Georgia" w:cs="Tahoma"/>
          <w:sz w:val="22"/>
          <w:szCs w:val="22"/>
        </w:rPr>
        <w:t xml:space="preserve"> contados da data da respectiva inscrição na JUCE</w:t>
      </w:r>
      <w:r w:rsidR="00673721">
        <w:rPr>
          <w:rFonts w:ascii="Georgia" w:hAnsi="Georgia" w:cs="Tahoma"/>
          <w:sz w:val="22"/>
          <w:szCs w:val="22"/>
        </w:rPr>
        <w:t>RJA</w:t>
      </w:r>
      <w:r w:rsidRPr="00AC23F1">
        <w:rPr>
          <w:rFonts w:ascii="Georgia" w:hAnsi="Georgia" w:cs="Tahoma"/>
          <w:sz w:val="22"/>
          <w:szCs w:val="22"/>
        </w:rPr>
        <w:t>, uma via original desta Escritura de Emissão e de seus aditamentos</w:t>
      </w:r>
      <w:r>
        <w:rPr>
          <w:rFonts w:ascii="Georgia" w:hAnsi="Georgia" w:cs="Tahoma"/>
          <w:sz w:val="22"/>
          <w:szCs w:val="22"/>
        </w:rPr>
        <w:t>; e</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numPr>
          <w:ilvl w:val="0"/>
          <w:numId w:val="3"/>
        </w:numPr>
        <w:tabs>
          <w:tab w:val="clear" w:pos="947"/>
          <w:tab w:val="num" w:pos="1985"/>
        </w:tabs>
        <w:suppressAutoHyphens/>
        <w:spacing w:line="320" w:lineRule="exact"/>
        <w:ind w:left="1985" w:hanging="569"/>
        <w:rPr>
          <w:rFonts w:ascii="Georgia" w:hAnsi="Georgia" w:cs="Tahoma"/>
          <w:sz w:val="22"/>
          <w:szCs w:val="22"/>
        </w:rPr>
      </w:pPr>
      <w:r w:rsidRPr="004F7150">
        <w:rPr>
          <w:rFonts w:ascii="Georgia" w:hAnsi="Georgia" w:cs="Tahoma"/>
          <w:sz w:val="22"/>
          <w:szCs w:val="22"/>
        </w:rPr>
        <w:t xml:space="preserve"> todos os demais documentos e informações que a Emissora, nos termos e condições previstos nesta Escritura de Emissão, se comprometeu a enviar ao Agente Fiduciário;</w:t>
      </w:r>
    </w:p>
    <w:p w:rsidR="00277AE7" w:rsidRPr="004F7150" w:rsidRDefault="00277AE7" w:rsidP="00277AE7">
      <w:pPr>
        <w:tabs>
          <w:tab w:val="num" w:pos="1843"/>
        </w:tabs>
        <w:suppressAutoHyphens/>
        <w:spacing w:line="320" w:lineRule="exact"/>
        <w:ind w:left="1843" w:hanging="427"/>
        <w:rPr>
          <w:rFonts w:ascii="Georgia" w:hAnsi="Georgia" w:cs="Tahoma"/>
          <w:sz w:val="22"/>
          <w:szCs w:val="22"/>
        </w:rPr>
      </w:pPr>
    </w:p>
    <w:p w:rsidR="0020169C" w:rsidRPr="004F7150" w:rsidRDefault="00277AE7" w:rsidP="0020169C">
      <w:pPr>
        <w:keepNext/>
        <w:numPr>
          <w:ilvl w:val="0"/>
          <w:numId w:val="30"/>
        </w:numPr>
        <w:tabs>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convocar, nos termos da </w:t>
      </w:r>
      <w:r w:rsidRPr="000502BA">
        <w:rPr>
          <w:rFonts w:ascii="Georgia" w:hAnsi="Georgia" w:cs="Tahoma"/>
          <w:sz w:val="22"/>
          <w:szCs w:val="22"/>
        </w:rPr>
        <w:t>Cláusula Sétima</w:t>
      </w:r>
      <w:r w:rsidRPr="004F7150">
        <w:rPr>
          <w:rFonts w:ascii="Georgia" w:hAnsi="Georgia" w:cs="Tahoma"/>
          <w:sz w:val="22"/>
          <w:szCs w:val="22"/>
        </w:rPr>
        <w:t>, Assembleia Geral de Debenturistas para deliberar sobre qualquer das matérias que direta ou indiretamente se relacione com a presente Emissão, caso o Agente Fiduciário não o faça;</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informar o Agente Fiduciário imediatamente</w:t>
      </w:r>
      <w:r w:rsidR="000519EC">
        <w:rPr>
          <w:rFonts w:ascii="Georgia" w:hAnsi="Georgia" w:cs="Tahoma"/>
          <w:sz w:val="22"/>
          <w:szCs w:val="22"/>
        </w:rPr>
        <w:t>, desde que seja do seu conhecimento,</w:t>
      </w:r>
      <w:r w:rsidRPr="004F7150">
        <w:rPr>
          <w:rFonts w:ascii="Georgia" w:hAnsi="Georgia" w:cs="Tahoma"/>
          <w:sz w:val="22"/>
          <w:szCs w:val="22"/>
        </w:rPr>
        <w:t xml:space="preserve"> sobre a ocorrência de qualquer evento previsto no </w:t>
      </w:r>
      <w:r w:rsidRPr="000502BA">
        <w:rPr>
          <w:rFonts w:ascii="Georgia" w:hAnsi="Georgia" w:cs="Tahoma"/>
          <w:sz w:val="22"/>
          <w:szCs w:val="22"/>
        </w:rPr>
        <w:t>item 4.</w:t>
      </w:r>
      <w:r w:rsidR="00E704AE" w:rsidRPr="000502BA">
        <w:rPr>
          <w:rFonts w:ascii="Georgia" w:hAnsi="Georgia" w:cs="Tahoma"/>
          <w:sz w:val="22"/>
          <w:szCs w:val="22"/>
        </w:rPr>
        <w:t>1</w:t>
      </w:r>
      <w:r w:rsidR="00E704AE">
        <w:rPr>
          <w:rFonts w:ascii="Georgia" w:hAnsi="Georgia" w:cs="Tahoma"/>
          <w:sz w:val="22"/>
          <w:szCs w:val="22"/>
        </w:rPr>
        <w:t>4</w:t>
      </w:r>
      <w:r w:rsidR="00D6443E">
        <w:rPr>
          <w:rFonts w:ascii="Georgia" w:hAnsi="Georgia" w:cs="Tahoma"/>
          <w:sz w:val="22"/>
          <w:szCs w:val="22"/>
        </w:rPr>
        <w:t>.1.</w:t>
      </w:r>
      <w:r w:rsidRPr="000502BA">
        <w:rPr>
          <w:rFonts w:ascii="Georgia" w:hAnsi="Georgia" w:cs="Tahoma"/>
          <w:sz w:val="22"/>
          <w:szCs w:val="22"/>
        </w:rPr>
        <w:t xml:space="preserve"> desta</w:t>
      </w:r>
      <w:r w:rsidRPr="004F7150">
        <w:rPr>
          <w:rFonts w:ascii="Georgia" w:hAnsi="Georgia" w:cs="Tahoma"/>
          <w:sz w:val="22"/>
          <w:szCs w:val="22"/>
        </w:rPr>
        <w:t xml:space="preserve"> Escritura de Emissão;</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cumprir todas as determinações emanadas da CVM, inclusive mediante envio de documentos, prestando, ainda, as informações que lhe forem solicitadas;</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não realizar operações fora do seu objeto social, observadas as disposições estatutárias, legais e regulamentares em vigor;</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notificar imediatamente o Agente Fiduciário sobre qualquer alteração substancial nas condições financeiras, econômicas, comerciais, operacionais, regulatórias ou societárias ou nos negócios da Emissora que (i) impossibilite ou dificulte de forma relevante o cumprimento, pela Emissora, de suas obrigações decorrentes desta Escritura de Emissão e das Debêntures; ou (ii) faça com que as demonstrações ou informações financeiras fornecidas pela Emissora não mais reflitam a real condição econômica e financeira da Emissora;</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comunicar imediatamente ao Agente Fiduciário a ocorrência de quaisquer eventos ou situações que sejam de seu conhecimento e que possam afetar negativamente </w:t>
      </w:r>
      <w:r w:rsidRPr="004F7150">
        <w:rPr>
          <w:rFonts w:ascii="Georgia" w:hAnsi="Georgia" w:cs="Tahoma"/>
          <w:sz w:val="22"/>
          <w:szCs w:val="22"/>
        </w:rPr>
        <w:lastRenderedPageBreak/>
        <w:t xml:space="preserve">sua habilidade de efetuar o pontual </w:t>
      </w:r>
      <w:r w:rsidR="00AB0938">
        <w:rPr>
          <w:rFonts w:ascii="Georgia" w:hAnsi="Georgia" w:cs="Tahoma"/>
          <w:sz w:val="22"/>
          <w:szCs w:val="22"/>
        </w:rPr>
        <w:t xml:space="preserve"> e integral </w:t>
      </w:r>
      <w:r w:rsidRPr="004F7150">
        <w:rPr>
          <w:rFonts w:ascii="Georgia" w:hAnsi="Georgia" w:cs="Tahoma"/>
          <w:sz w:val="22"/>
          <w:szCs w:val="22"/>
        </w:rPr>
        <w:t>cumprimento das obrigações, no todo ou em parte, assumidas nos termos desta Escritura de Emissão;</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manter seus bens e ativos devidamente segurados, conforme práticas correntes de mercado;</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comparecer </w:t>
      </w:r>
      <w:r w:rsidR="00A33FCA" w:rsidRPr="004F7150">
        <w:rPr>
          <w:rFonts w:ascii="Georgia" w:hAnsi="Georgia" w:cs="Tahoma"/>
          <w:sz w:val="22"/>
          <w:szCs w:val="22"/>
        </w:rPr>
        <w:t>à</w:t>
      </w:r>
      <w:r w:rsidRPr="004F7150">
        <w:rPr>
          <w:rFonts w:ascii="Georgia" w:hAnsi="Georgia" w:cs="Tahoma"/>
          <w:sz w:val="22"/>
          <w:szCs w:val="22"/>
        </w:rPr>
        <w:t>s Assembleias Gerais de Debenturistas sempre que solicitado e convocado nos prazos previstos nesta Escritura de Emissão;</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não praticar qualquer ato em desacordo com o </w:t>
      </w:r>
      <w:r w:rsidR="00A33FCA" w:rsidRPr="004F7150">
        <w:rPr>
          <w:rFonts w:ascii="Georgia" w:hAnsi="Georgia" w:cs="Tahoma"/>
          <w:sz w:val="22"/>
          <w:szCs w:val="22"/>
        </w:rPr>
        <w:t>E</w:t>
      </w:r>
      <w:r w:rsidRPr="004F7150">
        <w:rPr>
          <w:rFonts w:ascii="Georgia" w:hAnsi="Georgia" w:cs="Tahoma"/>
          <w:sz w:val="22"/>
          <w:szCs w:val="22"/>
        </w:rPr>
        <w:t xml:space="preserve">statuto </w:t>
      </w:r>
      <w:r w:rsidR="00A33FCA" w:rsidRPr="004F7150">
        <w:rPr>
          <w:rFonts w:ascii="Georgia" w:hAnsi="Georgia" w:cs="Tahoma"/>
          <w:sz w:val="22"/>
          <w:szCs w:val="22"/>
        </w:rPr>
        <w:t>S</w:t>
      </w:r>
      <w:r w:rsidRPr="004F7150">
        <w:rPr>
          <w:rFonts w:ascii="Georgia" w:hAnsi="Georgia" w:cs="Tahoma"/>
          <w:sz w:val="22"/>
          <w:szCs w:val="22"/>
        </w:rPr>
        <w:t>ocial</w:t>
      </w:r>
      <w:r w:rsidR="00A33FCA" w:rsidRPr="004F7150">
        <w:rPr>
          <w:rFonts w:ascii="Georgia" w:hAnsi="Georgia" w:cs="Tahoma"/>
          <w:sz w:val="22"/>
          <w:szCs w:val="22"/>
        </w:rPr>
        <w:t xml:space="preserve"> da Emissora</w:t>
      </w:r>
      <w:r w:rsidRPr="004F7150">
        <w:rPr>
          <w:rFonts w:ascii="Georgia" w:hAnsi="Georgia" w:cs="Tahoma"/>
          <w:sz w:val="22"/>
          <w:szCs w:val="22"/>
        </w:rPr>
        <w:t xml:space="preserve"> e com esta Escritura de Emissão, em especial os que possam, direta ou indiretamente, comprometer o pontual e integral cumprimento das obrigações assumidas perante os titulares de Debêntures;</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salvo nos casos em que, de boa fé, a Emissora esteja discutindo a aplicabilidade da lei, regra ou regulamento nas esferas administrativa ou judicial, cumprir, em todos os aspectos relevantes, todas as leis, regras, regulamentos e ordens aplicáveis em qualquer jurisdição na qual realize negócios ou possua ativos;</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cumprir todas as obrigações</w:t>
      </w:r>
      <w:r w:rsidR="0041167D">
        <w:rPr>
          <w:rFonts w:ascii="Georgia" w:hAnsi="Georgia" w:cs="Tahoma"/>
          <w:sz w:val="22"/>
          <w:szCs w:val="22"/>
        </w:rPr>
        <w:t xml:space="preserve"> principais e acessórias</w:t>
      </w:r>
      <w:r w:rsidRPr="004F7150">
        <w:rPr>
          <w:rFonts w:ascii="Georgia" w:hAnsi="Georgia" w:cs="Tahoma"/>
          <w:sz w:val="22"/>
          <w:szCs w:val="22"/>
        </w:rPr>
        <w:t xml:space="preserve"> assumidas nos termos desta Escritura de Emissão, inclusive no que tange à destinação dos recursos captados por meio da Emissão;</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manter contratado durante o prazo de vigência das Debêntures, às suas expensas, o Banco Mandatário, o Agente Escriturador, o Agente Fiduciário e sistema de negociação no mercado secundário por meio do SND, bem como todas e quaisquer outras providências necessárias para a manutenção das Debêntures;</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efetuar recolhimento de quaisquer tributos ou contribuições que incidam ou venham a incidir sobre a Emissão e que sejam de responsabilidade da Emissora;</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efetuar o pagamento de todas as despesas comprovadas pelo Agente Fiduciário e previamente aprovadas pela Emissora, </w:t>
      </w:r>
      <w:r w:rsidR="002D5286" w:rsidRPr="004F7150">
        <w:rPr>
          <w:rFonts w:ascii="Georgia" w:hAnsi="Georgia" w:cs="Tahoma"/>
          <w:sz w:val="22"/>
          <w:szCs w:val="22"/>
        </w:rPr>
        <w:t xml:space="preserve">sempre que possível, </w:t>
      </w:r>
      <w:r w:rsidRPr="004F7150">
        <w:rPr>
          <w:rFonts w:ascii="Georgia" w:hAnsi="Georgia" w:cs="Tahoma"/>
          <w:sz w:val="22"/>
          <w:szCs w:val="22"/>
        </w:rPr>
        <w:t>que venham a ser necessárias para proteger os direitos e interesses dos titulares de Debêntures ou para realizar seus créditos, inclusive honorários advocatícios e outras despesas e custos incorridos em virtude da cobrança de qualquer quantia devida aos titulares de Debêntures nos termos desta Escritura de Emissão;</w:t>
      </w:r>
      <w:r w:rsidR="002D5286" w:rsidRPr="004F7150">
        <w:rPr>
          <w:rFonts w:ascii="Georgia" w:hAnsi="Georgia" w:cs="Tahoma"/>
          <w:sz w:val="22"/>
          <w:szCs w:val="22"/>
        </w:rPr>
        <w:t xml:space="preserve"> </w:t>
      </w:r>
    </w:p>
    <w:p w:rsidR="008F65C8" w:rsidRPr="004F7150" w:rsidRDefault="008F65C8" w:rsidP="008F65C8">
      <w:pPr>
        <w:pStyle w:val="PargrafodaLista"/>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manter sempre válidas e em vigor as licenças e autorizações relevantes para a boa condução dos negócios da Emissora;</w:t>
      </w:r>
    </w:p>
    <w:p w:rsidR="008F65C8" w:rsidRPr="004F7150" w:rsidRDefault="008F65C8" w:rsidP="000A5E36">
      <w:pPr>
        <w:pStyle w:val="PargrafodaLista"/>
        <w:ind w:left="0"/>
        <w:rPr>
          <w:rFonts w:ascii="Georgia" w:hAnsi="Georgia" w:cs="Tahoma"/>
          <w:sz w:val="22"/>
          <w:szCs w:val="22"/>
        </w:rPr>
      </w:pPr>
    </w:p>
    <w:p w:rsidR="008F65C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lastRenderedPageBreak/>
        <w:t>preparar demonstrações financeiras</w:t>
      </w:r>
      <w:bookmarkStart w:id="123" w:name="_DV_C53"/>
      <w:r w:rsidRPr="004F7150">
        <w:rPr>
          <w:rFonts w:ascii="Georgia" w:hAnsi="Georgia" w:cs="Tahoma"/>
          <w:sz w:val="22"/>
          <w:szCs w:val="22"/>
        </w:rPr>
        <w:t xml:space="preserve"> de encerramento de exercício</w:t>
      </w:r>
      <w:bookmarkEnd w:id="123"/>
      <w:r w:rsidRPr="004F7150">
        <w:rPr>
          <w:rFonts w:ascii="Georgia" w:hAnsi="Georgia" w:cs="Tahoma"/>
          <w:sz w:val="22"/>
          <w:szCs w:val="22"/>
        </w:rPr>
        <w:t xml:space="preserve"> e, se for o caso, demonstrações consolidadas, em conformidade com a Lei das Sociedades por Ações, e com as regras emitidas pela CVM;</w:t>
      </w:r>
    </w:p>
    <w:p w:rsidR="008F65C8" w:rsidRPr="004F7150" w:rsidRDefault="008F65C8" w:rsidP="008F65C8">
      <w:pPr>
        <w:pStyle w:val="PargrafodaLista"/>
        <w:rPr>
          <w:rFonts w:ascii="Georgia" w:hAnsi="Georgia" w:cs="Tahoma"/>
          <w:sz w:val="22"/>
          <w:szCs w:val="22"/>
        </w:rPr>
      </w:pPr>
    </w:p>
    <w:p w:rsidR="00FB55D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observar as disposições da Instrução CVM 358 no tocante a dever de sigilo e vedações à negociação, bem como divulgar em sua página na rede mundial de computadores a ocorrência de fato relevante, conforme definido pelo art. 2º da Instrução CVM 358, comunicando imediatamente ao Coordenador Líder;</w:t>
      </w:r>
    </w:p>
    <w:p w:rsidR="00FB55D8" w:rsidRPr="004F7150" w:rsidRDefault="00FB55D8" w:rsidP="00FB55D8">
      <w:pPr>
        <w:pStyle w:val="PargrafodaLista"/>
        <w:rPr>
          <w:rFonts w:ascii="Georgia" w:hAnsi="Georgia" w:cs="Tahoma"/>
          <w:sz w:val="22"/>
          <w:szCs w:val="22"/>
        </w:rPr>
      </w:pPr>
    </w:p>
    <w:p w:rsidR="00FB55D8" w:rsidRPr="004F7150" w:rsidRDefault="00277AE7" w:rsidP="00FB55D8">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submeter suas demonstrações financeiras a auditoria, por auditor independente registrado na CVM; </w:t>
      </w:r>
    </w:p>
    <w:p w:rsidR="00FB55D8" w:rsidRPr="004F7150" w:rsidRDefault="00FB55D8" w:rsidP="00FB55D8">
      <w:pPr>
        <w:pStyle w:val="PargrafodaLista"/>
        <w:rPr>
          <w:rFonts w:ascii="Georgia" w:hAnsi="Georgia" w:cs="Tahoma"/>
          <w:sz w:val="22"/>
          <w:szCs w:val="22"/>
        </w:rPr>
      </w:pPr>
    </w:p>
    <w:p w:rsidR="00FB55D8" w:rsidRPr="004F7150" w:rsidRDefault="00FB55D8"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d</w:t>
      </w:r>
      <w:r w:rsidR="00277AE7" w:rsidRPr="004F7150">
        <w:rPr>
          <w:rFonts w:ascii="Georgia" w:hAnsi="Georgia" w:cs="Tahoma"/>
          <w:sz w:val="22"/>
          <w:szCs w:val="22"/>
        </w:rPr>
        <w:t>ivulgar suas demonstrações financeiras, acompanhadas de notas explicativas e parecer dos auditores independentes, em sua página na rede mundial de computadores</w:t>
      </w:r>
      <w:r w:rsidR="00153440">
        <w:rPr>
          <w:rFonts w:ascii="Georgia" w:hAnsi="Georgia" w:cs="Tahoma"/>
          <w:sz w:val="22"/>
          <w:szCs w:val="22"/>
        </w:rPr>
        <w:t xml:space="preserve"> e encaminhar à CETIP</w:t>
      </w:r>
      <w:r w:rsidR="00277AE7" w:rsidRPr="004F7150">
        <w:rPr>
          <w:rFonts w:ascii="Georgia" w:hAnsi="Georgia" w:cs="Tahoma"/>
          <w:sz w:val="22"/>
          <w:szCs w:val="22"/>
        </w:rPr>
        <w:t xml:space="preserve">, </w:t>
      </w:r>
      <w:r w:rsidR="00BC456F">
        <w:rPr>
          <w:rFonts w:ascii="Georgia" w:hAnsi="Georgia" w:cs="Tahoma"/>
          <w:sz w:val="22"/>
          <w:szCs w:val="22"/>
        </w:rPr>
        <w:t>no prazo de até 3 (três) dias contados das datas de divulgações de suas demonstrações financeiras</w:t>
      </w:r>
      <w:r w:rsidR="00277AE7" w:rsidRPr="004F7150">
        <w:rPr>
          <w:rFonts w:ascii="Georgia" w:hAnsi="Georgia" w:cs="Tahoma"/>
          <w:sz w:val="22"/>
          <w:szCs w:val="22"/>
        </w:rPr>
        <w:t>;</w:t>
      </w:r>
    </w:p>
    <w:p w:rsidR="00FB55D8" w:rsidRPr="004F7150" w:rsidRDefault="00FB55D8" w:rsidP="00FB55D8">
      <w:pPr>
        <w:pStyle w:val="PargrafodaLista"/>
        <w:rPr>
          <w:rFonts w:ascii="Georgia" w:hAnsi="Georgia" w:cs="Tahoma"/>
          <w:sz w:val="22"/>
          <w:szCs w:val="22"/>
        </w:rPr>
      </w:pPr>
    </w:p>
    <w:p w:rsidR="00FB55D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fornecer todas as informações que vierem a ser solicitadas pela CVM ou pela CETIP;</w:t>
      </w:r>
    </w:p>
    <w:p w:rsidR="00FB55D8" w:rsidRPr="004F7150" w:rsidRDefault="00FB55D8" w:rsidP="00FB55D8">
      <w:pPr>
        <w:pStyle w:val="PargrafodaLista"/>
        <w:rPr>
          <w:rFonts w:ascii="Georgia" w:hAnsi="Georgia" w:cs="Tahoma"/>
          <w:sz w:val="22"/>
          <w:szCs w:val="22"/>
        </w:rPr>
      </w:pPr>
    </w:p>
    <w:p w:rsidR="00FB55D8" w:rsidRPr="004F7150"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 xml:space="preserve">manter válidas e regulares, durante todo o prazo de vigência das Debêntures e desde que haja Debêntures em circulação, as declarações e garantias apresentadas nesta Escritura de Emissão, no que for aplicável; </w:t>
      </w:r>
    </w:p>
    <w:p w:rsidR="00FB55D8" w:rsidRPr="004F7150" w:rsidRDefault="00FB55D8" w:rsidP="00FB55D8">
      <w:pPr>
        <w:pStyle w:val="PargrafodaLista"/>
        <w:rPr>
          <w:rFonts w:ascii="Georgia" w:hAnsi="Georgia" w:cs="Tahoma"/>
          <w:sz w:val="22"/>
          <w:szCs w:val="22"/>
        </w:rPr>
      </w:pPr>
    </w:p>
    <w:p w:rsidR="00277AE7" w:rsidRDefault="00277AE7" w:rsidP="0020169C">
      <w:pPr>
        <w:keepNext/>
        <w:numPr>
          <w:ilvl w:val="0"/>
          <w:numId w:val="30"/>
        </w:numPr>
        <w:tabs>
          <w:tab w:val="clear" w:pos="1800"/>
          <w:tab w:val="left" w:pos="1418"/>
        </w:tabs>
        <w:suppressAutoHyphens/>
        <w:spacing w:line="320" w:lineRule="exact"/>
        <w:ind w:left="1418" w:hanging="709"/>
        <w:rPr>
          <w:rFonts w:ascii="Georgia" w:hAnsi="Georgia" w:cs="Tahoma"/>
          <w:sz w:val="22"/>
          <w:szCs w:val="22"/>
        </w:rPr>
      </w:pPr>
      <w:r w:rsidRPr="004F7150">
        <w:rPr>
          <w:rFonts w:ascii="Georgia" w:hAnsi="Georgia" w:cs="Tahoma"/>
          <w:sz w:val="22"/>
          <w:szCs w:val="22"/>
        </w:rPr>
        <w:t>manter os documentos mencionados na alínea (r) acima em sua página na rede mundial de computadores, por um prazo de 3 (três) anos</w:t>
      </w:r>
      <w:r w:rsidR="00416628">
        <w:rPr>
          <w:rFonts w:ascii="Georgia" w:hAnsi="Georgia" w:cs="Tahoma"/>
          <w:sz w:val="22"/>
          <w:szCs w:val="22"/>
        </w:rPr>
        <w:t>; e</w:t>
      </w:r>
    </w:p>
    <w:p w:rsidR="001821BB" w:rsidRDefault="001821BB">
      <w:pPr>
        <w:pStyle w:val="PargrafodaLista"/>
        <w:rPr>
          <w:rFonts w:ascii="Georgia" w:hAnsi="Georgia" w:cs="Tahoma"/>
          <w:sz w:val="22"/>
          <w:szCs w:val="22"/>
        </w:rPr>
      </w:pPr>
    </w:p>
    <w:p w:rsidR="00416628" w:rsidRPr="00813A4C" w:rsidRDefault="00120427" w:rsidP="0020169C">
      <w:pPr>
        <w:keepNext/>
        <w:numPr>
          <w:ilvl w:val="0"/>
          <w:numId w:val="30"/>
        </w:numPr>
        <w:tabs>
          <w:tab w:val="clear" w:pos="1800"/>
          <w:tab w:val="left" w:pos="1418"/>
        </w:tabs>
        <w:suppressAutoHyphens/>
        <w:spacing w:line="320" w:lineRule="exact"/>
        <w:ind w:left="1418" w:hanging="709"/>
        <w:rPr>
          <w:rStyle w:val="DeltaViewInsertion"/>
          <w:color w:val="auto"/>
          <w:u w:val="none"/>
        </w:rPr>
      </w:pPr>
      <w:r>
        <w:rPr>
          <w:rStyle w:val="DeltaViewInsertion"/>
          <w:rFonts w:ascii="Georgia" w:hAnsi="Georgia" w:cs="Arial"/>
          <w:color w:val="auto"/>
          <w:sz w:val="22"/>
          <w:szCs w:val="22"/>
          <w:u w:val="none"/>
        </w:rPr>
        <w:t>enviar à CETIP: (i</w:t>
      </w:r>
      <w:r w:rsidR="008F4BB5" w:rsidRPr="008F4BB5">
        <w:rPr>
          <w:rStyle w:val="DeltaViewInsertion"/>
          <w:rFonts w:ascii="Georgia" w:hAnsi="Georgia" w:cs="Arial"/>
          <w:color w:val="auto"/>
          <w:sz w:val="22"/>
          <w:szCs w:val="22"/>
          <w:u w:val="none"/>
        </w:rPr>
        <w:t>) as informações divulgadas na rede mundial de computadores previstas na alínea (</w:t>
      </w:r>
      <w:r w:rsidR="00416628">
        <w:rPr>
          <w:rStyle w:val="DeltaViewInsertion"/>
          <w:rFonts w:ascii="Georgia" w:hAnsi="Georgia" w:cs="Arial"/>
          <w:color w:val="auto"/>
          <w:sz w:val="22"/>
          <w:szCs w:val="22"/>
          <w:u w:val="none"/>
        </w:rPr>
        <w:t>r</w:t>
      </w:r>
      <w:r w:rsidR="008F4BB5" w:rsidRPr="008F4BB5">
        <w:rPr>
          <w:rStyle w:val="DeltaViewInsertion"/>
          <w:rFonts w:ascii="Georgia" w:hAnsi="Georgia" w:cs="Arial"/>
          <w:color w:val="auto"/>
          <w:sz w:val="22"/>
          <w:szCs w:val="22"/>
          <w:u w:val="none"/>
        </w:rPr>
        <w:t>) acima; (</w:t>
      </w:r>
      <w:r>
        <w:rPr>
          <w:rStyle w:val="DeltaViewInsertion"/>
          <w:rFonts w:ascii="Georgia" w:hAnsi="Georgia" w:cs="Arial"/>
          <w:color w:val="auto"/>
          <w:sz w:val="22"/>
          <w:szCs w:val="22"/>
          <w:u w:val="none"/>
        </w:rPr>
        <w:t>ii</w:t>
      </w:r>
      <w:r w:rsidR="008F4BB5" w:rsidRPr="008F4BB5">
        <w:rPr>
          <w:rStyle w:val="DeltaViewInsertion"/>
          <w:rFonts w:ascii="Georgia" w:hAnsi="Georgia" w:cs="Arial"/>
          <w:color w:val="auto"/>
          <w:sz w:val="22"/>
          <w:szCs w:val="22"/>
          <w:u w:val="none"/>
        </w:rPr>
        <w:t>) documentos e informações exigidas por esta entidade no prazo de 1 (um) dia útil a contar do recebimento de notificação nesse sentido; assim como (</w:t>
      </w:r>
      <w:r>
        <w:rPr>
          <w:rStyle w:val="DeltaViewInsertion"/>
          <w:rFonts w:ascii="Georgia" w:hAnsi="Georgia" w:cs="Arial"/>
          <w:color w:val="auto"/>
          <w:sz w:val="22"/>
          <w:szCs w:val="22"/>
          <w:u w:val="none"/>
        </w:rPr>
        <w:t>iii</w:t>
      </w:r>
      <w:r w:rsidR="008F4BB5" w:rsidRPr="008F4BB5">
        <w:rPr>
          <w:rStyle w:val="DeltaViewInsertion"/>
          <w:rFonts w:ascii="Georgia" w:hAnsi="Georgia" w:cs="Arial"/>
          <w:color w:val="auto"/>
          <w:sz w:val="22"/>
          <w:szCs w:val="22"/>
          <w:u w:val="none"/>
        </w:rPr>
        <w:t>) atender integralmente as demais obrigações previstas no Comunicado CETIP nº 28, de 2 de abril de 2009.</w:t>
      </w:r>
    </w:p>
    <w:p w:rsidR="00277AE7" w:rsidRPr="004F7150" w:rsidRDefault="00277AE7" w:rsidP="00277AE7">
      <w:pPr>
        <w:suppressAutoHyphens/>
        <w:spacing w:line="320" w:lineRule="exact"/>
        <w:rPr>
          <w:rFonts w:ascii="Georgia" w:hAnsi="Georgia" w:cs="Tahoma"/>
          <w:sz w:val="22"/>
          <w:szCs w:val="22"/>
        </w:rPr>
      </w:pPr>
      <w:bookmarkStart w:id="124" w:name="_DV_M74"/>
      <w:bookmarkEnd w:id="124"/>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5.2.</w:t>
      </w:r>
      <w:r w:rsidRPr="004F7150">
        <w:rPr>
          <w:rFonts w:ascii="Georgia" w:hAnsi="Georgia" w:cs="Tahoma"/>
          <w:sz w:val="22"/>
          <w:szCs w:val="22"/>
        </w:rPr>
        <w:tab/>
        <w:t>As despesas a que se refere o item 5.1 (o) acima compreenderão, entre outras, as seguintes:</w:t>
      </w:r>
    </w:p>
    <w:p w:rsidR="00277AE7" w:rsidRPr="004F7150" w:rsidRDefault="00277AE7" w:rsidP="00277AE7">
      <w:pPr>
        <w:suppressAutoHyphens/>
        <w:spacing w:line="320" w:lineRule="exact"/>
        <w:ind w:left="360"/>
        <w:rPr>
          <w:rFonts w:ascii="Georgia" w:hAnsi="Georgia" w:cs="Tahoma"/>
          <w:sz w:val="22"/>
          <w:szCs w:val="22"/>
        </w:rPr>
      </w:pPr>
    </w:p>
    <w:p w:rsidR="00277AE7" w:rsidRPr="004F7150" w:rsidRDefault="00277AE7" w:rsidP="00FB55D8">
      <w:pPr>
        <w:numPr>
          <w:ilvl w:val="0"/>
          <w:numId w:val="4"/>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publicação de relatórios, editais, avisos e notificações, conforme previsto nesta Escritura de Emissão, e outras que vierem a ser exigidas pela regulamentação aplicável;</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4"/>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lastRenderedPageBreak/>
        <w:t xml:space="preserve">extração de certidões atualizadas dos distribuidores cíveis, das Varas da Fazenda Pública, Cartórios de Protesto, Varas do Trabalho, Varas da Justiça Federal e da Procuradoria da Fazenda Pública do foro da sede da Emissora, caso tenham sido previamente solicitadas </w:t>
      </w:r>
      <w:r w:rsidR="00D6443E">
        <w:rPr>
          <w:rFonts w:ascii="Georgia" w:hAnsi="Georgia" w:cs="Tahoma"/>
          <w:sz w:val="22"/>
          <w:szCs w:val="22"/>
        </w:rPr>
        <w:t>à</w:t>
      </w:r>
      <w:r w:rsidR="00D6443E" w:rsidRPr="004F7150">
        <w:rPr>
          <w:rFonts w:ascii="Georgia" w:hAnsi="Georgia" w:cs="Tahoma"/>
          <w:sz w:val="22"/>
          <w:szCs w:val="22"/>
        </w:rPr>
        <w:t xml:space="preserve"> </w:t>
      </w:r>
      <w:r w:rsidRPr="004F7150">
        <w:rPr>
          <w:rFonts w:ascii="Georgia" w:hAnsi="Georgia" w:cs="Tahoma"/>
          <w:sz w:val="22"/>
          <w:szCs w:val="22"/>
        </w:rPr>
        <w:t xml:space="preserve">Emissora e não </w:t>
      </w:r>
      <w:r w:rsidR="00D6443E">
        <w:rPr>
          <w:rFonts w:ascii="Georgia" w:hAnsi="Georgia" w:cs="Tahoma"/>
          <w:sz w:val="22"/>
          <w:szCs w:val="22"/>
        </w:rPr>
        <w:t xml:space="preserve">tenham sido </w:t>
      </w:r>
      <w:r w:rsidRPr="004F7150">
        <w:rPr>
          <w:rFonts w:ascii="Georgia" w:hAnsi="Georgia" w:cs="Tahoma"/>
          <w:sz w:val="22"/>
          <w:szCs w:val="22"/>
        </w:rPr>
        <w:t xml:space="preserve">entregues dentro de </w:t>
      </w:r>
      <w:r w:rsidR="00BC456F">
        <w:rPr>
          <w:rFonts w:ascii="Georgia" w:hAnsi="Georgia" w:cs="Tahoma"/>
          <w:sz w:val="22"/>
          <w:szCs w:val="22"/>
        </w:rPr>
        <w:t>20 (vinte)</w:t>
      </w:r>
      <w:r w:rsidRPr="004F7150">
        <w:rPr>
          <w:rFonts w:ascii="Georgia" w:hAnsi="Georgia" w:cs="Tahoma"/>
          <w:sz w:val="22"/>
          <w:szCs w:val="22"/>
        </w:rPr>
        <w:t xml:space="preserve"> dias corridos</w:t>
      </w:r>
      <w:r w:rsidR="00D6443E">
        <w:rPr>
          <w:rFonts w:ascii="Georgia" w:hAnsi="Georgia" w:cs="Tahoma"/>
          <w:sz w:val="22"/>
          <w:szCs w:val="22"/>
        </w:rPr>
        <w:t xml:space="preserve"> da solicitação</w:t>
      </w:r>
      <w:r w:rsidRPr="004F7150">
        <w:rPr>
          <w:rFonts w:ascii="Georgia" w:hAnsi="Georgia" w:cs="Tahoma"/>
          <w:sz w:val="22"/>
          <w:szCs w:val="22"/>
        </w:rPr>
        <w:t>;</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4"/>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 xml:space="preserve">despesas de viagem, quando estas sejam necessárias ao desempenho das funções do Agente Fiduciário, </w:t>
      </w:r>
      <w:r w:rsidR="002D5286" w:rsidRPr="004F7150">
        <w:rPr>
          <w:rFonts w:ascii="Georgia" w:hAnsi="Georgia" w:cs="Tahoma"/>
          <w:sz w:val="22"/>
          <w:szCs w:val="22"/>
        </w:rPr>
        <w:t>desde que realizadas dentro de critérios de razoabilidade e bom senso e dentro da função fiduciária que lhe é inerente</w:t>
      </w:r>
      <w:r w:rsidR="006516D8" w:rsidRPr="004F7150">
        <w:rPr>
          <w:rFonts w:ascii="Georgia" w:hAnsi="Georgia" w:cs="Tahoma"/>
          <w:sz w:val="22"/>
          <w:szCs w:val="22"/>
        </w:rPr>
        <w:t xml:space="preserve">, </w:t>
      </w:r>
      <w:r w:rsidR="006516D8" w:rsidRPr="004F7150">
        <w:rPr>
          <w:rStyle w:val="DeltaViewInsertion"/>
          <w:rFonts w:ascii="Georgia" w:eastAsia="MS Mincho" w:hAnsi="Georgia" w:cs="Tahoma"/>
          <w:color w:val="auto"/>
          <w:w w:val="0"/>
          <w:sz w:val="22"/>
          <w:szCs w:val="22"/>
          <w:u w:val="none"/>
        </w:rPr>
        <w:t xml:space="preserve">e previamente </w:t>
      </w:r>
      <w:r w:rsidR="006F0305">
        <w:rPr>
          <w:rStyle w:val="DeltaViewInsertion"/>
          <w:rFonts w:ascii="Georgia" w:eastAsia="MS Mincho" w:hAnsi="Georgia" w:cs="Tahoma"/>
          <w:color w:val="auto"/>
          <w:w w:val="0"/>
          <w:sz w:val="22"/>
          <w:szCs w:val="22"/>
          <w:u w:val="none"/>
        </w:rPr>
        <w:t>aprovadas pela</w:t>
      </w:r>
      <w:r w:rsidR="006516D8" w:rsidRPr="004F7150">
        <w:rPr>
          <w:rStyle w:val="DeltaViewInsertion"/>
          <w:rFonts w:ascii="Georgia" w:eastAsia="MS Mincho" w:hAnsi="Georgia" w:cs="Tahoma"/>
          <w:color w:val="auto"/>
          <w:w w:val="0"/>
          <w:sz w:val="22"/>
          <w:szCs w:val="22"/>
          <w:u w:val="none"/>
        </w:rPr>
        <w:t xml:space="preserve"> Emissora</w:t>
      </w:r>
      <w:r w:rsidRPr="004F7150">
        <w:rPr>
          <w:rFonts w:ascii="Georgia" w:hAnsi="Georgia" w:cs="Tahoma"/>
          <w:sz w:val="22"/>
          <w:szCs w:val="22"/>
        </w:rPr>
        <w:t>; e</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4"/>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eventuais levantamentos adicionais e especiais ou periciais que vierem a ser justificadamente necessários, se ocorrerem omissões e/ou obscuridades nas informações pertinentes aos estritos interesses dos titulares de Debêntures.</w:t>
      </w:r>
    </w:p>
    <w:p w:rsidR="00120427" w:rsidRDefault="00120427" w:rsidP="00C664CD">
      <w:pPr>
        <w:suppressAutoHyphens/>
        <w:spacing w:line="320" w:lineRule="exact"/>
        <w:rPr>
          <w:ins w:id="125" w:author="gustavo.dezouzart" w:date="2012-02-03T12:21:00Z"/>
          <w:rFonts w:ascii="Georgia" w:hAnsi="Georgia" w:cs="Tahoma"/>
          <w:sz w:val="22"/>
          <w:szCs w:val="22"/>
        </w:rPr>
      </w:pPr>
    </w:p>
    <w:p w:rsidR="00D54DA3" w:rsidRPr="004F7150" w:rsidRDefault="00D54DA3" w:rsidP="00C664CD">
      <w:pPr>
        <w:suppressAutoHyphens/>
        <w:spacing w:line="320" w:lineRule="exact"/>
        <w:rPr>
          <w:rFonts w:ascii="Georgia" w:hAnsi="Georgia" w:cs="Tahoma"/>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CLÁUSULA SEXTA</w:t>
      </w:r>
      <w:r w:rsidRPr="004F7150">
        <w:rPr>
          <w:rFonts w:ascii="Georgia" w:hAnsi="Georgia" w:cs="Tahoma"/>
          <w:b w:val="0"/>
          <w:sz w:val="22"/>
          <w:szCs w:val="22"/>
        </w:rPr>
        <w:t xml:space="preserve"> – </w:t>
      </w:r>
      <w:r w:rsidRPr="004F7150">
        <w:rPr>
          <w:rFonts w:ascii="Georgia" w:hAnsi="Georgia" w:cs="Tahoma"/>
          <w:sz w:val="22"/>
          <w:szCs w:val="22"/>
        </w:rPr>
        <w:t>DO AGENTE FIDUCIÁRIO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6.1. A Emissora nomeia e constitui Agente Fiduciário da Emissão, acima qualificado, que, por meio deste ato, aceita a nomeação para, nos termos da lei e da presente Escritura de Emissão, representar perante ela, Emissora, os interesses da comunhão dos titulares de Debêntures.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6.2. O Agente Fiduciário, nomeado na presente Escritura de Emissão, declara que:</w:t>
      </w:r>
    </w:p>
    <w:p w:rsidR="00277AE7" w:rsidRPr="004F7150" w:rsidRDefault="00277AE7" w:rsidP="00277AE7">
      <w:pPr>
        <w:suppressAutoHyphens/>
        <w:spacing w:line="320" w:lineRule="exact"/>
        <w:ind w:left="360"/>
        <w:rPr>
          <w:rFonts w:ascii="Georgia" w:hAnsi="Georgia" w:cs="Tahoma"/>
          <w:sz w:val="22"/>
          <w:szCs w:val="22"/>
        </w:rPr>
      </w:pPr>
    </w:p>
    <w:p w:rsidR="00277AE7" w:rsidRPr="004F7150"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aceita a função para a qual foi nomeado, assumindo integralmente os deveres e atribuições previstas na legislação específica e nesta Escritura de Emissão;</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 xml:space="preserve">aceita integralmente esta Escritura de Emissão, todas suas </w:t>
      </w:r>
      <w:r w:rsidR="0086503E">
        <w:rPr>
          <w:rFonts w:ascii="Georgia" w:hAnsi="Georgia" w:cs="Tahoma"/>
          <w:sz w:val="22"/>
          <w:szCs w:val="22"/>
        </w:rPr>
        <w:t>c</w:t>
      </w:r>
      <w:r w:rsidRPr="004F7150">
        <w:rPr>
          <w:rFonts w:ascii="Georgia" w:hAnsi="Georgia" w:cs="Tahoma"/>
          <w:sz w:val="22"/>
          <w:szCs w:val="22"/>
        </w:rPr>
        <w:t>láusulas e condições;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está devidamente autorizado a celebrar esta Escritura de Emissão e a cumprir com suas obrigações aqui previstas, tendo sido satisfeitos todos os requisitos legais e estatutários necessários para tanto;</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5"/>
        </w:numPr>
        <w:tabs>
          <w:tab w:val="num" w:pos="57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a celebração desta Escritura de Emissão e o cumprimento de suas obrigações aqui previstas não infringem qualquer obrigação anteriormente assumida pelo Agente Fiduciário;</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CB337A" w:rsidRPr="004F7150" w:rsidRDefault="00CB337A"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lastRenderedPageBreak/>
        <w:t xml:space="preserve">não tem qualquer impedimento legal, conforme parágrafo terceiro do artigo 66, da Lei das Sociedades por Ações para exercer a função que lhe é conferida; </w:t>
      </w:r>
    </w:p>
    <w:p w:rsidR="00CB337A" w:rsidRPr="004F7150" w:rsidRDefault="00CB337A" w:rsidP="00FB55D8">
      <w:pPr>
        <w:tabs>
          <w:tab w:val="num" w:pos="1276"/>
        </w:tabs>
        <w:suppressAutoHyphens/>
        <w:spacing w:line="320" w:lineRule="exact"/>
        <w:ind w:left="1276" w:hanging="556"/>
        <w:rPr>
          <w:rFonts w:ascii="Georgia" w:hAnsi="Georgia" w:cs="Tahoma"/>
          <w:sz w:val="22"/>
          <w:szCs w:val="22"/>
        </w:rPr>
      </w:pPr>
    </w:p>
    <w:p w:rsidR="00CB337A" w:rsidRPr="004F7150" w:rsidRDefault="00CB337A" w:rsidP="00FB55D8">
      <w:pPr>
        <w:numPr>
          <w:ilvl w:val="0"/>
          <w:numId w:val="5"/>
        </w:numPr>
        <w:tabs>
          <w:tab w:val="num" w:pos="1276"/>
        </w:tabs>
        <w:suppressAutoHyphens/>
        <w:spacing w:line="320" w:lineRule="exact"/>
        <w:ind w:left="1276" w:hanging="556"/>
        <w:rPr>
          <w:rFonts w:ascii="Georgia" w:hAnsi="Georgia" w:cs="Tahoma"/>
          <w:sz w:val="22"/>
          <w:szCs w:val="22"/>
        </w:rPr>
      </w:pPr>
      <w:bookmarkStart w:id="126" w:name="_DV_C423"/>
      <w:r w:rsidRPr="004F7150">
        <w:rPr>
          <w:rFonts w:ascii="Georgia" w:hAnsi="Georgia" w:cs="Tahoma"/>
          <w:sz w:val="22"/>
          <w:szCs w:val="22"/>
        </w:rPr>
        <w:t>est</w:t>
      </w:r>
      <w:r w:rsidR="004B720D">
        <w:rPr>
          <w:rFonts w:ascii="Georgia" w:hAnsi="Georgia" w:cs="Tahoma"/>
          <w:sz w:val="22"/>
          <w:szCs w:val="22"/>
        </w:rPr>
        <w:t>á</w:t>
      </w:r>
      <w:r w:rsidRPr="004F7150">
        <w:rPr>
          <w:rFonts w:ascii="Georgia" w:hAnsi="Georgia" w:cs="Tahoma"/>
          <w:sz w:val="22"/>
          <w:szCs w:val="22"/>
        </w:rPr>
        <w:t xml:space="preserve"> devidamente qualificado a exercer as atividades de agente fiduciário, nos termos da regulamentação aplicável vigente;</w:t>
      </w:r>
      <w:bookmarkEnd w:id="126"/>
    </w:p>
    <w:p w:rsidR="00CB337A" w:rsidRPr="004F7150" w:rsidRDefault="00CB337A" w:rsidP="00FB55D8">
      <w:pPr>
        <w:tabs>
          <w:tab w:val="num" w:pos="1276"/>
        </w:tabs>
        <w:suppressAutoHyphens/>
        <w:spacing w:line="320" w:lineRule="exact"/>
        <w:ind w:left="1276" w:hanging="556"/>
        <w:rPr>
          <w:rFonts w:ascii="Georgia" w:hAnsi="Georgia" w:cs="Tahoma"/>
          <w:sz w:val="22"/>
          <w:szCs w:val="22"/>
        </w:rPr>
      </w:pPr>
    </w:p>
    <w:p w:rsidR="00CB337A" w:rsidRPr="004F7150" w:rsidRDefault="00CB337A" w:rsidP="00FB55D8">
      <w:pPr>
        <w:numPr>
          <w:ilvl w:val="0"/>
          <w:numId w:val="5"/>
        </w:numPr>
        <w:tabs>
          <w:tab w:val="num" w:pos="1276"/>
        </w:tabs>
        <w:suppressAutoHyphens/>
        <w:spacing w:line="320" w:lineRule="exact"/>
        <w:ind w:left="1276" w:hanging="556"/>
        <w:rPr>
          <w:rFonts w:ascii="Georgia" w:hAnsi="Georgia" w:cs="Tahoma"/>
          <w:sz w:val="22"/>
          <w:szCs w:val="22"/>
        </w:rPr>
      </w:pPr>
      <w:bookmarkStart w:id="127" w:name="_DV_C424"/>
      <w:r w:rsidRPr="004F7150">
        <w:rPr>
          <w:rFonts w:ascii="Georgia" w:hAnsi="Georgia" w:cs="Tahoma"/>
          <w:sz w:val="22"/>
          <w:szCs w:val="22"/>
        </w:rPr>
        <w:t xml:space="preserve">que </w:t>
      </w:r>
      <w:bookmarkStart w:id="128" w:name="_DV_X465"/>
      <w:bookmarkStart w:id="129" w:name="_DV_C425"/>
      <w:bookmarkEnd w:id="127"/>
      <w:r w:rsidRPr="004F7150">
        <w:rPr>
          <w:rFonts w:ascii="Georgia" w:hAnsi="Georgia" w:cs="Tahoma"/>
          <w:sz w:val="22"/>
          <w:szCs w:val="22"/>
        </w:rPr>
        <w:t>esta Escritura de Emissão constitui uma obrigação legal, válida</w:t>
      </w:r>
      <w:bookmarkStart w:id="130" w:name="_DV_C426"/>
      <w:bookmarkEnd w:id="128"/>
      <w:bookmarkEnd w:id="129"/>
      <w:r w:rsidRPr="004F7150">
        <w:rPr>
          <w:rFonts w:ascii="Georgia" w:hAnsi="Georgia" w:cs="Tahoma"/>
          <w:sz w:val="22"/>
          <w:szCs w:val="22"/>
        </w:rPr>
        <w:t>, vinculativa e eficaz</w:t>
      </w:r>
      <w:bookmarkStart w:id="131" w:name="_DV_X467"/>
      <w:bookmarkStart w:id="132" w:name="_DV_C427"/>
      <w:bookmarkEnd w:id="130"/>
      <w:r w:rsidRPr="004F7150">
        <w:rPr>
          <w:rFonts w:ascii="Georgia" w:hAnsi="Georgia" w:cs="Tahoma"/>
          <w:sz w:val="22"/>
          <w:szCs w:val="22"/>
        </w:rPr>
        <w:t xml:space="preserve"> do Agente Fiduciário, exeq</w:t>
      </w:r>
      <w:r w:rsidR="00F74FC5">
        <w:rPr>
          <w:rFonts w:ascii="Georgia" w:hAnsi="Georgia" w:cs="Tahoma"/>
          <w:sz w:val="22"/>
          <w:szCs w:val="22"/>
        </w:rPr>
        <w:t>u</w:t>
      </w:r>
      <w:r w:rsidRPr="004F7150">
        <w:rPr>
          <w:rFonts w:ascii="Georgia" w:hAnsi="Georgia" w:cs="Tahoma"/>
          <w:sz w:val="22"/>
          <w:szCs w:val="22"/>
        </w:rPr>
        <w:t>ível de acordo com os seus termos e condições;</w:t>
      </w:r>
      <w:bookmarkEnd w:id="131"/>
      <w:bookmarkEnd w:id="132"/>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não se encontra em nenhuma das situações de conflito de interesse previstas no artigo 10 da Instrução CVM 28;</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 xml:space="preserve">não tem qualquer ligação com a Emissora que o impeça de exercer suas funções; </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512A1B" w:rsidRDefault="00277AE7" w:rsidP="00FB55D8">
      <w:pPr>
        <w:numPr>
          <w:ilvl w:val="0"/>
          <w:numId w:val="5"/>
        </w:numPr>
        <w:tabs>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 xml:space="preserve">está ciente das disposições da Circular do Banco Central do Brasil n.º 1.832, de 31 de </w:t>
      </w:r>
      <w:r w:rsidRPr="006968F1">
        <w:rPr>
          <w:rFonts w:ascii="Georgia" w:hAnsi="Georgia" w:cs="Tahoma"/>
          <w:sz w:val="22"/>
          <w:szCs w:val="22"/>
        </w:rPr>
        <w:t>outubro de 1990;</w:t>
      </w:r>
      <w:r w:rsidR="00DA5323" w:rsidRPr="006968F1">
        <w:rPr>
          <w:rFonts w:ascii="Georgia" w:hAnsi="Georgia" w:cs="Tahoma"/>
          <w:sz w:val="22"/>
          <w:szCs w:val="22"/>
        </w:rPr>
        <w:t xml:space="preserve"> </w:t>
      </w:r>
    </w:p>
    <w:p w:rsidR="00162EA6" w:rsidRDefault="00162EA6" w:rsidP="00162EA6">
      <w:pPr>
        <w:pStyle w:val="PargrafodaLista"/>
        <w:rPr>
          <w:rFonts w:ascii="Georgia" w:hAnsi="Georgia" w:cs="Tahoma"/>
          <w:sz w:val="22"/>
          <w:szCs w:val="22"/>
        </w:rPr>
      </w:pPr>
    </w:p>
    <w:p w:rsidR="00162EA6" w:rsidRDefault="006C37E1" w:rsidP="00162EA6">
      <w:pPr>
        <w:numPr>
          <w:ilvl w:val="0"/>
          <w:numId w:val="5"/>
        </w:numPr>
        <w:tabs>
          <w:tab w:val="num" w:pos="1276"/>
        </w:tabs>
        <w:suppressAutoHyphens/>
        <w:spacing w:line="320" w:lineRule="exact"/>
        <w:ind w:left="1276" w:hanging="556"/>
        <w:rPr>
          <w:rFonts w:ascii="Georgia" w:hAnsi="Georgia" w:cs="Tahoma"/>
          <w:sz w:val="22"/>
          <w:szCs w:val="22"/>
        </w:rPr>
      </w:pPr>
      <w:r w:rsidRPr="00162EA6">
        <w:rPr>
          <w:rFonts w:ascii="Georgia" w:hAnsi="Georgia" w:cs="Tahoma"/>
          <w:sz w:val="22"/>
          <w:szCs w:val="22"/>
        </w:rPr>
        <w:t xml:space="preserve"> </w:t>
      </w:r>
      <w:r w:rsidR="00153440" w:rsidRPr="00162EA6">
        <w:rPr>
          <w:rFonts w:ascii="Georgia" w:hAnsi="Georgia" w:cs="Tahoma"/>
          <w:sz w:val="22"/>
          <w:szCs w:val="22"/>
        </w:rPr>
        <w:t xml:space="preserve">os representantes legais </w:t>
      </w:r>
      <w:r w:rsidR="0049090A" w:rsidRPr="00162EA6">
        <w:rPr>
          <w:rFonts w:ascii="Georgia" w:hAnsi="Georgia" w:cs="Tahoma"/>
          <w:sz w:val="22"/>
          <w:szCs w:val="22"/>
        </w:rPr>
        <w:t xml:space="preserve">do Agente Fiduciário </w:t>
      </w:r>
      <w:r w:rsidR="00153440" w:rsidRPr="00162EA6">
        <w:rPr>
          <w:rFonts w:ascii="Georgia" w:hAnsi="Georgia" w:cs="Tahoma"/>
          <w:sz w:val="22"/>
          <w:szCs w:val="22"/>
        </w:rPr>
        <w:t xml:space="preserve">que assinam esta Escritura de </w:t>
      </w:r>
      <w:r w:rsidRPr="00162EA6">
        <w:rPr>
          <w:rFonts w:ascii="Georgia" w:hAnsi="Georgia" w:cs="Tahoma"/>
          <w:sz w:val="22"/>
          <w:szCs w:val="22"/>
        </w:rPr>
        <w:t xml:space="preserve"> </w:t>
      </w:r>
      <w:r w:rsidR="00162EA6" w:rsidRPr="00162EA6">
        <w:rPr>
          <w:rFonts w:ascii="Georgia" w:hAnsi="Georgia" w:cs="Tahoma"/>
          <w:sz w:val="22"/>
          <w:szCs w:val="22"/>
        </w:rPr>
        <w:tab/>
      </w:r>
      <w:r w:rsidR="00153440" w:rsidRPr="00162EA6">
        <w:rPr>
          <w:rFonts w:ascii="Georgia" w:hAnsi="Georgia" w:cs="Tahoma"/>
          <w:sz w:val="22"/>
          <w:szCs w:val="22"/>
        </w:rPr>
        <w:t xml:space="preserve">Emissão têm poderes estatuários e/ou delegados para assumir, em seu nome, as </w:t>
      </w:r>
      <w:r w:rsidR="00162EA6" w:rsidRPr="00162EA6">
        <w:rPr>
          <w:rFonts w:ascii="Georgia" w:hAnsi="Georgia" w:cs="Tahoma"/>
          <w:sz w:val="22"/>
          <w:szCs w:val="22"/>
        </w:rPr>
        <w:tab/>
      </w:r>
      <w:r w:rsidR="00153440" w:rsidRPr="00162EA6">
        <w:rPr>
          <w:rFonts w:ascii="Georgia" w:hAnsi="Georgia" w:cs="Tahoma"/>
          <w:sz w:val="22"/>
          <w:szCs w:val="22"/>
        </w:rPr>
        <w:t xml:space="preserve">obrigações ora estabelecidas e, sendo mandatários, tiveram os poderes </w:t>
      </w:r>
      <w:r w:rsidR="00162EA6" w:rsidRPr="00162EA6">
        <w:rPr>
          <w:rFonts w:ascii="Georgia" w:hAnsi="Georgia" w:cs="Tahoma"/>
          <w:sz w:val="22"/>
          <w:szCs w:val="22"/>
        </w:rPr>
        <w:tab/>
      </w:r>
      <w:r w:rsidR="00153440" w:rsidRPr="00162EA6">
        <w:rPr>
          <w:rFonts w:ascii="Georgia" w:hAnsi="Georgia" w:cs="Tahoma"/>
          <w:sz w:val="22"/>
          <w:szCs w:val="22"/>
        </w:rPr>
        <w:t xml:space="preserve">legitimamente outorgados, estando os respectivos mandatos em pleno vigor, </w:t>
      </w:r>
      <w:r w:rsidR="00162EA6" w:rsidRPr="00162EA6">
        <w:rPr>
          <w:rFonts w:ascii="Georgia" w:hAnsi="Georgia" w:cs="Tahoma"/>
          <w:sz w:val="22"/>
          <w:szCs w:val="22"/>
        </w:rPr>
        <w:tab/>
      </w:r>
      <w:r w:rsidR="00153440" w:rsidRPr="00162EA6">
        <w:rPr>
          <w:rFonts w:ascii="Georgia" w:hAnsi="Georgia" w:cs="Tahoma"/>
          <w:sz w:val="22"/>
          <w:szCs w:val="22"/>
        </w:rPr>
        <w:t xml:space="preserve">conforme disposições do </w:t>
      </w:r>
      <w:r w:rsidR="006968F1" w:rsidRPr="00162EA6">
        <w:rPr>
          <w:rFonts w:ascii="Georgia" w:hAnsi="Georgia" w:cs="Tahoma"/>
          <w:sz w:val="22"/>
          <w:szCs w:val="22"/>
        </w:rPr>
        <w:t>seu</w:t>
      </w:r>
      <w:r w:rsidR="00153440" w:rsidRPr="00162EA6">
        <w:rPr>
          <w:rFonts w:ascii="Georgia" w:hAnsi="Georgia" w:cs="Tahoma"/>
          <w:sz w:val="22"/>
          <w:szCs w:val="22"/>
        </w:rPr>
        <w:t xml:space="preserve"> Estatuto Social; </w:t>
      </w:r>
    </w:p>
    <w:p w:rsidR="00162EA6" w:rsidRDefault="00162EA6" w:rsidP="00162EA6">
      <w:pPr>
        <w:pStyle w:val="PargrafodaLista"/>
        <w:rPr>
          <w:rFonts w:ascii="Georgia" w:hAnsi="Georgia" w:cs="Tahoma"/>
          <w:sz w:val="22"/>
          <w:szCs w:val="22"/>
        </w:rPr>
      </w:pPr>
    </w:p>
    <w:p w:rsidR="00162EA6" w:rsidRDefault="00D54DA3" w:rsidP="00162EA6">
      <w:pPr>
        <w:numPr>
          <w:ilvl w:val="0"/>
          <w:numId w:val="5"/>
        </w:numPr>
        <w:tabs>
          <w:tab w:val="num" w:pos="1276"/>
        </w:tabs>
        <w:suppressAutoHyphens/>
        <w:spacing w:line="320" w:lineRule="exact"/>
        <w:ind w:left="1276" w:hanging="556"/>
        <w:rPr>
          <w:rFonts w:ascii="Georgia" w:hAnsi="Georgia" w:cs="Tahoma"/>
          <w:b/>
          <w:i/>
          <w:sz w:val="22"/>
          <w:szCs w:val="22"/>
        </w:rPr>
      </w:pPr>
      <w:ins w:id="133" w:author="gustavo.dezouzart" w:date="2012-02-03T12:24:00Z">
        <w:r>
          <w:rPr>
            <w:rFonts w:ascii="Georgia" w:hAnsi="Georgia" w:cs="Tahoma"/>
            <w:sz w:val="22"/>
            <w:szCs w:val="22"/>
          </w:rPr>
          <w:t>ressalvadas as disposições previstas no item 4.20.1.1 acima</w:t>
        </w:r>
      </w:ins>
      <w:ins w:id="134" w:author="gustavo.dezouzart" w:date="2012-02-03T12:45:00Z">
        <w:r w:rsidR="00090E32">
          <w:rPr>
            <w:rFonts w:ascii="Georgia" w:hAnsi="Georgia" w:cs="Tahoma"/>
            <w:sz w:val="22"/>
            <w:szCs w:val="22"/>
          </w:rPr>
          <w:t xml:space="preserve"> e as informações constantes na </w:t>
        </w:r>
        <w:del w:id="135" w:author="Pinheiro Neto Advogados" w:date="2012-02-06T13:58:00Z">
          <w:r w:rsidR="00090E32" w:rsidDel="00672C6D">
            <w:rPr>
              <w:rFonts w:ascii="Georgia" w:hAnsi="Georgia" w:cs="Tahoma"/>
              <w:sz w:val="22"/>
              <w:szCs w:val="22"/>
            </w:rPr>
            <w:delText>O</w:delText>
          </w:r>
        </w:del>
      </w:ins>
      <w:ins w:id="136" w:author="Pinheiro Neto Advogados" w:date="2012-02-06T13:58:00Z">
        <w:r w:rsidR="00672C6D">
          <w:rPr>
            <w:rFonts w:ascii="Georgia" w:hAnsi="Georgia" w:cs="Tahoma"/>
            <w:sz w:val="22"/>
            <w:szCs w:val="22"/>
          </w:rPr>
          <w:t>o</w:t>
        </w:r>
      </w:ins>
      <w:ins w:id="137" w:author="gustavo.dezouzart" w:date="2012-02-03T12:45:00Z">
        <w:r w:rsidR="00090E32">
          <w:rPr>
            <w:rFonts w:ascii="Georgia" w:hAnsi="Georgia" w:cs="Tahoma"/>
            <w:sz w:val="22"/>
            <w:szCs w:val="22"/>
          </w:rPr>
          <w:t>pini</w:t>
        </w:r>
      </w:ins>
      <w:ins w:id="138" w:author="gustavo.dezouzart" w:date="2012-02-03T13:03:00Z">
        <w:r w:rsidR="00090E32">
          <w:rPr>
            <w:rFonts w:ascii="Georgia" w:hAnsi="Georgia" w:cs="Tahoma"/>
            <w:sz w:val="22"/>
            <w:szCs w:val="22"/>
          </w:rPr>
          <w:t xml:space="preserve">ão </w:t>
        </w:r>
        <w:del w:id="139" w:author="Pinheiro Neto Advogados" w:date="2012-02-06T13:58:00Z">
          <w:r w:rsidR="00090E32" w:rsidDel="00672C6D">
            <w:rPr>
              <w:rFonts w:ascii="Georgia" w:hAnsi="Georgia" w:cs="Tahoma"/>
              <w:sz w:val="22"/>
              <w:szCs w:val="22"/>
            </w:rPr>
            <w:delText>L</w:delText>
          </w:r>
        </w:del>
      </w:ins>
      <w:ins w:id="140" w:author="Pinheiro Neto Advogados" w:date="2012-02-06T13:58:00Z">
        <w:r w:rsidR="00672C6D">
          <w:rPr>
            <w:rFonts w:ascii="Georgia" w:hAnsi="Georgia" w:cs="Tahoma"/>
            <w:sz w:val="22"/>
            <w:szCs w:val="22"/>
          </w:rPr>
          <w:t>l</w:t>
        </w:r>
      </w:ins>
      <w:ins w:id="141" w:author="gustavo.dezouzart" w:date="2012-02-03T13:03:00Z">
        <w:r w:rsidR="00090E32">
          <w:rPr>
            <w:rFonts w:ascii="Georgia" w:hAnsi="Georgia" w:cs="Tahoma"/>
            <w:sz w:val="22"/>
            <w:szCs w:val="22"/>
          </w:rPr>
          <w:t>egal emitida pelo Uría Men</w:t>
        </w:r>
      </w:ins>
      <w:ins w:id="142" w:author="Maria Carolina" w:date="2012-02-03T13:19:00Z">
        <w:r w:rsidR="008454DD">
          <w:rPr>
            <w:rFonts w:ascii="Georgia" w:hAnsi="Georgia" w:cs="Tahoma"/>
            <w:sz w:val="22"/>
            <w:szCs w:val="22"/>
          </w:rPr>
          <w:t>én</w:t>
        </w:r>
      </w:ins>
      <w:ins w:id="143" w:author="gustavo.dezouzart" w:date="2012-02-03T13:03:00Z">
        <w:r w:rsidR="00090E32">
          <w:rPr>
            <w:rFonts w:ascii="Georgia" w:hAnsi="Georgia" w:cs="Tahoma"/>
            <w:sz w:val="22"/>
            <w:szCs w:val="22"/>
          </w:rPr>
          <w:t>de</w:t>
        </w:r>
        <w:del w:id="144" w:author="Maria Carolina" w:date="2012-02-03T13:19:00Z">
          <w:r w:rsidR="00090E32" w:rsidDel="008454DD">
            <w:rPr>
              <w:rFonts w:ascii="Georgia" w:hAnsi="Georgia" w:cs="Tahoma"/>
              <w:sz w:val="22"/>
              <w:szCs w:val="22"/>
            </w:rPr>
            <w:delText>s</w:delText>
          </w:r>
        </w:del>
      </w:ins>
      <w:ins w:id="145" w:author="Maria Carolina" w:date="2012-02-03T13:19:00Z">
        <w:r w:rsidR="008454DD">
          <w:rPr>
            <w:rFonts w:ascii="Georgia" w:hAnsi="Georgia" w:cs="Tahoma"/>
            <w:sz w:val="22"/>
            <w:szCs w:val="22"/>
          </w:rPr>
          <w:t>z</w:t>
        </w:r>
      </w:ins>
      <w:ins w:id="146" w:author="gustavo.dezouzart" w:date="2012-02-03T13:04:00Z">
        <w:r w:rsidR="00090E32">
          <w:rPr>
            <w:rFonts w:ascii="Georgia" w:hAnsi="Georgia" w:cs="Tahoma"/>
            <w:sz w:val="22"/>
            <w:szCs w:val="22"/>
          </w:rPr>
          <w:t xml:space="preserve"> em 16 de janeiro de 2012</w:t>
        </w:r>
      </w:ins>
      <w:ins w:id="147" w:author="gustavo.dezouzart" w:date="2012-02-03T12:24:00Z">
        <w:r>
          <w:rPr>
            <w:rFonts w:ascii="Georgia" w:hAnsi="Georgia" w:cs="Tahoma"/>
            <w:sz w:val="22"/>
            <w:szCs w:val="22"/>
          </w:rPr>
          <w:t>,</w:t>
        </w:r>
        <w:r w:rsidRPr="00162EA6">
          <w:rPr>
            <w:rFonts w:ascii="Georgia" w:hAnsi="Georgia" w:cs="Tahoma"/>
            <w:sz w:val="22"/>
            <w:szCs w:val="22"/>
          </w:rPr>
          <w:t xml:space="preserve"> </w:t>
        </w:r>
      </w:ins>
      <w:r w:rsidR="00512A1B" w:rsidRPr="00162EA6">
        <w:rPr>
          <w:rFonts w:ascii="Georgia" w:hAnsi="Georgia" w:cs="Tahoma"/>
          <w:sz w:val="22"/>
          <w:szCs w:val="22"/>
        </w:rPr>
        <w:t>na data de assinatura d</w:t>
      </w:r>
      <w:r w:rsidR="00A10E4B" w:rsidRPr="00162EA6">
        <w:rPr>
          <w:rFonts w:ascii="Georgia" w:hAnsi="Georgia" w:cs="Tahoma"/>
          <w:sz w:val="22"/>
          <w:szCs w:val="22"/>
        </w:rPr>
        <w:t>esta</w:t>
      </w:r>
      <w:r w:rsidR="00512A1B" w:rsidRPr="00162EA6">
        <w:rPr>
          <w:rFonts w:ascii="Georgia" w:hAnsi="Georgia" w:cs="Tahoma"/>
          <w:sz w:val="22"/>
          <w:szCs w:val="22"/>
        </w:rPr>
        <w:t xml:space="preserve"> Escritura de Emissão</w:t>
      </w:r>
      <w:del w:id="148" w:author="Pinheiro Neto Advogados" w:date="2012-02-06T13:57:00Z">
        <w:r w:rsidR="00512A1B" w:rsidRPr="00162EA6" w:rsidDel="00672C6D">
          <w:rPr>
            <w:rFonts w:ascii="Georgia" w:hAnsi="Georgia" w:cs="Tahoma"/>
            <w:sz w:val="22"/>
            <w:szCs w:val="22"/>
          </w:rPr>
          <w:delText>,</w:delText>
        </w:r>
      </w:del>
      <w:r w:rsidR="00512A1B" w:rsidRPr="00162EA6">
        <w:rPr>
          <w:rFonts w:ascii="Georgia" w:hAnsi="Georgia" w:cs="Tahoma"/>
          <w:sz w:val="22"/>
          <w:szCs w:val="22"/>
        </w:rPr>
        <w:t xml:space="preserve"> a garantia fidejussória </w:t>
      </w:r>
      <w:ins w:id="149" w:author="gustavo.dezouzart" w:date="2012-02-03T12:23:00Z">
        <w:r>
          <w:rPr>
            <w:rFonts w:ascii="Georgia" w:hAnsi="Georgia" w:cs="Tahoma"/>
            <w:sz w:val="22"/>
            <w:szCs w:val="22"/>
          </w:rPr>
          <w:t xml:space="preserve">representada pelas </w:t>
        </w:r>
        <w:r w:rsidRPr="00630673">
          <w:rPr>
            <w:rFonts w:ascii="Georgia" w:hAnsi="Georgia" w:cs="Tahoma"/>
            <w:sz w:val="22"/>
            <w:szCs w:val="22"/>
            <w:u w:val="single"/>
          </w:rPr>
          <w:t>Letters of Guarantees</w:t>
        </w:r>
        <w:r>
          <w:rPr>
            <w:rFonts w:ascii="Georgia" w:hAnsi="Georgia" w:cs="Tahoma"/>
            <w:sz w:val="22"/>
            <w:szCs w:val="22"/>
            <w:u w:val="single"/>
          </w:rPr>
          <w:t xml:space="preserve"> </w:t>
        </w:r>
      </w:ins>
      <w:r w:rsidR="00512A1B" w:rsidRPr="00162EA6">
        <w:rPr>
          <w:rFonts w:ascii="Georgia" w:hAnsi="Georgia" w:cs="Tahoma"/>
          <w:sz w:val="22"/>
          <w:szCs w:val="22"/>
        </w:rPr>
        <w:t>encontra</w:t>
      </w:r>
      <w:r w:rsidR="0049090A" w:rsidRPr="00162EA6">
        <w:rPr>
          <w:rFonts w:ascii="Georgia" w:hAnsi="Georgia" w:cs="Tahoma"/>
          <w:sz w:val="22"/>
          <w:szCs w:val="22"/>
        </w:rPr>
        <w:t>-se</w:t>
      </w:r>
      <w:r w:rsidR="00512A1B" w:rsidRPr="00162EA6">
        <w:rPr>
          <w:rFonts w:ascii="Georgia" w:hAnsi="Georgia" w:cs="Tahoma"/>
          <w:sz w:val="22"/>
          <w:szCs w:val="22"/>
        </w:rPr>
        <w:t xml:space="preserve"> devidamente </w:t>
      </w:r>
      <w:r w:rsidR="0049090A" w:rsidRPr="00162EA6">
        <w:rPr>
          <w:rFonts w:ascii="Georgia" w:hAnsi="Georgia" w:cs="Tahoma"/>
          <w:sz w:val="22"/>
          <w:szCs w:val="22"/>
        </w:rPr>
        <w:t>constituída</w:t>
      </w:r>
      <w:r w:rsidR="008C41AC" w:rsidRPr="008C41AC">
        <w:rPr>
          <w:rFonts w:ascii="Georgia" w:hAnsi="Georgia" w:cs="Tahoma"/>
          <w:sz w:val="22"/>
          <w:szCs w:val="22"/>
        </w:rPr>
        <w:t xml:space="preserve">; </w:t>
      </w:r>
    </w:p>
    <w:p w:rsidR="004230A7" w:rsidRPr="00760F94" w:rsidRDefault="004230A7" w:rsidP="004230A7">
      <w:pPr>
        <w:suppressAutoHyphens/>
        <w:spacing w:line="320" w:lineRule="exact"/>
        <w:ind w:left="1276"/>
        <w:rPr>
          <w:rFonts w:ascii="Georgia" w:hAnsi="Georgia" w:cs="Tahoma"/>
          <w:b/>
          <w:i/>
          <w:sz w:val="22"/>
          <w:szCs w:val="22"/>
        </w:rPr>
      </w:pPr>
    </w:p>
    <w:p w:rsidR="00162EA6" w:rsidRDefault="00277AE7" w:rsidP="00162EA6">
      <w:pPr>
        <w:numPr>
          <w:ilvl w:val="0"/>
          <w:numId w:val="5"/>
        </w:numPr>
        <w:tabs>
          <w:tab w:val="num" w:pos="1276"/>
        </w:tabs>
        <w:suppressAutoHyphens/>
        <w:spacing w:line="320" w:lineRule="exact"/>
        <w:ind w:left="1276" w:hanging="556"/>
        <w:rPr>
          <w:rFonts w:ascii="Georgia" w:hAnsi="Georgia" w:cs="Tahoma"/>
          <w:sz w:val="22"/>
          <w:szCs w:val="22"/>
        </w:rPr>
      </w:pPr>
      <w:r w:rsidRPr="00162EA6">
        <w:rPr>
          <w:rFonts w:ascii="Georgia" w:hAnsi="Georgia" w:cs="Tahoma"/>
          <w:sz w:val="22"/>
          <w:szCs w:val="22"/>
        </w:rPr>
        <w:t>verificou a veracidade das informações contidas nesta Escritura de Emissão</w:t>
      </w:r>
      <w:r w:rsidR="00512A1B" w:rsidRPr="00162EA6">
        <w:rPr>
          <w:rFonts w:ascii="Georgia" w:hAnsi="Georgia" w:cs="Tahoma"/>
          <w:sz w:val="22"/>
          <w:szCs w:val="22"/>
        </w:rPr>
        <w:t xml:space="preserve"> com base nos documentos e informações prestados pela Emissora</w:t>
      </w:r>
      <w:r w:rsidRPr="00162EA6">
        <w:rPr>
          <w:rFonts w:ascii="Georgia" w:hAnsi="Georgia" w:cs="Tahoma"/>
          <w:sz w:val="22"/>
          <w:szCs w:val="22"/>
        </w:rPr>
        <w:t xml:space="preserve"> na Data de Emissão</w:t>
      </w:r>
      <w:r w:rsidR="007F460C" w:rsidRPr="00162EA6">
        <w:rPr>
          <w:rFonts w:ascii="Georgia" w:hAnsi="Georgia" w:cs="Tahoma"/>
          <w:sz w:val="22"/>
          <w:szCs w:val="22"/>
        </w:rPr>
        <w:t>, sendo certo que o Agente Fiduciário não conduziu nenhum procedimento de verificação independente ou adicional da veracidade das declarações ora apresentadas, com o quê os Debenturistas ao subscreverem ou adquirirem as Debêntures declaram-se cientes e de acordo</w:t>
      </w:r>
      <w:r w:rsidR="0049090A" w:rsidRPr="00162EA6">
        <w:rPr>
          <w:rFonts w:ascii="Georgia" w:hAnsi="Georgia" w:cs="Tahoma"/>
          <w:sz w:val="22"/>
          <w:szCs w:val="22"/>
        </w:rPr>
        <w:t xml:space="preserve">; </w:t>
      </w:r>
    </w:p>
    <w:p w:rsidR="000C2F2E" w:rsidRDefault="000C2F2E">
      <w:pPr>
        <w:pStyle w:val="PargrafodaLista"/>
        <w:rPr>
          <w:rFonts w:ascii="Georgia" w:hAnsi="Georgia" w:cs="Tahoma"/>
          <w:sz w:val="22"/>
          <w:szCs w:val="22"/>
        </w:rPr>
      </w:pPr>
    </w:p>
    <w:p w:rsidR="00AE1243" w:rsidRPr="003C406B" w:rsidRDefault="00AE1243" w:rsidP="00162EA6">
      <w:pPr>
        <w:numPr>
          <w:ilvl w:val="0"/>
          <w:numId w:val="5"/>
        </w:numPr>
        <w:tabs>
          <w:tab w:val="num" w:pos="1276"/>
        </w:tabs>
        <w:suppressAutoHyphens/>
        <w:spacing w:line="320" w:lineRule="exact"/>
        <w:ind w:left="1276" w:hanging="556"/>
        <w:rPr>
          <w:rStyle w:val="DeltaViewDeletion"/>
          <w:rFonts w:ascii="Georgia" w:hAnsi="Georgia" w:cs="Tahoma"/>
          <w:strike w:val="0"/>
          <w:color w:val="auto"/>
          <w:sz w:val="22"/>
          <w:szCs w:val="22"/>
        </w:rPr>
      </w:pPr>
      <w:r>
        <w:rPr>
          <w:rStyle w:val="DeltaViewDeletion"/>
          <w:rFonts w:ascii="Georgia" w:eastAsia="MS Mincho" w:hAnsi="Georgia" w:cs="Tahoma"/>
          <w:strike w:val="0"/>
          <w:color w:val="auto"/>
          <w:sz w:val="22"/>
          <w:szCs w:val="22"/>
        </w:rPr>
        <w:t>com relação às hipóteses de vencimento antecipado referentes aos Patrocinadores e aos Garantidores, fará a verificação exclusivamente com base na declaração a ser enviada pela Emissora, na forma da cláusula 5.1 (a) (ii</w:t>
      </w:r>
      <w:r w:rsidR="006B29FD">
        <w:rPr>
          <w:rStyle w:val="DeltaViewDeletion"/>
          <w:rFonts w:ascii="Georgia" w:eastAsia="MS Mincho" w:hAnsi="Georgia" w:cs="Tahoma"/>
          <w:strike w:val="0"/>
          <w:color w:val="auto"/>
          <w:sz w:val="22"/>
          <w:szCs w:val="22"/>
        </w:rPr>
        <w:t>i</w:t>
      </w:r>
      <w:r>
        <w:rPr>
          <w:rStyle w:val="DeltaViewDeletion"/>
          <w:rFonts w:ascii="Georgia" w:eastAsia="MS Mincho" w:hAnsi="Georgia" w:cs="Tahoma"/>
          <w:strike w:val="0"/>
          <w:color w:val="auto"/>
          <w:sz w:val="22"/>
          <w:szCs w:val="22"/>
        </w:rPr>
        <w:t xml:space="preserve">) acima, sendo certo que não </w:t>
      </w:r>
      <w:r>
        <w:rPr>
          <w:rStyle w:val="DeltaViewDeletion"/>
          <w:rFonts w:ascii="Georgia" w:eastAsia="MS Mincho" w:hAnsi="Georgia" w:cs="Tahoma"/>
          <w:strike w:val="0"/>
          <w:color w:val="auto"/>
          <w:sz w:val="22"/>
          <w:szCs w:val="22"/>
        </w:rPr>
        <w:lastRenderedPageBreak/>
        <w:t>efetuará nenhum procedimento de verificação independente, com o que os Debenturistas declaram-se cientes e de acordo;</w:t>
      </w:r>
    </w:p>
    <w:p w:rsidR="004C4A92" w:rsidDel="00D54DA3" w:rsidRDefault="004C4A92" w:rsidP="004C4A92">
      <w:pPr>
        <w:suppressAutoHyphens/>
        <w:spacing w:line="320" w:lineRule="exact"/>
        <w:ind w:left="1276"/>
        <w:rPr>
          <w:del w:id="150" w:author="gustavo.dezouzart" w:date="2012-02-03T12:25:00Z"/>
          <w:rFonts w:ascii="Georgia" w:hAnsi="Georgia" w:cs="Tahoma"/>
          <w:sz w:val="22"/>
          <w:szCs w:val="22"/>
        </w:rPr>
      </w:pPr>
    </w:p>
    <w:p w:rsidR="00162EA6" w:rsidRDefault="00162EA6" w:rsidP="00162EA6">
      <w:pPr>
        <w:pStyle w:val="PargrafodaLista"/>
        <w:rPr>
          <w:rFonts w:ascii="Georgia" w:hAnsi="Georgia" w:cs="Tahoma"/>
          <w:sz w:val="22"/>
          <w:szCs w:val="22"/>
        </w:rPr>
      </w:pPr>
    </w:p>
    <w:p w:rsidR="00792935" w:rsidRDefault="00E1143C" w:rsidP="00162EA6">
      <w:pPr>
        <w:numPr>
          <w:ilvl w:val="0"/>
          <w:numId w:val="5"/>
        </w:numPr>
        <w:tabs>
          <w:tab w:val="num" w:pos="1276"/>
        </w:tabs>
        <w:suppressAutoHyphens/>
        <w:spacing w:line="320" w:lineRule="exact"/>
        <w:ind w:left="1276" w:hanging="556"/>
        <w:rPr>
          <w:rFonts w:ascii="Georgia" w:hAnsi="Georgia" w:cs="Tahoma"/>
          <w:sz w:val="22"/>
          <w:szCs w:val="22"/>
        </w:rPr>
      </w:pPr>
      <w:r w:rsidRPr="00E1143C">
        <w:rPr>
          <w:rFonts w:ascii="Georgia" w:hAnsi="Georgia"/>
          <w:sz w:val="22"/>
          <w:szCs w:val="22"/>
        </w:rPr>
        <w:t>na data de assinatura da presente Escritura de Emissão, presta serviços de agente fiduciário à</w:t>
      </w:r>
      <w:r w:rsidRPr="00E1143C">
        <w:rPr>
          <w:rFonts w:ascii="Georgia" w:hAnsi="Georgia" w:cs="Tahoma"/>
          <w:sz w:val="22"/>
          <w:szCs w:val="22"/>
        </w:rPr>
        <w:t xml:space="preserve"> </w:t>
      </w:r>
      <w:r w:rsidR="005408FE" w:rsidRPr="00E1143C">
        <w:rPr>
          <w:rFonts w:ascii="Georgia" w:hAnsi="Georgia" w:cs="Tahoma"/>
          <w:sz w:val="22"/>
          <w:szCs w:val="22"/>
        </w:rPr>
        <w:t>Cachoeira Paulista Transmissora de Energia S.A.</w:t>
      </w:r>
      <w:r w:rsidR="00BD67C7" w:rsidRPr="00E1143C">
        <w:rPr>
          <w:rFonts w:ascii="Georgia" w:hAnsi="Georgia" w:cs="Tahoma"/>
          <w:sz w:val="22"/>
          <w:szCs w:val="22"/>
        </w:rPr>
        <w:t xml:space="preserve">, </w:t>
      </w:r>
      <w:r w:rsidRPr="00E1143C">
        <w:rPr>
          <w:rFonts w:ascii="Georgia" w:hAnsi="Georgia"/>
          <w:sz w:val="22"/>
          <w:szCs w:val="22"/>
        </w:rPr>
        <w:t xml:space="preserve">em sua 1ª emissão pública de debêntures simples, não conversíveis em ações, da espécie quirografária, a ser convolada em espécie com garantia real, em série única, no volume total de R$ 220.000.000,00 (duzentos e vinte milhões de reais), mediante emissão de 220.000 (duzentas e vinte mil) </w:t>
      </w:r>
      <w:r w:rsidR="008C41AC" w:rsidRPr="008C41AC">
        <w:rPr>
          <w:rFonts w:ascii="Georgia" w:hAnsi="Georgia"/>
          <w:sz w:val="22"/>
          <w:szCs w:val="22"/>
        </w:rPr>
        <w:t>debêntures, na data de emissão, com vencimento em 11 de novembro de 2023</w:t>
      </w:r>
      <w:r w:rsidR="008C41AC" w:rsidRPr="008C41AC">
        <w:rPr>
          <w:rFonts w:ascii="Georgia" w:hAnsi="Georgia" w:cs="Tahoma"/>
          <w:sz w:val="22"/>
          <w:szCs w:val="22"/>
        </w:rPr>
        <w:t xml:space="preserve">; </w:t>
      </w:r>
      <w:del w:id="151" w:author="Maria Carolina" w:date="2012-02-03T13:32:00Z">
        <w:r w:rsidR="008C41AC" w:rsidRPr="008C41AC" w:rsidDel="00A74B69">
          <w:rPr>
            <w:rFonts w:ascii="Georgia" w:hAnsi="Georgia" w:cs="Tahoma"/>
            <w:sz w:val="22"/>
            <w:szCs w:val="22"/>
          </w:rPr>
          <w:delText xml:space="preserve">e </w:delText>
        </w:r>
      </w:del>
    </w:p>
    <w:p w:rsidR="004C4A92" w:rsidRDefault="004C4A92" w:rsidP="004C4A92">
      <w:pPr>
        <w:suppressAutoHyphens/>
        <w:spacing w:line="320" w:lineRule="exact"/>
        <w:ind w:left="1276"/>
        <w:rPr>
          <w:rFonts w:ascii="Georgia" w:hAnsi="Georgia" w:cs="Tahoma"/>
          <w:sz w:val="22"/>
          <w:szCs w:val="22"/>
        </w:rPr>
      </w:pPr>
    </w:p>
    <w:p w:rsidR="003C406B" w:rsidRPr="00A74B69" w:rsidRDefault="003C406B" w:rsidP="003C406B">
      <w:pPr>
        <w:numPr>
          <w:ilvl w:val="0"/>
          <w:numId w:val="5"/>
        </w:numPr>
        <w:tabs>
          <w:tab w:val="num" w:pos="1276"/>
        </w:tabs>
        <w:suppressAutoHyphens/>
        <w:spacing w:line="320" w:lineRule="exact"/>
        <w:ind w:left="1276" w:hanging="556"/>
        <w:rPr>
          <w:ins w:id="152" w:author="Maria Carolina" w:date="2012-02-03T13:33:00Z"/>
          <w:rFonts w:ascii="Georgia" w:hAnsi="Georgia" w:cs="Tahoma"/>
          <w:sz w:val="22"/>
          <w:szCs w:val="22"/>
        </w:rPr>
      </w:pPr>
      <w:r w:rsidRPr="0083119D">
        <w:rPr>
          <w:rFonts w:ascii="Georgia" w:hAnsi="Georgia" w:cs="Tahoma"/>
          <w:bCs/>
          <w:sz w:val="22"/>
          <w:szCs w:val="22"/>
        </w:rPr>
        <w:t>verificou</w:t>
      </w:r>
      <w:r w:rsidRPr="001418A0">
        <w:rPr>
          <w:rFonts w:ascii="Georgia" w:hAnsi="Georgia" w:cs="Tahoma"/>
          <w:bCs/>
          <w:sz w:val="22"/>
          <w:szCs w:val="22"/>
        </w:rPr>
        <w:t xml:space="preserve"> que a garantia fidejussória prestada representa 100 % (cem por cento) do volume da Emissão, na Data de Emissão, conforme informações constantes das Letters of Guarantees assinadas pelos Garantidores</w:t>
      </w:r>
      <w:del w:id="153" w:author="Maria Carolina" w:date="2012-02-03T13:33:00Z">
        <w:r w:rsidDel="00A74B69">
          <w:rPr>
            <w:rFonts w:ascii="Georgia" w:hAnsi="Georgia" w:cs="Tahoma"/>
            <w:bCs/>
            <w:sz w:val="22"/>
            <w:szCs w:val="22"/>
          </w:rPr>
          <w:delText>.</w:delText>
        </w:r>
      </w:del>
      <w:ins w:id="154" w:author="Maria Carolina" w:date="2012-02-03T13:33:00Z">
        <w:r w:rsidR="00A74B69">
          <w:rPr>
            <w:rFonts w:ascii="Georgia" w:hAnsi="Georgia" w:cs="Tahoma"/>
            <w:bCs/>
            <w:sz w:val="22"/>
            <w:szCs w:val="22"/>
          </w:rPr>
          <w:t>; e</w:t>
        </w:r>
      </w:ins>
    </w:p>
    <w:p w:rsidR="00A74B69" w:rsidRDefault="00A74B69" w:rsidP="0082733B">
      <w:pPr>
        <w:pStyle w:val="PargrafodaLista"/>
        <w:rPr>
          <w:ins w:id="155" w:author="Maria Carolina" w:date="2012-02-03T13:33:00Z"/>
          <w:rFonts w:ascii="Georgia" w:hAnsi="Georgia" w:cs="Tahoma"/>
          <w:sz w:val="22"/>
          <w:szCs w:val="22"/>
        </w:rPr>
      </w:pPr>
    </w:p>
    <w:p w:rsidR="00A74B69" w:rsidRDefault="00A74B69" w:rsidP="003C406B">
      <w:pPr>
        <w:numPr>
          <w:ilvl w:val="0"/>
          <w:numId w:val="5"/>
        </w:numPr>
        <w:tabs>
          <w:tab w:val="num" w:pos="1276"/>
        </w:tabs>
        <w:suppressAutoHyphens/>
        <w:spacing w:line="320" w:lineRule="exact"/>
        <w:ind w:left="1276" w:hanging="556"/>
        <w:rPr>
          <w:ins w:id="156" w:author="Maria Carolina" w:date="2012-02-03T13:34:00Z"/>
          <w:rFonts w:ascii="Georgia" w:hAnsi="Georgia" w:cs="Tahoma"/>
          <w:sz w:val="22"/>
          <w:szCs w:val="22"/>
        </w:rPr>
      </w:pPr>
      <w:ins w:id="157" w:author="Maria Carolina" w:date="2012-02-03T13:33:00Z">
        <w:del w:id="158" w:author="Pinheiro Neto Advogados" w:date="2012-02-06T13:58:00Z">
          <w:r w:rsidDel="00672C6D">
            <w:rPr>
              <w:rFonts w:ascii="Georgia" w:hAnsi="Georgia" w:cs="Tahoma"/>
              <w:sz w:val="22"/>
              <w:szCs w:val="22"/>
            </w:rPr>
            <w:delText>C</w:delText>
          </w:r>
        </w:del>
      </w:ins>
      <w:ins w:id="159" w:author="Pinheiro Neto Advogados" w:date="2012-02-06T13:58:00Z">
        <w:r w:rsidR="00672C6D">
          <w:rPr>
            <w:rFonts w:ascii="Georgia" w:hAnsi="Georgia" w:cs="Tahoma"/>
            <w:sz w:val="22"/>
            <w:szCs w:val="22"/>
          </w:rPr>
          <w:t>c</w:t>
        </w:r>
      </w:ins>
      <w:ins w:id="160" w:author="Maria Carolina" w:date="2012-02-03T13:33:00Z">
        <w:r>
          <w:rPr>
            <w:rFonts w:ascii="Georgia" w:hAnsi="Georgia" w:cs="Tahoma"/>
            <w:sz w:val="22"/>
            <w:szCs w:val="22"/>
          </w:rPr>
          <w:t>onforme quadro abaixo, o</w:t>
        </w:r>
      </w:ins>
      <w:ins w:id="161" w:author="Maria Carolina" w:date="2012-02-03T15:14:00Z">
        <w:r w:rsidR="006C3C70">
          <w:rPr>
            <w:rFonts w:ascii="Georgia" w:hAnsi="Georgia" w:cs="Tahoma"/>
            <w:sz w:val="22"/>
            <w:szCs w:val="22"/>
          </w:rPr>
          <w:t>s Garantidores possuem</w:t>
        </w:r>
      </w:ins>
      <w:ins w:id="162" w:author="Maria Carolina" w:date="2012-02-03T13:33:00Z">
        <w:r>
          <w:rPr>
            <w:rFonts w:ascii="Georgia" w:hAnsi="Georgia" w:cs="Tahoma"/>
            <w:sz w:val="22"/>
            <w:szCs w:val="22"/>
          </w:rPr>
          <w:t xml:space="preserve"> patrimônio líquido </w:t>
        </w:r>
      </w:ins>
      <w:ins w:id="163" w:author="Maria Carolina" w:date="2012-02-03T15:14:00Z">
        <w:r w:rsidR="006C3C70">
          <w:rPr>
            <w:rFonts w:ascii="Georgia" w:hAnsi="Georgia" w:cs="Tahoma"/>
            <w:sz w:val="22"/>
            <w:szCs w:val="22"/>
          </w:rPr>
          <w:t xml:space="preserve">acima </w:t>
        </w:r>
      </w:ins>
      <w:bookmarkStart w:id="164" w:name="_GoBack"/>
      <w:bookmarkEnd w:id="164"/>
      <w:ins w:id="165" w:author="Maria Carolina" w:date="2012-02-03T13:33:00Z">
        <w:r>
          <w:rPr>
            <w:rFonts w:ascii="Georgia" w:hAnsi="Georgia" w:cs="Tahoma"/>
            <w:sz w:val="22"/>
            <w:szCs w:val="22"/>
          </w:rPr>
          <w:t>do volume da Emiss</w:t>
        </w:r>
      </w:ins>
      <w:ins w:id="166" w:author="Maria Carolina" w:date="2012-02-03T13:34:00Z">
        <w:r>
          <w:rPr>
            <w:rFonts w:ascii="Georgia" w:hAnsi="Georgia" w:cs="Tahoma"/>
            <w:sz w:val="22"/>
            <w:szCs w:val="22"/>
          </w:rPr>
          <w:t>ão, na Data de Emissão:</w:t>
        </w:r>
      </w:ins>
    </w:p>
    <w:p w:rsidR="00A74B69" w:rsidRDefault="00A74B69" w:rsidP="0082733B">
      <w:pPr>
        <w:pStyle w:val="PargrafodaLista"/>
        <w:rPr>
          <w:ins w:id="167" w:author="Maria Carolina" w:date="2012-02-03T13:34:00Z"/>
          <w:rFonts w:ascii="Georgia" w:hAnsi="Georgia" w:cs="Tahoma"/>
          <w:sz w:val="22"/>
          <w:szCs w:val="22"/>
        </w:rPr>
      </w:pPr>
    </w:p>
    <w:tbl>
      <w:tblPr>
        <w:tblStyle w:val="Tabelacomgrade"/>
        <w:tblW w:w="0" w:type="auto"/>
        <w:tblInd w:w="1276" w:type="dxa"/>
        <w:tblLook w:val="04A0"/>
      </w:tblPr>
      <w:tblGrid>
        <w:gridCol w:w="4146"/>
        <w:gridCol w:w="4200"/>
      </w:tblGrid>
      <w:tr w:rsidR="00A74B69" w:rsidTr="00A74B69">
        <w:trPr>
          <w:ins w:id="168" w:author="Maria Carolina" w:date="2012-02-03T13:35:00Z"/>
        </w:trPr>
        <w:tc>
          <w:tcPr>
            <w:tcW w:w="4773" w:type="dxa"/>
          </w:tcPr>
          <w:p w:rsidR="00A74B69" w:rsidRPr="0082733B" w:rsidRDefault="00A74B69" w:rsidP="0082733B">
            <w:pPr>
              <w:suppressAutoHyphens/>
              <w:spacing w:line="320" w:lineRule="exact"/>
              <w:jc w:val="left"/>
              <w:rPr>
                <w:ins w:id="169" w:author="Maria Carolina" w:date="2012-02-03T13:35:00Z"/>
                <w:rFonts w:ascii="Georgia" w:hAnsi="Georgia" w:cs="Tahoma"/>
                <w:b/>
                <w:sz w:val="22"/>
                <w:szCs w:val="22"/>
              </w:rPr>
            </w:pPr>
            <w:ins w:id="170" w:author="Maria Carolina" w:date="2012-02-03T13:35:00Z">
              <w:r w:rsidRPr="0082733B">
                <w:rPr>
                  <w:rFonts w:ascii="Georgia" w:hAnsi="Georgia" w:cs="Tahoma"/>
                  <w:b/>
                  <w:sz w:val="22"/>
                  <w:szCs w:val="22"/>
                </w:rPr>
                <w:t>Garantidor</w:t>
              </w:r>
            </w:ins>
          </w:p>
        </w:tc>
        <w:tc>
          <w:tcPr>
            <w:tcW w:w="4773" w:type="dxa"/>
          </w:tcPr>
          <w:p w:rsidR="00A74B69" w:rsidRPr="0082733B" w:rsidRDefault="00A74B69" w:rsidP="0082733B">
            <w:pPr>
              <w:suppressAutoHyphens/>
              <w:spacing w:line="320" w:lineRule="exact"/>
              <w:jc w:val="left"/>
              <w:rPr>
                <w:ins w:id="171" w:author="Maria Carolina" w:date="2012-02-03T13:35:00Z"/>
                <w:rFonts w:ascii="Georgia" w:hAnsi="Georgia" w:cs="Tahoma"/>
                <w:b/>
                <w:sz w:val="22"/>
                <w:szCs w:val="22"/>
              </w:rPr>
            </w:pPr>
            <w:ins w:id="172" w:author="Maria Carolina" w:date="2012-02-03T13:36:00Z">
              <w:r w:rsidRPr="0082733B">
                <w:rPr>
                  <w:rFonts w:ascii="Georgia" w:hAnsi="Georgia" w:cs="Tahoma"/>
                  <w:b/>
                  <w:sz w:val="22"/>
                  <w:szCs w:val="22"/>
                </w:rPr>
                <w:t>Patrimônio Líquido</w:t>
              </w:r>
            </w:ins>
            <w:ins w:id="173" w:author="Maria Carolina" w:date="2012-02-03T13:37:00Z">
              <w:r>
                <w:rPr>
                  <w:rFonts w:ascii="Georgia" w:hAnsi="Georgia" w:cs="Tahoma"/>
                  <w:b/>
                  <w:sz w:val="22"/>
                  <w:szCs w:val="22"/>
                </w:rPr>
                <w:t xml:space="preserve"> </w:t>
              </w:r>
            </w:ins>
            <w:ins w:id="174" w:author="Maria Carolina" w:date="2012-02-03T13:41:00Z">
              <w:r w:rsidR="005C79E9" w:rsidRPr="005C79E9">
                <w:rPr>
                  <w:rFonts w:ascii="Georgia" w:hAnsi="Georgia" w:cs="Tahoma"/>
                  <w:sz w:val="22"/>
                  <w:szCs w:val="22"/>
                  <w:rPrChange w:id="175" w:author="Pinheiro Neto Advogados" w:date="2012-02-06T14:00:00Z">
                    <w:rPr>
                      <w:rFonts w:ascii="Georgia" w:hAnsi="Georgia" w:cs="Tahoma"/>
                      <w:b/>
                      <w:bCs/>
                      <w:sz w:val="16"/>
                      <w:szCs w:val="16"/>
                    </w:rPr>
                  </w:rPrChange>
                </w:rPr>
                <w:t>(em euros)</w:t>
              </w:r>
            </w:ins>
          </w:p>
        </w:tc>
      </w:tr>
      <w:tr w:rsidR="00A74B69" w:rsidTr="00A74B69">
        <w:trPr>
          <w:ins w:id="176" w:author="Maria Carolina" w:date="2012-02-03T13:35:00Z"/>
        </w:trPr>
        <w:tc>
          <w:tcPr>
            <w:tcW w:w="4773" w:type="dxa"/>
          </w:tcPr>
          <w:p w:rsidR="00A74B69" w:rsidRDefault="00A74B69" w:rsidP="0082733B">
            <w:pPr>
              <w:tabs>
                <w:tab w:val="left" w:pos="1035"/>
              </w:tabs>
              <w:suppressAutoHyphens/>
              <w:spacing w:line="320" w:lineRule="exact"/>
              <w:jc w:val="left"/>
              <w:rPr>
                <w:ins w:id="177" w:author="Maria Carolina" w:date="2012-02-03T13:35:00Z"/>
                <w:rFonts w:ascii="Georgia" w:hAnsi="Georgia" w:cs="Tahoma"/>
                <w:sz w:val="22"/>
                <w:szCs w:val="22"/>
              </w:rPr>
            </w:pPr>
            <w:ins w:id="178" w:author="Maria Carolina" w:date="2012-02-03T13:36:00Z">
              <w:r>
                <w:rPr>
                  <w:rFonts w:ascii="Georgia" w:hAnsi="Georgia" w:cs="Tahoma"/>
                  <w:sz w:val="22"/>
                  <w:szCs w:val="22"/>
                </w:rPr>
                <w:t>Elecnor, S.A.</w:t>
              </w:r>
            </w:ins>
          </w:p>
        </w:tc>
        <w:tc>
          <w:tcPr>
            <w:tcW w:w="4773" w:type="dxa"/>
          </w:tcPr>
          <w:p w:rsidR="005C79E9" w:rsidRDefault="00A74B69" w:rsidP="005C79E9">
            <w:pPr>
              <w:suppressAutoHyphens/>
              <w:spacing w:line="320" w:lineRule="exact"/>
              <w:rPr>
                <w:ins w:id="179" w:author="Maria Carolina" w:date="2012-02-03T13:35:00Z"/>
                <w:rFonts w:ascii="Georgia" w:hAnsi="Georgia" w:cs="Tahoma"/>
                <w:sz w:val="22"/>
                <w:szCs w:val="22"/>
              </w:rPr>
              <w:pPrChange w:id="180" w:author="Pinheiro Neto Advogados" w:date="2012-02-06T13:59:00Z">
                <w:pPr>
                  <w:widowControl w:val="0"/>
                  <w:suppressAutoHyphens/>
                  <w:spacing w:line="320" w:lineRule="exact"/>
                  <w:ind w:left="1418" w:right="1418"/>
                  <w:jc w:val="left"/>
                </w:pPr>
              </w:pPrChange>
            </w:pPr>
            <w:ins w:id="181" w:author="Maria Carolina" w:date="2012-02-03T13:38:00Z">
              <w:r w:rsidRPr="00672C6D">
                <w:rPr>
                  <w:rFonts w:ascii="Georgia" w:hAnsi="Georgia" w:cs="Tahoma"/>
                  <w:sz w:val="22"/>
                  <w:szCs w:val="22"/>
                </w:rPr>
                <w:t>599.281</w:t>
              </w:r>
            </w:ins>
            <w:ins w:id="182" w:author="Maria Carolina" w:date="2012-02-03T13:42:00Z">
              <w:r w:rsidR="0082733B" w:rsidRPr="00672C6D">
                <w:rPr>
                  <w:rFonts w:ascii="Georgia" w:hAnsi="Georgia" w:cs="Tahoma"/>
                  <w:sz w:val="22"/>
                  <w:szCs w:val="22"/>
                </w:rPr>
                <w:t>.000,00</w:t>
              </w:r>
            </w:ins>
            <w:ins w:id="183" w:author="Maria Carolina" w:date="2012-02-03T13:38:00Z">
              <w:r w:rsidRPr="00672C6D">
                <w:rPr>
                  <w:rFonts w:ascii="Georgia" w:hAnsi="Georgia" w:cs="Tahoma"/>
                  <w:sz w:val="22"/>
                  <w:szCs w:val="22"/>
                </w:rPr>
                <w:t xml:space="preserve"> </w:t>
              </w:r>
              <w:r w:rsidR="005C79E9" w:rsidRPr="005C79E9">
                <w:rPr>
                  <w:rFonts w:ascii="Georgia" w:hAnsi="Georgia" w:cs="Tahoma"/>
                  <w:sz w:val="22"/>
                  <w:szCs w:val="22"/>
                  <w:rPrChange w:id="184" w:author="Pinheiro Neto Advogados" w:date="2012-02-06T14:00:00Z">
                    <w:rPr>
                      <w:rFonts w:ascii="Georgia" w:hAnsi="Georgia" w:cs="Tahoma"/>
                      <w:b/>
                      <w:bCs/>
                      <w:sz w:val="16"/>
                      <w:szCs w:val="16"/>
                    </w:rPr>
                  </w:rPrChange>
                </w:rPr>
                <w:t>(</w:t>
              </w:r>
              <w:del w:id="185" w:author="Pinheiro Neto Advogados" w:date="2012-02-06T13:59:00Z">
                <w:r w:rsidR="005C79E9" w:rsidRPr="005C79E9">
                  <w:rPr>
                    <w:rFonts w:ascii="Georgia" w:hAnsi="Georgia" w:cs="Tahoma"/>
                    <w:sz w:val="22"/>
                    <w:szCs w:val="22"/>
                    <w:rPrChange w:id="186" w:author="Pinheiro Neto Advogados" w:date="2012-02-06T14:00:00Z">
                      <w:rPr>
                        <w:rFonts w:ascii="Georgia" w:hAnsi="Georgia" w:cs="Tahoma"/>
                        <w:b/>
                        <w:bCs/>
                        <w:sz w:val="16"/>
                        <w:szCs w:val="16"/>
                      </w:rPr>
                    </w:rPrChange>
                  </w:rPr>
                  <w:delText>C</w:delText>
                </w:r>
              </w:del>
            </w:ins>
            <w:ins w:id="187" w:author="Pinheiro Neto Advogados" w:date="2012-02-06T13:59:00Z">
              <w:r w:rsidR="005C79E9" w:rsidRPr="005C79E9">
                <w:rPr>
                  <w:rFonts w:ascii="Georgia" w:hAnsi="Georgia" w:cs="Tahoma"/>
                  <w:sz w:val="22"/>
                  <w:szCs w:val="22"/>
                  <w:rPrChange w:id="188" w:author="Pinheiro Neto Advogados" w:date="2012-02-06T14:00:00Z">
                    <w:rPr>
                      <w:rFonts w:ascii="Georgia" w:hAnsi="Georgia" w:cs="Tahoma"/>
                      <w:b/>
                      <w:bCs/>
                      <w:sz w:val="16"/>
                      <w:szCs w:val="16"/>
                    </w:rPr>
                  </w:rPrChange>
                </w:rPr>
                <w:t>c</w:t>
              </w:r>
            </w:ins>
            <w:ins w:id="189" w:author="Maria Carolina" w:date="2012-02-03T13:38:00Z">
              <w:r w:rsidR="005C79E9" w:rsidRPr="005C79E9">
                <w:rPr>
                  <w:rFonts w:ascii="Georgia" w:hAnsi="Georgia" w:cs="Tahoma"/>
                  <w:sz w:val="22"/>
                  <w:szCs w:val="22"/>
                  <w:rPrChange w:id="190" w:author="Pinheiro Neto Advogados" w:date="2012-02-06T14:00:00Z">
                    <w:rPr>
                      <w:rFonts w:ascii="Georgia" w:hAnsi="Georgia" w:cs="Tahoma"/>
                      <w:b/>
                      <w:bCs/>
                      <w:sz w:val="16"/>
                      <w:szCs w:val="16"/>
                    </w:rPr>
                  </w:rPrChange>
                </w:rPr>
                <w:t xml:space="preserve">onforme informe anual </w:t>
              </w:r>
            </w:ins>
            <w:ins w:id="191" w:author="Pinheiro Neto Advogados" w:date="2012-02-06T13:59:00Z">
              <w:r w:rsidR="005C79E9" w:rsidRPr="005C79E9">
                <w:rPr>
                  <w:rFonts w:ascii="Georgia" w:hAnsi="Georgia" w:cs="Tahoma"/>
                  <w:sz w:val="22"/>
                  <w:szCs w:val="22"/>
                  <w:rPrChange w:id="192" w:author="Pinheiro Neto Advogados" w:date="2012-02-06T14:00:00Z">
                    <w:rPr>
                      <w:rFonts w:ascii="Georgia" w:hAnsi="Georgia" w:cs="Tahoma"/>
                      <w:b/>
                      <w:bCs/>
                      <w:sz w:val="16"/>
                      <w:szCs w:val="16"/>
                    </w:rPr>
                  </w:rPrChange>
                </w:rPr>
                <w:t xml:space="preserve">de </w:t>
              </w:r>
            </w:ins>
            <w:ins w:id="193" w:author="Maria Carolina" w:date="2012-02-03T13:38:00Z">
              <w:r w:rsidR="005C79E9" w:rsidRPr="005C79E9">
                <w:rPr>
                  <w:rFonts w:ascii="Georgia" w:hAnsi="Georgia" w:cs="Tahoma"/>
                  <w:sz w:val="22"/>
                  <w:szCs w:val="22"/>
                  <w:rPrChange w:id="194" w:author="Pinheiro Neto Advogados" w:date="2012-02-06T14:00:00Z">
                    <w:rPr>
                      <w:rFonts w:ascii="Georgia" w:hAnsi="Georgia" w:cs="Tahoma"/>
                      <w:b/>
                      <w:bCs/>
                      <w:sz w:val="16"/>
                      <w:szCs w:val="16"/>
                    </w:rPr>
                  </w:rPrChange>
                </w:rPr>
                <w:t>2010)</w:t>
              </w:r>
            </w:ins>
          </w:p>
        </w:tc>
      </w:tr>
      <w:tr w:rsidR="00A74B69" w:rsidTr="00A74B69">
        <w:trPr>
          <w:ins w:id="195" w:author="Maria Carolina" w:date="2012-02-03T13:35:00Z"/>
        </w:trPr>
        <w:tc>
          <w:tcPr>
            <w:tcW w:w="4773" w:type="dxa"/>
          </w:tcPr>
          <w:p w:rsidR="00A74B69" w:rsidRDefault="00A74B69" w:rsidP="0082733B">
            <w:pPr>
              <w:suppressAutoHyphens/>
              <w:spacing w:line="320" w:lineRule="exact"/>
              <w:jc w:val="left"/>
              <w:rPr>
                <w:ins w:id="196" w:author="Maria Carolina" w:date="2012-02-03T13:35:00Z"/>
                <w:rFonts w:ascii="Georgia" w:hAnsi="Georgia" w:cs="Tahoma"/>
                <w:sz w:val="22"/>
                <w:szCs w:val="22"/>
              </w:rPr>
            </w:pPr>
            <w:ins w:id="197" w:author="Maria Carolina" w:date="2012-02-03T13:36:00Z">
              <w:r>
                <w:rPr>
                  <w:rFonts w:ascii="Georgia" w:hAnsi="Georgia" w:cs="Tahoma"/>
                  <w:sz w:val="22"/>
                  <w:szCs w:val="22"/>
                </w:rPr>
                <w:t>Grupo Isolux Corsán, S.A.</w:t>
              </w:r>
            </w:ins>
          </w:p>
        </w:tc>
        <w:tc>
          <w:tcPr>
            <w:tcW w:w="4773" w:type="dxa"/>
          </w:tcPr>
          <w:p w:rsidR="005C79E9" w:rsidRDefault="00A74B69" w:rsidP="005C79E9">
            <w:pPr>
              <w:suppressAutoHyphens/>
              <w:spacing w:line="320" w:lineRule="exact"/>
              <w:rPr>
                <w:ins w:id="198" w:author="Maria Carolina" w:date="2012-02-03T13:35:00Z"/>
                <w:rFonts w:ascii="Georgia" w:hAnsi="Georgia" w:cs="Tahoma"/>
                <w:sz w:val="22"/>
                <w:szCs w:val="22"/>
              </w:rPr>
              <w:pPrChange w:id="199" w:author="Pinheiro Neto Advogados" w:date="2012-02-06T13:59:00Z">
                <w:pPr>
                  <w:widowControl w:val="0"/>
                  <w:suppressAutoHyphens/>
                  <w:spacing w:line="320" w:lineRule="exact"/>
                  <w:ind w:left="1418" w:right="1418"/>
                  <w:jc w:val="left"/>
                </w:pPr>
              </w:pPrChange>
            </w:pPr>
            <w:ins w:id="200" w:author="Maria Carolina" w:date="2012-02-03T13:39:00Z">
              <w:r w:rsidRPr="00672C6D">
                <w:rPr>
                  <w:rFonts w:ascii="Georgia" w:hAnsi="Georgia" w:cs="Tahoma"/>
                  <w:sz w:val="22"/>
                  <w:szCs w:val="22"/>
                </w:rPr>
                <w:t>771.074</w:t>
              </w:r>
            </w:ins>
            <w:ins w:id="201" w:author="Maria Carolina" w:date="2012-02-03T13:42:00Z">
              <w:r w:rsidR="0082733B" w:rsidRPr="00672C6D">
                <w:rPr>
                  <w:rFonts w:ascii="Georgia" w:hAnsi="Georgia" w:cs="Tahoma"/>
                  <w:sz w:val="22"/>
                  <w:szCs w:val="22"/>
                </w:rPr>
                <w:t>.000,00</w:t>
              </w:r>
            </w:ins>
            <w:ins w:id="202" w:author="Maria Carolina" w:date="2012-02-03T13:39:00Z">
              <w:r w:rsidRPr="00672C6D">
                <w:rPr>
                  <w:rFonts w:ascii="Georgia" w:hAnsi="Georgia" w:cs="Tahoma"/>
                  <w:sz w:val="22"/>
                  <w:szCs w:val="22"/>
                </w:rPr>
                <w:t xml:space="preserve"> </w:t>
              </w:r>
              <w:r w:rsidR="005C79E9" w:rsidRPr="005C79E9">
                <w:rPr>
                  <w:rFonts w:ascii="Georgia" w:hAnsi="Georgia" w:cs="Tahoma"/>
                  <w:sz w:val="22"/>
                  <w:szCs w:val="22"/>
                  <w:rPrChange w:id="203" w:author="Pinheiro Neto Advogados" w:date="2012-02-06T14:00:00Z">
                    <w:rPr>
                      <w:rFonts w:ascii="Georgia" w:hAnsi="Georgia" w:cs="Tahoma"/>
                      <w:b/>
                      <w:bCs/>
                      <w:sz w:val="16"/>
                      <w:szCs w:val="16"/>
                    </w:rPr>
                  </w:rPrChange>
                </w:rPr>
                <w:t>(</w:t>
              </w:r>
              <w:del w:id="204" w:author="Pinheiro Neto Advogados" w:date="2012-02-06T13:59:00Z">
                <w:r w:rsidR="005C79E9" w:rsidRPr="005C79E9">
                  <w:rPr>
                    <w:rFonts w:ascii="Georgia" w:hAnsi="Georgia" w:cs="Tahoma"/>
                    <w:sz w:val="22"/>
                    <w:szCs w:val="22"/>
                    <w:rPrChange w:id="205" w:author="Pinheiro Neto Advogados" w:date="2012-02-06T14:00:00Z">
                      <w:rPr>
                        <w:rFonts w:ascii="Georgia" w:hAnsi="Georgia" w:cs="Tahoma"/>
                        <w:b/>
                        <w:bCs/>
                        <w:sz w:val="16"/>
                        <w:szCs w:val="16"/>
                      </w:rPr>
                    </w:rPrChange>
                  </w:rPr>
                  <w:delText>C</w:delText>
                </w:r>
              </w:del>
            </w:ins>
            <w:ins w:id="206" w:author="Pinheiro Neto Advogados" w:date="2012-02-06T13:59:00Z">
              <w:r w:rsidR="005C79E9" w:rsidRPr="005C79E9">
                <w:rPr>
                  <w:rFonts w:ascii="Georgia" w:hAnsi="Georgia" w:cs="Tahoma"/>
                  <w:sz w:val="22"/>
                  <w:szCs w:val="22"/>
                  <w:rPrChange w:id="207" w:author="Pinheiro Neto Advogados" w:date="2012-02-06T14:00:00Z">
                    <w:rPr>
                      <w:rFonts w:ascii="Georgia" w:hAnsi="Georgia" w:cs="Tahoma"/>
                      <w:b/>
                      <w:bCs/>
                      <w:sz w:val="16"/>
                      <w:szCs w:val="16"/>
                    </w:rPr>
                  </w:rPrChange>
                </w:rPr>
                <w:t>c</w:t>
              </w:r>
            </w:ins>
            <w:ins w:id="208" w:author="Maria Carolina" w:date="2012-02-03T13:39:00Z">
              <w:r w:rsidR="005C79E9" w:rsidRPr="005C79E9">
                <w:rPr>
                  <w:rFonts w:ascii="Georgia" w:hAnsi="Georgia" w:cs="Tahoma"/>
                  <w:sz w:val="22"/>
                  <w:szCs w:val="22"/>
                  <w:rPrChange w:id="209" w:author="Pinheiro Neto Advogados" w:date="2012-02-06T14:00:00Z">
                    <w:rPr>
                      <w:rFonts w:ascii="Georgia" w:hAnsi="Georgia" w:cs="Tahoma"/>
                      <w:b/>
                      <w:bCs/>
                      <w:sz w:val="16"/>
                      <w:szCs w:val="16"/>
                    </w:rPr>
                  </w:rPrChange>
                </w:rPr>
                <w:t>onforme contas anuais consolidadas de 2010)</w:t>
              </w:r>
            </w:ins>
          </w:p>
        </w:tc>
      </w:tr>
      <w:tr w:rsidR="00A74B69" w:rsidTr="00A74B69">
        <w:trPr>
          <w:ins w:id="210" w:author="Maria Carolina" w:date="2012-02-03T13:35:00Z"/>
        </w:trPr>
        <w:tc>
          <w:tcPr>
            <w:tcW w:w="4773" w:type="dxa"/>
          </w:tcPr>
          <w:p w:rsidR="00A74B69" w:rsidRDefault="00A74B69" w:rsidP="0082733B">
            <w:pPr>
              <w:suppressAutoHyphens/>
              <w:spacing w:line="320" w:lineRule="exact"/>
              <w:jc w:val="left"/>
              <w:rPr>
                <w:ins w:id="211" w:author="Maria Carolina" w:date="2012-02-03T13:35:00Z"/>
                <w:rFonts w:ascii="Georgia" w:hAnsi="Georgia" w:cs="Tahoma"/>
                <w:sz w:val="22"/>
                <w:szCs w:val="22"/>
              </w:rPr>
            </w:pPr>
            <w:ins w:id="212" w:author="Maria Carolina" w:date="2012-02-03T13:36:00Z">
              <w:r>
                <w:rPr>
                  <w:rFonts w:ascii="Georgia" w:hAnsi="Georgia" w:cs="Tahoma"/>
                  <w:sz w:val="22"/>
                  <w:szCs w:val="22"/>
                </w:rPr>
                <w:t>Cobra Instalaciones y Servicios, S.A.</w:t>
              </w:r>
            </w:ins>
          </w:p>
        </w:tc>
        <w:tc>
          <w:tcPr>
            <w:tcW w:w="4773" w:type="dxa"/>
          </w:tcPr>
          <w:p w:rsidR="005C79E9" w:rsidRDefault="0082733B" w:rsidP="005C79E9">
            <w:pPr>
              <w:suppressAutoHyphens/>
              <w:spacing w:line="320" w:lineRule="exact"/>
              <w:rPr>
                <w:ins w:id="213" w:author="Maria Carolina" w:date="2012-02-03T13:35:00Z"/>
                <w:rFonts w:ascii="Georgia" w:hAnsi="Georgia" w:cs="Tahoma"/>
                <w:sz w:val="22"/>
                <w:szCs w:val="22"/>
              </w:rPr>
              <w:pPrChange w:id="214" w:author="Pinheiro Neto Advogados" w:date="2012-02-06T14:00:00Z">
                <w:pPr>
                  <w:widowControl w:val="0"/>
                  <w:suppressAutoHyphens/>
                  <w:spacing w:line="320" w:lineRule="exact"/>
                  <w:ind w:left="1418" w:right="1418"/>
                  <w:jc w:val="left"/>
                </w:pPr>
              </w:pPrChange>
            </w:pPr>
            <w:ins w:id="215" w:author="Maria Carolina" w:date="2012-02-03T13:41:00Z">
              <w:r w:rsidRPr="00672C6D">
                <w:rPr>
                  <w:rFonts w:ascii="Georgia" w:hAnsi="Georgia" w:cs="Tahoma"/>
                  <w:sz w:val="22"/>
                  <w:szCs w:val="22"/>
                </w:rPr>
                <w:t xml:space="preserve">729.029.978,83 </w:t>
              </w:r>
              <w:r w:rsidR="005C79E9" w:rsidRPr="005C79E9">
                <w:rPr>
                  <w:rFonts w:ascii="Georgia" w:hAnsi="Georgia" w:cs="Tahoma"/>
                  <w:sz w:val="22"/>
                  <w:szCs w:val="22"/>
                  <w:rPrChange w:id="216" w:author="Pinheiro Neto Advogados" w:date="2012-02-06T14:00:00Z">
                    <w:rPr>
                      <w:rFonts w:ascii="Georgia" w:hAnsi="Georgia" w:cs="Tahoma"/>
                      <w:b/>
                      <w:bCs/>
                      <w:sz w:val="16"/>
                      <w:szCs w:val="16"/>
                    </w:rPr>
                  </w:rPrChange>
                </w:rPr>
                <w:t>(conforme balancete abreviado de junho de 2011)</w:t>
              </w:r>
            </w:ins>
          </w:p>
        </w:tc>
      </w:tr>
    </w:tbl>
    <w:p w:rsidR="00A74B69" w:rsidRPr="0055637D" w:rsidRDefault="00A74B69" w:rsidP="0082733B">
      <w:pPr>
        <w:suppressAutoHyphens/>
        <w:spacing w:line="320" w:lineRule="exact"/>
        <w:ind w:left="1276"/>
        <w:rPr>
          <w:rFonts w:ascii="Georgia" w:hAnsi="Georgia" w:cs="Tahoma"/>
          <w:sz w:val="22"/>
          <w:szCs w:val="22"/>
        </w:rPr>
      </w:pPr>
    </w:p>
    <w:p w:rsidR="003C406B" w:rsidRDefault="003C406B" w:rsidP="007F460C">
      <w:pPr>
        <w:suppressAutoHyphens/>
        <w:spacing w:line="320" w:lineRule="exact"/>
        <w:rPr>
          <w:rFonts w:ascii="Georgia" w:hAnsi="Georgia" w:cs="Tahoma"/>
          <w:bCs/>
          <w:sz w:val="22"/>
          <w:szCs w:val="22"/>
        </w:rPr>
      </w:pPr>
    </w:p>
    <w:p w:rsidR="00277AE7" w:rsidRDefault="003C406B" w:rsidP="007F460C">
      <w:pPr>
        <w:suppressAutoHyphens/>
        <w:spacing w:line="320" w:lineRule="exact"/>
        <w:rPr>
          <w:rFonts w:ascii="Georgia" w:hAnsi="Georgia" w:cs="Tahoma"/>
          <w:bCs/>
          <w:sz w:val="22"/>
          <w:szCs w:val="22"/>
        </w:rPr>
      </w:pPr>
      <w:r>
        <w:rPr>
          <w:rFonts w:ascii="Georgia" w:hAnsi="Georgia" w:cs="Tahoma"/>
          <w:bCs/>
          <w:sz w:val="22"/>
          <w:szCs w:val="22"/>
        </w:rPr>
        <w:t>6.3. C</w:t>
      </w:r>
      <w:r w:rsidRPr="00315615">
        <w:rPr>
          <w:rFonts w:ascii="Georgia" w:hAnsi="Georgia" w:cs="Tahoma"/>
          <w:bCs/>
          <w:sz w:val="22"/>
          <w:szCs w:val="22"/>
        </w:rPr>
        <w:t>aso a Emissora não efetue o pagamento na Data de Vencimento, ou na ocorrência de evento de Vencimento Antecipado, e na hipótese da Garantia não ser paga quando devida, convocará Assembleia Geral de Debenturistas para definir sobre a contratação de um escritório de advocacia com representatividade internacional para iniciar o processo de execução da garantia fidejussória fora do país</w:t>
      </w:r>
      <w:r>
        <w:rPr>
          <w:rFonts w:ascii="Georgia" w:hAnsi="Georgia" w:cs="Tahoma"/>
          <w:bCs/>
          <w:sz w:val="22"/>
          <w:szCs w:val="22"/>
        </w:rPr>
        <w:t>, nos termos d</w:t>
      </w:r>
      <w:r w:rsidRPr="00315615">
        <w:rPr>
          <w:rFonts w:ascii="Georgia" w:hAnsi="Georgia" w:cs="Tahoma"/>
          <w:bCs/>
          <w:sz w:val="22"/>
          <w:szCs w:val="22"/>
        </w:rPr>
        <w:t>a cl</w:t>
      </w:r>
      <w:r w:rsidRPr="00784E55">
        <w:rPr>
          <w:rFonts w:ascii="Georgia" w:hAnsi="Georgia" w:cs="Tahoma"/>
          <w:bCs/>
          <w:sz w:val="22"/>
          <w:szCs w:val="22"/>
        </w:rPr>
        <w:t>áusula 4.20.</w:t>
      </w:r>
      <w:r w:rsidR="001130CE">
        <w:rPr>
          <w:rFonts w:ascii="Georgia" w:hAnsi="Georgia" w:cs="Tahoma"/>
          <w:bCs/>
          <w:sz w:val="22"/>
          <w:szCs w:val="22"/>
        </w:rPr>
        <w:t>5</w:t>
      </w:r>
      <w:r w:rsidRPr="00784E55">
        <w:rPr>
          <w:rFonts w:ascii="Georgia" w:hAnsi="Georgia" w:cs="Tahoma"/>
          <w:bCs/>
          <w:sz w:val="22"/>
          <w:szCs w:val="22"/>
        </w:rPr>
        <w:t xml:space="preserve"> acima</w:t>
      </w:r>
      <w:r w:rsidRPr="00315615">
        <w:rPr>
          <w:rFonts w:ascii="Georgia" w:hAnsi="Georgia" w:cs="Tahoma"/>
          <w:bCs/>
          <w:sz w:val="22"/>
          <w:szCs w:val="22"/>
        </w:rPr>
        <w:t>.</w:t>
      </w:r>
    </w:p>
    <w:p w:rsidR="003C406B" w:rsidRPr="004F7150" w:rsidRDefault="003C406B" w:rsidP="007F460C">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4</w:t>
      </w:r>
      <w:r w:rsidRPr="004F7150">
        <w:rPr>
          <w:rFonts w:ascii="Georgia" w:hAnsi="Georgia" w:cs="Tahoma"/>
          <w:sz w:val="22"/>
          <w:szCs w:val="22"/>
        </w:rPr>
        <w:t>. O Agente Fiduciário exercerá suas funções a partir da data de assinatura desta Escritura de Emissão, devendo permanecer no exercício de suas funções até a liquidação integral das Debêntures ou até sua efetiva substituição.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lastRenderedPageBreak/>
        <w:t>6.</w:t>
      </w:r>
      <w:r w:rsidR="003C406B">
        <w:rPr>
          <w:rFonts w:ascii="Georgia" w:hAnsi="Georgia" w:cs="Tahoma"/>
          <w:sz w:val="22"/>
          <w:szCs w:val="22"/>
        </w:rPr>
        <w:t>5</w:t>
      </w:r>
      <w:r w:rsidRPr="004F7150">
        <w:rPr>
          <w:rFonts w:ascii="Georgia" w:hAnsi="Georgia" w:cs="Tahoma"/>
          <w:sz w:val="22"/>
          <w:szCs w:val="22"/>
        </w:rPr>
        <w:t xml:space="preserve">. Será devida pela Emissora ao Agente Fiduciário, a título de honorários pelos deveres e atribuições que lhe competem, nos termos da legislação e regulamentação aplicáveis e desta Escritura de Emissão, a seguinte remuneração: </w:t>
      </w:r>
    </w:p>
    <w:p w:rsidR="00277AE7" w:rsidRPr="004F7150" w:rsidRDefault="00277AE7" w:rsidP="00CB337A">
      <w:pPr>
        <w:widowControl w:val="0"/>
        <w:tabs>
          <w:tab w:val="left" w:pos="1134"/>
        </w:tabs>
        <w:suppressAutoHyphens/>
        <w:autoSpaceDE w:val="0"/>
        <w:autoSpaceDN w:val="0"/>
        <w:adjustRightInd w:val="0"/>
        <w:spacing w:line="320" w:lineRule="exact"/>
        <w:ind w:left="1134" w:hanging="425"/>
        <w:rPr>
          <w:rFonts w:ascii="Georgia" w:hAnsi="Georgia" w:cs="Tahoma"/>
          <w:sz w:val="22"/>
          <w:szCs w:val="22"/>
        </w:rPr>
      </w:pPr>
    </w:p>
    <w:p w:rsidR="00CB337A" w:rsidRPr="004F7150" w:rsidRDefault="000F7194" w:rsidP="00FB55D8">
      <w:pPr>
        <w:numPr>
          <w:ilvl w:val="0"/>
          <w:numId w:val="31"/>
        </w:numPr>
        <w:tabs>
          <w:tab w:val="left" w:pos="1276"/>
        </w:tabs>
        <w:spacing w:line="320" w:lineRule="exact"/>
        <w:ind w:left="1276" w:hanging="567"/>
        <w:rPr>
          <w:rFonts w:ascii="Georgia" w:hAnsi="Georgia" w:cs="Tahoma"/>
          <w:sz w:val="22"/>
          <w:szCs w:val="22"/>
        </w:rPr>
      </w:pPr>
      <w:r w:rsidRPr="00B51F61">
        <w:rPr>
          <w:rFonts w:ascii="Georgia" w:hAnsi="Georgia" w:cs="Tahoma"/>
          <w:sz w:val="22"/>
          <w:szCs w:val="22"/>
        </w:rPr>
        <w:t xml:space="preserve">será devida parcela única de R$ 8.000,00 </w:t>
      </w:r>
      <w:r>
        <w:rPr>
          <w:rFonts w:ascii="Georgia" w:hAnsi="Georgia" w:cs="Tahoma"/>
          <w:sz w:val="22"/>
          <w:szCs w:val="22"/>
        </w:rPr>
        <w:t xml:space="preserve">(oito mil reais) </w:t>
      </w:r>
      <w:r w:rsidRPr="00B51F61">
        <w:rPr>
          <w:rFonts w:ascii="Georgia" w:hAnsi="Georgia" w:cs="Tahoma"/>
          <w:sz w:val="22"/>
          <w:szCs w:val="22"/>
        </w:rPr>
        <w:t>para o acompanhamento padrão dos serviços de Agente Fiduciário, devidas 5 (cinco) dias após a data de assinatura da Escritura de Emissão. Serão devidas parcelas anuais até a liquidação integral das debêntures, caso estas não sejam qui</w:t>
      </w:r>
      <w:r>
        <w:rPr>
          <w:rFonts w:ascii="Georgia" w:hAnsi="Georgia" w:cs="Tahoma"/>
          <w:sz w:val="22"/>
          <w:szCs w:val="22"/>
        </w:rPr>
        <w:t>tadas na data de seu vencimento</w:t>
      </w:r>
      <w:r w:rsidR="00CB337A" w:rsidRPr="004F7150">
        <w:rPr>
          <w:rFonts w:ascii="Georgia" w:hAnsi="Georgia" w:cs="Tahoma"/>
          <w:sz w:val="22"/>
          <w:szCs w:val="22"/>
        </w:rPr>
        <w:t>;</w:t>
      </w:r>
    </w:p>
    <w:p w:rsidR="00CB337A" w:rsidRPr="004F7150" w:rsidRDefault="00CB337A" w:rsidP="00FB55D8">
      <w:pPr>
        <w:tabs>
          <w:tab w:val="left" w:pos="1276"/>
        </w:tabs>
        <w:spacing w:line="320" w:lineRule="exact"/>
        <w:ind w:left="1276" w:hanging="567"/>
        <w:rPr>
          <w:rFonts w:ascii="Georgia" w:hAnsi="Georgia" w:cs="Tahoma"/>
          <w:sz w:val="22"/>
          <w:szCs w:val="22"/>
        </w:rPr>
      </w:pPr>
    </w:p>
    <w:p w:rsidR="003973F2" w:rsidRDefault="00CB337A" w:rsidP="003973F2">
      <w:pPr>
        <w:numPr>
          <w:ilvl w:val="0"/>
          <w:numId w:val="31"/>
        </w:numPr>
        <w:tabs>
          <w:tab w:val="left" w:pos="1276"/>
        </w:tabs>
        <w:spacing w:line="320" w:lineRule="exact"/>
        <w:ind w:left="1276" w:hanging="567"/>
        <w:rPr>
          <w:rFonts w:ascii="Georgia" w:hAnsi="Georgia" w:cs="Tahoma"/>
          <w:sz w:val="22"/>
          <w:szCs w:val="22"/>
        </w:rPr>
      </w:pPr>
      <w:r w:rsidRPr="004F7150">
        <w:rPr>
          <w:rFonts w:ascii="Georgia" w:hAnsi="Georgia" w:cs="Tahoma"/>
          <w:sz w:val="22"/>
          <w:szCs w:val="22"/>
        </w:rPr>
        <w:t xml:space="preserve">no caso de inadimplemento no pagamento das debêntures ou de reestruturação das condições das debêntures após a emissão, </w:t>
      </w:r>
      <w:r w:rsidR="000F7194">
        <w:rPr>
          <w:rFonts w:ascii="Georgia" w:hAnsi="Georgia" w:cs="Tahoma"/>
          <w:sz w:val="22"/>
          <w:szCs w:val="22"/>
        </w:rPr>
        <w:t>ou da participação em reuniões ou conferências telefônicas,</w:t>
      </w:r>
      <w:r w:rsidR="000F7194" w:rsidRPr="004F7150">
        <w:rPr>
          <w:rFonts w:ascii="Georgia" w:hAnsi="Georgia" w:cs="Tahoma"/>
          <w:sz w:val="22"/>
          <w:szCs w:val="22"/>
        </w:rPr>
        <w:t xml:space="preserve"> </w:t>
      </w:r>
      <w:r w:rsidRPr="004F7150">
        <w:rPr>
          <w:rFonts w:ascii="Georgia" w:hAnsi="Georgia" w:cs="Tahoma"/>
          <w:sz w:val="22"/>
          <w:szCs w:val="22"/>
        </w:rPr>
        <w:t>serão devidas a</w:t>
      </w:r>
      <w:r w:rsidR="002F1EF7" w:rsidRPr="004F7150">
        <w:rPr>
          <w:rFonts w:ascii="Georgia" w:hAnsi="Georgia" w:cs="Tahoma"/>
          <w:sz w:val="22"/>
          <w:szCs w:val="22"/>
        </w:rPr>
        <w:t>o Agente Fiduciário</w:t>
      </w:r>
      <w:r w:rsidRPr="004F7150">
        <w:rPr>
          <w:rFonts w:ascii="Georgia" w:hAnsi="Georgia" w:cs="Tahoma"/>
          <w:sz w:val="22"/>
          <w:szCs w:val="22"/>
        </w:rPr>
        <w:t>, adicionalmente, o valor de R$</w:t>
      </w:r>
      <w:r w:rsidR="000F7194">
        <w:rPr>
          <w:rFonts w:ascii="Georgia" w:hAnsi="Georgia" w:cs="Tahoma"/>
          <w:sz w:val="22"/>
          <w:szCs w:val="22"/>
        </w:rPr>
        <w:t>500,00</w:t>
      </w:r>
      <w:r w:rsidR="002D5286" w:rsidRPr="004F7150">
        <w:rPr>
          <w:rFonts w:ascii="Georgia" w:hAnsi="Georgia" w:cs="Tahoma"/>
          <w:sz w:val="22"/>
          <w:szCs w:val="22"/>
        </w:rPr>
        <w:t xml:space="preserve"> (</w:t>
      </w:r>
      <w:r w:rsidR="000F7194">
        <w:rPr>
          <w:rFonts w:ascii="Georgia" w:hAnsi="Georgia" w:cs="Tahoma"/>
          <w:sz w:val="22"/>
          <w:szCs w:val="22"/>
        </w:rPr>
        <w:t>quinhentos</w:t>
      </w:r>
      <w:r w:rsidR="003A40AB">
        <w:rPr>
          <w:rFonts w:ascii="Georgia" w:hAnsi="Georgia" w:cs="Tahoma"/>
          <w:sz w:val="22"/>
          <w:szCs w:val="22"/>
        </w:rPr>
        <w:t xml:space="preserve"> reais</w:t>
      </w:r>
      <w:r w:rsidR="002D5286" w:rsidRPr="004F7150">
        <w:rPr>
          <w:rFonts w:ascii="Georgia" w:hAnsi="Georgia" w:cs="Tahoma"/>
          <w:sz w:val="22"/>
          <w:szCs w:val="22"/>
        </w:rPr>
        <w:t xml:space="preserve">) </w:t>
      </w:r>
      <w:r w:rsidRPr="004F7150">
        <w:rPr>
          <w:rFonts w:ascii="Georgia" w:hAnsi="Georgia" w:cs="Tahoma"/>
          <w:sz w:val="22"/>
          <w:szCs w:val="22"/>
        </w:rPr>
        <w:t>por hora-homem de trabalho dedicado à (i) execução das Garantias, (ii) comparecimento em reuniões formais com a Emissora e/ou com Debenturistas; e</w:t>
      </w:r>
      <w:r w:rsidR="00120427">
        <w:rPr>
          <w:rFonts w:ascii="Georgia" w:hAnsi="Georgia" w:cs="Tahoma"/>
          <w:sz w:val="22"/>
          <w:szCs w:val="22"/>
        </w:rPr>
        <w:t xml:space="preserve"> (iii) implementação das consequ</w:t>
      </w:r>
      <w:r w:rsidRPr="004F7150">
        <w:rPr>
          <w:rFonts w:ascii="Georgia" w:hAnsi="Georgia" w:cs="Tahoma"/>
          <w:sz w:val="22"/>
          <w:szCs w:val="22"/>
        </w:rPr>
        <w:t xml:space="preserve">entes decisões tomadas em tais eventos, pagas </w:t>
      </w:r>
      <w:r w:rsidR="000B45CF" w:rsidRPr="000B45CF">
        <w:rPr>
          <w:rFonts w:ascii="Georgia" w:hAnsi="Georgia" w:cs="Tahoma"/>
          <w:sz w:val="22"/>
          <w:szCs w:val="22"/>
        </w:rPr>
        <w:t>5 (cinco)</w:t>
      </w:r>
      <w:r w:rsidRPr="004F7150">
        <w:rPr>
          <w:rFonts w:ascii="Georgia" w:hAnsi="Georgia" w:cs="Tahoma"/>
          <w:sz w:val="22"/>
          <w:szCs w:val="22"/>
        </w:rPr>
        <w:t xml:space="preserve"> dias após comprovação da entrega, pelo Agente Fiduciário, de "relatório de horas" à Emissora. Entende-se por reestruturação das debêntures os eventos relacionados </w:t>
      </w:r>
      <w:r w:rsidR="00BD67C7">
        <w:rPr>
          <w:rFonts w:ascii="Georgia" w:hAnsi="Georgia" w:cs="Tahoma"/>
          <w:sz w:val="22"/>
          <w:szCs w:val="22"/>
        </w:rPr>
        <w:t>à</w:t>
      </w:r>
      <w:r w:rsidR="00BD67C7" w:rsidRPr="004F7150">
        <w:rPr>
          <w:rFonts w:ascii="Georgia" w:hAnsi="Georgia" w:cs="Tahoma"/>
          <w:sz w:val="22"/>
          <w:szCs w:val="22"/>
        </w:rPr>
        <w:t xml:space="preserve"> </w:t>
      </w:r>
      <w:r w:rsidRPr="004F7150">
        <w:rPr>
          <w:rFonts w:ascii="Georgia" w:hAnsi="Georgia" w:cs="Tahoma"/>
          <w:sz w:val="22"/>
          <w:szCs w:val="22"/>
        </w:rPr>
        <w:t>alteração (i) da Garantia, (ii) prazos de pagamento e (iii) condições relacionadas ao vencimento antecipado</w:t>
      </w:r>
      <w:r w:rsidR="000F7194">
        <w:rPr>
          <w:rFonts w:ascii="Georgia" w:hAnsi="Georgia" w:cs="Tahoma"/>
          <w:sz w:val="22"/>
          <w:szCs w:val="22"/>
        </w:rPr>
        <w:t>.</w:t>
      </w:r>
      <w:r w:rsidR="000F7194" w:rsidRPr="000F7194">
        <w:rPr>
          <w:rFonts w:ascii="Georgia" w:hAnsi="Georgia" w:cs="Tahoma"/>
          <w:sz w:val="22"/>
          <w:szCs w:val="22"/>
        </w:rPr>
        <w:t xml:space="preserve"> </w:t>
      </w:r>
      <w:r w:rsidR="000F7194">
        <w:rPr>
          <w:rFonts w:ascii="Georgia" w:hAnsi="Georgia" w:cs="Tahoma"/>
          <w:sz w:val="22"/>
          <w:szCs w:val="22"/>
        </w:rPr>
        <w:t xml:space="preserve">Os eventos relacionados </w:t>
      </w:r>
      <w:r w:rsidR="00BD67C7">
        <w:rPr>
          <w:rFonts w:ascii="Georgia" w:hAnsi="Georgia" w:cs="Tahoma"/>
          <w:sz w:val="22"/>
          <w:szCs w:val="22"/>
        </w:rPr>
        <w:t>à</w:t>
      </w:r>
      <w:r w:rsidR="000F7194">
        <w:rPr>
          <w:rFonts w:ascii="Georgia" w:hAnsi="Georgia" w:cs="Tahoma"/>
          <w:sz w:val="22"/>
          <w:szCs w:val="22"/>
        </w:rPr>
        <w:t xml:space="preserve"> amortização </w:t>
      </w:r>
      <w:r w:rsidR="000F7194" w:rsidRPr="00B51F61">
        <w:rPr>
          <w:rFonts w:ascii="Georgia" w:hAnsi="Georgia" w:cs="Tahoma"/>
          <w:sz w:val="22"/>
          <w:szCs w:val="22"/>
        </w:rPr>
        <w:t xml:space="preserve">das </w:t>
      </w:r>
      <w:r w:rsidR="00BD67C7">
        <w:rPr>
          <w:rFonts w:ascii="Georgia" w:hAnsi="Georgia" w:cs="Tahoma"/>
          <w:sz w:val="22"/>
          <w:szCs w:val="22"/>
        </w:rPr>
        <w:t>D</w:t>
      </w:r>
      <w:r w:rsidR="000F7194" w:rsidRPr="00B51F61">
        <w:rPr>
          <w:rFonts w:ascii="Georgia" w:hAnsi="Georgia" w:cs="Tahoma"/>
          <w:sz w:val="22"/>
          <w:szCs w:val="22"/>
        </w:rPr>
        <w:t xml:space="preserve">ebêntures não são considerados reestruturação das </w:t>
      </w:r>
      <w:r w:rsidR="00BD67C7">
        <w:rPr>
          <w:rFonts w:ascii="Georgia" w:hAnsi="Georgia" w:cs="Tahoma"/>
          <w:sz w:val="22"/>
          <w:szCs w:val="22"/>
        </w:rPr>
        <w:t>D</w:t>
      </w:r>
      <w:r w:rsidR="000F7194" w:rsidRPr="00B51F61">
        <w:rPr>
          <w:rFonts w:ascii="Georgia" w:hAnsi="Georgia" w:cs="Tahoma"/>
          <w:sz w:val="22"/>
          <w:szCs w:val="22"/>
        </w:rPr>
        <w:t>ebêntures</w:t>
      </w:r>
      <w:r w:rsidRPr="004F7150">
        <w:rPr>
          <w:rFonts w:ascii="Georgia" w:hAnsi="Georgia" w:cs="Tahoma"/>
          <w:sz w:val="22"/>
          <w:szCs w:val="22"/>
        </w:rPr>
        <w:t>;</w:t>
      </w:r>
    </w:p>
    <w:p w:rsidR="000C7099" w:rsidRDefault="000C7099">
      <w:pPr>
        <w:pStyle w:val="PargrafodaLista"/>
        <w:rPr>
          <w:rFonts w:ascii="Georgia" w:hAnsi="Georgia" w:cs="Tahoma"/>
          <w:sz w:val="22"/>
          <w:szCs w:val="22"/>
        </w:rPr>
      </w:pPr>
    </w:p>
    <w:p w:rsidR="000F7194" w:rsidRPr="00B51F61" w:rsidRDefault="000F7194" w:rsidP="000F7194">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t>no caso de</w:t>
      </w:r>
      <w:r w:rsidRPr="00B51F61">
        <w:rPr>
          <w:rFonts w:ascii="Georgia" w:hAnsi="Georgia" w:cs="Tahoma"/>
          <w:sz w:val="22"/>
          <w:szCs w:val="22"/>
        </w:rPr>
        <w:t xml:space="preserve"> celebração de </w:t>
      </w:r>
      <w:r>
        <w:rPr>
          <w:rFonts w:ascii="Georgia" w:hAnsi="Georgia" w:cs="Tahoma"/>
          <w:sz w:val="22"/>
          <w:szCs w:val="22"/>
        </w:rPr>
        <w:t xml:space="preserve">aditamentos </w:t>
      </w:r>
      <w:r w:rsidR="00BD67C7">
        <w:rPr>
          <w:rFonts w:ascii="Georgia" w:hAnsi="Georgia" w:cs="Tahoma"/>
          <w:sz w:val="22"/>
          <w:szCs w:val="22"/>
        </w:rPr>
        <w:t>à</w:t>
      </w:r>
      <w:r>
        <w:rPr>
          <w:rFonts w:ascii="Georgia" w:hAnsi="Georgia" w:cs="Tahoma"/>
          <w:sz w:val="22"/>
          <w:szCs w:val="22"/>
        </w:rPr>
        <w:t xml:space="preserve"> Escritura de E</w:t>
      </w:r>
      <w:r w:rsidRPr="00B51F61">
        <w:rPr>
          <w:rFonts w:ascii="Georgia" w:hAnsi="Georgia" w:cs="Tahoma"/>
          <w:sz w:val="22"/>
          <w:szCs w:val="22"/>
        </w:rPr>
        <w:t xml:space="preserve">missão e  ao contrato de garantia da </w:t>
      </w:r>
      <w:r>
        <w:rPr>
          <w:rFonts w:ascii="Georgia" w:hAnsi="Georgia" w:cs="Tahoma"/>
          <w:sz w:val="22"/>
          <w:szCs w:val="22"/>
        </w:rPr>
        <w:t>E</w:t>
      </w:r>
      <w:r w:rsidRPr="00B51F61">
        <w:rPr>
          <w:rFonts w:ascii="Georgia" w:hAnsi="Georgia" w:cs="Tahoma"/>
          <w:sz w:val="22"/>
          <w:szCs w:val="22"/>
        </w:rPr>
        <w:t>missão, serão devidas a</w:t>
      </w:r>
      <w:r>
        <w:rPr>
          <w:rFonts w:ascii="Georgia" w:hAnsi="Georgia" w:cs="Tahoma"/>
          <w:sz w:val="22"/>
          <w:szCs w:val="22"/>
        </w:rPr>
        <w:t>o Agente Fiduciário, adicionalmente, o valor de R$</w:t>
      </w:r>
      <w:r w:rsidRPr="00B51F61">
        <w:rPr>
          <w:rFonts w:ascii="Georgia" w:hAnsi="Georgia" w:cs="Tahoma"/>
          <w:sz w:val="22"/>
          <w:szCs w:val="22"/>
        </w:rPr>
        <w:t xml:space="preserve">500,00 </w:t>
      </w:r>
      <w:r>
        <w:rPr>
          <w:rFonts w:ascii="Georgia" w:hAnsi="Georgia" w:cs="Tahoma"/>
          <w:sz w:val="22"/>
          <w:szCs w:val="22"/>
        </w:rPr>
        <w:t xml:space="preserve">(quinhentos reais) </w:t>
      </w:r>
      <w:r w:rsidRPr="00B51F61">
        <w:rPr>
          <w:rFonts w:ascii="Georgia" w:hAnsi="Georgia" w:cs="Tahoma"/>
          <w:sz w:val="22"/>
          <w:szCs w:val="22"/>
        </w:rPr>
        <w:t>por hora-homem de trabalho dedicado a tais alterações;</w:t>
      </w:r>
    </w:p>
    <w:p w:rsidR="003973F2" w:rsidRPr="003973F2" w:rsidRDefault="003973F2" w:rsidP="003973F2">
      <w:pPr>
        <w:tabs>
          <w:tab w:val="left" w:pos="1276"/>
        </w:tabs>
        <w:spacing w:line="320" w:lineRule="exact"/>
        <w:ind w:left="709"/>
        <w:rPr>
          <w:rFonts w:ascii="Georgia" w:hAnsi="Georgia" w:cs="Tahoma"/>
          <w:sz w:val="22"/>
          <w:szCs w:val="22"/>
        </w:rPr>
      </w:pPr>
    </w:p>
    <w:p w:rsidR="003973F2" w:rsidRDefault="00120427" w:rsidP="00427052">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t>a</w:t>
      </w:r>
      <w:r w:rsidR="003973F2" w:rsidRPr="003973F2">
        <w:rPr>
          <w:rFonts w:ascii="Georgia" w:hAnsi="Georgia" w:cs="Tahoma"/>
          <w:sz w:val="22"/>
          <w:szCs w:val="22"/>
        </w:rPr>
        <w:t xml:space="preserve">s remunerações </w:t>
      </w:r>
      <w:r w:rsidR="00427052">
        <w:rPr>
          <w:rFonts w:ascii="Georgia" w:hAnsi="Georgia" w:cs="Tahoma"/>
          <w:sz w:val="22"/>
          <w:szCs w:val="22"/>
        </w:rPr>
        <w:t xml:space="preserve">previstas nos itens (a) e (b) acima </w:t>
      </w:r>
      <w:r w:rsidR="003973F2" w:rsidRPr="003973F2">
        <w:rPr>
          <w:rFonts w:ascii="Georgia" w:hAnsi="Georgia" w:cs="Tahoma"/>
          <w:sz w:val="22"/>
          <w:szCs w:val="22"/>
        </w:rPr>
        <w:t xml:space="preserve">não incluem </w:t>
      </w:r>
      <w:r w:rsidR="000F7194" w:rsidRPr="00C145F8">
        <w:rPr>
          <w:rFonts w:ascii="Georgia" w:hAnsi="Georgia" w:cs="Tahoma"/>
          <w:sz w:val="22"/>
          <w:szCs w:val="22"/>
        </w:rPr>
        <w:t xml:space="preserve">as despesas com viagens, estadias, transporte e publicação necessárias ao exercício de nossa função, durante ou após a implantação do serviço, a serem cobertas </w:t>
      </w:r>
      <w:r w:rsidR="000F7194">
        <w:rPr>
          <w:rFonts w:ascii="Georgia" w:hAnsi="Georgia" w:cs="Tahoma"/>
          <w:sz w:val="22"/>
          <w:szCs w:val="22"/>
        </w:rPr>
        <w:t>pela Emissora</w:t>
      </w:r>
      <w:r w:rsidR="000F7194" w:rsidRPr="00C145F8">
        <w:rPr>
          <w:rFonts w:ascii="Georgia" w:hAnsi="Georgia" w:cs="Tahoma"/>
          <w:sz w:val="22"/>
          <w:szCs w:val="22"/>
        </w:rPr>
        <w:t>,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e custas judiciais, bem como indenizações, decorrentes de ações intentadas contra o Agente Fiduciário decorrente do exercício d</w:t>
      </w:r>
      <w:r w:rsidR="00BD67C7">
        <w:rPr>
          <w:rFonts w:ascii="Georgia" w:hAnsi="Georgia" w:cs="Tahoma"/>
          <w:sz w:val="22"/>
          <w:szCs w:val="22"/>
        </w:rPr>
        <w:t xml:space="preserve">e sua função ou da sua atuação </w:t>
      </w:r>
      <w:r w:rsidR="000F7194" w:rsidRPr="00C145F8">
        <w:rPr>
          <w:rFonts w:ascii="Georgia" w:hAnsi="Georgia" w:cs="Tahoma"/>
          <w:sz w:val="22"/>
          <w:szCs w:val="22"/>
        </w:rPr>
        <w:t>em defesa da estrutura da operação, serão igualmente suportadas pelos Deb</w:t>
      </w:r>
      <w:r w:rsidR="000F7194">
        <w:rPr>
          <w:rFonts w:ascii="Georgia" w:hAnsi="Georgia" w:cs="Tahoma"/>
          <w:sz w:val="22"/>
          <w:szCs w:val="22"/>
        </w:rPr>
        <w:t>enturistas</w:t>
      </w:r>
      <w:r w:rsidR="00427052">
        <w:rPr>
          <w:rFonts w:ascii="Georgia" w:hAnsi="Georgia" w:cs="Tahoma"/>
          <w:sz w:val="22"/>
          <w:szCs w:val="22"/>
        </w:rPr>
        <w:t>;</w:t>
      </w:r>
    </w:p>
    <w:p w:rsidR="000C7099" w:rsidRDefault="000C7099">
      <w:pPr>
        <w:tabs>
          <w:tab w:val="left" w:pos="1276"/>
        </w:tabs>
        <w:spacing w:line="320" w:lineRule="exact"/>
        <w:ind w:left="1276"/>
        <w:rPr>
          <w:rFonts w:ascii="Georgia" w:hAnsi="Georgia" w:cs="Tahoma"/>
          <w:sz w:val="22"/>
          <w:szCs w:val="22"/>
        </w:rPr>
      </w:pPr>
    </w:p>
    <w:p w:rsidR="000F7194" w:rsidRDefault="000F7194" w:rsidP="000F7194">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lastRenderedPageBreak/>
        <w:t>o</w:t>
      </w:r>
      <w:r w:rsidRPr="00C145F8">
        <w:rPr>
          <w:rFonts w:ascii="Georgia" w:hAnsi="Georgia" w:cs="Tahoma"/>
          <w:sz w:val="22"/>
          <w:szCs w:val="22"/>
        </w:rPr>
        <w:t xml:space="preserve">s </w:t>
      </w:r>
      <w:r>
        <w:rPr>
          <w:rFonts w:ascii="Georgia" w:hAnsi="Georgia" w:cs="Tahoma"/>
          <w:sz w:val="22"/>
          <w:szCs w:val="22"/>
        </w:rPr>
        <w:t>tributos</w:t>
      </w:r>
      <w:r w:rsidRPr="00C145F8">
        <w:rPr>
          <w:rFonts w:ascii="Georgia" w:hAnsi="Georgia" w:cs="Tahoma"/>
          <w:sz w:val="22"/>
          <w:szCs w:val="22"/>
        </w:rPr>
        <w:t xml:space="preserve"> vigentes à época do pagamento</w:t>
      </w:r>
      <w:r>
        <w:rPr>
          <w:rFonts w:ascii="Georgia" w:hAnsi="Georgia" w:cs="Tahoma"/>
          <w:sz w:val="22"/>
          <w:szCs w:val="22"/>
        </w:rPr>
        <w:t>, tais como ISS, PIS COFINS, CSLL e IRRF</w:t>
      </w:r>
      <w:r w:rsidRPr="00C145F8">
        <w:rPr>
          <w:rFonts w:ascii="Georgia" w:hAnsi="Georgia" w:cs="Tahoma"/>
          <w:sz w:val="22"/>
          <w:szCs w:val="22"/>
        </w:rPr>
        <w:t xml:space="preserve"> serão acrescidos </w:t>
      </w:r>
      <w:r w:rsidR="00BD67C7">
        <w:rPr>
          <w:rFonts w:ascii="Georgia" w:hAnsi="Georgia" w:cs="Tahoma"/>
          <w:sz w:val="22"/>
          <w:szCs w:val="22"/>
        </w:rPr>
        <w:t>à</w:t>
      </w:r>
      <w:r w:rsidRPr="00C145F8">
        <w:rPr>
          <w:rFonts w:ascii="Georgia" w:hAnsi="Georgia" w:cs="Tahoma"/>
          <w:sz w:val="22"/>
          <w:szCs w:val="22"/>
        </w:rPr>
        <w:t xml:space="preserve"> remuneração proposta</w:t>
      </w:r>
      <w:r>
        <w:rPr>
          <w:rFonts w:ascii="Georgia" w:hAnsi="Georgia" w:cs="Tahoma"/>
          <w:sz w:val="22"/>
          <w:szCs w:val="22"/>
        </w:rPr>
        <w:t>, de forma que seja paga líquida de impostos</w:t>
      </w:r>
      <w:r w:rsidRPr="00C145F8">
        <w:rPr>
          <w:rFonts w:ascii="Georgia" w:hAnsi="Georgia" w:cs="Tahoma"/>
          <w:sz w:val="22"/>
          <w:szCs w:val="22"/>
        </w:rPr>
        <w:t>;</w:t>
      </w:r>
    </w:p>
    <w:p w:rsidR="000F7194" w:rsidRDefault="000F7194" w:rsidP="000F7194">
      <w:pPr>
        <w:tabs>
          <w:tab w:val="left" w:pos="1276"/>
        </w:tabs>
        <w:spacing w:line="320" w:lineRule="exact"/>
        <w:ind w:left="1276"/>
        <w:rPr>
          <w:rFonts w:ascii="Georgia" w:hAnsi="Georgia" w:cs="Tahoma"/>
          <w:sz w:val="22"/>
          <w:szCs w:val="22"/>
        </w:rPr>
      </w:pPr>
    </w:p>
    <w:p w:rsidR="000F7194" w:rsidRPr="00C145F8" w:rsidRDefault="000F7194" w:rsidP="000F7194">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t>as</w:t>
      </w:r>
      <w:r w:rsidRPr="00C145F8">
        <w:rPr>
          <w:rFonts w:ascii="Georgia" w:hAnsi="Georgia" w:cs="Tahoma"/>
          <w:sz w:val="22"/>
          <w:szCs w:val="22"/>
        </w:rPr>
        <w:t xml:space="preserve"> parcelas d</w:t>
      </w:r>
      <w:r w:rsidR="00BD67C7">
        <w:rPr>
          <w:rFonts w:ascii="Georgia" w:hAnsi="Georgia" w:cs="Tahoma"/>
          <w:sz w:val="22"/>
          <w:szCs w:val="22"/>
        </w:rPr>
        <w:t>a</w:t>
      </w:r>
      <w:r w:rsidRPr="00C145F8">
        <w:rPr>
          <w:rFonts w:ascii="Georgia" w:hAnsi="Georgia" w:cs="Tahoma"/>
          <w:sz w:val="22"/>
          <w:szCs w:val="22"/>
        </w:rPr>
        <w:t xml:space="preserve"> remuneração </w:t>
      </w:r>
      <w:r>
        <w:rPr>
          <w:rFonts w:ascii="Georgia" w:hAnsi="Georgia" w:cs="Tahoma"/>
          <w:sz w:val="22"/>
          <w:szCs w:val="22"/>
        </w:rPr>
        <w:t xml:space="preserve">dispostas acima </w:t>
      </w:r>
      <w:r w:rsidRPr="00C145F8">
        <w:rPr>
          <w:rFonts w:ascii="Georgia" w:hAnsi="Georgia" w:cs="Tahoma"/>
          <w:sz w:val="22"/>
          <w:szCs w:val="22"/>
        </w:rPr>
        <w:t>serão atual</w:t>
      </w:r>
      <w:r>
        <w:rPr>
          <w:rFonts w:ascii="Georgia" w:hAnsi="Georgia" w:cs="Tahoma"/>
          <w:sz w:val="22"/>
          <w:szCs w:val="22"/>
        </w:rPr>
        <w:t>izadas pelo IGP-M, a partir da D</w:t>
      </w:r>
      <w:r w:rsidRPr="00C145F8">
        <w:rPr>
          <w:rFonts w:ascii="Georgia" w:hAnsi="Georgia" w:cs="Tahoma"/>
          <w:sz w:val="22"/>
          <w:szCs w:val="22"/>
        </w:rPr>
        <w:t xml:space="preserve">ata de </w:t>
      </w:r>
      <w:r>
        <w:rPr>
          <w:rFonts w:ascii="Georgia" w:hAnsi="Georgia" w:cs="Tahoma"/>
          <w:sz w:val="22"/>
          <w:szCs w:val="22"/>
        </w:rPr>
        <w:t>E</w:t>
      </w:r>
      <w:r w:rsidRPr="00C145F8">
        <w:rPr>
          <w:rFonts w:ascii="Georgia" w:hAnsi="Georgia" w:cs="Tahoma"/>
          <w:sz w:val="22"/>
          <w:szCs w:val="22"/>
        </w:rPr>
        <w:t>missão;</w:t>
      </w:r>
    </w:p>
    <w:p w:rsidR="00CB337A" w:rsidRPr="004F7150" w:rsidRDefault="00CB337A" w:rsidP="003973F2">
      <w:pPr>
        <w:tabs>
          <w:tab w:val="left" w:pos="1276"/>
        </w:tabs>
        <w:spacing w:line="320" w:lineRule="exact"/>
        <w:ind w:left="709"/>
        <w:rPr>
          <w:rFonts w:ascii="Georgia" w:hAnsi="Georgia" w:cs="Tahoma"/>
          <w:sz w:val="22"/>
          <w:szCs w:val="22"/>
        </w:rPr>
      </w:pPr>
    </w:p>
    <w:p w:rsidR="00FA5670" w:rsidRDefault="00CB337A" w:rsidP="00FA5670">
      <w:pPr>
        <w:numPr>
          <w:ilvl w:val="0"/>
          <w:numId w:val="31"/>
        </w:numPr>
        <w:tabs>
          <w:tab w:val="left" w:pos="1276"/>
        </w:tabs>
        <w:spacing w:line="320" w:lineRule="exact"/>
        <w:ind w:left="1276" w:hanging="567"/>
        <w:rPr>
          <w:rFonts w:ascii="Georgia" w:hAnsi="Georgia" w:cs="Tahoma"/>
          <w:sz w:val="22"/>
          <w:szCs w:val="22"/>
        </w:rPr>
      </w:pPr>
      <w:r w:rsidRPr="004F7150">
        <w:rPr>
          <w:rFonts w:ascii="Georgia" w:hAnsi="Georgia" w:cs="Tahoma"/>
          <w:sz w:val="22"/>
          <w:szCs w:val="22"/>
        </w:rPr>
        <w:t>as remunerações previstas nos itens anteriores serão devidas mesmo após o vencimento das Debêntures, caso o Agente Fiduciário ainda esteja atuando na cobrança de inadimplências não sanadas pela Emissora;</w:t>
      </w:r>
    </w:p>
    <w:p w:rsidR="00FA5670" w:rsidRDefault="00FA5670" w:rsidP="00FA5670">
      <w:pPr>
        <w:pStyle w:val="PargrafodaLista"/>
        <w:rPr>
          <w:rFonts w:ascii="Georgia" w:hAnsi="Georgia" w:cs="Tahoma"/>
          <w:sz w:val="22"/>
          <w:szCs w:val="22"/>
        </w:rPr>
      </w:pPr>
    </w:p>
    <w:p w:rsidR="00CB337A" w:rsidRPr="00FA5670" w:rsidRDefault="00CB337A" w:rsidP="00FA5670">
      <w:pPr>
        <w:numPr>
          <w:ilvl w:val="0"/>
          <w:numId w:val="31"/>
        </w:numPr>
        <w:tabs>
          <w:tab w:val="left" w:pos="1276"/>
        </w:tabs>
        <w:spacing w:line="320" w:lineRule="exact"/>
        <w:ind w:left="1276" w:hanging="567"/>
        <w:rPr>
          <w:rFonts w:ascii="Georgia" w:hAnsi="Georgia" w:cs="Tahoma"/>
          <w:sz w:val="22"/>
          <w:szCs w:val="22"/>
        </w:rPr>
      </w:pPr>
      <w:r w:rsidRPr="00FA5670">
        <w:rPr>
          <w:rFonts w:ascii="Georgia" w:hAnsi="Georgia" w:cs="Tahoma"/>
          <w:sz w:val="22"/>
          <w:szCs w:val="22"/>
        </w:rPr>
        <w:t>o Agente Fiduciário deverá enviar aviso de cobrança da remuneração à Emissora com antecedência mínima de</w:t>
      </w:r>
      <w:r w:rsidR="00DA5323" w:rsidRPr="00FA5670">
        <w:rPr>
          <w:rFonts w:ascii="Georgia" w:hAnsi="Georgia" w:cs="Tahoma"/>
          <w:sz w:val="22"/>
          <w:szCs w:val="22"/>
        </w:rPr>
        <w:t xml:space="preserve"> </w:t>
      </w:r>
      <w:r w:rsidR="008C41AC" w:rsidRPr="00FA5670">
        <w:rPr>
          <w:rFonts w:ascii="Georgia" w:hAnsi="Georgia" w:cs="Tahoma"/>
          <w:sz w:val="22"/>
          <w:szCs w:val="22"/>
        </w:rPr>
        <w:t>5 (cinco) dias da</w:t>
      </w:r>
      <w:r w:rsidRPr="00FA5670">
        <w:rPr>
          <w:rFonts w:ascii="Georgia" w:hAnsi="Georgia" w:cs="Tahoma"/>
          <w:sz w:val="22"/>
          <w:szCs w:val="22"/>
        </w:rPr>
        <w:t xml:space="preserve"> data de cada pagamento, sendo que se a Emissora não receber referido aviso dentro do prazo acima, os pagamentos eventualmente efetuados com atraso, em razão do não recebimento, pela Emissora, de referido aviso, não estarão sujeitos a multas ou penalidades;</w:t>
      </w:r>
    </w:p>
    <w:p w:rsidR="00CB337A" w:rsidRPr="004F7150" w:rsidRDefault="00CB337A" w:rsidP="00FB55D8">
      <w:pPr>
        <w:tabs>
          <w:tab w:val="left" w:pos="1276"/>
        </w:tabs>
        <w:spacing w:line="320" w:lineRule="exact"/>
        <w:ind w:left="1276" w:hanging="567"/>
        <w:rPr>
          <w:rFonts w:ascii="Georgia" w:hAnsi="Georgia"/>
          <w:sz w:val="22"/>
          <w:szCs w:val="22"/>
        </w:rPr>
      </w:pPr>
    </w:p>
    <w:p w:rsidR="00CB337A" w:rsidRDefault="00120427" w:rsidP="00427052">
      <w:pPr>
        <w:numPr>
          <w:ilvl w:val="0"/>
          <w:numId w:val="31"/>
        </w:numPr>
        <w:tabs>
          <w:tab w:val="left" w:pos="1276"/>
        </w:tabs>
        <w:spacing w:line="320" w:lineRule="exact"/>
        <w:rPr>
          <w:rFonts w:ascii="Georgia" w:hAnsi="Georgia" w:cs="Tahoma"/>
          <w:sz w:val="22"/>
          <w:szCs w:val="22"/>
        </w:rPr>
      </w:pPr>
      <w:r>
        <w:rPr>
          <w:rFonts w:ascii="Georgia" w:hAnsi="Georgia" w:cs="Tahoma"/>
          <w:sz w:val="22"/>
          <w:szCs w:val="22"/>
        </w:rPr>
        <w:tab/>
      </w:r>
      <w:r w:rsidR="00CB337A" w:rsidRPr="004F7150">
        <w:rPr>
          <w:rFonts w:ascii="Georgia" w:hAnsi="Georgia" w:cs="Tahoma"/>
          <w:sz w:val="22"/>
          <w:szCs w:val="22"/>
        </w:rPr>
        <w:t xml:space="preserve">em caso de mora no pagamento de qualquer quantia devida em decorrência desta </w:t>
      </w:r>
      <w:r w:rsidR="00162EA6">
        <w:rPr>
          <w:rFonts w:ascii="Georgia" w:hAnsi="Georgia" w:cs="Tahoma"/>
          <w:sz w:val="22"/>
          <w:szCs w:val="22"/>
        </w:rPr>
        <w:tab/>
      </w:r>
      <w:r w:rsidR="00CB337A" w:rsidRPr="004F7150">
        <w:rPr>
          <w:rFonts w:ascii="Georgia" w:hAnsi="Georgia" w:cs="Tahoma"/>
          <w:sz w:val="22"/>
          <w:szCs w:val="22"/>
        </w:rPr>
        <w:t>remuneração, os débitos em atraso ficarão sujeitos a multa</w:t>
      </w:r>
      <w:r w:rsidR="003A40AB" w:rsidRPr="003A40AB">
        <w:rPr>
          <w:rFonts w:ascii="Georgia" w:hAnsi="Georgia" w:cs="Tahoma"/>
          <w:sz w:val="22"/>
          <w:szCs w:val="22"/>
        </w:rPr>
        <w:t xml:space="preserve"> de 2% (dois por cento)</w:t>
      </w:r>
      <w:r w:rsidR="00CB337A" w:rsidRPr="004F7150">
        <w:rPr>
          <w:rFonts w:ascii="Georgia" w:hAnsi="Georgia" w:cs="Tahoma"/>
          <w:sz w:val="22"/>
          <w:szCs w:val="22"/>
        </w:rPr>
        <w:t xml:space="preserve"> e </w:t>
      </w:r>
      <w:r w:rsidR="00162EA6">
        <w:rPr>
          <w:rFonts w:ascii="Georgia" w:hAnsi="Georgia" w:cs="Tahoma"/>
          <w:sz w:val="22"/>
          <w:szCs w:val="22"/>
        </w:rPr>
        <w:tab/>
      </w:r>
      <w:r w:rsidR="00CB337A" w:rsidRPr="004F7150">
        <w:rPr>
          <w:rFonts w:ascii="Georgia" w:hAnsi="Georgia" w:cs="Tahoma"/>
          <w:sz w:val="22"/>
          <w:szCs w:val="22"/>
        </w:rPr>
        <w:t xml:space="preserve">juros de mora </w:t>
      </w:r>
      <w:r w:rsidR="003A40AB" w:rsidRPr="003A40AB">
        <w:rPr>
          <w:rFonts w:ascii="Georgia" w:hAnsi="Georgia" w:cs="Tahoma"/>
          <w:sz w:val="22"/>
          <w:szCs w:val="22"/>
        </w:rPr>
        <w:t>de 1% (um por cento) ao mês</w:t>
      </w:r>
      <w:r w:rsidR="00CB337A" w:rsidRPr="004F7150">
        <w:rPr>
          <w:rFonts w:ascii="Georgia" w:hAnsi="Georgia" w:cs="Tahoma"/>
          <w:sz w:val="22"/>
          <w:szCs w:val="22"/>
        </w:rPr>
        <w:t xml:space="preserve">, sem prejuízo da atualização monetária </w:t>
      </w:r>
      <w:r w:rsidR="00162EA6">
        <w:rPr>
          <w:rFonts w:ascii="Georgia" w:hAnsi="Georgia" w:cs="Tahoma"/>
          <w:sz w:val="22"/>
          <w:szCs w:val="22"/>
        </w:rPr>
        <w:tab/>
      </w:r>
      <w:r w:rsidR="00CB337A" w:rsidRPr="004F7150">
        <w:rPr>
          <w:rFonts w:ascii="Georgia" w:hAnsi="Georgia" w:cs="Tahoma"/>
          <w:sz w:val="22"/>
          <w:szCs w:val="22"/>
        </w:rPr>
        <w:t xml:space="preserve">pelo IGP-M ou, na falta deste, ou ainda na impossibilidade de sua utilização, pelo </w:t>
      </w:r>
      <w:r w:rsidR="00162EA6">
        <w:rPr>
          <w:rFonts w:ascii="Georgia" w:hAnsi="Georgia" w:cs="Tahoma"/>
          <w:sz w:val="22"/>
          <w:szCs w:val="22"/>
        </w:rPr>
        <w:tab/>
      </w:r>
      <w:r w:rsidR="00CB337A" w:rsidRPr="004F7150">
        <w:rPr>
          <w:rFonts w:ascii="Georgia" w:hAnsi="Georgia" w:cs="Tahoma"/>
          <w:sz w:val="22"/>
          <w:szCs w:val="22"/>
        </w:rPr>
        <w:t xml:space="preserve">índice que vier a substituí-lo; </w:t>
      </w:r>
    </w:p>
    <w:p w:rsidR="000C7099" w:rsidRDefault="000C7099">
      <w:pPr>
        <w:tabs>
          <w:tab w:val="left" w:pos="1276"/>
        </w:tabs>
        <w:spacing w:line="320" w:lineRule="exact"/>
        <w:ind w:left="1068"/>
        <w:rPr>
          <w:rFonts w:ascii="Georgia" w:hAnsi="Georgia" w:cs="Tahoma"/>
          <w:sz w:val="22"/>
          <w:szCs w:val="22"/>
        </w:rPr>
      </w:pPr>
    </w:p>
    <w:p w:rsidR="000F7194" w:rsidRDefault="000F7194" w:rsidP="006726DE">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t xml:space="preserve">no caso de </w:t>
      </w:r>
      <w:r w:rsidRPr="00D47D71">
        <w:rPr>
          <w:rFonts w:ascii="Georgia" w:hAnsi="Georgia" w:cs="Tahoma"/>
          <w:sz w:val="22"/>
          <w:szCs w:val="22"/>
        </w:rPr>
        <w:t>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Georgia" w:hAnsi="Georgia" w:cs="Tahoma"/>
          <w:sz w:val="22"/>
          <w:szCs w:val="22"/>
        </w:rPr>
        <w:t xml:space="preserve">; </w:t>
      </w:r>
    </w:p>
    <w:p w:rsidR="00CB337A" w:rsidRPr="004F7150" w:rsidRDefault="00CB337A" w:rsidP="00FB55D8">
      <w:pPr>
        <w:pStyle w:val="PargrafodaLista"/>
        <w:tabs>
          <w:tab w:val="left" w:pos="1276"/>
        </w:tabs>
        <w:ind w:left="1276" w:hanging="567"/>
        <w:rPr>
          <w:rFonts w:ascii="Georgia" w:hAnsi="Georgia" w:cs="Tahoma"/>
          <w:sz w:val="22"/>
          <w:szCs w:val="22"/>
        </w:rPr>
      </w:pPr>
    </w:p>
    <w:p w:rsidR="00CB337A" w:rsidRPr="004F7150" w:rsidRDefault="00162EA6" w:rsidP="00427052">
      <w:pPr>
        <w:widowControl w:val="0"/>
        <w:numPr>
          <w:ilvl w:val="0"/>
          <w:numId w:val="31"/>
        </w:numPr>
        <w:tabs>
          <w:tab w:val="left" w:pos="1276"/>
        </w:tabs>
        <w:suppressAutoHyphens/>
        <w:autoSpaceDE w:val="0"/>
        <w:autoSpaceDN w:val="0"/>
        <w:adjustRightInd w:val="0"/>
        <w:spacing w:line="320" w:lineRule="exact"/>
        <w:rPr>
          <w:rFonts w:ascii="Georgia" w:hAnsi="Georgia" w:cs="Tahoma"/>
          <w:sz w:val="22"/>
          <w:szCs w:val="22"/>
        </w:rPr>
      </w:pPr>
      <w:r>
        <w:rPr>
          <w:rFonts w:ascii="Georgia" w:hAnsi="Georgia" w:cs="Tahoma"/>
          <w:sz w:val="22"/>
          <w:szCs w:val="22"/>
        </w:rPr>
        <w:tab/>
      </w:r>
      <w:r w:rsidR="00CB337A" w:rsidRPr="004F7150">
        <w:rPr>
          <w:rFonts w:ascii="Georgia" w:hAnsi="Georgia" w:cs="Tahoma"/>
          <w:sz w:val="22"/>
          <w:szCs w:val="22"/>
        </w:rPr>
        <w:t xml:space="preserve">o pagamento da remuneração do Agente Fiduciário será feito mediante crédito na </w:t>
      </w:r>
      <w:r>
        <w:rPr>
          <w:rFonts w:ascii="Georgia" w:hAnsi="Georgia" w:cs="Tahoma"/>
          <w:sz w:val="22"/>
          <w:szCs w:val="22"/>
        </w:rPr>
        <w:tab/>
      </w:r>
      <w:r w:rsidR="00CB337A" w:rsidRPr="004F7150">
        <w:rPr>
          <w:rFonts w:ascii="Georgia" w:hAnsi="Georgia" w:cs="Tahoma"/>
          <w:sz w:val="22"/>
          <w:szCs w:val="22"/>
        </w:rPr>
        <w:t>conta corrente a ser indicada pelo Agente Fiduciário;</w:t>
      </w:r>
    </w:p>
    <w:p w:rsidR="00CB337A" w:rsidRPr="004F7150" w:rsidRDefault="00CB337A" w:rsidP="00FB55D8">
      <w:pPr>
        <w:widowControl w:val="0"/>
        <w:tabs>
          <w:tab w:val="left" w:pos="1276"/>
        </w:tabs>
        <w:suppressAutoHyphens/>
        <w:autoSpaceDE w:val="0"/>
        <w:autoSpaceDN w:val="0"/>
        <w:adjustRightInd w:val="0"/>
        <w:spacing w:line="320" w:lineRule="exact"/>
        <w:ind w:left="1276" w:hanging="567"/>
        <w:rPr>
          <w:rFonts w:ascii="Georgia" w:hAnsi="Georgia" w:cs="Tahoma"/>
          <w:color w:val="000000"/>
          <w:sz w:val="22"/>
          <w:szCs w:val="22"/>
        </w:rPr>
      </w:pPr>
    </w:p>
    <w:p w:rsidR="004230A7" w:rsidRDefault="00120427" w:rsidP="004230A7">
      <w:pPr>
        <w:widowControl w:val="0"/>
        <w:numPr>
          <w:ilvl w:val="0"/>
          <w:numId w:val="31"/>
        </w:numPr>
        <w:tabs>
          <w:tab w:val="left" w:pos="1276"/>
        </w:tabs>
        <w:suppressAutoHyphens/>
        <w:autoSpaceDE w:val="0"/>
        <w:autoSpaceDN w:val="0"/>
        <w:adjustRightInd w:val="0"/>
        <w:spacing w:line="320" w:lineRule="exact"/>
        <w:rPr>
          <w:rFonts w:ascii="Georgia" w:hAnsi="Georgia" w:cs="Tahoma"/>
          <w:sz w:val="22"/>
          <w:szCs w:val="22"/>
        </w:rPr>
      </w:pPr>
      <w:r>
        <w:rPr>
          <w:rFonts w:ascii="Georgia" w:hAnsi="Georgia" w:cs="Tahoma"/>
          <w:sz w:val="22"/>
          <w:szCs w:val="22"/>
        </w:rPr>
        <w:lastRenderedPageBreak/>
        <w:tab/>
      </w:r>
      <w:r w:rsidR="00CB337A" w:rsidRPr="004F7150">
        <w:rPr>
          <w:rFonts w:ascii="Georgia" w:hAnsi="Georgia" w:cs="Tahoma"/>
          <w:sz w:val="22"/>
          <w:szCs w:val="22"/>
        </w:rPr>
        <w:t xml:space="preserve">fica estabelecido que, na hipótese de vir a ocorrer a substituição do Agente </w:t>
      </w:r>
      <w:r w:rsidR="00162EA6">
        <w:rPr>
          <w:rFonts w:ascii="Georgia" w:hAnsi="Georgia" w:cs="Tahoma"/>
          <w:sz w:val="22"/>
          <w:szCs w:val="22"/>
        </w:rPr>
        <w:tab/>
      </w:r>
      <w:r w:rsidR="00CB337A" w:rsidRPr="004F7150">
        <w:rPr>
          <w:rFonts w:ascii="Georgia" w:hAnsi="Georgia" w:cs="Tahoma"/>
          <w:sz w:val="22"/>
          <w:szCs w:val="22"/>
        </w:rPr>
        <w:t xml:space="preserve">Fiduciário, o substituído deverá repassar a parcela proporcional da remuneração </w:t>
      </w:r>
      <w:r w:rsidR="00162EA6">
        <w:rPr>
          <w:rFonts w:ascii="Georgia" w:hAnsi="Georgia" w:cs="Tahoma"/>
          <w:sz w:val="22"/>
          <w:szCs w:val="22"/>
        </w:rPr>
        <w:tab/>
      </w:r>
      <w:r w:rsidR="00CB337A" w:rsidRPr="004F7150">
        <w:rPr>
          <w:rFonts w:ascii="Georgia" w:hAnsi="Georgia" w:cs="Tahoma"/>
          <w:sz w:val="22"/>
          <w:szCs w:val="22"/>
        </w:rPr>
        <w:t xml:space="preserve">inicialmente recebida sem a contrapartida do serviço prestado, calculada </w:t>
      </w:r>
      <w:r w:rsidR="00CB337A" w:rsidRPr="004F7150">
        <w:rPr>
          <w:rFonts w:ascii="Georgia" w:hAnsi="Georgia" w:cs="Tahoma"/>
          <w:i/>
          <w:sz w:val="22"/>
          <w:szCs w:val="22"/>
        </w:rPr>
        <w:t xml:space="preserve">pro rata </w:t>
      </w:r>
      <w:r w:rsidR="00162EA6">
        <w:rPr>
          <w:rFonts w:ascii="Georgia" w:hAnsi="Georgia" w:cs="Tahoma"/>
          <w:i/>
          <w:sz w:val="22"/>
          <w:szCs w:val="22"/>
        </w:rPr>
        <w:tab/>
      </w:r>
      <w:r w:rsidR="00CB337A" w:rsidRPr="004F7150">
        <w:rPr>
          <w:rFonts w:ascii="Georgia" w:hAnsi="Georgia" w:cs="Tahoma"/>
          <w:i/>
          <w:sz w:val="22"/>
          <w:szCs w:val="22"/>
        </w:rPr>
        <w:t>temporis</w:t>
      </w:r>
      <w:r w:rsidR="00CB337A" w:rsidRPr="004F7150">
        <w:rPr>
          <w:rFonts w:ascii="Georgia" w:hAnsi="Georgia" w:cs="Tahoma"/>
          <w:sz w:val="22"/>
          <w:szCs w:val="22"/>
        </w:rPr>
        <w:t xml:space="preserve">, desde a data de pagamento da remuneração até a data da efetiva </w:t>
      </w:r>
      <w:r w:rsidR="00162EA6">
        <w:rPr>
          <w:rFonts w:ascii="Georgia" w:hAnsi="Georgia" w:cs="Tahoma"/>
          <w:sz w:val="22"/>
          <w:szCs w:val="22"/>
        </w:rPr>
        <w:tab/>
      </w:r>
      <w:r w:rsidR="00CB337A" w:rsidRPr="004F7150">
        <w:rPr>
          <w:rFonts w:ascii="Georgia" w:hAnsi="Georgia" w:cs="Tahoma"/>
          <w:sz w:val="22"/>
          <w:szCs w:val="22"/>
        </w:rPr>
        <w:t xml:space="preserve">substituição, ao agente fiduciário </w:t>
      </w:r>
      <w:r w:rsidR="00CB337A" w:rsidRPr="00F71314">
        <w:rPr>
          <w:rFonts w:ascii="Georgia" w:hAnsi="Georgia" w:cs="Tahoma"/>
          <w:sz w:val="22"/>
          <w:szCs w:val="22"/>
        </w:rPr>
        <w:t>substituto, como</w:t>
      </w:r>
      <w:r w:rsidR="00CB337A" w:rsidRPr="004F7150">
        <w:rPr>
          <w:rFonts w:ascii="Georgia" w:hAnsi="Georgia" w:cs="Tahoma"/>
          <w:sz w:val="22"/>
          <w:szCs w:val="22"/>
        </w:rPr>
        <w:t xml:space="preserve"> forma de remuneração dos </w:t>
      </w:r>
      <w:r w:rsidR="00162EA6">
        <w:rPr>
          <w:rFonts w:ascii="Georgia" w:hAnsi="Georgia" w:cs="Tahoma"/>
          <w:sz w:val="22"/>
          <w:szCs w:val="22"/>
        </w:rPr>
        <w:tab/>
      </w:r>
      <w:r w:rsidR="00CB337A" w:rsidRPr="004F7150">
        <w:rPr>
          <w:rFonts w:ascii="Georgia" w:hAnsi="Georgia" w:cs="Tahoma"/>
          <w:sz w:val="22"/>
          <w:szCs w:val="22"/>
        </w:rPr>
        <w:t>serviços a serem por ele prestados;</w:t>
      </w:r>
    </w:p>
    <w:p w:rsidR="004230A7" w:rsidRDefault="004230A7" w:rsidP="004230A7">
      <w:pPr>
        <w:pStyle w:val="PargrafodaLista"/>
        <w:rPr>
          <w:rFonts w:ascii="Georgia" w:hAnsi="Georgia" w:cs="Tahoma"/>
          <w:sz w:val="22"/>
          <w:szCs w:val="22"/>
        </w:rPr>
      </w:pPr>
    </w:p>
    <w:p w:rsidR="002D5286" w:rsidRPr="004230A7" w:rsidRDefault="00CB337A" w:rsidP="004230A7">
      <w:pPr>
        <w:widowControl w:val="0"/>
        <w:numPr>
          <w:ilvl w:val="0"/>
          <w:numId w:val="31"/>
        </w:numPr>
        <w:tabs>
          <w:tab w:val="left" w:pos="1276"/>
        </w:tabs>
        <w:suppressAutoHyphens/>
        <w:autoSpaceDE w:val="0"/>
        <w:autoSpaceDN w:val="0"/>
        <w:adjustRightInd w:val="0"/>
        <w:spacing w:line="320" w:lineRule="exact"/>
        <w:ind w:left="1276" w:hanging="567"/>
        <w:rPr>
          <w:rFonts w:ascii="Georgia" w:hAnsi="Georgia" w:cs="Tahoma"/>
          <w:sz w:val="22"/>
          <w:szCs w:val="22"/>
        </w:rPr>
      </w:pPr>
      <w:r w:rsidRPr="004230A7">
        <w:rPr>
          <w:rFonts w:ascii="Georgia" w:hAnsi="Georgia" w:cs="Tahoma"/>
          <w:sz w:val="22"/>
          <w:szCs w:val="22"/>
        </w:rPr>
        <w:t>caso sejam alteradas as condições da Emissão, a Emissora e o Agente Fiduciário se comprometem a avaliar os impactos destas alterações nos serviços ora descritos visando à alteração da remuneração do Agente Fiduciário</w:t>
      </w:r>
      <w:r w:rsidR="000F7194" w:rsidRPr="004230A7">
        <w:rPr>
          <w:rFonts w:ascii="Georgia" w:hAnsi="Georgia" w:cs="Tahoma"/>
          <w:sz w:val="22"/>
          <w:szCs w:val="22"/>
        </w:rPr>
        <w:t xml:space="preserve">. Obrigações adicionais </w:t>
      </w:r>
      <w:r w:rsidR="004230A7" w:rsidRPr="004230A7">
        <w:rPr>
          <w:rFonts w:ascii="Georgia" w:hAnsi="Georgia" w:cs="Tahoma"/>
          <w:sz w:val="22"/>
          <w:szCs w:val="22"/>
        </w:rPr>
        <w:t xml:space="preserve">ao </w:t>
      </w:r>
      <w:r w:rsidR="000F7194" w:rsidRPr="004230A7">
        <w:rPr>
          <w:rFonts w:ascii="Georgia" w:hAnsi="Georgia" w:cs="Tahoma"/>
          <w:sz w:val="22"/>
          <w:szCs w:val="22"/>
        </w:rPr>
        <w:t xml:space="preserve">Agente Fiduciário ou alteração nas características da </w:t>
      </w:r>
      <w:r w:rsidR="00BD67C7" w:rsidRPr="004230A7">
        <w:rPr>
          <w:rFonts w:ascii="Georgia" w:hAnsi="Georgia" w:cs="Tahoma"/>
          <w:sz w:val="22"/>
          <w:szCs w:val="22"/>
        </w:rPr>
        <w:t>E</w:t>
      </w:r>
      <w:r w:rsidR="000F7194" w:rsidRPr="004230A7">
        <w:rPr>
          <w:rFonts w:ascii="Georgia" w:hAnsi="Georgia" w:cs="Tahoma"/>
          <w:sz w:val="22"/>
          <w:szCs w:val="22"/>
        </w:rPr>
        <w:t xml:space="preserve">missão facultarão </w:t>
      </w:r>
      <w:r w:rsidR="00BD67C7" w:rsidRPr="004230A7">
        <w:rPr>
          <w:rFonts w:ascii="Georgia" w:hAnsi="Georgia" w:cs="Tahoma"/>
          <w:sz w:val="22"/>
          <w:szCs w:val="22"/>
        </w:rPr>
        <w:t>o Agente Fiduciário à</w:t>
      </w:r>
      <w:r w:rsidR="000F7194" w:rsidRPr="004230A7">
        <w:rPr>
          <w:rFonts w:ascii="Georgia" w:hAnsi="Georgia" w:cs="Tahoma"/>
          <w:sz w:val="22"/>
          <w:szCs w:val="22"/>
        </w:rPr>
        <w:t xml:space="preserve"> revisão dos honorários propostos</w:t>
      </w:r>
      <w:r w:rsidR="002D5286" w:rsidRPr="004230A7">
        <w:rPr>
          <w:rFonts w:ascii="Georgia" w:hAnsi="Georgia" w:cs="Tahoma"/>
          <w:sz w:val="22"/>
          <w:szCs w:val="22"/>
        </w:rPr>
        <w:t>;</w:t>
      </w:r>
      <w:r w:rsidR="00A10E4B" w:rsidRPr="004230A7">
        <w:rPr>
          <w:rFonts w:ascii="Georgia" w:hAnsi="Georgia" w:cs="Tahoma"/>
          <w:sz w:val="22"/>
          <w:szCs w:val="22"/>
        </w:rPr>
        <w:t xml:space="preserve"> </w:t>
      </w:r>
    </w:p>
    <w:p w:rsidR="002D5286" w:rsidRPr="004F7150" w:rsidRDefault="002D5286" w:rsidP="002D5286">
      <w:pPr>
        <w:tabs>
          <w:tab w:val="left" w:pos="1276"/>
        </w:tabs>
        <w:spacing w:line="320" w:lineRule="exact"/>
        <w:rPr>
          <w:rFonts w:ascii="Georgia" w:hAnsi="Georgia" w:cs="Tahoma"/>
          <w:sz w:val="22"/>
          <w:szCs w:val="22"/>
        </w:rPr>
      </w:pPr>
    </w:p>
    <w:p w:rsidR="002D5286" w:rsidRDefault="002D5286" w:rsidP="004230A7">
      <w:pPr>
        <w:numPr>
          <w:ilvl w:val="0"/>
          <w:numId w:val="31"/>
        </w:numPr>
        <w:tabs>
          <w:tab w:val="left" w:pos="1276"/>
        </w:tabs>
        <w:spacing w:line="320" w:lineRule="exact"/>
        <w:ind w:left="1276" w:hanging="567"/>
        <w:rPr>
          <w:rFonts w:ascii="Georgia" w:hAnsi="Georgia" w:cs="Tahoma"/>
          <w:sz w:val="22"/>
          <w:szCs w:val="22"/>
        </w:rPr>
      </w:pPr>
      <w:r w:rsidRPr="004F7150">
        <w:rPr>
          <w:rFonts w:ascii="Georgia" w:hAnsi="Georgia" w:cs="Tahoma"/>
          <w:sz w:val="22"/>
          <w:szCs w:val="22"/>
        </w:rPr>
        <w:t xml:space="preserve">o crédito do Agente Fiduciário por despesas incorridas para proteger direitos e interesses ou realizar créditos dos </w:t>
      </w:r>
      <w:r w:rsidR="000F7194">
        <w:rPr>
          <w:rFonts w:ascii="Georgia" w:hAnsi="Georgia" w:cs="Tahoma"/>
          <w:sz w:val="22"/>
          <w:szCs w:val="22"/>
        </w:rPr>
        <w:t>D</w:t>
      </w:r>
      <w:r w:rsidR="000F7194" w:rsidRPr="004F7150">
        <w:rPr>
          <w:rFonts w:ascii="Georgia" w:hAnsi="Georgia" w:cs="Tahoma"/>
          <w:sz w:val="22"/>
          <w:szCs w:val="22"/>
        </w:rPr>
        <w:t xml:space="preserve">ebenturistas </w:t>
      </w:r>
      <w:r w:rsidR="004230A7">
        <w:rPr>
          <w:rFonts w:ascii="Georgia" w:hAnsi="Georgia" w:cs="Tahoma"/>
          <w:sz w:val="22"/>
          <w:szCs w:val="22"/>
        </w:rPr>
        <w:t xml:space="preserve">que não tenha sido saldado na </w:t>
      </w:r>
      <w:r w:rsidRPr="004F7150">
        <w:rPr>
          <w:rFonts w:ascii="Georgia" w:hAnsi="Georgia" w:cs="Tahoma"/>
          <w:sz w:val="22"/>
          <w:szCs w:val="22"/>
        </w:rPr>
        <w:t>forma ora estabelecida será acrescido à dívida da Em</w:t>
      </w:r>
      <w:r w:rsidR="004230A7">
        <w:rPr>
          <w:rFonts w:ascii="Georgia" w:hAnsi="Georgia" w:cs="Tahoma"/>
          <w:sz w:val="22"/>
          <w:szCs w:val="22"/>
        </w:rPr>
        <w:t xml:space="preserve">issora e terá preferência sobre </w:t>
      </w:r>
      <w:r w:rsidRPr="004F7150">
        <w:rPr>
          <w:rFonts w:ascii="Georgia" w:hAnsi="Georgia" w:cs="Tahoma"/>
          <w:sz w:val="22"/>
          <w:szCs w:val="22"/>
        </w:rPr>
        <w:t>as Debêntures na ordem de pagamento</w:t>
      </w:r>
      <w:r w:rsidR="000F7194">
        <w:rPr>
          <w:rFonts w:ascii="Georgia" w:hAnsi="Georgia" w:cs="Tahoma"/>
          <w:sz w:val="22"/>
          <w:szCs w:val="22"/>
        </w:rPr>
        <w:t>; e</w:t>
      </w:r>
    </w:p>
    <w:p w:rsidR="000C7099" w:rsidRDefault="000C7099">
      <w:pPr>
        <w:pStyle w:val="PargrafodaLista"/>
        <w:rPr>
          <w:rFonts w:ascii="Georgia" w:hAnsi="Georgia" w:cs="Tahoma"/>
          <w:sz w:val="22"/>
          <w:szCs w:val="22"/>
        </w:rPr>
      </w:pPr>
    </w:p>
    <w:p w:rsidR="000F7194" w:rsidRPr="004F7150" w:rsidRDefault="000F7194" w:rsidP="004230A7">
      <w:pPr>
        <w:numPr>
          <w:ilvl w:val="0"/>
          <w:numId w:val="31"/>
        </w:numPr>
        <w:tabs>
          <w:tab w:val="left" w:pos="1276"/>
        </w:tabs>
        <w:spacing w:line="320" w:lineRule="exact"/>
        <w:ind w:left="1276" w:hanging="567"/>
        <w:rPr>
          <w:rFonts w:ascii="Georgia" w:hAnsi="Georgia" w:cs="Tahoma"/>
          <w:sz w:val="22"/>
          <w:szCs w:val="22"/>
        </w:rPr>
      </w:pPr>
      <w:r>
        <w:rPr>
          <w:rFonts w:ascii="Georgia" w:hAnsi="Georgia" w:cs="Tahoma"/>
          <w:sz w:val="22"/>
          <w:szCs w:val="22"/>
        </w:rPr>
        <w:t>t</w:t>
      </w:r>
      <w:r w:rsidRPr="00156AEC">
        <w:rPr>
          <w:rFonts w:ascii="Georgia" w:hAnsi="Georgia" w:cs="Tahoma"/>
          <w:sz w:val="22"/>
          <w:szCs w:val="22"/>
        </w:rPr>
        <w:t xml:space="preserve">odas as despesas com procedimentos legais, inclusive as administrativas, em que o Agente Fiduciário venha a incorrer para resguardar os interesses dos </w:t>
      </w:r>
      <w:r w:rsidR="00BD67C7">
        <w:rPr>
          <w:rFonts w:ascii="Georgia" w:hAnsi="Georgia" w:cs="Tahoma"/>
          <w:sz w:val="22"/>
          <w:szCs w:val="22"/>
        </w:rPr>
        <w:t>Debenturistas</w:t>
      </w:r>
      <w:r w:rsidRPr="00156AEC">
        <w:rPr>
          <w:rFonts w:ascii="Georgia" w:hAnsi="Georgia" w:cs="Tahoma"/>
          <w:sz w:val="22"/>
          <w:szCs w:val="22"/>
        </w:rPr>
        <w:t xml:space="preserve"> deverão ser previamente aprovadas, sempre que possível, e adiantadas pelos </w:t>
      </w:r>
      <w:r w:rsidR="00BD67C7">
        <w:rPr>
          <w:rFonts w:ascii="Georgia" w:hAnsi="Georgia" w:cs="Tahoma"/>
          <w:sz w:val="22"/>
          <w:szCs w:val="22"/>
        </w:rPr>
        <w:t>Debenturistas</w:t>
      </w:r>
      <w:r w:rsidRPr="00156AEC">
        <w:rPr>
          <w:rFonts w:ascii="Georgia" w:hAnsi="Georgia" w:cs="Tahoma"/>
          <w:sz w:val="22"/>
          <w:szCs w:val="22"/>
        </w:rPr>
        <w:t xml:space="preserve"> e posteriormente ressarcidas pela Emissora mediante a apresentação da respectiva nota fiscal. Tais despesas a serem adiantadas pelos </w:t>
      </w:r>
      <w:r w:rsidR="00BD67C7">
        <w:rPr>
          <w:rFonts w:ascii="Georgia" w:hAnsi="Georgia" w:cs="Tahoma"/>
          <w:sz w:val="22"/>
          <w:szCs w:val="22"/>
        </w:rPr>
        <w:t>Debenturistas</w:t>
      </w:r>
      <w:r w:rsidRPr="00156AEC">
        <w:rPr>
          <w:rFonts w:ascii="Georgia" w:hAnsi="Georgia" w:cs="Tahoma"/>
          <w:sz w:val="22"/>
          <w:szCs w:val="22"/>
        </w:rPr>
        <w:t xml:space="preserve"> incluem também os gastos com honorários advocatícios de terceiros, depósitos, custas e taxas judiciárias nas ações propostas pelo Agente Fiduciário, enquanto representante dos </w:t>
      </w:r>
      <w:r w:rsidR="00BD67C7">
        <w:rPr>
          <w:rFonts w:ascii="Georgia" w:hAnsi="Georgia" w:cs="Tahoma"/>
          <w:sz w:val="22"/>
          <w:szCs w:val="22"/>
        </w:rPr>
        <w:t>Debenturistas</w:t>
      </w:r>
      <w:r w:rsidRPr="00156AEC">
        <w:rPr>
          <w:rFonts w:ascii="Georgia" w:hAnsi="Georgia" w:cs="Tahoma"/>
          <w:sz w:val="22"/>
          <w:szCs w:val="22"/>
        </w:rPr>
        <w:t xml:space="preserve">. As eventuais despesas, depósitos e custas judiciais decorrentes da sucumbência em ações judiciais serão igualmente suportadas pelos </w:t>
      </w:r>
      <w:r w:rsidR="00BD67C7">
        <w:rPr>
          <w:rFonts w:ascii="Georgia" w:hAnsi="Georgia" w:cs="Tahoma"/>
          <w:sz w:val="22"/>
          <w:szCs w:val="22"/>
        </w:rPr>
        <w:t>Debenturistas</w:t>
      </w:r>
      <w:r w:rsidRPr="00156AEC">
        <w:rPr>
          <w:rFonts w:ascii="Georgia" w:hAnsi="Georgia" w:cs="Tahoma"/>
          <w:sz w:val="22"/>
          <w:szCs w:val="22"/>
        </w:rPr>
        <w:t xml:space="preserve">, bem como a remuneração do Agente Fiduciário na hipótese da Emissora permanecer em inadimplência com relação ao pagamento desta por um período superior a </w:t>
      </w:r>
      <w:r w:rsidR="00682B49" w:rsidRPr="00682B49">
        <w:rPr>
          <w:rFonts w:ascii="Georgia" w:hAnsi="Georgia" w:cs="Tahoma"/>
          <w:sz w:val="22"/>
          <w:szCs w:val="22"/>
        </w:rPr>
        <w:t>30 (trinta) dias corridos</w:t>
      </w:r>
      <w:r w:rsidRPr="00156AEC">
        <w:rPr>
          <w:rFonts w:ascii="Georgia" w:hAnsi="Georgia" w:cs="Tahoma"/>
          <w:sz w:val="22"/>
          <w:szCs w:val="22"/>
        </w:rPr>
        <w:t>.</w:t>
      </w:r>
    </w:p>
    <w:p w:rsidR="00277AE7" w:rsidRPr="004F7150" w:rsidRDefault="00277AE7" w:rsidP="00277AE7">
      <w:pPr>
        <w:widowControl w:val="0"/>
        <w:tabs>
          <w:tab w:val="left" w:pos="1134"/>
        </w:tabs>
        <w:suppressAutoHyphens/>
        <w:autoSpaceDE w:val="0"/>
        <w:autoSpaceDN w:val="0"/>
        <w:adjustRightInd w:val="0"/>
        <w:spacing w:line="320" w:lineRule="exact"/>
        <w:rPr>
          <w:rFonts w:ascii="Georgia" w:hAnsi="Georgia" w:cs="Tahoma"/>
          <w:color w:val="000000"/>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6</w:t>
      </w:r>
      <w:r w:rsidRPr="004F7150">
        <w:rPr>
          <w:rFonts w:ascii="Georgia" w:hAnsi="Georgia" w:cs="Tahoma"/>
          <w:sz w:val="22"/>
          <w:szCs w:val="22"/>
        </w:rPr>
        <w:t>. Além de outros previstos em lei, em ato normativo da CVM ou nesta Escritura de Emissão, constituem deveres e atribuições do Agente Fiduciário:</w:t>
      </w:r>
    </w:p>
    <w:p w:rsidR="00277AE7" w:rsidRPr="004F7150" w:rsidRDefault="00277AE7" w:rsidP="00277AE7">
      <w:pPr>
        <w:suppressAutoHyphens/>
        <w:spacing w:line="320" w:lineRule="exact"/>
        <w:ind w:left="360"/>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proteger os direitos e interesses dos titulares de Debêntures, empregando, no exercício da função, o cuidado e a diligência que todo homem ativo e probo costuma empregar na administração dos seus próprios bens;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lastRenderedPageBreak/>
        <w:t>renunciar à função na hipótese de superveniência de conflitos de interesse ou de qualquer outra modalidade de inaptidão;</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conservar em boa guarda, toda a escrituração, correspondência e demais papéis relacionados com o exercício de suas funções;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verificar, no momento de aceitar a função, a veracidade das informações contidas nesta Escritura de Emissão, diligenciando para que sejam sanadas as omissões, falhas ou defeitos de que tenha conhecimento</w:t>
      </w:r>
      <w:r w:rsidR="000A334A">
        <w:rPr>
          <w:rFonts w:ascii="Georgia" w:hAnsi="Georgia" w:cs="Tahoma"/>
          <w:sz w:val="22"/>
          <w:szCs w:val="22"/>
        </w:rPr>
        <w:t>, no limite das informações e documentos fornecidos pela Emissora e pelos Garantidores, sendo certo que não efetuará nenhum procedimento de verificação independente</w:t>
      </w:r>
      <w:r w:rsidRPr="004F7150">
        <w:rPr>
          <w:rFonts w:ascii="Georgia" w:hAnsi="Georgia" w:cs="Tahoma"/>
          <w:sz w:val="22"/>
          <w:szCs w:val="22"/>
        </w:rPr>
        <w:t>;</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promover,</w:t>
      </w:r>
      <w:r w:rsidR="000A334A">
        <w:rPr>
          <w:rFonts w:ascii="Georgia" w:hAnsi="Georgia" w:cs="Tahoma"/>
          <w:sz w:val="22"/>
          <w:szCs w:val="22"/>
        </w:rPr>
        <w:t xml:space="preserve"> às expensas da Emissora,</w:t>
      </w:r>
      <w:r w:rsidRPr="004F7150">
        <w:rPr>
          <w:rFonts w:ascii="Georgia" w:hAnsi="Georgia" w:cs="Tahoma"/>
          <w:sz w:val="22"/>
          <w:szCs w:val="22"/>
        </w:rPr>
        <w:t xml:space="preserve"> caso </w:t>
      </w:r>
      <w:r w:rsidR="000A334A">
        <w:rPr>
          <w:rFonts w:ascii="Georgia" w:hAnsi="Georgia" w:cs="Tahoma"/>
          <w:sz w:val="22"/>
          <w:szCs w:val="22"/>
        </w:rPr>
        <w:t>est</w:t>
      </w:r>
      <w:r w:rsidRPr="004F7150">
        <w:rPr>
          <w:rFonts w:ascii="Georgia" w:hAnsi="Georgia" w:cs="Tahoma"/>
          <w:sz w:val="22"/>
          <w:szCs w:val="22"/>
        </w:rPr>
        <w:t>a não o faça, o registro desta Escritura de Emissão e respectivos aditamentos na JUCE</w:t>
      </w:r>
      <w:r w:rsidR="00673721">
        <w:rPr>
          <w:rFonts w:ascii="Georgia" w:hAnsi="Georgia" w:cs="Tahoma"/>
          <w:sz w:val="22"/>
          <w:szCs w:val="22"/>
        </w:rPr>
        <w:t>RJA</w:t>
      </w:r>
      <w:r w:rsidRPr="004F7150">
        <w:rPr>
          <w:rFonts w:ascii="Georgia" w:hAnsi="Georgia" w:cs="Tahoma"/>
          <w:sz w:val="22"/>
          <w:szCs w:val="22"/>
        </w:rPr>
        <w:t>, hipótese em que a Emissora deverá fornecer as informações e documentos necessários ao referido registro;</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acompanhar a observância da periodicidade na prestação das informações obrigatórias, alertando os titulares de Debêntures acerca de eventuais omissões ou inverdades constantes de tais informações;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 xml:space="preserve">solicitar, quando julgar necessário ao fiel desempenho de suas funções, certidões atualizadas dos distribuidores cíveis estaduais (incluindo falências, recuperações judiciais e execuções fiscais), distribuidores federais, das Varas da Fazenda Pública, Cartórios de Protesto, das Varas do Trabalho e da Procuradoria da Fazenda Pública do foro da sede da Emissora, bem como das demais comarcas </w:t>
      </w:r>
      <w:smartTag w:uri="urn:schemas-microsoft-com:office:smarttags" w:element="PersonName">
        <w:smartTagPr>
          <w:attr w:name="ProductID" w:val="em que a Emissora"/>
        </w:smartTagPr>
        <w:r w:rsidRPr="004F7150">
          <w:rPr>
            <w:rFonts w:ascii="Georgia" w:hAnsi="Georgia" w:cs="Tahoma"/>
            <w:sz w:val="22"/>
            <w:szCs w:val="22"/>
          </w:rPr>
          <w:t>em que a Emissora</w:t>
        </w:r>
      </w:smartTag>
      <w:r w:rsidRPr="004F7150">
        <w:rPr>
          <w:rFonts w:ascii="Georgia" w:hAnsi="Georgia" w:cs="Tahoma"/>
          <w:sz w:val="22"/>
          <w:szCs w:val="22"/>
        </w:rPr>
        <w:t xml:space="preserve"> exerça suas atividades;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solicitar, quando considerar necessário, às expensas da Emissora, e desde que justificada</w:t>
      </w:r>
      <w:r w:rsidR="0075095C" w:rsidRPr="004F7150">
        <w:rPr>
          <w:rFonts w:ascii="Georgia" w:hAnsi="Georgia" w:cs="Tahoma"/>
          <w:sz w:val="22"/>
          <w:szCs w:val="22"/>
        </w:rPr>
        <w:t xml:space="preserve"> e previamente aprovado pelos Debenturistas reunidos em Assembl</w:t>
      </w:r>
      <w:r w:rsidR="00F74FC5">
        <w:rPr>
          <w:rFonts w:ascii="Georgia" w:hAnsi="Georgia" w:cs="Tahoma"/>
          <w:sz w:val="22"/>
          <w:szCs w:val="22"/>
        </w:rPr>
        <w:t>e</w:t>
      </w:r>
      <w:r w:rsidR="0075095C" w:rsidRPr="004F7150">
        <w:rPr>
          <w:rFonts w:ascii="Georgia" w:hAnsi="Georgia" w:cs="Tahoma"/>
          <w:sz w:val="22"/>
          <w:szCs w:val="22"/>
        </w:rPr>
        <w:t>ia Geral de Debenturistas</w:t>
      </w:r>
      <w:r w:rsidRPr="004F7150">
        <w:rPr>
          <w:rFonts w:ascii="Georgia" w:hAnsi="Georgia" w:cs="Tahoma"/>
          <w:sz w:val="22"/>
          <w:szCs w:val="22"/>
        </w:rPr>
        <w:t>, auditoria extraordinária na Emissora;</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convocar, quando necessário, a Assembleia Geral de Debenturistas, mediante anúncio publicado, pelo menos três vezes, nos órgãos de imprensa nos quais a Emissora deve efetuar suas publicações</w:t>
      </w:r>
      <w:r w:rsidR="00A2042A" w:rsidRPr="004F7150">
        <w:rPr>
          <w:rFonts w:ascii="Georgia" w:hAnsi="Georgia" w:cs="Tahoma"/>
          <w:sz w:val="22"/>
          <w:szCs w:val="22"/>
        </w:rPr>
        <w:t>, respeitadas outras regras relacionadas à publicação constantes da Lei das Sociedades por Ações e desta Escritura de Emissão</w:t>
      </w:r>
      <w:r w:rsidRPr="004F7150">
        <w:rPr>
          <w:rFonts w:ascii="Georgia" w:hAnsi="Georgia" w:cs="Tahoma"/>
          <w:sz w:val="22"/>
          <w:szCs w:val="22"/>
        </w:rPr>
        <w:t>;</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lastRenderedPageBreak/>
        <w:t>comparecer à Assembleia Geral de Debenturistas a fim de prestar as informações que lhe forem solicitadas;</w:t>
      </w:r>
    </w:p>
    <w:p w:rsidR="00277AE7" w:rsidRPr="004F7150" w:rsidRDefault="00277AE7" w:rsidP="00FB55D8">
      <w:pPr>
        <w:tabs>
          <w:tab w:val="num" w:pos="1276"/>
        </w:tabs>
        <w:suppressAutoHyphens/>
        <w:spacing w:line="320" w:lineRule="exact"/>
        <w:ind w:left="1276" w:hanging="556"/>
        <w:rPr>
          <w:rFonts w:ascii="Georgia" w:hAnsi="Georgia" w:cs="Tahoma"/>
          <w:sz w:val="22"/>
          <w:szCs w:val="22"/>
        </w:rPr>
      </w:pPr>
    </w:p>
    <w:p w:rsidR="00277AE7" w:rsidRPr="004F7150" w:rsidRDefault="00277AE7" w:rsidP="00FB55D8">
      <w:pPr>
        <w:numPr>
          <w:ilvl w:val="0"/>
          <w:numId w:val="6"/>
        </w:numPr>
        <w:tabs>
          <w:tab w:val="clear" w:pos="1080"/>
          <w:tab w:val="num" w:pos="1276"/>
        </w:tabs>
        <w:suppressAutoHyphens/>
        <w:spacing w:line="320" w:lineRule="exact"/>
        <w:ind w:left="1276" w:hanging="556"/>
        <w:rPr>
          <w:rFonts w:ascii="Georgia" w:hAnsi="Georgia" w:cs="Tahoma"/>
          <w:sz w:val="22"/>
          <w:szCs w:val="22"/>
        </w:rPr>
      </w:pPr>
      <w:r w:rsidRPr="004F7150">
        <w:rPr>
          <w:rFonts w:ascii="Georgia" w:hAnsi="Georgia" w:cs="Tahoma"/>
          <w:sz w:val="22"/>
          <w:szCs w:val="22"/>
        </w:rPr>
        <w:t>elaborar relatórios destinados aos Debenturistas, nos termos da alínea (b) do parágrafo 1º do artigo 68 da Lei das Sociedades por Ações, relativos aos exercícios sociais da Emissora, os quais deverão conter, ao menos, as seguintes informações:</w:t>
      </w:r>
      <w:r w:rsidR="004D525A" w:rsidRPr="004F7150">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eventual omissão ou incorreção de que tenha conhecimento, contida nas informações divulgadas pela Emissora ou, ainda, o inadimplemento ou atraso na obrigatória prestação de informações pela Emissora;</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alterações estatutárias ocorridas no período;</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comentários sobre as demonstrações financeiras da Emissora, enfocando os indicadores econômicos, financeiros e da estrutura de seu capital;</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posição da distribuição ou colocação das Debêntures no mercado;</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cumprimento de outras obrigações assumidas pela Emissora nesta Escritura de Emissão;</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declaração sobre sua aptidão para continuar exercendo a função de Agente Fiduciário da Emissão;</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277AE7" w:rsidRPr="004F7150" w:rsidRDefault="00277AE7" w:rsidP="007655AC">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 xml:space="preserve">pagamentos de Remuneração realizados no período, bem como aquisições e vendas de Debêntures efetuadas pela Emissora; </w:t>
      </w:r>
    </w:p>
    <w:p w:rsidR="00277AE7" w:rsidRPr="004F7150" w:rsidRDefault="00277AE7" w:rsidP="00FB55D8">
      <w:pPr>
        <w:tabs>
          <w:tab w:val="num" w:pos="1985"/>
        </w:tabs>
        <w:suppressAutoHyphens/>
        <w:spacing w:line="320" w:lineRule="exact"/>
        <w:ind w:left="1985" w:hanging="567"/>
        <w:rPr>
          <w:rFonts w:ascii="Georgia" w:hAnsi="Georgia" w:cs="Tahoma"/>
          <w:sz w:val="22"/>
          <w:szCs w:val="22"/>
        </w:rPr>
      </w:pPr>
    </w:p>
    <w:p w:rsidR="00153440" w:rsidRDefault="00277AE7" w:rsidP="007655AC">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4F7150">
        <w:rPr>
          <w:rFonts w:ascii="Georgia" w:hAnsi="Georgia" w:cs="Tahoma"/>
          <w:sz w:val="22"/>
          <w:szCs w:val="22"/>
        </w:rPr>
        <w:t>acompanhamento da destinação dos recursos captados por meio da emissão das Debêntures, de acordo com os dados obtidos junto aos administradores da Emissora</w:t>
      </w:r>
      <w:r w:rsidR="00153440">
        <w:rPr>
          <w:rFonts w:ascii="Georgia" w:hAnsi="Georgia" w:cs="Tahoma"/>
          <w:sz w:val="22"/>
          <w:szCs w:val="22"/>
        </w:rPr>
        <w:t>;</w:t>
      </w:r>
    </w:p>
    <w:p w:rsidR="00153440" w:rsidRDefault="00153440" w:rsidP="00153440">
      <w:pPr>
        <w:suppressAutoHyphens/>
        <w:spacing w:line="320" w:lineRule="exact"/>
        <w:rPr>
          <w:rFonts w:ascii="Georgia" w:hAnsi="Georgia" w:cs="Tahoma"/>
          <w:sz w:val="22"/>
          <w:szCs w:val="22"/>
        </w:rPr>
      </w:pPr>
    </w:p>
    <w:p w:rsidR="00153440" w:rsidRPr="003E51AB" w:rsidRDefault="00153440" w:rsidP="00153440">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3E51AB">
        <w:rPr>
          <w:rFonts w:ascii="Georgia" w:hAnsi="Georgia"/>
          <w:sz w:val="22"/>
          <w:szCs w:val="22"/>
        </w:rPr>
        <w:t xml:space="preserve">declaração sobre a suficiência e exequibilidade da </w:t>
      </w:r>
      <w:r w:rsidR="007A2B58">
        <w:rPr>
          <w:rFonts w:ascii="Georgia" w:hAnsi="Georgia"/>
          <w:sz w:val="22"/>
          <w:szCs w:val="22"/>
        </w:rPr>
        <w:t>Garantia</w:t>
      </w:r>
      <w:r w:rsidRPr="003E51AB">
        <w:rPr>
          <w:rFonts w:ascii="Georgia" w:hAnsi="Georgia"/>
          <w:sz w:val="22"/>
          <w:szCs w:val="22"/>
        </w:rPr>
        <w:t>; e</w:t>
      </w:r>
    </w:p>
    <w:p w:rsidR="00153440" w:rsidRDefault="00153440" w:rsidP="00153440">
      <w:pPr>
        <w:pStyle w:val="PargrafodaLista1"/>
        <w:rPr>
          <w:rFonts w:ascii="Georgia" w:hAnsi="Georgia" w:cs="Tahoma"/>
          <w:sz w:val="22"/>
          <w:szCs w:val="22"/>
        </w:rPr>
      </w:pPr>
    </w:p>
    <w:p w:rsidR="00277AE7" w:rsidRPr="004F7150" w:rsidRDefault="00153440" w:rsidP="00153440">
      <w:pPr>
        <w:numPr>
          <w:ilvl w:val="1"/>
          <w:numId w:val="6"/>
        </w:numPr>
        <w:tabs>
          <w:tab w:val="clear" w:pos="1440"/>
          <w:tab w:val="num" w:pos="1985"/>
        </w:tabs>
        <w:suppressAutoHyphens/>
        <w:spacing w:line="320" w:lineRule="exact"/>
        <w:ind w:left="1985" w:hanging="567"/>
        <w:rPr>
          <w:rFonts w:ascii="Georgia" w:hAnsi="Georgia" w:cs="Tahoma"/>
          <w:sz w:val="22"/>
          <w:szCs w:val="22"/>
        </w:rPr>
      </w:pPr>
      <w:r w:rsidRPr="002B3F25">
        <w:rPr>
          <w:rFonts w:ascii="Georgia" w:hAnsi="Georgia" w:cs="Tahoma"/>
          <w:sz w:val="22"/>
          <w:szCs w:val="22"/>
        </w:rPr>
        <w:t xml:space="preserve">existência de outras emissões de debêntures, públicas ou privadas, realizadas por sociedade coligada, controlada, controladora ou integrante do mesmo grupo da </w:t>
      </w:r>
      <w:r>
        <w:rPr>
          <w:rFonts w:ascii="Georgia" w:hAnsi="Georgia" w:cs="Tahoma"/>
          <w:sz w:val="22"/>
          <w:szCs w:val="22"/>
        </w:rPr>
        <w:t>Emissora</w:t>
      </w:r>
      <w:r w:rsidRPr="002B3F25">
        <w:rPr>
          <w:rFonts w:ascii="Georgia" w:hAnsi="Georgia" w:cs="Tahoma"/>
          <w:sz w:val="22"/>
          <w:szCs w:val="22"/>
        </w:rPr>
        <w:t xml:space="preserve"> em que tenha atuado como agente fiduciário no período, bem como os dados sobre tais emissões previstos no artigo 12, inciso XVII, alínea (k), itens </w:t>
      </w:r>
      <w:smartTag w:uri="urn:schemas-microsoft-com:office:smarttags" w:element="metricconverter">
        <w:smartTagPr>
          <w:attr w:name="ProductID" w:val="1 a"/>
        </w:smartTagPr>
        <w:r w:rsidRPr="002B3F25">
          <w:rPr>
            <w:rFonts w:ascii="Georgia" w:hAnsi="Georgia" w:cs="Tahoma"/>
            <w:sz w:val="22"/>
            <w:szCs w:val="22"/>
          </w:rPr>
          <w:t>1 a</w:t>
        </w:r>
      </w:smartTag>
      <w:r w:rsidRPr="002B3F25">
        <w:rPr>
          <w:rFonts w:ascii="Georgia" w:hAnsi="Georgia" w:cs="Tahoma"/>
          <w:sz w:val="22"/>
          <w:szCs w:val="22"/>
        </w:rPr>
        <w:t xml:space="preserve"> 7, da Instrução CVM 2</w:t>
      </w:r>
      <w:r>
        <w:rPr>
          <w:rFonts w:ascii="Georgia" w:hAnsi="Georgia" w:cs="Tahoma"/>
          <w:sz w:val="22"/>
          <w:szCs w:val="22"/>
        </w:rPr>
        <w:t>8</w:t>
      </w:r>
      <w:r w:rsidRPr="004F7150">
        <w:rPr>
          <w:rFonts w:ascii="Georgia" w:hAnsi="Georgia" w:cs="Tahoma"/>
          <w:sz w:val="22"/>
          <w:szCs w:val="22"/>
        </w:rPr>
        <w:t>.</w:t>
      </w:r>
    </w:p>
    <w:p w:rsidR="00277AE7" w:rsidRPr="004F7150" w:rsidRDefault="00277AE7" w:rsidP="00277AE7">
      <w:pPr>
        <w:suppressAutoHyphens/>
        <w:spacing w:line="320" w:lineRule="exact"/>
        <w:ind w:left="811"/>
        <w:rPr>
          <w:rFonts w:ascii="Georgia" w:hAnsi="Georgia" w:cs="Tahoma"/>
          <w:sz w:val="22"/>
          <w:szCs w:val="22"/>
        </w:rPr>
      </w:pPr>
    </w:p>
    <w:p w:rsidR="00277AE7" w:rsidRPr="004F7150" w:rsidRDefault="00277AE7" w:rsidP="00277AE7">
      <w:pPr>
        <w:numPr>
          <w:ilvl w:val="0"/>
          <w:numId w:val="6"/>
        </w:numPr>
        <w:suppressAutoHyphens/>
        <w:spacing w:line="320" w:lineRule="exact"/>
        <w:rPr>
          <w:rFonts w:ascii="Georgia" w:hAnsi="Georgia" w:cs="Tahoma"/>
          <w:sz w:val="22"/>
          <w:szCs w:val="22"/>
        </w:rPr>
      </w:pPr>
      <w:r w:rsidRPr="004F7150">
        <w:rPr>
          <w:rFonts w:ascii="Georgia" w:hAnsi="Georgia" w:cs="Tahoma"/>
          <w:sz w:val="22"/>
          <w:szCs w:val="22"/>
        </w:rPr>
        <w:lastRenderedPageBreak/>
        <w:t xml:space="preserve">disponibilizar o relatório a que se refere a alínea (k) acima aos titulares de Debêntures dentro dos </w:t>
      </w:r>
      <w:r w:rsidR="004000C0" w:rsidRPr="004F7150">
        <w:rPr>
          <w:rFonts w:ascii="Georgia" w:hAnsi="Georgia" w:cs="Tahoma"/>
          <w:sz w:val="22"/>
          <w:szCs w:val="22"/>
        </w:rPr>
        <w:t>4 (</w:t>
      </w:r>
      <w:r w:rsidRPr="004F7150">
        <w:rPr>
          <w:rFonts w:ascii="Georgia" w:hAnsi="Georgia" w:cs="Tahoma"/>
          <w:sz w:val="22"/>
          <w:szCs w:val="22"/>
        </w:rPr>
        <w:t>quatro</w:t>
      </w:r>
      <w:r w:rsidR="004000C0" w:rsidRPr="004F7150">
        <w:rPr>
          <w:rFonts w:ascii="Georgia" w:hAnsi="Georgia" w:cs="Tahoma"/>
          <w:sz w:val="22"/>
          <w:szCs w:val="22"/>
        </w:rPr>
        <w:t>)</w:t>
      </w:r>
      <w:r w:rsidRPr="004F7150">
        <w:rPr>
          <w:rFonts w:ascii="Georgia" w:hAnsi="Georgia" w:cs="Tahoma"/>
          <w:sz w:val="22"/>
          <w:szCs w:val="22"/>
        </w:rPr>
        <w:t xml:space="preserve"> meses contados do encerramento do exercício social da Emissora. O relatório deverá estar disponível ao menos nos seguintes locais:</w:t>
      </w:r>
    </w:p>
    <w:p w:rsidR="00277AE7" w:rsidRPr="004F7150" w:rsidRDefault="00277AE7" w:rsidP="00FB55D8">
      <w:pPr>
        <w:suppressAutoHyphens/>
        <w:spacing w:line="320" w:lineRule="exact"/>
        <w:ind w:left="1418"/>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418" w:hanging="142"/>
        <w:rPr>
          <w:rFonts w:ascii="Georgia" w:hAnsi="Georgia" w:cs="Tahoma"/>
          <w:sz w:val="22"/>
          <w:szCs w:val="22"/>
        </w:rPr>
      </w:pPr>
      <w:r w:rsidRPr="004F7150">
        <w:rPr>
          <w:rFonts w:ascii="Georgia" w:hAnsi="Georgia" w:cs="Tahoma"/>
          <w:sz w:val="22"/>
          <w:szCs w:val="22"/>
        </w:rPr>
        <w:t>na sede da Emissora;</w:t>
      </w:r>
    </w:p>
    <w:p w:rsidR="00277AE7" w:rsidRPr="004F7150" w:rsidRDefault="00277AE7" w:rsidP="00FB55D8">
      <w:pPr>
        <w:tabs>
          <w:tab w:val="num" w:pos="1985"/>
        </w:tabs>
        <w:suppressAutoHyphens/>
        <w:spacing w:line="320" w:lineRule="exact"/>
        <w:ind w:left="1418" w:hanging="142"/>
        <w:rPr>
          <w:rFonts w:ascii="Georgia" w:hAnsi="Georgia" w:cs="Tahoma"/>
          <w:sz w:val="22"/>
          <w:szCs w:val="22"/>
        </w:rPr>
      </w:pPr>
    </w:p>
    <w:p w:rsidR="00277AE7" w:rsidRPr="004F7150" w:rsidRDefault="00277AE7" w:rsidP="00FB55D8">
      <w:pPr>
        <w:numPr>
          <w:ilvl w:val="1"/>
          <w:numId w:val="6"/>
        </w:numPr>
        <w:tabs>
          <w:tab w:val="clear" w:pos="1440"/>
          <w:tab w:val="num" w:pos="1985"/>
        </w:tabs>
        <w:suppressAutoHyphens/>
        <w:spacing w:line="320" w:lineRule="exact"/>
        <w:ind w:left="1418" w:hanging="142"/>
        <w:rPr>
          <w:rFonts w:ascii="Georgia" w:hAnsi="Georgia" w:cs="Tahoma"/>
          <w:sz w:val="22"/>
          <w:szCs w:val="22"/>
        </w:rPr>
      </w:pPr>
      <w:r w:rsidRPr="004F7150">
        <w:rPr>
          <w:rFonts w:ascii="Georgia" w:hAnsi="Georgia" w:cs="Tahoma"/>
          <w:sz w:val="22"/>
          <w:szCs w:val="22"/>
        </w:rPr>
        <w:t>na sede do Agente Fiduciário;</w:t>
      </w:r>
    </w:p>
    <w:p w:rsidR="00277AE7" w:rsidRPr="004F7150" w:rsidRDefault="00277AE7" w:rsidP="00FB55D8">
      <w:pPr>
        <w:tabs>
          <w:tab w:val="num" w:pos="1985"/>
        </w:tabs>
        <w:suppressAutoHyphens/>
        <w:spacing w:line="320" w:lineRule="exact"/>
        <w:ind w:left="1418" w:hanging="142"/>
        <w:rPr>
          <w:rFonts w:ascii="Georgia" w:hAnsi="Georgia" w:cs="Tahoma"/>
          <w:sz w:val="22"/>
          <w:szCs w:val="22"/>
        </w:rPr>
      </w:pPr>
    </w:p>
    <w:p w:rsidR="00277AE7" w:rsidRDefault="00277AE7" w:rsidP="00FB55D8">
      <w:pPr>
        <w:numPr>
          <w:ilvl w:val="1"/>
          <w:numId w:val="6"/>
        </w:numPr>
        <w:tabs>
          <w:tab w:val="clear" w:pos="1440"/>
          <w:tab w:val="num" w:pos="1985"/>
        </w:tabs>
        <w:suppressAutoHyphens/>
        <w:spacing w:line="320" w:lineRule="exact"/>
        <w:ind w:left="1418" w:hanging="142"/>
        <w:rPr>
          <w:rFonts w:ascii="Georgia" w:hAnsi="Georgia" w:cs="Tahoma"/>
          <w:sz w:val="22"/>
          <w:szCs w:val="22"/>
        </w:rPr>
      </w:pPr>
      <w:r w:rsidRPr="004F7150">
        <w:rPr>
          <w:rFonts w:ascii="Georgia" w:hAnsi="Georgia" w:cs="Tahoma"/>
          <w:sz w:val="22"/>
          <w:szCs w:val="22"/>
        </w:rPr>
        <w:t>na CVM;</w:t>
      </w:r>
      <w:r w:rsidR="00D3700C">
        <w:rPr>
          <w:rFonts w:ascii="Georgia" w:hAnsi="Georgia" w:cs="Tahoma"/>
          <w:sz w:val="22"/>
          <w:szCs w:val="22"/>
        </w:rPr>
        <w:t xml:space="preserve"> </w:t>
      </w:r>
    </w:p>
    <w:p w:rsidR="00F71314" w:rsidRDefault="00F71314" w:rsidP="00F71314">
      <w:pPr>
        <w:suppressAutoHyphens/>
        <w:spacing w:line="320" w:lineRule="exact"/>
        <w:rPr>
          <w:rFonts w:ascii="Georgia" w:hAnsi="Georgia" w:cs="Tahoma"/>
          <w:sz w:val="22"/>
          <w:szCs w:val="22"/>
        </w:rPr>
      </w:pPr>
    </w:p>
    <w:p w:rsidR="00120427" w:rsidRDefault="00F71314" w:rsidP="00120427">
      <w:pPr>
        <w:numPr>
          <w:ilvl w:val="1"/>
          <w:numId w:val="6"/>
        </w:numPr>
        <w:tabs>
          <w:tab w:val="clear" w:pos="1440"/>
          <w:tab w:val="num" w:pos="1985"/>
        </w:tabs>
        <w:suppressAutoHyphens/>
        <w:spacing w:line="320" w:lineRule="exact"/>
        <w:ind w:left="1418" w:hanging="142"/>
        <w:rPr>
          <w:rFonts w:ascii="Georgia" w:hAnsi="Georgia" w:cs="Tahoma"/>
          <w:sz w:val="22"/>
          <w:szCs w:val="22"/>
        </w:rPr>
      </w:pPr>
      <w:r>
        <w:rPr>
          <w:rFonts w:ascii="Georgia" w:hAnsi="Georgia" w:cs="Tahoma"/>
          <w:sz w:val="22"/>
          <w:szCs w:val="22"/>
        </w:rPr>
        <w:t>na CETIP; e</w:t>
      </w:r>
    </w:p>
    <w:p w:rsidR="00120427" w:rsidRDefault="00120427" w:rsidP="00120427">
      <w:pPr>
        <w:pStyle w:val="PargrafodaLista"/>
        <w:rPr>
          <w:rFonts w:ascii="Georgia" w:hAnsi="Georgia" w:cs="Tahoma"/>
          <w:sz w:val="22"/>
          <w:szCs w:val="22"/>
        </w:rPr>
      </w:pPr>
    </w:p>
    <w:p w:rsidR="00277AE7" w:rsidRPr="00120427" w:rsidRDefault="00277AE7" w:rsidP="00120427">
      <w:pPr>
        <w:numPr>
          <w:ilvl w:val="1"/>
          <w:numId w:val="6"/>
        </w:numPr>
        <w:tabs>
          <w:tab w:val="clear" w:pos="1440"/>
          <w:tab w:val="num" w:pos="1985"/>
        </w:tabs>
        <w:suppressAutoHyphens/>
        <w:spacing w:line="320" w:lineRule="exact"/>
        <w:ind w:left="1418" w:hanging="142"/>
        <w:rPr>
          <w:rFonts w:ascii="Georgia" w:hAnsi="Georgia" w:cs="Tahoma"/>
          <w:sz w:val="22"/>
          <w:szCs w:val="22"/>
        </w:rPr>
      </w:pPr>
      <w:r w:rsidRPr="00120427">
        <w:rPr>
          <w:rFonts w:ascii="Georgia" w:hAnsi="Georgia" w:cs="Tahoma"/>
          <w:sz w:val="22"/>
          <w:szCs w:val="22"/>
        </w:rPr>
        <w:t>no escritório do Coordenador</w:t>
      </w:r>
      <w:r w:rsidR="000502BA" w:rsidRPr="00120427">
        <w:rPr>
          <w:rFonts w:ascii="Georgia" w:hAnsi="Georgia" w:cs="Tahoma"/>
          <w:sz w:val="22"/>
          <w:szCs w:val="22"/>
        </w:rPr>
        <w:t xml:space="preserve"> Líder</w:t>
      </w:r>
      <w:r w:rsidRPr="00120427">
        <w:rPr>
          <w:rFonts w:ascii="Georgia" w:hAnsi="Georgia" w:cs="Tahoma"/>
          <w:sz w:val="22"/>
          <w:szCs w:val="22"/>
        </w:rPr>
        <w:t>.</w:t>
      </w:r>
    </w:p>
    <w:p w:rsidR="00277AE7" w:rsidRPr="004F7150" w:rsidRDefault="00277AE7" w:rsidP="00277AE7">
      <w:pPr>
        <w:suppressAutoHyphens/>
        <w:spacing w:line="320" w:lineRule="exact"/>
        <w:ind w:left="360"/>
        <w:rPr>
          <w:rFonts w:ascii="Georgia" w:hAnsi="Georgia" w:cs="Tahoma"/>
          <w:sz w:val="22"/>
          <w:szCs w:val="22"/>
        </w:rPr>
      </w:pPr>
    </w:p>
    <w:p w:rsidR="00277AE7" w:rsidRPr="004F7150" w:rsidRDefault="00277AE7"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sz w:val="22"/>
          <w:szCs w:val="22"/>
        </w:rPr>
        <w:t xml:space="preserve"> publicar, às expensas</w:t>
      </w:r>
      <w:r w:rsidR="00B079A1">
        <w:rPr>
          <w:rFonts w:ascii="Georgia" w:hAnsi="Georgia" w:cs="Tahoma"/>
          <w:sz w:val="22"/>
          <w:szCs w:val="22"/>
        </w:rPr>
        <w:t xml:space="preserve"> exclusiva</w:t>
      </w:r>
      <w:r w:rsidR="00BD67C7">
        <w:rPr>
          <w:rFonts w:ascii="Georgia" w:hAnsi="Georgia" w:cs="Tahoma"/>
          <w:sz w:val="22"/>
          <w:szCs w:val="22"/>
        </w:rPr>
        <w:t>s</w:t>
      </w:r>
      <w:r w:rsidRPr="004F7150">
        <w:rPr>
          <w:rFonts w:ascii="Georgia" w:hAnsi="Georgia" w:cs="Tahoma"/>
          <w:sz w:val="22"/>
          <w:szCs w:val="22"/>
        </w:rPr>
        <w:t xml:space="preserve"> da Emissora, nos órgãos de imprensa em que a Emissora deva efetuar suas publicações, anúncio comunicando aos titulares de Debêntures que o relatório se encontra à disposição nos locais indicados no item anterior;</w:t>
      </w:r>
    </w:p>
    <w:p w:rsidR="00277AE7" w:rsidRPr="004F7150" w:rsidRDefault="00277AE7" w:rsidP="00FB55D8">
      <w:pPr>
        <w:suppressAutoHyphens/>
        <w:spacing w:line="320" w:lineRule="exact"/>
        <w:ind w:left="1418" w:hanging="698"/>
        <w:rPr>
          <w:rFonts w:ascii="Georgia" w:hAnsi="Georgia" w:cs="Tahoma"/>
          <w:sz w:val="22"/>
          <w:szCs w:val="22"/>
        </w:rPr>
      </w:pPr>
    </w:p>
    <w:p w:rsidR="00277AE7" w:rsidRPr="004F7150" w:rsidRDefault="00277AE7"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sz w:val="22"/>
          <w:szCs w:val="22"/>
        </w:rPr>
        <w:t>manter atualizada a relação dos titulares de Debêntures e seus endereços, mediante, inclusive, solicitação de informações junto à Emissora, ao Agente Escriturador e à CETIP</w:t>
      </w:r>
      <w:r w:rsidR="00153440" w:rsidRPr="002B3F25">
        <w:rPr>
          <w:rFonts w:ascii="Georgia" w:hAnsi="Georgia" w:cs="Tahoma"/>
          <w:sz w:val="22"/>
          <w:szCs w:val="22"/>
        </w:rPr>
        <w:t xml:space="preserve">, sendo que, para fins de atendimento ao disposto neste inciso, a </w:t>
      </w:r>
      <w:r w:rsidR="00153440">
        <w:rPr>
          <w:rFonts w:ascii="Georgia" w:hAnsi="Georgia" w:cs="Tahoma"/>
          <w:sz w:val="22"/>
          <w:szCs w:val="22"/>
        </w:rPr>
        <w:t>Emissora</w:t>
      </w:r>
      <w:r w:rsidR="00153440" w:rsidRPr="002B3F25">
        <w:rPr>
          <w:rFonts w:ascii="Georgia" w:hAnsi="Georgia" w:cs="Tahoma"/>
          <w:sz w:val="22"/>
          <w:szCs w:val="22"/>
        </w:rPr>
        <w:t xml:space="preserve"> expressamente autoriza, desde já, a Instituição Escrituradora, o Banco Mandatário e a CETIP a atenderem quaisquer solicitações feitas pelo Agente Fiduciário, inclusive referente à divulgação, a qualquer momento, da posição de Debêntures, e seus respectivos Debenturistas</w:t>
      </w:r>
      <w:r w:rsidRPr="004F7150">
        <w:rPr>
          <w:rFonts w:ascii="Georgia" w:hAnsi="Georgia" w:cs="Tahoma"/>
          <w:sz w:val="22"/>
          <w:szCs w:val="22"/>
        </w:rPr>
        <w:t>;</w:t>
      </w:r>
    </w:p>
    <w:p w:rsidR="00277AE7" w:rsidRPr="004F7150" w:rsidRDefault="00277AE7" w:rsidP="00FB55D8">
      <w:pPr>
        <w:suppressAutoHyphens/>
        <w:spacing w:line="320" w:lineRule="exact"/>
        <w:ind w:left="1418" w:hanging="698"/>
        <w:rPr>
          <w:rFonts w:ascii="Georgia" w:hAnsi="Georgia" w:cs="Tahoma"/>
          <w:sz w:val="22"/>
          <w:szCs w:val="22"/>
        </w:rPr>
      </w:pPr>
    </w:p>
    <w:p w:rsidR="00277AE7" w:rsidRPr="004F7150" w:rsidRDefault="00277AE7"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sz w:val="22"/>
          <w:szCs w:val="22"/>
        </w:rPr>
        <w:t xml:space="preserve">fiscalizar o cumprimento das </w:t>
      </w:r>
      <w:r w:rsidR="0086503E">
        <w:rPr>
          <w:rFonts w:ascii="Georgia" w:hAnsi="Georgia" w:cs="Tahoma"/>
          <w:sz w:val="22"/>
          <w:szCs w:val="22"/>
        </w:rPr>
        <w:t>c</w:t>
      </w:r>
      <w:r w:rsidRPr="004F7150">
        <w:rPr>
          <w:rFonts w:ascii="Georgia" w:hAnsi="Georgia" w:cs="Tahoma"/>
          <w:sz w:val="22"/>
          <w:szCs w:val="22"/>
        </w:rPr>
        <w:t>láusulas constantes desta Escritura de Emissão e todas aquelas impositivas de obrigações de fazer e não fazer;</w:t>
      </w:r>
    </w:p>
    <w:p w:rsidR="00277AE7" w:rsidRPr="004F7150" w:rsidRDefault="00277AE7" w:rsidP="00FB55D8">
      <w:pPr>
        <w:pStyle w:val="PargrafodaLista"/>
        <w:suppressAutoHyphens/>
        <w:spacing w:line="320" w:lineRule="exact"/>
        <w:ind w:left="1418" w:hanging="698"/>
        <w:rPr>
          <w:rFonts w:ascii="Georgia" w:hAnsi="Georgia" w:cs="Tahoma"/>
          <w:sz w:val="22"/>
          <w:szCs w:val="22"/>
        </w:rPr>
      </w:pPr>
    </w:p>
    <w:p w:rsidR="00277AE7" w:rsidRPr="004F7150" w:rsidRDefault="00277AE7"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sz w:val="22"/>
          <w:szCs w:val="22"/>
        </w:rPr>
        <w:t xml:space="preserve">notificar os titulares de Debêntures, individualmente ou, caso não seja possível, por meio de aviso publicado nos jornais mencionados no </w:t>
      </w:r>
      <w:r w:rsidRPr="000502BA">
        <w:rPr>
          <w:rFonts w:ascii="Georgia" w:hAnsi="Georgia" w:cs="Tahoma"/>
          <w:sz w:val="22"/>
          <w:szCs w:val="22"/>
        </w:rPr>
        <w:t>item 4.</w:t>
      </w:r>
      <w:r w:rsidR="00F74FC5" w:rsidRPr="000502BA">
        <w:rPr>
          <w:rFonts w:ascii="Georgia" w:hAnsi="Georgia" w:cs="Tahoma"/>
          <w:sz w:val="22"/>
          <w:szCs w:val="22"/>
        </w:rPr>
        <w:t>1</w:t>
      </w:r>
      <w:r w:rsidR="00F74FC5">
        <w:rPr>
          <w:rFonts w:ascii="Georgia" w:hAnsi="Georgia" w:cs="Tahoma"/>
          <w:sz w:val="22"/>
          <w:szCs w:val="22"/>
        </w:rPr>
        <w:t>9</w:t>
      </w:r>
      <w:r w:rsidR="00F74FC5" w:rsidRPr="000502BA">
        <w:rPr>
          <w:rFonts w:ascii="Georgia" w:hAnsi="Georgia" w:cs="Tahoma"/>
          <w:sz w:val="22"/>
          <w:szCs w:val="22"/>
        </w:rPr>
        <w:t xml:space="preserve"> </w:t>
      </w:r>
      <w:r w:rsidRPr="000502BA">
        <w:rPr>
          <w:rFonts w:ascii="Georgia" w:hAnsi="Georgia" w:cs="Tahoma"/>
          <w:sz w:val="22"/>
          <w:szCs w:val="22"/>
        </w:rPr>
        <w:t>acima</w:t>
      </w:r>
      <w:r w:rsidRPr="004F7150">
        <w:rPr>
          <w:rFonts w:ascii="Georgia" w:hAnsi="Georgia" w:cs="Tahoma"/>
          <w:sz w:val="22"/>
          <w:szCs w:val="22"/>
        </w:rPr>
        <w:t xml:space="preserve">, no prazo máximo de </w:t>
      </w:r>
      <w:r w:rsidR="00682B49" w:rsidRPr="00682B49">
        <w:rPr>
          <w:rFonts w:ascii="Georgia" w:hAnsi="Georgia" w:cs="Tahoma"/>
          <w:sz w:val="22"/>
          <w:szCs w:val="22"/>
        </w:rPr>
        <w:t>10 (dez) dias úteis</w:t>
      </w:r>
      <w:r w:rsidRPr="00630A42">
        <w:rPr>
          <w:rFonts w:ascii="Georgia" w:hAnsi="Georgia" w:cs="Tahoma"/>
          <w:sz w:val="22"/>
          <w:szCs w:val="22"/>
        </w:rPr>
        <w:t xml:space="preserve"> </w:t>
      </w:r>
      <w:r w:rsidR="00512A1B" w:rsidRPr="00630A42">
        <w:rPr>
          <w:rFonts w:ascii="Georgia" w:hAnsi="Georgia" w:cs="Tahoma"/>
          <w:sz w:val="22"/>
          <w:szCs w:val="22"/>
        </w:rPr>
        <w:t>da sua ciência</w:t>
      </w:r>
      <w:r w:rsidR="00630A42">
        <w:rPr>
          <w:rFonts w:ascii="Georgia" w:hAnsi="Georgia" w:cs="Tahoma"/>
          <w:sz w:val="22"/>
          <w:szCs w:val="22"/>
        </w:rPr>
        <w:t xml:space="preserve"> </w:t>
      </w:r>
      <w:r w:rsidRPr="00630A42">
        <w:rPr>
          <w:rFonts w:ascii="Georgia" w:hAnsi="Georgia" w:cs="Tahoma"/>
          <w:sz w:val="22"/>
          <w:szCs w:val="22"/>
        </w:rPr>
        <w:t>da</w:t>
      </w:r>
      <w:r w:rsidRPr="004F7150">
        <w:rPr>
          <w:rFonts w:ascii="Georgia" w:hAnsi="Georgia" w:cs="Tahoma"/>
          <w:sz w:val="22"/>
          <w:szCs w:val="22"/>
        </w:rPr>
        <w:t xml:space="preserve"> ocorrência do evento</w:t>
      </w:r>
      <w:r w:rsidR="00630A42">
        <w:rPr>
          <w:rFonts w:ascii="Georgia" w:hAnsi="Georgia" w:cs="Tahoma"/>
          <w:sz w:val="22"/>
          <w:szCs w:val="22"/>
        </w:rPr>
        <w:t xml:space="preserve"> </w:t>
      </w:r>
      <w:r w:rsidR="00630A42" w:rsidRPr="00F71314">
        <w:rPr>
          <w:rFonts w:ascii="Georgia" w:hAnsi="Georgia" w:cs="Tahoma"/>
          <w:sz w:val="22"/>
          <w:szCs w:val="22"/>
        </w:rPr>
        <w:t xml:space="preserve">ou da data em que </w:t>
      </w:r>
      <w:r w:rsidR="00F71314" w:rsidRPr="00F71314">
        <w:rPr>
          <w:rFonts w:ascii="Georgia" w:hAnsi="Georgia" w:cs="Tahoma"/>
          <w:sz w:val="22"/>
          <w:szCs w:val="22"/>
        </w:rPr>
        <w:t>o evento se tornar público</w:t>
      </w:r>
      <w:r w:rsidRPr="00F71314">
        <w:rPr>
          <w:rFonts w:ascii="Georgia" w:hAnsi="Georgia" w:cs="Tahoma"/>
          <w:sz w:val="22"/>
          <w:szCs w:val="22"/>
        </w:rPr>
        <w:t>,</w:t>
      </w:r>
      <w:r w:rsidR="008F63F6">
        <w:rPr>
          <w:rFonts w:ascii="Georgia" w:hAnsi="Georgia" w:cs="Tahoma"/>
          <w:sz w:val="22"/>
          <w:szCs w:val="22"/>
        </w:rPr>
        <w:t xml:space="preserve"> o que ocorrer primeiro,</w:t>
      </w:r>
      <w:r w:rsidRPr="004F7150">
        <w:rPr>
          <w:rFonts w:ascii="Georgia" w:hAnsi="Georgia" w:cs="Tahoma"/>
          <w:sz w:val="22"/>
          <w:szCs w:val="22"/>
        </w:rPr>
        <w:t xml:space="preserve"> a respeito de qualquer inadimplemento pela Emissora de obrigações assumidas nesta Escritura de Emissão, indicando o local em que fornecerá aos interessados maiores informações, sendo que comunicação de igual teor deverá ser enviada à CVM e à CETIP; </w:t>
      </w:r>
    </w:p>
    <w:p w:rsidR="00277AE7" w:rsidRPr="004F7150" w:rsidRDefault="00277AE7" w:rsidP="00FB55D8">
      <w:pPr>
        <w:suppressAutoHyphens/>
        <w:spacing w:line="320" w:lineRule="exact"/>
        <w:ind w:left="1418" w:hanging="698"/>
        <w:rPr>
          <w:rFonts w:ascii="Georgia" w:hAnsi="Georgia" w:cs="Tahoma"/>
          <w:sz w:val="22"/>
          <w:szCs w:val="22"/>
        </w:rPr>
      </w:pPr>
    </w:p>
    <w:p w:rsidR="00277AE7" w:rsidRPr="004F7150" w:rsidRDefault="00277AE7"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sz w:val="22"/>
          <w:szCs w:val="22"/>
        </w:rPr>
        <w:lastRenderedPageBreak/>
        <w:t>emitir parecer sobre a suficiência das informações constantes de eventuais propostas de modificações nas condições das Debêntures</w:t>
      </w:r>
      <w:r w:rsidR="002421A9" w:rsidRPr="004F7150">
        <w:rPr>
          <w:rFonts w:ascii="Georgia" w:hAnsi="Georgia" w:cs="Tahoma"/>
          <w:sz w:val="22"/>
          <w:szCs w:val="22"/>
        </w:rPr>
        <w:t>;</w:t>
      </w:r>
    </w:p>
    <w:p w:rsidR="002421A9" w:rsidRPr="004F7150" w:rsidRDefault="002421A9" w:rsidP="00FB55D8">
      <w:pPr>
        <w:pStyle w:val="PargrafodaLista"/>
        <w:ind w:left="1418" w:hanging="698"/>
        <w:rPr>
          <w:rFonts w:ascii="Georgia" w:hAnsi="Georgia" w:cs="Tahoma"/>
          <w:sz w:val="22"/>
          <w:szCs w:val="22"/>
        </w:rPr>
      </w:pPr>
    </w:p>
    <w:p w:rsidR="002421A9" w:rsidRPr="004230A7" w:rsidRDefault="00E1143C" w:rsidP="004230A7">
      <w:pPr>
        <w:numPr>
          <w:ilvl w:val="0"/>
          <w:numId w:val="6"/>
        </w:numPr>
        <w:tabs>
          <w:tab w:val="clear" w:pos="1080"/>
        </w:tabs>
        <w:suppressAutoHyphens/>
        <w:spacing w:line="320" w:lineRule="exact"/>
        <w:ind w:left="1418" w:hanging="698"/>
        <w:rPr>
          <w:rFonts w:ascii="Georgia" w:hAnsi="Georgia" w:cs="Tahoma"/>
          <w:color w:val="000000"/>
          <w:sz w:val="22"/>
          <w:szCs w:val="22"/>
        </w:rPr>
      </w:pPr>
      <w:r>
        <w:rPr>
          <w:rFonts w:ascii="Georgia" w:hAnsi="Georgia" w:cs="Tahoma"/>
          <w:color w:val="000000"/>
          <w:sz w:val="22"/>
          <w:szCs w:val="22"/>
        </w:rPr>
        <w:t>acompanhar</w:t>
      </w:r>
      <w:r w:rsidR="002421A9" w:rsidRPr="004F7150">
        <w:rPr>
          <w:rFonts w:ascii="Georgia" w:hAnsi="Georgia" w:cs="Tahoma"/>
          <w:color w:val="000000"/>
          <w:sz w:val="22"/>
          <w:szCs w:val="22"/>
        </w:rPr>
        <w:t>, diariamente, o Valor Nominal Unitário das Debêntures</w:t>
      </w:r>
      <w:r>
        <w:rPr>
          <w:rFonts w:ascii="Georgia" w:hAnsi="Georgia" w:cs="Tahoma"/>
          <w:color w:val="000000"/>
          <w:sz w:val="22"/>
          <w:szCs w:val="22"/>
        </w:rPr>
        <w:t xml:space="preserve"> calculado pela Emissora</w:t>
      </w:r>
      <w:r w:rsidR="002421A9" w:rsidRPr="004230A7">
        <w:rPr>
          <w:rFonts w:ascii="Georgia" w:hAnsi="Georgia" w:cs="Tahoma"/>
          <w:color w:val="000000"/>
          <w:sz w:val="22"/>
          <w:szCs w:val="22"/>
        </w:rPr>
        <w:t>; e</w:t>
      </w:r>
      <w:r w:rsidR="00D3700C" w:rsidRPr="004230A7">
        <w:rPr>
          <w:rFonts w:ascii="Georgia" w:hAnsi="Georgia" w:cs="Tahoma"/>
          <w:color w:val="000000"/>
          <w:sz w:val="22"/>
          <w:szCs w:val="22"/>
        </w:rPr>
        <w:t xml:space="preserve"> </w:t>
      </w:r>
    </w:p>
    <w:p w:rsidR="002421A9" w:rsidRPr="004F7150" w:rsidRDefault="002421A9" w:rsidP="00FB55D8">
      <w:pPr>
        <w:pStyle w:val="PargrafodaLista"/>
        <w:ind w:left="1418" w:hanging="698"/>
        <w:rPr>
          <w:rFonts w:ascii="Georgia" w:hAnsi="Georgia" w:cs="Tahoma"/>
          <w:sz w:val="22"/>
          <w:szCs w:val="22"/>
        </w:rPr>
      </w:pPr>
    </w:p>
    <w:p w:rsidR="002421A9" w:rsidRPr="004F7150" w:rsidRDefault="002421A9" w:rsidP="00FB55D8">
      <w:pPr>
        <w:numPr>
          <w:ilvl w:val="0"/>
          <w:numId w:val="6"/>
        </w:numPr>
        <w:tabs>
          <w:tab w:val="clear" w:pos="1080"/>
        </w:tabs>
        <w:suppressAutoHyphens/>
        <w:spacing w:line="320" w:lineRule="exact"/>
        <w:ind w:left="1418" w:hanging="698"/>
        <w:rPr>
          <w:rFonts w:ascii="Georgia" w:hAnsi="Georgia" w:cs="Tahoma"/>
          <w:sz w:val="22"/>
          <w:szCs w:val="22"/>
        </w:rPr>
      </w:pPr>
      <w:r w:rsidRPr="004F7150">
        <w:rPr>
          <w:rFonts w:ascii="Georgia" w:hAnsi="Georgia" w:cs="Tahoma"/>
          <w:color w:val="000000"/>
          <w:sz w:val="22"/>
          <w:szCs w:val="22"/>
        </w:rPr>
        <w:t xml:space="preserve">acompanhar </w:t>
      </w:r>
      <w:r w:rsidR="00CC080B">
        <w:rPr>
          <w:rFonts w:ascii="Georgia" w:hAnsi="Georgia" w:cs="Tahoma"/>
          <w:color w:val="000000"/>
          <w:sz w:val="22"/>
          <w:szCs w:val="22"/>
        </w:rPr>
        <w:t>junto à Emissora e a</w:t>
      </w:r>
      <w:r w:rsidRPr="004F7150">
        <w:rPr>
          <w:rFonts w:ascii="Georgia" w:hAnsi="Georgia" w:cs="Tahoma"/>
          <w:color w:val="000000"/>
          <w:sz w:val="22"/>
          <w:szCs w:val="22"/>
        </w:rPr>
        <w:t>o Banco Mandatário, em cada data de pagamento, o integral e pontual pagamento</w:t>
      </w:r>
      <w:r w:rsidRPr="004F7150">
        <w:rPr>
          <w:rFonts w:ascii="Georgia" w:hAnsi="Georgia" w:cs="Tahoma"/>
          <w:sz w:val="22"/>
          <w:szCs w:val="22"/>
        </w:rPr>
        <w:t xml:space="preserve"> dos valores devidos, conforme estipulado nesta Escritura de Emissão.</w:t>
      </w:r>
    </w:p>
    <w:p w:rsidR="00277AE7" w:rsidRPr="004F7150" w:rsidRDefault="00277AE7" w:rsidP="00277AE7">
      <w:pPr>
        <w:suppressAutoHyphens/>
        <w:spacing w:line="320" w:lineRule="exact"/>
        <w:ind w:left="1080"/>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7</w:t>
      </w:r>
      <w:r w:rsidRPr="004F7150">
        <w:rPr>
          <w:rFonts w:ascii="Georgia" w:hAnsi="Georgia" w:cs="Tahoma"/>
          <w:sz w:val="22"/>
          <w:szCs w:val="22"/>
        </w:rPr>
        <w:t xml:space="preserve">. </w:t>
      </w:r>
      <w:ins w:id="217" w:author="gustavo.dezouzart" w:date="2012-02-03T12:44:00Z">
        <w:r w:rsidR="008E01EB">
          <w:rPr>
            <w:rFonts w:ascii="Georgia" w:hAnsi="Georgia" w:cs="Tahoma"/>
            <w:sz w:val="22"/>
            <w:szCs w:val="22"/>
          </w:rPr>
          <w:t>Ressalvadas as disposições do item 4.20.6, o</w:t>
        </w:r>
      </w:ins>
      <w:del w:id="218" w:author="gustavo.dezouzart" w:date="2012-02-03T12:44:00Z">
        <w:r w:rsidRPr="004F7150" w:rsidDel="008E01EB">
          <w:rPr>
            <w:rFonts w:ascii="Georgia" w:hAnsi="Georgia" w:cs="Tahoma"/>
            <w:sz w:val="22"/>
            <w:szCs w:val="22"/>
          </w:rPr>
          <w:delText>O</w:delText>
        </w:r>
      </w:del>
      <w:r w:rsidRPr="004F7150">
        <w:rPr>
          <w:rFonts w:ascii="Georgia" w:hAnsi="Georgia" w:cs="Tahoma"/>
          <w:sz w:val="22"/>
          <w:szCs w:val="22"/>
        </w:rPr>
        <w:t xml:space="preserve"> Agente Fiduciário usará de quaisquer procedimentos judiciais ou extrajudiciais contra a Emissora para a proteção e defesa dos interesses da comunhão dos titulares das Debêntures na realização de seus créditos, devendo, em caso de inadimplemento da Emissora:</w:t>
      </w:r>
    </w:p>
    <w:p w:rsidR="00277AE7" w:rsidRPr="004F7150" w:rsidRDefault="00277AE7" w:rsidP="00277AE7">
      <w:pPr>
        <w:suppressAutoHyphens/>
        <w:spacing w:line="320" w:lineRule="exact"/>
        <w:ind w:left="360"/>
        <w:rPr>
          <w:rFonts w:ascii="Georgia" w:hAnsi="Georgia" w:cs="Tahoma"/>
          <w:sz w:val="22"/>
          <w:szCs w:val="22"/>
        </w:rPr>
      </w:pPr>
    </w:p>
    <w:p w:rsidR="00277AE7" w:rsidRPr="004F7150" w:rsidRDefault="00277AE7" w:rsidP="00FB55D8">
      <w:pPr>
        <w:numPr>
          <w:ilvl w:val="0"/>
          <w:numId w:val="7"/>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declarar antecipadamente vencidas as Debêntures e cobrar seu principal e acessórios, observadas as condições da presente Escritura de Emissão;</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7"/>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executar a garantia, aplicando o produto no pagamento, integral ou proporcional, das Debêntures;</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7"/>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requerer a falência da Emissora;</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7"/>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tomar todas as providências necessárias para a realização dos créditos dos titulares de Debêntures; e</w:t>
      </w:r>
    </w:p>
    <w:p w:rsidR="00277AE7" w:rsidRPr="004F7150" w:rsidRDefault="00277AE7" w:rsidP="00FB55D8">
      <w:pPr>
        <w:tabs>
          <w:tab w:val="num" w:pos="1418"/>
        </w:tabs>
        <w:suppressAutoHyphens/>
        <w:spacing w:line="320" w:lineRule="exact"/>
        <w:ind w:left="1418" w:hanging="698"/>
        <w:rPr>
          <w:rFonts w:ascii="Georgia" w:hAnsi="Georgia" w:cs="Tahoma"/>
          <w:sz w:val="22"/>
          <w:szCs w:val="22"/>
        </w:rPr>
      </w:pPr>
    </w:p>
    <w:p w:rsidR="00277AE7" w:rsidRPr="004F7150" w:rsidRDefault="00277AE7" w:rsidP="00FB55D8">
      <w:pPr>
        <w:numPr>
          <w:ilvl w:val="0"/>
          <w:numId w:val="7"/>
        </w:numPr>
        <w:tabs>
          <w:tab w:val="clear" w:pos="1080"/>
          <w:tab w:val="num" w:pos="1418"/>
        </w:tabs>
        <w:suppressAutoHyphens/>
        <w:spacing w:line="320" w:lineRule="exact"/>
        <w:ind w:left="1418" w:hanging="698"/>
        <w:rPr>
          <w:rFonts w:ascii="Georgia" w:hAnsi="Georgia" w:cs="Tahoma"/>
          <w:sz w:val="22"/>
          <w:szCs w:val="22"/>
        </w:rPr>
      </w:pPr>
      <w:r w:rsidRPr="004F7150">
        <w:rPr>
          <w:rFonts w:ascii="Georgia" w:hAnsi="Georgia" w:cs="Tahoma"/>
          <w:sz w:val="22"/>
          <w:szCs w:val="22"/>
        </w:rPr>
        <w:t>representar os titulares de Debêntures em processo de falência, recuperação judicial e extrajudicial, intervenção ou liquidação da Emissora</w:t>
      </w:r>
      <w:r w:rsidR="00153440" w:rsidRPr="00153440">
        <w:rPr>
          <w:rFonts w:ascii="Georgia" w:hAnsi="Georgia" w:cs="Tahoma"/>
          <w:sz w:val="22"/>
          <w:szCs w:val="22"/>
        </w:rPr>
        <w:t xml:space="preserve"> </w:t>
      </w:r>
      <w:r w:rsidR="00F74FC5">
        <w:rPr>
          <w:rFonts w:ascii="Georgia" w:hAnsi="Georgia" w:cs="Tahoma"/>
          <w:sz w:val="22"/>
          <w:szCs w:val="22"/>
        </w:rPr>
        <w:t>e</w:t>
      </w:r>
      <w:r w:rsidR="00AF426A">
        <w:rPr>
          <w:rFonts w:ascii="Georgia" w:hAnsi="Georgia" w:cs="Tahoma"/>
          <w:sz w:val="22"/>
          <w:szCs w:val="22"/>
        </w:rPr>
        <w:t xml:space="preserve">, no caso </w:t>
      </w:r>
      <w:r w:rsidR="00153440">
        <w:rPr>
          <w:rFonts w:ascii="Georgia" w:hAnsi="Georgia" w:cs="Tahoma"/>
          <w:sz w:val="22"/>
          <w:szCs w:val="22"/>
        </w:rPr>
        <w:t>dos Garantidores</w:t>
      </w:r>
      <w:r w:rsidR="00AF426A">
        <w:rPr>
          <w:rFonts w:ascii="Georgia" w:hAnsi="Georgia" w:cs="Tahoma"/>
          <w:sz w:val="22"/>
          <w:szCs w:val="22"/>
        </w:rPr>
        <w:t>, na hipótese de ocorrência de procedimento similar onde estão estabelecidas</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EE746D"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7</w:t>
      </w:r>
      <w:r w:rsidRPr="004F7150">
        <w:rPr>
          <w:rFonts w:ascii="Georgia" w:hAnsi="Georgia" w:cs="Tahoma"/>
          <w:sz w:val="22"/>
          <w:szCs w:val="22"/>
        </w:rPr>
        <w:t>.</w:t>
      </w:r>
      <w:r w:rsidRPr="00A03432">
        <w:rPr>
          <w:rFonts w:ascii="Georgia" w:hAnsi="Georgia" w:cs="Tahoma"/>
          <w:sz w:val="22"/>
          <w:szCs w:val="22"/>
        </w:rPr>
        <w:t>1. O Agente Fiduciário, observado o disposto no item 4.1</w:t>
      </w:r>
      <w:r w:rsidR="00F74FC5">
        <w:rPr>
          <w:rFonts w:ascii="Georgia" w:hAnsi="Georgia" w:cs="Tahoma"/>
          <w:sz w:val="22"/>
          <w:szCs w:val="22"/>
        </w:rPr>
        <w:t>4</w:t>
      </w:r>
      <w:r w:rsidRPr="00A03432">
        <w:rPr>
          <w:rFonts w:ascii="Georgia" w:hAnsi="Georgia" w:cs="Tahoma"/>
          <w:sz w:val="22"/>
          <w:szCs w:val="22"/>
        </w:rPr>
        <w:t xml:space="preserve"> desta Escritura de Emissão, somente se eximirá da responsabilidade pela não adoção das medidas contempladas nas alíneas (a) a (d) acima, se a Assembleia Geral de Debenturistas assim autorizar por deliberação da unanimidade dos titulares das Debêntures em circulação. Na hipótese da alínea</w:t>
      </w:r>
      <w:r w:rsidRPr="000502BA">
        <w:rPr>
          <w:rFonts w:ascii="Georgia" w:hAnsi="Georgia" w:cs="Tahoma"/>
          <w:sz w:val="22"/>
          <w:szCs w:val="22"/>
        </w:rPr>
        <w:t xml:space="preserve"> (</w:t>
      </w:r>
      <w:r w:rsidR="00140FF5" w:rsidRPr="000502BA">
        <w:rPr>
          <w:rFonts w:ascii="Georgia" w:hAnsi="Georgia" w:cs="Tahoma"/>
          <w:sz w:val="22"/>
          <w:szCs w:val="22"/>
        </w:rPr>
        <w:t>e</w:t>
      </w:r>
      <w:r w:rsidRPr="000502BA">
        <w:rPr>
          <w:rFonts w:ascii="Georgia" w:hAnsi="Georgia" w:cs="Tahoma"/>
          <w:sz w:val="22"/>
          <w:szCs w:val="22"/>
        </w:rPr>
        <w:t>), bastará a aprovação de</w:t>
      </w:r>
      <w:r w:rsidRPr="004F7150">
        <w:rPr>
          <w:rFonts w:ascii="Georgia" w:hAnsi="Georgia" w:cs="Tahoma"/>
          <w:sz w:val="22"/>
          <w:szCs w:val="22"/>
        </w:rPr>
        <w:t xml:space="preserve"> titulares de Debêntures representando </w:t>
      </w:r>
      <w:r w:rsidR="008C41AC" w:rsidRPr="008C41AC">
        <w:rPr>
          <w:rFonts w:ascii="Georgia" w:hAnsi="Georgia" w:cs="Tahoma"/>
          <w:sz w:val="22"/>
          <w:szCs w:val="22"/>
        </w:rPr>
        <w:t>a maioria</w:t>
      </w:r>
      <w:r w:rsidRPr="004F7150">
        <w:rPr>
          <w:rFonts w:ascii="Georgia" w:hAnsi="Georgia" w:cs="Tahoma"/>
          <w:sz w:val="22"/>
          <w:szCs w:val="22"/>
        </w:rPr>
        <w:t xml:space="preserve"> das Debêntures em circulação.</w:t>
      </w:r>
    </w:p>
    <w:p w:rsidR="00A10E4B" w:rsidRDefault="00A10E4B" w:rsidP="00153440">
      <w:pPr>
        <w:suppressAutoHyphens/>
        <w:spacing w:line="320" w:lineRule="exact"/>
        <w:rPr>
          <w:rFonts w:ascii="Georgia" w:hAnsi="Georgia" w:cs="Tahoma"/>
          <w:sz w:val="22"/>
          <w:szCs w:val="22"/>
        </w:rPr>
      </w:pPr>
    </w:p>
    <w:p w:rsidR="00153440" w:rsidRDefault="00153440" w:rsidP="00153440">
      <w:pPr>
        <w:suppressAutoHyphens/>
        <w:spacing w:line="320" w:lineRule="exact"/>
        <w:rPr>
          <w:rFonts w:ascii="Georgia" w:hAnsi="Georgia" w:cs="Tahoma"/>
          <w:sz w:val="22"/>
          <w:szCs w:val="22"/>
        </w:rPr>
      </w:pPr>
      <w:r>
        <w:rPr>
          <w:rFonts w:ascii="Georgia" w:hAnsi="Georgia" w:cs="Tahoma"/>
          <w:sz w:val="22"/>
          <w:szCs w:val="22"/>
        </w:rPr>
        <w:t>6.</w:t>
      </w:r>
      <w:r w:rsidR="003C406B">
        <w:rPr>
          <w:rFonts w:ascii="Georgia" w:hAnsi="Georgia" w:cs="Tahoma"/>
          <w:sz w:val="22"/>
          <w:szCs w:val="22"/>
        </w:rPr>
        <w:t>7</w:t>
      </w:r>
      <w:r>
        <w:rPr>
          <w:rFonts w:ascii="Georgia" w:hAnsi="Georgia" w:cs="Tahoma"/>
          <w:sz w:val="22"/>
          <w:szCs w:val="22"/>
        </w:rPr>
        <w:t xml:space="preserve">.2. </w:t>
      </w:r>
      <w:r w:rsidRPr="004F4AE7">
        <w:rPr>
          <w:rFonts w:ascii="Georgia" w:hAnsi="Georgia" w:cs="Tahoma"/>
          <w:sz w:val="22"/>
          <w:szCs w:val="22"/>
        </w:rPr>
        <w:t xml:space="preserve">O Agente Fiduciário não será obrigado a efetuar nenhuma verificação de veracidade nas deliberações societárias e em atos da administração da </w:t>
      </w:r>
      <w:r>
        <w:rPr>
          <w:rFonts w:ascii="Georgia" w:hAnsi="Georgia" w:cs="Tahoma"/>
          <w:sz w:val="22"/>
          <w:szCs w:val="22"/>
        </w:rPr>
        <w:t xml:space="preserve">Emissora </w:t>
      </w:r>
      <w:r w:rsidRPr="004F4AE7">
        <w:rPr>
          <w:rFonts w:ascii="Georgia" w:hAnsi="Georgia" w:cs="Tahoma"/>
          <w:sz w:val="22"/>
          <w:szCs w:val="22"/>
        </w:rPr>
        <w:t xml:space="preserve">ou ainda em qualquer </w:t>
      </w:r>
      <w:r w:rsidRPr="004F4AE7">
        <w:rPr>
          <w:rFonts w:ascii="Georgia" w:hAnsi="Georgia" w:cs="Tahoma"/>
          <w:sz w:val="22"/>
          <w:szCs w:val="22"/>
        </w:rPr>
        <w:lastRenderedPageBreak/>
        <w:t xml:space="preserve">documento ou registro que considere autêntico e que lhe tenha sido encaminhado </w:t>
      </w:r>
      <w:r>
        <w:rPr>
          <w:rFonts w:ascii="Georgia" w:hAnsi="Georgia" w:cs="Tahoma"/>
          <w:sz w:val="22"/>
          <w:szCs w:val="22"/>
        </w:rPr>
        <w:t xml:space="preserve">pela Emissora </w:t>
      </w:r>
      <w:r w:rsidRPr="004F4AE7">
        <w:rPr>
          <w:rFonts w:ascii="Georgia" w:hAnsi="Georgia" w:cs="Tahoma"/>
          <w:sz w:val="22"/>
          <w:szCs w:val="22"/>
        </w:rPr>
        <w:t xml:space="preserve">ou por terceiros a seu pedido, para se basear nas suas decisões, e não será responsável pela elaboração desses documentos, que permanecerão sob obrigação legal e regulamentar da </w:t>
      </w:r>
      <w:r>
        <w:rPr>
          <w:rFonts w:ascii="Georgia" w:hAnsi="Georgia" w:cs="Tahoma"/>
          <w:sz w:val="22"/>
          <w:szCs w:val="22"/>
        </w:rPr>
        <w:t>Emissora</w:t>
      </w:r>
      <w:r w:rsidRPr="004F4AE7">
        <w:rPr>
          <w:rFonts w:ascii="Georgia" w:hAnsi="Georgia" w:cs="Tahoma"/>
          <w:sz w:val="22"/>
          <w:szCs w:val="22"/>
        </w:rPr>
        <w:t xml:space="preserve"> elaborá-los, nos termos da legislação aplicável</w:t>
      </w:r>
      <w:r>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3A40AB" w:rsidRPr="00D21B84" w:rsidRDefault="00277AE7" w:rsidP="003A40AB">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8</w:t>
      </w:r>
      <w:r w:rsidRPr="004F7150">
        <w:rPr>
          <w:rFonts w:ascii="Georgia" w:hAnsi="Georgia" w:cs="Tahoma"/>
          <w:sz w:val="22"/>
          <w:szCs w:val="22"/>
        </w:rPr>
        <w:t xml:space="preserve">. </w:t>
      </w:r>
      <w:r w:rsidR="003A40AB" w:rsidRPr="00D21B84">
        <w:rPr>
          <w:rFonts w:ascii="Georgia" w:hAnsi="Georgia" w:cs="Tahoma"/>
          <w:sz w:val="22"/>
          <w:szCs w:val="22"/>
        </w:rPr>
        <w:t>O Agente Fiduciário não emitirá qualquer tipo de opinião ou fará qualquer juízo de valor sobre a orientação acerca de qualquer fato da Emissão que seja de competência de deliberação dos Debenturistas, comprometendo-se, tão-somente, a agir em conformidade com o disposto nesta Escritura de Emissão e também conforme as instruções que lhe forem transmitidas pelos Debenturistas nos termos desta Escritura de Emissão. Neste sentido, o Agente Fiduciário não possui qualquer responsabilidade sobre o resultado ou sobre os efeitos jurídicos decorrentes do estrito cumprimento das orientações dos Debenturistas perante a Emissora, independentemente de eventuais prejuízos que venham a ser causados em decorrência de tal cumprimento. A atuação do Agente Fiduciário limita-se ao escopo da Instrução CVM 28 e dos artigos aplicáveis da Lei das Sociedades por Ações</w:t>
      </w:r>
      <w:r w:rsidR="006D170B">
        <w:rPr>
          <w:rFonts w:ascii="Georgia" w:hAnsi="Georgia" w:cs="Tahoma"/>
          <w:sz w:val="22"/>
          <w:szCs w:val="22"/>
        </w:rPr>
        <w:t xml:space="preserve"> </w:t>
      </w:r>
      <w:r w:rsidR="006D170B" w:rsidRPr="00A03432">
        <w:rPr>
          <w:rFonts w:ascii="Georgia" w:hAnsi="Georgia" w:cs="Tahoma"/>
          <w:sz w:val="22"/>
          <w:szCs w:val="22"/>
        </w:rPr>
        <w:t>e desta Escritura</w:t>
      </w:r>
      <w:r w:rsidR="003A40AB" w:rsidRPr="00D21B84">
        <w:rPr>
          <w:rFonts w:ascii="Georgia" w:hAnsi="Georgia" w:cs="Tahoma"/>
          <w:sz w:val="22"/>
          <w:szCs w:val="22"/>
        </w:rPr>
        <w:t>, estando este isento, sob qualquer forma ou pretexto, de qualquer responsabilidade adicional que não tenha decorrido da legislação aplicável.</w:t>
      </w:r>
    </w:p>
    <w:p w:rsidR="003A40AB" w:rsidRPr="00D21B84" w:rsidRDefault="003A40AB" w:rsidP="003A40AB">
      <w:pPr>
        <w:suppressAutoHyphens/>
        <w:spacing w:line="320" w:lineRule="exact"/>
        <w:rPr>
          <w:rFonts w:ascii="Georgia" w:hAnsi="Georgia" w:cs="Tahoma"/>
          <w:sz w:val="22"/>
          <w:szCs w:val="22"/>
        </w:rPr>
      </w:pPr>
    </w:p>
    <w:p w:rsidR="003A40AB" w:rsidRPr="00D21B84" w:rsidRDefault="00D21B84" w:rsidP="003A40AB">
      <w:pPr>
        <w:suppressAutoHyphens/>
        <w:spacing w:line="320" w:lineRule="exact"/>
        <w:rPr>
          <w:rFonts w:ascii="Georgia" w:hAnsi="Georgia" w:cs="Tahoma"/>
          <w:sz w:val="22"/>
          <w:szCs w:val="22"/>
        </w:rPr>
      </w:pPr>
      <w:r>
        <w:rPr>
          <w:rFonts w:ascii="Georgia" w:hAnsi="Georgia" w:cs="Tahoma"/>
          <w:sz w:val="22"/>
          <w:szCs w:val="22"/>
        </w:rPr>
        <w:t>6.</w:t>
      </w:r>
      <w:r w:rsidR="003C406B">
        <w:rPr>
          <w:rFonts w:ascii="Georgia" w:hAnsi="Georgia" w:cs="Tahoma"/>
          <w:sz w:val="22"/>
          <w:szCs w:val="22"/>
        </w:rPr>
        <w:t>9</w:t>
      </w:r>
      <w:r>
        <w:rPr>
          <w:rFonts w:ascii="Georgia" w:hAnsi="Georgia" w:cs="Tahoma"/>
          <w:sz w:val="22"/>
          <w:szCs w:val="22"/>
        </w:rPr>
        <w:t xml:space="preserve">. </w:t>
      </w:r>
      <w:r w:rsidR="003A40AB" w:rsidRPr="00D21B84">
        <w:rPr>
          <w:rFonts w:ascii="Georgia" w:hAnsi="Georgia" w:cs="Tahoma"/>
          <w:sz w:val="22"/>
          <w:szCs w:val="22"/>
        </w:rPr>
        <w:t>Os atos ou manifestações, por parte do Agente Fiduciário, que criarem responsabilidade aos Debenturistas e/ou exonerarem terceiros de obrigações para com eles, bem como aqueles relacionados ao devido cumprimento das obrigações assumidas nesta Escritura de Emissão, somente serão válidos quando previamente assim deliberado pelos Debenturistas reunidos em Assembleia Geral de Debenturistas.</w:t>
      </w:r>
      <w:r w:rsidR="000A334A">
        <w:rPr>
          <w:rFonts w:ascii="Georgia" w:hAnsi="Georgia" w:cs="Tahoma"/>
          <w:sz w:val="22"/>
          <w:szCs w:val="22"/>
        </w:rPr>
        <w:t xml:space="preserve"> </w:t>
      </w:r>
    </w:p>
    <w:p w:rsidR="003A40AB" w:rsidRPr="00D21B84" w:rsidRDefault="003A40AB" w:rsidP="003A40AB">
      <w:pPr>
        <w:suppressAutoHyphens/>
        <w:spacing w:line="320" w:lineRule="exact"/>
        <w:rPr>
          <w:rFonts w:ascii="Georgia" w:hAnsi="Georgia" w:cs="Tahoma"/>
          <w:sz w:val="22"/>
          <w:szCs w:val="22"/>
        </w:rPr>
      </w:pPr>
    </w:p>
    <w:p w:rsidR="00277AE7" w:rsidRPr="004F7150" w:rsidRDefault="00D21B84" w:rsidP="003A40AB">
      <w:pPr>
        <w:suppressAutoHyphens/>
        <w:spacing w:line="320" w:lineRule="exact"/>
        <w:rPr>
          <w:rFonts w:ascii="Georgia" w:hAnsi="Georgia" w:cs="Tahoma"/>
          <w:sz w:val="22"/>
          <w:szCs w:val="22"/>
        </w:rPr>
      </w:pPr>
      <w:r>
        <w:rPr>
          <w:rFonts w:ascii="Georgia" w:hAnsi="Georgia" w:cs="Tahoma"/>
          <w:sz w:val="22"/>
          <w:szCs w:val="22"/>
        </w:rPr>
        <w:t>6.</w:t>
      </w:r>
      <w:r w:rsidR="003C406B">
        <w:rPr>
          <w:rFonts w:ascii="Georgia" w:hAnsi="Georgia" w:cs="Tahoma"/>
          <w:sz w:val="22"/>
          <w:szCs w:val="22"/>
        </w:rPr>
        <w:t>10</w:t>
      </w:r>
      <w:r>
        <w:rPr>
          <w:rFonts w:ascii="Georgia" w:hAnsi="Georgia" w:cs="Tahoma"/>
          <w:sz w:val="22"/>
          <w:szCs w:val="22"/>
        </w:rPr>
        <w:t xml:space="preserve">. </w:t>
      </w:r>
      <w:r w:rsidR="00277AE7" w:rsidRPr="004F7150">
        <w:rPr>
          <w:rFonts w:ascii="Georgia" w:hAnsi="Georgia" w:cs="Tahoma"/>
          <w:sz w:val="22"/>
          <w:szCs w:val="22"/>
        </w:rPr>
        <w:t xml:space="preserve">Nas hipóteses de ausência ou impedimentos temporários, renúncia, liquidação, dissolução ou extinção, ou qualquer outro caso de vacância na função de agente fiduciário da Emissão, será realizada, dentro do prazo máximo de 30 (trinta) dias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da convocação não ocorrer até 15 (quinze) dias antes do término do prazo acima citado, caberá à Emissora efetuá-la, sendo certo que a CVM poderá nomear substituto provisório, enquanto não se consumar o processo de escolha do novo agente fiduciário da Emissão. A substituição não implicará em remuneração ao novo </w:t>
      </w:r>
      <w:r w:rsidR="000A334A">
        <w:rPr>
          <w:rFonts w:ascii="Georgia" w:hAnsi="Georgia" w:cs="Tahoma"/>
          <w:sz w:val="22"/>
          <w:szCs w:val="22"/>
        </w:rPr>
        <w:t>a</w:t>
      </w:r>
      <w:r w:rsidR="000A334A" w:rsidRPr="004F7150">
        <w:rPr>
          <w:rFonts w:ascii="Georgia" w:hAnsi="Georgia" w:cs="Tahoma"/>
          <w:sz w:val="22"/>
          <w:szCs w:val="22"/>
        </w:rPr>
        <w:t xml:space="preserve">gente </w:t>
      </w:r>
      <w:r w:rsidR="000A334A">
        <w:rPr>
          <w:rFonts w:ascii="Georgia" w:hAnsi="Georgia" w:cs="Tahoma"/>
          <w:sz w:val="22"/>
          <w:szCs w:val="22"/>
        </w:rPr>
        <w:t>f</w:t>
      </w:r>
      <w:r w:rsidR="000A334A" w:rsidRPr="004F7150">
        <w:rPr>
          <w:rFonts w:ascii="Georgia" w:hAnsi="Georgia" w:cs="Tahoma"/>
          <w:sz w:val="22"/>
          <w:szCs w:val="22"/>
        </w:rPr>
        <w:t xml:space="preserve">iduciário </w:t>
      </w:r>
      <w:r w:rsidR="00277AE7" w:rsidRPr="004F7150">
        <w:rPr>
          <w:rFonts w:ascii="Georgia" w:hAnsi="Georgia" w:cs="Tahoma"/>
          <w:sz w:val="22"/>
          <w:szCs w:val="22"/>
        </w:rPr>
        <w:t>superior à ora avençada.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.1. Na hipótese de não poder o Agente Fiduciário continuar a exercer as suas funções por circunstâncias supervenientes a esta Escritura de Emissão, deverá este comunicar imediatamente o fato à Emissora e aos titulares de Debêntures, pedindo sua substituição.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 xml:space="preserve">.2. É facultado aos titulares de Debêntures, após o encerramento do prazo para a subscrição e integralização da totalidade das Debêntures, proceder à substituição do Agente Fiduciário e à indicação de seu substituto, </w:t>
      </w:r>
      <w:smartTag w:uri="urn:schemas-microsoft-com:office:smarttags" w:element="PersonName">
        <w:smartTagPr>
          <w:attr w:name="ProductID" w:val="Registro da Escritura de Emiss￣o"/>
        </w:smartTagPr>
        <w:r w:rsidRPr="004F7150">
          <w:rPr>
            <w:rFonts w:ascii="Georgia" w:hAnsi="Georgia" w:cs="Tahoma"/>
            <w:sz w:val="22"/>
            <w:szCs w:val="22"/>
          </w:rPr>
          <w:t>em Assembleia Geral Debenturistas</w:t>
        </w:r>
      </w:smartTag>
      <w:r w:rsidRPr="004F7150">
        <w:rPr>
          <w:rFonts w:ascii="Georgia" w:hAnsi="Georgia" w:cs="Tahoma"/>
          <w:sz w:val="22"/>
          <w:szCs w:val="22"/>
        </w:rPr>
        <w:t xml:space="preserve"> especialmente convocada para esse fim.</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 xml:space="preserve">.3. Caso ocorra a efetiva substituição do Agente Fiduciário, esse substituto receberá a mesma remuneração recebida pelo Agente Fiduciário em todos os seus termos e condições, sendo que a primeira parcela anual devida ao substituto será calculada </w:t>
      </w:r>
      <w:r w:rsidRPr="004F7150">
        <w:rPr>
          <w:rFonts w:ascii="Georgia" w:hAnsi="Georgia" w:cs="Tahoma"/>
          <w:i/>
          <w:sz w:val="22"/>
          <w:szCs w:val="22"/>
        </w:rPr>
        <w:t>pro rata temporis</w:t>
      </w:r>
      <w:r w:rsidRPr="004F7150">
        <w:rPr>
          <w:rFonts w:ascii="Georgia" w:hAnsi="Georgia" w:cs="Tahoma"/>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.4. Em qualquer hipótese, a substituição do Agente Fiduciário ficará sujeita à comunicação prévia à CVM e ao atendimento dos requisitos previstos na Instrução CVM 28 e eventuais normas posteriores aplicáveis.</w:t>
      </w:r>
    </w:p>
    <w:p w:rsidR="00277AE7" w:rsidRPr="004F7150" w:rsidRDefault="00277AE7" w:rsidP="00277AE7">
      <w:pPr>
        <w:pStyle w:val="p0"/>
        <w:tabs>
          <w:tab w:val="clear" w:pos="720"/>
        </w:tabs>
        <w:suppressAutoHyphens/>
        <w:spacing w:line="320" w:lineRule="exact"/>
        <w:rPr>
          <w:rFonts w:ascii="Georgia" w:hAnsi="Georgia" w:cs="Tahoma"/>
          <w:sz w:val="22"/>
          <w:szCs w:val="22"/>
        </w:rPr>
      </w:pPr>
    </w:p>
    <w:p w:rsidR="00277AE7" w:rsidRPr="000502BA" w:rsidRDefault="00277AE7" w:rsidP="00277AE7">
      <w:pPr>
        <w:pStyle w:val="p0"/>
        <w:tabs>
          <w:tab w:val="clear" w:pos="720"/>
        </w:tabs>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 xml:space="preserve">.5. A substituição do Agente Fiduciário em caráter permanente deverá ser objeto de aditamento à Escritura de Emissão, que deverá ser registrado </w:t>
      </w:r>
      <w:r w:rsidRPr="000502BA">
        <w:rPr>
          <w:rFonts w:ascii="Georgia" w:hAnsi="Georgia" w:cs="Tahoma"/>
          <w:sz w:val="22"/>
          <w:szCs w:val="22"/>
        </w:rPr>
        <w:t xml:space="preserve">nos termos do item </w:t>
      </w:r>
      <w:r w:rsidR="000502BA">
        <w:rPr>
          <w:rFonts w:ascii="Georgia" w:hAnsi="Georgia" w:cs="Tahoma"/>
          <w:sz w:val="22"/>
          <w:szCs w:val="22"/>
        </w:rPr>
        <w:t>2.3</w:t>
      </w:r>
      <w:r w:rsidRPr="000502BA">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6.</w:t>
      </w:r>
      <w:r w:rsidR="003C406B">
        <w:rPr>
          <w:rFonts w:ascii="Georgia" w:hAnsi="Georgia" w:cs="Tahoma"/>
          <w:sz w:val="22"/>
          <w:szCs w:val="22"/>
        </w:rPr>
        <w:t>10</w:t>
      </w:r>
      <w:r w:rsidRPr="004F7150">
        <w:rPr>
          <w:rFonts w:ascii="Georgia" w:hAnsi="Georgia" w:cs="Tahoma"/>
          <w:sz w:val="22"/>
          <w:szCs w:val="22"/>
        </w:rPr>
        <w:t>.6. Aplicam-se às hipóteses de substituição do Agente Fiduciário as normas e preceitos a este respeito promulgados por atos da CVM.</w:t>
      </w:r>
    </w:p>
    <w:p w:rsidR="00DB0E9B" w:rsidRPr="004F7150" w:rsidRDefault="00DB0E9B" w:rsidP="00277AE7">
      <w:pPr>
        <w:pStyle w:val="Ttulo2"/>
        <w:widowControl w:val="0"/>
        <w:suppressAutoHyphens/>
        <w:spacing w:line="320" w:lineRule="exact"/>
        <w:rPr>
          <w:rFonts w:ascii="Georgia" w:hAnsi="Georgia" w:cs="Tahoma"/>
          <w:sz w:val="22"/>
          <w:szCs w:val="22"/>
        </w:rPr>
      </w:pPr>
    </w:p>
    <w:p w:rsidR="00277AE7" w:rsidRPr="004F7150" w:rsidRDefault="00277AE7" w:rsidP="00277AE7">
      <w:pPr>
        <w:pStyle w:val="Ttulo2"/>
        <w:widowControl w:val="0"/>
        <w:suppressAutoHyphens/>
        <w:spacing w:line="320" w:lineRule="exact"/>
        <w:rPr>
          <w:rFonts w:ascii="Georgia" w:hAnsi="Georgia" w:cs="Tahoma"/>
          <w:sz w:val="22"/>
          <w:szCs w:val="22"/>
        </w:rPr>
      </w:pPr>
      <w:r w:rsidRPr="004F7150">
        <w:rPr>
          <w:rFonts w:ascii="Georgia" w:hAnsi="Georgia" w:cs="Tahoma"/>
          <w:sz w:val="22"/>
          <w:szCs w:val="22"/>
        </w:rPr>
        <w:t>CLÁUSULA SÉTIMA</w:t>
      </w:r>
      <w:r w:rsidRPr="004F7150">
        <w:rPr>
          <w:rFonts w:ascii="Georgia" w:hAnsi="Georgia" w:cs="Tahoma"/>
          <w:b w:val="0"/>
          <w:sz w:val="22"/>
          <w:szCs w:val="22"/>
        </w:rPr>
        <w:t xml:space="preserve"> – </w:t>
      </w:r>
      <w:r w:rsidRPr="004F7150">
        <w:rPr>
          <w:rFonts w:ascii="Georgia" w:hAnsi="Georgia" w:cs="Tahoma"/>
          <w:sz w:val="22"/>
          <w:szCs w:val="22"/>
        </w:rPr>
        <w:t>DA ASSEMBLEIA GERAL DE DEBENTURISTAS</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 xml:space="preserve">7.1. Os titulares de Debêntures poderão, a qualquer tempo, reunir-se </w:t>
      </w:r>
      <w:smartTag w:uri="urn:schemas-microsoft-com:office:smarttags" w:element="PersonName">
        <w:smartTagPr>
          <w:attr w:name="ProductID" w:val="em Assembleia Geral"/>
        </w:smartTagPr>
        <w:r w:rsidRPr="004F7150">
          <w:rPr>
            <w:rFonts w:ascii="Georgia" w:hAnsi="Georgia" w:cs="Tahoma"/>
            <w:sz w:val="22"/>
            <w:szCs w:val="22"/>
          </w:rPr>
          <w:t>em Assembleia Geral</w:t>
        </w:r>
      </w:smartTag>
      <w:r w:rsidR="00977ADE" w:rsidRPr="004F7150">
        <w:rPr>
          <w:rFonts w:ascii="Georgia" w:hAnsi="Georgia" w:cs="Tahoma"/>
          <w:sz w:val="22"/>
          <w:szCs w:val="22"/>
        </w:rPr>
        <w:t xml:space="preserve"> de Debenturistas</w:t>
      </w:r>
      <w:r w:rsidRPr="004F7150">
        <w:rPr>
          <w:rFonts w:ascii="Georgia" w:hAnsi="Georgia" w:cs="Tahoma"/>
          <w:sz w:val="22"/>
          <w:szCs w:val="22"/>
        </w:rPr>
        <w:t>, de acordo com o disposto no artigo 71 da Lei das Sociedades por Ações, a fim de deliberarem sobre matéria de interesse da comunhão dos titulares de Debêntures.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7.2. A Assembleia Geral de Debenturistas poderá ser convocada pelo Agente Fiduciário, pela Emissora, por titulares de Debêntures que representem, no mínimo, 10% (dez por cento) das Debêntures em circulação, ou pela CVM.</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7.3. Aplicar-se-á à Assembleia Geral de Debenturistas, no que couber, o disposto na Lei das Sociedades por Ações a respeito das assembleias gerais de acionistas.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lastRenderedPageBreak/>
        <w:t>7.3.1. A presidência da Assembleia Geral de Debenturistas caberá ao titular de Debêntures eleito pelos demais Debenturistas presentes</w:t>
      </w:r>
      <w:r w:rsidR="00153440">
        <w:rPr>
          <w:rFonts w:ascii="Georgia" w:hAnsi="Georgia" w:cs="Tahoma"/>
          <w:sz w:val="22"/>
          <w:szCs w:val="22"/>
        </w:rPr>
        <w:t>, aos representantes do Agente Fiduciário</w:t>
      </w:r>
      <w:r w:rsidR="00153440" w:rsidRPr="004F7150">
        <w:rPr>
          <w:rFonts w:ascii="Georgia" w:hAnsi="Georgia" w:cs="Tahoma"/>
          <w:sz w:val="22"/>
          <w:szCs w:val="22"/>
        </w:rPr>
        <w:t xml:space="preserve"> </w:t>
      </w:r>
      <w:r w:rsidRPr="004F7150">
        <w:rPr>
          <w:rFonts w:ascii="Georgia" w:hAnsi="Georgia" w:cs="Tahoma"/>
          <w:sz w:val="22"/>
          <w:szCs w:val="22"/>
        </w:rPr>
        <w:t>ou àquele que for designado pela CVM.</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7.4. As Assembleias Gerais de Debenturistas serão convocadas</w:t>
      </w:r>
      <w:r w:rsidR="004F5853">
        <w:rPr>
          <w:rFonts w:ascii="Georgia" w:hAnsi="Georgia" w:cs="Tahoma"/>
          <w:sz w:val="22"/>
          <w:szCs w:val="22"/>
        </w:rPr>
        <w:t>,</w:t>
      </w:r>
      <w:r w:rsidR="004E0C74">
        <w:rPr>
          <w:rFonts w:ascii="Georgia" w:hAnsi="Georgia" w:cs="Tahoma"/>
          <w:sz w:val="22"/>
          <w:szCs w:val="22"/>
        </w:rPr>
        <w:t xml:space="preserve"> através de publicação de aviso aos titulares de Debêntures</w:t>
      </w:r>
      <w:r w:rsidRPr="004F7150">
        <w:rPr>
          <w:rFonts w:ascii="Georgia" w:hAnsi="Georgia" w:cs="Tahoma"/>
          <w:sz w:val="22"/>
          <w:szCs w:val="22"/>
        </w:rPr>
        <w:t>, em primeira convocação, com antecedência mínima de 15 (quinze) dias.</w:t>
      </w:r>
      <w:r w:rsidR="00630A42">
        <w:rPr>
          <w:rFonts w:ascii="Georgia" w:hAnsi="Georgia" w:cs="Tahoma"/>
          <w:sz w:val="22"/>
          <w:szCs w:val="22"/>
        </w:rPr>
        <w:t xml:space="preserve"> </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7.4.1. A Assembleia Geral de Debenturistas, em segunda convocação, somente poderá ser realizada em, no mínimo, 8 (oito) dias após a data marcada para a instalação da Assembleia Geral de Debenturistas em primeira convocação.</w:t>
      </w:r>
    </w:p>
    <w:p w:rsidR="001259EE" w:rsidRPr="004F7150" w:rsidRDefault="001259EE"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7.5. Nos termos do artigo 71, parágrafo terceiro, da Lei das Sociedades por Ações, a Assembleia Geral de Debenturistas instalar-se-á, em primeira convocação, com a presença de titulares de Debêntures que representem, no mínimo, 50% (</w:t>
      </w:r>
      <w:r w:rsidR="005B012A" w:rsidRPr="004F7150">
        <w:rPr>
          <w:rFonts w:ascii="Georgia" w:hAnsi="Georgia" w:cs="Tahoma"/>
          <w:sz w:val="22"/>
          <w:szCs w:val="22"/>
        </w:rPr>
        <w:t xml:space="preserve">cinquenta </w:t>
      </w:r>
      <w:r w:rsidRPr="004F7150">
        <w:rPr>
          <w:rFonts w:ascii="Georgia" w:hAnsi="Georgia" w:cs="Tahoma"/>
          <w:sz w:val="22"/>
          <w:szCs w:val="22"/>
        </w:rPr>
        <w:t>por cento) das Debêntures em circulação e, em segunda convocação, com qualquer número.</w:t>
      </w:r>
    </w:p>
    <w:p w:rsidR="003677B1" w:rsidRPr="004F7150" w:rsidRDefault="003677B1"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7.6. Cada Debênture em circulação conferirá a seu titular o direito a um voto nas Assembleias Gerais de Debenturistas, cujas deliberações, ressalvadas as exceções previstas nesta Escritura de Emissão, serão tomadas por titulares de Debêntures que representem a maioria das Debêntures em circulação, sendo admitida a constituição de mandatários, titulares de Debêntures ou não.</w:t>
      </w:r>
    </w:p>
    <w:p w:rsidR="00277AE7" w:rsidRPr="004F7150" w:rsidRDefault="00277AE7" w:rsidP="00277AE7">
      <w:pPr>
        <w:suppressAutoHyphens/>
        <w:spacing w:line="320" w:lineRule="exact"/>
        <w:rPr>
          <w:rFonts w:ascii="Georgia" w:hAnsi="Georgia" w:cs="Tahoma"/>
          <w:sz w:val="22"/>
          <w:szCs w:val="22"/>
        </w:rPr>
      </w:pPr>
    </w:p>
    <w:p w:rsidR="00277AE7" w:rsidRPr="00BC456F" w:rsidRDefault="00277AE7" w:rsidP="00277AE7">
      <w:pPr>
        <w:suppressAutoHyphens/>
        <w:spacing w:line="320" w:lineRule="exact"/>
        <w:outlineLvl w:val="0"/>
        <w:rPr>
          <w:rFonts w:ascii="Georgia" w:hAnsi="Georgia" w:cs="Tahoma"/>
          <w:sz w:val="22"/>
          <w:szCs w:val="22"/>
        </w:rPr>
      </w:pPr>
      <w:r w:rsidRPr="004F7150">
        <w:rPr>
          <w:rFonts w:ascii="Georgia" w:hAnsi="Georgia" w:cs="Tahoma"/>
          <w:sz w:val="22"/>
          <w:szCs w:val="22"/>
        </w:rPr>
        <w:t>7.6.1. Qualquer alteração (i) no prazo de vigência das Debêntures; (ii) na Data de Vencimento; (iii) no parâmetro de cálculo da Remuneração; (iv) no quorum de deliberação das Assembleias Gerais de Debenturistas; ou (v) nas hipóteses de vencimento antecipado (</w:t>
      </w:r>
      <w:r w:rsidRPr="000502BA">
        <w:rPr>
          <w:rFonts w:ascii="Georgia" w:hAnsi="Georgia" w:cs="Tahoma"/>
          <w:sz w:val="22"/>
          <w:szCs w:val="22"/>
        </w:rPr>
        <w:t xml:space="preserve">item 4.13), deverá ser aprovada por titulares de Debêntures que </w:t>
      </w:r>
      <w:r w:rsidR="008C41AC" w:rsidRPr="008C41AC">
        <w:rPr>
          <w:rFonts w:ascii="Georgia" w:hAnsi="Georgia" w:cs="Tahoma"/>
          <w:sz w:val="22"/>
          <w:szCs w:val="22"/>
        </w:rPr>
        <w:t xml:space="preserve">representem, no mínimo, 90% (noventa por cento) das Debêntures em circulação. </w:t>
      </w:r>
    </w:p>
    <w:p w:rsidR="00277AE7" w:rsidRPr="00BC456F" w:rsidRDefault="00277AE7" w:rsidP="00277AE7">
      <w:pPr>
        <w:suppressAutoHyphens/>
        <w:spacing w:line="320" w:lineRule="exact"/>
        <w:rPr>
          <w:rFonts w:ascii="Georgia" w:hAnsi="Georgia" w:cs="Tahoma"/>
          <w:sz w:val="22"/>
          <w:szCs w:val="22"/>
        </w:rPr>
      </w:pPr>
    </w:p>
    <w:p w:rsidR="00277AE7" w:rsidRPr="00BC456F" w:rsidRDefault="008C41AC" w:rsidP="00277AE7">
      <w:pPr>
        <w:suppressAutoHyphens/>
        <w:spacing w:line="320" w:lineRule="exact"/>
        <w:rPr>
          <w:rFonts w:ascii="Georgia" w:hAnsi="Georgia" w:cs="Tahoma"/>
          <w:sz w:val="22"/>
          <w:szCs w:val="22"/>
        </w:rPr>
      </w:pPr>
      <w:r w:rsidRPr="008C41AC">
        <w:rPr>
          <w:rFonts w:ascii="Georgia" w:hAnsi="Georgia" w:cs="Tahoma"/>
          <w:sz w:val="22"/>
          <w:szCs w:val="22"/>
        </w:rPr>
        <w:t xml:space="preserve">7.6.2. A renúncia à declaração de vencimento antecipado das Debêntures dependerá da aprovação de titulares de Debêntures que representem, no mínimo, a 2/3 (dois terços) das Debêntures em circulação. </w:t>
      </w:r>
    </w:p>
    <w:p w:rsidR="00277AE7" w:rsidRPr="00BC456F" w:rsidRDefault="00277AE7" w:rsidP="00277AE7">
      <w:pPr>
        <w:suppressAutoHyphens/>
        <w:spacing w:line="320" w:lineRule="exact"/>
        <w:rPr>
          <w:rFonts w:ascii="Georgia" w:hAnsi="Georgia" w:cs="Tahoma"/>
          <w:sz w:val="22"/>
          <w:szCs w:val="22"/>
        </w:rPr>
      </w:pPr>
    </w:p>
    <w:p w:rsidR="00277AE7" w:rsidRPr="004F7150" w:rsidRDefault="008C41AC" w:rsidP="00277AE7">
      <w:pPr>
        <w:pStyle w:val="NormalWeb"/>
        <w:suppressAutoHyphens/>
        <w:spacing w:before="0" w:after="0" w:line="320" w:lineRule="exact"/>
        <w:jc w:val="both"/>
        <w:rPr>
          <w:rFonts w:ascii="Georgia" w:hAnsi="Georgia" w:cs="Tahoma"/>
          <w:sz w:val="22"/>
          <w:szCs w:val="22"/>
        </w:rPr>
      </w:pPr>
      <w:r w:rsidRPr="008C41AC">
        <w:rPr>
          <w:rFonts w:ascii="Georgia" w:hAnsi="Georgia" w:cs="Tahoma"/>
          <w:sz w:val="22"/>
          <w:szCs w:val="22"/>
        </w:rPr>
        <w:t>7.6.3. Toda e qualquer alteração nas cláusulas ou condições estabelecidas nesta Escritura de Emissão dependerá da aprovação de titulares de Debêntures que representem, no mínimo, a 2/3 (dois terços) das Debêntures em</w:t>
      </w:r>
      <w:r w:rsidR="00277AE7" w:rsidRPr="004F7150">
        <w:rPr>
          <w:rFonts w:ascii="Georgia" w:hAnsi="Georgia" w:cs="Tahoma"/>
          <w:sz w:val="22"/>
          <w:szCs w:val="22"/>
        </w:rPr>
        <w:t xml:space="preserve"> circulação, exceto se houver outro quorum específico estabelecido para a matéria.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lastRenderedPageBreak/>
        <w:t xml:space="preserve">7.7. Para efeito da constituição do quorum de instalação e deliberação a que se refere esta Cláusula Sétima, serão consideradas como Debêntures </w:t>
      </w:r>
      <w:smartTag w:uri="urn:schemas-microsoft-com:office:smarttags" w:element="PersonName">
        <w:smartTagPr>
          <w:attr w:name="ProductID" w:val="em circula￧￣o aquelas Deb￪ntures"/>
        </w:smartTagPr>
        <w:r w:rsidRPr="004F7150">
          <w:rPr>
            <w:rFonts w:ascii="Georgia" w:hAnsi="Georgia" w:cs="Tahoma"/>
            <w:sz w:val="22"/>
            <w:szCs w:val="22"/>
          </w:rPr>
          <w:t>em circulação aquelas Debêntures</w:t>
        </w:r>
      </w:smartTag>
      <w:r w:rsidRPr="004F7150">
        <w:rPr>
          <w:rFonts w:ascii="Georgia" w:hAnsi="Georgia" w:cs="Tahoma"/>
          <w:sz w:val="22"/>
          <w:szCs w:val="22"/>
        </w:rPr>
        <w:t xml:space="preserve"> emitidas pela Emissora que ainda não tiverem sido resgatadas e/ou liquidadas, devendo ser excluídas do número de tais Debêntures aquelas que a Emissora possuir em tesouraria, ou que sejam pertencentes ao seu controlador ou a qualquer de suas sociedades controladas e coligadas, bem como respectivos diretores ou conselheiros e respectivos parentes até segundo grau</w:t>
      </w:r>
      <w:r w:rsidR="00153440" w:rsidRPr="00153440">
        <w:rPr>
          <w:rFonts w:ascii="Georgia" w:hAnsi="Georgia" w:cs="Tahoma"/>
          <w:sz w:val="22"/>
          <w:szCs w:val="22"/>
        </w:rPr>
        <w:t xml:space="preserve"> </w:t>
      </w:r>
      <w:r w:rsidR="00153440">
        <w:rPr>
          <w:rFonts w:ascii="Georgia" w:hAnsi="Georgia" w:cs="Tahoma"/>
          <w:sz w:val="22"/>
          <w:szCs w:val="22"/>
        </w:rPr>
        <w:t>ou em poder dos Garantidores</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7.8. Será facultada a presença dos representantes legais da Emissora </w:t>
      </w:r>
      <w:r w:rsidR="00153440">
        <w:rPr>
          <w:rFonts w:ascii="Georgia" w:hAnsi="Georgia" w:cs="Tahoma"/>
          <w:sz w:val="22"/>
          <w:szCs w:val="22"/>
        </w:rPr>
        <w:t xml:space="preserve">e dos Garantidores </w:t>
      </w:r>
      <w:r w:rsidRPr="004F7150">
        <w:rPr>
          <w:rFonts w:ascii="Georgia" w:hAnsi="Georgia" w:cs="Tahoma"/>
          <w:sz w:val="22"/>
          <w:szCs w:val="22"/>
        </w:rPr>
        <w:t>nas Assembleias Gerais de Debenturistas, a não ser quando</w:t>
      </w:r>
      <w:r w:rsidRPr="004F7150">
        <w:rPr>
          <w:rFonts w:ascii="Georgia" w:eastAsia="Arial Unicode MS" w:hAnsi="Georgia" w:cs="Tahoma"/>
          <w:sz w:val="22"/>
          <w:szCs w:val="22"/>
        </w:rPr>
        <w:t xml:space="preserve"> </w:t>
      </w:r>
      <w:r w:rsidRPr="004F7150">
        <w:rPr>
          <w:rFonts w:ascii="Georgia" w:hAnsi="Georgia" w:cs="Tahoma"/>
          <w:sz w:val="22"/>
          <w:szCs w:val="22"/>
        </w:rPr>
        <w:t>ela seja solicitada pelo Agente Fiduciário nos termos desta Escritura de Emissão, hipótese em que será obrigatória.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7.9. O Agente Fiduciário deverá comparecer às Assembleias Gerais de Debenturistas para prestar aos titulares de Debêntures as informações que lhe forem solicitadas.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pStyle w:val="Ttulo4"/>
        <w:widowControl w:val="0"/>
        <w:suppressAutoHyphens/>
        <w:spacing w:before="0"/>
        <w:rPr>
          <w:rFonts w:ascii="Georgia" w:hAnsi="Georgia" w:cs="Tahoma"/>
          <w:sz w:val="22"/>
          <w:szCs w:val="22"/>
        </w:rPr>
      </w:pPr>
      <w:r w:rsidRPr="004F7150">
        <w:rPr>
          <w:rFonts w:ascii="Georgia" w:hAnsi="Georgia" w:cs="Tahoma"/>
          <w:sz w:val="22"/>
          <w:szCs w:val="22"/>
        </w:rPr>
        <w:t>CLÁUSULA OITAVA – DAS DECLARAÇÕES DA EMISSORA</w:t>
      </w:r>
    </w:p>
    <w:p w:rsidR="00C427AF" w:rsidRPr="00C427AF" w:rsidRDefault="00C427AF" w:rsidP="00277AE7">
      <w:pPr>
        <w:keepNext/>
        <w:widowControl w:val="0"/>
        <w:suppressAutoHyphens/>
        <w:spacing w:line="320" w:lineRule="exact"/>
        <w:rPr>
          <w:rFonts w:ascii="Georgia" w:hAnsi="Georgia" w:cs="Tahoma"/>
          <w:i/>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8.1. A Emissora neste ato declara que:</w:t>
      </w: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 xml:space="preserve"> </w:t>
      </w: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 xml:space="preserve">a Emissora </w:t>
      </w:r>
      <w:r w:rsidR="00033960" w:rsidRPr="004F7150">
        <w:rPr>
          <w:rFonts w:ascii="Georgia" w:hAnsi="Georgia" w:cs="Tahoma"/>
          <w:sz w:val="22"/>
          <w:szCs w:val="22"/>
        </w:rPr>
        <w:t>é uma</w:t>
      </w:r>
      <w:r w:rsidRPr="004F7150">
        <w:rPr>
          <w:rFonts w:ascii="Georgia" w:hAnsi="Georgia" w:cs="Tahoma"/>
          <w:sz w:val="22"/>
          <w:szCs w:val="22"/>
        </w:rPr>
        <w:t xml:space="preserve"> sociedade devidamente organizada, constituída e existente sob a forma de sociedade por ações de acordo com as leis brasileiras;</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est</w:t>
      </w:r>
      <w:r w:rsidR="00033960" w:rsidRPr="004F7150">
        <w:rPr>
          <w:rFonts w:ascii="Georgia" w:hAnsi="Georgia" w:cs="Tahoma"/>
          <w:sz w:val="22"/>
          <w:szCs w:val="22"/>
        </w:rPr>
        <w:t>á</w:t>
      </w:r>
      <w:r w:rsidRPr="004F7150">
        <w:rPr>
          <w:rFonts w:ascii="Georgia" w:hAnsi="Georgia" w:cs="Tahoma"/>
          <w:sz w:val="22"/>
          <w:szCs w:val="22"/>
        </w:rPr>
        <w:t xml:space="preserve"> devidamente autorizada e obt</w:t>
      </w:r>
      <w:r w:rsidR="00033960" w:rsidRPr="004F7150">
        <w:rPr>
          <w:rFonts w:ascii="Georgia" w:hAnsi="Georgia" w:cs="Tahoma"/>
          <w:sz w:val="22"/>
          <w:szCs w:val="22"/>
        </w:rPr>
        <w:t>eve</w:t>
      </w:r>
      <w:r w:rsidRPr="004F7150">
        <w:rPr>
          <w:rFonts w:ascii="Georgia" w:hAnsi="Georgia" w:cs="Tahoma"/>
          <w:sz w:val="22"/>
          <w:szCs w:val="22"/>
        </w:rPr>
        <w:t xml:space="preserve"> todas as licenças e autorizações necessárias, inclusive as societárias, à celebração desta Escritura de Emissão, à emissão das Debêntures e ao cumprimento de suas obrigações aqui previstas, tendo sido satisfeitos todos os requisitos legais e estatutários necessários para tanto;</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 xml:space="preserve">a celebração desta Escritura de Emissão, do Contrato de Distribuição e o cumprimento de suas obrigações previstas nesta Escritura de Emissão, a </w:t>
      </w:r>
      <w:r w:rsidR="00033960" w:rsidRPr="004F7150">
        <w:rPr>
          <w:rFonts w:ascii="Georgia" w:hAnsi="Georgia" w:cs="Tahoma"/>
          <w:sz w:val="22"/>
          <w:szCs w:val="22"/>
        </w:rPr>
        <w:t>E</w:t>
      </w:r>
      <w:r w:rsidRPr="004F7150">
        <w:rPr>
          <w:rFonts w:ascii="Georgia" w:hAnsi="Georgia" w:cs="Tahoma"/>
          <w:sz w:val="22"/>
          <w:szCs w:val="22"/>
        </w:rPr>
        <w:t>missão, a colocação das Debêntures</w:t>
      </w:r>
      <w:r w:rsidR="00033960" w:rsidRPr="004F7150">
        <w:rPr>
          <w:rFonts w:ascii="Georgia" w:hAnsi="Georgia" w:cs="Tahoma"/>
          <w:sz w:val="22"/>
          <w:szCs w:val="22"/>
        </w:rPr>
        <w:t xml:space="preserve"> </w:t>
      </w:r>
      <w:r w:rsidRPr="004F7150">
        <w:rPr>
          <w:rFonts w:ascii="Georgia" w:hAnsi="Georgia" w:cs="Tahoma"/>
          <w:sz w:val="22"/>
          <w:szCs w:val="22"/>
        </w:rPr>
        <w:t xml:space="preserve">não infringem ou contrariam (i) qualquer contrato ou documento no qual a Emissora seja partes ou pelo qual quaisquer de seus bens e propriedades estejam vinculados, nem irá resultar em (a) vencimento antecipado de qualquer obrigação estabelecida em qualquer destes contratos ou instrumentos; (b) criação de qualquer </w:t>
      </w:r>
      <w:r w:rsidRPr="004F7150">
        <w:rPr>
          <w:rFonts w:ascii="Georgia" w:hAnsi="Georgia" w:cs="Tahoma"/>
          <w:sz w:val="22"/>
          <w:szCs w:val="22"/>
        </w:rPr>
        <w:lastRenderedPageBreak/>
        <w:t xml:space="preserve">ônus sobre qualquer ativo ou bem da Emissora, ou (c) rescisão de qualquer desses contratos ou instrumentos; (ii) qualquer lei, decreto ou regulamento a que a Emissora ou quaisquer de seus bens e propriedades estejam sujeitos; ou (iii) qualquer ordem, decisão ou sentença administrativa, judicial ou arbitral que afete a Emissora ou quaisquer de seus bens e propriedades; </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salvo nos casos em que, de boa fé, a Emissora esteja discutindo a aplicabilidade da lei, regra ou regulamento nas esferas administrativa ou judicial, a Emissora está cumprindo todas as leis, regulamentos, normas administrativas e determinações dos órgãos governamentais, autarquias ou tribunais, aplicáveis à condução de seus negócios e que sejam relevantes para a execução das atividades da Emissora, inclusive com o disposto na legislação e regulamentação ambiental, adotando as medidas e ações preventivas ou reparatórias destinadas a evitar ou corrigir eventuais danos ambientais decorrentes do exercício das atividades descritas em seu objeto social;</w:t>
      </w:r>
    </w:p>
    <w:p w:rsidR="00277AE7" w:rsidRPr="004F7150" w:rsidRDefault="00277AE7" w:rsidP="00FB55D8">
      <w:pPr>
        <w:tabs>
          <w:tab w:val="num" w:pos="993"/>
        </w:tabs>
        <w:suppressAutoHyphens/>
        <w:spacing w:line="320" w:lineRule="exact"/>
        <w:ind w:left="993" w:hanging="633"/>
        <w:rPr>
          <w:rFonts w:ascii="Georgia" w:hAnsi="Georgia" w:cs="Tahoma"/>
          <w:sz w:val="22"/>
          <w:szCs w:val="22"/>
        </w:rPr>
      </w:pPr>
    </w:p>
    <w:p w:rsidR="00277AE7" w:rsidRPr="004F7150" w:rsidRDefault="006F0305"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Pr>
          <w:rFonts w:ascii="Georgia" w:hAnsi="Georgia" w:cs="Tahoma"/>
          <w:sz w:val="22"/>
          <w:szCs w:val="22"/>
        </w:rPr>
        <w:t xml:space="preserve">não </w:t>
      </w:r>
      <w:r w:rsidR="000A334A">
        <w:rPr>
          <w:rFonts w:ascii="Georgia" w:hAnsi="Georgia" w:cs="Tahoma"/>
          <w:sz w:val="22"/>
          <w:szCs w:val="22"/>
        </w:rPr>
        <w:t xml:space="preserve">possui </w:t>
      </w:r>
      <w:r>
        <w:rPr>
          <w:rFonts w:ascii="Georgia" w:hAnsi="Georgia" w:cs="Tahoma"/>
          <w:sz w:val="22"/>
          <w:szCs w:val="22"/>
        </w:rPr>
        <w:t xml:space="preserve">conhecimento de que </w:t>
      </w:r>
      <w:r w:rsidR="00277AE7" w:rsidRPr="004F7150">
        <w:rPr>
          <w:rFonts w:ascii="Georgia" w:hAnsi="Georgia" w:cs="Tahoma"/>
          <w:sz w:val="22"/>
          <w:szCs w:val="22"/>
        </w:rPr>
        <w:t>as demonstrações financeiras da Emissora disponíveis</w:t>
      </w:r>
      <w:r>
        <w:rPr>
          <w:rFonts w:ascii="Georgia" w:hAnsi="Georgia" w:cs="Tahoma"/>
          <w:sz w:val="22"/>
          <w:szCs w:val="22"/>
        </w:rPr>
        <w:t xml:space="preserve"> não</w:t>
      </w:r>
      <w:r w:rsidR="00277AE7" w:rsidRPr="004F7150">
        <w:rPr>
          <w:rFonts w:ascii="Georgia" w:hAnsi="Georgia" w:cs="Tahoma"/>
          <w:sz w:val="22"/>
          <w:szCs w:val="22"/>
        </w:rPr>
        <w:t xml:space="preserve"> representam corretamente a posição financeira da Emissora naquelas datas e foram devidamente elaboradas em conformidade com os princípios contábeis geralmente aceitos no Brasil;</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153440"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Pr>
          <w:rFonts w:ascii="Georgia" w:hAnsi="Georgia" w:cs="Tahoma"/>
          <w:sz w:val="22"/>
          <w:szCs w:val="22"/>
        </w:rPr>
        <w:t xml:space="preserve">tem plena ciência de que </w:t>
      </w:r>
      <w:r w:rsidR="00277AE7" w:rsidRPr="004F7150">
        <w:rPr>
          <w:rFonts w:ascii="Georgia" w:hAnsi="Georgia" w:cs="Tahoma"/>
          <w:sz w:val="22"/>
          <w:szCs w:val="22"/>
        </w:rPr>
        <w:t xml:space="preserve">não </w:t>
      </w:r>
      <w:r>
        <w:rPr>
          <w:rFonts w:ascii="Georgia" w:hAnsi="Georgia" w:cs="Tahoma"/>
          <w:sz w:val="22"/>
          <w:szCs w:val="22"/>
        </w:rPr>
        <w:t xml:space="preserve">poderá </w:t>
      </w:r>
      <w:r w:rsidR="00277AE7" w:rsidRPr="004F7150">
        <w:rPr>
          <w:rFonts w:ascii="Georgia" w:hAnsi="Georgia" w:cs="Tahoma"/>
          <w:sz w:val="22"/>
          <w:szCs w:val="22"/>
        </w:rPr>
        <w:t xml:space="preserve">realizar outra oferta pública da mesma espécie de valores mobiliários </w:t>
      </w:r>
      <w:bookmarkStart w:id="219" w:name="_DV_M42"/>
      <w:bookmarkEnd w:id="219"/>
      <w:r w:rsidR="00277AE7" w:rsidRPr="004F7150">
        <w:rPr>
          <w:rFonts w:ascii="Georgia" w:hAnsi="Georgia" w:cs="Tahoma"/>
          <w:sz w:val="22"/>
          <w:szCs w:val="22"/>
        </w:rPr>
        <w:t xml:space="preserve">dentro do prazo de </w:t>
      </w:r>
      <w:bookmarkStart w:id="220" w:name="_DV_C19"/>
      <w:r w:rsidR="00277AE7" w:rsidRPr="004F7150">
        <w:rPr>
          <w:rFonts w:ascii="Georgia" w:hAnsi="Georgia" w:cs="Tahoma"/>
          <w:sz w:val="22"/>
          <w:szCs w:val="22"/>
        </w:rPr>
        <w:t>4 (quatro) meses</w:t>
      </w:r>
      <w:bookmarkStart w:id="221" w:name="_DV_M43"/>
      <w:bookmarkEnd w:id="220"/>
      <w:bookmarkEnd w:id="221"/>
      <w:r w:rsidR="00277AE7" w:rsidRPr="004F7150">
        <w:rPr>
          <w:rFonts w:ascii="Georgia" w:hAnsi="Georgia" w:cs="Tahoma"/>
          <w:sz w:val="22"/>
          <w:szCs w:val="22"/>
        </w:rPr>
        <w:t xml:space="preserve"> contados da data </w:t>
      </w:r>
      <w:r w:rsidR="00787D62" w:rsidRPr="004F7150">
        <w:rPr>
          <w:rFonts w:ascii="Georgia" w:hAnsi="Georgia" w:cs="Tahoma"/>
          <w:sz w:val="22"/>
          <w:szCs w:val="22"/>
        </w:rPr>
        <w:t xml:space="preserve">da comunicação à CVM </w:t>
      </w:r>
      <w:r w:rsidR="00277AE7" w:rsidRPr="004F7150">
        <w:rPr>
          <w:rFonts w:ascii="Georgia" w:hAnsi="Georgia" w:cs="Tahoma"/>
          <w:sz w:val="22"/>
          <w:szCs w:val="22"/>
        </w:rPr>
        <w:t>do encerramento da Oferta Restrita, a menos que a nova oferta seja submetida a registro na CVM;</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655F2E"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 xml:space="preserve">a Emissora </w:t>
      </w:r>
      <w:r w:rsidR="00277AE7" w:rsidRPr="004F7150">
        <w:rPr>
          <w:rFonts w:ascii="Georgia" w:hAnsi="Georgia" w:cs="Tahoma"/>
          <w:sz w:val="22"/>
          <w:szCs w:val="22"/>
        </w:rPr>
        <w:t xml:space="preserve">cumprirá todas as </w:t>
      </w:r>
      <w:r w:rsidR="001E61B8" w:rsidRPr="004F7150">
        <w:rPr>
          <w:rFonts w:ascii="Georgia" w:hAnsi="Georgia" w:cs="Tahoma"/>
          <w:sz w:val="22"/>
          <w:szCs w:val="22"/>
        </w:rPr>
        <w:t>obrigações</w:t>
      </w:r>
      <w:r w:rsidR="001E61B8">
        <w:rPr>
          <w:rFonts w:ascii="Georgia" w:hAnsi="Georgia" w:cs="Tahoma"/>
          <w:sz w:val="22"/>
          <w:szCs w:val="22"/>
        </w:rPr>
        <w:t xml:space="preserve"> principais e acessórias</w:t>
      </w:r>
      <w:r w:rsidR="00277AE7" w:rsidRPr="004F7150">
        <w:rPr>
          <w:rFonts w:ascii="Georgia" w:hAnsi="Georgia" w:cs="Tahoma"/>
          <w:sz w:val="22"/>
          <w:szCs w:val="22"/>
        </w:rPr>
        <w:t xml:space="preserve"> assumidas nos termos desta Escritura de Emissão, incluindo mas não se limitando à obrigação de destinar os recursos obtidos com a Emissão aos fins previstos no </w:t>
      </w:r>
      <w:r w:rsidR="00277AE7" w:rsidRPr="000502BA">
        <w:rPr>
          <w:rFonts w:ascii="Georgia" w:hAnsi="Georgia" w:cs="Tahoma"/>
          <w:sz w:val="22"/>
          <w:szCs w:val="22"/>
        </w:rPr>
        <w:t>item 3.</w:t>
      </w:r>
      <w:r w:rsidR="000A334A">
        <w:rPr>
          <w:rFonts w:ascii="Georgia" w:hAnsi="Georgia" w:cs="Tahoma"/>
          <w:sz w:val="22"/>
          <w:szCs w:val="22"/>
        </w:rPr>
        <w:t>5</w:t>
      </w:r>
      <w:r w:rsidR="000A334A" w:rsidRPr="000502BA">
        <w:rPr>
          <w:rFonts w:ascii="Georgia" w:hAnsi="Georgia" w:cs="Tahoma"/>
          <w:sz w:val="22"/>
          <w:szCs w:val="22"/>
        </w:rPr>
        <w:t xml:space="preserve"> </w:t>
      </w:r>
      <w:r w:rsidR="00277AE7" w:rsidRPr="000502BA">
        <w:rPr>
          <w:rFonts w:ascii="Georgia" w:hAnsi="Georgia" w:cs="Tahoma"/>
          <w:sz w:val="22"/>
          <w:szCs w:val="22"/>
        </w:rPr>
        <w:t>desta</w:t>
      </w:r>
      <w:r w:rsidR="00277AE7" w:rsidRPr="004F7150">
        <w:rPr>
          <w:rFonts w:ascii="Georgia" w:hAnsi="Georgia" w:cs="Tahoma"/>
          <w:sz w:val="22"/>
          <w:szCs w:val="22"/>
        </w:rPr>
        <w:t xml:space="preserve"> Escritura de Emissão;</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t</w:t>
      </w:r>
      <w:r w:rsidR="007D30EC" w:rsidRPr="004F7150">
        <w:rPr>
          <w:rFonts w:ascii="Georgia" w:hAnsi="Georgia" w:cs="Tahoma"/>
          <w:sz w:val="22"/>
          <w:szCs w:val="22"/>
        </w:rPr>
        <w:t>e</w:t>
      </w:r>
      <w:r w:rsidRPr="004F7150">
        <w:rPr>
          <w:rFonts w:ascii="Georgia" w:hAnsi="Georgia" w:cs="Tahoma"/>
          <w:sz w:val="22"/>
          <w:szCs w:val="22"/>
        </w:rPr>
        <w:t>m plena ciência e concorda integralmente com a forma de divulgação e apuração da Taxa DI, divulgada pela CETIP, e que a forma de cálculo da Remuneração das Debêntures foi acordada por livre vontade entre a Emissora e o Coordenador</w:t>
      </w:r>
      <w:r w:rsidR="007D30EC" w:rsidRPr="004F7150">
        <w:rPr>
          <w:rFonts w:ascii="Georgia" w:hAnsi="Georgia" w:cs="Tahoma"/>
          <w:sz w:val="22"/>
          <w:szCs w:val="22"/>
        </w:rPr>
        <w:t xml:space="preserve"> Líder</w:t>
      </w:r>
      <w:r w:rsidRPr="004F7150">
        <w:rPr>
          <w:rFonts w:ascii="Georgia" w:hAnsi="Georgia" w:cs="Tahoma"/>
          <w:sz w:val="22"/>
          <w:szCs w:val="22"/>
        </w:rPr>
        <w:t>, em observância ao princípio da boa-fé;</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 xml:space="preserve">não há qualquer ligação entre a Emissora e o Agente Fiduciário que impeça o Agente Fiduciário de exercer plenamente suas funções; </w:t>
      </w:r>
    </w:p>
    <w:p w:rsidR="00277AE7" w:rsidRPr="004F7150" w:rsidRDefault="00277AE7" w:rsidP="00FB55D8">
      <w:pPr>
        <w:tabs>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lastRenderedPageBreak/>
        <w:t>esta Escritura de Emissão</w:t>
      </w:r>
      <w:r w:rsidR="00656ADE" w:rsidRPr="004F7150">
        <w:rPr>
          <w:rFonts w:ascii="Georgia" w:hAnsi="Georgia" w:cs="Tahoma"/>
          <w:sz w:val="22"/>
          <w:szCs w:val="22"/>
        </w:rPr>
        <w:t xml:space="preserve"> e a </w:t>
      </w:r>
      <w:r w:rsidR="007A2B58">
        <w:rPr>
          <w:rFonts w:ascii="Georgia" w:hAnsi="Georgia" w:cs="Tahoma"/>
          <w:sz w:val="22"/>
          <w:szCs w:val="22"/>
        </w:rPr>
        <w:t>Garantia</w:t>
      </w:r>
      <w:r w:rsidR="00656ADE" w:rsidRPr="004F7150">
        <w:rPr>
          <w:rFonts w:ascii="Georgia" w:hAnsi="Georgia" w:cs="Tahoma"/>
          <w:sz w:val="22"/>
          <w:szCs w:val="22"/>
        </w:rPr>
        <w:t xml:space="preserve">, prevista </w:t>
      </w:r>
      <w:r w:rsidR="00656ADE" w:rsidRPr="000502BA">
        <w:rPr>
          <w:rFonts w:ascii="Georgia" w:hAnsi="Georgia" w:cs="Tahoma"/>
          <w:sz w:val="22"/>
          <w:szCs w:val="22"/>
        </w:rPr>
        <w:t>no item 4.</w:t>
      </w:r>
      <w:r w:rsidR="005F24C4">
        <w:rPr>
          <w:rFonts w:ascii="Georgia" w:hAnsi="Georgia" w:cs="Tahoma"/>
          <w:sz w:val="22"/>
          <w:szCs w:val="22"/>
        </w:rPr>
        <w:t>20</w:t>
      </w:r>
      <w:r w:rsidR="00656ADE" w:rsidRPr="000502BA">
        <w:rPr>
          <w:rFonts w:ascii="Georgia" w:hAnsi="Georgia" w:cs="Tahoma"/>
          <w:sz w:val="22"/>
          <w:szCs w:val="22"/>
        </w:rPr>
        <w:t>,</w:t>
      </w:r>
      <w:r w:rsidRPr="004F7150">
        <w:rPr>
          <w:rFonts w:ascii="Georgia" w:hAnsi="Georgia" w:cs="Tahoma"/>
          <w:sz w:val="22"/>
          <w:szCs w:val="22"/>
        </w:rPr>
        <w:t xml:space="preserve"> constitu</w:t>
      </w:r>
      <w:r w:rsidR="00656ADE" w:rsidRPr="004F7150">
        <w:rPr>
          <w:rFonts w:ascii="Georgia" w:hAnsi="Georgia" w:cs="Tahoma"/>
          <w:sz w:val="22"/>
          <w:szCs w:val="22"/>
        </w:rPr>
        <w:t>em</w:t>
      </w:r>
      <w:r w:rsidRPr="004F7150">
        <w:rPr>
          <w:rFonts w:ascii="Georgia" w:hAnsi="Georgia" w:cs="Tahoma"/>
          <w:sz w:val="22"/>
          <w:szCs w:val="22"/>
        </w:rPr>
        <w:t xml:space="preserve"> obrigação legal, válida e vinculativa da Emissora</w:t>
      </w:r>
      <w:r w:rsidR="000B5E55" w:rsidRPr="004F7150">
        <w:rPr>
          <w:rFonts w:ascii="Georgia" w:hAnsi="Georgia" w:cs="Tahoma"/>
          <w:sz w:val="22"/>
          <w:szCs w:val="22"/>
        </w:rPr>
        <w:t xml:space="preserve"> e d</w:t>
      </w:r>
      <w:r w:rsidR="007D30EC" w:rsidRPr="004F7150">
        <w:rPr>
          <w:rFonts w:ascii="Georgia" w:hAnsi="Georgia" w:cs="Tahoma"/>
          <w:sz w:val="22"/>
          <w:szCs w:val="22"/>
        </w:rPr>
        <w:t>os</w:t>
      </w:r>
      <w:r w:rsidR="000B5E55" w:rsidRPr="004F7150">
        <w:rPr>
          <w:rFonts w:ascii="Georgia" w:hAnsi="Georgia" w:cs="Tahoma"/>
          <w:sz w:val="22"/>
          <w:szCs w:val="22"/>
        </w:rPr>
        <w:t xml:space="preserve"> Garantidor</w:t>
      </w:r>
      <w:r w:rsidR="007D30EC" w:rsidRPr="004F7150">
        <w:rPr>
          <w:rFonts w:ascii="Georgia" w:hAnsi="Georgia" w:cs="Tahoma"/>
          <w:sz w:val="22"/>
          <w:szCs w:val="22"/>
        </w:rPr>
        <w:t>es</w:t>
      </w:r>
      <w:r w:rsidRPr="004F7150">
        <w:rPr>
          <w:rFonts w:ascii="Georgia" w:hAnsi="Georgia" w:cs="Tahoma"/>
          <w:sz w:val="22"/>
          <w:szCs w:val="22"/>
        </w:rPr>
        <w:t>, exequível de acordo com os seus termos e condições</w:t>
      </w:r>
      <w:r w:rsidR="000B5E55" w:rsidRPr="004F7150">
        <w:rPr>
          <w:rFonts w:ascii="Georgia" w:hAnsi="Georgia" w:cs="Tahoma"/>
          <w:sz w:val="22"/>
          <w:szCs w:val="22"/>
        </w:rPr>
        <w:t>, nos termos do artigo 585 do Código de Processo Civil</w:t>
      </w:r>
      <w:r w:rsidRPr="004F7150">
        <w:rPr>
          <w:rFonts w:ascii="Georgia" w:hAnsi="Georgia" w:cs="Tahoma"/>
          <w:sz w:val="22"/>
          <w:szCs w:val="22"/>
        </w:rPr>
        <w:t>;</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a Emissora tem todas as autorizações e licenças (inclusive ambientais) exigidas pelas autoridades federais, estaduais e municipais relevantes para o exercício de suas atividades, estando todas elas válidas;</w:t>
      </w:r>
    </w:p>
    <w:p w:rsidR="00277AE7" w:rsidRPr="004F7150" w:rsidRDefault="00277AE7" w:rsidP="00FB55D8">
      <w:pPr>
        <w:pStyle w:val="p0"/>
        <w:tabs>
          <w:tab w:val="clear" w:pos="720"/>
          <w:tab w:val="num" w:pos="993"/>
        </w:tabs>
        <w:suppressAutoHyphens/>
        <w:spacing w:line="320" w:lineRule="exact"/>
        <w:ind w:left="993" w:hanging="633"/>
        <w:rPr>
          <w:rFonts w:ascii="Georgia" w:hAnsi="Georgia" w:cs="Tahoma"/>
          <w:sz w:val="22"/>
          <w:szCs w:val="22"/>
        </w:rPr>
      </w:pPr>
    </w:p>
    <w:p w:rsidR="00277AE7" w:rsidRPr="004F7150" w:rsidRDefault="00277AE7" w:rsidP="00FB55D8">
      <w:pPr>
        <w:pStyle w:val="p0"/>
        <w:numPr>
          <w:ilvl w:val="0"/>
          <w:numId w:val="8"/>
        </w:numPr>
        <w:tabs>
          <w:tab w:val="clear" w:pos="720"/>
          <w:tab w:val="num" w:pos="993"/>
        </w:tabs>
        <w:suppressAutoHyphens/>
        <w:spacing w:line="320" w:lineRule="exact"/>
        <w:ind w:left="993" w:hanging="633"/>
        <w:rPr>
          <w:rFonts w:ascii="Georgia" w:hAnsi="Georgia" w:cs="Tahoma"/>
          <w:sz w:val="22"/>
          <w:szCs w:val="22"/>
        </w:rPr>
      </w:pPr>
      <w:r w:rsidRPr="004F7150">
        <w:rPr>
          <w:rFonts w:ascii="Georgia" w:hAnsi="Georgia" w:cs="Tahoma"/>
          <w:sz w:val="22"/>
          <w:szCs w:val="22"/>
        </w:rPr>
        <w:t>nenhum registro, consentimento, autorização, aprovação, licença, ordem de, ou qualificação junto a qualquer autoridade governamental ou órgão regulatório é exigido para o cumprimento pela Emissora</w:t>
      </w:r>
      <w:r w:rsidR="000B5E55" w:rsidRPr="004F7150">
        <w:rPr>
          <w:rFonts w:ascii="Georgia" w:hAnsi="Georgia" w:cs="Tahoma"/>
          <w:sz w:val="22"/>
          <w:szCs w:val="22"/>
        </w:rPr>
        <w:t xml:space="preserve"> </w:t>
      </w:r>
      <w:r w:rsidRPr="004F7150">
        <w:rPr>
          <w:rFonts w:ascii="Georgia" w:hAnsi="Georgia" w:cs="Tahoma"/>
          <w:sz w:val="22"/>
          <w:szCs w:val="22"/>
        </w:rPr>
        <w:t>de suas obrigações nos termos da presente Escritura de Emissão, bem como pelo registro da Emissão na CETIP.</w:t>
      </w:r>
    </w:p>
    <w:p w:rsidR="00277AE7" w:rsidRPr="004F7150" w:rsidRDefault="00277AE7" w:rsidP="00277AE7">
      <w:pPr>
        <w:pStyle w:val="Corpodetexto"/>
        <w:suppressAutoHyphens/>
        <w:spacing w:line="320" w:lineRule="exact"/>
        <w:rPr>
          <w:rFonts w:ascii="Georgia" w:hAnsi="Georgia" w:cs="Tahoma"/>
          <w:sz w:val="22"/>
          <w:szCs w:val="22"/>
        </w:rPr>
      </w:pPr>
    </w:p>
    <w:p w:rsidR="00277AE7" w:rsidRPr="004F7150" w:rsidRDefault="00277AE7" w:rsidP="00277AE7">
      <w:pPr>
        <w:pStyle w:val="Corpodetexto"/>
        <w:suppressAutoHyphens/>
        <w:spacing w:line="320" w:lineRule="exact"/>
        <w:rPr>
          <w:rFonts w:ascii="Georgia" w:hAnsi="Georgia" w:cs="Tahoma"/>
          <w:sz w:val="22"/>
          <w:szCs w:val="22"/>
        </w:rPr>
      </w:pPr>
      <w:bookmarkStart w:id="222" w:name="_Ref130286824"/>
      <w:r w:rsidRPr="004F7150">
        <w:rPr>
          <w:rFonts w:ascii="Georgia" w:hAnsi="Georgia" w:cs="Tahoma"/>
          <w:sz w:val="22"/>
          <w:szCs w:val="22"/>
        </w:rPr>
        <w:t>8.1.1. A Emissora obriga</w:t>
      </w:r>
      <w:r w:rsidRPr="004F7150">
        <w:rPr>
          <w:rFonts w:ascii="Georgia" w:hAnsi="Georgia" w:cs="Tahoma"/>
          <w:sz w:val="22"/>
          <w:szCs w:val="22"/>
        </w:rPr>
        <w:noBreakHyphen/>
        <w:t xml:space="preserve">se, de forma irrevogável e irretratável, a indenizar os Debenturistas e o Agente Fiduciário por todos e quaisquer prejuízos, danos, perdas, custos e/ou despesas (incluindo custas judiciais e honorários advocatícios) incorridos e comprovados pelos Debenturistas e pelo Agente Fiduciário em razão da </w:t>
      </w:r>
      <w:r w:rsidR="00035C7C" w:rsidRPr="004F7150">
        <w:rPr>
          <w:rFonts w:ascii="Georgia" w:hAnsi="Georgia" w:cs="Tahoma"/>
          <w:sz w:val="22"/>
          <w:szCs w:val="22"/>
        </w:rPr>
        <w:t xml:space="preserve">falta de </w:t>
      </w:r>
      <w:r w:rsidRPr="004F7150">
        <w:rPr>
          <w:rFonts w:ascii="Georgia" w:hAnsi="Georgia" w:cs="Tahoma"/>
          <w:sz w:val="22"/>
          <w:szCs w:val="22"/>
        </w:rPr>
        <w:t>veracidade</w:t>
      </w:r>
      <w:r w:rsidR="00035C7C" w:rsidRPr="004F7150">
        <w:rPr>
          <w:rFonts w:ascii="Georgia" w:hAnsi="Georgia" w:cs="Tahoma"/>
          <w:sz w:val="22"/>
          <w:szCs w:val="22"/>
        </w:rPr>
        <w:t xml:space="preserve">, </w:t>
      </w:r>
      <w:r w:rsidR="00035C7C" w:rsidRPr="000502BA">
        <w:rPr>
          <w:rFonts w:ascii="Georgia" w:hAnsi="Georgia" w:cs="Tahoma"/>
          <w:sz w:val="22"/>
          <w:szCs w:val="22"/>
        </w:rPr>
        <w:t>consistência, qualidade e suficiência</w:t>
      </w:r>
      <w:r w:rsidRPr="000502BA">
        <w:rPr>
          <w:rFonts w:ascii="Georgia" w:hAnsi="Georgia" w:cs="Tahoma"/>
          <w:sz w:val="22"/>
          <w:szCs w:val="22"/>
        </w:rPr>
        <w:t xml:space="preserve"> de quaisquer das suas declarações prestadas nos termos da Cláusula Oitava da Escritura de Emissão.</w:t>
      </w:r>
    </w:p>
    <w:p w:rsidR="00277AE7" w:rsidRPr="004F7150" w:rsidRDefault="00277AE7" w:rsidP="00277AE7">
      <w:pPr>
        <w:pStyle w:val="Corpodetexto"/>
        <w:suppressAutoHyphens/>
        <w:spacing w:line="320" w:lineRule="exact"/>
        <w:rPr>
          <w:rFonts w:ascii="Georgia" w:hAnsi="Georgia" w:cs="Tahoma"/>
          <w:sz w:val="22"/>
          <w:szCs w:val="22"/>
        </w:rPr>
      </w:pPr>
    </w:p>
    <w:p w:rsidR="00277AE7" w:rsidRPr="004F7150" w:rsidRDefault="00277AE7" w:rsidP="00277AE7">
      <w:pPr>
        <w:pStyle w:val="Corpodetexto"/>
        <w:suppressAutoHyphens/>
        <w:spacing w:line="320" w:lineRule="exact"/>
        <w:rPr>
          <w:rFonts w:ascii="Georgia" w:hAnsi="Georgia" w:cs="Tahoma"/>
          <w:sz w:val="22"/>
          <w:szCs w:val="22"/>
        </w:rPr>
      </w:pPr>
      <w:r w:rsidRPr="004F7150">
        <w:rPr>
          <w:rFonts w:ascii="Georgia" w:hAnsi="Georgia" w:cs="Tahoma"/>
          <w:sz w:val="22"/>
          <w:szCs w:val="22"/>
        </w:rPr>
        <w:t>8.1.2. Sem prejuízo do disposto no item 8.1.1 acima, a Emissora obriga</w:t>
      </w:r>
      <w:r w:rsidRPr="004F7150">
        <w:rPr>
          <w:rFonts w:ascii="Georgia" w:hAnsi="Georgia" w:cs="Tahoma"/>
          <w:sz w:val="22"/>
          <w:szCs w:val="22"/>
        </w:rPr>
        <w:noBreakHyphen/>
        <w:t>se a notificar imediatamente o Agente Fiduciário caso quaisquer das declarações ora prestadas torn</w:t>
      </w:r>
      <w:r w:rsidR="00035C7C" w:rsidRPr="004F7150">
        <w:rPr>
          <w:rFonts w:ascii="Georgia" w:hAnsi="Georgia" w:cs="Tahoma"/>
          <w:sz w:val="22"/>
          <w:szCs w:val="22"/>
        </w:rPr>
        <w:t>em</w:t>
      </w:r>
      <w:r w:rsidRPr="004F7150">
        <w:rPr>
          <w:rFonts w:ascii="Georgia" w:hAnsi="Georgia" w:cs="Tahoma"/>
          <w:sz w:val="22"/>
          <w:szCs w:val="22"/>
        </w:rPr>
        <w:noBreakHyphen/>
        <w:t>se inverídicas ou incorretas a partir da data em que foram prestadas. </w:t>
      </w:r>
      <w:bookmarkEnd w:id="222"/>
    </w:p>
    <w:p w:rsidR="00277AE7" w:rsidRPr="004F7150" w:rsidRDefault="00277AE7" w:rsidP="00277AE7">
      <w:pPr>
        <w:pStyle w:val="Corpodetexto"/>
        <w:suppressAutoHyphens/>
        <w:spacing w:line="320" w:lineRule="exact"/>
        <w:rPr>
          <w:rFonts w:ascii="Georgia" w:hAnsi="Georgia" w:cs="Tahoma"/>
          <w:sz w:val="22"/>
          <w:szCs w:val="22"/>
        </w:rPr>
      </w:pPr>
    </w:p>
    <w:p w:rsidR="00277AE7" w:rsidRPr="004F7150" w:rsidRDefault="00277AE7" w:rsidP="008F65C8">
      <w:pPr>
        <w:pStyle w:val="Ttulo1"/>
        <w:widowControl w:val="0"/>
        <w:suppressAutoHyphens/>
        <w:spacing w:line="320" w:lineRule="exact"/>
        <w:jc w:val="center"/>
        <w:rPr>
          <w:rFonts w:ascii="Georgia" w:hAnsi="Georgia" w:cs="Tahoma"/>
          <w:sz w:val="22"/>
          <w:szCs w:val="22"/>
        </w:rPr>
      </w:pPr>
      <w:r w:rsidRPr="004F7150">
        <w:rPr>
          <w:rFonts w:ascii="Georgia" w:hAnsi="Georgia" w:cs="Tahoma"/>
          <w:sz w:val="22"/>
          <w:szCs w:val="22"/>
        </w:rPr>
        <w:t>CLÁUSULA NONA – DAS NOTIFICAÇÕES</w:t>
      </w:r>
    </w:p>
    <w:p w:rsidR="00277AE7" w:rsidRPr="004F7150" w:rsidRDefault="00277AE7" w:rsidP="008F65C8">
      <w:pPr>
        <w:keepNext/>
        <w:widowControl w:val="0"/>
        <w:suppressAutoHyphens/>
        <w:spacing w:line="320" w:lineRule="exact"/>
        <w:rPr>
          <w:rFonts w:ascii="Georgia" w:hAnsi="Georgia" w:cs="Tahoma"/>
          <w:sz w:val="22"/>
          <w:szCs w:val="22"/>
        </w:rPr>
      </w:pPr>
    </w:p>
    <w:p w:rsidR="00277AE7" w:rsidRPr="004F7150" w:rsidRDefault="00277AE7" w:rsidP="008F65C8">
      <w:pPr>
        <w:pStyle w:val="Corpodetexto3"/>
        <w:keepNext/>
        <w:widowControl w:val="0"/>
        <w:suppressAutoHyphens/>
        <w:spacing w:line="320" w:lineRule="exact"/>
        <w:rPr>
          <w:rFonts w:ascii="Georgia" w:hAnsi="Georgia" w:cs="Tahoma"/>
          <w:sz w:val="22"/>
          <w:szCs w:val="22"/>
        </w:rPr>
      </w:pPr>
      <w:r w:rsidRPr="004F7150">
        <w:rPr>
          <w:rFonts w:ascii="Georgia" w:hAnsi="Georgia" w:cs="Tahoma"/>
          <w:sz w:val="22"/>
          <w:szCs w:val="22"/>
        </w:rPr>
        <w:t>9.1. 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b/>
          <w:sz w:val="22"/>
          <w:szCs w:val="22"/>
        </w:rPr>
      </w:pPr>
      <w:r w:rsidRPr="004F7150">
        <w:rPr>
          <w:rFonts w:ascii="Georgia" w:hAnsi="Georgia" w:cs="Tahoma"/>
          <w:b/>
          <w:sz w:val="22"/>
          <w:szCs w:val="22"/>
        </w:rPr>
        <w:t>Para a Emissora:</w:t>
      </w:r>
    </w:p>
    <w:p w:rsidR="00277AE7" w:rsidRPr="004F7150" w:rsidRDefault="009E265E" w:rsidP="00277AE7">
      <w:pPr>
        <w:pStyle w:val="Recuodecorpodetexto"/>
        <w:suppressAutoHyphens/>
        <w:spacing w:line="320" w:lineRule="exact"/>
        <w:ind w:left="0" w:firstLine="0"/>
        <w:rPr>
          <w:rFonts w:ascii="Georgia" w:hAnsi="Georgia" w:cs="Tahoma"/>
          <w:b/>
          <w:sz w:val="22"/>
          <w:szCs w:val="22"/>
        </w:rPr>
      </w:pPr>
      <w:r>
        <w:rPr>
          <w:rFonts w:ascii="Georgia" w:hAnsi="Georgia" w:cs="Tahoma"/>
          <w:b/>
          <w:sz w:val="22"/>
          <w:szCs w:val="22"/>
        </w:rPr>
        <w:t>JAURU TRANSMISSORA DE ENERGIA</w:t>
      </w:r>
      <w:r w:rsidR="007D30EC" w:rsidRPr="004F7150">
        <w:rPr>
          <w:rFonts w:ascii="Georgia" w:hAnsi="Georgia" w:cs="Tahoma"/>
          <w:b/>
          <w:sz w:val="22"/>
          <w:szCs w:val="22"/>
        </w:rPr>
        <w:t xml:space="preserve"> </w:t>
      </w:r>
      <w:r w:rsidR="001A44CC" w:rsidRPr="004F7150">
        <w:rPr>
          <w:rFonts w:ascii="Georgia" w:hAnsi="Georgia" w:cs="Tahoma"/>
          <w:b/>
          <w:sz w:val="22"/>
          <w:szCs w:val="22"/>
        </w:rPr>
        <w:t>S.A.</w:t>
      </w:r>
    </w:p>
    <w:p w:rsidR="000A5E36" w:rsidRDefault="009E265E" w:rsidP="00277AE7">
      <w:pPr>
        <w:pStyle w:val="Recuodecorpodetexto"/>
        <w:suppressAutoHyphens/>
        <w:spacing w:line="320" w:lineRule="exact"/>
        <w:ind w:left="0" w:firstLine="0"/>
        <w:rPr>
          <w:rFonts w:ascii="Georgia" w:hAnsi="Georgia" w:cs="Tahoma"/>
          <w:sz w:val="22"/>
          <w:szCs w:val="22"/>
        </w:rPr>
      </w:pPr>
      <w:r>
        <w:rPr>
          <w:rFonts w:ascii="Georgia" w:hAnsi="Georgia" w:cs="Tahoma"/>
          <w:sz w:val="22"/>
          <w:szCs w:val="22"/>
        </w:rPr>
        <w:t>Avenida Marechal Câmara</w:t>
      </w:r>
      <w:r w:rsidRPr="004F7150">
        <w:rPr>
          <w:rFonts w:ascii="Georgia" w:hAnsi="Georgia" w:cs="Tahoma"/>
          <w:sz w:val="22"/>
          <w:szCs w:val="22"/>
        </w:rPr>
        <w:t xml:space="preserve">, n.º </w:t>
      </w:r>
      <w:r>
        <w:rPr>
          <w:rFonts w:ascii="Georgia" w:hAnsi="Georgia" w:cs="Tahoma"/>
          <w:sz w:val="22"/>
          <w:szCs w:val="22"/>
        </w:rPr>
        <w:t>160</w:t>
      </w:r>
      <w:r w:rsidRPr="004F7150">
        <w:rPr>
          <w:rFonts w:ascii="Georgia" w:hAnsi="Georgia" w:cs="Tahoma"/>
          <w:sz w:val="22"/>
          <w:szCs w:val="22"/>
        </w:rPr>
        <w:t xml:space="preserve">, </w:t>
      </w:r>
      <w:r w:rsidR="004230A7">
        <w:rPr>
          <w:rFonts w:ascii="Georgia" w:hAnsi="Georgia" w:cs="Tahoma"/>
          <w:sz w:val="22"/>
          <w:szCs w:val="22"/>
        </w:rPr>
        <w:t xml:space="preserve">sala </w:t>
      </w:r>
      <w:r>
        <w:rPr>
          <w:rFonts w:ascii="Georgia" w:hAnsi="Georgia" w:cs="Tahoma"/>
          <w:sz w:val="22"/>
          <w:szCs w:val="22"/>
        </w:rPr>
        <w:t>419</w:t>
      </w:r>
      <w:r w:rsidRPr="004F7150">
        <w:rPr>
          <w:rFonts w:ascii="Georgia" w:hAnsi="Georgia" w:cs="Tahoma"/>
          <w:sz w:val="22"/>
          <w:szCs w:val="22"/>
        </w:rPr>
        <w:t xml:space="preserve">, </w:t>
      </w:r>
      <w:r>
        <w:rPr>
          <w:rFonts w:ascii="Georgia" w:hAnsi="Georgia" w:cs="Tahoma"/>
          <w:sz w:val="22"/>
          <w:szCs w:val="22"/>
        </w:rPr>
        <w:t>Centro</w:t>
      </w:r>
    </w:p>
    <w:p w:rsidR="001A44CC" w:rsidRPr="00832FF3" w:rsidRDefault="001A44CC" w:rsidP="00277AE7">
      <w:pPr>
        <w:pStyle w:val="Recuodecorpodetexto"/>
        <w:suppressAutoHyphens/>
        <w:spacing w:line="320" w:lineRule="exact"/>
        <w:ind w:left="0" w:firstLine="0"/>
        <w:rPr>
          <w:rFonts w:ascii="Georgia" w:hAnsi="Georgia" w:cs="Tahoma"/>
          <w:sz w:val="22"/>
          <w:szCs w:val="22"/>
        </w:rPr>
      </w:pPr>
      <w:r w:rsidRPr="00832FF3">
        <w:rPr>
          <w:rFonts w:ascii="Georgia" w:hAnsi="Georgia" w:cs="Georgia"/>
          <w:sz w:val="22"/>
          <w:szCs w:val="22"/>
        </w:rPr>
        <w:t xml:space="preserve">CEP </w:t>
      </w:r>
      <w:r w:rsidR="009E265E">
        <w:rPr>
          <w:rFonts w:ascii="Georgia" w:hAnsi="Georgia" w:cs="Georgia"/>
          <w:sz w:val="22"/>
          <w:szCs w:val="22"/>
        </w:rPr>
        <w:t>20020-080</w:t>
      </w:r>
      <w:r w:rsidRPr="00832FF3">
        <w:rPr>
          <w:rFonts w:ascii="Georgia" w:hAnsi="Georgia" w:cs="Georgia"/>
          <w:sz w:val="22"/>
          <w:szCs w:val="22"/>
        </w:rPr>
        <w:t xml:space="preserve">, </w:t>
      </w:r>
      <w:r w:rsidR="00617C84">
        <w:rPr>
          <w:rFonts w:ascii="Georgia" w:hAnsi="Georgia" w:cs="Georgia"/>
          <w:sz w:val="22"/>
          <w:szCs w:val="22"/>
        </w:rPr>
        <w:t>Rio de Janeiro - RJ</w:t>
      </w:r>
    </w:p>
    <w:p w:rsidR="00156680" w:rsidRPr="00F91523" w:rsidRDefault="00156680" w:rsidP="00156680">
      <w:pPr>
        <w:pStyle w:val="Corpodetexto3"/>
        <w:suppressAutoHyphens/>
        <w:spacing w:line="320" w:lineRule="exact"/>
        <w:jc w:val="left"/>
        <w:rPr>
          <w:rFonts w:ascii="Georgia" w:hAnsi="Georgia" w:cs="Tahoma"/>
          <w:sz w:val="22"/>
          <w:szCs w:val="22"/>
        </w:rPr>
      </w:pPr>
      <w:r w:rsidRPr="00F91523">
        <w:rPr>
          <w:rFonts w:ascii="Georgia" w:hAnsi="Georgia" w:cs="Tahoma"/>
          <w:sz w:val="22"/>
          <w:szCs w:val="22"/>
        </w:rPr>
        <w:t>At.: Sr.</w:t>
      </w:r>
      <w:r>
        <w:rPr>
          <w:rFonts w:ascii="Georgia" w:hAnsi="Georgia" w:cs="Tahoma"/>
          <w:sz w:val="22"/>
          <w:szCs w:val="22"/>
        </w:rPr>
        <w:t xml:space="preserve"> Luiz Carlos Leite</w:t>
      </w:r>
    </w:p>
    <w:p w:rsidR="00156680" w:rsidRPr="00F91523" w:rsidRDefault="00156680" w:rsidP="00156680">
      <w:pPr>
        <w:pStyle w:val="Corpodetexto3"/>
        <w:suppressAutoHyphens/>
        <w:spacing w:line="320" w:lineRule="exact"/>
        <w:jc w:val="left"/>
        <w:rPr>
          <w:rFonts w:ascii="Georgia" w:hAnsi="Georgia" w:cs="Tahoma"/>
          <w:sz w:val="22"/>
          <w:szCs w:val="22"/>
        </w:rPr>
      </w:pPr>
      <w:r w:rsidRPr="00F91523">
        <w:rPr>
          <w:rFonts w:ascii="Georgia" w:hAnsi="Georgia" w:cs="Tahoma"/>
          <w:sz w:val="22"/>
          <w:szCs w:val="22"/>
        </w:rPr>
        <w:t>Tel.: (21)</w:t>
      </w:r>
      <w:r w:rsidRPr="00F91523">
        <w:rPr>
          <w:rFonts w:ascii="Georgia" w:hAnsi="Georgia" w:cs="Tahoma"/>
          <w:b/>
          <w:sz w:val="22"/>
          <w:szCs w:val="22"/>
        </w:rPr>
        <w:t xml:space="preserve"> </w:t>
      </w:r>
      <w:r w:rsidR="00B53480" w:rsidRPr="00B53480">
        <w:rPr>
          <w:rFonts w:ascii="Georgia" w:hAnsi="Georgia" w:cs="Tahoma"/>
          <w:sz w:val="22"/>
          <w:szCs w:val="22"/>
        </w:rPr>
        <w:t>2109 4888</w:t>
      </w:r>
    </w:p>
    <w:p w:rsidR="00156680" w:rsidRPr="00F91523" w:rsidRDefault="00156680" w:rsidP="00156680">
      <w:pPr>
        <w:pStyle w:val="Corpodetexto3"/>
        <w:suppressAutoHyphens/>
        <w:spacing w:line="320" w:lineRule="exact"/>
        <w:jc w:val="left"/>
        <w:rPr>
          <w:rFonts w:ascii="Georgia" w:hAnsi="Georgia" w:cs="Tahoma"/>
          <w:sz w:val="22"/>
          <w:szCs w:val="22"/>
        </w:rPr>
      </w:pPr>
      <w:r w:rsidRPr="00F91523">
        <w:rPr>
          <w:rFonts w:ascii="Georgia" w:hAnsi="Georgia" w:cs="Tahoma"/>
          <w:sz w:val="22"/>
          <w:szCs w:val="22"/>
        </w:rPr>
        <w:t xml:space="preserve">Fac-símile: (21) </w:t>
      </w:r>
      <w:r>
        <w:rPr>
          <w:rFonts w:ascii="Georgia" w:hAnsi="Georgia" w:cs="Tahoma"/>
          <w:sz w:val="22"/>
          <w:szCs w:val="22"/>
        </w:rPr>
        <w:t>2109 4870</w:t>
      </w:r>
      <w:r w:rsidRPr="00F91523">
        <w:rPr>
          <w:rFonts w:ascii="Georgia" w:hAnsi="Georgia" w:cs="Tahoma"/>
          <w:sz w:val="22"/>
          <w:szCs w:val="22"/>
        </w:rPr>
        <w:t xml:space="preserve"> </w:t>
      </w:r>
    </w:p>
    <w:p w:rsidR="00156680" w:rsidRDefault="00156680" w:rsidP="00156680">
      <w:pPr>
        <w:pStyle w:val="Corpodetexto3"/>
        <w:suppressAutoHyphens/>
        <w:spacing w:line="320" w:lineRule="exact"/>
        <w:jc w:val="left"/>
        <w:rPr>
          <w:rFonts w:ascii="Georgia" w:hAnsi="Georgia" w:cs="Tahoma"/>
          <w:sz w:val="22"/>
          <w:szCs w:val="22"/>
        </w:rPr>
      </w:pPr>
      <w:r w:rsidRPr="004F7150">
        <w:rPr>
          <w:rFonts w:ascii="Georgia" w:hAnsi="Georgia" w:cs="Tahoma"/>
          <w:sz w:val="22"/>
          <w:szCs w:val="22"/>
        </w:rPr>
        <w:lastRenderedPageBreak/>
        <w:t xml:space="preserve">E-mail: </w:t>
      </w:r>
      <w:r>
        <w:rPr>
          <w:rFonts w:ascii="Georgia" w:hAnsi="Georgia" w:cs="Tahoma"/>
          <w:sz w:val="22"/>
          <w:szCs w:val="22"/>
        </w:rPr>
        <w:t>luizcarlos@plenatrans.com.br</w:t>
      </w:r>
    </w:p>
    <w:p w:rsidR="001F6A13" w:rsidRDefault="001F6A13" w:rsidP="00153440">
      <w:pPr>
        <w:pStyle w:val="Recuodecorpodetexto"/>
        <w:suppressAutoHyphens/>
        <w:spacing w:line="320" w:lineRule="exact"/>
        <w:ind w:left="0" w:firstLine="0"/>
        <w:rPr>
          <w:rFonts w:ascii="Georgia" w:hAnsi="Georgia" w:cs="Tahoma"/>
          <w:sz w:val="22"/>
          <w:szCs w:val="22"/>
        </w:rPr>
      </w:pPr>
    </w:p>
    <w:p w:rsidR="00277AE7" w:rsidRPr="004F7150" w:rsidRDefault="00277AE7" w:rsidP="00277AE7">
      <w:pPr>
        <w:shd w:val="clear" w:color="auto" w:fill="FFFFFF"/>
        <w:suppressAutoHyphens/>
        <w:spacing w:line="320" w:lineRule="exact"/>
        <w:rPr>
          <w:rFonts w:ascii="Georgia" w:hAnsi="Georgia" w:cs="Tahoma"/>
          <w:b/>
          <w:sz w:val="22"/>
          <w:szCs w:val="22"/>
        </w:rPr>
      </w:pPr>
      <w:r w:rsidRPr="004F7150">
        <w:rPr>
          <w:rFonts w:ascii="Georgia" w:hAnsi="Georgia" w:cs="Tahoma"/>
          <w:b/>
          <w:sz w:val="22"/>
          <w:szCs w:val="22"/>
        </w:rPr>
        <w:t>Para o Agente Fiduciário:</w:t>
      </w:r>
    </w:p>
    <w:p w:rsidR="002D5286" w:rsidRPr="004F7150" w:rsidRDefault="007D30EC" w:rsidP="002D5286">
      <w:pPr>
        <w:pStyle w:val="Recuodecorpodetexto"/>
        <w:suppressAutoHyphens/>
        <w:spacing w:line="320" w:lineRule="exact"/>
        <w:ind w:left="0" w:firstLine="0"/>
        <w:rPr>
          <w:rFonts w:ascii="Georgia" w:hAnsi="Georgia" w:cs="Tahoma"/>
          <w:b/>
          <w:caps/>
          <w:sz w:val="22"/>
          <w:szCs w:val="22"/>
        </w:rPr>
      </w:pPr>
      <w:r w:rsidRPr="004F7150">
        <w:rPr>
          <w:rFonts w:ascii="Georgia" w:hAnsi="Georgia" w:cs="Tahoma"/>
          <w:b/>
          <w:bCs/>
          <w:caps/>
          <w:sz w:val="22"/>
          <w:szCs w:val="22"/>
        </w:rPr>
        <w:t>OLIVEIRA TRUST DISTRIBUIDORA DE TÍTULOS E VALORES MOBILIÁRIOS S.A.</w:t>
      </w:r>
    </w:p>
    <w:p w:rsidR="002D5286" w:rsidRPr="004F7150" w:rsidRDefault="002D5286" w:rsidP="002D5286">
      <w:pPr>
        <w:pStyle w:val="Recuodecorpodetexto"/>
        <w:suppressAutoHyphens/>
        <w:spacing w:line="320" w:lineRule="exact"/>
        <w:ind w:left="0" w:firstLine="0"/>
        <w:rPr>
          <w:rFonts w:ascii="Georgia" w:hAnsi="Georgia"/>
          <w:sz w:val="22"/>
          <w:szCs w:val="22"/>
        </w:rPr>
      </w:pPr>
      <w:r w:rsidRPr="004F7150">
        <w:rPr>
          <w:rFonts w:ascii="Georgia" w:hAnsi="Georgia" w:cs="Tahoma"/>
          <w:sz w:val="22"/>
          <w:szCs w:val="22"/>
        </w:rPr>
        <w:t>Av. das Américas, n</w:t>
      </w:r>
      <w:r w:rsidRPr="004F7150">
        <w:rPr>
          <w:rFonts w:ascii="Georgia" w:hAnsi="Georgia"/>
          <w:sz w:val="22"/>
          <w:szCs w:val="22"/>
        </w:rPr>
        <w:t>º</w:t>
      </w:r>
      <w:r w:rsidR="007D30EC" w:rsidRPr="004F7150">
        <w:rPr>
          <w:rFonts w:ascii="Georgia" w:hAnsi="Georgia"/>
          <w:sz w:val="22"/>
          <w:szCs w:val="22"/>
        </w:rPr>
        <w:t xml:space="preserve"> 500</w:t>
      </w:r>
      <w:r w:rsidRPr="004F7150">
        <w:rPr>
          <w:rFonts w:ascii="Georgia" w:hAnsi="Georgia"/>
          <w:sz w:val="22"/>
          <w:szCs w:val="22"/>
        </w:rPr>
        <w:t>, bl</w:t>
      </w:r>
      <w:r w:rsidR="007D30EC" w:rsidRPr="004F7150">
        <w:rPr>
          <w:rFonts w:ascii="Georgia" w:hAnsi="Georgia"/>
          <w:sz w:val="22"/>
          <w:szCs w:val="22"/>
        </w:rPr>
        <w:t>oco 13</w:t>
      </w:r>
      <w:r w:rsidRPr="004F7150">
        <w:rPr>
          <w:rFonts w:ascii="Georgia" w:hAnsi="Georgia"/>
          <w:sz w:val="22"/>
          <w:szCs w:val="22"/>
        </w:rPr>
        <w:t xml:space="preserve">, sala </w:t>
      </w:r>
      <w:r w:rsidR="007D30EC" w:rsidRPr="004F7150">
        <w:rPr>
          <w:rFonts w:ascii="Georgia" w:hAnsi="Georgia"/>
          <w:sz w:val="22"/>
          <w:szCs w:val="22"/>
        </w:rPr>
        <w:t>205, Barr</w:t>
      </w:r>
      <w:r w:rsidR="000A5E36">
        <w:rPr>
          <w:rFonts w:ascii="Georgia" w:hAnsi="Georgia"/>
          <w:sz w:val="22"/>
          <w:szCs w:val="22"/>
        </w:rPr>
        <w:t>a da Tijuca</w:t>
      </w:r>
    </w:p>
    <w:p w:rsidR="007D30EC" w:rsidRPr="004F7150" w:rsidRDefault="007D30EC" w:rsidP="002D5286">
      <w:pPr>
        <w:pStyle w:val="Recuodecorpodetexto"/>
        <w:suppressAutoHyphens/>
        <w:spacing w:line="320" w:lineRule="exact"/>
        <w:ind w:left="0" w:firstLine="0"/>
        <w:rPr>
          <w:rFonts w:ascii="Georgia" w:hAnsi="Georgia"/>
          <w:sz w:val="22"/>
          <w:szCs w:val="22"/>
        </w:rPr>
      </w:pPr>
      <w:r w:rsidRPr="004F7150">
        <w:rPr>
          <w:rFonts w:ascii="Georgia" w:hAnsi="Georgia"/>
          <w:sz w:val="22"/>
          <w:szCs w:val="22"/>
        </w:rPr>
        <w:t>CEP 22640-100, Rio de Janeiro - RJ</w:t>
      </w:r>
    </w:p>
    <w:p w:rsidR="002D5286" w:rsidRPr="004F7150" w:rsidRDefault="002D5286" w:rsidP="002D5286">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 xml:space="preserve">At.: Sr. </w:t>
      </w:r>
      <w:r w:rsidR="007D30EC" w:rsidRPr="004F7150">
        <w:rPr>
          <w:rFonts w:ascii="Georgia" w:hAnsi="Georgia" w:cs="Tahoma"/>
          <w:sz w:val="22"/>
          <w:szCs w:val="22"/>
        </w:rPr>
        <w:t>Gustavo Dezouzart</w:t>
      </w:r>
      <w:r w:rsidR="000A334A" w:rsidRPr="000A334A">
        <w:rPr>
          <w:rFonts w:ascii="Georgia" w:hAnsi="Georgia" w:cs="Tahoma"/>
          <w:sz w:val="22"/>
          <w:szCs w:val="22"/>
        </w:rPr>
        <w:t xml:space="preserve"> </w:t>
      </w:r>
      <w:r w:rsidR="000A334A">
        <w:rPr>
          <w:rFonts w:ascii="Georgia" w:hAnsi="Georgia" w:cs="Tahoma"/>
          <w:sz w:val="22"/>
          <w:szCs w:val="22"/>
        </w:rPr>
        <w:t>e/ou Sra. Maria Carolina Vieira Abrantes</w:t>
      </w:r>
    </w:p>
    <w:p w:rsidR="002D5286" w:rsidRPr="004F7150" w:rsidRDefault="002D5286" w:rsidP="002D5286">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 xml:space="preserve">Tel.: </w:t>
      </w:r>
      <w:r w:rsidR="007D30EC" w:rsidRPr="004F7150">
        <w:rPr>
          <w:rFonts w:ascii="Georgia" w:hAnsi="Georgia" w:cs="Tahoma"/>
          <w:sz w:val="22"/>
          <w:szCs w:val="22"/>
        </w:rPr>
        <w:t>(21) 3514-0000</w:t>
      </w:r>
    </w:p>
    <w:p w:rsidR="002D5286" w:rsidRPr="004F7150" w:rsidRDefault="002D5286" w:rsidP="002D5286">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Fa</w:t>
      </w:r>
      <w:r w:rsidR="006435D1">
        <w:rPr>
          <w:rFonts w:ascii="Georgia" w:hAnsi="Georgia" w:cs="Tahoma"/>
          <w:sz w:val="22"/>
          <w:szCs w:val="22"/>
        </w:rPr>
        <w:t>c-símile</w:t>
      </w:r>
      <w:r w:rsidRPr="004F7150">
        <w:rPr>
          <w:rFonts w:ascii="Georgia" w:hAnsi="Georgia" w:cs="Tahoma"/>
          <w:sz w:val="22"/>
          <w:szCs w:val="22"/>
        </w:rPr>
        <w:t>:</w:t>
      </w:r>
      <w:r w:rsidR="007D30EC" w:rsidRPr="004F7150">
        <w:rPr>
          <w:rFonts w:ascii="Georgia" w:hAnsi="Georgia" w:cs="Tahoma"/>
          <w:sz w:val="22"/>
          <w:szCs w:val="22"/>
        </w:rPr>
        <w:t xml:space="preserve"> (21) 3514-0099</w:t>
      </w:r>
    </w:p>
    <w:p w:rsidR="002D5286" w:rsidRPr="004F7150" w:rsidRDefault="002D5286" w:rsidP="002D5286">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 xml:space="preserve">E-mail: </w:t>
      </w:r>
      <w:hyperlink r:id="rId15" w:history="1">
        <w:r w:rsidR="004230A7" w:rsidRPr="004208FF">
          <w:rPr>
            <w:rStyle w:val="Hyperlink"/>
            <w:rFonts w:ascii="Georgia" w:hAnsi="Georgia" w:cs="Tahoma"/>
            <w:sz w:val="22"/>
            <w:szCs w:val="22"/>
          </w:rPr>
          <w:t>ger2.agente@oliveiratrust.com.br</w:t>
        </w:r>
      </w:hyperlink>
      <w:r w:rsidR="005E4367">
        <w:rPr>
          <w:rFonts w:ascii="Georgia" w:hAnsi="Georgia" w:cs="Tahoma"/>
          <w:sz w:val="22"/>
          <w:szCs w:val="22"/>
        </w:rPr>
        <w:t xml:space="preserve"> e </w:t>
      </w:r>
      <w:hyperlink r:id="rId16" w:history="1">
        <w:r w:rsidR="00CD2619">
          <w:rPr>
            <w:rStyle w:val="Hyperlink"/>
            <w:rFonts w:ascii="Georgia" w:hAnsi="Georgia" w:cs="Tahoma"/>
            <w:sz w:val="22"/>
            <w:szCs w:val="22"/>
          </w:rPr>
          <w:t>gustavo.dezouzart@oliveiratrust.com.br</w:t>
        </w:r>
      </w:hyperlink>
      <w:r w:rsidR="00861A01">
        <w:rPr>
          <w:rFonts w:ascii="Georgia" w:hAnsi="Georgia" w:cs="Tahoma"/>
          <w:sz w:val="22"/>
          <w:szCs w:val="22"/>
        </w:rPr>
        <w:t xml:space="preserve"> </w:t>
      </w:r>
    </w:p>
    <w:p w:rsidR="00277AE7" w:rsidRPr="004F7150" w:rsidRDefault="00277AE7" w:rsidP="00277AE7">
      <w:pPr>
        <w:numPr>
          <w:ilvl w:val="12"/>
          <w:numId w:val="0"/>
        </w:numPr>
        <w:suppressAutoHyphens/>
        <w:spacing w:line="320" w:lineRule="exact"/>
        <w:rPr>
          <w:rFonts w:ascii="Georgia" w:hAnsi="Georgia" w:cs="Tahoma"/>
          <w:sz w:val="22"/>
          <w:szCs w:val="22"/>
        </w:rPr>
      </w:pPr>
    </w:p>
    <w:p w:rsidR="009503F5" w:rsidRPr="004F7150" w:rsidRDefault="009503F5" w:rsidP="009503F5">
      <w:pPr>
        <w:keepNext/>
        <w:widowControl w:val="0"/>
        <w:suppressAutoHyphens/>
        <w:spacing w:line="320" w:lineRule="exact"/>
        <w:rPr>
          <w:rFonts w:ascii="Georgia" w:hAnsi="Georgia" w:cs="Tahoma"/>
          <w:b/>
          <w:sz w:val="22"/>
          <w:szCs w:val="22"/>
        </w:rPr>
      </w:pPr>
      <w:r w:rsidRPr="004F7150">
        <w:rPr>
          <w:rFonts w:ascii="Georgia" w:hAnsi="Georgia" w:cs="Tahoma"/>
          <w:b/>
          <w:sz w:val="22"/>
          <w:szCs w:val="22"/>
        </w:rPr>
        <w:t>Para o Banco Mandatário e Agente Escriturador:</w:t>
      </w:r>
    </w:p>
    <w:p w:rsidR="00035547" w:rsidRPr="002073D6" w:rsidRDefault="00DD1568" w:rsidP="00035547">
      <w:pPr>
        <w:keepNext/>
        <w:widowControl w:val="0"/>
        <w:suppressAutoHyphens/>
        <w:spacing w:line="320" w:lineRule="exact"/>
        <w:rPr>
          <w:rFonts w:ascii="Georgia" w:hAnsi="Georgia" w:cs="Tahoma"/>
          <w:b/>
          <w:sz w:val="22"/>
          <w:szCs w:val="22"/>
        </w:rPr>
      </w:pPr>
      <w:r w:rsidRPr="002073D6">
        <w:rPr>
          <w:rFonts w:ascii="Georgia" w:hAnsi="Georgia" w:cs="Tahoma"/>
          <w:b/>
          <w:sz w:val="22"/>
          <w:szCs w:val="22"/>
        </w:rPr>
        <w:t>BANCO BRADESCO S.A.</w:t>
      </w:r>
    </w:p>
    <w:p w:rsidR="00153440" w:rsidRPr="002073D6" w:rsidRDefault="00DD1568" w:rsidP="00153440">
      <w:pPr>
        <w:keepNext/>
        <w:widowControl w:val="0"/>
        <w:suppressAutoHyphens/>
        <w:spacing w:line="320" w:lineRule="exact"/>
        <w:rPr>
          <w:rFonts w:ascii="Georgia" w:hAnsi="Georgia" w:cs="Tahoma"/>
          <w:sz w:val="22"/>
          <w:szCs w:val="22"/>
        </w:rPr>
      </w:pPr>
      <w:r w:rsidRPr="002073D6">
        <w:rPr>
          <w:rFonts w:ascii="Georgia" w:hAnsi="Georgia" w:cs="Tahoma"/>
          <w:sz w:val="22"/>
          <w:szCs w:val="22"/>
        </w:rPr>
        <w:t>Cidade de Deus, s/nº, Prédio Amarelo, 2º andar, Vila Yara</w:t>
      </w:r>
    </w:p>
    <w:p w:rsidR="00153440" w:rsidRPr="002073D6" w:rsidRDefault="00DD1568" w:rsidP="00153440">
      <w:pPr>
        <w:keepNext/>
        <w:widowControl w:val="0"/>
        <w:suppressAutoHyphens/>
        <w:spacing w:line="320" w:lineRule="exact"/>
        <w:rPr>
          <w:rFonts w:ascii="Georgia" w:hAnsi="Georgia" w:cs="Tahoma"/>
          <w:sz w:val="22"/>
          <w:szCs w:val="22"/>
        </w:rPr>
      </w:pPr>
      <w:r w:rsidRPr="002073D6">
        <w:rPr>
          <w:rFonts w:ascii="Georgia" w:hAnsi="Georgia" w:cs="Tahoma"/>
          <w:sz w:val="22"/>
          <w:szCs w:val="22"/>
        </w:rPr>
        <w:t xml:space="preserve">CEP </w:t>
      </w:r>
      <w:r w:rsidRPr="002073D6">
        <w:rPr>
          <w:rFonts w:ascii="Georgia" w:hAnsi="Georgia" w:cs="Arial"/>
          <w:bCs/>
          <w:sz w:val="22"/>
          <w:szCs w:val="22"/>
        </w:rPr>
        <w:t>06.029-900</w:t>
      </w:r>
      <w:r w:rsidRPr="002073D6">
        <w:rPr>
          <w:rFonts w:ascii="Georgia" w:hAnsi="Georgia" w:cs="Tahoma"/>
          <w:sz w:val="22"/>
          <w:szCs w:val="22"/>
        </w:rPr>
        <w:t>, Osasco – SP</w:t>
      </w:r>
    </w:p>
    <w:p w:rsidR="00153440" w:rsidRPr="002073D6" w:rsidRDefault="00DD1568" w:rsidP="00153440">
      <w:pPr>
        <w:keepNext/>
        <w:widowControl w:val="0"/>
        <w:suppressAutoHyphens/>
        <w:spacing w:line="320" w:lineRule="exact"/>
        <w:rPr>
          <w:rFonts w:ascii="Georgia" w:hAnsi="Georgia" w:cs="Tahoma"/>
          <w:sz w:val="22"/>
          <w:szCs w:val="22"/>
        </w:rPr>
      </w:pPr>
      <w:r w:rsidRPr="002073D6">
        <w:rPr>
          <w:rFonts w:ascii="Georgia" w:hAnsi="Georgia" w:cs="Tahoma"/>
          <w:sz w:val="22"/>
          <w:szCs w:val="22"/>
        </w:rPr>
        <w:t>At.: Sra. Pérsia Alves Gonçalves de Barros / Sr. João Batista de Souza</w:t>
      </w:r>
    </w:p>
    <w:p w:rsidR="00153440" w:rsidRPr="002073D6" w:rsidRDefault="00DD1568" w:rsidP="00153440">
      <w:pPr>
        <w:keepNext/>
        <w:widowControl w:val="0"/>
        <w:suppressAutoHyphens/>
        <w:spacing w:line="320" w:lineRule="exact"/>
        <w:rPr>
          <w:rFonts w:ascii="Georgia" w:hAnsi="Georgia" w:cs="Tahoma"/>
          <w:sz w:val="22"/>
          <w:szCs w:val="22"/>
        </w:rPr>
      </w:pPr>
      <w:r w:rsidRPr="002073D6">
        <w:rPr>
          <w:rFonts w:ascii="Georgia" w:hAnsi="Georgia" w:cs="Tahoma"/>
          <w:sz w:val="22"/>
          <w:szCs w:val="22"/>
        </w:rPr>
        <w:t>Tel.: (11) 3684-9444 / 3684-7911</w:t>
      </w:r>
    </w:p>
    <w:p w:rsidR="00153440" w:rsidRPr="002073D6" w:rsidRDefault="00DD1568" w:rsidP="00153440">
      <w:pPr>
        <w:keepNext/>
        <w:widowControl w:val="0"/>
        <w:suppressAutoHyphens/>
        <w:spacing w:line="320" w:lineRule="exact"/>
        <w:rPr>
          <w:rFonts w:ascii="Georgia" w:hAnsi="Georgia" w:cs="Tahoma"/>
          <w:sz w:val="22"/>
          <w:szCs w:val="22"/>
        </w:rPr>
      </w:pPr>
      <w:r w:rsidRPr="002073D6">
        <w:rPr>
          <w:rFonts w:ascii="Georgia" w:hAnsi="Georgia" w:cs="Tahoma"/>
          <w:sz w:val="22"/>
          <w:szCs w:val="22"/>
        </w:rPr>
        <w:t>Fac-símile: (11) 3684-2714</w:t>
      </w:r>
    </w:p>
    <w:p w:rsidR="00156EE1" w:rsidRPr="004F7150" w:rsidRDefault="006435D1" w:rsidP="00277AE7">
      <w:pPr>
        <w:pStyle w:val="Recuodecorpodetexto"/>
        <w:suppressAutoHyphens/>
        <w:spacing w:line="320" w:lineRule="exact"/>
        <w:ind w:left="0" w:firstLine="0"/>
        <w:rPr>
          <w:rFonts w:ascii="Georgia" w:hAnsi="Georgia" w:cs="Tahoma"/>
          <w:sz w:val="22"/>
          <w:szCs w:val="22"/>
        </w:rPr>
      </w:pPr>
      <w:r>
        <w:rPr>
          <w:rFonts w:ascii="Georgia" w:hAnsi="Georgia" w:cs="Tahoma"/>
          <w:sz w:val="22"/>
          <w:szCs w:val="22"/>
        </w:rPr>
        <w:t>E</w:t>
      </w:r>
      <w:r w:rsidR="00153440" w:rsidRPr="00DA5A1B">
        <w:rPr>
          <w:rFonts w:ascii="Georgia" w:hAnsi="Georgia" w:cs="Tahoma"/>
          <w:sz w:val="22"/>
          <w:szCs w:val="22"/>
        </w:rPr>
        <w:t xml:space="preserve">-mail: </w:t>
      </w:r>
      <w:hyperlink r:id="rId17" w:history="1">
        <w:r w:rsidR="00861A01" w:rsidRPr="007540AB">
          <w:rPr>
            <w:rStyle w:val="Hyperlink"/>
            <w:rFonts w:ascii="Georgia" w:hAnsi="Georgia" w:cs="Tahoma"/>
            <w:sz w:val="22"/>
            <w:szCs w:val="22"/>
          </w:rPr>
          <w:t>4010.persia@bradesco.com.br</w:t>
        </w:r>
      </w:hyperlink>
      <w:r w:rsidR="00153440" w:rsidRPr="00DA5A1B">
        <w:rPr>
          <w:rFonts w:ascii="Georgia" w:hAnsi="Georgia" w:cs="Tahoma"/>
          <w:sz w:val="22"/>
          <w:szCs w:val="22"/>
        </w:rPr>
        <w:t xml:space="preserve"> / </w:t>
      </w:r>
      <w:hyperlink r:id="rId18" w:history="1">
        <w:r w:rsidR="00861A01" w:rsidRPr="007540AB">
          <w:rPr>
            <w:rStyle w:val="Hyperlink"/>
            <w:rFonts w:ascii="Georgia" w:hAnsi="Georgia" w:cs="Tahoma"/>
            <w:sz w:val="22"/>
            <w:szCs w:val="22"/>
          </w:rPr>
          <w:t>4010.jbsouza@bradesco.com.br</w:t>
        </w:r>
      </w:hyperlink>
      <w:r w:rsidR="00861A01">
        <w:rPr>
          <w:rFonts w:ascii="Georgia" w:hAnsi="Georgia" w:cs="Tahoma"/>
          <w:sz w:val="22"/>
          <w:szCs w:val="22"/>
        </w:rPr>
        <w:t xml:space="preserve"> </w:t>
      </w:r>
      <w:r w:rsidR="00153440" w:rsidRPr="004F7150" w:rsidDel="00153440">
        <w:rPr>
          <w:rFonts w:ascii="Georgia" w:hAnsi="Georgia" w:cs="Tahoma"/>
          <w:sz w:val="22"/>
          <w:szCs w:val="22"/>
        </w:rPr>
        <w:t xml:space="preserve"> </w:t>
      </w:r>
    </w:p>
    <w:p w:rsidR="00A03432" w:rsidRDefault="00A03432" w:rsidP="00156EE1">
      <w:pPr>
        <w:shd w:val="clear" w:color="auto" w:fill="FFFFFF"/>
        <w:suppressAutoHyphens/>
        <w:spacing w:line="320" w:lineRule="exact"/>
        <w:rPr>
          <w:rFonts w:ascii="Georgia" w:hAnsi="Georgia" w:cs="Tahoma"/>
          <w:b/>
          <w:sz w:val="22"/>
          <w:szCs w:val="22"/>
        </w:rPr>
      </w:pPr>
    </w:p>
    <w:p w:rsidR="00156EE1" w:rsidRPr="004F7150" w:rsidRDefault="00156EE1" w:rsidP="00156EE1">
      <w:pPr>
        <w:shd w:val="clear" w:color="auto" w:fill="FFFFFF"/>
        <w:suppressAutoHyphens/>
        <w:spacing w:line="320" w:lineRule="exact"/>
        <w:rPr>
          <w:rFonts w:ascii="Georgia" w:hAnsi="Georgia" w:cs="Tahoma"/>
          <w:b/>
          <w:sz w:val="22"/>
          <w:szCs w:val="22"/>
        </w:rPr>
      </w:pPr>
      <w:r w:rsidRPr="004F7150">
        <w:rPr>
          <w:rFonts w:ascii="Georgia" w:hAnsi="Georgia" w:cs="Tahoma"/>
          <w:b/>
          <w:sz w:val="22"/>
          <w:szCs w:val="22"/>
        </w:rPr>
        <w:t xml:space="preserve">Para a CETIP S.A – </w:t>
      </w:r>
      <w:r w:rsidR="004230A7">
        <w:rPr>
          <w:rFonts w:ascii="Georgia" w:hAnsi="Georgia" w:cs="Tahoma"/>
          <w:b/>
          <w:sz w:val="22"/>
          <w:szCs w:val="22"/>
        </w:rPr>
        <w:t>Mercados Organizados</w:t>
      </w:r>
      <w:r w:rsidRPr="004F7150">
        <w:rPr>
          <w:rFonts w:ascii="Georgia" w:hAnsi="Georgia" w:cs="Tahoma"/>
          <w:b/>
          <w:sz w:val="22"/>
          <w:szCs w:val="22"/>
        </w:rPr>
        <w:t>:</w:t>
      </w:r>
    </w:p>
    <w:p w:rsidR="00E45DFA" w:rsidRPr="004F7150" w:rsidRDefault="007D30EC" w:rsidP="007D30EC">
      <w:pPr>
        <w:spacing w:line="300" w:lineRule="exact"/>
        <w:rPr>
          <w:rFonts w:ascii="Georgia" w:hAnsi="Georgia" w:cs="Calibri"/>
          <w:sz w:val="22"/>
          <w:szCs w:val="22"/>
        </w:rPr>
      </w:pPr>
      <w:r w:rsidRPr="004F7150">
        <w:rPr>
          <w:rFonts w:ascii="Georgia" w:hAnsi="Georgia" w:cs="Calibri"/>
          <w:sz w:val="22"/>
          <w:szCs w:val="22"/>
        </w:rPr>
        <w:t xml:space="preserve">Av. Brigadeiro Faria Lima, </w:t>
      </w:r>
      <w:r w:rsidR="00E45DFA" w:rsidRPr="004F7150">
        <w:rPr>
          <w:rFonts w:ascii="Georgia" w:hAnsi="Georgia" w:cs="Calibri"/>
          <w:sz w:val="22"/>
          <w:szCs w:val="22"/>
        </w:rPr>
        <w:t>nº 1.663, 4° andar</w:t>
      </w:r>
    </w:p>
    <w:p w:rsidR="000A5E36" w:rsidRDefault="00E45DFA" w:rsidP="00156EE1">
      <w:pPr>
        <w:pStyle w:val="Recuodecorpodetexto"/>
        <w:suppressAutoHyphens/>
        <w:spacing w:line="320" w:lineRule="exact"/>
        <w:ind w:left="0" w:firstLine="0"/>
        <w:rPr>
          <w:rFonts w:ascii="Georgia" w:hAnsi="Georgia"/>
          <w:sz w:val="22"/>
          <w:szCs w:val="22"/>
        </w:rPr>
      </w:pPr>
      <w:r w:rsidRPr="004F7150">
        <w:rPr>
          <w:rFonts w:ascii="Georgia" w:hAnsi="Georgia"/>
          <w:sz w:val="22"/>
          <w:szCs w:val="22"/>
        </w:rPr>
        <w:t>CEP 01452-001, São Paulo, SP</w:t>
      </w:r>
    </w:p>
    <w:p w:rsidR="00156EE1" w:rsidRPr="004F7150" w:rsidRDefault="00156EE1" w:rsidP="00156EE1">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At.: Gerência de Valores Mobiliários</w:t>
      </w:r>
    </w:p>
    <w:p w:rsidR="00156EE1" w:rsidRPr="004F7150" w:rsidRDefault="00156EE1" w:rsidP="00156EE1">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Tel.: (11) 3111-15</w:t>
      </w:r>
      <w:r w:rsidR="00EF062B">
        <w:rPr>
          <w:rFonts w:ascii="Georgia" w:hAnsi="Georgia" w:cs="Tahoma"/>
          <w:sz w:val="22"/>
          <w:szCs w:val="22"/>
        </w:rPr>
        <w:t>96</w:t>
      </w:r>
      <w:r w:rsidRPr="004F7150">
        <w:rPr>
          <w:rFonts w:ascii="Georgia" w:hAnsi="Georgia" w:cs="Tahoma"/>
          <w:sz w:val="22"/>
          <w:szCs w:val="22"/>
        </w:rPr>
        <w:t xml:space="preserve"> </w:t>
      </w:r>
    </w:p>
    <w:p w:rsidR="00156EE1" w:rsidRDefault="00156EE1" w:rsidP="00156EE1">
      <w:pPr>
        <w:pStyle w:val="Recuodecorpodetexto"/>
        <w:suppressAutoHyphens/>
        <w:spacing w:line="320" w:lineRule="exact"/>
        <w:ind w:left="0" w:firstLine="0"/>
        <w:rPr>
          <w:rFonts w:ascii="Georgia" w:hAnsi="Georgia" w:cs="Tahoma"/>
          <w:sz w:val="22"/>
          <w:szCs w:val="22"/>
        </w:rPr>
      </w:pPr>
      <w:r w:rsidRPr="004F7150">
        <w:rPr>
          <w:rFonts w:ascii="Georgia" w:hAnsi="Georgia" w:cs="Tahoma"/>
          <w:sz w:val="22"/>
          <w:szCs w:val="22"/>
        </w:rPr>
        <w:t>Fa</w:t>
      </w:r>
      <w:r w:rsidR="006435D1">
        <w:rPr>
          <w:rFonts w:ascii="Georgia" w:hAnsi="Georgia" w:cs="Tahoma"/>
          <w:sz w:val="22"/>
          <w:szCs w:val="22"/>
        </w:rPr>
        <w:t>c-símile</w:t>
      </w:r>
      <w:r w:rsidRPr="004F7150">
        <w:rPr>
          <w:rFonts w:ascii="Georgia" w:hAnsi="Georgia" w:cs="Tahoma"/>
          <w:sz w:val="22"/>
          <w:szCs w:val="22"/>
        </w:rPr>
        <w:t>: (</w:t>
      </w:r>
      <w:r w:rsidR="00E42A03" w:rsidRPr="004F7150">
        <w:rPr>
          <w:rFonts w:ascii="Georgia" w:hAnsi="Georgia" w:cs="Tahoma"/>
          <w:sz w:val="22"/>
          <w:szCs w:val="22"/>
        </w:rPr>
        <w:t>11</w:t>
      </w:r>
      <w:r w:rsidRPr="004F7150">
        <w:rPr>
          <w:rFonts w:ascii="Georgia" w:hAnsi="Georgia" w:cs="Tahoma"/>
          <w:sz w:val="22"/>
          <w:szCs w:val="22"/>
        </w:rPr>
        <w:t xml:space="preserve">) </w:t>
      </w:r>
      <w:r w:rsidR="00E42A03" w:rsidRPr="004F7150">
        <w:rPr>
          <w:rFonts w:ascii="Georgia" w:hAnsi="Georgia" w:cs="Tahoma"/>
          <w:sz w:val="22"/>
          <w:szCs w:val="22"/>
        </w:rPr>
        <w:t>3111-1564</w:t>
      </w:r>
    </w:p>
    <w:p w:rsidR="009E18A2" w:rsidRPr="004F7150" w:rsidRDefault="009E18A2" w:rsidP="00156EE1">
      <w:pPr>
        <w:pStyle w:val="Recuodecorpodetexto"/>
        <w:suppressAutoHyphens/>
        <w:spacing w:line="320" w:lineRule="exact"/>
        <w:ind w:left="0" w:firstLine="0"/>
        <w:rPr>
          <w:rFonts w:ascii="Georgia" w:hAnsi="Georgia" w:cs="Tahoma"/>
          <w:sz w:val="22"/>
          <w:szCs w:val="22"/>
        </w:rPr>
      </w:pPr>
      <w:r>
        <w:rPr>
          <w:rFonts w:ascii="Georgia" w:hAnsi="Georgia" w:cs="Tahoma"/>
          <w:sz w:val="22"/>
          <w:szCs w:val="22"/>
        </w:rPr>
        <w:t xml:space="preserve">E-mail: </w:t>
      </w:r>
      <w:r w:rsidRPr="009E18A2">
        <w:rPr>
          <w:rFonts w:ascii="Georgia" w:hAnsi="Georgia" w:cs="Tahoma"/>
          <w:sz w:val="22"/>
          <w:szCs w:val="22"/>
        </w:rPr>
        <w:t>gr.debentures@cetip.com.br</w:t>
      </w:r>
    </w:p>
    <w:p w:rsidR="00EA16BB" w:rsidRDefault="00EA16BB" w:rsidP="00277AE7">
      <w:pPr>
        <w:pStyle w:val="Recuodecorpodetexto"/>
        <w:suppressAutoHyphens/>
        <w:spacing w:line="320" w:lineRule="exact"/>
        <w:ind w:left="0" w:firstLine="0"/>
        <w:rPr>
          <w:rFonts w:ascii="Georgia" w:hAnsi="Georgia" w:cs="Tahoma"/>
          <w:sz w:val="22"/>
          <w:szCs w:val="22"/>
        </w:rPr>
      </w:pPr>
    </w:p>
    <w:p w:rsidR="004230A7" w:rsidRDefault="00B53480">
      <w:pPr>
        <w:pStyle w:val="Recuodecorpodetexto"/>
        <w:suppressAutoHyphens/>
        <w:spacing w:line="320" w:lineRule="exact"/>
        <w:ind w:left="0" w:firstLine="0"/>
        <w:rPr>
          <w:rFonts w:ascii="Georgia" w:hAnsi="Georgia" w:cs="Tahoma"/>
          <w:b/>
          <w:sz w:val="22"/>
          <w:szCs w:val="22"/>
        </w:rPr>
      </w:pPr>
      <w:r w:rsidRPr="00B53480">
        <w:rPr>
          <w:rFonts w:ascii="Georgia" w:hAnsi="Georgia" w:cs="Tahoma"/>
          <w:b/>
          <w:sz w:val="22"/>
          <w:szCs w:val="22"/>
        </w:rPr>
        <w:t>Para a</w:t>
      </w:r>
      <w:r w:rsidR="00BD67C7">
        <w:rPr>
          <w:rFonts w:ascii="Georgia" w:hAnsi="Georgia" w:cs="Tahoma"/>
          <w:sz w:val="22"/>
          <w:szCs w:val="22"/>
        </w:rPr>
        <w:t xml:space="preserve"> </w:t>
      </w:r>
      <w:r w:rsidRPr="00B53480">
        <w:rPr>
          <w:rFonts w:ascii="Georgia" w:hAnsi="Georgia" w:cs="Tahoma"/>
          <w:b/>
          <w:sz w:val="22"/>
          <w:szCs w:val="22"/>
        </w:rPr>
        <w:t>C</w:t>
      </w:r>
      <w:r w:rsidR="00BD67C7">
        <w:rPr>
          <w:rFonts w:ascii="Georgia" w:hAnsi="Georgia" w:cs="Tahoma"/>
          <w:b/>
          <w:sz w:val="22"/>
          <w:szCs w:val="22"/>
        </w:rPr>
        <w:t>omissão de Valores Mobiliários</w:t>
      </w:r>
      <w:r w:rsidR="004230A7">
        <w:rPr>
          <w:rFonts w:ascii="Georgia" w:hAnsi="Georgia" w:cs="Tahoma"/>
          <w:b/>
          <w:sz w:val="22"/>
          <w:szCs w:val="22"/>
        </w:rPr>
        <w:t>:</w:t>
      </w:r>
    </w:p>
    <w:p w:rsidR="000C7099" w:rsidRDefault="00594D26">
      <w:pPr>
        <w:pStyle w:val="Recuodecorpodetexto"/>
        <w:suppressAutoHyphens/>
        <w:spacing w:line="320" w:lineRule="exact"/>
        <w:ind w:left="0" w:firstLine="0"/>
        <w:rPr>
          <w:rFonts w:ascii="Georgia" w:hAnsi="Georgia" w:cs="Tahoma"/>
          <w:sz w:val="22"/>
          <w:szCs w:val="22"/>
        </w:rPr>
      </w:pPr>
      <w:r w:rsidRPr="00594D26">
        <w:rPr>
          <w:rFonts w:ascii="Georgia" w:hAnsi="Georgia" w:cs="Tahoma"/>
          <w:sz w:val="22"/>
          <w:szCs w:val="22"/>
        </w:rPr>
        <w:t xml:space="preserve">Rua Sete de Setembro, </w:t>
      </w:r>
      <w:r w:rsidR="00BD67C7">
        <w:rPr>
          <w:rFonts w:ascii="Georgia" w:hAnsi="Georgia" w:cs="Tahoma"/>
          <w:sz w:val="22"/>
          <w:szCs w:val="22"/>
        </w:rPr>
        <w:t xml:space="preserve">n.º </w:t>
      </w:r>
      <w:r w:rsidRPr="00594D26">
        <w:rPr>
          <w:rFonts w:ascii="Georgia" w:hAnsi="Georgia" w:cs="Tahoma"/>
          <w:sz w:val="22"/>
          <w:szCs w:val="22"/>
        </w:rPr>
        <w:t>111</w:t>
      </w:r>
      <w:r w:rsidR="00BD67C7">
        <w:rPr>
          <w:rFonts w:ascii="Georgia" w:hAnsi="Georgia" w:cs="Tahoma"/>
          <w:sz w:val="22"/>
          <w:szCs w:val="22"/>
        </w:rPr>
        <w:t>,</w:t>
      </w:r>
      <w:r>
        <w:rPr>
          <w:rFonts w:ascii="Georgia" w:hAnsi="Georgia" w:cs="Tahoma"/>
          <w:sz w:val="22"/>
          <w:szCs w:val="22"/>
        </w:rPr>
        <w:t xml:space="preserve"> </w:t>
      </w:r>
      <w:r w:rsidRPr="00594D26">
        <w:rPr>
          <w:rFonts w:ascii="Georgia" w:hAnsi="Georgia" w:cs="Tahoma"/>
          <w:sz w:val="22"/>
          <w:szCs w:val="22"/>
        </w:rPr>
        <w:t xml:space="preserve">2°, 3°, 5°, 6° (parte), 23°, 26° ao 34° </w:t>
      </w:r>
      <w:r w:rsidR="00BD67C7">
        <w:rPr>
          <w:rFonts w:ascii="Georgia" w:hAnsi="Georgia" w:cs="Tahoma"/>
          <w:sz w:val="22"/>
          <w:szCs w:val="22"/>
        </w:rPr>
        <w:t>a</w:t>
      </w:r>
      <w:r w:rsidRPr="00594D26">
        <w:rPr>
          <w:rFonts w:ascii="Georgia" w:hAnsi="Georgia" w:cs="Tahoma"/>
          <w:sz w:val="22"/>
          <w:szCs w:val="22"/>
        </w:rPr>
        <w:t xml:space="preserve">ndares </w:t>
      </w:r>
      <w:r>
        <w:rPr>
          <w:rFonts w:ascii="Georgia" w:hAnsi="Georgia" w:cs="Tahoma"/>
          <w:sz w:val="22"/>
          <w:szCs w:val="22"/>
        </w:rPr>
        <w:t>–</w:t>
      </w:r>
      <w:r w:rsidRPr="00594D26">
        <w:rPr>
          <w:rFonts w:ascii="Georgia" w:hAnsi="Georgia" w:cs="Tahoma"/>
          <w:sz w:val="22"/>
          <w:szCs w:val="22"/>
        </w:rPr>
        <w:t xml:space="preserve"> Centro</w:t>
      </w:r>
    </w:p>
    <w:p w:rsidR="004230A7" w:rsidRDefault="004230A7">
      <w:pPr>
        <w:pStyle w:val="Recuodecorpodetexto"/>
        <w:suppressAutoHyphens/>
        <w:spacing w:line="320" w:lineRule="exact"/>
        <w:ind w:left="0" w:firstLine="0"/>
        <w:rPr>
          <w:rFonts w:ascii="Georgia" w:hAnsi="Georgia" w:cs="Tahoma"/>
          <w:sz w:val="22"/>
          <w:szCs w:val="22"/>
        </w:rPr>
      </w:pPr>
      <w:r>
        <w:rPr>
          <w:rFonts w:ascii="Georgia" w:hAnsi="Georgia" w:cs="Tahoma"/>
          <w:sz w:val="22"/>
          <w:szCs w:val="22"/>
        </w:rPr>
        <w:t>CEP</w:t>
      </w:r>
      <w:r w:rsidR="00BD67C7">
        <w:rPr>
          <w:rFonts w:ascii="Georgia" w:hAnsi="Georgia" w:cs="Tahoma"/>
          <w:sz w:val="22"/>
          <w:szCs w:val="22"/>
        </w:rPr>
        <w:t xml:space="preserve"> </w:t>
      </w:r>
      <w:r w:rsidR="00BD67C7" w:rsidRPr="00594D26">
        <w:rPr>
          <w:rFonts w:ascii="Georgia" w:hAnsi="Georgia" w:cs="Tahoma"/>
          <w:sz w:val="22"/>
          <w:szCs w:val="22"/>
        </w:rPr>
        <w:t>20050-901</w:t>
      </w:r>
      <w:r w:rsidR="00BD67C7">
        <w:rPr>
          <w:rFonts w:ascii="Georgia" w:hAnsi="Georgia" w:cs="Tahoma"/>
          <w:sz w:val="22"/>
          <w:szCs w:val="22"/>
        </w:rPr>
        <w:t>,</w:t>
      </w:r>
      <w:r w:rsidR="00BD67C7" w:rsidRPr="00594D26">
        <w:rPr>
          <w:rFonts w:ascii="Georgia" w:hAnsi="Georgia" w:cs="Tahoma"/>
          <w:sz w:val="22"/>
          <w:szCs w:val="22"/>
        </w:rPr>
        <w:t xml:space="preserve"> Rio de Janeiro</w:t>
      </w:r>
      <w:r w:rsidR="00BD67C7">
        <w:rPr>
          <w:rFonts w:ascii="Georgia" w:hAnsi="Georgia" w:cs="Tahoma"/>
          <w:sz w:val="22"/>
          <w:szCs w:val="22"/>
        </w:rPr>
        <w:t>,</w:t>
      </w:r>
      <w:r>
        <w:rPr>
          <w:rFonts w:ascii="Georgia" w:hAnsi="Georgia" w:cs="Tahoma"/>
          <w:sz w:val="22"/>
          <w:szCs w:val="22"/>
        </w:rPr>
        <w:t xml:space="preserve"> RJ</w:t>
      </w:r>
    </w:p>
    <w:p w:rsidR="000C7099" w:rsidRDefault="00594D26">
      <w:pPr>
        <w:pStyle w:val="Recuodecorpodetexto"/>
        <w:suppressAutoHyphens/>
        <w:spacing w:line="320" w:lineRule="exact"/>
        <w:ind w:left="0" w:firstLine="0"/>
        <w:rPr>
          <w:rFonts w:ascii="Georgia" w:hAnsi="Georgia" w:cs="Tahoma"/>
          <w:sz w:val="22"/>
          <w:szCs w:val="22"/>
        </w:rPr>
      </w:pPr>
      <w:r>
        <w:rPr>
          <w:rFonts w:ascii="Georgia" w:hAnsi="Georgia" w:cs="Tahoma"/>
          <w:sz w:val="22"/>
          <w:szCs w:val="22"/>
        </w:rPr>
        <w:t>At.</w:t>
      </w:r>
      <w:r w:rsidR="00BD67C7">
        <w:rPr>
          <w:rFonts w:ascii="Georgia" w:hAnsi="Georgia" w:cs="Tahoma"/>
          <w:sz w:val="22"/>
          <w:szCs w:val="22"/>
        </w:rPr>
        <w:t>:</w:t>
      </w:r>
      <w:r>
        <w:rPr>
          <w:rFonts w:ascii="Georgia" w:hAnsi="Georgia" w:cs="Tahoma"/>
          <w:sz w:val="22"/>
          <w:szCs w:val="22"/>
        </w:rPr>
        <w:t xml:space="preserve"> </w:t>
      </w:r>
      <w:r w:rsidR="001C5C3D" w:rsidRPr="001C5C3D">
        <w:rPr>
          <w:rFonts w:ascii="Georgia" w:hAnsi="Georgia" w:cs="Tahoma"/>
          <w:sz w:val="22"/>
          <w:szCs w:val="22"/>
        </w:rPr>
        <w:t>Superintendência de Registro de Valores Mobiliários – SRE</w:t>
      </w:r>
    </w:p>
    <w:p w:rsidR="00594D26" w:rsidRDefault="00594D26" w:rsidP="00594D26">
      <w:pPr>
        <w:pStyle w:val="Recuodecorpodetexto"/>
        <w:suppressAutoHyphens/>
        <w:spacing w:line="320" w:lineRule="exact"/>
        <w:ind w:left="0" w:firstLine="0"/>
        <w:rPr>
          <w:rFonts w:ascii="Georgia" w:hAnsi="Georgia" w:cs="Tahoma"/>
          <w:sz w:val="22"/>
          <w:szCs w:val="22"/>
        </w:rPr>
      </w:pPr>
      <w:r w:rsidRPr="00594D26">
        <w:rPr>
          <w:rFonts w:ascii="Georgia" w:hAnsi="Georgia" w:cs="Tahoma"/>
          <w:sz w:val="22"/>
          <w:szCs w:val="22"/>
        </w:rPr>
        <w:t>Tel</w:t>
      </w:r>
      <w:r w:rsidR="00BD67C7">
        <w:rPr>
          <w:rFonts w:ascii="Georgia" w:hAnsi="Georgia" w:cs="Tahoma"/>
          <w:sz w:val="22"/>
          <w:szCs w:val="22"/>
        </w:rPr>
        <w:t>.</w:t>
      </w:r>
      <w:r w:rsidRPr="00594D26">
        <w:rPr>
          <w:rFonts w:ascii="Georgia" w:hAnsi="Georgia" w:cs="Tahoma"/>
          <w:sz w:val="22"/>
          <w:szCs w:val="22"/>
        </w:rPr>
        <w:t>: (21) 3554-8686</w:t>
      </w:r>
    </w:p>
    <w:p w:rsidR="001C5C3D" w:rsidRPr="004F7150" w:rsidRDefault="001C5C3D" w:rsidP="00594D26">
      <w:pPr>
        <w:pStyle w:val="Recuodecorpodetexto"/>
        <w:suppressAutoHyphens/>
        <w:spacing w:line="320" w:lineRule="exact"/>
        <w:ind w:left="0" w:firstLine="0"/>
        <w:rPr>
          <w:rFonts w:ascii="Georgia" w:hAnsi="Georgia" w:cs="Tahoma"/>
          <w:sz w:val="22"/>
          <w:szCs w:val="22"/>
        </w:rPr>
      </w:pPr>
    </w:p>
    <w:p w:rsidR="00277AE7" w:rsidRPr="004F7150" w:rsidRDefault="00277AE7" w:rsidP="00277AE7">
      <w:pPr>
        <w:pStyle w:val="Corpodetexto3"/>
        <w:suppressAutoHyphens/>
        <w:spacing w:line="320" w:lineRule="exact"/>
        <w:rPr>
          <w:rFonts w:ascii="Georgia" w:hAnsi="Georgia" w:cs="Tahoma"/>
          <w:sz w:val="22"/>
          <w:szCs w:val="22"/>
        </w:rPr>
      </w:pPr>
      <w:r w:rsidRPr="004F7150">
        <w:rPr>
          <w:rFonts w:ascii="Georgia" w:hAnsi="Georgia" w:cs="Tahoma"/>
          <w:sz w:val="22"/>
          <w:szCs w:val="22"/>
        </w:rPr>
        <w:t xml:space="preserve">9.2. As comunicações serão consideradas entregues quando recebidas sob protocolo ou com “aviso de recebimento” expedido pela Empresa Brasileira de Correios, por fax ou por telegrama nos endereços acima. Os originais dos documentos enviados por fax deverão ser encaminhados para os endereços acima em até 2 (dois) dias úteis após o envio da mensagem. </w:t>
      </w:r>
    </w:p>
    <w:p w:rsidR="00277AE7" w:rsidRPr="004F7150" w:rsidRDefault="00277AE7" w:rsidP="00277AE7">
      <w:pPr>
        <w:pStyle w:val="Ttulo2"/>
        <w:suppressAutoHyphens/>
        <w:spacing w:line="320" w:lineRule="exact"/>
        <w:rPr>
          <w:rFonts w:ascii="Georgia" w:hAnsi="Georgia" w:cs="Tahoma"/>
          <w:sz w:val="22"/>
          <w:szCs w:val="22"/>
        </w:rPr>
      </w:pPr>
    </w:p>
    <w:p w:rsidR="00277AE7" w:rsidRPr="004F7150" w:rsidRDefault="00277AE7" w:rsidP="00277AE7">
      <w:pPr>
        <w:pStyle w:val="Ttulo2"/>
        <w:suppressAutoHyphens/>
        <w:spacing w:line="320" w:lineRule="exact"/>
        <w:rPr>
          <w:rFonts w:ascii="Georgia" w:hAnsi="Georgia" w:cs="Tahoma"/>
          <w:sz w:val="22"/>
          <w:szCs w:val="22"/>
        </w:rPr>
      </w:pPr>
      <w:r w:rsidRPr="004F7150">
        <w:rPr>
          <w:rFonts w:ascii="Georgia" w:hAnsi="Georgia" w:cs="Tahoma"/>
          <w:sz w:val="22"/>
          <w:szCs w:val="22"/>
        </w:rPr>
        <w:t xml:space="preserve">CLÁUSULA DEZ </w:t>
      </w:r>
      <w:r w:rsidRPr="004F7150">
        <w:rPr>
          <w:rFonts w:ascii="Georgia" w:hAnsi="Georgia" w:cs="Tahoma"/>
          <w:b w:val="0"/>
          <w:sz w:val="22"/>
          <w:szCs w:val="22"/>
        </w:rPr>
        <w:t xml:space="preserve">– </w:t>
      </w:r>
      <w:r w:rsidRPr="004F7150">
        <w:rPr>
          <w:rFonts w:ascii="Georgia" w:hAnsi="Georgia" w:cs="Tahoma"/>
          <w:sz w:val="22"/>
          <w:szCs w:val="22"/>
        </w:rPr>
        <w:t>DAS DISPOSIÇÕES GERAIS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10.1. Não se presume a renúncia a qualquer dos direitos decorrentes da presente Escritura de Emissão. Dessa forma, nenhum atraso, omissão ou liberalidade no exercício de qualquer direito, faculdade ou remédio que caiba ao Agente Fiduciário e/ou aos titulares de Debêntures em razão de qualquer inadimplemento das obrigações da Emissora, prejudicará tais direitos, faculdades ou remédios, ou será interpretado como uma renúncia aos mesmos ou concordância com tal inadimplemento, nem constituirá novação ou modificação de quaisquer outras obrigações assumidas pela Emissora</w:t>
      </w:r>
      <w:r w:rsidR="000F5B4C" w:rsidRPr="004F7150">
        <w:rPr>
          <w:rFonts w:ascii="Georgia" w:hAnsi="Georgia" w:cs="Tahoma"/>
          <w:sz w:val="22"/>
          <w:szCs w:val="22"/>
        </w:rPr>
        <w:t xml:space="preserve"> </w:t>
      </w:r>
      <w:r w:rsidRPr="004F7150">
        <w:rPr>
          <w:rFonts w:ascii="Georgia" w:hAnsi="Georgia" w:cs="Tahoma"/>
          <w:sz w:val="22"/>
          <w:szCs w:val="22"/>
        </w:rPr>
        <w:t>nesta Escritura de Emissão ou precedente no tocante a qualquer outro inadimplemento ou atraso.</w:t>
      </w:r>
    </w:p>
    <w:p w:rsidR="00277AE7" w:rsidRPr="004F7150" w:rsidRDefault="00277AE7" w:rsidP="00277AE7">
      <w:pPr>
        <w:pStyle w:val="Ttulo2"/>
        <w:suppressAutoHyphens/>
        <w:spacing w:line="320" w:lineRule="exact"/>
        <w:jc w:val="both"/>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10.2. A presente Escritura de Emissão é firmada em caráter irrevogável e irretratável, salvo na hipótese de não preenchimento dos requisitos relacionados na Cláusula Segunda supra, obrigando as partes por si e seus sucessores.</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10.3. 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10.4. A presente Escritura de Emissão e as Debêntures constituem título executivo extrajudicial, nos termos do artigo 585, incisos I e II, do Código de Processo Civil, e as obrigações nelas encerradas estão sujeitas a execução específica, de acordo com os artigos 632 e seguintes, do Código de Processo Civil.</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color w:val="000000"/>
          <w:sz w:val="22"/>
          <w:szCs w:val="22"/>
        </w:rPr>
      </w:pPr>
      <w:r w:rsidRPr="004F7150">
        <w:rPr>
          <w:rFonts w:ascii="Georgia" w:hAnsi="Georgia" w:cs="Tahoma"/>
          <w:color w:val="000000"/>
          <w:sz w:val="22"/>
          <w:szCs w:val="22"/>
        </w:rPr>
        <w:t>10.5.</w:t>
      </w:r>
      <w:r w:rsidRPr="004F7150">
        <w:rPr>
          <w:rFonts w:ascii="Georgia" w:hAnsi="Georgia" w:cs="Tahoma"/>
          <w:color w:val="000000"/>
          <w:sz w:val="22"/>
          <w:szCs w:val="22"/>
        </w:rPr>
        <w:tab/>
        <w:t>Todos e quaisquer custos incorridos em razão do registro desta Escritura</w:t>
      </w:r>
      <w:r w:rsidR="00E45DFA" w:rsidRPr="004F7150">
        <w:rPr>
          <w:rFonts w:ascii="Georgia" w:hAnsi="Georgia" w:cs="Tahoma"/>
          <w:color w:val="000000"/>
          <w:sz w:val="22"/>
          <w:szCs w:val="22"/>
        </w:rPr>
        <w:t xml:space="preserve"> de Emissão</w:t>
      </w:r>
      <w:r w:rsidRPr="004F7150">
        <w:rPr>
          <w:rFonts w:ascii="Georgia" w:hAnsi="Georgia" w:cs="Tahoma"/>
          <w:color w:val="000000"/>
          <w:sz w:val="22"/>
          <w:szCs w:val="22"/>
        </w:rPr>
        <w:t xml:space="preserve"> e seus eventuais aditamentos, e dos atos societários relacionados a esta Emissão, nos registros competentes, serão de responsabilidade exclusiva da Emissora.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10.6. Esta Escritura de Emissão é regida pelas Leis da República Federativa do Brasil.</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u w:val="single"/>
        </w:rPr>
      </w:pPr>
      <w:r w:rsidRPr="004F7150">
        <w:rPr>
          <w:rFonts w:ascii="Georgia" w:hAnsi="Georgia" w:cs="Tahoma"/>
          <w:sz w:val="22"/>
          <w:szCs w:val="22"/>
        </w:rPr>
        <w:t>10.7. Os prazos estabelecidos na presente Escritura de Emissão serão computados de acordo com a regra prescrita no artigo 132 do Código Civil, sendo excluído o dia do começo e incluído o do vencimento.</w:t>
      </w:r>
      <w:r w:rsidRPr="004F7150">
        <w:rPr>
          <w:rFonts w:ascii="Georgia" w:hAnsi="Georgia" w:cs="Tahoma"/>
          <w:sz w:val="22"/>
          <w:szCs w:val="22"/>
          <w:u w:val="single"/>
        </w:rPr>
        <w:t xml:space="preserve"> </w:t>
      </w:r>
    </w:p>
    <w:p w:rsidR="002D5286" w:rsidRPr="004F7150" w:rsidRDefault="002D5286" w:rsidP="002D5286">
      <w:pPr>
        <w:suppressAutoHyphens/>
        <w:spacing w:line="320" w:lineRule="exact"/>
        <w:rPr>
          <w:rFonts w:ascii="Georgia" w:hAnsi="Georgia" w:cs="Tahoma"/>
          <w:sz w:val="22"/>
          <w:szCs w:val="22"/>
        </w:rPr>
      </w:pPr>
    </w:p>
    <w:p w:rsidR="002D5286" w:rsidRPr="004F7150" w:rsidRDefault="002D5286" w:rsidP="002D5286">
      <w:pPr>
        <w:suppressAutoHyphens/>
        <w:spacing w:line="320" w:lineRule="exact"/>
        <w:rPr>
          <w:rFonts w:ascii="Georgia" w:hAnsi="Georgia" w:cs="Tahoma"/>
          <w:sz w:val="22"/>
          <w:szCs w:val="22"/>
        </w:rPr>
      </w:pPr>
      <w:r w:rsidRPr="004F7150">
        <w:rPr>
          <w:rFonts w:ascii="Georgia" w:hAnsi="Georgia" w:cs="Tahoma"/>
          <w:sz w:val="22"/>
          <w:szCs w:val="22"/>
        </w:rPr>
        <w:t>10.</w:t>
      </w:r>
      <w:r w:rsidR="00362D45">
        <w:rPr>
          <w:rFonts w:ascii="Georgia" w:hAnsi="Georgia" w:cs="Tahoma"/>
          <w:sz w:val="22"/>
          <w:szCs w:val="22"/>
        </w:rPr>
        <w:t>8</w:t>
      </w:r>
      <w:r w:rsidRPr="004F7150">
        <w:rPr>
          <w:rFonts w:ascii="Georgia" w:hAnsi="Georgia" w:cs="Tahoma"/>
          <w:sz w:val="22"/>
          <w:szCs w:val="22"/>
        </w:rPr>
        <w:t xml:space="preserve">. A Emissora obriga-se, neste ato, em caráter irrevogável e irretratável, a cuidar para que as operações que venha a praticar no ambiente CETIP sejam sempre amparadas pelas boas práticas </w:t>
      </w:r>
      <w:r w:rsidRPr="004F7150">
        <w:rPr>
          <w:rFonts w:ascii="Georgia" w:hAnsi="Georgia" w:cs="Tahoma"/>
          <w:sz w:val="22"/>
          <w:szCs w:val="22"/>
        </w:rPr>
        <w:lastRenderedPageBreak/>
        <w:t>de mercado, com plena e perfeita observância das normas aplicáveis à matéria, isentando o Agente Fiduciário de toda e qualquer responsabilidade por reclamações, prejuízos, perdas e danos, lucros cessantes e/ou emergentes a que o não respeito às referidas normas der causa, desde que comprovadamente não tenham sido gerados por atuação do Agente Fiduciário.</w:t>
      </w:r>
    </w:p>
    <w:p w:rsidR="00277AE7" w:rsidRPr="004F7150" w:rsidRDefault="00277AE7" w:rsidP="00277AE7">
      <w:pPr>
        <w:pStyle w:val="Ttulo2"/>
        <w:suppressAutoHyphens/>
        <w:spacing w:line="320" w:lineRule="exact"/>
        <w:rPr>
          <w:rFonts w:ascii="Georgia" w:hAnsi="Georgia" w:cs="Tahoma"/>
          <w:sz w:val="22"/>
          <w:szCs w:val="22"/>
        </w:rPr>
      </w:pPr>
    </w:p>
    <w:p w:rsidR="00277AE7" w:rsidRPr="004F7150" w:rsidRDefault="00277AE7" w:rsidP="00277AE7">
      <w:pPr>
        <w:pStyle w:val="Ttulo2"/>
        <w:widowControl w:val="0"/>
        <w:suppressAutoHyphens/>
        <w:spacing w:line="320" w:lineRule="exact"/>
        <w:rPr>
          <w:rFonts w:ascii="Georgia" w:hAnsi="Georgia" w:cs="Tahoma"/>
          <w:sz w:val="22"/>
          <w:szCs w:val="22"/>
        </w:rPr>
      </w:pPr>
      <w:r w:rsidRPr="004F7150">
        <w:rPr>
          <w:rFonts w:ascii="Georgia" w:hAnsi="Georgia" w:cs="Tahoma"/>
          <w:sz w:val="22"/>
          <w:szCs w:val="22"/>
        </w:rPr>
        <w:t>CLÁUSULA ONZE</w:t>
      </w:r>
      <w:r w:rsidRPr="004F7150">
        <w:rPr>
          <w:rFonts w:ascii="Georgia" w:hAnsi="Georgia" w:cs="Tahoma"/>
          <w:b w:val="0"/>
          <w:sz w:val="22"/>
          <w:szCs w:val="22"/>
        </w:rPr>
        <w:t xml:space="preserve"> – </w:t>
      </w:r>
      <w:r w:rsidRPr="004F7150">
        <w:rPr>
          <w:rFonts w:ascii="Georgia" w:hAnsi="Georgia" w:cs="Tahoma"/>
          <w:sz w:val="22"/>
          <w:szCs w:val="22"/>
        </w:rPr>
        <w:t>DO FORO</w:t>
      </w:r>
    </w:p>
    <w:p w:rsidR="00277AE7" w:rsidRPr="004F7150" w:rsidRDefault="00277AE7" w:rsidP="00277AE7">
      <w:pPr>
        <w:keepNext/>
        <w:widowControl w:val="0"/>
        <w:suppressAutoHyphens/>
        <w:spacing w:line="320" w:lineRule="exact"/>
        <w:rPr>
          <w:rFonts w:ascii="Georgia" w:hAnsi="Georgia" w:cs="Tahoma"/>
          <w:sz w:val="22"/>
          <w:szCs w:val="22"/>
        </w:rPr>
      </w:pPr>
    </w:p>
    <w:p w:rsidR="00277AE7" w:rsidRPr="004F7150" w:rsidRDefault="00277AE7" w:rsidP="00277AE7">
      <w:pPr>
        <w:keepNext/>
        <w:widowControl w:val="0"/>
        <w:suppressAutoHyphens/>
        <w:spacing w:line="320" w:lineRule="exact"/>
        <w:rPr>
          <w:rFonts w:ascii="Georgia" w:hAnsi="Georgia" w:cs="Tahoma"/>
          <w:sz w:val="22"/>
          <w:szCs w:val="22"/>
        </w:rPr>
      </w:pPr>
      <w:r w:rsidRPr="004F7150">
        <w:rPr>
          <w:rFonts w:ascii="Georgia" w:hAnsi="Georgia" w:cs="Tahoma"/>
          <w:sz w:val="22"/>
          <w:szCs w:val="22"/>
        </w:rPr>
        <w:t>11.1. Fica eleito o foro da Comarca da Cidade d</w:t>
      </w:r>
      <w:r w:rsidR="00156680">
        <w:rPr>
          <w:rFonts w:ascii="Georgia" w:hAnsi="Georgia" w:cs="Tahoma"/>
          <w:sz w:val="22"/>
          <w:szCs w:val="22"/>
        </w:rPr>
        <w:t>o Rio de Janeiro</w:t>
      </w:r>
      <w:r w:rsidRPr="004F7150">
        <w:rPr>
          <w:rFonts w:ascii="Georgia" w:hAnsi="Georgia" w:cs="Tahoma"/>
          <w:sz w:val="22"/>
          <w:szCs w:val="22"/>
        </w:rPr>
        <w:t>, com exclusão de qualquer outro, por mais privilegiado que seja, para dirimir as questões porventura oriundas desta Escritura de Emissão.</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E por estarem assim justas e contratadas, firmam a presente Escritura de Emissão a Emissora</w:t>
      </w:r>
      <w:r w:rsidR="00F55AB7">
        <w:rPr>
          <w:rFonts w:ascii="Georgia" w:hAnsi="Georgia" w:cs="Tahoma"/>
          <w:sz w:val="22"/>
          <w:szCs w:val="22"/>
        </w:rPr>
        <w:t xml:space="preserve"> e</w:t>
      </w:r>
      <w:r w:rsidRPr="004F7150">
        <w:rPr>
          <w:rFonts w:ascii="Georgia" w:hAnsi="Georgia" w:cs="Tahoma"/>
          <w:sz w:val="22"/>
          <w:szCs w:val="22"/>
        </w:rPr>
        <w:t xml:space="preserve"> o Agente Fiduciário, em </w:t>
      </w:r>
      <w:r w:rsidR="00617C84">
        <w:rPr>
          <w:rFonts w:ascii="Georgia" w:hAnsi="Georgia" w:cs="Tahoma"/>
          <w:sz w:val="22"/>
          <w:szCs w:val="22"/>
        </w:rPr>
        <w:t>3</w:t>
      </w:r>
      <w:r w:rsidRPr="004F7150">
        <w:rPr>
          <w:rFonts w:ascii="Georgia" w:hAnsi="Georgia" w:cs="Tahoma"/>
          <w:sz w:val="22"/>
          <w:szCs w:val="22"/>
        </w:rPr>
        <w:t xml:space="preserve"> (</w:t>
      </w:r>
      <w:r w:rsidR="00617C84">
        <w:rPr>
          <w:rFonts w:ascii="Georgia" w:hAnsi="Georgia" w:cs="Tahoma"/>
          <w:sz w:val="22"/>
          <w:szCs w:val="22"/>
        </w:rPr>
        <w:t>três</w:t>
      </w:r>
      <w:r w:rsidRPr="004F7150">
        <w:rPr>
          <w:rFonts w:ascii="Georgia" w:hAnsi="Georgia" w:cs="Tahoma"/>
          <w:sz w:val="22"/>
          <w:szCs w:val="22"/>
        </w:rPr>
        <w:t>) vias de igual forma e teor e para o mesmo fim, em conjunto com as 2 (duas) testemunhas abaixo assinadas.</w:t>
      </w:r>
    </w:p>
    <w:p w:rsidR="00277AE7" w:rsidRPr="004F7150" w:rsidRDefault="00277AE7" w:rsidP="00277AE7">
      <w:pPr>
        <w:suppressAutoHyphens/>
        <w:spacing w:line="320" w:lineRule="exact"/>
        <w:rPr>
          <w:rFonts w:ascii="Georgia" w:hAnsi="Georgia" w:cs="Tahoma"/>
          <w:sz w:val="22"/>
          <w:szCs w:val="22"/>
        </w:rPr>
      </w:pPr>
    </w:p>
    <w:p w:rsidR="00277AE7" w:rsidRPr="004F7150" w:rsidRDefault="00156680" w:rsidP="00277AE7">
      <w:pPr>
        <w:suppressAutoHyphens/>
        <w:spacing w:line="320" w:lineRule="exact"/>
        <w:jc w:val="center"/>
        <w:rPr>
          <w:rFonts w:ascii="Georgia" w:hAnsi="Georgia" w:cs="Tahoma"/>
          <w:sz w:val="22"/>
          <w:szCs w:val="22"/>
        </w:rPr>
      </w:pPr>
      <w:r>
        <w:rPr>
          <w:rFonts w:ascii="Georgia" w:hAnsi="Georgia" w:cs="Tahoma"/>
          <w:sz w:val="22"/>
          <w:szCs w:val="22"/>
        </w:rPr>
        <w:t>Rio de Janeiro, 16 de janeiro de 2012</w:t>
      </w:r>
      <w:r w:rsidR="00277AE7"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277AE7" w:rsidRPr="009E5249" w:rsidRDefault="00277AE7" w:rsidP="00277AE7">
      <w:pPr>
        <w:suppressAutoHyphens/>
        <w:spacing w:line="320" w:lineRule="exact"/>
        <w:jc w:val="center"/>
        <w:rPr>
          <w:rFonts w:ascii="Georgia" w:hAnsi="Georgia" w:cs="Tahoma"/>
          <w:i/>
          <w:sz w:val="22"/>
          <w:szCs w:val="22"/>
        </w:rPr>
      </w:pPr>
      <w:r w:rsidRPr="009E5249">
        <w:rPr>
          <w:rFonts w:ascii="Georgia" w:hAnsi="Georgia" w:cs="Tahoma"/>
          <w:i/>
          <w:sz w:val="22"/>
          <w:szCs w:val="22"/>
        </w:rPr>
        <w:t>[O restante da página foi dei</w:t>
      </w:r>
      <w:r w:rsidR="009E5249">
        <w:rPr>
          <w:rFonts w:ascii="Georgia" w:hAnsi="Georgia" w:cs="Tahoma"/>
          <w:i/>
          <w:sz w:val="22"/>
          <w:szCs w:val="22"/>
        </w:rPr>
        <w:t>xado intencionalmente em branco</w:t>
      </w:r>
      <w:r w:rsidRPr="009E5249">
        <w:rPr>
          <w:rFonts w:ascii="Georgia" w:hAnsi="Georgia" w:cs="Tahoma"/>
          <w:i/>
          <w:sz w:val="22"/>
          <w:szCs w:val="22"/>
        </w:rPr>
        <w:t>]</w:t>
      </w:r>
    </w:p>
    <w:p w:rsidR="00277AE7" w:rsidRPr="004F7150" w:rsidRDefault="00277AE7" w:rsidP="00277AE7">
      <w:pPr>
        <w:suppressAutoHyphens/>
        <w:spacing w:line="320" w:lineRule="exact"/>
        <w:jc w:val="center"/>
        <w:rPr>
          <w:rFonts w:ascii="Georgia" w:hAnsi="Georgia" w:cs="Tahoma"/>
          <w:sz w:val="22"/>
          <w:szCs w:val="22"/>
        </w:rPr>
      </w:pPr>
      <w:r w:rsidRPr="004F7150">
        <w:rPr>
          <w:rFonts w:ascii="Georgia" w:hAnsi="Georgia" w:cs="Tahoma"/>
          <w:sz w:val="22"/>
          <w:szCs w:val="22"/>
        </w:rPr>
        <w:br w:type="page"/>
      </w:r>
    </w:p>
    <w:p w:rsidR="00277AE7" w:rsidRPr="004F7150" w:rsidRDefault="00277AE7" w:rsidP="00277AE7">
      <w:pPr>
        <w:suppressAutoHyphens/>
        <w:spacing w:line="320" w:lineRule="exact"/>
        <w:rPr>
          <w:rFonts w:ascii="Georgia" w:hAnsi="Georgia" w:cs="Tahoma"/>
          <w:i/>
          <w:color w:val="000000"/>
          <w:sz w:val="22"/>
          <w:szCs w:val="22"/>
        </w:rPr>
      </w:pPr>
      <w:r w:rsidRPr="004F7150">
        <w:rPr>
          <w:rFonts w:ascii="Georgia" w:hAnsi="Georgia" w:cs="Tahoma"/>
          <w:i/>
          <w:color w:val="000000"/>
          <w:sz w:val="22"/>
          <w:szCs w:val="22"/>
        </w:rPr>
        <w:lastRenderedPageBreak/>
        <w:t xml:space="preserve">Página 1 (um) de </w:t>
      </w:r>
      <w:r w:rsidR="00617C84">
        <w:rPr>
          <w:rFonts w:ascii="Georgia" w:hAnsi="Georgia" w:cs="Tahoma"/>
          <w:i/>
          <w:color w:val="000000"/>
          <w:sz w:val="22"/>
          <w:szCs w:val="22"/>
        </w:rPr>
        <w:t>3</w:t>
      </w:r>
      <w:r w:rsidRPr="004F7150">
        <w:rPr>
          <w:rFonts w:ascii="Georgia" w:hAnsi="Georgia" w:cs="Tahoma"/>
          <w:i/>
          <w:color w:val="000000"/>
          <w:sz w:val="22"/>
          <w:szCs w:val="22"/>
        </w:rPr>
        <w:t xml:space="preserve"> (</w:t>
      </w:r>
      <w:r w:rsidR="00617C84">
        <w:rPr>
          <w:rFonts w:ascii="Georgia" w:hAnsi="Georgia" w:cs="Tahoma"/>
          <w:i/>
          <w:color w:val="000000"/>
          <w:sz w:val="22"/>
          <w:szCs w:val="22"/>
        </w:rPr>
        <w:t>três</w:t>
      </w:r>
      <w:r w:rsidRPr="004F7150">
        <w:rPr>
          <w:rFonts w:ascii="Georgia" w:hAnsi="Georgia" w:cs="Tahoma"/>
          <w:i/>
          <w:color w:val="000000"/>
          <w:sz w:val="22"/>
          <w:szCs w:val="22"/>
        </w:rPr>
        <w:t xml:space="preserve">) de assinaturas do Instrumento Particular de Escritura da 1ª </w:t>
      </w:r>
      <w:r w:rsidR="007A2117" w:rsidRPr="004F7150">
        <w:rPr>
          <w:rFonts w:ascii="Georgia" w:hAnsi="Georgia" w:cs="Tahoma"/>
          <w:i/>
          <w:color w:val="000000"/>
          <w:sz w:val="22"/>
          <w:szCs w:val="22"/>
        </w:rPr>
        <w:t xml:space="preserve">(Primeira) </w:t>
      </w:r>
      <w:r w:rsidRPr="004F7150">
        <w:rPr>
          <w:rFonts w:ascii="Georgia" w:hAnsi="Georgia" w:cs="Tahoma"/>
          <w:i/>
          <w:color w:val="000000"/>
          <w:sz w:val="22"/>
          <w:szCs w:val="22"/>
        </w:rPr>
        <w:t xml:space="preserve">Emissão de Debêntures Simples, Não Conversíveis em Ações, da Espécie Quirografária, </w:t>
      </w:r>
      <w:r w:rsidR="007A2117" w:rsidRPr="004F7150">
        <w:rPr>
          <w:rFonts w:ascii="Georgia" w:hAnsi="Georgia" w:cs="Tahoma"/>
          <w:i/>
          <w:color w:val="000000"/>
          <w:sz w:val="22"/>
          <w:szCs w:val="22"/>
        </w:rPr>
        <w:t xml:space="preserve">em Série Única, </w:t>
      </w:r>
      <w:r w:rsidRPr="004F7150">
        <w:rPr>
          <w:rFonts w:ascii="Georgia" w:hAnsi="Georgia" w:cs="Tahoma"/>
          <w:i/>
          <w:color w:val="000000"/>
          <w:sz w:val="22"/>
          <w:szCs w:val="22"/>
        </w:rPr>
        <w:t xml:space="preserve">com Garantia </w:t>
      </w:r>
      <w:r w:rsidR="0056057C">
        <w:rPr>
          <w:rFonts w:ascii="Georgia" w:hAnsi="Georgia" w:cs="Tahoma"/>
          <w:i/>
          <w:color w:val="000000"/>
          <w:sz w:val="22"/>
          <w:szCs w:val="22"/>
        </w:rPr>
        <w:t xml:space="preserve">Adicional </w:t>
      </w:r>
      <w:r w:rsidRPr="004F7150">
        <w:rPr>
          <w:rFonts w:ascii="Georgia" w:hAnsi="Georgia" w:cs="Tahoma"/>
          <w:i/>
          <w:color w:val="000000"/>
          <w:sz w:val="22"/>
          <w:szCs w:val="22"/>
        </w:rPr>
        <w:t>Fidejussória, para Distribuição Pública, com Esforços Restritos, d</w:t>
      </w:r>
      <w:r w:rsidR="001259EE" w:rsidRPr="004F7150">
        <w:rPr>
          <w:rFonts w:ascii="Georgia" w:hAnsi="Georgia" w:cs="Tahoma"/>
          <w:i/>
          <w:color w:val="000000"/>
          <w:sz w:val="22"/>
          <w:szCs w:val="22"/>
        </w:rPr>
        <w:t xml:space="preserve">a </w:t>
      </w:r>
      <w:r w:rsidR="00617C84">
        <w:rPr>
          <w:rFonts w:ascii="Georgia" w:hAnsi="Georgia" w:cs="Tahoma"/>
          <w:i/>
          <w:color w:val="000000"/>
          <w:sz w:val="22"/>
          <w:szCs w:val="22"/>
        </w:rPr>
        <w:t>Jauru Transmissora de Energia</w:t>
      </w:r>
      <w:r w:rsidR="001A44CC" w:rsidRPr="004F7150">
        <w:rPr>
          <w:rFonts w:ascii="Georgia" w:hAnsi="Georgia" w:cs="Tahoma"/>
          <w:i/>
          <w:color w:val="000000"/>
          <w:sz w:val="22"/>
          <w:szCs w:val="22"/>
        </w:rPr>
        <w:t xml:space="preserve"> S.A.</w:t>
      </w:r>
      <w:r w:rsidRPr="004F7150">
        <w:rPr>
          <w:rFonts w:ascii="Georgia" w:hAnsi="Georgia" w:cs="Tahoma"/>
          <w:i/>
          <w:color w:val="000000"/>
          <w:sz w:val="22"/>
          <w:szCs w:val="22"/>
        </w:rPr>
        <w:t>, celebrado em</w:t>
      </w:r>
      <w:r w:rsidR="001A44CC" w:rsidRPr="004F7150">
        <w:rPr>
          <w:rFonts w:ascii="Georgia" w:hAnsi="Georgia" w:cs="Tahoma"/>
          <w:i/>
          <w:color w:val="000000"/>
          <w:sz w:val="22"/>
          <w:szCs w:val="22"/>
        </w:rPr>
        <w:t xml:space="preserve"> </w:t>
      </w:r>
      <w:r w:rsidR="00156680">
        <w:rPr>
          <w:rFonts w:ascii="Georgia" w:hAnsi="Georgia" w:cs="Tahoma"/>
          <w:i/>
          <w:color w:val="000000"/>
          <w:sz w:val="22"/>
          <w:szCs w:val="22"/>
        </w:rPr>
        <w:t>16</w:t>
      </w:r>
      <w:r w:rsidR="00617C84">
        <w:rPr>
          <w:rFonts w:ascii="Georgia" w:hAnsi="Georgia" w:cs="Tahoma"/>
          <w:i/>
          <w:color w:val="000000"/>
          <w:sz w:val="22"/>
          <w:szCs w:val="22"/>
        </w:rPr>
        <w:t xml:space="preserve"> de </w:t>
      </w:r>
      <w:r w:rsidR="00156680">
        <w:rPr>
          <w:rFonts w:ascii="Georgia" w:hAnsi="Georgia" w:cs="Tahoma"/>
          <w:i/>
          <w:color w:val="000000"/>
          <w:sz w:val="22"/>
          <w:szCs w:val="22"/>
        </w:rPr>
        <w:t>janeiro</w:t>
      </w:r>
      <w:r w:rsidR="001259EE" w:rsidRPr="004F7150">
        <w:rPr>
          <w:rFonts w:ascii="Georgia" w:hAnsi="Georgia" w:cs="Tahoma"/>
          <w:i/>
          <w:color w:val="000000"/>
          <w:sz w:val="22"/>
          <w:szCs w:val="22"/>
        </w:rPr>
        <w:t xml:space="preserve"> de 201</w:t>
      </w:r>
      <w:r w:rsidR="00156680">
        <w:rPr>
          <w:rFonts w:ascii="Georgia" w:hAnsi="Georgia" w:cs="Tahoma"/>
          <w:i/>
          <w:color w:val="000000"/>
          <w:sz w:val="22"/>
          <w:szCs w:val="22"/>
        </w:rPr>
        <w:t>2</w:t>
      </w:r>
      <w:r w:rsidRPr="004F7150">
        <w:rPr>
          <w:rFonts w:ascii="Georgia" w:hAnsi="Georgia" w:cs="Tahoma"/>
          <w:i/>
          <w:color w:val="000000"/>
          <w:sz w:val="22"/>
          <w:szCs w:val="22"/>
        </w:rPr>
        <w:t>.</w:t>
      </w: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617C84" w:rsidP="00277AE7">
      <w:pPr>
        <w:suppressAutoHyphens/>
        <w:spacing w:line="320" w:lineRule="exact"/>
        <w:rPr>
          <w:rFonts w:ascii="Georgia" w:hAnsi="Georgia" w:cs="Tahoma"/>
          <w:b/>
          <w:sz w:val="22"/>
          <w:szCs w:val="22"/>
        </w:rPr>
      </w:pPr>
      <w:r>
        <w:rPr>
          <w:rFonts w:ascii="Georgia" w:hAnsi="Georgia" w:cs="Tahoma"/>
          <w:b/>
          <w:sz w:val="22"/>
          <w:szCs w:val="22"/>
        </w:rPr>
        <w:t>JAURU TRANSMISSORA DE ENERGIA</w:t>
      </w:r>
      <w:r w:rsidR="001259EE" w:rsidRPr="004F7150">
        <w:rPr>
          <w:rFonts w:ascii="Georgia" w:hAnsi="Georgia" w:cs="Tahoma"/>
          <w:b/>
          <w:sz w:val="22"/>
          <w:szCs w:val="22"/>
        </w:rPr>
        <w:t xml:space="preserve"> </w:t>
      </w:r>
      <w:r w:rsidR="001A44CC" w:rsidRPr="004F7150">
        <w:rPr>
          <w:rFonts w:ascii="Georgia" w:hAnsi="Georgia" w:cs="Tahoma"/>
          <w:b/>
          <w:sz w:val="22"/>
          <w:szCs w:val="22"/>
        </w:rPr>
        <w:t>S.A.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362D45" w:rsidRPr="00362D45" w:rsidRDefault="00362D45" w:rsidP="00362D45">
      <w:pPr>
        <w:suppressAutoHyphens/>
        <w:spacing w:line="320" w:lineRule="exact"/>
        <w:rPr>
          <w:rFonts w:ascii="Trebuchet MS" w:hAnsi="Trebuchet MS" w:cs="Tahoma"/>
          <w:sz w:val="22"/>
          <w:szCs w:val="22"/>
        </w:rPr>
      </w:pPr>
    </w:p>
    <w:p w:rsidR="00362D45" w:rsidRPr="00362D45" w:rsidRDefault="00362D45" w:rsidP="00362D45">
      <w:pPr>
        <w:suppressAutoHyphens/>
        <w:spacing w:line="320" w:lineRule="exact"/>
        <w:rPr>
          <w:rFonts w:ascii="Trebuchet MS" w:hAnsi="Trebuchet MS" w:cs="Tahoma"/>
          <w:sz w:val="22"/>
          <w:szCs w:val="22"/>
        </w:rPr>
      </w:pPr>
      <w:r w:rsidRPr="00362D45">
        <w:rPr>
          <w:rFonts w:ascii="Trebuchet MS" w:hAnsi="Trebuchet MS" w:cs="Tahoma"/>
          <w:sz w:val="22"/>
          <w:szCs w:val="22"/>
        </w:rPr>
        <w:t>___________________________</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______________________________</w:t>
      </w:r>
    </w:p>
    <w:p w:rsidR="00362D45" w:rsidRPr="00362D45" w:rsidRDefault="00362D45" w:rsidP="00362D45">
      <w:pPr>
        <w:suppressAutoHyphens/>
        <w:spacing w:line="320" w:lineRule="exact"/>
        <w:rPr>
          <w:rFonts w:ascii="Trebuchet MS" w:hAnsi="Trebuchet MS" w:cs="Tahoma"/>
          <w:sz w:val="22"/>
          <w:szCs w:val="22"/>
        </w:rPr>
      </w:pPr>
      <w:r w:rsidRPr="00362D45">
        <w:rPr>
          <w:rFonts w:ascii="Trebuchet MS" w:hAnsi="Trebuchet MS" w:cs="Tahoma"/>
          <w:sz w:val="22"/>
          <w:szCs w:val="22"/>
        </w:rPr>
        <w:t>Nome:</w:t>
      </w:r>
      <w:r w:rsidR="00156680">
        <w:rPr>
          <w:rFonts w:ascii="Trebuchet MS" w:hAnsi="Trebuchet MS" w:cs="Tahoma"/>
          <w:sz w:val="22"/>
          <w:szCs w:val="22"/>
        </w:rPr>
        <w:t xml:space="preserve"> Angel Javier Casaseca de Prada</w:t>
      </w:r>
      <w:r w:rsidRPr="00362D45">
        <w:rPr>
          <w:rFonts w:ascii="Trebuchet MS" w:hAnsi="Trebuchet MS" w:cs="Tahoma"/>
          <w:sz w:val="22"/>
          <w:szCs w:val="22"/>
        </w:rPr>
        <w:tab/>
      </w:r>
      <w:r w:rsidRPr="00362D45">
        <w:rPr>
          <w:rFonts w:ascii="Trebuchet MS" w:hAnsi="Trebuchet MS" w:cs="Tahoma"/>
          <w:sz w:val="22"/>
          <w:szCs w:val="22"/>
        </w:rPr>
        <w:tab/>
        <w:t>Nome:</w:t>
      </w:r>
      <w:r w:rsidR="00156680">
        <w:rPr>
          <w:rFonts w:ascii="Trebuchet MS" w:hAnsi="Trebuchet MS" w:cs="Tahoma"/>
          <w:sz w:val="22"/>
          <w:szCs w:val="22"/>
        </w:rPr>
        <w:t xml:space="preserve"> Jose Carlos Herranz Yague</w:t>
      </w:r>
    </w:p>
    <w:p w:rsidR="00362D45" w:rsidRPr="00362D45" w:rsidRDefault="00362D45" w:rsidP="00362D45">
      <w:pPr>
        <w:suppressAutoHyphens/>
        <w:spacing w:line="320" w:lineRule="exact"/>
        <w:rPr>
          <w:rFonts w:ascii="Trebuchet MS" w:hAnsi="Trebuchet MS" w:cs="Tahoma"/>
          <w:sz w:val="22"/>
          <w:szCs w:val="22"/>
        </w:rPr>
      </w:pPr>
      <w:r w:rsidRPr="00362D45">
        <w:rPr>
          <w:rFonts w:ascii="Trebuchet MS" w:hAnsi="Trebuchet MS" w:cs="Tahoma"/>
          <w:sz w:val="22"/>
          <w:szCs w:val="22"/>
        </w:rPr>
        <w:t>Cargo:</w:t>
      </w:r>
      <w:r w:rsidR="00156680">
        <w:rPr>
          <w:rFonts w:ascii="Trebuchet MS" w:hAnsi="Trebuchet MS" w:cs="Tahoma"/>
          <w:sz w:val="22"/>
          <w:szCs w:val="22"/>
        </w:rPr>
        <w:t xml:space="preserve"> Diretor</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Cargo:</w:t>
      </w:r>
      <w:r w:rsidR="00156680">
        <w:rPr>
          <w:rFonts w:ascii="Trebuchet MS" w:hAnsi="Trebuchet MS" w:cs="Tahoma"/>
          <w:sz w:val="22"/>
          <w:szCs w:val="22"/>
        </w:rPr>
        <w:t xml:space="preserve"> Diretor</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pStyle w:val="Ttulo4"/>
        <w:suppressAutoHyphens/>
        <w:spacing w:before="0"/>
        <w:jc w:val="both"/>
        <w:rPr>
          <w:rFonts w:ascii="Georgia" w:hAnsi="Georgia" w:cs="Tahoma"/>
          <w:color w:val="000000"/>
          <w:sz w:val="22"/>
          <w:szCs w:val="22"/>
        </w:rPr>
      </w:pP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i/>
          <w:color w:val="000000"/>
          <w:sz w:val="22"/>
          <w:szCs w:val="22"/>
        </w:rPr>
      </w:pPr>
      <w:r w:rsidRPr="004F7150">
        <w:rPr>
          <w:rFonts w:ascii="Georgia" w:hAnsi="Georgia" w:cs="Tahoma"/>
          <w:i/>
          <w:color w:val="000000"/>
          <w:sz w:val="22"/>
          <w:szCs w:val="22"/>
        </w:rPr>
        <w:br w:type="page"/>
      </w:r>
      <w:r w:rsidRPr="004F7150">
        <w:rPr>
          <w:rFonts w:ascii="Georgia" w:hAnsi="Georgia" w:cs="Tahoma"/>
          <w:i/>
          <w:color w:val="000000"/>
          <w:sz w:val="22"/>
          <w:szCs w:val="22"/>
        </w:rPr>
        <w:lastRenderedPageBreak/>
        <w:t xml:space="preserve">Página 2 (dois) de </w:t>
      </w:r>
      <w:r w:rsidR="00617C84">
        <w:rPr>
          <w:rFonts w:ascii="Georgia" w:hAnsi="Georgia" w:cs="Tahoma"/>
          <w:i/>
          <w:color w:val="000000"/>
          <w:sz w:val="22"/>
          <w:szCs w:val="22"/>
        </w:rPr>
        <w:t>3 (três)</w:t>
      </w:r>
      <w:r w:rsidRPr="004F7150">
        <w:rPr>
          <w:rFonts w:ascii="Georgia" w:hAnsi="Georgia" w:cs="Tahoma"/>
          <w:i/>
          <w:color w:val="000000"/>
          <w:sz w:val="22"/>
          <w:szCs w:val="22"/>
        </w:rPr>
        <w:t xml:space="preserve"> de assinaturas do Instrumento Particular de Escritura da 1ª </w:t>
      </w:r>
      <w:r w:rsidR="007A2117" w:rsidRPr="004F7150">
        <w:rPr>
          <w:rFonts w:ascii="Georgia" w:hAnsi="Georgia" w:cs="Tahoma"/>
          <w:i/>
          <w:color w:val="000000"/>
          <w:sz w:val="22"/>
          <w:szCs w:val="22"/>
        </w:rPr>
        <w:t xml:space="preserve">(Primeira) </w:t>
      </w:r>
      <w:r w:rsidRPr="004F7150">
        <w:rPr>
          <w:rFonts w:ascii="Georgia" w:hAnsi="Georgia" w:cs="Tahoma"/>
          <w:i/>
          <w:color w:val="000000"/>
          <w:sz w:val="22"/>
          <w:szCs w:val="22"/>
        </w:rPr>
        <w:t>Emissão de Debêntures Simples, Não Conversíveis em Ações, da Espécie Quirografária,</w:t>
      </w:r>
      <w:r w:rsidR="007A2117" w:rsidRPr="004F7150">
        <w:rPr>
          <w:rFonts w:ascii="Georgia" w:hAnsi="Georgia" w:cs="Tahoma"/>
          <w:i/>
          <w:color w:val="000000"/>
          <w:sz w:val="22"/>
          <w:szCs w:val="22"/>
        </w:rPr>
        <w:t xml:space="preserve"> em Série Única,</w:t>
      </w:r>
      <w:r w:rsidRPr="004F7150">
        <w:rPr>
          <w:rFonts w:ascii="Georgia" w:hAnsi="Georgia" w:cs="Tahoma"/>
          <w:i/>
          <w:color w:val="000000"/>
          <w:sz w:val="22"/>
          <w:szCs w:val="22"/>
        </w:rPr>
        <w:t xml:space="preserve"> com Garantia </w:t>
      </w:r>
      <w:r w:rsidR="0056057C">
        <w:rPr>
          <w:rFonts w:ascii="Georgia" w:hAnsi="Georgia" w:cs="Tahoma"/>
          <w:i/>
          <w:color w:val="000000"/>
          <w:sz w:val="22"/>
          <w:szCs w:val="22"/>
        </w:rPr>
        <w:t xml:space="preserve">Adicional </w:t>
      </w:r>
      <w:r w:rsidRPr="004F7150">
        <w:rPr>
          <w:rFonts w:ascii="Georgia" w:hAnsi="Georgia" w:cs="Tahoma"/>
          <w:i/>
          <w:color w:val="000000"/>
          <w:sz w:val="22"/>
          <w:szCs w:val="22"/>
        </w:rPr>
        <w:t>Fidejussória, para Distribuição Pública com Esforços Restritos, d</w:t>
      </w:r>
      <w:r w:rsidR="001259EE" w:rsidRPr="004F7150">
        <w:rPr>
          <w:rFonts w:ascii="Georgia" w:hAnsi="Georgia" w:cs="Tahoma"/>
          <w:i/>
          <w:color w:val="000000"/>
          <w:sz w:val="22"/>
          <w:szCs w:val="22"/>
        </w:rPr>
        <w:t xml:space="preserve">a </w:t>
      </w:r>
      <w:r w:rsidR="00617C84">
        <w:rPr>
          <w:rFonts w:ascii="Georgia" w:hAnsi="Georgia" w:cs="Tahoma"/>
          <w:i/>
          <w:color w:val="000000"/>
          <w:sz w:val="22"/>
          <w:szCs w:val="22"/>
        </w:rPr>
        <w:t>Jauru Transmissora de Energia</w:t>
      </w:r>
      <w:r w:rsidR="001A44CC" w:rsidRPr="004F7150">
        <w:rPr>
          <w:rFonts w:ascii="Georgia" w:hAnsi="Georgia" w:cs="Tahoma"/>
          <w:i/>
          <w:color w:val="000000"/>
          <w:sz w:val="22"/>
          <w:szCs w:val="22"/>
        </w:rPr>
        <w:t xml:space="preserve"> S.A.</w:t>
      </w:r>
      <w:r w:rsidRPr="004F7150">
        <w:rPr>
          <w:rFonts w:ascii="Georgia" w:hAnsi="Georgia" w:cs="Tahoma"/>
          <w:i/>
          <w:color w:val="000000"/>
          <w:sz w:val="22"/>
          <w:szCs w:val="22"/>
        </w:rPr>
        <w:t xml:space="preserve">, celebrado em </w:t>
      </w:r>
      <w:r w:rsidR="00156680">
        <w:rPr>
          <w:rFonts w:ascii="Georgia" w:hAnsi="Georgia" w:cs="Tahoma"/>
          <w:i/>
          <w:color w:val="000000"/>
          <w:sz w:val="22"/>
          <w:szCs w:val="22"/>
        </w:rPr>
        <w:t>16 de janeiro de 2012</w:t>
      </w:r>
      <w:r w:rsidRPr="004F7150">
        <w:rPr>
          <w:rFonts w:ascii="Georgia" w:hAnsi="Georgia" w:cs="Tahoma"/>
          <w:i/>
          <w:color w:val="000000"/>
          <w:sz w:val="22"/>
          <w:szCs w:val="22"/>
        </w:rPr>
        <w:t>.</w:t>
      </w: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0A334A" w:rsidP="00277AE7">
      <w:pPr>
        <w:suppressAutoHyphens/>
        <w:spacing w:line="320" w:lineRule="exact"/>
        <w:rPr>
          <w:rFonts w:ascii="Georgia" w:hAnsi="Georgia" w:cs="Tahoma"/>
          <w:sz w:val="22"/>
          <w:szCs w:val="22"/>
        </w:rPr>
      </w:pPr>
      <w:r>
        <w:rPr>
          <w:rFonts w:ascii="Georgia" w:hAnsi="Georgia" w:cs="Georgia"/>
          <w:b/>
          <w:bCs/>
          <w:sz w:val="22"/>
          <w:szCs w:val="22"/>
        </w:rPr>
        <w:t>OLIVEIRA TRUST DISTRIBUIDORA DE TÍTULOS E VALORES MOBILIÁRIOS S.A.</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56057C" w:rsidRPr="00362D45" w:rsidRDefault="0056057C" w:rsidP="0056057C">
      <w:pPr>
        <w:suppressAutoHyphens/>
        <w:spacing w:line="320" w:lineRule="exact"/>
        <w:rPr>
          <w:rFonts w:ascii="Trebuchet MS" w:hAnsi="Trebuchet MS" w:cs="Tahoma"/>
          <w:sz w:val="22"/>
          <w:szCs w:val="22"/>
        </w:rPr>
      </w:pPr>
      <w:r w:rsidRPr="00362D45">
        <w:rPr>
          <w:rFonts w:ascii="Trebuchet MS" w:hAnsi="Trebuchet MS" w:cs="Tahoma"/>
          <w:sz w:val="22"/>
          <w:szCs w:val="22"/>
        </w:rPr>
        <w:t>___________________________</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______________________________</w:t>
      </w:r>
    </w:p>
    <w:p w:rsidR="0056057C" w:rsidRPr="00362D45" w:rsidRDefault="0056057C" w:rsidP="0056057C">
      <w:pPr>
        <w:suppressAutoHyphens/>
        <w:spacing w:line="320" w:lineRule="exact"/>
        <w:rPr>
          <w:rFonts w:ascii="Trebuchet MS" w:hAnsi="Trebuchet MS" w:cs="Tahoma"/>
          <w:sz w:val="22"/>
          <w:szCs w:val="22"/>
        </w:rPr>
      </w:pPr>
      <w:r w:rsidRPr="00362D45">
        <w:rPr>
          <w:rFonts w:ascii="Trebuchet MS" w:hAnsi="Trebuchet MS" w:cs="Tahoma"/>
          <w:sz w:val="22"/>
          <w:szCs w:val="22"/>
        </w:rPr>
        <w:t>Nome:</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Nome:</w:t>
      </w:r>
    </w:p>
    <w:p w:rsidR="00277AE7" w:rsidRPr="004F7150" w:rsidRDefault="0056057C" w:rsidP="00277AE7">
      <w:pPr>
        <w:suppressAutoHyphens/>
        <w:spacing w:line="320" w:lineRule="exact"/>
        <w:rPr>
          <w:rFonts w:ascii="Georgia" w:hAnsi="Georgia" w:cs="Tahoma"/>
          <w:sz w:val="22"/>
          <w:szCs w:val="22"/>
        </w:rPr>
      </w:pPr>
      <w:r>
        <w:rPr>
          <w:rFonts w:ascii="Trebuchet MS" w:hAnsi="Trebuchet MS" w:cs="Tahoma"/>
          <w:sz w:val="22"/>
          <w:szCs w:val="22"/>
        </w:rPr>
        <w:t>Cargo:</w:t>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sidRPr="00362D45">
        <w:rPr>
          <w:rFonts w:ascii="Trebuchet MS" w:hAnsi="Trebuchet MS" w:cs="Tahoma"/>
          <w:sz w:val="22"/>
          <w:szCs w:val="22"/>
        </w:rPr>
        <w:t>Cargo:</w:t>
      </w:r>
      <w:r w:rsidR="00277AE7" w:rsidRPr="004F7150">
        <w:rPr>
          <w:rFonts w:ascii="Georgia" w:hAnsi="Georgia" w:cs="Tahoma"/>
          <w:sz w:val="22"/>
          <w:szCs w:val="22"/>
        </w:rPr>
        <w:tab/>
      </w:r>
      <w:r w:rsidR="00277AE7" w:rsidRPr="004F7150">
        <w:rPr>
          <w:rFonts w:ascii="Georgia" w:hAnsi="Georgia" w:cs="Tahoma"/>
          <w:sz w:val="22"/>
          <w:szCs w:val="22"/>
        </w:rPr>
        <w:tab/>
      </w:r>
      <w:r w:rsidR="00277AE7" w:rsidRPr="004F7150">
        <w:rPr>
          <w:rFonts w:ascii="Georgia" w:hAnsi="Georgia" w:cs="Tahoma"/>
          <w:sz w:val="22"/>
          <w:szCs w:val="22"/>
        </w:rPr>
        <w:tab/>
      </w:r>
      <w:r w:rsidR="00277AE7" w:rsidRPr="004F7150">
        <w:rPr>
          <w:rFonts w:ascii="Georgia" w:hAnsi="Georgia" w:cs="Tahoma"/>
          <w:sz w:val="22"/>
          <w:szCs w:val="22"/>
        </w:rPr>
        <w:tab/>
      </w:r>
      <w:r w:rsidR="00277AE7" w:rsidRPr="004F7150">
        <w:rPr>
          <w:rFonts w:ascii="Georgia" w:hAnsi="Georgia" w:cs="Tahoma"/>
          <w:sz w:val="22"/>
          <w:szCs w:val="22"/>
        </w:rPr>
        <w:tab/>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sz w:val="22"/>
          <w:szCs w:val="22"/>
        </w:rPr>
        <w:tab/>
      </w:r>
      <w:r w:rsidRPr="004F7150">
        <w:rPr>
          <w:rFonts w:ascii="Georgia" w:hAnsi="Georgia" w:cs="Tahoma"/>
          <w:sz w:val="22"/>
          <w:szCs w:val="22"/>
        </w:rPr>
        <w:tab/>
      </w:r>
      <w:r w:rsidRPr="004F7150">
        <w:rPr>
          <w:rFonts w:ascii="Georgia" w:hAnsi="Georgia" w:cs="Tahoma"/>
          <w:sz w:val="22"/>
          <w:szCs w:val="22"/>
        </w:rPr>
        <w:tab/>
      </w:r>
      <w:r w:rsidRPr="004F7150">
        <w:rPr>
          <w:rFonts w:ascii="Georgia" w:hAnsi="Georgia" w:cs="Tahoma"/>
          <w:sz w:val="22"/>
          <w:szCs w:val="22"/>
        </w:rPr>
        <w:tab/>
      </w:r>
      <w:r w:rsidRPr="004F7150">
        <w:rPr>
          <w:rFonts w:ascii="Georgia" w:hAnsi="Georgia" w:cs="Tahoma"/>
          <w:sz w:val="22"/>
          <w:szCs w:val="22"/>
        </w:rPr>
        <w:tab/>
      </w:r>
      <w:r w:rsidRPr="004F7150">
        <w:rPr>
          <w:rFonts w:ascii="Georgia" w:hAnsi="Georgia" w:cs="Tahoma"/>
          <w:sz w:val="22"/>
          <w:szCs w:val="22"/>
        </w:rPr>
        <w:tab/>
      </w: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p>
    <w:p w:rsidR="00277AE7" w:rsidRPr="004F7150" w:rsidRDefault="00277AE7" w:rsidP="00277AE7">
      <w:pPr>
        <w:suppressAutoHyphens/>
        <w:spacing w:line="320" w:lineRule="exact"/>
        <w:rPr>
          <w:rFonts w:ascii="Georgia" w:hAnsi="Georgia" w:cs="Tahoma"/>
          <w:i/>
          <w:color w:val="000000"/>
          <w:sz w:val="22"/>
          <w:szCs w:val="22"/>
        </w:rPr>
      </w:pPr>
      <w:r w:rsidRPr="004F7150">
        <w:rPr>
          <w:rFonts w:ascii="Georgia" w:hAnsi="Georgia" w:cs="Tahoma"/>
          <w:i/>
          <w:color w:val="000000"/>
          <w:sz w:val="22"/>
          <w:szCs w:val="22"/>
        </w:rPr>
        <w:lastRenderedPageBreak/>
        <w:t xml:space="preserve">Página 3 (três) de </w:t>
      </w:r>
      <w:r w:rsidR="00617C84">
        <w:rPr>
          <w:rFonts w:ascii="Georgia" w:hAnsi="Georgia" w:cs="Tahoma"/>
          <w:i/>
          <w:color w:val="000000"/>
          <w:sz w:val="22"/>
          <w:szCs w:val="22"/>
        </w:rPr>
        <w:t>3</w:t>
      </w:r>
      <w:r w:rsidR="00617C84" w:rsidRPr="004F7150">
        <w:rPr>
          <w:rFonts w:ascii="Georgia" w:hAnsi="Georgia" w:cs="Tahoma"/>
          <w:i/>
          <w:color w:val="000000"/>
          <w:sz w:val="22"/>
          <w:szCs w:val="22"/>
        </w:rPr>
        <w:t xml:space="preserve"> </w:t>
      </w:r>
      <w:r w:rsidRPr="004F7150">
        <w:rPr>
          <w:rFonts w:ascii="Georgia" w:hAnsi="Georgia" w:cs="Tahoma"/>
          <w:i/>
          <w:color w:val="000000"/>
          <w:sz w:val="22"/>
          <w:szCs w:val="22"/>
        </w:rPr>
        <w:t>(</w:t>
      </w:r>
      <w:r w:rsidR="00617C84">
        <w:rPr>
          <w:rFonts w:ascii="Georgia" w:hAnsi="Georgia" w:cs="Tahoma"/>
          <w:i/>
          <w:color w:val="000000"/>
          <w:sz w:val="22"/>
          <w:szCs w:val="22"/>
        </w:rPr>
        <w:t>três</w:t>
      </w:r>
      <w:r w:rsidRPr="004F7150">
        <w:rPr>
          <w:rFonts w:ascii="Georgia" w:hAnsi="Georgia" w:cs="Tahoma"/>
          <w:i/>
          <w:color w:val="000000"/>
          <w:sz w:val="22"/>
          <w:szCs w:val="22"/>
        </w:rPr>
        <w:t xml:space="preserve">) de assinaturas do Instrumento Particular de Escritura da 1ª </w:t>
      </w:r>
      <w:r w:rsidR="007A2117" w:rsidRPr="004F7150">
        <w:rPr>
          <w:rFonts w:ascii="Georgia" w:hAnsi="Georgia" w:cs="Tahoma"/>
          <w:i/>
          <w:color w:val="000000"/>
          <w:sz w:val="22"/>
          <w:szCs w:val="22"/>
        </w:rPr>
        <w:t xml:space="preserve">(Primeira) </w:t>
      </w:r>
      <w:r w:rsidRPr="004F7150">
        <w:rPr>
          <w:rFonts w:ascii="Georgia" w:hAnsi="Georgia" w:cs="Tahoma"/>
          <w:i/>
          <w:color w:val="000000"/>
          <w:sz w:val="22"/>
          <w:szCs w:val="22"/>
        </w:rPr>
        <w:t>Emissão de Debêntures Simples, Não Conversíveis em Ações, da Espécie Quirografária,</w:t>
      </w:r>
      <w:r w:rsidR="007A2117" w:rsidRPr="004F7150">
        <w:rPr>
          <w:rFonts w:ascii="Georgia" w:hAnsi="Georgia" w:cs="Tahoma"/>
          <w:i/>
          <w:color w:val="000000"/>
          <w:sz w:val="22"/>
          <w:szCs w:val="22"/>
        </w:rPr>
        <w:t xml:space="preserve"> em Série Única,</w:t>
      </w:r>
      <w:r w:rsidRPr="004F7150">
        <w:rPr>
          <w:rFonts w:ascii="Georgia" w:hAnsi="Georgia" w:cs="Tahoma"/>
          <w:i/>
          <w:color w:val="000000"/>
          <w:sz w:val="22"/>
          <w:szCs w:val="22"/>
        </w:rPr>
        <w:t xml:space="preserve"> com Garantia </w:t>
      </w:r>
      <w:r w:rsidR="0056057C">
        <w:rPr>
          <w:rFonts w:ascii="Georgia" w:hAnsi="Georgia" w:cs="Tahoma"/>
          <w:i/>
          <w:color w:val="000000"/>
          <w:sz w:val="22"/>
          <w:szCs w:val="22"/>
        </w:rPr>
        <w:t xml:space="preserve">Adicional </w:t>
      </w:r>
      <w:r w:rsidRPr="004F7150">
        <w:rPr>
          <w:rFonts w:ascii="Georgia" w:hAnsi="Georgia" w:cs="Tahoma"/>
          <w:i/>
          <w:color w:val="000000"/>
          <w:sz w:val="22"/>
          <w:szCs w:val="22"/>
        </w:rPr>
        <w:t>Fidejussória, para Distribuição Pública com Esforços Restritos, d</w:t>
      </w:r>
      <w:r w:rsidR="001259EE" w:rsidRPr="004F7150">
        <w:rPr>
          <w:rFonts w:ascii="Georgia" w:hAnsi="Georgia" w:cs="Tahoma"/>
          <w:i/>
          <w:color w:val="000000"/>
          <w:sz w:val="22"/>
          <w:szCs w:val="22"/>
        </w:rPr>
        <w:t xml:space="preserve">a </w:t>
      </w:r>
      <w:r w:rsidR="00617C84">
        <w:rPr>
          <w:rFonts w:ascii="Georgia" w:hAnsi="Georgia" w:cs="Tahoma"/>
          <w:i/>
          <w:color w:val="000000"/>
          <w:sz w:val="22"/>
          <w:szCs w:val="22"/>
        </w:rPr>
        <w:t>Jauru Transmissora de Energia</w:t>
      </w:r>
      <w:r w:rsidR="001A44CC" w:rsidRPr="004F7150">
        <w:rPr>
          <w:rFonts w:ascii="Georgia" w:hAnsi="Georgia" w:cs="Tahoma"/>
          <w:i/>
          <w:color w:val="000000"/>
          <w:sz w:val="22"/>
          <w:szCs w:val="22"/>
        </w:rPr>
        <w:t xml:space="preserve"> S.A.</w:t>
      </w:r>
      <w:r w:rsidRPr="004F7150">
        <w:rPr>
          <w:rFonts w:ascii="Georgia" w:hAnsi="Georgia" w:cs="Tahoma"/>
          <w:i/>
          <w:color w:val="000000"/>
          <w:sz w:val="22"/>
          <w:szCs w:val="22"/>
        </w:rPr>
        <w:t xml:space="preserve">, celebrado em </w:t>
      </w:r>
      <w:r w:rsidR="00156680">
        <w:rPr>
          <w:rFonts w:ascii="Georgia" w:hAnsi="Georgia" w:cs="Tahoma"/>
          <w:i/>
          <w:color w:val="000000"/>
          <w:sz w:val="22"/>
          <w:szCs w:val="22"/>
        </w:rPr>
        <w:t>16 de janeiro de 2012</w:t>
      </w:r>
      <w:r w:rsidRPr="004F7150">
        <w:rPr>
          <w:rFonts w:ascii="Georgia" w:hAnsi="Georgia" w:cs="Tahoma"/>
          <w:i/>
          <w:color w:val="000000"/>
          <w:sz w:val="22"/>
          <w:szCs w:val="22"/>
        </w:rPr>
        <w:t>.</w:t>
      </w: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i/>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b/>
          <w:sz w:val="22"/>
          <w:szCs w:val="22"/>
        </w:rPr>
      </w:pPr>
    </w:p>
    <w:p w:rsidR="00277AE7" w:rsidRPr="004F7150" w:rsidRDefault="00277AE7" w:rsidP="00277AE7">
      <w:pPr>
        <w:suppressAutoHyphens/>
        <w:spacing w:line="320" w:lineRule="exact"/>
        <w:rPr>
          <w:rFonts w:ascii="Georgia" w:hAnsi="Georgia" w:cs="Tahoma"/>
          <w:sz w:val="22"/>
          <w:szCs w:val="22"/>
        </w:rPr>
      </w:pPr>
      <w:r w:rsidRPr="004F7150">
        <w:rPr>
          <w:rFonts w:ascii="Georgia" w:hAnsi="Georgia" w:cs="Tahoma"/>
          <w:b/>
          <w:sz w:val="22"/>
          <w:szCs w:val="22"/>
        </w:rPr>
        <w:t>Testemunhas</w:t>
      </w:r>
      <w:r w:rsidRPr="004F7150">
        <w:rPr>
          <w:rFonts w:ascii="Georgia" w:hAnsi="Georgia"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277AE7" w:rsidRPr="004F7150" w:rsidRDefault="00277AE7" w:rsidP="00277AE7">
      <w:pPr>
        <w:suppressAutoHyphens/>
        <w:spacing w:line="320" w:lineRule="exact"/>
        <w:rPr>
          <w:rFonts w:ascii="Georgia" w:hAnsi="Georgia" w:cs="Tahoma"/>
          <w:sz w:val="22"/>
          <w:szCs w:val="22"/>
        </w:rPr>
      </w:pPr>
    </w:p>
    <w:p w:rsidR="00362D45" w:rsidRPr="00362D45" w:rsidRDefault="00362D45" w:rsidP="00362D45">
      <w:pPr>
        <w:suppressAutoHyphens/>
        <w:spacing w:line="320" w:lineRule="exact"/>
        <w:rPr>
          <w:rFonts w:ascii="Trebuchet MS" w:hAnsi="Trebuchet MS" w:cs="Tahoma"/>
          <w:sz w:val="22"/>
          <w:szCs w:val="22"/>
        </w:rPr>
      </w:pPr>
      <w:r w:rsidRPr="00362D45">
        <w:rPr>
          <w:rFonts w:ascii="Trebuchet MS" w:hAnsi="Trebuchet MS" w:cs="Tahoma"/>
          <w:sz w:val="22"/>
          <w:szCs w:val="22"/>
        </w:rPr>
        <w:t>___________________________</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______________________________</w:t>
      </w:r>
    </w:p>
    <w:p w:rsidR="00362D45" w:rsidRPr="00362D45" w:rsidRDefault="00362D45" w:rsidP="00362D45">
      <w:pPr>
        <w:suppressAutoHyphens/>
        <w:spacing w:line="320" w:lineRule="exact"/>
        <w:rPr>
          <w:rFonts w:ascii="Trebuchet MS" w:hAnsi="Trebuchet MS" w:cs="Tahoma"/>
          <w:sz w:val="22"/>
          <w:szCs w:val="22"/>
        </w:rPr>
      </w:pPr>
      <w:r w:rsidRPr="00362D45">
        <w:rPr>
          <w:rFonts w:ascii="Trebuchet MS" w:hAnsi="Trebuchet MS" w:cs="Tahoma"/>
          <w:sz w:val="22"/>
          <w:szCs w:val="22"/>
        </w:rPr>
        <w:t>Nome:</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t>Nome:</w:t>
      </w:r>
    </w:p>
    <w:p w:rsidR="00362D45" w:rsidRDefault="00362D45" w:rsidP="00362D45">
      <w:pPr>
        <w:suppressAutoHyphens/>
        <w:spacing w:line="320" w:lineRule="exact"/>
        <w:rPr>
          <w:rFonts w:ascii="Trebuchet MS" w:hAnsi="Trebuchet MS" w:cs="Tahoma"/>
          <w:sz w:val="22"/>
          <w:szCs w:val="22"/>
        </w:rPr>
      </w:pPr>
      <w:r>
        <w:rPr>
          <w:rFonts w:ascii="Trebuchet MS" w:hAnsi="Trebuchet MS" w:cs="Tahoma"/>
          <w:sz w:val="22"/>
          <w:szCs w:val="22"/>
        </w:rPr>
        <w:t>RG</w:t>
      </w:r>
      <w:r w:rsidRPr="00362D45">
        <w:rPr>
          <w:rFonts w:ascii="Trebuchet MS" w:hAnsi="Trebuchet MS" w:cs="Tahoma"/>
          <w:sz w:val="22"/>
          <w:szCs w:val="22"/>
        </w:rPr>
        <w:t>:</w:t>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r>
      <w:r>
        <w:rPr>
          <w:rFonts w:ascii="Trebuchet MS" w:hAnsi="Trebuchet MS" w:cs="Tahoma"/>
          <w:sz w:val="22"/>
          <w:szCs w:val="22"/>
        </w:rPr>
        <w:tab/>
        <w:t>RG:</w:t>
      </w:r>
    </w:p>
    <w:p w:rsidR="00362D45" w:rsidRPr="00362D45" w:rsidRDefault="00362D45" w:rsidP="00362D45">
      <w:pPr>
        <w:suppressAutoHyphens/>
        <w:spacing w:line="320" w:lineRule="exact"/>
        <w:rPr>
          <w:rFonts w:ascii="Trebuchet MS" w:hAnsi="Trebuchet MS" w:cs="Tahoma"/>
          <w:sz w:val="22"/>
          <w:szCs w:val="22"/>
        </w:rPr>
      </w:pPr>
      <w:r>
        <w:rPr>
          <w:rFonts w:ascii="Trebuchet MS" w:hAnsi="Trebuchet MS" w:cs="Tahoma"/>
          <w:sz w:val="22"/>
          <w:szCs w:val="22"/>
        </w:rPr>
        <w:t>CPF:</w:t>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sidRPr="00362D45">
        <w:rPr>
          <w:rFonts w:ascii="Trebuchet MS" w:hAnsi="Trebuchet MS" w:cs="Tahoma"/>
          <w:sz w:val="22"/>
          <w:szCs w:val="22"/>
        </w:rPr>
        <w:tab/>
      </w:r>
      <w:r>
        <w:rPr>
          <w:rFonts w:ascii="Trebuchet MS" w:hAnsi="Trebuchet MS" w:cs="Tahoma"/>
          <w:sz w:val="22"/>
          <w:szCs w:val="22"/>
        </w:rPr>
        <w:t>CPF</w:t>
      </w:r>
      <w:r w:rsidRPr="00362D45">
        <w:rPr>
          <w:rFonts w:ascii="Trebuchet MS" w:hAnsi="Trebuchet MS" w:cs="Tahoma"/>
          <w:sz w:val="22"/>
          <w:szCs w:val="22"/>
        </w:rPr>
        <w:t>:</w:t>
      </w:r>
    </w:p>
    <w:p w:rsidR="00277AE7" w:rsidRPr="004F7150" w:rsidRDefault="00277AE7" w:rsidP="00277AE7">
      <w:pPr>
        <w:suppressAutoHyphens/>
        <w:spacing w:line="320" w:lineRule="exact"/>
        <w:rPr>
          <w:rFonts w:ascii="Georgia" w:hAnsi="Georgia" w:cs="Tahoma"/>
          <w:sz w:val="22"/>
          <w:szCs w:val="22"/>
        </w:rPr>
      </w:pPr>
    </w:p>
    <w:p w:rsidR="00441107" w:rsidRDefault="00441107"/>
    <w:sectPr w:rsidR="00441107" w:rsidSect="002F568D">
      <w:headerReference w:type="default" r:id="rId19"/>
      <w:footerReference w:type="even" r:id="rId20"/>
      <w:footerReference w:type="default" r:id="rId21"/>
      <w:footerReference w:type="first" r:id="rId22"/>
      <w:pgSz w:w="12242" w:h="15842" w:code="1"/>
      <w:pgMar w:top="1701" w:right="1418" w:bottom="1701" w:left="1418" w:header="567" w:footer="851" w:gutter="0"/>
      <w:paperSrc w:first="7" w:other="7"/>
      <w:pgNumType w:chapStyle="1"/>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44F3" w:rsidRDefault="00FD44F3">
      <w:r>
        <w:separator/>
      </w:r>
    </w:p>
  </w:endnote>
  <w:endnote w:type="continuationSeparator" w:id="0">
    <w:p w:rsidR="00FD44F3" w:rsidRDefault="00FD44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Times New Roman Negrito">
    <w:panose1 w:val="02020803070505020304"/>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Frutiger Light">
    <w:altName w:val="Bell MT"/>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imes">
    <w:panose1 w:val="02020603050405020304"/>
    <w:charset w:val="00"/>
    <w:family w:val="roman"/>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E2D" w:rsidRDefault="005C79E9">
    <w:pPr>
      <w:pStyle w:val="Rodap"/>
      <w:framePr w:wrap="around" w:vAnchor="text" w:hAnchor="margin" w:xAlign="right" w:y="1"/>
      <w:rPr>
        <w:rStyle w:val="Nmerodepgina"/>
      </w:rPr>
    </w:pPr>
    <w:r>
      <w:rPr>
        <w:rStyle w:val="Nmerodepgina"/>
      </w:rPr>
      <w:fldChar w:fldCharType="begin"/>
    </w:r>
    <w:r w:rsidR="007D6E2D">
      <w:rPr>
        <w:rStyle w:val="Nmerodepgina"/>
      </w:rPr>
      <w:instrText xml:space="preserve">PAGE  </w:instrText>
    </w:r>
    <w:r>
      <w:rPr>
        <w:rStyle w:val="Nmerodepgina"/>
      </w:rPr>
      <w:fldChar w:fldCharType="separate"/>
    </w:r>
    <w:r w:rsidR="007D6E2D">
      <w:rPr>
        <w:rStyle w:val="Nmerodepgina"/>
        <w:noProof/>
      </w:rPr>
      <w:t>26</w:t>
    </w:r>
    <w:r>
      <w:rPr>
        <w:rStyle w:val="Nmerodepgina"/>
      </w:rPr>
      <w:fldChar w:fldCharType="end"/>
    </w:r>
  </w:p>
  <w:p w:rsidR="007D6E2D" w:rsidRDefault="007D6E2D">
    <w:pPr>
      <w:pStyle w:val="Rodap"/>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E2D" w:rsidRPr="00EF4538" w:rsidRDefault="005C79E9">
    <w:pPr>
      <w:pStyle w:val="Rodap"/>
      <w:framePr w:wrap="around" w:vAnchor="text" w:hAnchor="margin" w:xAlign="right" w:y="1"/>
      <w:rPr>
        <w:rStyle w:val="Nmerodepgina"/>
        <w:rFonts w:ascii="Tahoma" w:hAnsi="Tahoma" w:cs="Tahoma"/>
        <w:sz w:val="20"/>
      </w:rPr>
    </w:pPr>
    <w:r w:rsidRPr="00EF4538">
      <w:rPr>
        <w:rStyle w:val="Nmerodepgina"/>
        <w:rFonts w:ascii="Tahoma" w:hAnsi="Tahoma" w:cs="Tahoma"/>
        <w:sz w:val="20"/>
      </w:rPr>
      <w:fldChar w:fldCharType="begin"/>
    </w:r>
    <w:r w:rsidR="007D6E2D" w:rsidRPr="00EF4538">
      <w:rPr>
        <w:rStyle w:val="Nmerodepgina"/>
        <w:rFonts w:ascii="Tahoma" w:hAnsi="Tahoma" w:cs="Tahoma"/>
        <w:sz w:val="20"/>
      </w:rPr>
      <w:instrText xml:space="preserve">PAGE  </w:instrText>
    </w:r>
    <w:r w:rsidRPr="00EF4538">
      <w:rPr>
        <w:rStyle w:val="Nmerodepgina"/>
        <w:rFonts w:ascii="Tahoma" w:hAnsi="Tahoma" w:cs="Tahoma"/>
        <w:sz w:val="20"/>
      </w:rPr>
      <w:fldChar w:fldCharType="separate"/>
    </w:r>
    <w:r w:rsidR="00601F97">
      <w:rPr>
        <w:rStyle w:val="Nmerodepgina"/>
        <w:rFonts w:ascii="Tahoma" w:hAnsi="Tahoma" w:cs="Tahoma"/>
        <w:noProof/>
        <w:sz w:val="20"/>
      </w:rPr>
      <w:t>36</w:t>
    </w:r>
    <w:r w:rsidRPr="00EF4538">
      <w:rPr>
        <w:rStyle w:val="Nmerodepgina"/>
        <w:rFonts w:ascii="Tahoma" w:hAnsi="Tahoma" w:cs="Tahoma"/>
        <w:sz w:val="20"/>
      </w:rPr>
      <w:fldChar w:fldCharType="end"/>
    </w:r>
  </w:p>
  <w:p w:rsidR="007D6E2D" w:rsidRPr="007D6E2D" w:rsidRDefault="005C79E9" w:rsidP="00792935">
    <w:pPr>
      <w:pStyle w:val="Rodap"/>
      <w:ind w:right="360"/>
      <w:rPr>
        <w:rFonts w:ascii="Georgia" w:hAnsi="Georgia" w:cs="Tahoma"/>
        <w:sz w:val="14"/>
        <w:lang w:val="en-US"/>
        <w:rPrChange w:id="223" w:author="Pinheiro Neto Advogados" w:date="2012-02-06T12:49:00Z">
          <w:rPr>
            <w:rFonts w:ascii="Georgia" w:hAnsi="Georgia" w:cs="Tahoma"/>
            <w:sz w:val="14"/>
          </w:rPr>
        </w:rPrChange>
      </w:rPr>
    </w:pPr>
    <w:ins w:id="224" w:author="Pinheiro Neto Advogados" w:date="2012-02-06T13:01:00Z">
      <w:r>
        <w:rPr>
          <w:rFonts w:ascii="Georgia" w:hAnsi="Georgia"/>
          <w:sz w:val="14"/>
        </w:rPr>
        <w:fldChar w:fldCharType="begin"/>
      </w:r>
      <w:r w:rsidR="00793E7C">
        <w:rPr>
          <w:rFonts w:ascii="Georgia" w:hAnsi="Georgia"/>
          <w:sz w:val="14"/>
        </w:rPr>
        <w:instrText xml:space="preserve"> DOCPROPERTY "iManageFooter"  \* MERGEFORMAT </w:instrText>
      </w:r>
    </w:ins>
    <w:r>
      <w:rPr>
        <w:rFonts w:ascii="Georgia" w:hAnsi="Georgia"/>
        <w:sz w:val="14"/>
      </w:rPr>
      <w:fldChar w:fldCharType="separate"/>
    </w:r>
    <w:ins w:id="225" w:author="Pinheiro Neto Advogados" w:date="2012-02-06T13:01:00Z">
      <w:r w:rsidR="00793E7C">
        <w:rPr>
          <w:rFonts w:ascii="Georgia" w:hAnsi="Georgia"/>
          <w:sz w:val="14"/>
        </w:rPr>
        <w:t xml:space="preserve">JUR_SP - 14212667v4 - 4660.319963 </w:t>
      </w:r>
      <w:r>
        <w:rPr>
          <w:rFonts w:ascii="Georgia" w:hAnsi="Georgia"/>
          <w:sz w:val="14"/>
        </w:rPr>
        <w:fldChar w:fldCharType="end"/>
      </w:r>
    </w:ins>
    <w:del w:id="226" w:author="Pinheiro Neto Advogados" w:date="2012-02-06T12:49:00Z">
      <w:r w:rsidDel="007D6E2D">
        <w:fldChar w:fldCharType="begin"/>
      </w:r>
      <w:r w:rsidRPr="005C79E9">
        <w:rPr>
          <w:lang w:val="en-US"/>
          <w:rPrChange w:id="227" w:author="Pinheiro Neto Advogados" w:date="2012-02-06T12:49:00Z">
            <w:rPr>
              <w:rFonts w:ascii="Times New Roman" w:hAnsi="Times New Roman"/>
              <w:sz w:val="26"/>
            </w:rPr>
          </w:rPrChange>
        </w:rPr>
        <w:delInstrText xml:space="preserve"> DOCPROPERTY "iManageFooter"  \* MERGEFORMAT </w:delInstrText>
      </w:r>
      <w:r w:rsidDel="007D6E2D">
        <w:fldChar w:fldCharType="separate"/>
      </w:r>
      <w:r w:rsidRPr="005C79E9">
        <w:rPr>
          <w:rFonts w:ascii="Georgia" w:hAnsi="Georgia"/>
          <w:sz w:val="14"/>
          <w:lang w:val="en-US"/>
          <w:rPrChange w:id="228" w:author="Pinheiro Neto Advogados" w:date="2012-02-06T12:49:00Z">
            <w:rPr>
              <w:rFonts w:ascii="Georgia" w:hAnsi="Georgia"/>
              <w:sz w:val="14"/>
            </w:rPr>
          </w:rPrChange>
        </w:rPr>
        <w:delText xml:space="preserve">JUR_SP - 14212667v2 - 4660.319963 </w:delText>
      </w:r>
      <w:r w:rsidDel="007D6E2D">
        <w:fldChar w:fldCharType="end"/>
      </w:r>
    </w:del>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E2D" w:rsidRDefault="007D6E2D">
    <w:pPr>
      <w:pStyle w:val="Rodap"/>
      <w:jc w:val="right"/>
      <w:rPr>
        <w:sz w:val="18"/>
      </w:rPr>
    </w:pPr>
    <w:r>
      <w:rPr>
        <w:rStyle w:val="Nmerodepgina"/>
        <w:sz w:val="18"/>
      </w:rPr>
      <w:t>Fl.</w:t>
    </w:r>
    <w:r w:rsidR="005C79E9">
      <w:rPr>
        <w:rStyle w:val="Nmerodepgina"/>
        <w:sz w:val="18"/>
      </w:rPr>
      <w:fldChar w:fldCharType="begin"/>
    </w:r>
    <w:r>
      <w:rPr>
        <w:rStyle w:val="Nmerodepgina"/>
        <w:sz w:val="18"/>
      </w:rPr>
      <w:instrText xml:space="preserve"> PAGE </w:instrText>
    </w:r>
    <w:r w:rsidR="005C79E9">
      <w:rPr>
        <w:rStyle w:val="Nmerodepgina"/>
        <w:sz w:val="18"/>
      </w:rPr>
      <w:fldChar w:fldCharType="separate"/>
    </w:r>
    <w:r>
      <w:rPr>
        <w:rStyle w:val="Nmerodepgina"/>
        <w:noProof/>
        <w:sz w:val="18"/>
      </w:rPr>
      <w:t>26</w:t>
    </w:r>
    <w:r w:rsidR="005C79E9">
      <w:rPr>
        <w:rStyle w:val="Nmerodepgina"/>
        <w:sz w:val="18"/>
      </w:rPr>
      <w:fldChar w:fldCharType="end"/>
    </w:r>
    <w:r>
      <w:rPr>
        <w:rStyle w:val="Nmerodepgina"/>
        <w:sz w:val="18"/>
      </w:rPr>
      <w:t>/</w:t>
    </w:r>
    <w:r w:rsidR="005C79E9">
      <w:rPr>
        <w:rStyle w:val="Nmerodepgina"/>
        <w:sz w:val="18"/>
      </w:rPr>
      <w:fldChar w:fldCharType="begin"/>
    </w:r>
    <w:r>
      <w:rPr>
        <w:rStyle w:val="Nmerodepgina"/>
        <w:sz w:val="18"/>
      </w:rPr>
      <w:instrText xml:space="preserve"> NUMPAGES </w:instrText>
    </w:r>
    <w:r w:rsidR="005C79E9">
      <w:rPr>
        <w:rStyle w:val="Nmerodepgina"/>
        <w:sz w:val="18"/>
      </w:rPr>
      <w:fldChar w:fldCharType="separate"/>
    </w:r>
    <w:r>
      <w:rPr>
        <w:rStyle w:val="Nmerodepgina"/>
        <w:noProof/>
        <w:sz w:val="18"/>
      </w:rPr>
      <w:t>50</w:t>
    </w:r>
    <w:r w:rsidR="005C79E9">
      <w:rPr>
        <w:rStyle w:val="Nmerodepgina"/>
        <w:sz w:val="18"/>
      </w:rPr>
      <w:fldChar w:fldCharType="end"/>
    </w:r>
  </w:p>
  <w:p w:rsidR="007D6E2D" w:rsidRDefault="007D6E2D">
    <w:pPr>
      <w:rPr>
        <w:sz w:val="23"/>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44F3" w:rsidRDefault="00FD44F3">
      <w:r>
        <w:separator/>
      </w:r>
    </w:p>
  </w:footnote>
  <w:footnote w:type="continuationSeparator" w:id="0">
    <w:p w:rsidR="00FD44F3" w:rsidRDefault="00FD44F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E2D" w:rsidRPr="00176C00" w:rsidRDefault="007D6E2D" w:rsidP="00277AE7">
    <w:pPr>
      <w:pStyle w:val="Cabealho"/>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C8F051B2"/>
    <w:lvl w:ilvl="0">
      <w:start w:val="1"/>
      <w:numFmt w:val="bullet"/>
      <w:lvlText w:val=""/>
      <w:lvlJc w:val="left"/>
      <w:pPr>
        <w:tabs>
          <w:tab w:val="num" w:pos="360"/>
        </w:tabs>
        <w:ind w:left="360" w:hanging="360"/>
      </w:pPr>
      <w:rPr>
        <w:rFonts w:ascii="Symbol" w:hAnsi="Symbol" w:hint="default"/>
      </w:rPr>
    </w:lvl>
  </w:abstractNum>
  <w:abstractNum w:abstractNumId="1">
    <w:nsid w:val="00000050"/>
    <w:multiLevelType w:val="hybridMultilevel"/>
    <w:tmpl w:val="9A785BF2"/>
    <w:lvl w:ilvl="0" w:tplc="FFFFFFFF">
      <w:start w:val="1"/>
      <w:numFmt w:val="lowerLetter"/>
      <w:lvlText w:val="%1)"/>
      <w:lvlJc w:val="left"/>
      <w:pPr>
        <w:tabs>
          <w:tab w:val="num" w:pos="1068"/>
        </w:tabs>
        <w:ind w:left="1068" w:hanging="360"/>
      </w:pPr>
      <w:rPr>
        <w:rFonts w:hint="default"/>
        <w:spacing w:val="0"/>
      </w:rPr>
    </w:lvl>
    <w:lvl w:ilvl="1" w:tplc="FFFFFFFF">
      <w:start w:val="1"/>
      <w:numFmt w:val="lowerLetter"/>
      <w:lvlText w:val="%2."/>
      <w:lvlJc w:val="left"/>
      <w:pPr>
        <w:tabs>
          <w:tab w:val="num" w:pos="1788"/>
        </w:tabs>
        <w:ind w:left="1788" w:hanging="360"/>
      </w:pPr>
      <w:rPr>
        <w:spacing w:val="0"/>
      </w:rPr>
    </w:lvl>
    <w:lvl w:ilvl="2" w:tplc="FFFFFFFF">
      <w:start w:val="1"/>
      <w:numFmt w:val="lowerRoman"/>
      <w:lvlText w:val="%3."/>
      <w:lvlJc w:val="right"/>
      <w:pPr>
        <w:tabs>
          <w:tab w:val="num" w:pos="2508"/>
        </w:tabs>
        <w:ind w:left="2508" w:hanging="180"/>
      </w:pPr>
      <w:rPr>
        <w:spacing w:val="0"/>
      </w:rPr>
    </w:lvl>
    <w:lvl w:ilvl="3" w:tplc="FFFFFFFF">
      <w:start w:val="1"/>
      <w:numFmt w:val="decimal"/>
      <w:lvlText w:val="%4."/>
      <w:lvlJc w:val="left"/>
      <w:pPr>
        <w:tabs>
          <w:tab w:val="num" w:pos="3228"/>
        </w:tabs>
        <w:ind w:left="3228" w:hanging="360"/>
      </w:pPr>
      <w:rPr>
        <w:spacing w:val="0"/>
      </w:rPr>
    </w:lvl>
    <w:lvl w:ilvl="4" w:tplc="FFFFFFFF">
      <w:start w:val="1"/>
      <w:numFmt w:val="lowerLetter"/>
      <w:lvlText w:val="%5."/>
      <w:lvlJc w:val="left"/>
      <w:pPr>
        <w:tabs>
          <w:tab w:val="num" w:pos="3948"/>
        </w:tabs>
        <w:ind w:left="3948" w:hanging="360"/>
      </w:pPr>
      <w:rPr>
        <w:spacing w:val="0"/>
      </w:rPr>
    </w:lvl>
    <w:lvl w:ilvl="5" w:tplc="FFFFFFFF">
      <w:start w:val="1"/>
      <w:numFmt w:val="lowerRoman"/>
      <w:lvlText w:val="%6."/>
      <w:lvlJc w:val="right"/>
      <w:pPr>
        <w:tabs>
          <w:tab w:val="num" w:pos="4668"/>
        </w:tabs>
        <w:ind w:left="4668" w:hanging="180"/>
      </w:pPr>
      <w:rPr>
        <w:spacing w:val="0"/>
      </w:rPr>
    </w:lvl>
    <w:lvl w:ilvl="6" w:tplc="FFFFFFFF">
      <w:start w:val="1"/>
      <w:numFmt w:val="decimal"/>
      <w:lvlText w:val="%7."/>
      <w:lvlJc w:val="left"/>
      <w:pPr>
        <w:tabs>
          <w:tab w:val="num" w:pos="5388"/>
        </w:tabs>
        <w:ind w:left="5388" w:hanging="360"/>
      </w:pPr>
      <w:rPr>
        <w:spacing w:val="0"/>
      </w:rPr>
    </w:lvl>
    <w:lvl w:ilvl="7" w:tplc="FFFFFFFF">
      <w:start w:val="1"/>
      <w:numFmt w:val="lowerLetter"/>
      <w:lvlText w:val="%8."/>
      <w:lvlJc w:val="left"/>
      <w:pPr>
        <w:tabs>
          <w:tab w:val="num" w:pos="6108"/>
        </w:tabs>
        <w:ind w:left="6108" w:hanging="360"/>
      </w:pPr>
      <w:rPr>
        <w:spacing w:val="0"/>
      </w:rPr>
    </w:lvl>
    <w:lvl w:ilvl="8" w:tplc="FFFFFFFF">
      <w:start w:val="1"/>
      <w:numFmt w:val="lowerRoman"/>
      <w:lvlText w:val="%9."/>
      <w:lvlJc w:val="right"/>
      <w:pPr>
        <w:tabs>
          <w:tab w:val="num" w:pos="6828"/>
        </w:tabs>
        <w:ind w:left="6828" w:hanging="180"/>
      </w:pPr>
      <w:rPr>
        <w:spacing w:val="0"/>
      </w:rPr>
    </w:lvl>
  </w:abstractNum>
  <w:abstractNum w:abstractNumId="2">
    <w:nsid w:val="0185749F"/>
    <w:multiLevelType w:val="hybridMultilevel"/>
    <w:tmpl w:val="E6805920"/>
    <w:lvl w:ilvl="0" w:tplc="5A840652">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nsid w:val="08015035"/>
    <w:multiLevelType w:val="hybridMultilevel"/>
    <w:tmpl w:val="3A600710"/>
    <w:lvl w:ilvl="0" w:tplc="C0A61EFE">
      <w:start w:val="14"/>
      <w:numFmt w:val="lowerLetter"/>
      <w:lvlText w:val="%1)"/>
      <w:lvlJc w:val="left"/>
      <w:pPr>
        <w:tabs>
          <w:tab w:val="num" w:pos="605"/>
        </w:tabs>
        <w:ind w:left="605" w:hanging="360"/>
      </w:pPr>
      <w:rPr>
        <w:rFonts w:hint="default"/>
      </w:rPr>
    </w:lvl>
    <w:lvl w:ilvl="1" w:tplc="04160019" w:tentative="1">
      <w:start w:val="1"/>
      <w:numFmt w:val="lowerLetter"/>
      <w:lvlText w:val="%2."/>
      <w:lvlJc w:val="left"/>
      <w:pPr>
        <w:tabs>
          <w:tab w:val="num" w:pos="1325"/>
        </w:tabs>
        <w:ind w:left="1325" w:hanging="360"/>
      </w:pPr>
    </w:lvl>
    <w:lvl w:ilvl="2" w:tplc="0416001B" w:tentative="1">
      <w:start w:val="1"/>
      <w:numFmt w:val="lowerRoman"/>
      <w:lvlText w:val="%3."/>
      <w:lvlJc w:val="right"/>
      <w:pPr>
        <w:tabs>
          <w:tab w:val="num" w:pos="2045"/>
        </w:tabs>
        <w:ind w:left="2045" w:hanging="180"/>
      </w:pPr>
    </w:lvl>
    <w:lvl w:ilvl="3" w:tplc="0416000F" w:tentative="1">
      <w:start w:val="1"/>
      <w:numFmt w:val="decimal"/>
      <w:lvlText w:val="%4."/>
      <w:lvlJc w:val="left"/>
      <w:pPr>
        <w:tabs>
          <w:tab w:val="num" w:pos="2765"/>
        </w:tabs>
        <w:ind w:left="2765" w:hanging="360"/>
      </w:pPr>
    </w:lvl>
    <w:lvl w:ilvl="4" w:tplc="04160019" w:tentative="1">
      <w:start w:val="1"/>
      <w:numFmt w:val="lowerLetter"/>
      <w:lvlText w:val="%5."/>
      <w:lvlJc w:val="left"/>
      <w:pPr>
        <w:tabs>
          <w:tab w:val="num" w:pos="3485"/>
        </w:tabs>
        <w:ind w:left="3485" w:hanging="360"/>
      </w:pPr>
    </w:lvl>
    <w:lvl w:ilvl="5" w:tplc="0416001B" w:tentative="1">
      <w:start w:val="1"/>
      <w:numFmt w:val="lowerRoman"/>
      <w:lvlText w:val="%6."/>
      <w:lvlJc w:val="right"/>
      <w:pPr>
        <w:tabs>
          <w:tab w:val="num" w:pos="4205"/>
        </w:tabs>
        <w:ind w:left="4205" w:hanging="180"/>
      </w:pPr>
    </w:lvl>
    <w:lvl w:ilvl="6" w:tplc="0416000F" w:tentative="1">
      <w:start w:val="1"/>
      <w:numFmt w:val="decimal"/>
      <w:lvlText w:val="%7."/>
      <w:lvlJc w:val="left"/>
      <w:pPr>
        <w:tabs>
          <w:tab w:val="num" w:pos="4925"/>
        </w:tabs>
        <w:ind w:left="4925" w:hanging="360"/>
      </w:pPr>
    </w:lvl>
    <w:lvl w:ilvl="7" w:tplc="04160019" w:tentative="1">
      <w:start w:val="1"/>
      <w:numFmt w:val="lowerLetter"/>
      <w:lvlText w:val="%8."/>
      <w:lvlJc w:val="left"/>
      <w:pPr>
        <w:tabs>
          <w:tab w:val="num" w:pos="5645"/>
        </w:tabs>
        <w:ind w:left="5645" w:hanging="360"/>
      </w:pPr>
    </w:lvl>
    <w:lvl w:ilvl="8" w:tplc="0416001B" w:tentative="1">
      <w:start w:val="1"/>
      <w:numFmt w:val="lowerRoman"/>
      <w:lvlText w:val="%9."/>
      <w:lvlJc w:val="right"/>
      <w:pPr>
        <w:tabs>
          <w:tab w:val="num" w:pos="6365"/>
        </w:tabs>
        <w:ind w:left="6365" w:hanging="180"/>
      </w:pPr>
    </w:lvl>
  </w:abstractNum>
  <w:abstractNum w:abstractNumId="4">
    <w:nsid w:val="0D05397A"/>
    <w:multiLevelType w:val="hybridMultilevel"/>
    <w:tmpl w:val="2CDA1C04"/>
    <w:lvl w:ilvl="0" w:tplc="E9E8F480">
      <w:start w:val="1"/>
      <w:numFmt w:val="lowerLetter"/>
      <w:lvlText w:val="(%1)"/>
      <w:lvlJc w:val="left"/>
      <w:pPr>
        <w:tabs>
          <w:tab w:val="num" w:pos="1800"/>
        </w:tabs>
        <w:ind w:left="1800" w:hanging="360"/>
      </w:pPr>
      <w:rPr>
        <w:rFonts w:cs="Times New Roman" w:hint="default"/>
      </w:rPr>
    </w:lvl>
    <w:lvl w:ilvl="1" w:tplc="04160019">
      <w:start w:val="1"/>
      <w:numFmt w:val="lowerLetter"/>
      <w:lvlText w:val="%2."/>
      <w:lvlJc w:val="left"/>
      <w:pPr>
        <w:tabs>
          <w:tab w:val="num" w:pos="2520"/>
        </w:tabs>
        <w:ind w:left="2520" w:hanging="360"/>
      </w:pPr>
      <w:rPr>
        <w:rFonts w:cs="Times New Roman"/>
      </w:rPr>
    </w:lvl>
    <w:lvl w:ilvl="2" w:tplc="0416001B">
      <w:start w:val="1"/>
      <w:numFmt w:val="lowerRoman"/>
      <w:lvlText w:val="%3."/>
      <w:lvlJc w:val="right"/>
      <w:pPr>
        <w:tabs>
          <w:tab w:val="num" w:pos="3240"/>
        </w:tabs>
        <w:ind w:left="3240" w:hanging="180"/>
      </w:pPr>
      <w:rPr>
        <w:rFonts w:cs="Times New Roman"/>
      </w:rPr>
    </w:lvl>
    <w:lvl w:ilvl="3" w:tplc="0416000F">
      <w:start w:val="1"/>
      <w:numFmt w:val="decimal"/>
      <w:lvlText w:val="%4."/>
      <w:lvlJc w:val="left"/>
      <w:pPr>
        <w:tabs>
          <w:tab w:val="num" w:pos="3960"/>
        </w:tabs>
        <w:ind w:left="3960" w:hanging="360"/>
      </w:pPr>
      <w:rPr>
        <w:rFonts w:cs="Times New Roman"/>
      </w:rPr>
    </w:lvl>
    <w:lvl w:ilvl="4" w:tplc="04160019">
      <w:start w:val="1"/>
      <w:numFmt w:val="lowerLetter"/>
      <w:lvlText w:val="%5."/>
      <w:lvlJc w:val="left"/>
      <w:pPr>
        <w:tabs>
          <w:tab w:val="num" w:pos="4680"/>
        </w:tabs>
        <w:ind w:left="4680" w:hanging="360"/>
      </w:pPr>
      <w:rPr>
        <w:rFonts w:cs="Times New Roman"/>
      </w:rPr>
    </w:lvl>
    <w:lvl w:ilvl="5" w:tplc="0416001B">
      <w:start w:val="1"/>
      <w:numFmt w:val="lowerRoman"/>
      <w:lvlText w:val="%6."/>
      <w:lvlJc w:val="right"/>
      <w:pPr>
        <w:tabs>
          <w:tab w:val="num" w:pos="5400"/>
        </w:tabs>
        <w:ind w:left="5400" w:hanging="180"/>
      </w:pPr>
      <w:rPr>
        <w:rFonts w:cs="Times New Roman"/>
      </w:rPr>
    </w:lvl>
    <w:lvl w:ilvl="6" w:tplc="0416000F">
      <w:start w:val="1"/>
      <w:numFmt w:val="decimal"/>
      <w:lvlText w:val="%7."/>
      <w:lvlJc w:val="left"/>
      <w:pPr>
        <w:tabs>
          <w:tab w:val="num" w:pos="6120"/>
        </w:tabs>
        <w:ind w:left="6120" w:hanging="360"/>
      </w:pPr>
      <w:rPr>
        <w:rFonts w:cs="Times New Roman"/>
      </w:rPr>
    </w:lvl>
    <w:lvl w:ilvl="7" w:tplc="04160019">
      <w:start w:val="1"/>
      <w:numFmt w:val="lowerLetter"/>
      <w:lvlText w:val="%8."/>
      <w:lvlJc w:val="left"/>
      <w:pPr>
        <w:tabs>
          <w:tab w:val="num" w:pos="6840"/>
        </w:tabs>
        <w:ind w:left="6840" w:hanging="360"/>
      </w:pPr>
      <w:rPr>
        <w:rFonts w:cs="Times New Roman"/>
      </w:rPr>
    </w:lvl>
    <w:lvl w:ilvl="8" w:tplc="0416001B">
      <w:start w:val="1"/>
      <w:numFmt w:val="lowerRoman"/>
      <w:lvlText w:val="%9."/>
      <w:lvlJc w:val="right"/>
      <w:pPr>
        <w:tabs>
          <w:tab w:val="num" w:pos="7560"/>
        </w:tabs>
        <w:ind w:left="7560" w:hanging="180"/>
      </w:pPr>
      <w:rPr>
        <w:rFonts w:cs="Times New Roman"/>
      </w:rPr>
    </w:lvl>
  </w:abstractNum>
  <w:abstractNum w:abstractNumId="5">
    <w:nsid w:val="11807FFB"/>
    <w:multiLevelType w:val="hybridMultilevel"/>
    <w:tmpl w:val="204A2AB6"/>
    <w:lvl w:ilvl="0" w:tplc="622ED88C">
      <w:start w:val="1"/>
      <w:numFmt w:val="lowerLetter"/>
      <w:lvlText w:val="(%1)"/>
      <w:lvlJc w:val="left"/>
      <w:pPr>
        <w:tabs>
          <w:tab w:val="num" w:pos="709"/>
        </w:tabs>
        <w:ind w:left="992" w:hanging="283"/>
      </w:pPr>
      <w:rPr>
        <w:rFonts w:hint="default"/>
      </w:rPr>
    </w:lvl>
    <w:lvl w:ilvl="1" w:tplc="04160019" w:tentative="1">
      <w:start w:val="1"/>
      <w:numFmt w:val="lowerLetter"/>
      <w:lvlText w:val="%2."/>
      <w:lvlJc w:val="left"/>
      <w:pPr>
        <w:tabs>
          <w:tab w:val="num" w:pos="2149"/>
        </w:tabs>
        <w:ind w:left="2149" w:hanging="360"/>
      </w:pPr>
    </w:lvl>
    <w:lvl w:ilvl="2" w:tplc="0416001B" w:tentative="1">
      <w:start w:val="1"/>
      <w:numFmt w:val="lowerRoman"/>
      <w:lvlText w:val="%3."/>
      <w:lvlJc w:val="right"/>
      <w:pPr>
        <w:tabs>
          <w:tab w:val="num" w:pos="2869"/>
        </w:tabs>
        <w:ind w:left="2869" w:hanging="180"/>
      </w:pPr>
    </w:lvl>
    <w:lvl w:ilvl="3" w:tplc="0416000F" w:tentative="1">
      <w:start w:val="1"/>
      <w:numFmt w:val="decimal"/>
      <w:lvlText w:val="%4."/>
      <w:lvlJc w:val="left"/>
      <w:pPr>
        <w:tabs>
          <w:tab w:val="num" w:pos="3589"/>
        </w:tabs>
        <w:ind w:left="3589" w:hanging="360"/>
      </w:pPr>
    </w:lvl>
    <w:lvl w:ilvl="4" w:tplc="04160019" w:tentative="1">
      <w:start w:val="1"/>
      <w:numFmt w:val="lowerLetter"/>
      <w:lvlText w:val="%5."/>
      <w:lvlJc w:val="left"/>
      <w:pPr>
        <w:tabs>
          <w:tab w:val="num" w:pos="4309"/>
        </w:tabs>
        <w:ind w:left="4309" w:hanging="360"/>
      </w:pPr>
    </w:lvl>
    <w:lvl w:ilvl="5" w:tplc="0416001B" w:tentative="1">
      <w:start w:val="1"/>
      <w:numFmt w:val="lowerRoman"/>
      <w:lvlText w:val="%6."/>
      <w:lvlJc w:val="right"/>
      <w:pPr>
        <w:tabs>
          <w:tab w:val="num" w:pos="5029"/>
        </w:tabs>
        <w:ind w:left="5029" w:hanging="180"/>
      </w:pPr>
    </w:lvl>
    <w:lvl w:ilvl="6" w:tplc="0416000F" w:tentative="1">
      <w:start w:val="1"/>
      <w:numFmt w:val="decimal"/>
      <w:lvlText w:val="%7."/>
      <w:lvlJc w:val="left"/>
      <w:pPr>
        <w:tabs>
          <w:tab w:val="num" w:pos="5749"/>
        </w:tabs>
        <w:ind w:left="5749" w:hanging="360"/>
      </w:pPr>
    </w:lvl>
    <w:lvl w:ilvl="7" w:tplc="04160019" w:tentative="1">
      <w:start w:val="1"/>
      <w:numFmt w:val="lowerLetter"/>
      <w:lvlText w:val="%8."/>
      <w:lvlJc w:val="left"/>
      <w:pPr>
        <w:tabs>
          <w:tab w:val="num" w:pos="6469"/>
        </w:tabs>
        <w:ind w:left="6469" w:hanging="360"/>
      </w:pPr>
    </w:lvl>
    <w:lvl w:ilvl="8" w:tplc="0416001B" w:tentative="1">
      <w:start w:val="1"/>
      <w:numFmt w:val="lowerRoman"/>
      <w:lvlText w:val="%9."/>
      <w:lvlJc w:val="right"/>
      <w:pPr>
        <w:tabs>
          <w:tab w:val="num" w:pos="7189"/>
        </w:tabs>
        <w:ind w:left="7189" w:hanging="180"/>
      </w:pPr>
    </w:lvl>
  </w:abstractNum>
  <w:abstractNum w:abstractNumId="6">
    <w:nsid w:val="123B0E3B"/>
    <w:multiLevelType w:val="hybridMultilevel"/>
    <w:tmpl w:val="1E5E8046"/>
    <w:lvl w:ilvl="0" w:tplc="5A840652">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nsid w:val="1C8B2672"/>
    <w:multiLevelType w:val="singleLevel"/>
    <w:tmpl w:val="27BEF732"/>
    <w:lvl w:ilvl="0">
      <w:start w:val="1"/>
      <w:numFmt w:val="decimal"/>
      <w:pStyle w:val="MF1"/>
      <w:lvlText w:val="%1."/>
      <w:lvlJc w:val="left"/>
      <w:pPr>
        <w:tabs>
          <w:tab w:val="num" w:pos="360"/>
        </w:tabs>
        <w:ind w:left="360" w:hanging="360"/>
      </w:pPr>
      <w:rPr>
        <w:rFonts w:hint="default"/>
      </w:rPr>
    </w:lvl>
  </w:abstractNum>
  <w:abstractNum w:abstractNumId="8">
    <w:nsid w:val="225666E4"/>
    <w:multiLevelType w:val="hybridMultilevel"/>
    <w:tmpl w:val="057E15BC"/>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nsid w:val="227238F9"/>
    <w:multiLevelType w:val="hybridMultilevel"/>
    <w:tmpl w:val="6F0A56EE"/>
    <w:lvl w:ilvl="0" w:tplc="71AE9406">
      <w:start w:val="1"/>
      <w:numFmt w:val="decimal"/>
      <w:lvlText w:val="4.%1."/>
      <w:lvlJc w:val="left"/>
      <w:pPr>
        <w:tabs>
          <w:tab w:val="num" w:pos="360"/>
        </w:tabs>
        <w:ind w:left="0" w:firstLine="0"/>
      </w:pPr>
      <w:rPr>
        <w:rFonts w:ascii="Times New Roman Negrito" w:hAnsi="Times New Roman Negrito" w:hint="default"/>
        <w:b/>
        <w:i w:val="0"/>
        <w:sz w:val="24"/>
      </w:rPr>
    </w:lvl>
    <w:lvl w:ilvl="1" w:tplc="7FD0B3D6">
      <w:start w:val="1"/>
      <w:numFmt w:val="decimal"/>
      <w:lvlText w:val="4.3.%2"/>
      <w:lvlJc w:val="left"/>
      <w:pPr>
        <w:tabs>
          <w:tab w:val="num" w:pos="0"/>
        </w:tabs>
        <w:ind w:left="0" w:firstLine="0"/>
      </w:pPr>
      <w:rPr>
        <w:rFonts w:ascii="Times New Roman" w:hAnsi="Times New Roman" w:hint="default"/>
        <w:b w:val="0"/>
        <w:i w:val="0"/>
        <w:sz w:val="24"/>
        <w:u w:val="none"/>
      </w:rPr>
    </w:lvl>
    <w:lvl w:ilvl="2" w:tplc="A4CCD7C0">
      <w:start w:val="1"/>
      <w:numFmt w:val="decimal"/>
      <w:lvlText w:val="4.2.1.%3"/>
      <w:lvlJc w:val="left"/>
      <w:pPr>
        <w:tabs>
          <w:tab w:val="num" w:pos="1980"/>
        </w:tabs>
        <w:ind w:left="1980" w:firstLine="0"/>
      </w:pPr>
      <w:rPr>
        <w:rFonts w:ascii="Times New Roman" w:hAnsi="Times New Roman" w:hint="default"/>
        <w:b w:val="0"/>
        <w:i w:val="0"/>
        <w:sz w:val="24"/>
      </w:rPr>
    </w:lvl>
    <w:lvl w:ilvl="3" w:tplc="A894BB4A">
      <w:start w:val="1"/>
      <w:numFmt w:val="lowerLetter"/>
      <w:lvlText w:val="(%4)"/>
      <w:lvlJc w:val="left"/>
      <w:pPr>
        <w:tabs>
          <w:tab w:val="num" w:pos="2520"/>
        </w:tabs>
        <w:ind w:left="2520" w:firstLine="0"/>
      </w:pPr>
      <w:rPr>
        <w:rFonts w:ascii="Times New Roman" w:hAnsi="Times New Roman" w:hint="default"/>
        <w:b w:val="0"/>
        <w:i w:val="0"/>
        <w:sz w:val="24"/>
      </w:r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nsid w:val="2381382C"/>
    <w:multiLevelType w:val="hybridMultilevel"/>
    <w:tmpl w:val="54024210"/>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28573936"/>
    <w:multiLevelType w:val="hybridMultilevel"/>
    <w:tmpl w:val="5F08221A"/>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nsid w:val="2B3953BC"/>
    <w:multiLevelType w:val="hybridMultilevel"/>
    <w:tmpl w:val="0CD213AA"/>
    <w:lvl w:ilvl="0" w:tplc="DB587956">
      <w:start w:val="1"/>
      <w:numFmt w:val="decimal"/>
      <w:lvlText w:val="6.%1."/>
      <w:lvlJc w:val="left"/>
      <w:pPr>
        <w:tabs>
          <w:tab w:val="num" w:pos="360"/>
        </w:tabs>
        <w:ind w:left="0" w:firstLine="0"/>
      </w:pPr>
      <w:rPr>
        <w:rFonts w:ascii="Times New Roman Negrito" w:hAnsi="Times New Roman Negrito" w:hint="default"/>
        <w:b/>
        <w:i w:val="0"/>
        <w:sz w:val="24"/>
      </w:rPr>
    </w:lvl>
    <w:lvl w:ilvl="1" w:tplc="4358F344">
      <w:start w:val="1"/>
      <w:numFmt w:val="decimal"/>
      <w:lvlText w:val="6.2.%2"/>
      <w:lvlJc w:val="left"/>
      <w:pPr>
        <w:tabs>
          <w:tab w:val="num" w:pos="1080"/>
        </w:tabs>
        <w:ind w:left="1080" w:firstLine="0"/>
      </w:pPr>
      <w:rPr>
        <w:rFonts w:ascii="Times New Roman" w:hAnsi="Times New Roman" w:hint="default"/>
        <w:b w:val="0"/>
        <w:i w:val="0"/>
        <w:sz w:val="24"/>
        <w:u w:val="none"/>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nsid w:val="2BDC5AEF"/>
    <w:multiLevelType w:val="hybridMultilevel"/>
    <w:tmpl w:val="AED239BA"/>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2E506E2C"/>
    <w:multiLevelType w:val="hybridMultilevel"/>
    <w:tmpl w:val="BAD897DA"/>
    <w:lvl w:ilvl="0" w:tplc="FFFFFFFF">
      <w:start w:val="1"/>
      <w:numFmt w:val="lowerLetter"/>
      <w:lvlText w:val="(%1)"/>
      <w:lvlJc w:val="left"/>
      <w:pPr>
        <w:tabs>
          <w:tab w:val="num" w:pos="1080"/>
        </w:tabs>
        <w:ind w:left="1080" w:hanging="360"/>
      </w:pPr>
      <w:rPr>
        <w:rFonts w:hint="default"/>
      </w:rPr>
    </w:lvl>
    <w:lvl w:ilvl="1" w:tplc="0416001B">
      <w:start w:val="1"/>
      <w:numFmt w:val="lowerRoman"/>
      <w:lvlText w:val="%2."/>
      <w:lvlJc w:val="righ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2F644C96"/>
    <w:multiLevelType w:val="multilevel"/>
    <w:tmpl w:val="F63045D2"/>
    <w:lvl w:ilvl="0">
      <w:start w:val="1"/>
      <w:numFmt w:val="lowerRoman"/>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6">
    <w:nsid w:val="2F8259DE"/>
    <w:multiLevelType w:val="hybridMultilevel"/>
    <w:tmpl w:val="FFF4F4B2"/>
    <w:lvl w:ilvl="0" w:tplc="E9E8F480">
      <w:start w:val="1"/>
      <w:numFmt w:val="lowerLetter"/>
      <w:lvlText w:val="(%1)"/>
      <w:lvlJc w:val="left"/>
      <w:pPr>
        <w:tabs>
          <w:tab w:val="num" w:pos="1800"/>
        </w:tabs>
        <w:ind w:left="1800" w:hanging="360"/>
      </w:pPr>
      <w:rPr>
        <w:rFonts w:cs="Times New Roman" w:hint="default"/>
      </w:rPr>
    </w:lvl>
    <w:lvl w:ilvl="1" w:tplc="04160019">
      <w:start w:val="1"/>
      <w:numFmt w:val="lowerLetter"/>
      <w:lvlText w:val="%2."/>
      <w:lvlJc w:val="left"/>
      <w:pPr>
        <w:tabs>
          <w:tab w:val="num" w:pos="2520"/>
        </w:tabs>
        <w:ind w:left="2520" w:hanging="360"/>
      </w:pPr>
      <w:rPr>
        <w:rFonts w:cs="Times New Roman"/>
      </w:rPr>
    </w:lvl>
    <w:lvl w:ilvl="2" w:tplc="0416001B">
      <w:start w:val="1"/>
      <w:numFmt w:val="lowerRoman"/>
      <w:lvlText w:val="%3."/>
      <w:lvlJc w:val="right"/>
      <w:pPr>
        <w:tabs>
          <w:tab w:val="num" w:pos="3240"/>
        </w:tabs>
        <w:ind w:left="3240" w:hanging="180"/>
      </w:pPr>
      <w:rPr>
        <w:rFonts w:cs="Times New Roman"/>
      </w:rPr>
    </w:lvl>
    <w:lvl w:ilvl="3" w:tplc="0416000F">
      <w:start w:val="1"/>
      <w:numFmt w:val="decimal"/>
      <w:lvlText w:val="%4."/>
      <w:lvlJc w:val="left"/>
      <w:pPr>
        <w:tabs>
          <w:tab w:val="num" w:pos="3960"/>
        </w:tabs>
        <w:ind w:left="3960" w:hanging="360"/>
      </w:pPr>
      <w:rPr>
        <w:rFonts w:cs="Times New Roman"/>
      </w:rPr>
    </w:lvl>
    <w:lvl w:ilvl="4" w:tplc="04160019">
      <w:start w:val="1"/>
      <w:numFmt w:val="lowerLetter"/>
      <w:lvlText w:val="%5."/>
      <w:lvlJc w:val="left"/>
      <w:pPr>
        <w:tabs>
          <w:tab w:val="num" w:pos="4680"/>
        </w:tabs>
        <w:ind w:left="4680" w:hanging="360"/>
      </w:pPr>
      <w:rPr>
        <w:rFonts w:cs="Times New Roman"/>
      </w:rPr>
    </w:lvl>
    <w:lvl w:ilvl="5" w:tplc="0416001B">
      <w:start w:val="1"/>
      <w:numFmt w:val="lowerRoman"/>
      <w:lvlText w:val="%6."/>
      <w:lvlJc w:val="right"/>
      <w:pPr>
        <w:tabs>
          <w:tab w:val="num" w:pos="5400"/>
        </w:tabs>
        <w:ind w:left="5400" w:hanging="180"/>
      </w:pPr>
      <w:rPr>
        <w:rFonts w:cs="Times New Roman"/>
      </w:rPr>
    </w:lvl>
    <w:lvl w:ilvl="6" w:tplc="0416000F">
      <w:start w:val="1"/>
      <w:numFmt w:val="decimal"/>
      <w:lvlText w:val="%7."/>
      <w:lvlJc w:val="left"/>
      <w:pPr>
        <w:tabs>
          <w:tab w:val="num" w:pos="6120"/>
        </w:tabs>
        <w:ind w:left="6120" w:hanging="360"/>
      </w:pPr>
      <w:rPr>
        <w:rFonts w:cs="Times New Roman"/>
      </w:rPr>
    </w:lvl>
    <w:lvl w:ilvl="7" w:tplc="04160019">
      <w:start w:val="1"/>
      <w:numFmt w:val="lowerLetter"/>
      <w:lvlText w:val="%8."/>
      <w:lvlJc w:val="left"/>
      <w:pPr>
        <w:tabs>
          <w:tab w:val="num" w:pos="6840"/>
        </w:tabs>
        <w:ind w:left="6840" w:hanging="360"/>
      </w:pPr>
      <w:rPr>
        <w:rFonts w:cs="Times New Roman"/>
      </w:rPr>
    </w:lvl>
    <w:lvl w:ilvl="8" w:tplc="0416001B">
      <w:start w:val="1"/>
      <w:numFmt w:val="lowerRoman"/>
      <w:lvlText w:val="%9."/>
      <w:lvlJc w:val="right"/>
      <w:pPr>
        <w:tabs>
          <w:tab w:val="num" w:pos="7560"/>
        </w:tabs>
        <w:ind w:left="7560" w:hanging="180"/>
      </w:pPr>
      <w:rPr>
        <w:rFonts w:cs="Times New Roman"/>
      </w:rPr>
    </w:lvl>
  </w:abstractNum>
  <w:abstractNum w:abstractNumId="17">
    <w:nsid w:val="3E3250B3"/>
    <w:multiLevelType w:val="hybridMultilevel"/>
    <w:tmpl w:val="1EA85980"/>
    <w:lvl w:ilvl="0" w:tplc="D406A36C">
      <w:start w:val="1"/>
      <w:numFmt w:val="lowerLetter"/>
      <w:lvlText w:val="(%1)"/>
      <w:lvlJc w:val="left"/>
      <w:pPr>
        <w:tabs>
          <w:tab w:val="num" w:pos="1080"/>
        </w:tabs>
        <w:ind w:left="108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nsid w:val="417145DA"/>
    <w:multiLevelType w:val="multilevel"/>
    <w:tmpl w:val="07746C3C"/>
    <w:lvl w:ilvl="0">
      <w:start w:val="6"/>
      <w:numFmt w:val="decimal"/>
      <w:lvlText w:val="%1"/>
      <w:lvlJc w:val="left"/>
      <w:pPr>
        <w:tabs>
          <w:tab w:val="num" w:pos="525"/>
        </w:tabs>
        <w:ind w:left="525" w:hanging="525"/>
      </w:pPr>
      <w:rPr>
        <w:rFonts w:hint="default"/>
      </w:rPr>
    </w:lvl>
    <w:lvl w:ilvl="1">
      <w:start w:val="4"/>
      <w:numFmt w:val="decimal"/>
      <w:lvlText w:val="%1.%2"/>
      <w:lvlJc w:val="left"/>
      <w:pPr>
        <w:tabs>
          <w:tab w:val="num" w:pos="879"/>
        </w:tabs>
        <w:ind w:left="879" w:hanging="525"/>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782"/>
        </w:tabs>
        <w:ind w:left="1782" w:hanging="72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632"/>
        </w:tabs>
        <w:ind w:left="4632" w:hanging="1800"/>
      </w:pPr>
      <w:rPr>
        <w:rFonts w:hint="default"/>
      </w:rPr>
    </w:lvl>
  </w:abstractNum>
  <w:abstractNum w:abstractNumId="19">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20">
    <w:nsid w:val="45AF13BC"/>
    <w:multiLevelType w:val="multilevel"/>
    <w:tmpl w:val="D42E79FA"/>
    <w:lvl w:ilvl="0">
      <w:start w:val="1"/>
      <w:numFmt w:val="decimal"/>
      <w:lvlText w:val="%1."/>
      <w:lvlJc w:val="left"/>
      <w:pPr>
        <w:tabs>
          <w:tab w:val="num" w:pos="709"/>
        </w:tabs>
        <w:ind w:left="709" w:hanging="709"/>
      </w:pPr>
      <w:rPr>
        <w:rFonts w:ascii="Times New Roman" w:hAnsi="Times New Roman" w:cs="Times New Roman" w:hint="default"/>
        <w:b w:val="0"/>
        <w:i w:val="0"/>
        <w:sz w:val="26"/>
      </w:rPr>
    </w:lvl>
    <w:lvl w:ilvl="1">
      <w:start w:val="1"/>
      <w:numFmt w:val="decimal"/>
      <w:lvlText w:val="%1.%2"/>
      <w:lvlJc w:val="left"/>
      <w:pPr>
        <w:tabs>
          <w:tab w:val="num" w:pos="709"/>
        </w:tabs>
        <w:ind w:left="709" w:hanging="709"/>
      </w:pPr>
      <w:rPr>
        <w:rFonts w:ascii="Times New Roman" w:hAnsi="Times New Roman" w:cs="Times New Roman" w:hint="default"/>
        <w:b w:val="0"/>
        <w:i w:val="0"/>
        <w:sz w:val="26"/>
      </w:rPr>
    </w:lvl>
    <w:lvl w:ilvl="2">
      <w:start w:val="1"/>
      <w:numFmt w:val="upperRoman"/>
      <w:lvlText w:val="%3."/>
      <w:lvlJc w:val="left"/>
      <w:pPr>
        <w:tabs>
          <w:tab w:val="num" w:pos="1418"/>
        </w:tabs>
        <w:ind w:left="1418" w:hanging="709"/>
      </w:pPr>
      <w:rPr>
        <w:rFonts w:ascii="Times New Roman" w:hAnsi="Times New Roman" w:cs="Times New Roman" w:hint="default"/>
        <w:b w:val="0"/>
        <w:i w:val="0"/>
        <w:sz w:val="26"/>
      </w:rPr>
    </w:lvl>
    <w:lvl w:ilvl="3">
      <w:start w:val="1"/>
      <w:numFmt w:val="lowerLetter"/>
      <w:lvlText w:val="(%4)"/>
      <w:lvlJc w:val="left"/>
      <w:pPr>
        <w:tabs>
          <w:tab w:val="num" w:pos="2126"/>
        </w:tabs>
        <w:ind w:left="2126" w:hanging="708"/>
      </w:pPr>
      <w:rPr>
        <w:rFonts w:ascii="Times New Roman" w:hAnsi="Times New Roman" w:cs="Times New Roman" w:hint="default"/>
        <w:b w:val="0"/>
        <w:i w:val="0"/>
        <w:sz w:val="26"/>
      </w:rPr>
    </w:lvl>
    <w:lvl w:ilvl="4">
      <w:start w:val="1"/>
      <w:numFmt w:val="decimal"/>
      <w:lvlText w:val="%1.%2.%5"/>
      <w:lvlJc w:val="left"/>
      <w:pPr>
        <w:tabs>
          <w:tab w:val="num" w:pos="709"/>
        </w:tabs>
        <w:ind w:left="709" w:hanging="709"/>
      </w:pPr>
      <w:rPr>
        <w:rFonts w:ascii="Times New Roman" w:hAnsi="Times New Roman" w:cs="Times New Roman" w:hint="default"/>
        <w:b w:val="0"/>
        <w:i w:val="0"/>
        <w:sz w:val="26"/>
      </w:rPr>
    </w:lvl>
    <w:lvl w:ilvl="5">
      <w:start w:val="1"/>
      <w:numFmt w:val="upperRoman"/>
      <w:lvlText w:val="%6."/>
      <w:lvlJc w:val="left"/>
      <w:pPr>
        <w:tabs>
          <w:tab w:val="num" w:pos="1418"/>
        </w:tabs>
        <w:ind w:left="1418" w:hanging="709"/>
      </w:pPr>
      <w:rPr>
        <w:rFonts w:ascii="Times New Roman" w:hAnsi="Times New Roman" w:cs="Times New Roman" w:hint="default"/>
        <w:b w:val="0"/>
        <w:i w:val="0"/>
        <w:sz w:val="26"/>
      </w:rPr>
    </w:lvl>
    <w:lvl w:ilvl="6">
      <w:start w:val="1"/>
      <w:numFmt w:val="lowerLetter"/>
      <w:lvlText w:val="(%7)"/>
      <w:lvlJc w:val="left"/>
      <w:pPr>
        <w:tabs>
          <w:tab w:val="num" w:pos="2126"/>
        </w:tabs>
        <w:ind w:left="2126" w:hanging="708"/>
      </w:pPr>
      <w:rPr>
        <w:rFonts w:ascii="Times New Roman" w:hAnsi="Times New Roman" w:cs="Times New Roman" w:hint="default"/>
        <w:b w:val="0"/>
        <w:i w:val="0"/>
        <w:sz w:val="26"/>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1">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CharChar1Char"/>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4B542B7B"/>
    <w:multiLevelType w:val="multilevel"/>
    <w:tmpl w:val="FCD62E8A"/>
    <w:lvl w:ilvl="0">
      <w:start w:val="1"/>
      <w:numFmt w:val="lowerRoman"/>
      <w:lvlText w:val="(%1)"/>
      <w:lvlJc w:val="left"/>
      <w:pPr>
        <w:tabs>
          <w:tab w:val="num" w:pos="737"/>
        </w:tabs>
        <w:ind w:left="737" w:hanging="737"/>
      </w:pPr>
      <w:rPr>
        <w:rFonts w:ascii="Times New Roman" w:hAnsi="Times New Roman" w:cs="Times New Roman" w:hint="default"/>
        <w:b w:val="0"/>
        <w:i w:val="0"/>
        <w:color w:val="auto"/>
        <w:sz w:val="26"/>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nsid w:val="4C90730B"/>
    <w:multiLevelType w:val="multilevel"/>
    <w:tmpl w:val="957C5B84"/>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6F00261"/>
    <w:multiLevelType w:val="singleLevel"/>
    <w:tmpl w:val="D406A36C"/>
    <w:lvl w:ilvl="0">
      <w:start w:val="1"/>
      <w:numFmt w:val="lowerLetter"/>
      <w:lvlText w:val="(%1)"/>
      <w:lvlJc w:val="left"/>
      <w:pPr>
        <w:tabs>
          <w:tab w:val="num" w:pos="1080"/>
        </w:tabs>
        <w:ind w:left="1080" w:hanging="360"/>
      </w:pPr>
      <w:rPr>
        <w:rFonts w:hint="default"/>
      </w:rPr>
    </w:lvl>
  </w:abstractNum>
  <w:abstractNum w:abstractNumId="25">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szCs w:val="22"/>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nsid w:val="57953280"/>
    <w:multiLevelType w:val="hybridMultilevel"/>
    <w:tmpl w:val="F112D090"/>
    <w:lvl w:ilvl="0" w:tplc="7DB03FAA">
      <w:start w:val="2"/>
      <w:numFmt w:val="lowerRoman"/>
      <w:lvlText w:val="(%1)"/>
      <w:lvlJc w:val="left"/>
      <w:pPr>
        <w:tabs>
          <w:tab w:val="num" w:pos="1146"/>
        </w:tabs>
        <w:ind w:left="1146" w:hanging="720"/>
      </w:pPr>
      <w:rPr>
        <w:rFonts w:hint="default"/>
      </w:rPr>
    </w:lvl>
    <w:lvl w:ilvl="1" w:tplc="04160019">
      <w:start w:val="1"/>
      <w:numFmt w:val="lowerLetter"/>
      <w:lvlText w:val="%2."/>
      <w:lvlJc w:val="left"/>
      <w:pPr>
        <w:tabs>
          <w:tab w:val="num" w:pos="1506"/>
        </w:tabs>
        <w:ind w:left="1506" w:hanging="360"/>
      </w:pPr>
    </w:lvl>
    <w:lvl w:ilvl="2" w:tplc="0416001B" w:tentative="1">
      <w:start w:val="1"/>
      <w:numFmt w:val="lowerRoman"/>
      <w:lvlText w:val="%3."/>
      <w:lvlJc w:val="right"/>
      <w:pPr>
        <w:tabs>
          <w:tab w:val="num" w:pos="2226"/>
        </w:tabs>
        <w:ind w:left="2226" w:hanging="180"/>
      </w:pPr>
    </w:lvl>
    <w:lvl w:ilvl="3" w:tplc="0416000F" w:tentative="1">
      <w:start w:val="1"/>
      <w:numFmt w:val="decimal"/>
      <w:lvlText w:val="%4."/>
      <w:lvlJc w:val="left"/>
      <w:pPr>
        <w:tabs>
          <w:tab w:val="num" w:pos="2946"/>
        </w:tabs>
        <w:ind w:left="2946" w:hanging="360"/>
      </w:pPr>
    </w:lvl>
    <w:lvl w:ilvl="4" w:tplc="04160019" w:tentative="1">
      <w:start w:val="1"/>
      <w:numFmt w:val="lowerLetter"/>
      <w:lvlText w:val="%5."/>
      <w:lvlJc w:val="left"/>
      <w:pPr>
        <w:tabs>
          <w:tab w:val="num" w:pos="3666"/>
        </w:tabs>
        <w:ind w:left="3666" w:hanging="360"/>
      </w:pPr>
    </w:lvl>
    <w:lvl w:ilvl="5" w:tplc="0416001B" w:tentative="1">
      <w:start w:val="1"/>
      <w:numFmt w:val="lowerRoman"/>
      <w:lvlText w:val="%6."/>
      <w:lvlJc w:val="right"/>
      <w:pPr>
        <w:tabs>
          <w:tab w:val="num" w:pos="4386"/>
        </w:tabs>
        <w:ind w:left="4386" w:hanging="180"/>
      </w:pPr>
    </w:lvl>
    <w:lvl w:ilvl="6" w:tplc="0416000F" w:tentative="1">
      <w:start w:val="1"/>
      <w:numFmt w:val="decimal"/>
      <w:lvlText w:val="%7."/>
      <w:lvlJc w:val="left"/>
      <w:pPr>
        <w:tabs>
          <w:tab w:val="num" w:pos="5106"/>
        </w:tabs>
        <w:ind w:left="5106" w:hanging="360"/>
      </w:pPr>
    </w:lvl>
    <w:lvl w:ilvl="7" w:tplc="04160019" w:tentative="1">
      <w:start w:val="1"/>
      <w:numFmt w:val="lowerLetter"/>
      <w:lvlText w:val="%8."/>
      <w:lvlJc w:val="left"/>
      <w:pPr>
        <w:tabs>
          <w:tab w:val="num" w:pos="5826"/>
        </w:tabs>
        <w:ind w:left="5826" w:hanging="360"/>
      </w:pPr>
    </w:lvl>
    <w:lvl w:ilvl="8" w:tplc="0416001B" w:tentative="1">
      <w:start w:val="1"/>
      <w:numFmt w:val="lowerRoman"/>
      <w:lvlText w:val="%9."/>
      <w:lvlJc w:val="right"/>
      <w:pPr>
        <w:tabs>
          <w:tab w:val="num" w:pos="6546"/>
        </w:tabs>
        <w:ind w:left="6546" w:hanging="180"/>
      </w:pPr>
    </w:lvl>
  </w:abstractNum>
  <w:abstractNum w:abstractNumId="27">
    <w:nsid w:val="5A2B7DB3"/>
    <w:multiLevelType w:val="hybridMultilevel"/>
    <w:tmpl w:val="330820F6"/>
    <w:lvl w:ilvl="0" w:tplc="0F42A1EA">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8">
    <w:nsid w:val="5C502CE5"/>
    <w:multiLevelType w:val="hybridMultilevel"/>
    <w:tmpl w:val="277C2DC0"/>
    <w:lvl w:ilvl="0" w:tplc="7C622790">
      <w:start w:val="1"/>
      <w:numFmt w:val="lowerRoman"/>
      <w:lvlText w:val="(%1)"/>
      <w:lvlJc w:val="left"/>
      <w:pPr>
        <w:tabs>
          <w:tab w:val="num" w:pos="1146"/>
        </w:tabs>
        <w:ind w:left="1146" w:hanging="720"/>
      </w:pPr>
      <w:rPr>
        <w:rFonts w:hint="default"/>
      </w:rPr>
    </w:lvl>
    <w:lvl w:ilvl="1" w:tplc="04160019" w:tentative="1">
      <w:start w:val="1"/>
      <w:numFmt w:val="lowerLetter"/>
      <w:lvlText w:val="%2."/>
      <w:lvlJc w:val="left"/>
      <w:pPr>
        <w:tabs>
          <w:tab w:val="num" w:pos="1506"/>
        </w:tabs>
        <w:ind w:left="1506" w:hanging="360"/>
      </w:pPr>
    </w:lvl>
    <w:lvl w:ilvl="2" w:tplc="0416001B" w:tentative="1">
      <w:start w:val="1"/>
      <w:numFmt w:val="lowerRoman"/>
      <w:lvlText w:val="%3."/>
      <w:lvlJc w:val="right"/>
      <w:pPr>
        <w:tabs>
          <w:tab w:val="num" w:pos="2226"/>
        </w:tabs>
        <w:ind w:left="2226" w:hanging="180"/>
      </w:pPr>
    </w:lvl>
    <w:lvl w:ilvl="3" w:tplc="0416000F" w:tentative="1">
      <w:start w:val="1"/>
      <w:numFmt w:val="decimal"/>
      <w:lvlText w:val="%4."/>
      <w:lvlJc w:val="left"/>
      <w:pPr>
        <w:tabs>
          <w:tab w:val="num" w:pos="2946"/>
        </w:tabs>
        <w:ind w:left="2946" w:hanging="360"/>
      </w:pPr>
    </w:lvl>
    <w:lvl w:ilvl="4" w:tplc="04160019" w:tentative="1">
      <w:start w:val="1"/>
      <w:numFmt w:val="lowerLetter"/>
      <w:lvlText w:val="%5."/>
      <w:lvlJc w:val="left"/>
      <w:pPr>
        <w:tabs>
          <w:tab w:val="num" w:pos="3666"/>
        </w:tabs>
        <w:ind w:left="3666" w:hanging="360"/>
      </w:pPr>
    </w:lvl>
    <w:lvl w:ilvl="5" w:tplc="0416001B" w:tentative="1">
      <w:start w:val="1"/>
      <w:numFmt w:val="lowerRoman"/>
      <w:lvlText w:val="%6."/>
      <w:lvlJc w:val="right"/>
      <w:pPr>
        <w:tabs>
          <w:tab w:val="num" w:pos="4386"/>
        </w:tabs>
        <w:ind w:left="4386" w:hanging="180"/>
      </w:pPr>
    </w:lvl>
    <w:lvl w:ilvl="6" w:tplc="0416000F" w:tentative="1">
      <w:start w:val="1"/>
      <w:numFmt w:val="decimal"/>
      <w:lvlText w:val="%7."/>
      <w:lvlJc w:val="left"/>
      <w:pPr>
        <w:tabs>
          <w:tab w:val="num" w:pos="5106"/>
        </w:tabs>
        <w:ind w:left="5106" w:hanging="360"/>
      </w:pPr>
    </w:lvl>
    <w:lvl w:ilvl="7" w:tplc="04160019" w:tentative="1">
      <w:start w:val="1"/>
      <w:numFmt w:val="lowerLetter"/>
      <w:lvlText w:val="%8."/>
      <w:lvlJc w:val="left"/>
      <w:pPr>
        <w:tabs>
          <w:tab w:val="num" w:pos="5826"/>
        </w:tabs>
        <w:ind w:left="5826" w:hanging="360"/>
      </w:pPr>
    </w:lvl>
    <w:lvl w:ilvl="8" w:tplc="0416001B" w:tentative="1">
      <w:start w:val="1"/>
      <w:numFmt w:val="lowerRoman"/>
      <w:lvlText w:val="%9."/>
      <w:lvlJc w:val="right"/>
      <w:pPr>
        <w:tabs>
          <w:tab w:val="num" w:pos="6546"/>
        </w:tabs>
        <w:ind w:left="6546" w:hanging="180"/>
      </w:pPr>
    </w:lvl>
  </w:abstractNum>
  <w:abstractNum w:abstractNumId="29">
    <w:nsid w:val="64A8502B"/>
    <w:multiLevelType w:val="hybridMultilevel"/>
    <w:tmpl w:val="03B44A84"/>
    <w:lvl w:ilvl="0" w:tplc="5E00ACA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0">
    <w:nsid w:val="65A065DA"/>
    <w:multiLevelType w:val="hybridMultilevel"/>
    <w:tmpl w:val="68260F18"/>
    <w:lvl w:ilvl="0" w:tplc="CACC8DEE">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nsid w:val="684143DC"/>
    <w:multiLevelType w:val="multilevel"/>
    <w:tmpl w:val="047C5666"/>
    <w:lvl w:ilvl="0">
      <w:start w:val="6"/>
      <w:numFmt w:val="decimal"/>
      <w:lvlText w:val="%1."/>
      <w:lvlJc w:val="left"/>
      <w:pPr>
        <w:ind w:left="495" w:hanging="495"/>
      </w:pPr>
    </w:lvl>
    <w:lvl w:ilvl="1">
      <w:start w:val="4"/>
      <w:numFmt w:val="decimal"/>
      <w:lvlText w:val="%1.%2."/>
      <w:lvlJc w:val="left"/>
      <w:pPr>
        <w:ind w:left="675" w:hanging="495"/>
      </w:pPr>
    </w:lvl>
    <w:lvl w:ilvl="2">
      <w:start w:val="2"/>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800" w:hanging="1080"/>
      </w:pPr>
    </w:lvl>
    <w:lvl w:ilvl="5">
      <w:start w:val="1"/>
      <w:numFmt w:val="decimal"/>
      <w:lvlText w:val="%1.%2.%3.%4.%5.%6."/>
      <w:lvlJc w:val="left"/>
      <w:pPr>
        <w:ind w:left="1980" w:hanging="1080"/>
      </w:pPr>
    </w:lvl>
    <w:lvl w:ilvl="6">
      <w:start w:val="1"/>
      <w:numFmt w:val="decimal"/>
      <w:lvlText w:val="%1.%2.%3.%4.%5.%6.%7."/>
      <w:lvlJc w:val="left"/>
      <w:pPr>
        <w:ind w:left="2520" w:hanging="1440"/>
      </w:pPr>
    </w:lvl>
    <w:lvl w:ilvl="7">
      <w:start w:val="1"/>
      <w:numFmt w:val="decimal"/>
      <w:lvlText w:val="%1.%2.%3.%4.%5.%6.%7.%8."/>
      <w:lvlJc w:val="left"/>
      <w:pPr>
        <w:ind w:left="2700" w:hanging="1440"/>
      </w:pPr>
    </w:lvl>
    <w:lvl w:ilvl="8">
      <w:start w:val="1"/>
      <w:numFmt w:val="decimal"/>
      <w:lvlText w:val="%1.%2.%3.%4.%5.%6.%7.%8.%9."/>
      <w:lvlJc w:val="left"/>
      <w:pPr>
        <w:ind w:left="3240" w:hanging="1800"/>
      </w:pPr>
    </w:lvl>
  </w:abstractNum>
  <w:abstractNum w:abstractNumId="32">
    <w:nsid w:val="694F46F4"/>
    <w:multiLevelType w:val="hybridMultilevel"/>
    <w:tmpl w:val="62FA8BB8"/>
    <w:lvl w:ilvl="0" w:tplc="5E00ACA6">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3">
    <w:nsid w:val="6A057EF9"/>
    <w:multiLevelType w:val="hybridMultilevel"/>
    <w:tmpl w:val="1B920FEC"/>
    <w:lvl w:ilvl="0" w:tplc="03624764">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4">
    <w:nsid w:val="6CF1363C"/>
    <w:multiLevelType w:val="hybridMultilevel"/>
    <w:tmpl w:val="AA949E52"/>
    <w:lvl w:ilvl="0" w:tplc="2848DFEA">
      <w:start w:val="2"/>
      <w:numFmt w:val="lowerLetter"/>
      <w:lvlText w:val="(%1)"/>
      <w:lvlJc w:val="left"/>
      <w:pPr>
        <w:tabs>
          <w:tab w:val="num" w:pos="1425"/>
        </w:tabs>
        <w:ind w:left="1425" w:hanging="705"/>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nsid w:val="77276DE8"/>
    <w:multiLevelType w:val="hybridMultilevel"/>
    <w:tmpl w:val="1B920FEC"/>
    <w:lvl w:ilvl="0" w:tplc="03624764">
      <w:start w:val="1"/>
      <w:numFmt w:val="lowerRoman"/>
      <w:lvlText w:val="(%1)"/>
      <w:lvlJc w:val="left"/>
      <w:pPr>
        <w:tabs>
          <w:tab w:val="num" w:pos="1080"/>
        </w:tabs>
        <w:ind w:left="1080" w:hanging="72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6">
    <w:nsid w:val="78D3041D"/>
    <w:multiLevelType w:val="hybridMultilevel"/>
    <w:tmpl w:val="DB1C5864"/>
    <w:lvl w:ilvl="0" w:tplc="8228B4FE">
      <w:start w:val="1"/>
      <w:numFmt w:val="lowerLetter"/>
      <w:lvlText w:val="(%1)"/>
      <w:lvlJc w:val="left"/>
      <w:pPr>
        <w:tabs>
          <w:tab w:val="num" w:pos="1353"/>
        </w:tabs>
        <w:ind w:left="1353" w:hanging="36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nsid w:val="7CB45687"/>
    <w:multiLevelType w:val="hybridMultilevel"/>
    <w:tmpl w:val="93C0C46E"/>
    <w:lvl w:ilvl="0" w:tplc="5A840652">
      <w:start w:val="1"/>
      <w:numFmt w:val="lowerRoman"/>
      <w:lvlText w:val="(%1)"/>
      <w:lvlJc w:val="left"/>
      <w:pPr>
        <w:tabs>
          <w:tab w:val="num" w:pos="1080"/>
        </w:tabs>
        <w:ind w:left="1080" w:hanging="720"/>
      </w:pPr>
      <w:rPr>
        <w:rFonts w:hint="default"/>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38">
    <w:nsid w:val="7DEA3DFF"/>
    <w:multiLevelType w:val="hybridMultilevel"/>
    <w:tmpl w:val="DE7843BC"/>
    <w:lvl w:ilvl="0" w:tplc="2766E81A">
      <w:start w:val="1"/>
      <w:numFmt w:val="lowerLetter"/>
      <w:lvlText w:val="(%1)"/>
      <w:lvlJc w:val="left"/>
      <w:pPr>
        <w:tabs>
          <w:tab w:val="num" w:pos="1065"/>
        </w:tabs>
        <w:ind w:left="1065" w:hanging="705"/>
      </w:pPr>
      <w:rPr>
        <w:rFonts w:hint="default"/>
        <w:color w:val="auto"/>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7"/>
  </w:num>
  <w:num w:numId="2">
    <w:abstractNumId w:val="24"/>
  </w:num>
  <w:num w:numId="3">
    <w:abstractNumId w:val="19"/>
  </w:num>
  <w:num w:numId="4">
    <w:abstractNumId w:val="13"/>
  </w:num>
  <w:num w:numId="5">
    <w:abstractNumId w:val="36"/>
  </w:num>
  <w:num w:numId="6">
    <w:abstractNumId w:val="14"/>
  </w:num>
  <w:num w:numId="7">
    <w:abstractNumId w:val="10"/>
  </w:num>
  <w:num w:numId="8">
    <w:abstractNumId w:val="11"/>
  </w:num>
  <w:num w:numId="9">
    <w:abstractNumId w:val="21"/>
  </w:num>
  <w:num w:numId="10">
    <w:abstractNumId w:val="0"/>
  </w:num>
  <w:num w:numId="11">
    <w:abstractNumId w:val="38"/>
  </w:num>
  <w:num w:numId="12">
    <w:abstractNumId w:val="18"/>
  </w:num>
  <w:num w:numId="13">
    <w:abstractNumId w:val="37"/>
  </w:num>
  <w:num w:numId="14">
    <w:abstractNumId w:val="16"/>
  </w:num>
  <w:num w:numId="15">
    <w:abstractNumId w:val="34"/>
  </w:num>
  <w:num w:numId="16">
    <w:abstractNumId w:val="28"/>
  </w:num>
  <w:num w:numId="17">
    <w:abstractNumId w:val="26"/>
  </w:num>
  <w:num w:numId="18">
    <w:abstractNumId w:val="9"/>
  </w:num>
  <w:num w:numId="19">
    <w:abstractNumId w:val="12"/>
  </w:num>
  <w:num w:numId="20">
    <w:abstractNumId w:val="15"/>
  </w:num>
  <w:num w:numId="21">
    <w:abstractNumId w:val="6"/>
  </w:num>
  <w:num w:numId="22">
    <w:abstractNumId w:val="1"/>
    <w:lvlOverride w:ilvl="0">
      <w:lvl w:ilvl="0" w:tplc="FFFFFFFF">
        <w:start w:val="1"/>
        <w:numFmt w:val="lowerLetter"/>
        <w:lvlText w:val="(%1)"/>
        <w:lvlJc w:val="left"/>
        <w:pPr>
          <w:tabs>
            <w:tab w:val="num" w:pos="720"/>
          </w:tabs>
          <w:ind w:left="720" w:hanging="720"/>
        </w:pPr>
        <w:rPr>
          <w:rFonts w:ascii="Times New Roman" w:hAnsi="Times New Roman" w:hint="default"/>
          <w:sz w:val="26"/>
        </w:rPr>
      </w:lvl>
    </w:lvlOverride>
    <w:lvlOverride w:ilvl="1">
      <w:lvl w:ilvl="1" w:tplc="FFFFFFFF" w:tentative="1">
        <w:start w:val="1"/>
        <w:numFmt w:val="lowerLetter"/>
        <w:lvlText w:val="%2."/>
        <w:lvlJc w:val="left"/>
        <w:pPr>
          <w:tabs>
            <w:tab w:val="num" w:pos="1440"/>
          </w:tabs>
          <w:ind w:left="1440" w:hanging="360"/>
        </w:pPr>
      </w:lvl>
    </w:lvlOverride>
    <w:lvlOverride w:ilvl="2">
      <w:lvl w:ilvl="2" w:tplc="FFFFFFFF" w:tentative="1">
        <w:start w:val="1"/>
        <w:numFmt w:val="lowerRoman"/>
        <w:lvlText w:val="%3."/>
        <w:lvlJc w:val="right"/>
        <w:pPr>
          <w:tabs>
            <w:tab w:val="num" w:pos="2160"/>
          </w:tabs>
          <w:ind w:left="2160" w:hanging="180"/>
        </w:pPr>
      </w:lvl>
    </w:lvlOverride>
    <w:lvlOverride w:ilvl="3">
      <w:lvl w:ilvl="3" w:tplc="FFFFFFFF" w:tentative="1">
        <w:start w:val="1"/>
        <w:numFmt w:val="decimal"/>
        <w:lvlText w:val="%4."/>
        <w:lvlJc w:val="left"/>
        <w:pPr>
          <w:tabs>
            <w:tab w:val="num" w:pos="2880"/>
          </w:tabs>
          <w:ind w:left="2880" w:hanging="360"/>
        </w:pPr>
      </w:lvl>
    </w:lvlOverride>
    <w:lvlOverride w:ilvl="4">
      <w:lvl w:ilvl="4" w:tplc="FFFFFFFF" w:tentative="1">
        <w:start w:val="1"/>
        <w:numFmt w:val="lowerLetter"/>
        <w:lvlText w:val="%5."/>
        <w:lvlJc w:val="left"/>
        <w:pPr>
          <w:tabs>
            <w:tab w:val="num" w:pos="3600"/>
          </w:tabs>
          <w:ind w:left="3600" w:hanging="360"/>
        </w:pPr>
      </w:lvl>
    </w:lvlOverride>
    <w:lvlOverride w:ilvl="5">
      <w:lvl w:ilvl="5" w:tplc="FFFFFFFF" w:tentative="1">
        <w:start w:val="1"/>
        <w:numFmt w:val="lowerRoman"/>
        <w:lvlText w:val="%6."/>
        <w:lvlJc w:val="right"/>
        <w:pPr>
          <w:tabs>
            <w:tab w:val="num" w:pos="4320"/>
          </w:tabs>
          <w:ind w:left="4320" w:hanging="180"/>
        </w:pPr>
      </w:lvl>
    </w:lvlOverride>
    <w:lvlOverride w:ilvl="6">
      <w:lvl w:ilvl="6" w:tplc="FFFFFFFF" w:tentative="1">
        <w:start w:val="1"/>
        <w:numFmt w:val="decimal"/>
        <w:lvlText w:val="%7."/>
        <w:lvlJc w:val="left"/>
        <w:pPr>
          <w:tabs>
            <w:tab w:val="num" w:pos="5040"/>
          </w:tabs>
          <w:ind w:left="5040" w:hanging="360"/>
        </w:pPr>
      </w:lvl>
    </w:lvlOverride>
    <w:lvlOverride w:ilvl="7">
      <w:lvl w:ilvl="7" w:tplc="FFFFFFFF" w:tentative="1">
        <w:start w:val="1"/>
        <w:numFmt w:val="lowerLetter"/>
        <w:lvlText w:val="%8."/>
        <w:lvlJc w:val="left"/>
        <w:pPr>
          <w:tabs>
            <w:tab w:val="num" w:pos="5760"/>
          </w:tabs>
          <w:ind w:left="5760" w:hanging="360"/>
        </w:pPr>
      </w:lvl>
    </w:lvlOverride>
    <w:lvlOverride w:ilvl="8">
      <w:lvl w:ilvl="8" w:tplc="FFFFFFFF" w:tentative="1">
        <w:start w:val="1"/>
        <w:numFmt w:val="lowerRoman"/>
        <w:lvlText w:val="%9."/>
        <w:lvlJc w:val="right"/>
        <w:pPr>
          <w:tabs>
            <w:tab w:val="num" w:pos="6480"/>
          </w:tabs>
          <w:ind w:left="6480" w:hanging="180"/>
        </w:pPr>
      </w:lvl>
    </w:lvlOverride>
  </w:num>
  <w:num w:numId="23">
    <w:abstractNumId w:val="2"/>
  </w:num>
  <w:num w:numId="24">
    <w:abstractNumId w:val="33"/>
  </w:num>
  <w:num w:numId="25">
    <w:abstractNumId w:val="27"/>
  </w:num>
  <w:num w:numId="26">
    <w:abstractNumId w:val="30"/>
  </w:num>
  <w:num w:numId="27">
    <w:abstractNumId w:val="8"/>
  </w:num>
  <w:num w:numId="28">
    <w:abstractNumId w:val="17"/>
  </w:num>
  <w:num w:numId="29">
    <w:abstractNumId w:val="5"/>
  </w:num>
  <w:num w:numId="30">
    <w:abstractNumId w:val="4"/>
  </w:num>
  <w:num w:numId="31">
    <w:abstractNumId w:val="32"/>
  </w:num>
  <w:num w:numId="32">
    <w:abstractNumId w:val="1"/>
  </w:num>
  <w:num w:numId="33">
    <w:abstractNumId w:val="23"/>
  </w:num>
  <w:num w:numId="34">
    <w:abstractNumId w:val="25"/>
  </w:num>
  <w:num w:numId="35">
    <w:abstractNumId w:val="22"/>
  </w:num>
  <w:num w:numId="36">
    <w:abstractNumId w:val="31"/>
    <w:lvlOverride w:ilvl="0">
      <w:startOverride w:val="6"/>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9"/>
  </w:num>
  <w:num w:numId="38">
    <w:abstractNumId w:val="35"/>
  </w:num>
  <w:num w:numId="39">
    <w:abstractNumId w:val="3"/>
  </w:num>
  <w:num w:numId="40">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trackRevisions/>
  <w:defaultTabStop w:val="709"/>
  <w:hyphenationZone w:val="425"/>
  <w:characterSpacingControl w:val="doNotCompress"/>
  <w:footnotePr>
    <w:footnote w:id="-1"/>
    <w:footnote w:id="0"/>
  </w:footnotePr>
  <w:endnotePr>
    <w:endnote w:id="-1"/>
    <w:endnote w:id="0"/>
  </w:endnotePr>
  <w:compat/>
  <w:rsids>
    <w:rsidRoot w:val="001B4DE2"/>
    <w:rsid w:val="00000095"/>
    <w:rsid w:val="00000CEC"/>
    <w:rsid w:val="00002127"/>
    <w:rsid w:val="000034D8"/>
    <w:rsid w:val="00005EEE"/>
    <w:rsid w:val="000100C6"/>
    <w:rsid w:val="00014F17"/>
    <w:rsid w:val="00020C80"/>
    <w:rsid w:val="00021791"/>
    <w:rsid w:val="00026E67"/>
    <w:rsid w:val="00027E5A"/>
    <w:rsid w:val="00033960"/>
    <w:rsid w:val="00035547"/>
    <w:rsid w:val="00035AED"/>
    <w:rsid w:val="00035C7C"/>
    <w:rsid w:val="000462BA"/>
    <w:rsid w:val="000502BA"/>
    <w:rsid w:val="000512A8"/>
    <w:rsid w:val="000519EC"/>
    <w:rsid w:val="000532E0"/>
    <w:rsid w:val="0005404E"/>
    <w:rsid w:val="00061560"/>
    <w:rsid w:val="00064274"/>
    <w:rsid w:val="00073675"/>
    <w:rsid w:val="00074E6E"/>
    <w:rsid w:val="0007600E"/>
    <w:rsid w:val="000777F6"/>
    <w:rsid w:val="00082F9C"/>
    <w:rsid w:val="000837CA"/>
    <w:rsid w:val="000839DF"/>
    <w:rsid w:val="00090118"/>
    <w:rsid w:val="00090E32"/>
    <w:rsid w:val="00093F03"/>
    <w:rsid w:val="000956C5"/>
    <w:rsid w:val="0009603E"/>
    <w:rsid w:val="000A0EEB"/>
    <w:rsid w:val="000A334A"/>
    <w:rsid w:val="000A5E36"/>
    <w:rsid w:val="000A64B7"/>
    <w:rsid w:val="000B0721"/>
    <w:rsid w:val="000B09CB"/>
    <w:rsid w:val="000B45CF"/>
    <w:rsid w:val="000B49ED"/>
    <w:rsid w:val="000B5A13"/>
    <w:rsid w:val="000B5E55"/>
    <w:rsid w:val="000B746B"/>
    <w:rsid w:val="000C0217"/>
    <w:rsid w:val="000C0A6C"/>
    <w:rsid w:val="000C2F2E"/>
    <w:rsid w:val="000C7099"/>
    <w:rsid w:val="000D1BF1"/>
    <w:rsid w:val="000D463D"/>
    <w:rsid w:val="000D6406"/>
    <w:rsid w:val="000D7394"/>
    <w:rsid w:val="000D783C"/>
    <w:rsid w:val="000E54B1"/>
    <w:rsid w:val="000E6D4D"/>
    <w:rsid w:val="000F00BC"/>
    <w:rsid w:val="000F2851"/>
    <w:rsid w:val="000F5B4C"/>
    <w:rsid w:val="000F7194"/>
    <w:rsid w:val="00102F1A"/>
    <w:rsid w:val="001054E5"/>
    <w:rsid w:val="00105FFC"/>
    <w:rsid w:val="001130CE"/>
    <w:rsid w:val="00115461"/>
    <w:rsid w:val="00116164"/>
    <w:rsid w:val="00117D88"/>
    <w:rsid w:val="00117E62"/>
    <w:rsid w:val="00120427"/>
    <w:rsid w:val="001213F1"/>
    <w:rsid w:val="001229D6"/>
    <w:rsid w:val="001247DA"/>
    <w:rsid w:val="001259EE"/>
    <w:rsid w:val="00126417"/>
    <w:rsid w:val="00130824"/>
    <w:rsid w:val="00131D42"/>
    <w:rsid w:val="001369AA"/>
    <w:rsid w:val="00136BD5"/>
    <w:rsid w:val="00140FF5"/>
    <w:rsid w:val="00142360"/>
    <w:rsid w:val="00142E8F"/>
    <w:rsid w:val="0014633F"/>
    <w:rsid w:val="0015181C"/>
    <w:rsid w:val="00152C5E"/>
    <w:rsid w:val="00153440"/>
    <w:rsid w:val="00153E58"/>
    <w:rsid w:val="00155390"/>
    <w:rsid w:val="001554B5"/>
    <w:rsid w:val="00156680"/>
    <w:rsid w:val="00156EE1"/>
    <w:rsid w:val="00161696"/>
    <w:rsid w:val="0016241F"/>
    <w:rsid w:val="00162EA6"/>
    <w:rsid w:val="00164862"/>
    <w:rsid w:val="0017227F"/>
    <w:rsid w:val="001724A9"/>
    <w:rsid w:val="00173295"/>
    <w:rsid w:val="00173986"/>
    <w:rsid w:val="0018027A"/>
    <w:rsid w:val="001821BB"/>
    <w:rsid w:val="0018335F"/>
    <w:rsid w:val="001840FB"/>
    <w:rsid w:val="00184637"/>
    <w:rsid w:val="00184EDA"/>
    <w:rsid w:val="00185019"/>
    <w:rsid w:val="001878C7"/>
    <w:rsid w:val="0019791D"/>
    <w:rsid w:val="00197DDA"/>
    <w:rsid w:val="001A2582"/>
    <w:rsid w:val="001A317F"/>
    <w:rsid w:val="001A44CC"/>
    <w:rsid w:val="001A5429"/>
    <w:rsid w:val="001B06DB"/>
    <w:rsid w:val="001B102F"/>
    <w:rsid w:val="001B4816"/>
    <w:rsid w:val="001B4DE2"/>
    <w:rsid w:val="001B4DFC"/>
    <w:rsid w:val="001B5801"/>
    <w:rsid w:val="001B7190"/>
    <w:rsid w:val="001C2068"/>
    <w:rsid w:val="001C5C3D"/>
    <w:rsid w:val="001C6EA9"/>
    <w:rsid w:val="001C7873"/>
    <w:rsid w:val="001D7DD1"/>
    <w:rsid w:val="001E3CEC"/>
    <w:rsid w:val="001E4560"/>
    <w:rsid w:val="001E61B8"/>
    <w:rsid w:val="001E7137"/>
    <w:rsid w:val="001E72B9"/>
    <w:rsid w:val="001F0C7A"/>
    <w:rsid w:val="001F4EDF"/>
    <w:rsid w:val="001F547D"/>
    <w:rsid w:val="001F595C"/>
    <w:rsid w:val="001F6993"/>
    <w:rsid w:val="001F6A13"/>
    <w:rsid w:val="001F751D"/>
    <w:rsid w:val="002003D4"/>
    <w:rsid w:val="0020169C"/>
    <w:rsid w:val="00205EF3"/>
    <w:rsid w:val="00206282"/>
    <w:rsid w:val="00206DD3"/>
    <w:rsid w:val="002073D6"/>
    <w:rsid w:val="002123E1"/>
    <w:rsid w:val="00212644"/>
    <w:rsid w:val="00215F3B"/>
    <w:rsid w:val="0022591B"/>
    <w:rsid w:val="0022688C"/>
    <w:rsid w:val="00230219"/>
    <w:rsid w:val="00232D15"/>
    <w:rsid w:val="00235EFB"/>
    <w:rsid w:val="0023795F"/>
    <w:rsid w:val="00237E22"/>
    <w:rsid w:val="00240340"/>
    <w:rsid w:val="002421A9"/>
    <w:rsid w:val="00242ED6"/>
    <w:rsid w:val="00244290"/>
    <w:rsid w:val="00247C84"/>
    <w:rsid w:val="002537D5"/>
    <w:rsid w:val="00253F97"/>
    <w:rsid w:val="002572B5"/>
    <w:rsid w:val="00257C4D"/>
    <w:rsid w:val="00257D7D"/>
    <w:rsid w:val="002669EA"/>
    <w:rsid w:val="00267C91"/>
    <w:rsid w:val="00272D49"/>
    <w:rsid w:val="00274741"/>
    <w:rsid w:val="00275D2E"/>
    <w:rsid w:val="00277AE7"/>
    <w:rsid w:val="002815F0"/>
    <w:rsid w:val="002857DD"/>
    <w:rsid w:val="00287746"/>
    <w:rsid w:val="002904B6"/>
    <w:rsid w:val="00290675"/>
    <w:rsid w:val="00290F88"/>
    <w:rsid w:val="00291858"/>
    <w:rsid w:val="00292C6F"/>
    <w:rsid w:val="00297B83"/>
    <w:rsid w:val="002A0035"/>
    <w:rsid w:val="002A5860"/>
    <w:rsid w:val="002A6055"/>
    <w:rsid w:val="002A74BE"/>
    <w:rsid w:val="002A76E6"/>
    <w:rsid w:val="002B01B5"/>
    <w:rsid w:val="002B2AEA"/>
    <w:rsid w:val="002B39DC"/>
    <w:rsid w:val="002B5616"/>
    <w:rsid w:val="002C1BEB"/>
    <w:rsid w:val="002C41A2"/>
    <w:rsid w:val="002C5A13"/>
    <w:rsid w:val="002C6E83"/>
    <w:rsid w:val="002D2CD2"/>
    <w:rsid w:val="002D44B6"/>
    <w:rsid w:val="002D5286"/>
    <w:rsid w:val="002D56FE"/>
    <w:rsid w:val="002E2B35"/>
    <w:rsid w:val="002E3803"/>
    <w:rsid w:val="002E50BB"/>
    <w:rsid w:val="002E5769"/>
    <w:rsid w:val="002E6CD1"/>
    <w:rsid w:val="002F031D"/>
    <w:rsid w:val="002F1EF7"/>
    <w:rsid w:val="002F568D"/>
    <w:rsid w:val="00303218"/>
    <w:rsid w:val="0030537E"/>
    <w:rsid w:val="00305DFD"/>
    <w:rsid w:val="00306B38"/>
    <w:rsid w:val="003077DB"/>
    <w:rsid w:val="00307EC0"/>
    <w:rsid w:val="00314E06"/>
    <w:rsid w:val="00315C42"/>
    <w:rsid w:val="00322694"/>
    <w:rsid w:val="00326EA0"/>
    <w:rsid w:val="00345FAA"/>
    <w:rsid w:val="00347693"/>
    <w:rsid w:val="00347FF3"/>
    <w:rsid w:val="00352DC2"/>
    <w:rsid w:val="00353A56"/>
    <w:rsid w:val="003546B9"/>
    <w:rsid w:val="0036178C"/>
    <w:rsid w:val="00362264"/>
    <w:rsid w:val="00362D45"/>
    <w:rsid w:val="00364711"/>
    <w:rsid w:val="003673D3"/>
    <w:rsid w:val="003677B1"/>
    <w:rsid w:val="00370D05"/>
    <w:rsid w:val="00375E96"/>
    <w:rsid w:val="00375FF1"/>
    <w:rsid w:val="00376194"/>
    <w:rsid w:val="00376D0B"/>
    <w:rsid w:val="0038290B"/>
    <w:rsid w:val="00383908"/>
    <w:rsid w:val="00384007"/>
    <w:rsid w:val="003873FF"/>
    <w:rsid w:val="003874B3"/>
    <w:rsid w:val="00396E7E"/>
    <w:rsid w:val="00396F83"/>
    <w:rsid w:val="003972EA"/>
    <w:rsid w:val="003973CE"/>
    <w:rsid w:val="003973F2"/>
    <w:rsid w:val="003A40AB"/>
    <w:rsid w:val="003A5903"/>
    <w:rsid w:val="003C406B"/>
    <w:rsid w:val="003C5B94"/>
    <w:rsid w:val="003C78F1"/>
    <w:rsid w:val="003D124C"/>
    <w:rsid w:val="003D3335"/>
    <w:rsid w:val="003D5240"/>
    <w:rsid w:val="003D698E"/>
    <w:rsid w:val="003D6A71"/>
    <w:rsid w:val="003D7C07"/>
    <w:rsid w:val="003E03D8"/>
    <w:rsid w:val="003E0817"/>
    <w:rsid w:val="003E3077"/>
    <w:rsid w:val="003F1E58"/>
    <w:rsid w:val="003F3353"/>
    <w:rsid w:val="004000C0"/>
    <w:rsid w:val="00405C2A"/>
    <w:rsid w:val="004065F8"/>
    <w:rsid w:val="0041167D"/>
    <w:rsid w:val="00412E68"/>
    <w:rsid w:val="004139CB"/>
    <w:rsid w:val="00415098"/>
    <w:rsid w:val="00416628"/>
    <w:rsid w:val="004203B7"/>
    <w:rsid w:val="004230A7"/>
    <w:rsid w:val="0042696A"/>
    <w:rsid w:val="00427052"/>
    <w:rsid w:val="00430245"/>
    <w:rsid w:val="00441107"/>
    <w:rsid w:val="00442777"/>
    <w:rsid w:val="00444E4C"/>
    <w:rsid w:val="00447A30"/>
    <w:rsid w:val="00447BC3"/>
    <w:rsid w:val="00451CD5"/>
    <w:rsid w:val="004527B6"/>
    <w:rsid w:val="00452DF7"/>
    <w:rsid w:val="0045369C"/>
    <w:rsid w:val="0045387F"/>
    <w:rsid w:val="004605F0"/>
    <w:rsid w:val="00465144"/>
    <w:rsid w:val="00470041"/>
    <w:rsid w:val="00475E7B"/>
    <w:rsid w:val="004763B7"/>
    <w:rsid w:val="004777C4"/>
    <w:rsid w:val="00477E79"/>
    <w:rsid w:val="00485EF5"/>
    <w:rsid w:val="004906F4"/>
    <w:rsid w:val="0049090A"/>
    <w:rsid w:val="00491710"/>
    <w:rsid w:val="00491E2E"/>
    <w:rsid w:val="00495F37"/>
    <w:rsid w:val="00495F4B"/>
    <w:rsid w:val="0049668F"/>
    <w:rsid w:val="004A04B8"/>
    <w:rsid w:val="004A3E2B"/>
    <w:rsid w:val="004A4128"/>
    <w:rsid w:val="004A4AB7"/>
    <w:rsid w:val="004A52C9"/>
    <w:rsid w:val="004A5DD3"/>
    <w:rsid w:val="004B17C8"/>
    <w:rsid w:val="004B2CC0"/>
    <w:rsid w:val="004B45FD"/>
    <w:rsid w:val="004B720D"/>
    <w:rsid w:val="004C4A92"/>
    <w:rsid w:val="004C4F25"/>
    <w:rsid w:val="004D0E2F"/>
    <w:rsid w:val="004D1D22"/>
    <w:rsid w:val="004D4B8E"/>
    <w:rsid w:val="004D525A"/>
    <w:rsid w:val="004D7586"/>
    <w:rsid w:val="004E0C74"/>
    <w:rsid w:val="004E262E"/>
    <w:rsid w:val="004F515F"/>
    <w:rsid w:val="004F5853"/>
    <w:rsid w:val="004F6570"/>
    <w:rsid w:val="004F6A11"/>
    <w:rsid w:val="004F7150"/>
    <w:rsid w:val="0050377A"/>
    <w:rsid w:val="005108F5"/>
    <w:rsid w:val="00512A08"/>
    <w:rsid w:val="00512A1B"/>
    <w:rsid w:val="005164A3"/>
    <w:rsid w:val="00520F60"/>
    <w:rsid w:val="00521564"/>
    <w:rsid w:val="005234BA"/>
    <w:rsid w:val="00525902"/>
    <w:rsid w:val="005326AD"/>
    <w:rsid w:val="00533BC0"/>
    <w:rsid w:val="005341D8"/>
    <w:rsid w:val="00536FF9"/>
    <w:rsid w:val="00540860"/>
    <w:rsid w:val="005408FE"/>
    <w:rsid w:val="00541810"/>
    <w:rsid w:val="00543653"/>
    <w:rsid w:val="0054499C"/>
    <w:rsid w:val="0054500D"/>
    <w:rsid w:val="0054573E"/>
    <w:rsid w:val="005460F3"/>
    <w:rsid w:val="005477DF"/>
    <w:rsid w:val="00553109"/>
    <w:rsid w:val="0055359B"/>
    <w:rsid w:val="00553B40"/>
    <w:rsid w:val="00553CE4"/>
    <w:rsid w:val="0055637D"/>
    <w:rsid w:val="0056057C"/>
    <w:rsid w:val="005608F5"/>
    <w:rsid w:val="00564411"/>
    <w:rsid w:val="00566201"/>
    <w:rsid w:val="00567D0E"/>
    <w:rsid w:val="0057203B"/>
    <w:rsid w:val="005728C5"/>
    <w:rsid w:val="005729F9"/>
    <w:rsid w:val="00580A82"/>
    <w:rsid w:val="00580CBD"/>
    <w:rsid w:val="0058658A"/>
    <w:rsid w:val="005908C1"/>
    <w:rsid w:val="00593BB7"/>
    <w:rsid w:val="00594D26"/>
    <w:rsid w:val="00595257"/>
    <w:rsid w:val="005A25D5"/>
    <w:rsid w:val="005A620C"/>
    <w:rsid w:val="005A7A71"/>
    <w:rsid w:val="005B012A"/>
    <w:rsid w:val="005B33BA"/>
    <w:rsid w:val="005B660B"/>
    <w:rsid w:val="005C0002"/>
    <w:rsid w:val="005C02DF"/>
    <w:rsid w:val="005C073A"/>
    <w:rsid w:val="005C3D8E"/>
    <w:rsid w:val="005C79E9"/>
    <w:rsid w:val="005D2805"/>
    <w:rsid w:val="005E0D9E"/>
    <w:rsid w:val="005E2A84"/>
    <w:rsid w:val="005E4367"/>
    <w:rsid w:val="005F24C4"/>
    <w:rsid w:val="005F2B4F"/>
    <w:rsid w:val="005F5B0A"/>
    <w:rsid w:val="005F5D02"/>
    <w:rsid w:val="005F61E9"/>
    <w:rsid w:val="005F70E9"/>
    <w:rsid w:val="005F7B7D"/>
    <w:rsid w:val="00601C34"/>
    <w:rsid w:val="00601F97"/>
    <w:rsid w:val="00605EC1"/>
    <w:rsid w:val="00605FDF"/>
    <w:rsid w:val="00611766"/>
    <w:rsid w:val="00612940"/>
    <w:rsid w:val="00617C84"/>
    <w:rsid w:val="006224A2"/>
    <w:rsid w:val="00622B1F"/>
    <w:rsid w:val="00622ECA"/>
    <w:rsid w:val="00624944"/>
    <w:rsid w:val="00626AE7"/>
    <w:rsid w:val="00630673"/>
    <w:rsid w:val="00630A42"/>
    <w:rsid w:val="00631062"/>
    <w:rsid w:val="0063199B"/>
    <w:rsid w:val="0063243B"/>
    <w:rsid w:val="00634BED"/>
    <w:rsid w:val="00636045"/>
    <w:rsid w:val="00636CCC"/>
    <w:rsid w:val="00637A6F"/>
    <w:rsid w:val="006435D1"/>
    <w:rsid w:val="006444B2"/>
    <w:rsid w:val="00646984"/>
    <w:rsid w:val="00651229"/>
    <w:rsid w:val="00651622"/>
    <w:rsid w:val="006516D8"/>
    <w:rsid w:val="00654CB9"/>
    <w:rsid w:val="00655042"/>
    <w:rsid w:val="00655F2E"/>
    <w:rsid w:val="00656597"/>
    <w:rsid w:val="00656ADE"/>
    <w:rsid w:val="00661586"/>
    <w:rsid w:val="00661A08"/>
    <w:rsid w:val="006648F3"/>
    <w:rsid w:val="00665B23"/>
    <w:rsid w:val="006726DE"/>
    <w:rsid w:val="00672C6D"/>
    <w:rsid w:val="00673721"/>
    <w:rsid w:val="00674B89"/>
    <w:rsid w:val="00676B25"/>
    <w:rsid w:val="006777B1"/>
    <w:rsid w:val="00680873"/>
    <w:rsid w:val="00682B49"/>
    <w:rsid w:val="00693641"/>
    <w:rsid w:val="0069369C"/>
    <w:rsid w:val="00693935"/>
    <w:rsid w:val="006942DB"/>
    <w:rsid w:val="00694301"/>
    <w:rsid w:val="006968F1"/>
    <w:rsid w:val="006A1802"/>
    <w:rsid w:val="006A2289"/>
    <w:rsid w:val="006A2956"/>
    <w:rsid w:val="006A64AB"/>
    <w:rsid w:val="006B0EA0"/>
    <w:rsid w:val="006B2058"/>
    <w:rsid w:val="006B29FD"/>
    <w:rsid w:val="006B7E84"/>
    <w:rsid w:val="006C33AD"/>
    <w:rsid w:val="006C37E1"/>
    <w:rsid w:val="006C3C70"/>
    <w:rsid w:val="006C4A91"/>
    <w:rsid w:val="006C6E99"/>
    <w:rsid w:val="006C7402"/>
    <w:rsid w:val="006D1544"/>
    <w:rsid w:val="006D170B"/>
    <w:rsid w:val="006D2203"/>
    <w:rsid w:val="006D283C"/>
    <w:rsid w:val="006D3DED"/>
    <w:rsid w:val="006D54A8"/>
    <w:rsid w:val="006D67F1"/>
    <w:rsid w:val="006D6AE4"/>
    <w:rsid w:val="006E05B8"/>
    <w:rsid w:val="006E2489"/>
    <w:rsid w:val="006E37B1"/>
    <w:rsid w:val="006E41FD"/>
    <w:rsid w:val="006E6781"/>
    <w:rsid w:val="006E7FB6"/>
    <w:rsid w:val="006F0305"/>
    <w:rsid w:val="00700234"/>
    <w:rsid w:val="00702D7A"/>
    <w:rsid w:val="00702E66"/>
    <w:rsid w:val="00703653"/>
    <w:rsid w:val="00703687"/>
    <w:rsid w:val="0071324F"/>
    <w:rsid w:val="00714EEA"/>
    <w:rsid w:val="00715319"/>
    <w:rsid w:val="00720F2A"/>
    <w:rsid w:val="007226C2"/>
    <w:rsid w:val="00722D96"/>
    <w:rsid w:val="00724813"/>
    <w:rsid w:val="0073049B"/>
    <w:rsid w:val="0073357D"/>
    <w:rsid w:val="007342B5"/>
    <w:rsid w:val="00741513"/>
    <w:rsid w:val="007450B2"/>
    <w:rsid w:val="00746141"/>
    <w:rsid w:val="00747DC2"/>
    <w:rsid w:val="0075095C"/>
    <w:rsid w:val="00760F94"/>
    <w:rsid w:val="0076205A"/>
    <w:rsid w:val="00764E2A"/>
    <w:rsid w:val="00764E5E"/>
    <w:rsid w:val="007654A5"/>
    <w:rsid w:val="007655AC"/>
    <w:rsid w:val="00765628"/>
    <w:rsid w:val="00765FE2"/>
    <w:rsid w:val="0078012A"/>
    <w:rsid w:val="00780132"/>
    <w:rsid w:val="00784630"/>
    <w:rsid w:val="007857A8"/>
    <w:rsid w:val="007862FC"/>
    <w:rsid w:val="00786322"/>
    <w:rsid w:val="00787D62"/>
    <w:rsid w:val="00787E83"/>
    <w:rsid w:val="00791BD2"/>
    <w:rsid w:val="00792935"/>
    <w:rsid w:val="00793E7C"/>
    <w:rsid w:val="00794F1F"/>
    <w:rsid w:val="00795A58"/>
    <w:rsid w:val="007A2117"/>
    <w:rsid w:val="007A2B58"/>
    <w:rsid w:val="007A2BE2"/>
    <w:rsid w:val="007A7A06"/>
    <w:rsid w:val="007A7DF1"/>
    <w:rsid w:val="007B1178"/>
    <w:rsid w:val="007B3845"/>
    <w:rsid w:val="007B48F2"/>
    <w:rsid w:val="007B5446"/>
    <w:rsid w:val="007C3372"/>
    <w:rsid w:val="007C4355"/>
    <w:rsid w:val="007D0E58"/>
    <w:rsid w:val="007D30EC"/>
    <w:rsid w:val="007D6E2D"/>
    <w:rsid w:val="007E4175"/>
    <w:rsid w:val="007E4473"/>
    <w:rsid w:val="007F05EB"/>
    <w:rsid w:val="007F092F"/>
    <w:rsid w:val="007F460C"/>
    <w:rsid w:val="007F7736"/>
    <w:rsid w:val="00800D98"/>
    <w:rsid w:val="0080406B"/>
    <w:rsid w:val="00813A4C"/>
    <w:rsid w:val="00817121"/>
    <w:rsid w:val="008206C0"/>
    <w:rsid w:val="00821A79"/>
    <w:rsid w:val="00822601"/>
    <w:rsid w:val="00822CF5"/>
    <w:rsid w:val="0082612B"/>
    <w:rsid w:val="0082733B"/>
    <w:rsid w:val="00832FF3"/>
    <w:rsid w:val="00833192"/>
    <w:rsid w:val="008339B8"/>
    <w:rsid w:val="008348B0"/>
    <w:rsid w:val="00834B3A"/>
    <w:rsid w:val="00840967"/>
    <w:rsid w:val="008454DD"/>
    <w:rsid w:val="00851346"/>
    <w:rsid w:val="00855769"/>
    <w:rsid w:val="00860C12"/>
    <w:rsid w:val="00861758"/>
    <w:rsid w:val="00861A01"/>
    <w:rsid w:val="00864E67"/>
    <w:rsid w:val="0086503E"/>
    <w:rsid w:val="00865805"/>
    <w:rsid w:val="00874441"/>
    <w:rsid w:val="008766E2"/>
    <w:rsid w:val="008829FC"/>
    <w:rsid w:val="00886487"/>
    <w:rsid w:val="008868A5"/>
    <w:rsid w:val="00897B63"/>
    <w:rsid w:val="008A0D94"/>
    <w:rsid w:val="008A1648"/>
    <w:rsid w:val="008A31FD"/>
    <w:rsid w:val="008A3F82"/>
    <w:rsid w:val="008A51C4"/>
    <w:rsid w:val="008B04F2"/>
    <w:rsid w:val="008B110F"/>
    <w:rsid w:val="008B2FC4"/>
    <w:rsid w:val="008C0EB8"/>
    <w:rsid w:val="008C1B8B"/>
    <w:rsid w:val="008C1CA2"/>
    <w:rsid w:val="008C406B"/>
    <w:rsid w:val="008C41AC"/>
    <w:rsid w:val="008C4676"/>
    <w:rsid w:val="008C4B50"/>
    <w:rsid w:val="008C5074"/>
    <w:rsid w:val="008E01EB"/>
    <w:rsid w:val="008E0F26"/>
    <w:rsid w:val="008E4608"/>
    <w:rsid w:val="008E651B"/>
    <w:rsid w:val="008F3199"/>
    <w:rsid w:val="008F39CA"/>
    <w:rsid w:val="008F4BB5"/>
    <w:rsid w:val="008F63F6"/>
    <w:rsid w:val="008F65C8"/>
    <w:rsid w:val="009019E5"/>
    <w:rsid w:val="0090735B"/>
    <w:rsid w:val="009130D5"/>
    <w:rsid w:val="00915A61"/>
    <w:rsid w:val="00916C77"/>
    <w:rsid w:val="00917089"/>
    <w:rsid w:val="00921D14"/>
    <w:rsid w:val="009269F1"/>
    <w:rsid w:val="009332F0"/>
    <w:rsid w:val="00936940"/>
    <w:rsid w:val="00944974"/>
    <w:rsid w:val="0094694B"/>
    <w:rsid w:val="0094782B"/>
    <w:rsid w:val="009503F5"/>
    <w:rsid w:val="00952D28"/>
    <w:rsid w:val="00962A53"/>
    <w:rsid w:val="00962FC0"/>
    <w:rsid w:val="009648C5"/>
    <w:rsid w:val="00965622"/>
    <w:rsid w:val="00966C58"/>
    <w:rsid w:val="009670A8"/>
    <w:rsid w:val="00972A0F"/>
    <w:rsid w:val="0097515F"/>
    <w:rsid w:val="0097629A"/>
    <w:rsid w:val="00977ADE"/>
    <w:rsid w:val="00980712"/>
    <w:rsid w:val="009824AD"/>
    <w:rsid w:val="00984025"/>
    <w:rsid w:val="009906EB"/>
    <w:rsid w:val="00990DEB"/>
    <w:rsid w:val="009941EE"/>
    <w:rsid w:val="00994E7E"/>
    <w:rsid w:val="0099501B"/>
    <w:rsid w:val="009A175E"/>
    <w:rsid w:val="009A2728"/>
    <w:rsid w:val="009A50D6"/>
    <w:rsid w:val="009A5D40"/>
    <w:rsid w:val="009A6955"/>
    <w:rsid w:val="009B072B"/>
    <w:rsid w:val="009B074C"/>
    <w:rsid w:val="009B35FE"/>
    <w:rsid w:val="009C7275"/>
    <w:rsid w:val="009C7724"/>
    <w:rsid w:val="009D5C13"/>
    <w:rsid w:val="009E01ED"/>
    <w:rsid w:val="009E0F4F"/>
    <w:rsid w:val="009E18A2"/>
    <w:rsid w:val="009E265E"/>
    <w:rsid w:val="009E5249"/>
    <w:rsid w:val="009E6869"/>
    <w:rsid w:val="009E77B7"/>
    <w:rsid w:val="009E7859"/>
    <w:rsid w:val="009F4CE2"/>
    <w:rsid w:val="009F5042"/>
    <w:rsid w:val="00A0168D"/>
    <w:rsid w:val="00A016FE"/>
    <w:rsid w:val="00A02D86"/>
    <w:rsid w:val="00A03432"/>
    <w:rsid w:val="00A04F4D"/>
    <w:rsid w:val="00A066BC"/>
    <w:rsid w:val="00A10E4B"/>
    <w:rsid w:val="00A12DCB"/>
    <w:rsid w:val="00A12F0D"/>
    <w:rsid w:val="00A136A0"/>
    <w:rsid w:val="00A2042A"/>
    <w:rsid w:val="00A2113B"/>
    <w:rsid w:val="00A212BB"/>
    <w:rsid w:val="00A248B6"/>
    <w:rsid w:val="00A30B24"/>
    <w:rsid w:val="00A32E6F"/>
    <w:rsid w:val="00A33FCA"/>
    <w:rsid w:val="00A3607D"/>
    <w:rsid w:val="00A3680F"/>
    <w:rsid w:val="00A37D6A"/>
    <w:rsid w:val="00A42D3E"/>
    <w:rsid w:val="00A439E7"/>
    <w:rsid w:val="00A44F46"/>
    <w:rsid w:val="00A47FDA"/>
    <w:rsid w:val="00A5052A"/>
    <w:rsid w:val="00A50AFD"/>
    <w:rsid w:val="00A510CF"/>
    <w:rsid w:val="00A532F4"/>
    <w:rsid w:val="00A55190"/>
    <w:rsid w:val="00A567AA"/>
    <w:rsid w:val="00A604CC"/>
    <w:rsid w:val="00A65317"/>
    <w:rsid w:val="00A74B69"/>
    <w:rsid w:val="00A80290"/>
    <w:rsid w:val="00A8178E"/>
    <w:rsid w:val="00A83E5E"/>
    <w:rsid w:val="00A84DCC"/>
    <w:rsid w:val="00A8529F"/>
    <w:rsid w:val="00A94D31"/>
    <w:rsid w:val="00A9503F"/>
    <w:rsid w:val="00AA42BD"/>
    <w:rsid w:val="00AA54E1"/>
    <w:rsid w:val="00AA551A"/>
    <w:rsid w:val="00AA7C6C"/>
    <w:rsid w:val="00AB0938"/>
    <w:rsid w:val="00AB136D"/>
    <w:rsid w:val="00AC1264"/>
    <w:rsid w:val="00AC2904"/>
    <w:rsid w:val="00AC47EE"/>
    <w:rsid w:val="00AC7369"/>
    <w:rsid w:val="00AD26FA"/>
    <w:rsid w:val="00AD5003"/>
    <w:rsid w:val="00AD67C6"/>
    <w:rsid w:val="00AE02E9"/>
    <w:rsid w:val="00AE1243"/>
    <w:rsid w:val="00AE1328"/>
    <w:rsid w:val="00AE1BBF"/>
    <w:rsid w:val="00AF02DE"/>
    <w:rsid w:val="00AF2269"/>
    <w:rsid w:val="00AF2E97"/>
    <w:rsid w:val="00AF3743"/>
    <w:rsid w:val="00AF426A"/>
    <w:rsid w:val="00AF7B50"/>
    <w:rsid w:val="00B0375B"/>
    <w:rsid w:val="00B05B68"/>
    <w:rsid w:val="00B067BC"/>
    <w:rsid w:val="00B079A1"/>
    <w:rsid w:val="00B10A5B"/>
    <w:rsid w:val="00B1135D"/>
    <w:rsid w:val="00B16E37"/>
    <w:rsid w:val="00B20175"/>
    <w:rsid w:val="00B24848"/>
    <w:rsid w:val="00B30F1A"/>
    <w:rsid w:val="00B3451D"/>
    <w:rsid w:val="00B35921"/>
    <w:rsid w:val="00B41A38"/>
    <w:rsid w:val="00B42BAF"/>
    <w:rsid w:val="00B44E7E"/>
    <w:rsid w:val="00B508C3"/>
    <w:rsid w:val="00B53480"/>
    <w:rsid w:val="00B60185"/>
    <w:rsid w:val="00B61784"/>
    <w:rsid w:val="00B6277F"/>
    <w:rsid w:val="00B62DF9"/>
    <w:rsid w:val="00B649E8"/>
    <w:rsid w:val="00B66433"/>
    <w:rsid w:val="00B704A2"/>
    <w:rsid w:val="00B751E9"/>
    <w:rsid w:val="00B75843"/>
    <w:rsid w:val="00B80D32"/>
    <w:rsid w:val="00B84E3F"/>
    <w:rsid w:val="00B86A03"/>
    <w:rsid w:val="00B9185C"/>
    <w:rsid w:val="00B93750"/>
    <w:rsid w:val="00B95A5D"/>
    <w:rsid w:val="00B97F8F"/>
    <w:rsid w:val="00BA043C"/>
    <w:rsid w:val="00BA27F2"/>
    <w:rsid w:val="00BA4652"/>
    <w:rsid w:val="00BA4DD3"/>
    <w:rsid w:val="00BA5C61"/>
    <w:rsid w:val="00BA6263"/>
    <w:rsid w:val="00BA6BA6"/>
    <w:rsid w:val="00BA7D3A"/>
    <w:rsid w:val="00BB1783"/>
    <w:rsid w:val="00BB275F"/>
    <w:rsid w:val="00BB2892"/>
    <w:rsid w:val="00BB48FC"/>
    <w:rsid w:val="00BB739D"/>
    <w:rsid w:val="00BC456F"/>
    <w:rsid w:val="00BC70EC"/>
    <w:rsid w:val="00BD67C7"/>
    <w:rsid w:val="00BE17F6"/>
    <w:rsid w:val="00BE1F6B"/>
    <w:rsid w:val="00BE26D1"/>
    <w:rsid w:val="00BE2A6F"/>
    <w:rsid w:val="00BE76CE"/>
    <w:rsid w:val="00BF2CE7"/>
    <w:rsid w:val="00C055D9"/>
    <w:rsid w:val="00C06512"/>
    <w:rsid w:val="00C06C4B"/>
    <w:rsid w:val="00C10C9D"/>
    <w:rsid w:val="00C217CF"/>
    <w:rsid w:val="00C23F6E"/>
    <w:rsid w:val="00C25499"/>
    <w:rsid w:val="00C26F2B"/>
    <w:rsid w:val="00C4083A"/>
    <w:rsid w:val="00C41D3B"/>
    <w:rsid w:val="00C427AF"/>
    <w:rsid w:val="00C50278"/>
    <w:rsid w:val="00C50348"/>
    <w:rsid w:val="00C5168F"/>
    <w:rsid w:val="00C53594"/>
    <w:rsid w:val="00C549DA"/>
    <w:rsid w:val="00C61BD2"/>
    <w:rsid w:val="00C63935"/>
    <w:rsid w:val="00C6628D"/>
    <w:rsid w:val="00C664CD"/>
    <w:rsid w:val="00C71704"/>
    <w:rsid w:val="00C7170A"/>
    <w:rsid w:val="00C71F55"/>
    <w:rsid w:val="00C737C6"/>
    <w:rsid w:val="00C73E0F"/>
    <w:rsid w:val="00C75004"/>
    <w:rsid w:val="00C750B4"/>
    <w:rsid w:val="00C76D14"/>
    <w:rsid w:val="00C779C0"/>
    <w:rsid w:val="00C77A00"/>
    <w:rsid w:val="00C83046"/>
    <w:rsid w:val="00CA1064"/>
    <w:rsid w:val="00CA39F2"/>
    <w:rsid w:val="00CA6DD9"/>
    <w:rsid w:val="00CB0BDC"/>
    <w:rsid w:val="00CB158A"/>
    <w:rsid w:val="00CB337A"/>
    <w:rsid w:val="00CB39FA"/>
    <w:rsid w:val="00CB410F"/>
    <w:rsid w:val="00CB42FF"/>
    <w:rsid w:val="00CB5648"/>
    <w:rsid w:val="00CB5C94"/>
    <w:rsid w:val="00CB6D03"/>
    <w:rsid w:val="00CB6F05"/>
    <w:rsid w:val="00CC080B"/>
    <w:rsid w:val="00CC0BAF"/>
    <w:rsid w:val="00CC140B"/>
    <w:rsid w:val="00CC6014"/>
    <w:rsid w:val="00CC6F65"/>
    <w:rsid w:val="00CD2619"/>
    <w:rsid w:val="00CF1A00"/>
    <w:rsid w:val="00CF26EE"/>
    <w:rsid w:val="00CF2845"/>
    <w:rsid w:val="00CF5A63"/>
    <w:rsid w:val="00CF70CF"/>
    <w:rsid w:val="00D005BE"/>
    <w:rsid w:val="00D0341B"/>
    <w:rsid w:val="00D065DD"/>
    <w:rsid w:val="00D07C5A"/>
    <w:rsid w:val="00D11F9B"/>
    <w:rsid w:val="00D21877"/>
    <w:rsid w:val="00D21B84"/>
    <w:rsid w:val="00D2211E"/>
    <w:rsid w:val="00D23108"/>
    <w:rsid w:val="00D237ED"/>
    <w:rsid w:val="00D26D93"/>
    <w:rsid w:val="00D31C56"/>
    <w:rsid w:val="00D336C6"/>
    <w:rsid w:val="00D342DE"/>
    <w:rsid w:val="00D36F39"/>
    <w:rsid w:val="00D3700C"/>
    <w:rsid w:val="00D435F5"/>
    <w:rsid w:val="00D53AC8"/>
    <w:rsid w:val="00D54DA3"/>
    <w:rsid w:val="00D57E53"/>
    <w:rsid w:val="00D60DCA"/>
    <w:rsid w:val="00D6443E"/>
    <w:rsid w:val="00D64B0C"/>
    <w:rsid w:val="00D658EC"/>
    <w:rsid w:val="00D66448"/>
    <w:rsid w:val="00D66A45"/>
    <w:rsid w:val="00D71B45"/>
    <w:rsid w:val="00D71F8E"/>
    <w:rsid w:val="00D75764"/>
    <w:rsid w:val="00D870CA"/>
    <w:rsid w:val="00D87959"/>
    <w:rsid w:val="00D879D8"/>
    <w:rsid w:val="00D94801"/>
    <w:rsid w:val="00DA5323"/>
    <w:rsid w:val="00DB0E9B"/>
    <w:rsid w:val="00DB375A"/>
    <w:rsid w:val="00DB4A5D"/>
    <w:rsid w:val="00DC0CD6"/>
    <w:rsid w:val="00DC1955"/>
    <w:rsid w:val="00DC29EB"/>
    <w:rsid w:val="00DC2F64"/>
    <w:rsid w:val="00DC3B09"/>
    <w:rsid w:val="00DD1568"/>
    <w:rsid w:val="00DD57AB"/>
    <w:rsid w:val="00DD73C2"/>
    <w:rsid w:val="00DE00C9"/>
    <w:rsid w:val="00DE1CB5"/>
    <w:rsid w:val="00DE7957"/>
    <w:rsid w:val="00DF29E2"/>
    <w:rsid w:val="00DF6E2C"/>
    <w:rsid w:val="00DF7D79"/>
    <w:rsid w:val="00E01D4D"/>
    <w:rsid w:val="00E074D9"/>
    <w:rsid w:val="00E104FD"/>
    <w:rsid w:val="00E11221"/>
    <w:rsid w:val="00E1143C"/>
    <w:rsid w:val="00E14078"/>
    <w:rsid w:val="00E151FB"/>
    <w:rsid w:val="00E15941"/>
    <w:rsid w:val="00E15ABE"/>
    <w:rsid w:val="00E17771"/>
    <w:rsid w:val="00E1787F"/>
    <w:rsid w:val="00E20F78"/>
    <w:rsid w:val="00E25C32"/>
    <w:rsid w:val="00E33C13"/>
    <w:rsid w:val="00E36F66"/>
    <w:rsid w:val="00E373BC"/>
    <w:rsid w:val="00E40398"/>
    <w:rsid w:val="00E42244"/>
    <w:rsid w:val="00E42A03"/>
    <w:rsid w:val="00E435B8"/>
    <w:rsid w:val="00E43E79"/>
    <w:rsid w:val="00E43FA0"/>
    <w:rsid w:val="00E44064"/>
    <w:rsid w:val="00E4503D"/>
    <w:rsid w:val="00E45880"/>
    <w:rsid w:val="00E45BF2"/>
    <w:rsid w:val="00E45DFA"/>
    <w:rsid w:val="00E509F6"/>
    <w:rsid w:val="00E57442"/>
    <w:rsid w:val="00E65FB3"/>
    <w:rsid w:val="00E704AE"/>
    <w:rsid w:val="00E73181"/>
    <w:rsid w:val="00E7728B"/>
    <w:rsid w:val="00E81780"/>
    <w:rsid w:val="00E85077"/>
    <w:rsid w:val="00E86659"/>
    <w:rsid w:val="00E93CE0"/>
    <w:rsid w:val="00E95AF3"/>
    <w:rsid w:val="00E97EDE"/>
    <w:rsid w:val="00EA0D7C"/>
    <w:rsid w:val="00EA16BB"/>
    <w:rsid w:val="00EA26F6"/>
    <w:rsid w:val="00EA2C13"/>
    <w:rsid w:val="00EA3CE7"/>
    <w:rsid w:val="00EB1AF7"/>
    <w:rsid w:val="00EB1E82"/>
    <w:rsid w:val="00EB4860"/>
    <w:rsid w:val="00EB7B84"/>
    <w:rsid w:val="00EC03AF"/>
    <w:rsid w:val="00EC27EA"/>
    <w:rsid w:val="00EC3143"/>
    <w:rsid w:val="00EC3F2E"/>
    <w:rsid w:val="00ED56DD"/>
    <w:rsid w:val="00ED5CD8"/>
    <w:rsid w:val="00ED6EE2"/>
    <w:rsid w:val="00EE6CB8"/>
    <w:rsid w:val="00EE746D"/>
    <w:rsid w:val="00EF062B"/>
    <w:rsid w:val="00EF0CBC"/>
    <w:rsid w:val="00EF3D0E"/>
    <w:rsid w:val="00F0228F"/>
    <w:rsid w:val="00F025B3"/>
    <w:rsid w:val="00F040A1"/>
    <w:rsid w:val="00F05D60"/>
    <w:rsid w:val="00F07E32"/>
    <w:rsid w:val="00F11686"/>
    <w:rsid w:val="00F12530"/>
    <w:rsid w:val="00F15A29"/>
    <w:rsid w:val="00F24541"/>
    <w:rsid w:val="00F26CDA"/>
    <w:rsid w:val="00F27009"/>
    <w:rsid w:val="00F32A17"/>
    <w:rsid w:val="00F35D53"/>
    <w:rsid w:val="00F400A2"/>
    <w:rsid w:val="00F42100"/>
    <w:rsid w:val="00F46566"/>
    <w:rsid w:val="00F4707C"/>
    <w:rsid w:val="00F52BA1"/>
    <w:rsid w:val="00F53EE6"/>
    <w:rsid w:val="00F54257"/>
    <w:rsid w:val="00F54856"/>
    <w:rsid w:val="00F55AB7"/>
    <w:rsid w:val="00F5601B"/>
    <w:rsid w:val="00F56618"/>
    <w:rsid w:val="00F57EC6"/>
    <w:rsid w:val="00F57EFC"/>
    <w:rsid w:val="00F61AE3"/>
    <w:rsid w:val="00F6223E"/>
    <w:rsid w:val="00F635EE"/>
    <w:rsid w:val="00F66CC1"/>
    <w:rsid w:val="00F71314"/>
    <w:rsid w:val="00F74961"/>
    <w:rsid w:val="00F74FC5"/>
    <w:rsid w:val="00F75F2C"/>
    <w:rsid w:val="00F845D8"/>
    <w:rsid w:val="00F91523"/>
    <w:rsid w:val="00F93507"/>
    <w:rsid w:val="00F976B0"/>
    <w:rsid w:val="00FA3D46"/>
    <w:rsid w:val="00FA5670"/>
    <w:rsid w:val="00FB09E9"/>
    <w:rsid w:val="00FB1801"/>
    <w:rsid w:val="00FB376C"/>
    <w:rsid w:val="00FB55D8"/>
    <w:rsid w:val="00FB600F"/>
    <w:rsid w:val="00FC074D"/>
    <w:rsid w:val="00FC1BC5"/>
    <w:rsid w:val="00FC1CBB"/>
    <w:rsid w:val="00FD0917"/>
    <w:rsid w:val="00FD0B61"/>
    <w:rsid w:val="00FD113A"/>
    <w:rsid w:val="00FD3583"/>
    <w:rsid w:val="00FD44F3"/>
    <w:rsid w:val="00FD66E9"/>
    <w:rsid w:val="00FE6458"/>
    <w:rsid w:val="00FE7926"/>
    <w:rsid w:val="00FF01AC"/>
    <w:rsid w:val="00FF03C5"/>
    <w:rsid w:val="00FF3BCB"/>
    <w:rsid w:val="00FF53D5"/>
    <w:rsid w:val="00FF7E62"/>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schemas-houaiss/mini" w:name="verbetes"/>
  <w:smartTagType w:namespaceuri="urn:schemas-microsoft-com:office:smarttags" w:name="PersonName"/>
  <w:smartTagType w:namespaceuri="urn:schemas-microsoft-com:office:smarttags" w:name="metricconverter"/>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AE7"/>
    <w:pPr>
      <w:jc w:val="both"/>
    </w:pPr>
    <w:rPr>
      <w:sz w:val="26"/>
    </w:rPr>
  </w:style>
  <w:style w:type="paragraph" w:styleId="Ttulo1">
    <w:name w:val="heading 1"/>
    <w:basedOn w:val="Normal"/>
    <w:next w:val="Normal"/>
    <w:qFormat/>
    <w:rsid w:val="00277AE7"/>
    <w:pPr>
      <w:keepNext/>
      <w:spacing w:line="360" w:lineRule="exact"/>
      <w:jc w:val="left"/>
      <w:outlineLvl w:val="0"/>
    </w:pPr>
    <w:rPr>
      <w:b/>
      <w:sz w:val="24"/>
    </w:rPr>
  </w:style>
  <w:style w:type="paragraph" w:styleId="Ttulo2">
    <w:name w:val="heading 2"/>
    <w:basedOn w:val="Normal"/>
    <w:next w:val="Normal"/>
    <w:qFormat/>
    <w:rsid w:val="00277AE7"/>
    <w:pPr>
      <w:keepNext/>
      <w:spacing w:line="360" w:lineRule="exact"/>
      <w:jc w:val="center"/>
      <w:outlineLvl w:val="1"/>
    </w:pPr>
    <w:rPr>
      <w:b/>
      <w:sz w:val="24"/>
    </w:rPr>
  </w:style>
  <w:style w:type="paragraph" w:styleId="Ttulo3">
    <w:name w:val="heading 3"/>
    <w:basedOn w:val="Normal"/>
    <w:next w:val="Normal"/>
    <w:qFormat/>
    <w:rsid w:val="00277AE7"/>
    <w:pPr>
      <w:keepNext/>
      <w:spacing w:line="360" w:lineRule="exact"/>
      <w:outlineLvl w:val="2"/>
    </w:pPr>
    <w:rPr>
      <w:b/>
      <w:sz w:val="24"/>
    </w:rPr>
  </w:style>
  <w:style w:type="paragraph" w:styleId="Ttulo4">
    <w:name w:val="heading 4"/>
    <w:basedOn w:val="Normal"/>
    <w:next w:val="Normal"/>
    <w:qFormat/>
    <w:rsid w:val="00277AE7"/>
    <w:pPr>
      <w:keepNext/>
      <w:spacing w:before="120" w:line="320" w:lineRule="exact"/>
      <w:jc w:val="center"/>
      <w:outlineLvl w:val="3"/>
    </w:pPr>
    <w:rPr>
      <w:b/>
    </w:rPr>
  </w:style>
  <w:style w:type="paragraph" w:styleId="Ttulo5">
    <w:name w:val="heading 5"/>
    <w:basedOn w:val="Normal"/>
    <w:next w:val="Normal"/>
    <w:qFormat/>
    <w:rsid w:val="00277AE7"/>
    <w:pPr>
      <w:keepNext/>
      <w:spacing w:before="600" w:line="320" w:lineRule="atLeast"/>
      <w:jc w:val="center"/>
      <w:outlineLvl w:val="4"/>
    </w:pPr>
    <w:rPr>
      <w:b/>
      <w:sz w:val="23"/>
    </w:rPr>
  </w:style>
  <w:style w:type="paragraph" w:styleId="Ttulo6">
    <w:name w:val="heading 6"/>
    <w:basedOn w:val="Normal"/>
    <w:next w:val="Normal"/>
    <w:qFormat/>
    <w:rsid w:val="00277AE7"/>
    <w:pPr>
      <w:keepNext/>
      <w:spacing w:line="320" w:lineRule="exact"/>
      <w:ind w:left="708"/>
      <w:outlineLvl w:val="5"/>
    </w:pPr>
  </w:style>
  <w:style w:type="paragraph" w:styleId="Ttulo7">
    <w:name w:val="heading 7"/>
    <w:basedOn w:val="Normal"/>
    <w:next w:val="Normal"/>
    <w:qFormat/>
    <w:rsid w:val="00277AE7"/>
    <w:pPr>
      <w:keepNext/>
      <w:spacing w:line="320" w:lineRule="exact"/>
      <w:jc w:val="right"/>
      <w:outlineLvl w:val="6"/>
    </w:pPr>
    <w:rPr>
      <w:rFonts w:ascii="Frutiger Light" w:hAnsi="Frutiger Light"/>
      <w:u w:val="single"/>
    </w:rPr>
  </w:style>
  <w:style w:type="paragraph" w:styleId="Ttulo8">
    <w:name w:val="heading 8"/>
    <w:basedOn w:val="Normal"/>
    <w:next w:val="Normal"/>
    <w:qFormat/>
    <w:rsid w:val="00277AE7"/>
    <w:pPr>
      <w:keepNext/>
      <w:spacing w:line="320" w:lineRule="exact"/>
      <w:outlineLvl w:val="7"/>
    </w:pPr>
    <w:rPr>
      <w:rFonts w:ascii="Frutiger Light" w:hAnsi="Frutiger Light"/>
      <w:u w:val="single"/>
    </w:rPr>
  </w:style>
  <w:style w:type="paragraph" w:styleId="Ttulo9">
    <w:name w:val="heading 9"/>
    <w:basedOn w:val="Normal"/>
    <w:next w:val="Normal"/>
    <w:qFormat/>
    <w:rsid w:val="00277AE7"/>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2CharCharCharCharCharCharCharCharChar">
    <w:name w:val="Char2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itcar">
    <w:name w:val="citcar"/>
    <w:basedOn w:val="Normal"/>
    <w:rsid w:val="00277AE7"/>
    <w:pPr>
      <w:widowControl w:val="0"/>
      <w:spacing w:line="240" w:lineRule="exact"/>
      <w:ind w:left="1134" w:right="1134"/>
    </w:pPr>
  </w:style>
  <w:style w:type="paragraph" w:customStyle="1" w:styleId="citpet">
    <w:name w:val="citpet"/>
    <w:basedOn w:val="citcar"/>
    <w:rsid w:val="00277AE7"/>
    <w:pPr>
      <w:ind w:left="1418" w:right="1418"/>
    </w:pPr>
    <w:rPr>
      <w:sz w:val="20"/>
    </w:rPr>
  </w:style>
  <w:style w:type="paragraph" w:customStyle="1" w:styleId="MF1">
    <w:name w:val="MF1"/>
    <w:basedOn w:val="Normal"/>
    <w:autoRedefine/>
    <w:rsid w:val="00277AE7"/>
    <w:pPr>
      <w:numPr>
        <w:numId w:val="1"/>
      </w:numPr>
      <w:tabs>
        <w:tab w:val="clear" w:pos="360"/>
      </w:tabs>
      <w:spacing w:line="320" w:lineRule="exact"/>
      <w:ind w:left="0" w:firstLine="0"/>
      <w:jc w:val="center"/>
    </w:pPr>
    <w:rPr>
      <w:b/>
      <w:smallCaps/>
      <w:sz w:val="24"/>
    </w:rPr>
  </w:style>
  <w:style w:type="paragraph" w:customStyle="1" w:styleId="MF2">
    <w:name w:val="MF2"/>
    <w:basedOn w:val="Normal"/>
    <w:autoRedefine/>
    <w:rsid w:val="00277AE7"/>
    <w:pPr>
      <w:tabs>
        <w:tab w:val="num" w:pos="360"/>
      </w:tabs>
      <w:spacing w:line="320" w:lineRule="exact"/>
      <w:ind w:left="360" w:hanging="360"/>
    </w:pPr>
    <w:rPr>
      <w:b/>
      <w:sz w:val="20"/>
    </w:rPr>
  </w:style>
  <w:style w:type="paragraph" w:styleId="Corpodetexto2">
    <w:name w:val="Body Text 2"/>
    <w:basedOn w:val="Normal"/>
    <w:rsid w:val="00277AE7"/>
    <w:pPr>
      <w:spacing w:line="360" w:lineRule="exact"/>
      <w:jc w:val="center"/>
    </w:pPr>
    <w:rPr>
      <w:b/>
      <w:sz w:val="24"/>
    </w:rPr>
  </w:style>
  <w:style w:type="paragraph" w:styleId="Cabealho">
    <w:name w:val="header"/>
    <w:basedOn w:val="Normal"/>
    <w:rsid w:val="00277AE7"/>
    <w:pPr>
      <w:widowControl w:val="0"/>
      <w:tabs>
        <w:tab w:val="center" w:pos="4419"/>
        <w:tab w:val="right" w:pos="8838"/>
      </w:tabs>
    </w:pPr>
  </w:style>
  <w:style w:type="paragraph" w:styleId="Recuodecorpodetexto">
    <w:name w:val="Body Text Indent"/>
    <w:basedOn w:val="Normal"/>
    <w:link w:val="RecuodecorpodetextoChar"/>
    <w:rsid w:val="00277AE7"/>
    <w:pPr>
      <w:ind w:left="2127" w:hanging="711"/>
    </w:pPr>
  </w:style>
  <w:style w:type="character" w:customStyle="1" w:styleId="RecuodecorpodetextoChar">
    <w:name w:val="Recuo de corpo de texto Char"/>
    <w:link w:val="Recuodecorpodetexto"/>
    <w:rsid w:val="00277AE7"/>
    <w:rPr>
      <w:sz w:val="26"/>
      <w:lang w:val="pt-BR" w:eastAsia="pt-BR" w:bidi="ar-SA"/>
    </w:rPr>
  </w:style>
  <w:style w:type="paragraph" w:customStyle="1" w:styleId="p0">
    <w:name w:val="p0"/>
    <w:basedOn w:val="Normal"/>
    <w:rsid w:val="00277AE7"/>
    <w:pPr>
      <w:tabs>
        <w:tab w:val="left" w:pos="720"/>
      </w:tabs>
      <w:spacing w:line="240" w:lineRule="atLeast"/>
    </w:pPr>
    <w:rPr>
      <w:rFonts w:ascii="Times" w:hAnsi="Times"/>
      <w:sz w:val="24"/>
    </w:rPr>
  </w:style>
  <w:style w:type="paragraph" w:styleId="Corpodetexto3">
    <w:name w:val="Body Text 3"/>
    <w:basedOn w:val="Normal"/>
    <w:rsid w:val="00277AE7"/>
    <w:pPr>
      <w:spacing w:line="320" w:lineRule="atLeast"/>
    </w:pPr>
  </w:style>
  <w:style w:type="paragraph" w:customStyle="1" w:styleId="c3">
    <w:name w:val="c3"/>
    <w:basedOn w:val="Normal"/>
    <w:rsid w:val="00277AE7"/>
    <w:pPr>
      <w:spacing w:line="240" w:lineRule="atLeast"/>
      <w:jc w:val="center"/>
    </w:pPr>
    <w:rPr>
      <w:rFonts w:ascii="Times" w:hAnsi="Times"/>
      <w:sz w:val="24"/>
    </w:rPr>
  </w:style>
  <w:style w:type="paragraph" w:styleId="Corpodetexto">
    <w:name w:val="Body Text"/>
    <w:aliases w:val="bt,BT"/>
    <w:basedOn w:val="Normal"/>
    <w:rsid w:val="00277AE7"/>
    <w:pPr>
      <w:tabs>
        <w:tab w:val="left" w:pos="576"/>
        <w:tab w:val="left" w:pos="1152"/>
      </w:tabs>
      <w:spacing w:line="360" w:lineRule="exact"/>
      <w:ind w:right="-6"/>
    </w:pPr>
    <w:rPr>
      <w:sz w:val="24"/>
    </w:rPr>
  </w:style>
  <w:style w:type="paragraph" w:styleId="Recuodecorpodetexto2">
    <w:name w:val="Body Text Indent 2"/>
    <w:basedOn w:val="Normal"/>
    <w:rsid w:val="00277AE7"/>
    <w:pPr>
      <w:spacing w:line="360" w:lineRule="exact"/>
      <w:ind w:left="720"/>
    </w:pPr>
    <w:rPr>
      <w:sz w:val="24"/>
    </w:rPr>
  </w:style>
  <w:style w:type="character" w:styleId="Nmerodepgina">
    <w:name w:val="page number"/>
    <w:basedOn w:val="Fontepargpadro"/>
    <w:rsid w:val="00277AE7"/>
  </w:style>
  <w:style w:type="paragraph" w:styleId="Rodap">
    <w:name w:val="footer"/>
    <w:basedOn w:val="Normal"/>
    <w:rsid w:val="00277AE7"/>
    <w:pPr>
      <w:tabs>
        <w:tab w:val="center" w:pos="4419"/>
        <w:tab w:val="right" w:pos="8838"/>
      </w:tabs>
      <w:jc w:val="left"/>
    </w:pPr>
    <w:rPr>
      <w:rFonts w:ascii="Times" w:hAnsi="Times"/>
      <w:sz w:val="24"/>
    </w:rPr>
  </w:style>
  <w:style w:type="paragraph" w:styleId="Textoembloco">
    <w:name w:val="Block Text"/>
    <w:basedOn w:val="Normal"/>
    <w:rsid w:val="00277AE7"/>
    <w:pPr>
      <w:tabs>
        <w:tab w:val="left" w:pos="9072"/>
      </w:tabs>
      <w:spacing w:line="240" w:lineRule="atLeast"/>
      <w:ind w:left="426" w:right="-1"/>
    </w:pPr>
    <w:rPr>
      <w:sz w:val="24"/>
    </w:rPr>
  </w:style>
  <w:style w:type="paragraph" w:customStyle="1" w:styleId="t7">
    <w:name w:val="t7"/>
    <w:basedOn w:val="Normal"/>
    <w:rsid w:val="00277AE7"/>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sid w:val="00277AE7"/>
    <w:rPr>
      <w:color w:val="0000FF"/>
      <w:u w:val="single"/>
    </w:rPr>
  </w:style>
  <w:style w:type="paragraph" w:customStyle="1" w:styleId="Estilo2">
    <w:name w:val="Estilo2"/>
    <w:basedOn w:val="Normal"/>
    <w:rsid w:val="00277AE7"/>
    <w:pPr>
      <w:tabs>
        <w:tab w:val="left" w:pos="2835"/>
      </w:tabs>
      <w:spacing w:after="120"/>
      <w:ind w:left="2977" w:hanging="853"/>
      <w:jc w:val="left"/>
    </w:pPr>
    <w:rPr>
      <w:rFonts w:ascii="Arial" w:hAnsi="Arial"/>
      <w:sz w:val="22"/>
    </w:rPr>
  </w:style>
  <w:style w:type="paragraph" w:styleId="Textodecomentrio">
    <w:name w:val="annotation text"/>
    <w:basedOn w:val="Normal"/>
    <w:link w:val="TextodecomentrioChar"/>
    <w:semiHidden/>
    <w:rsid w:val="00277AE7"/>
    <w:rPr>
      <w:sz w:val="20"/>
    </w:rPr>
  </w:style>
  <w:style w:type="character" w:customStyle="1" w:styleId="TextodecomentrioChar">
    <w:name w:val="Texto de comentário Char"/>
    <w:link w:val="Textodecomentrio"/>
    <w:semiHidden/>
    <w:rsid w:val="00277AE7"/>
    <w:rPr>
      <w:lang w:val="pt-BR" w:eastAsia="pt-BR" w:bidi="ar-SA"/>
    </w:rPr>
  </w:style>
  <w:style w:type="paragraph" w:styleId="Recuodecorpodetexto3">
    <w:name w:val="Body Text Indent 3"/>
    <w:basedOn w:val="Normal"/>
    <w:rsid w:val="00277AE7"/>
    <w:pPr>
      <w:spacing w:after="120"/>
      <w:ind w:left="360"/>
    </w:pPr>
    <w:rPr>
      <w:sz w:val="16"/>
      <w:szCs w:val="16"/>
    </w:rPr>
  </w:style>
  <w:style w:type="paragraph" w:customStyle="1" w:styleId="para10">
    <w:name w:val="para10"/>
    <w:rsid w:val="00277AE7"/>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277AE7"/>
    <w:pPr>
      <w:jc w:val="both"/>
    </w:pPr>
    <w:rPr>
      <w:snapToGrid w:val="0"/>
      <w:color w:val="000000"/>
      <w:sz w:val="26"/>
    </w:rPr>
  </w:style>
  <w:style w:type="paragraph" w:styleId="Ttulo">
    <w:name w:val="Title"/>
    <w:basedOn w:val="Normal"/>
    <w:next w:val="Corpodetexto"/>
    <w:qFormat/>
    <w:rsid w:val="00277AE7"/>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277AE7"/>
    <w:pPr>
      <w:widowControl w:val="0"/>
      <w:suppressAutoHyphens/>
      <w:jc w:val="center"/>
    </w:pPr>
    <w:rPr>
      <w:rFonts w:eastAsia="HG Mincho Light J"/>
      <w:b/>
      <w:color w:val="000000"/>
      <w:sz w:val="24"/>
    </w:rPr>
  </w:style>
  <w:style w:type="paragraph" w:customStyle="1" w:styleId="BodyText21">
    <w:name w:val="Body Text 21"/>
    <w:basedOn w:val="Normal"/>
    <w:rsid w:val="00277AE7"/>
    <w:pPr>
      <w:widowControl w:val="0"/>
      <w:ind w:left="567"/>
    </w:pPr>
    <w:rPr>
      <w:sz w:val="24"/>
      <w:lang w:val="en-AU"/>
    </w:rPr>
  </w:style>
  <w:style w:type="paragraph" w:styleId="NormalWeb">
    <w:name w:val="Normal (Web)"/>
    <w:basedOn w:val="Normal"/>
    <w:rsid w:val="00277AE7"/>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sid w:val="00277AE7"/>
    <w:rPr>
      <w:color w:val="0000FF"/>
      <w:spacing w:val="0"/>
      <w:u w:val="double"/>
    </w:rPr>
  </w:style>
  <w:style w:type="paragraph" w:customStyle="1" w:styleId="Ttulo1AgmtArticleNumber">
    <w:name w:val="Título 1.Agmt Article Number"/>
    <w:basedOn w:val="Normal"/>
    <w:next w:val="Normal"/>
    <w:rsid w:val="00277AE7"/>
    <w:pPr>
      <w:keepNext/>
      <w:jc w:val="left"/>
      <w:outlineLvl w:val="0"/>
    </w:pPr>
    <w:rPr>
      <w:b/>
      <w:sz w:val="18"/>
    </w:rPr>
  </w:style>
  <w:style w:type="character" w:customStyle="1" w:styleId="Normal1">
    <w:name w:val="Normal1"/>
    <w:rsid w:val="00277AE7"/>
    <w:rPr>
      <w:rFonts w:ascii="Helvetica" w:hAnsi="Helvetica"/>
      <w:sz w:val="24"/>
    </w:rPr>
  </w:style>
  <w:style w:type="paragraph" w:customStyle="1" w:styleId="DeltaViewTableBody">
    <w:name w:val="DeltaView Table Body"/>
    <w:basedOn w:val="Normal"/>
    <w:rsid w:val="00277AE7"/>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sid w:val="00277AE7"/>
    <w:rPr>
      <w:color w:val="00C000"/>
      <w:spacing w:val="0"/>
      <w:u w:val="double"/>
    </w:rPr>
  </w:style>
  <w:style w:type="paragraph" w:customStyle="1" w:styleId="sub">
    <w:name w:val="sub"/>
    <w:rsid w:val="00277AE7"/>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sid w:val="00277AE7"/>
    <w:rPr>
      <w:rFonts w:ascii="Tahoma" w:hAnsi="Tahoma" w:cs="Tahoma"/>
      <w:sz w:val="16"/>
      <w:szCs w:val="16"/>
    </w:rPr>
  </w:style>
  <w:style w:type="paragraph" w:customStyle="1" w:styleId="CharCharCharCharCharCharCharCharCharCharChar">
    <w:name w:val="Char Char Char Char Char Char Char Char Char Char Char"/>
    <w:basedOn w:val="Normal"/>
    <w:rsid w:val="00277AE7"/>
    <w:pPr>
      <w:spacing w:after="160" w:line="240" w:lineRule="exact"/>
      <w:jc w:val="left"/>
    </w:pPr>
    <w:rPr>
      <w:rFonts w:ascii="Verdana" w:hAnsi="Verdana"/>
      <w:sz w:val="20"/>
      <w:lang w:val="en-US" w:eastAsia="en-US"/>
    </w:rPr>
  </w:style>
  <w:style w:type="character" w:styleId="MquinadeescreverHTML">
    <w:name w:val="HTML Typewriter"/>
    <w:rsid w:val="00277AE7"/>
    <w:rPr>
      <w:rFonts w:ascii="Courier New" w:eastAsia="Times New Roman" w:hAnsi="Courier New" w:cs="Courier New"/>
      <w:sz w:val="20"/>
      <w:szCs w:val="20"/>
    </w:rPr>
  </w:style>
  <w:style w:type="character" w:customStyle="1" w:styleId="deltaviewinsertion0">
    <w:name w:val="deltaviewinsertion"/>
    <w:basedOn w:val="Fontepargpadro"/>
    <w:rsid w:val="00277AE7"/>
  </w:style>
  <w:style w:type="character" w:styleId="HiperlinkVisitado">
    <w:name w:val="FollowedHyperlink"/>
    <w:rsid w:val="00277AE7"/>
    <w:rPr>
      <w:color w:val="800080"/>
      <w:u w:val="single"/>
    </w:rPr>
  </w:style>
  <w:style w:type="paragraph" w:customStyle="1" w:styleId="CharChar1Char">
    <w:name w:val="Char Char1 Char"/>
    <w:basedOn w:val="Normal"/>
    <w:rsid w:val="00277AE7"/>
    <w:pPr>
      <w:numPr>
        <w:ilvl w:val="1"/>
        <w:numId w:val="9"/>
      </w:numPr>
      <w:tabs>
        <w:tab w:val="clear" w:pos="450"/>
      </w:tabs>
      <w:spacing w:after="160" w:line="240" w:lineRule="exact"/>
      <w:ind w:left="0" w:firstLine="0"/>
      <w:jc w:val="left"/>
    </w:pPr>
    <w:rPr>
      <w:rFonts w:ascii="Verdana" w:eastAsia="MS Mincho" w:hAnsi="Verdana"/>
      <w:sz w:val="20"/>
      <w:lang w:val="en-US" w:eastAsia="en-US"/>
    </w:rPr>
  </w:style>
  <w:style w:type="paragraph" w:customStyle="1" w:styleId="CharChar2Char">
    <w:name w:val="Char Char2 Char"/>
    <w:basedOn w:val="Normal"/>
    <w:rsid w:val="00277AE7"/>
    <w:pPr>
      <w:spacing w:after="160" w:line="240" w:lineRule="exact"/>
      <w:jc w:val="left"/>
    </w:pPr>
    <w:rPr>
      <w:rFonts w:ascii="Verdana" w:hAnsi="Verdana"/>
      <w:sz w:val="20"/>
      <w:lang w:val="en-US" w:eastAsia="en-US"/>
    </w:rPr>
  </w:style>
  <w:style w:type="paragraph" w:customStyle="1" w:styleId="TEXTO">
    <w:name w:val="TEXTO"/>
    <w:autoRedefine/>
    <w:rsid w:val="00277AE7"/>
    <w:pPr>
      <w:keepNext/>
      <w:keepLines/>
      <w:widowControl w:val="0"/>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34"/>
    <w:qFormat/>
    <w:rsid w:val="00277AE7"/>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277AE7"/>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
    <w:name w:val="Char1 Char Char Char Char Char Char Char Char Char Char Char Char"/>
    <w:basedOn w:val="Normal"/>
    <w:rsid w:val="00277AE7"/>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277AE7"/>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277AE7"/>
    <w:rPr>
      <w:b/>
      <w:bCs/>
    </w:rPr>
  </w:style>
  <w:style w:type="character" w:customStyle="1" w:styleId="AssuntodocomentrioChar">
    <w:name w:val="Assunto do comentário Char"/>
    <w:link w:val="Assuntodocomentrio"/>
    <w:rsid w:val="00277AE7"/>
    <w:rPr>
      <w:b/>
      <w:bCs/>
      <w:lang w:val="pt-BR" w:eastAsia="pt-BR" w:bidi="ar-SA"/>
    </w:rPr>
  </w:style>
  <w:style w:type="paragraph" w:styleId="Commarcadores">
    <w:name w:val="List Bullet"/>
    <w:basedOn w:val="Normal"/>
    <w:link w:val="CommarcadoresChar"/>
    <w:rsid w:val="00277AE7"/>
    <w:pPr>
      <w:tabs>
        <w:tab w:val="num" w:pos="360"/>
      </w:tabs>
      <w:ind w:left="360" w:hanging="360"/>
    </w:pPr>
  </w:style>
  <w:style w:type="character" w:customStyle="1" w:styleId="CommarcadoresChar">
    <w:name w:val="Com marcadores Char"/>
    <w:link w:val="Commarcadores"/>
    <w:rsid w:val="00277AE7"/>
    <w:rPr>
      <w:sz w:val="26"/>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2CharCharCharChar">
    <w:name w:val="Char2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axx">
    <w:name w:val="a.x.x)"/>
    <w:basedOn w:val="Normal"/>
    <w:rsid w:val="00277AE7"/>
    <w:pPr>
      <w:autoSpaceDE w:val="0"/>
      <w:autoSpaceDN w:val="0"/>
      <w:adjustRightInd w:val="0"/>
      <w:spacing w:after="120"/>
      <w:ind w:left="2268" w:hanging="992"/>
    </w:pPr>
    <w:rPr>
      <w:rFonts w:ascii="Arial" w:hAnsi="Arial" w:cs="Arial"/>
      <w:sz w:val="24"/>
      <w:szCs w:val="24"/>
    </w:rPr>
  </w:style>
  <w:style w:type="paragraph" w:customStyle="1" w:styleId="CharCharCharCharChar2CharCharChar1CharChar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1CharCharCharCharCharCharCharCharCharCharCharCharCharCharCharCharCharCharCharChar1CharCharCharCharChar">
    <w:name w:val="Char Char1 Char Char Char Char Char Char Char Char Char Char Char Char Char Char Char Char Char Char Char Char1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CharCharChar2CharCharChar1Char">
    <w:name w:val="Char Char Char Char Char2 Char Char Char1 Char"/>
    <w:basedOn w:val="Normal"/>
    <w:rsid w:val="00277AE7"/>
    <w:pPr>
      <w:spacing w:after="160" w:line="240" w:lineRule="exact"/>
      <w:jc w:val="left"/>
    </w:pPr>
    <w:rPr>
      <w:rFonts w:ascii="Verdana" w:eastAsia="MS Mincho" w:hAnsi="Verdana"/>
      <w:sz w:val="20"/>
      <w:lang w:val="en-US" w:eastAsia="en-US"/>
    </w:rPr>
  </w:style>
  <w:style w:type="paragraph" w:customStyle="1" w:styleId="CorpodetextobtBT">
    <w:name w:val="Corpo de texto.bt.BT"/>
    <w:basedOn w:val="Normal"/>
    <w:rsid w:val="00277AE7"/>
    <w:rPr>
      <w:rFonts w:ascii="Arial" w:hAnsi="Arial"/>
      <w:snapToGrid w:val="0"/>
      <w:sz w:val="24"/>
    </w:rPr>
  </w:style>
  <w:style w:type="paragraph" w:customStyle="1" w:styleId="CharChar1CharCharCharCharCharCharCharChar1CharCharCharCharCharCharCharCharCharCharCharCharCharCharCharCharCharCharCharCharCharCharCharCharCharChar1CharCharCharChar">
    <w:name w:val="Char Char1 Char Char Char Char Char Char Char Char1 Char Char Char Char Char Char Char Char Char Char Char Char Char Char Char Char Char Char Char Char Char Char Char Char Char Char1 Char Char Char Char"/>
    <w:basedOn w:val="Normal"/>
    <w:rsid w:val="00277AE7"/>
    <w:pPr>
      <w:spacing w:after="160" w:line="240" w:lineRule="exact"/>
      <w:jc w:val="left"/>
    </w:pPr>
    <w:rPr>
      <w:rFonts w:ascii="Verdana" w:eastAsia="MS Mincho" w:hAnsi="Verdana"/>
      <w:sz w:val="20"/>
      <w:lang w:val="en-US" w:eastAsia="en-US"/>
    </w:rPr>
  </w:style>
  <w:style w:type="character" w:styleId="CitaoHTML">
    <w:name w:val="HTML Cite"/>
    <w:rsid w:val="00A04F4D"/>
    <w:rPr>
      <w:i w:val="0"/>
      <w:iCs w:val="0"/>
      <w:color w:val="0E774A"/>
    </w:rPr>
  </w:style>
  <w:style w:type="character" w:styleId="Refdecomentrio">
    <w:name w:val="annotation reference"/>
    <w:rsid w:val="001A2582"/>
    <w:rPr>
      <w:sz w:val="16"/>
      <w:szCs w:val="16"/>
    </w:rPr>
  </w:style>
  <w:style w:type="paragraph" w:styleId="Reviso">
    <w:name w:val="Revision"/>
    <w:hidden/>
    <w:uiPriority w:val="99"/>
    <w:semiHidden/>
    <w:rsid w:val="001A2582"/>
    <w:rPr>
      <w:sz w:val="26"/>
    </w:rPr>
  </w:style>
  <w:style w:type="paragraph" w:customStyle="1" w:styleId="PargrafodaLista1">
    <w:name w:val="Parágrafo da Lista1"/>
    <w:basedOn w:val="Normal"/>
    <w:rsid w:val="009E7859"/>
    <w:pPr>
      <w:ind w:left="708"/>
    </w:pPr>
  </w:style>
  <w:style w:type="character" w:customStyle="1" w:styleId="BodyTextIndentChar">
    <w:name w:val="Body Text Indent Char"/>
    <w:basedOn w:val="Fontepargpadro"/>
    <w:locked/>
    <w:rsid w:val="00153440"/>
    <w:rPr>
      <w:rFonts w:cs="Times New Roman"/>
      <w:sz w:val="26"/>
      <w:lang w:val="pt-BR" w:eastAsia="pt-BR" w:bidi="ar-SA"/>
    </w:rPr>
  </w:style>
  <w:style w:type="table" w:styleId="Tabelacomgrade">
    <w:name w:val="Table Grid"/>
    <w:basedOn w:val="Tabelanormal"/>
    <w:rsid w:val="006968F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style-span">
    <w:name w:val="apple-style-span"/>
    <w:basedOn w:val="Fontepargpadro"/>
    <w:rsid w:val="004D4B8E"/>
  </w:style>
  <w:style w:type="character" w:customStyle="1" w:styleId="DeltaViewDeletion">
    <w:name w:val="DeltaView Deletion"/>
    <w:uiPriority w:val="99"/>
    <w:rsid w:val="007A2BE2"/>
    <w:rPr>
      <w:strike/>
      <w:color w:val="FF0000"/>
    </w:rPr>
  </w:style>
  <w:style w:type="character" w:styleId="Forte">
    <w:name w:val="Strong"/>
    <w:basedOn w:val="Fontepargpadro"/>
    <w:uiPriority w:val="22"/>
    <w:qFormat/>
    <w:rsid w:val="00F26CD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AE7"/>
    <w:pPr>
      <w:jc w:val="both"/>
    </w:pPr>
    <w:rPr>
      <w:sz w:val="26"/>
    </w:rPr>
  </w:style>
  <w:style w:type="paragraph" w:styleId="Cabealho1">
    <w:name w:val="heading 1"/>
    <w:basedOn w:val="Normal"/>
    <w:next w:val="Normal"/>
    <w:qFormat/>
    <w:rsid w:val="00277AE7"/>
    <w:pPr>
      <w:keepNext/>
      <w:spacing w:line="360" w:lineRule="exact"/>
      <w:jc w:val="left"/>
      <w:outlineLvl w:val="0"/>
    </w:pPr>
    <w:rPr>
      <w:b/>
      <w:sz w:val="24"/>
    </w:rPr>
  </w:style>
  <w:style w:type="paragraph" w:styleId="Cabealho2">
    <w:name w:val="heading 2"/>
    <w:basedOn w:val="Normal"/>
    <w:next w:val="Normal"/>
    <w:qFormat/>
    <w:rsid w:val="00277AE7"/>
    <w:pPr>
      <w:keepNext/>
      <w:spacing w:line="360" w:lineRule="exact"/>
      <w:jc w:val="center"/>
      <w:outlineLvl w:val="1"/>
    </w:pPr>
    <w:rPr>
      <w:b/>
      <w:sz w:val="24"/>
    </w:rPr>
  </w:style>
  <w:style w:type="paragraph" w:styleId="Cabealho3">
    <w:name w:val="heading 3"/>
    <w:basedOn w:val="Normal"/>
    <w:next w:val="Normal"/>
    <w:qFormat/>
    <w:rsid w:val="00277AE7"/>
    <w:pPr>
      <w:keepNext/>
      <w:spacing w:line="360" w:lineRule="exact"/>
      <w:outlineLvl w:val="2"/>
    </w:pPr>
    <w:rPr>
      <w:b/>
      <w:sz w:val="24"/>
    </w:rPr>
  </w:style>
  <w:style w:type="paragraph" w:styleId="Cabealho4">
    <w:name w:val="heading 4"/>
    <w:basedOn w:val="Normal"/>
    <w:next w:val="Normal"/>
    <w:qFormat/>
    <w:rsid w:val="00277AE7"/>
    <w:pPr>
      <w:keepNext/>
      <w:spacing w:before="120" w:line="320" w:lineRule="exact"/>
      <w:jc w:val="center"/>
      <w:outlineLvl w:val="3"/>
    </w:pPr>
    <w:rPr>
      <w:b/>
    </w:rPr>
  </w:style>
  <w:style w:type="paragraph" w:styleId="Cabealho5">
    <w:name w:val="heading 5"/>
    <w:basedOn w:val="Normal"/>
    <w:next w:val="Normal"/>
    <w:qFormat/>
    <w:rsid w:val="00277AE7"/>
    <w:pPr>
      <w:keepNext/>
      <w:spacing w:before="600" w:line="320" w:lineRule="atLeast"/>
      <w:jc w:val="center"/>
      <w:outlineLvl w:val="4"/>
    </w:pPr>
    <w:rPr>
      <w:b/>
      <w:sz w:val="23"/>
    </w:rPr>
  </w:style>
  <w:style w:type="paragraph" w:styleId="Cabealho6">
    <w:name w:val="heading 6"/>
    <w:basedOn w:val="Normal"/>
    <w:next w:val="Normal"/>
    <w:qFormat/>
    <w:rsid w:val="00277AE7"/>
    <w:pPr>
      <w:keepNext/>
      <w:spacing w:line="320" w:lineRule="exact"/>
      <w:ind w:left="708"/>
      <w:outlineLvl w:val="5"/>
    </w:pPr>
  </w:style>
  <w:style w:type="paragraph" w:styleId="Cabealho7">
    <w:name w:val="heading 7"/>
    <w:basedOn w:val="Normal"/>
    <w:next w:val="Normal"/>
    <w:qFormat/>
    <w:rsid w:val="00277AE7"/>
    <w:pPr>
      <w:keepNext/>
      <w:spacing w:line="320" w:lineRule="exact"/>
      <w:jc w:val="right"/>
      <w:outlineLvl w:val="6"/>
    </w:pPr>
    <w:rPr>
      <w:rFonts w:ascii="Frutiger Light" w:hAnsi="Frutiger Light"/>
      <w:u w:val="single"/>
    </w:rPr>
  </w:style>
  <w:style w:type="paragraph" w:styleId="Cabealho8">
    <w:name w:val="heading 8"/>
    <w:basedOn w:val="Normal"/>
    <w:next w:val="Normal"/>
    <w:qFormat/>
    <w:rsid w:val="00277AE7"/>
    <w:pPr>
      <w:keepNext/>
      <w:spacing w:line="320" w:lineRule="exact"/>
      <w:outlineLvl w:val="7"/>
    </w:pPr>
    <w:rPr>
      <w:rFonts w:ascii="Frutiger Light" w:hAnsi="Frutiger Light"/>
      <w:u w:val="single"/>
    </w:rPr>
  </w:style>
  <w:style w:type="paragraph" w:styleId="Cabealho9">
    <w:name w:val="heading 9"/>
    <w:basedOn w:val="Normal"/>
    <w:next w:val="Normal"/>
    <w:qFormat/>
    <w:rsid w:val="00277AE7"/>
    <w:pPr>
      <w:spacing w:before="240" w:after="60"/>
      <w:outlineLvl w:val="8"/>
    </w:pPr>
    <w:rPr>
      <w:rFonts w:ascii="Arial" w:hAnsi="Arial" w:cs="Arial"/>
      <w:sz w:val="22"/>
      <w:szCs w:val="2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2CharCharCharCharCharCharCharCharChar">
    <w:name w:val="Char2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itcar">
    <w:name w:val="citcar"/>
    <w:basedOn w:val="Normal"/>
    <w:rsid w:val="00277AE7"/>
    <w:pPr>
      <w:widowControl w:val="0"/>
      <w:spacing w:line="240" w:lineRule="exact"/>
      <w:ind w:left="1134" w:right="1134"/>
    </w:pPr>
  </w:style>
  <w:style w:type="paragraph" w:customStyle="1" w:styleId="citpet">
    <w:name w:val="citpet"/>
    <w:basedOn w:val="citcar"/>
    <w:rsid w:val="00277AE7"/>
    <w:pPr>
      <w:ind w:left="1418" w:right="1418"/>
    </w:pPr>
    <w:rPr>
      <w:sz w:val="20"/>
    </w:rPr>
  </w:style>
  <w:style w:type="paragraph" w:customStyle="1" w:styleId="MF1">
    <w:name w:val="MF1"/>
    <w:basedOn w:val="Normal"/>
    <w:autoRedefine/>
    <w:rsid w:val="00277AE7"/>
    <w:pPr>
      <w:numPr>
        <w:numId w:val="1"/>
      </w:numPr>
      <w:tabs>
        <w:tab w:val="clear" w:pos="360"/>
      </w:tabs>
      <w:spacing w:line="320" w:lineRule="exact"/>
      <w:ind w:left="0" w:firstLine="0"/>
      <w:jc w:val="center"/>
    </w:pPr>
    <w:rPr>
      <w:b/>
      <w:smallCaps/>
      <w:sz w:val="24"/>
    </w:rPr>
  </w:style>
  <w:style w:type="paragraph" w:customStyle="1" w:styleId="MF2">
    <w:name w:val="MF2"/>
    <w:basedOn w:val="Normal"/>
    <w:autoRedefine/>
    <w:rsid w:val="00277AE7"/>
    <w:pPr>
      <w:tabs>
        <w:tab w:val="num" w:pos="360"/>
      </w:tabs>
      <w:spacing w:line="320" w:lineRule="exact"/>
      <w:ind w:left="360" w:hanging="360"/>
    </w:pPr>
    <w:rPr>
      <w:b/>
      <w:sz w:val="20"/>
    </w:rPr>
  </w:style>
  <w:style w:type="paragraph" w:styleId="Corpodetexto2">
    <w:name w:val="Body Text 2"/>
    <w:basedOn w:val="Normal"/>
    <w:rsid w:val="00277AE7"/>
    <w:pPr>
      <w:spacing w:line="360" w:lineRule="exact"/>
      <w:jc w:val="center"/>
    </w:pPr>
    <w:rPr>
      <w:b/>
      <w:sz w:val="24"/>
    </w:rPr>
  </w:style>
  <w:style w:type="paragraph" w:styleId="Cabealho">
    <w:name w:val="header"/>
    <w:basedOn w:val="Normal"/>
    <w:rsid w:val="00277AE7"/>
    <w:pPr>
      <w:widowControl w:val="0"/>
      <w:tabs>
        <w:tab w:val="center" w:pos="4419"/>
        <w:tab w:val="right" w:pos="8838"/>
      </w:tabs>
    </w:pPr>
  </w:style>
  <w:style w:type="paragraph" w:styleId="Avanodecorpodetexto">
    <w:name w:val="Body Text Indent"/>
    <w:basedOn w:val="Normal"/>
    <w:link w:val="AvanodecorpodetextoCarcter"/>
    <w:rsid w:val="00277AE7"/>
    <w:pPr>
      <w:ind w:left="2127" w:hanging="711"/>
    </w:pPr>
  </w:style>
  <w:style w:type="character" w:customStyle="1" w:styleId="AvanodecorpodetextoCarcter">
    <w:name w:val="Avanço de corpo de texto Carácter"/>
    <w:link w:val="Avanodecorpodetexto"/>
    <w:rsid w:val="00277AE7"/>
    <w:rPr>
      <w:sz w:val="26"/>
      <w:lang w:val="pt-BR" w:eastAsia="pt-BR" w:bidi="ar-SA"/>
    </w:rPr>
  </w:style>
  <w:style w:type="paragraph" w:customStyle="1" w:styleId="p0">
    <w:name w:val="p0"/>
    <w:basedOn w:val="Normal"/>
    <w:rsid w:val="00277AE7"/>
    <w:pPr>
      <w:tabs>
        <w:tab w:val="left" w:pos="720"/>
      </w:tabs>
      <w:spacing w:line="240" w:lineRule="atLeast"/>
    </w:pPr>
    <w:rPr>
      <w:rFonts w:ascii="Times" w:hAnsi="Times"/>
      <w:sz w:val="24"/>
    </w:rPr>
  </w:style>
  <w:style w:type="paragraph" w:styleId="Corpodetexto3">
    <w:name w:val="Body Text 3"/>
    <w:basedOn w:val="Normal"/>
    <w:rsid w:val="00277AE7"/>
    <w:pPr>
      <w:spacing w:line="320" w:lineRule="atLeast"/>
    </w:pPr>
  </w:style>
  <w:style w:type="paragraph" w:customStyle="1" w:styleId="c3">
    <w:name w:val="c3"/>
    <w:basedOn w:val="Normal"/>
    <w:rsid w:val="00277AE7"/>
    <w:pPr>
      <w:spacing w:line="240" w:lineRule="atLeast"/>
      <w:jc w:val="center"/>
    </w:pPr>
    <w:rPr>
      <w:rFonts w:ascii="Times" w:hAnsi="Times"/>
      <w:sz w:val="24"/>
    </w:rPr>
  </w:style>
  <w:style w:type="paragraph" w:styleId="Corpodetexto">
    <w:name w:val="Body Text"/>
    <w:aliases w:val="bt,BT"/>
    <w:basedOn w:val="Normal"/>
    <w:rsid w:val="00277AE7"/>
    <w:pPr>
      <w:tabs>
        <w:tab w:val="left" w:pos="576"/>
        <w:tab w:val="left" w:pos="1152"/>
      </w:tabs>
      <w:spacing w:line="360" w:lineRule="exact"/>
      <w:ind w:right="-6"/>
    </w:pPr>
    <w:rPr>
      <w:sz w:val="24"/>
    </w:rPr>
  </w:style>
  <w:style w:type="paragraph" w:styleId="Avanodecorpodetexto2">
    <w:name w:val="Body Text Indent 2"/>
    <w:basedOn w:val="Normal"/>
    <w:rsid w:val="00277AE7"/>
    <w:pPr>
      <w:spacing w:line="360" w:lineRule="exact"/>
      <w:ind w:left="720"/>
    </w:pPr>
    <w:rPr>
      <w:sz w:val="24"/>
    </w:rPr>
  </w:style>
  <w:style w:type="character" w:styleId="Nmerodepgina">
    <w:name w:val="page number"/>
    <w:basedOn w:val="Tipodeletrapredefinidodopargrafo"/>
    <w:rsid w:val="00277AE7"/>
  </w:style>
  <w:style w:type="paragraph" w:styleId="Rodap">
    <w:name w:val="footer"/>
    <w:basedOn w:val="Normal"/>
    <w:rsid w:val="00277AE7"/>
    <w:pPr>
      <w:tabs>
        <w:tab w:val="center" w:pos="4419"/>
        <w:tab w:val="right" w:pos="8838"/>
      </w:tabs>
      <w:jc w:val="left"/>
    </w:pPr>
    <w:rPr>
      <w:rFonts w:ascii="Times" w:hAnsi="Times"/>
      <w:sz w:val="24"/>
    </w:rPr>
  </w:style>
  <w:style w:type="paragraph" w:styleId="Textodebloco">
    <w:name w:val="Block Text"/>
    <w:basedOn w:val="Normal"/>
    <w:rsid w:val="00277AE7"/>
    <w:pPr>
      <w:tabs>
        <w:tab w:val="left" w:pos="9072"/>
      </w:tabs>
      <w:spacing w:line="240" w:lineRule="atLeast"/>
      <w:ind w:left="426" w:right="-1"/>
    </w:pPr>
    <w:rPr>
      <w:sz w:val="24"/>
    </w:rPr>
  </w:style>
  <w:style w:type="paragraph" w:customStyle="1" w:styleId="t7">
    <w:name w:val="t7"/>
    <w:basedOn w:val="Normal"/>
    <w:rsid w:val="00277AE7"/>
    <w:pPr>
      <w:tabs>
        <w:tab w:val="left" w:pos="1540"/>
        <w:tab w:val="left" w:pos="3500"/>
        <w:tab w:val="left" w:pos="5020"/>
      </w:tabs>
      <w:spacing w:line="240" w:lineRule="atLeast"/>
      <w:jc w:val="left"/>
    </w:pPr>
    <w:rPr>
      <w:rFonts w:ascii="Times" w:hAnsi="Times"/>
      <w:sz w:val="24"/>
    </w:rPr>
  </w:style>
  <w:style w:type="character" w:styleId="Hiperligao">
    <w:name w:val="Hyperlink"/>
    <w:uiPriority w:val="99"/>
    <w:rsid w:val="00277AE7"/>
    <w:rPr>
      <w:color w:val="0000FF"/>
      <w:u w:val="single"/>
    </w:rPr>
  </w:style>
  <w:style w:type="paragraph" w:customStyle="1" w:styleId="Estilo2">
    <w:name w:val="Estilo2"/>
    <w:basedOn w:val="Normal"/>
    <w:rsid w:val="00277AE7"/>
    <w:pPr>
      <w:tabs>
        <w:tab w:val="left" w:pos="2835"/>
      </w:tabs>
      <w:spacing w:after="120"/>
      <w:ind w:left="2977" w:hanging="853"/>
      <w:jc w:val="left"/>
    </w:pPr>
    <w:rPr>
      <w:rFonts w:ascii="Arial" w:hAnsi="Arial"/>
      <w:sz w:val="22"/>
    </w:rPr>
  </w:style>
  <w:style w:type="paragraph" w:styleId="Textodecomentrio">
    <w:name w:val="annotation text"/>
    <w:basedOn w:val="Normal"/>
    <w:link w:val="TextodecomentrioCarcter"/>
    <w:semiHidden/>
    <w:rsid w:val="00277AE7"/>
    <w:rPr>
      <w:sz w:val="20"/>
    </w:rPr>
  </w:style>
  <w:style w:type="character" w:customStyle="1" w:styleId="TextodecomentrioCarcter">
    <w:name w:val="Texto de comentário Carácter"/>
    <w:link w:val="Textodecomentrio"/>
    <w:semiHidden/>
    <w:rsid w:val="00277AE7"/>
    <w:rPr>
      <w:lang w:val="pt-BR" w:eastAsia="pt-BR" w:bidi="ar-SA"/>
    </w:rPr>
  </w:style>
  <w:style w:type="paragraph" w:styleId="Avanodecorpodetexto3">
    <w:name w:val="Body Text Indent 3"/>
    <w:basedOn w:val="Normal"/>
    <w:rsid w:val="00277AE7"/>
    <w:pPr>
      <w:spacing w:after="120"/>
      <w:ind w:left="360"/>
    </w:pPr>
    <w:rPr>
      <w:sz w:val="16"/>
      <w:szCs w:val="16"/>
    </w:rPr>
  </w:style>
  <w:style w:type="paragraph" w:customStyle="1" w:styleId="para10">
    <w:name w:val="para10"/>
    <w:rsid w:val="00277AE7"/>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277AE7"/>
    <w:pPr>
      <w:jc w:val="both"/>
    </w:pPr>
    <w:rPr>
      <w:snapToGrid w:val="0"/>
      <w:color w:val="000000"/>
      <w:sz w:val="26"/>
    </w:rPr>
  </w:style>
  <w:style w:type="paragraph" w:styleId="Ttulo">
    <w:name w:val="Title"/>
    <w:basedOn w:val="Normal"/>
    <w:next w:val="Corpodetexto"/>
    <w:qFormat/>
    <w:rsid w:val="00277AE7"/>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277AE7"/>
    <w:pPr>
      <w:widowControl w:val="0"/>
      <w:suppressAutoHyphens/>
      <w:jc w:val="center"/>
    </w:pPr>
    <w:rPr>
      <w:rFonts w:eastAsia="HG Mincho Light J"/>
      <w:b/>
      <w:color w:val="000000"/>
      <w:sz w:val="24"/>
    </w:rPr>
  </w:style>
  <w:style w:type="paragraph" w:customStyle="1" w:styleId="BodyText21">
    <w:name w:val="Body Text 21"/>
    <w:basedOn w:val="Normal"/>
    <w:rsid w:val="00277AE7"/>
    <w:pPr>
      <w:widowControl w:val="0"/>
      <w:ind w:left="567"/>
    </w:pPr>
    <w:rPr>
      <w:sz w:val="24"/>
      <w:lang w:val="en-AU"/>
    </w:rPr>
  </w:style>
  <w:style w:type="paragraph" w:styleId="NormalWeb">
    <w:name w:val="Normal (Web)"/>
    <w:basedOn w:val="Normal"/>
    <w:rsid w:val="00277AE7"/>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sid w:val="00277AE7"/>
    <w:rPr>
      <w:color w:val="0000FF"/>
      <w:spacing w:val="0"/>
      <w:u w:val="double"/>
    </w:rPr>
  </w:style>
  <w:style w:type="paragraph" w:customStyle="1" w:styleId="Ttulo1AgmtArticleNumber">
    <w:name w:val="Título 1.Agmt Article Number"/>
    <w:basedOn w:val="Normal"/>
    <w:next w:val="Normal"/>
    <w:rsid w:val="00277AE7"/>
    <w:pPr>
      <w:keepNext/>
      <w:jc w:val="left"/>
      <w:outlineLvl w:val="0"/>
    </w:pPr>
    <w:rPr>
      <w:b/>
      <w:sz w:val="18"/>
    </w:rPr>
  </w:style>
  <w:style w:type="character" w:customStyle="1" w:styleId="Normal1">
    <w:name w:val="Normal1"/>
    <w:rsid w:val="00277AE7"/>
    <w:rPr>
      <w:rFonts w:ascii="Helvetica" w:hAnsi="Helvetica"/>
      <w:sz w:val="24"/>
    </w:rPr>
  </w:style>
  <w:style w:type="paragraph" w:customStyle="1" w:styleId="DeltaViewTableBody">
    <w:name w:val="DeltaView Table Body"/>
    <w:basedOn w:val="Normal"/>
    <w:rsid w:val="00277AE7"/>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sid w:val="00277AE7"/>
    <w:rPr>
      <w:color w:val="00C000"/>
      <w:spacing w:val="0"/>
      <w:u w:val="double"/>
    </w:rPr>
  </w:style>
  <w:style w:type="paragraph" w:customStyle="1" w:styleId="sub">
    <w:name w:val="sub"/>
    <w:rsid w:val="00277AE7"/>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sid w:val="00277AE7"/>
    <w:rPr>
      <w:rFonts w:ascii="Tahoma" w:hAnsi="Tahoma" w:cs="Tahoma"/>
      <w:sz w:val="16"/>
      <w:szCs w:val="16"/>
    </w:rPr>
  </w:style>
  <w:style w:type="paragraph" w:customStyle="1" w:styleId="CharCharCharCharCharCharCharCharCharCharChar">
    <w:name w:val="Char Char Char Char Char Char Char Char Char Char Char"/>
    <w:basedOn w:val="Normal"/>
    <w:rsid w:val="00277AE7"/>
    <w:pPr>
      <w:spacing w:after="160" w:line="240" w:lineRule="exact"/>
      <w:jc w:val="left"/>
    </w:pPr>
    <w:rPr>
      <w:rFonts w:ascii="Verdana" w:hAnsi="Verdana"/>
      <w:sz w:val="20"/>
      <w:lang w:val="en-US" w:eastAsia="en-US"/>
    </w:rPr>
  </w:style>
  <w:style w:type="character" w:styleId="MquinadeescreverHTML">
    <w:name w:val="HTML Typewriter"/>
    <w:rsid w:val="00277AE7"/>
    <w:rPr>
      <w:rFonts w:ascii="Courier New" w:eastAsia="Times New Roman" w:hAnsi="Courier New" w:cs="Courier New"/>
      <w:sz w:val="20"/>
      <w:szCs w:val="20"/>
    </w:rPr>
  </w:style>
  <w:style w:type="character" w:customStyle="1" w:styleId="deltaviewinsertion0">
    <w:name w:val="deltaviewinsertion"/>
    <w:basedOn w:val="Tipodeletrapredefinidodopargrafo"/>
    <w:rsid w:val="00277AE7"/>
  </w:style>
  <w:style w:type="character" w:styleId="Hiperligaovisitada">
    <w:name w:val="FollowedHyperlink"/>
    <w:rsid w:val="00277AE7"/>
    <w:rPr>
      <w:color w:val="800080"/>
      <w:u w:val="single"/>
    </w:rPr>
  </w:style>
  <w:style w:type="paragraph" w:customStyle="1" w:styleId="CharChar1Char">
    <w:name w:val="Char Char1 Char"/>
    <w:basedOn w:val="Normal"/>
    <w:rsid w:val="00277AE7"/>
    <w:pPr>
      <w:numPr>
        <w:ilvl w:val="1"/>
        <w:numId w:val="9"/>
      </w:numPr>
      <w:tabs>
        <w:tab w:val="clear" w:pos="450"/>
      </w:tabs>
      <w:spacing w:after="160" w:line="240" w:lineRule="exact"/>
      <w:ind w:left="0" w:firstLine="0"/>
      <w:jc w:val="left"/>
    </w:pPr>
    <w:rPr>
      <w:rFonts w:ascii="Verdana" w:eastAsia="MS Mincho" w:hAnsi="Verdana"/>
      <w:sz w:val="20"/>
      <w:lang w:val="en-US" w:eastAsia="en-US"/>
    </w:rPr>
  </w:style>
  <w:style w:type="paragraph" w:customStyle="1" w:styleId="CharChar2Char">
    <w:name w:val="Char Char2 Char"/>
    <w:basedOn w:val="Normal"/>
    <w:rsid w:val="00277AE7"/>
    <w:pPr>
      <w:spacing w:after="160" w:line="240" w:lineRule="exact"/>
      <w:jc w:val="left"/>
    </w:pPr>
    <w:rPr>
      <w:rFonts w:ascii="Verdana" w:hAnsi="Verdana"/>
      <w:sz w:val="20"/>
      <w:lang w:val="en-US" w:eastAsia="en-US"/>
    </w:rPr>
  </w:style>
  <w:style w:type="paragraph" w:customStyle="1" w:styleId="TEXTO">
    <w:name w:val="TEXTO"/>
    <w:autoRedefine/>
    <w:rsid w:val="00277AE7"/>
    <w:pPr>
      <w:keepNext/>
      <w:keepLines/>
      <w:widowControl w:val="0"/>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34"/>
    <w:qFormat/>
    <w:rsid w:val="00277AE7"/>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277AE7"/>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
    <w:name w:val="Char1 Char Char Char Char Char Char Char Char Char Char Char Char"/>
    <w:basedOn w:val="Normal"/>
    <w:rsid w:val="00277AE7"/>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277AE7"/>
    <w:pPr>
      <w:spacing w:after="160" w:line="240" w:lineRule="exact"/>
      <w:jc w:val="left"/>
    </w:pPr>
    <w:rPr>
      <w:rFonts w:ascii="Verdana" w:eastAsia="MS Mincho" w:hAnsi="Verdana"/>
      <w:sz w:val="20"/>
      <w:lang w:val="en-US" w:eastAsia="en-US"/>
    </w:rPr>
  </w:style>
  <w:style w:type="paragraph" w:styleId="Assuntodecomentrio">
    <w:name w:val="annotation subject"/>
    <w:basedOn w:val="Textodecomentrio"/>
    <w:next w:val="Textodecomentrio"/>
    <w:link w:val="AssuntodecomentrioCarcter"/>
    <w:rsid w:val="00277AE7"/>
    <w:rPr>
      <w:b/>
      <w:bCs/>
    </w:rPr>
  </w:style>
  <w:style w:type="character" w:customStyle="1" w:styleId="AssuntodecomentrioCarcter">
    <w:name w:val="Assunto de comentário Carácter"/>
    <w:link w:val="Assuntodecomentrio"/>
    <w:rsid w:val="00277AE7"/>
    <w:rPr>
      <w:b/>
      <w:bCs/>
      <w:lang w:val="pt-BR" w:eastAsia="pt-BR" w:bidi="ar-SA"/>
    </w:rPr>
  </w:style>
  <w:style w:type="paragraph" w:styleId="Listacommarcas">
    <w:name w:val="List Bullet"/>
    <w:basedOn w:val="Normal"/>
    <w:link w:val="ListacommarcasCarcter"/>
    <w:rsid w:val="00277AE7"/>
    <w:pPr>
      <w:tabs>
        <w:tab w:val="num" w:pos="360"/>
      </w:tabs>
      <w:ind w:left="360" w:hanging="360"/>
    </w:pPr>
  </w:style>
  <w:style w:type="character" w:customStyle="1" w:styleId="ListacommarcasCarcter">
    <w:name w:val="Lista com marcas Carácter"/>
    <w:link w:val="Listacommarcas"/>
    <w:rsid w:val="00277AE7"/>
    <w:rPr>
      <w:sz w:val="26"/>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2CharCharCharChar">
    <w:name w:val="Char2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axx">
    <w:name w:val="a.x.x)"/>
    <w:basedOn w:val="Normal"/>
    <w:rsid w:val="00277AE7"/>
    <w:pPr>
      <w:autoSpaceDE w:val="0"/>
      <w:autoSpaceDN w:val="0"/>
      <w:adjustRightInd w:val="0"/>
      <w:spacing w:after="120"/>
      <w:ind w:left="2268" w:hanging="992"/>
    </w:pPr>
    <w:rPr>
      <w:rFonts w:ascii="Arial" w:hAnsi="Arial" w:cs="Arial"/>
      <w:sz w:val="24"/>
      <w:szCs w:val="24"/>
    </w:rPr>
  </w:style>
  <w:style w:type="paragraph" w:customStyle="1" w:styleId="CharCharCharCharChar2CharCharChar1CharCharCharCharCharCharCharCharCharCharCharCharCharCharCharCharCharCharCharCharCharCharCharCharCharCharCharCharCharCharCharChar">
    <w:name w:val="Char Char Char Char Char2 Char Char Char1 Char Char Char Char Char Char Char Char Char Char Char Char Char Char Char Char Char Char Char Char Char Char Char Char Char Char Char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1CharCharCharCharCharCharCharCharCharCharCharCharCharCharCharCharCharCharCharChar1CharCharCharCharChar">
    <w:name w:val="Char Char1 Char Char Char Char Char Char Char Char Char Char Char Char Char Char Char Char Char Char Char Char1 Char Char Char Char Char"/>
    <w:basedOn w:val="Normal"/>
    <w:rsid w:val="00277AE7"/>
    <w:pPr>
      <w:spacing w:after="160" w:line="240" w:lineRule="exact"/>
      <w:jc w:val="left"/>
    </w:pPr>
    <w:rPr>
      <w:rFonts w:ascii="Verdana" w:eastAsia="MS Mincho" w:hAnsi="Verdana"/>
      <w:sz w:val="20"/>
      <w:lang w:val="en-US" w:eastAsia="en-US"/>
    </w:rPr>
  </w:style>
  <w:style w:type="paragraph" w:customStyle="1" w:styleId="CharCharCharCharChar2CharCharChar1Char">
    <w:name w:val="Char Char Char Char Char2 Char Char Char1 Char"/>
    <w:basedOn w:val="Normal"/>
    <w:rsid w:val="00277AE7"/>
    <w:pPr>
      <w:spacing w:after="160" w:line="240" w:lineRule="exact"/>
      <w:jc w:val="left"/>
    </w:pPr>
    <w:rPr>
      <w:rFonts w:ascii="Verdana" w:eastAsia="MS Mincho" w:hAnsi="Verdana"/>
      <w:sz w:val="20"/>
      <w:lang w:val="en-US" w:eastAsia="en-US"/>
    </w:rPr>
  </w:style>
  <w:style w:type="paragraph" w:customStyle="1" w:styleId="CorpodetextobtBT">
    <w:name w:val="Corpo de texto.bt.BT"/>
    <w:basedOn w:val="Normal"/>
    <w:rsid w:val="00277AE7"/>
    <w:rPr>
      <w:rFonts w:ascii="Arial" w:hAnsi="Arial"/>
      <w:snapToGrid w:val="0"/>
      <w:sz w:val="24"/>
    </w:rPr>
  </w:style>
  <w:style w:type="paragraph" w:customStyle="1" w:styleId="CharChar1CharCharCharCharCharCharCharChar1CharCharCharCharCharCharCharCharCharCharCharCharCharCharCharCharCharCharCharCharCharCharCharCharCharChar1CharCharCharChar">
    <w:name w:val="Char Char1 Char Char Char Char Char Char Char Char1 Char Char Char Char Char Char Char Char Char Char Char Char Char Char Char Char Char Char Char Char Char Char Char Char Char Char1 Char Char Char Char"/>
    <w:basedOn w:val="Normal"/>
    <w:rsid w:val="00277AE7"/>
    <w:pPr>
      <w:spacing w:after="160" w:line="240" w:lineRule="exact"/>
      <w:jc w:val="left"/>
    </w:pPr>
    <w:rPr>
      <w:rFonts w:ascii="Verdana" w:eastAsia="MS Mincho" w:hAnsi="Verdana"/>
      <w:sz w:val="20"/>
      <w:lang w:val="en-US" w:eastAsia="en-US"/>
    </w:rPr>
  </w:style>
  <w:style w:type="character" w:styleId="CitaoHTML">
    <w:name w:val="HTML Cite"/>
    <w:rsid w:val="00A04F4D"/>
    <w:rPr>
      <w:i w:val="0"/>
      <w:iCs w:val="0"/>
      <w:color w:val="0E774A"/>
    </w:rPr>
  </w:style>
  <w:style w:type="character" w:styleId="Refdecomentrio">
    <w:name w:val="annotation reference"/>
    <w:rsid w:val="001A2582"/>
    <w:rPr>
      <w:sz w:val="16"/>
      <w:szCs w:val="16"/>
    </w:rPr>
  </w:style>
  <w:style w:type="paragraph" w:styleId="Reviso">
    <w:name w:val="Revision"/>
    <w:hidden/>
    <w:uiPriority w:val="99"/>
    <w:semiHidden/>
    <w:rsid w:val="001A2582"/>
    <w:rPr>
      <w:sz w:val="26"/>
    </w:rPr>
  </w:style>
  <w:style w:type="paragraph" w:customStyle="1" w:styleId="PargrafodaLista1">
    <w:name w:val="Parágrafo da Lista1"/>
    <w:basedOn w:val="Normal"/>
    <w:rsid w:val="009E7859"/>
    <w:pPr>
      <w:ind w:left="708"/>
    </w:pPr>
  </w:style>
  <w:style w:type="character" w:customStyle="1" w:styleId="BodyTextIndentChar">
    <w:name w:val="Body Text Indent Char"/>
    <w:basedOn w:val="Tipodeletrapredefinidodopargrafo"/>
    <w:locked/>
    <w:rsid w:val="00153440"/>
    <w:rPr>
      <w:rFonts w:cs="Times New Roman"/>
      <w:sz w:val="26"/>
      <w:lang w:val="pt-BR" w:eastAsia="pt-BR" w:bidi="ar-SA"/>
    </w:rPr>
  </w:style>
  <w:style w:type="table" w:styleId="Tabelacomgrelha">
    <w:name w:val="Table Grid"/>
    <w:basedOn w:val="Tabelanormal"/>
    <w:rsid w:val="006968F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style-span">
    <w:name w:val="apple-style-span"/>
    <w:basedOn w:val="Tipodeletrapredefinidodopargrafo"/>
    <w:rsid w:val="004D4B8E"/>
  </w:style>
  <w:style w:type="character" w:customStyle="1" w:styleId="DeltaViewDeletion">
    <w:name w:val="DeltaView Deletion"/>
    <w:uiPriority w:val="99"/>
    <w:rsid w:val="007A2BE2"/>
    <w:rPr>
      <w:strike/>
      <w:color w:val="FF0000"/>
    </w:rPr>
  </w:style>
</w:styles>
</file>

<file path=word/webSettings.xml><?xml version="1.0" encoding="utf-8"?>
<w:webSettings xmlns:r="http://schemas.openxmlformats.org/officeDocument/2006/relationships" xmlns:w="http://schemas.openxmlformats.org/wordprocessingml/2006/main">
  <w:divs>
    <w:div w:id="305939615">
      <w:bodyDiv w:val="1"/>
      <w:marLeft w:val="0"/>
      <w:marRight w:val="0"/>
      <w:marTop w:val="0"/>
      <w:marBottom w:val="0"/>
      <w:divBdr>
        <w:top w:val="none" w:sz="0" w:space="0" w:color="auto"/>
        <w:left w:val="none" w:sz="0" w:space="0" w:color="auto"/>
        <w:bottom w:val="none" w:sz="0" w:space="0" w:color="auto"/>
        <w:right w:val="none" w:sz="0" w:space="0" w:color="auto"/>
      </w:divBdr>
    </w:div>
    <w:div w:id="509443586">
      <w:bodyDiv w:val="1"/>
      <w:marLeft w:val="0"/>
      <w:marRight w:val="0"/>
      <w:marTop w:val="0"/>
      <w:marBottom w:val="0"/>
      <w:divBdr>
        <w:top w:val="none" w:sz="0" w:space="0" w:color="auto"/>
        <w:left w:val="none" w:sz="0" w:space="0" w:color="auto"/>
        <w:bottom w:val="none" w:sz="0" w:space="0" w:color="auto"/>
        <w:right w:val="none" w:sz="0" w:space="0" w:color="auto"/>
      </w:divBdr>
    </w:div>
    <w:div w:id="65110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hyperlink" Target="mailto:4010.jbsouza@bradesco.com.br"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hyperlink" Target="mailto:4010.persia@bradesco.com.br" TargetMode="External"/><Relationship Id="rId25"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mailto:gustavo.dezouzart@oliveiratrust.com.b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mailto:ger2.agente@oliveiratrust.com.br"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etip.com.br" TargetMode="External"/><Relationship Id="rId14" Type="http://schemas.openxmlformats.org/officeDocument/2006/relationships/image" Target="media/image5.wmf"/><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R\Configura&#231;&#245;es%20locais\Temporary%20Internet%20Files\Content.Outlook\CHGXJ2JR\Escritura%20de%20Emiss&#227;o%20(06%2009).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065C4-A2C7-4490-965C-8978043C2299}">
  <ds:schemaRefs>
    <ds:schemaRef ds:uri="http://schemas.openxmlformats.org/officeDocument/2006/bibliography"/>
  </ds:schemaRefs>
</ds:datastoreItem>
</file>

<file path=customXml/itemProps2.xml><?xml version="1.0" encoding="utf-8"?>
<ds:datastoreItem xmlns:ds="http://schemas.openxmlformats.org/officeDocument/2006/customXml" ds:itemID="{293CC321-D820-4332-B3F3-2C1133C07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Escritura de Emissão (06 09)</Template>
  <TotalTime>0</TotalTime>
  <Pages>45</Pages>
  <Words>13109</Words>
  <Characters>75072</Characters>
  <Application>Microsoft Office Word</Application>
  <DocSecurity>0</DocSecurity>
  <Lines>625</Lines>
  <Paragraphs>176</Paragraphs>
  <ScaleCrop>false</ScaleCrop>
  <HeadingPairs>
    <vt:vector size="2" baseType="variant">
      <vt:variant>
        <vt:lpstr>Título</vt:lpstr>
      </vt:variant>
      <vt:variant>
        <vt:i4>1</vt:i4>
      </vt:variant>
    </vt:vector>
  </HeadingPairs>
  <TitlesOfParts>
    <vt:vector size="1" baseType="lpstr">
      <vt:lpstr>INSTRUMENTO PARTICULAR DE ESCRITURA DA 1ª (PRIMEIRA) EMISSÃO DE DEBÊNTURES SIMPLES, NÃO CONVERSÍVEIS EM AÇÕES, DA ESPÉCIE QUIROGRAFÁRIA, COM GARANTIA FIDEJUSSÓRIA, PARA DISTRIBUIÇÃO PÚBLICA, COM ESFORÇOS RESTRITOS, DA GALVÃO PARTICIPAÇÕES S</vt:lpstr>
    </vt:vector>
  </TitlesOfParts>
  <Company>Freitas Leite Advogados</Company>
  <LinksUpToDate>false</LinksUpToDate>
  <CharactersWithSpaces>88005</CharactersWithSpaces>
  <SharedDoc>false</SharedDoc>
  <HLinks>
    <vt:vector size="108" baseType="variant">
      <vt:variant>
        <vt:i4>1572909</vt:i4>
      </vt:variant>
      <vt:variant>
        <vt:i4>51</vt:i4>
      </vt:variant>
      <vt:variant>
        <vt:i4>0</vt:i4>
      </vt:variant>
      <vt:variant>
        <vt:i4>5</vt:i4>
      </vt:variant>
      <vt:variant>
        <vt:lpwstr>mailto:4010.jbsouza@bradesco.com.br</vt:lpwstr>
      </vt:variant>
      <vt:variant>
        <vt:lpwstr/>
      </vt:variant>
      <vt:variant>
        <vt:i4>2490375</vt:i4>
      </vt:variant>
      <vt:variant>
        <vt:i4>48</vt:i4>
      </vt:variant>
      <vt:variant>
        <vt:i4>0</vt:i4>
      </vt:variant>
      <vt:variant>
        <vt:i4>5</vt:i4>
      </vt:variant>
      <vt:variant>
        <vt:lpwstr>mailto:4010.persia@bradesco.com.br</vt:lpwstr>
      </vt:variant>
      <vt:variant>
        <vt:lpwstr/>
      </vt:variant>
      <vt:variant>
        <vt:i4>917549</vt:i4>
      </vt:variant>
      <vt:variant>
        <vt:i4>45</vt:i4>
      </vt:variant>
      <vt:variant>
        <vt:i4>0</vt:i4>
      </vt:variant>
      <vt:variant>
        <vt:i4>5</vt:i4>
      </vt:variant>
      <vt:variant>
        <vt:lpwstr>mailto:gustavo.dezouzart@oliveiratrust.com.br</vt:lpwstr>
      </vt:variant>
      <vt:variant>
        <vt:lpwstr/>
      </vt:variant>
      <vt:variant>
        <vt:i4>6029358</vt:i4>
      </vt:variant>
      <vt:variant>
        <vt:i4>42</vt:i4>
      </vt:variant>
      <vt:variant>
        <vt:i4>0</vt:i4>
      </vt:variant>
      <vt:variant>
        <vt:i4>5</vt:i4>
      </vt:variant>
      <vt:variant>
        <vt:lpwstr>mailto:agente@oliveiratrust.com.br</vt:lpwstr>
      </vt:variant>
      <vt:variant>
        <vt:lpwstr/>
      </vt:variant>
      <vt:variant>
        <vt:i4>4259889</vt:i4>
      </vt:variant>
      <vt:variant>
        <vt:i4>39</vt:i4>
      </vt:variant>
      <vt:variant>
        <vt:i4>0</vt:i4>
      </vt:variant>
      <vt:variant>
        <vt:i4>5</vt:i4>
      </vt:variant>
      <vt:variant>
        <vt:lpwstr>mailto:ftavares@yuny.com.br</vt:lpwstr>
      </vt:variant>
      <vt:variant>
        <vt:lpwstr/>
      </vt:variant>
      <vt:variant>
        <vt:i4>7864333</vt:i4>
      </vt:variant>
      <vt:variant>
        <vt:i4>36</vt:i4>
      </vt:variant>
      <vt:variant>
        <vt:i4>0</vt:i4>
      </vt:variant>
      <vt:variant>
        <vt:i4>5</vt:i4>
      </vt:variant>
      <vt:variant>
        <vt:lpwstr>mailto:eavolio@yuny.com.br</vt:lpwstr>
      </vt:variant>
      <vt:variant>
        <vt:lpwstr/>
      </vt:variant>
      <vt:variant>
        <vt:i4>7077913</vt:i4>
      </vt:variant>
      <vt:variant>
        <vt:i4>33</vt:i4>
      </vt:variant>
      <vt:variant>
        <vt:i4>0</vt:i4>
      </vt:variant>
      <vt:variant>
        <vt:i4>5</vt:i4>
      </vt:variant>
      <vt:variant>
        <vt:lpwstr>mailto:esa@yuny.com.br</vt:lpwstr>
      </vt:variant>
      <vt:variant>
        <vt:lpwstr/>
      </vt:variant>
      <vt:variant>
        <vt:i4>4259889</vt:i4>
      </vt:variant>
      <vt:variant>
        <vt:i4>30</vt:i4>
      </vt:variant>
      <vt:variant>
        <vt:i4>0</vt:i4>
      </vt:variant>
      <vt:variant>
        <vt:i4>5</vt:i4>
      </vt:variant>
      <vt:variant>
        <vt:lpwstr>mailto:ftavares@yuny.com.br</vt:lpwstr>
      </vt:variant>
      <vt:variant>
        <vt:lpwstr/>
      </vt:variant>
      <vt:variant>
        <vt:i4>7864333</vt:i4>
      </vt:variant>
      <vt:variant>
        <vt:i4>27</vt:i4>
      </vt:variant>
      <vt:variant>
        <vt:i4>0</vt:i4>
      </vt:variant>
      <vt:variant>
        <vt:i4>5</vt:i4>
      </vt:variant>
      <vt:variant>
        <vt:lpwstr>mailto:eavolio@yuny.com.br</vt:lpwstr>
      </vt:variant>
      <vt:variant>
        <vt:lpwstr/>
      </vt:variant>
      <vt:variant>
        <vt:i4>7077913</vt:i4>
      </vt:variant>
      <vt:variant>
        <vt:i4>24</vt:i4>
      </vt:variant>
      <vt:variant>
        <vt:i4>0</vt:i4>
      </vt:variant>
      <vt:variant>
        <vt:i4>5</vt:i4>
      </vt:variant>
      <vt:variant>
        <vt:lpwstr>mailto:esa@yuny.com.br</vt:lpwstr>
      </vt:variant>
      <vt:variant>
        <vt:lpwstr/>
      </vt:variant>
      <vt:variant>
        <vt:i4>4259889</vt:i4>
      </vt:variant>
      <vt:variant>
        <vt:i4>21</vt:i4>
      </vt:variant>
      <vt:variant>
        <vt:i4>0</vt:i4>
      </vt:variant>
      <vt:variant>
        <vt:i4>5</vt:i4>
      </vt:variant>
      <vt:variant>
        <vt:lpwstr>mailto:ftavares@yuny.com.br</vt:lpwstr>
      </vt:variant>
      <vt:variant>
        <vt:lpwstr/>
      </vt:variant>
      <vt:variant>
        <vt:i4>7864333</vt:i4>
      </vt:variant>
      <vt:variant>
        <vt:i4>18</vt:i4>
      </vt:variant>
      <vt:variant>
        <vt:i4>0</vt:i4>
      </vt:variant>
      <vt:variant>
        <vt:i4>5</vt:i4>
      </vt:variant>
      <vt:variant>
        <vt:lpwstr>mailto:eavolio@yuny.com.br</vt:lpwstr>
      </vt:variant>
      <vt:variant>
        <vt:lpwstr/>
      </vt:variant>
      <vt:variant>
        <vt:i4>7077913</vt:i4>
      </vt:variant>
      <vt:variant>
        <vt:i4>15</vt:i4>
      </vt:variant>
      <vt:variant>
        <vt:i4>0</vt:i4>
      </vt:variant>
      <vt:variant>
        <vt:i4>5</vt:i4>
      </vt:variant>
      <vt:variant>
        <vt:lpwstr>mailto:esa@yuny.com.br</vt:lpwstr>
      </vt:variant>
      <vt:variant>
        <vt:lpwstr/>
      </vt:variant>
      <vt:variant>
        <vt:i4>4259889</vt:i4>
      </vt:variant>
      <vt:variant>
        <vt:i4>12</vt:i4>
      </vt:variant>
      <vt:variant>
        <vt:i4>0</vt:i4>
      </vt:variant>
      <vt:variant>
        <vt:i4>5</vt:i4>
      </vt:variant>
      <vt:variant>
        <vt:lpwstr>mailto:ftavares@yuny.com.br</vt:lpwstr>
      </vt:variant>
      <vt:variant>
        <vt:lpwstr/>
      </vt:variant>
      <vt:variant>
        <vt:i4>7864333</vt:i4>
      </vt:variant>
      <vt:variant>
        <vt:i4>9</vt:i4>
      </vt:variant>
      <vt:variant>
        <vt:i4>0</vt:i4>
      </vt:variant>
      <vt:variant>
        <vt:i4>5</vt:i4>
      </vt:variant>
      <vt:variant>
        <vt:lpwstr>mailto:eavolio@yuny.com.br</vt:lpwstr>
      </vt:variant>
      <vt:variant>
        <vt:lpwstr/>
      </vt:variant>
      <vt:variant>
        <vt:i4>7077913</vt:i4>
      </vt:variant>
      <vt:variant>
        <vt:i4>6</vt:i4>
      </vt:variant>
      <vt:variant>
        <vt:i4>0</vt:i4>
      </vt:variant>
      <vt:variant>
        <vt:i4>5</vt:i4>
      </vt:variant>
      <vt:variant>
        <vt:lpwstr>mailto:esa@yuny.com.br</vt:lpwstr>
      </vt:variant>
      <vt:variant>
        <vt:lpwstr/>
      </vt:variant>
      <vt:variant>
        <vt:i4>4259842</vt:i4>
      </vt:variant>
      <vt:variant>
        <vt:i4>3</vt:i4>
      </vt:variant>
      <vt:variant>
        <vt:i4>0</vt:i4>
      </vt:variant>
      <vt:variant>
        <vt:i4>5</vt:i4>
      </vt:variant>
      <vt:variant>
        <vt:lpwstr>http://www.oliveiratrust.com/</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PARTICULAR DE ESCRITURA DA 1ª (PRIMEIRA) EMISSÃO DE DEBÊNTURES SIMPLES, NÃO CONVERSÍVEIS EM AÇÕES, DA ESPÉCIE QUIROGRAFÁRIA, COM GARANTIA FIDEJUSSÓRIA, PARA DISTRIBUIÇÃO PÚBLICA, COM ESFORÇOS RESTRITOS, DA GALVÃO PARTICIPAÇÕES S</dc:title>
  <dc:creator>Pinheiro Neto Advogados</dc:creator>
  <cp:lastModifiedBy>Pinheiro Neto Advogados</cp:lastModifiedBy>
  <cp:revision>2</cp:revision>
  <cp:lastPrinted>2011-09-29T22:46:00Z</cp:lastPrinted>
  <dcterms:created xsi:type="dcterms:W3CDTF">2012-02-06T16:26:00Z</dcterms:created>
  <dcterms:modified xsi:type="dcterms:W3CDTF">2012-02-06T16:26:00Z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JUR_SP - 14212667v4 - 4660.319963 </vt:lpwstr>
  </property>
</Properties>
</file>