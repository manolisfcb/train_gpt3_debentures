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27D3" w:rsidRPr="00277CED" w:rsidRDefault="00FA555B" w:rsidP="009D6571">
      <w:pPr>
        <w:pStyle w:val="Corpodetexto2"/>
        <w:suppressAutoHyphens/>
        <w:spacing w:line="320" w:lineRule="exact"/>
        <w:jc w:val="both"/>
        <w:rPr>
          <w:rFonts w:ascii="Tahoma" w:hAnsi="Tahoma" w:cs="Tahoma"/>
          <w:bCs/>
          <w:sz w:val="22"/>
          <w:szCs w:val="22"/>
        </w:rPr>
      </w:pPr>
      <w:r w:rsidRPr="00277CED">
        <w:rPr>
          <w:rFonts w:ascii="Tahoma" w:hAnsi="Tahoma" w:cs="Tahoma"/>
          <w:sz w:val="22"/>
          <w:szCs w:val="22"/>
        </w:rPr>
        <w:t xml:space="preserve">INSTRUMENTO PARTICULAR DE ESCRITURA DA 1ª (PRIMEIRA) EMISSÃO DE DEBÊNTURES </w:t>
      </w:r>
      <w:bookmarkStart w:id="0" w:name="_DV_C5"/>
      <w:r w:rsidRPr="00277CED">
        <w:rPr>
          <w:rFonts w:ascii="Tahoma" w:hAnsi="Tahoma" w:cs="Tahoma"/>
          <w:sz w:val="22"/>
          <w:szCs w:val="22"/>
        </w:rPr>
        <w:t xml:space="preserve">SIMPLES, </w:t>
      </w:r>
      <w:bookmarkStart w:id="1" w:name="_DV_M1"/>
      <w:bookmarkEnd w:id="0"/>
      <w:bookmarkEnd w:id="1"/>
      <w:r w:rsidRPr="00277CED">
        <w:rPr>
          <w:rFonts w:ascii="Tahoma" w:hAnsi="Tahoma" w:cs="Tahoma"/>
          <w:sz w:val="22"/>
          <w:szCs w:val="22"/>
        </w:rPr>
        <w:t xml:space="preserve">NÃO CONVERSÍVEIS EM AÇÕES, </w:t>
      </w:r>
      <w:bookmarkStart w:id="2" w:name="_DV_M2"/>
      <w:bookmarkEnd w:id="2"/>
      <w:r w:rsidRPr="00277CED">
        <w:rPr>
          <w:rFonts w:ascii="Tahoma" w:hAnsi="Tahoma" w:cs="Tahoma"/>
          <w:sz w:val="22"/>
          <w:szCs w:val="22"/>
        </w:rPr>
        <w:t xml:space="preserve">EM DUAS SÉRIES, DA ESPÉCIE COM GARANTIA REAL E GARANTIA FIDEJUSSÓRIA ADICIONAL, PARA DISTRIBUIÇÃO PÚBLICA, COM ESFORÇOS RESTRITOS DE COLOCAÇÃO, DA </w:t>
      </w:r>
      <w:r w:rsidRPr="00277CED">
        <w:rPr>
          <w:rFonts w:ascii="Tahoma" w:hAnsi="Tahoma" w:cs="Tahoma"/>
          <w:bCs/>
          <w:sz w:val="22"/>
          <w:szCs w:val="22"/>
        </w:rPr>
        <w:t>JUMIL - JUSTINO DE MORAIS, IRMÃOS S.A.</w:t>
      </w:r>
    </w:p>
    <w:p w:rsidR="009027D3" w:rsidRPr="00277CED" w:rsidRDefault="009027D3" w:rsidP="009D6571">
      <w:pPr>
        <w:pStyle w:val="Corpodetexto2"/>
        <w:suppressAutoHyphens/>
        <w:spacing w:line="320" w:lineRule="exact"/>
        <w:jc w:val="both"/>
        <w:rPr>
          <w:rFonts w:ascii="Tahoma" w:hAnsi="Tahoma" w:cs="Tahoma"/>
          <w:sz w:val="22"/>
          <w:szCs w:val="22"/>
        </w:rPr>
      </w:pPr>
    </w:p>
    <w:p w:rsidR="009027D3" w:rsidRPr="00277CED" w:rsidRDefault="009027D3" w:rsidP="009D6571">
      <w:pPr>
        <w:suppressAutoHyphens/>
        <w:spacing w:line="320" w:lineRule="exact"/>
        <w:rPr>
          <w:rFonts w:ascii="Tahoma" w:hAnsi="Tahoma" w:cs="Tahoma"/>
          <w:sz w:val="22"/>
          <w:szCs w:val="22"/>
        </w:rPr>
      </w:pPr>
      <w:r w:rsidRPr="00277CED">
        <w:rPr>
          <w:rFonts w:ascii="Tahoma" w:hAnsi="Tahoma" w:cs="Tahoma"/>
          <w:sz w:val="22"/>
          <w:szCs w:val="22"/>
        </w:rPr>
        <w:t xml:space="preserve">Pelo presente instrumento particular, como emissora, </w:t>
      </w:r>
    </w:p>
    <w:p w:rsidR="009027D3" w:rsidRPr="00277CED" w:rsidRDefault="009027D3" w:rsidP="009D6571">
      <w:pPr>
        <w:suppressAutoHyphens/>
        <w:spacing w:line="320" w:lineRule="exact"/>
        <w:rPr>
          <w:rFonts w:ascii="Tahoma" w:hAnsi="Tahoma" w:cs="Tahoma"/>
          <w:sz w:val="22"/>
          <w:szCs w:val="22"/>
        </w:rPr>
      </w:pPr>
    </w:p>
    <w:p w:rsidR="009027D3" w:rsidRPr="00277CED" w:rsidRDefault="009027D3" w:rsidP="009D6571">
      <w:pPr>
        <w:suppressAutoHyphens/>
        <w:spacing w:line="320" w:lineRule="exact"/>
        <w:rPr>
          <w:rFonts w:ascii="Tahoma" w:hAnsi="Tahoma" w:cs="Tahoma"/>
          <w:sz w:val="22"/>
          <w:szCs w:val="22"/>
        </w:rPr>
      </w:pPr>
      <w:r w:rsidRPr="00277CED">
        <w:rPr>
          <w:rFonts w:ascii="Tahoma" w:hAnsi="Tahoma" w:cs="Tahoma"/>
          <w:sz w:val="22"/>
          <w:szCs w:val="22"/>
        </w:rPr>
        <w:t xml:space="preserve">(a) </w:t>
      </w:r>
      <w:r w:rsidRPr="00277CED">
        <w:rPr>
          <w:rFonts w:ascii="Tahoma" w:hAnsi="Tahoma" w:cs="Tahoma"/>
          <w:b/>
          <w:sz w:val="22"/>
          <w:szCs w:val="22"/>
        </w:rPr>
        <w:t>JUMIL - JUSTINO DE MORAIS, IRMÃOS S.A.</w:t>
      </w:r>
      <w:r w:rsidRPr="00277CED">
        <w:rPr>
          <w:rFonts w:ascii="Tahoma" w:hAnsi="Tahoma" w:cs="Tahoma"/>
          <w:bCs/>
          <w:sz w:val="22"/>
          <w:szCs w:val="22"/>
        </w:rPr>
        <w:t xml:space="preserve">, sociedade por ações, </w:t>
      </w:r>
      <w:r w:rsidR="00917DE5">
        <w:rPr>
          <w:rFonts w:ascii="Tahoma" w:hAnsi="Tahoma" w:cs="Tahoma"/>
          <w:bCs/>
          <w:sz w:val="22"/>
          <w:szCs w:val="22"/>
        </w:rPr>
        <w:t xml:space="preserve">sem registro de companhia aberta perante a CVM, </w:t>
      </w:r>
      <w:r w:rsidRPr="00277CED">
        <w:rPr>
          <w:rFonts w:ascii="Tahoma" w:hAnsi="Tahoma" w:cs="Tahoma"/>
          <w:bCs/>
          <w:sz w:val="22"/>
          <w:szCs w:val="22"/>
        </w:rPr>
        <w:t>com sede na Cidade de Batatais,</w:t>
      </w:r>
      <w:r w:rsidR="00024734">
        <w:rPr>
          <w:rFonts w:ascii="Tahoma" w:hAnsi="Tahoma" w:cs="Tahoma"/>
          <w:bCs/>
          <w:sz w:val="22"/>
          <w:szCs w:val="22"/>
        </w:rPr>
        <w:t xml:space="preserve"> Estado de</w:t>
      </w:r>
      <w:r w:rsidRPr="00277CED">
        <w:rPr>
          <w:rFonts w:ascii="Tahoma" w:hAnsi="Tahoma" w:cs="Tahoma"/>
          <w:bCs/>
          <w:sz w:val="22"/>
          <w:szCs w:val="22"/>
        </w:rPr>
        <w:t xml:space="preserve"> São Paulo, na Rua Ana Luiza, 568, inscrita no Cadastro Nacional da Pessoa Jurídica do Ministério da Fazenda (“</w:t>
      </w:r>
      <w:r w:rsidRPr="00277CED">
        <w:rPr>
          <w:rFonts w:ascii="Tahoma" w:hAnsi="Tahoma" w:cs="Tahoma"/>
          <w:bCs/>
          <w:sz w:val="22"/>
          <w:szCs w:val="22"/>
          <w:u w:val="single"/>
        </w:rPr>
        <w:t>CNPJ/MF</w:t>
      </w:r>
      <w:r w:rsidRPr="00277CED">
        <w:rPr>
          <w:rFonts w:ascii="Tahoma" w:hAnsi="Tahoma" w:cs="Tahoma"/>
          <w:bCs/>
          <w:sz w:val="22"/>
          <w:szCs w:val="22"/>
        </w:rPr>
        <w:t>”) sob o nº 44.944.668/0001-62, com seus atos constitutivos arquivados na Junta Comercial do Estado de São Paulo (“</w:t>
      </w:r>
      <w:r w:rsidRPr="00277CED">
        <w:rPr>
          <w:rFonts w:ascii="Tahoma" w:hAnsi="Tahoma" w:cs="Tahoma"/>
          <w:bCs/>
          <w:sz w:val="22"/>
          <w:szCs w:val="22"/>
          <w:u w:val="single"/>
        </w:rPr>
        <w:t>JUCESP</w:t>
      </w:r>
      <w:r w:rsidRPr="00277CED">
        <w:rPr>
          <w:rFonts w:ascii="Tahoma" w:hAnsi="Tahoma" w:cs="Tahoma"/>
          <w:bCs/>
          <w:sz w:val="22"/>
          <w:szCs w:val="22"/>
        </w:rPr>
        <w:t>”) sob o NIRE 353.0001448</w:t>
      </w:r>
      <w:r w:rsidR="00B14A34" w:rsidRPr="00277CED">
        <w:rPr>
          <w:rFonts w:ascii="Tahoma" w:hAnsi="Tahoma" w:cs="Tahoma"/>
          <w:bCs/>
          <w:sz w:val="22"/>
          <w:szCs w:val="22"/>
        </w:rPr>
        <w:t>-</w:t>
      </w:r>
      <w:r w:rsidRPr="00277CED">
        <w:rPr>
          <w:rFonts w:ascii="Tahoma" w:hAnsi="Tahoma" w:cs="Tahoma"/>
          <w:bCs/>
          <w:sz w:val="22"/>
          <w:szCs w:val="22"/>
        </w:rPr>
        <w:t xml:space="preserve">1, neste ato representada na forma de seu Estatuto Social </w:t>
      </w:r>
      <w:r w:rsidRPr="00277CED">
        <w:rPr>
          <w:rFonts w:ascii="Tahoma" w:hAnsi="Tahoma" w:cs="Tahoma"/>
          <w:sz w:val="22"/>
          <w:szCs w:val="22"/>
        </w:rPr>
        <w:t>(“</w:t>
      </w:r>
      <w:r w:rsidRPr="00277CED">
        <w:rPr>
          <w:rFonts w:ascii="Tahoma" w:hAnsi="Tahoma" w:cs="Tahoma"/>
          <w:sz w:val="22"/>
          <w:szCs w:val="22"/>
          <w:u w:val="single"/>
        </w:rPr>
        <w:t>Emissora</w:t>
      </w:r>
      <w:r w:rsidRPr="00277CED">
        <w:rPr>
          <w:rFonts w:ascii="Tahoma" w:hAnsi="Tahoma" w:cs="Tahoma"/>
          <w:sz w:val="22"/>
          <w:szCs w:val="22"/>
        </w:rPr>
        <w:t xml:space="preserve">”); </w:t>
      </w:r>
    </w:p>
    <w:p w:rsidR="009027D3" w:rsidRPr="00277CED" w:rsidRDefault="009027D3" w:rsidP="009D6571">
      <w:pPr>
        <w:suppressAutoHyphens/>
        <w:spacing w:line="320" w:lineRule="exact"/>
        <w:rPr>
          <w:rFonts w:ascii="Tahoma" w:hAnsi="Tahoma" w:cs="Tahoma"/>
          <w:sz w:val="22"/>
          <w:szCs w:val="22"/>
        </w:rPr>
      </w:pPr>
    </w:p>
    <w:p w:rsidR="009027D3" w:rsidRPr="00277CED" w:rsidRDefault="009027D3" w:rsidP="009D6571">
      <w:pPr>
        <w:suppressAutoHyphens/>
        <w:spacing w:line="320" w:lineRule="exact"/>
        <w:rPr>
          <w:rFonts w:ascii="Tahoma" w:hAnsi="Tahoma" w:cs="Tahoma"/>
          <w:sz w:val="22"/>
          <w:szCs w:val="22"/>
        </w:rPr>
      </w:pPr>
      <w:r w:rsidRPr="00277CED">
        <w:rPr>
          <w:rFonts w:ascii="Tahoma" w:hAnsi="Tahoma" w:cs="Tahoma"/>
          <w:sz w:val="22"/>
          <w:szCs w:val="22"/>
        </w:rPr>
        <w:t>e, como agente fiduciário, representando a comunhão dos titulares das debêntures da 1ª (primeira) emissão de debêntures da Emissora (“</w:t>
      </w:r>
      <w:r w:rsidRPr="00277CED">
        <w:rPr>
          <w:rFonts w:ascii="Tahoma" w:hAnsi="Tahoma" w:cs="Tahoma"/>
          <w:sz w:val="22"/>
          <w:szCs w:val="22"/>
          <w:u w:val="single"/>
        </w:rPr>
        <w:t>Debenturistas</w:t>
      </w:r>
      <w:r w:rsidRPr="00277CED">
        <w:rPr>
          <w:rFonts w:ascii="Tahoma" w:hAnsi="Tahoma" w:cs="Tahoma"/>
          <w:sz w:val="22"/>
          <w:szCs w:val="22"/>
        </w:rPr>
        <w:t>” e, individualmente, “</w:t>
      </w:r>
      <w:r w:rsidRPr="00277CED">
        <w:rPr>
          <w:rFonts w:ascii="Tahoma" w:hAnsi="Tahoma" w:cs="Tahoma"/>
          <w:sz w:val="22"/>
          <w:szCs w:val="22"/>
          <w:u w:val="single"/>
        </w:rPr>
        <w:t>Debenturista</w:t>
      </w:r>
      <w:r w:rsidRPr="00277CED">
        <w:rPr>
          <w:rFonts w:ascii="Tahoma" w:hAnsi="Tahoma" w:cs="Tahoma"/>
          <w:sz w:val="22"/>
          <w:szCs w:val="22"/>
        </w:rPr>
        <w:t>”),</w:t>
      </w:r>
    </w:p>
    <w:p w:rsidR="009027D3" w:rsidRPr="00277CED" w:rsidRDefault="009027D3" w:rsidP="009D6571">
      <w:pPr>
        <w:suppressAutoHyphens/>
        <w:spacing w:line="320" w:lineRule="exact"/>
        <w:rPr>
          <w:rFonts w:ascii="Tahoma" w:hAnsi="Tahoma" w:cs="Tahoma"/>
          <w:sz w:val="22"/>
          <w:szCs w:val="22"/>
        </w:rPr>
      </w:pPr>
    </w:p>
    <w:p w:rsidR="009027D3" w:rsidRPr="00277CED" w:rsidRDefault="009027D3" w:rsidP="009D6571">
      <w:pPr>
        <w:suppressAutoHyphens/>
        <w:spacing w:line="320" w:lineRule="exact"/>
        <w:rPr>
          <w:rFonts w:ascii="Tahoma" w:hAnsi="Tahoma" w:cs="Tahoma"/>
          <w:bCs/>
          <w:sz w:val="22"/>
          <w:szCs w:val="22"/>
        </w:rPr>
      </w:pPr>
      <w:r w:rsidRPr="00277CED">
        <w:rPr>
          <w:rFonts w:ascii="Tahoma" w:hAnsi="Tahoma" w:cs="Tahoma"/>
          <w:bCs/>
          <w:sz w:val="22"/>
          <w:szCs w:val="22"/>
        </w:rPr>
        <w:t xml:space="preserve">(b) </w:t>
      </w:r>
      <w:r w:rsidR="00E26AE1">
        <w:rPr>
          <w:rFonts w:ascii="Tahoma" w:hAnsi="Tahoma" w:cs="Tahoma"/>
          <w:b/>
          <w:bCs/>
          <w:sz w:val="22"/>
          <w:szCs w:val="22"/>
        </w:rPr>
        <w:t>OLIVEIRA TRUST DISTRIBUIDORA DE TÍTULOS E VALORES MOBILIÁRIOS S.A.</w:t>
      </w:r>
      <w:r w:rsidRPr="00277CED">
        <w:rPr>
          <w:rFonts w:ascii="Tahoma" w:hAnsi="Tahoma" w:cs="Tahoma"/>
          <w:bCs/>
          <w:sz w:val="22"/>
          <w:szCs w:val="22"/>
        </w:rPr>
        <w:t>, instituição financeira com sede na Cidade d</w:t>
      </w:r>
      <w:r w:rsidR="00E26AE1">
        <w:rPr>
          <w:rFonts w:ascii="Tahoma" w:hAnsi="Tahoma" w:cs="Tahoma"/>
          <w:bCs/>
          <w:sz w:val="22"/>
          <w:szCs w:val="22"/>
        </w:rPr>
        <w:t>o</w:t>
      </w:r>
      <w:r w:rsidRPr="00277CED">
        <w:rPr>
          <w:rFonts w:ascii="Tahoma" w:hAnsi="Tahoma" w:cs="Tahoma"/>
          <w:bCs/>
          <w:sz w:val="22"/>
          <w:szCs w:val="22"/>
        </w:rPr>
        <w:t xml:space="preserve"> </w:t>
      </w:r>
      <w:r w:rsidR="00E26AE1">
        <w:rPr>
          <w:rFonts w:ascii="Tahoma" w:hAnsi="Tahoma" w:cs="Tahoma"/>
          <w:bCs/>
          <w:sz w:val="22"/>
          <w:szCs w:val="22"/>
        </w:rPr>
        <w:t>Rio de Janeiro</w:t>
      </w:r>
      <w:r w:rsidR="00E26AE1" w:rsidRPr="00277CED">
        <w:rPr>
          <w:rFonts w:ascii="Tahoma" w:hAnsi="Tahoma" w:cs="Tahoma"/>
          <w:bCs/>
          <w:sz w:val="22"/>
          <w:szCs w:val="22"/>
        </w:rPr>
        <w:t xml:space="preserve">, </w:t>
      </w:r>
      <w:r w:rsidRPr="00277CED">
        <w:rPr>
          <w:rFonts w:ascii="Tahoma" w:hAnsi="Tahoma" w:cs="Tahoma"/>
          <w:bCs/>
          <w:sz w:val="22"/>
          <w:szCs w:val="22"/>
        </w:rPr>
        <w:t>Estado d</w:t>
      </w:r>
      <w:r w:rsidR="00E26AE1">
        <w:rPr>
          <w:rFonts w:ascii="Tahoma" w:hAnsi="Tahoma" w:cs="Tahoma"/>
          <w:bCs/>
          <w:sz w:val="22"/>
          <w:szCs w:val="22"/>
        </w:rPr>
        <w:t>o</w:t>
      </w:r>
      <w:r w:rsidRPr="00277CED">
        <w:rPr>
          <w:rFonts w:ascii="Tahoma" w:hAnsi="Tahoma" w:cs="Tahoma"/>
          <w:bCs/>
          <w:sz w:val="22"/>
          <w:szCs w:val="22"/>
        </w:rPr>
        <w:t xml:space="preserve"> </w:t>
      </w:r>
      <w:r w:rsidR="00E26AE1">
        <w:rPr>
          <w:rFonts w:ascii="Tahoma" w:hAnsi="Tahoma" w:cs="Tahoma"/>
          <w:bCs/>
          <w:sz w:val="22"/>
          <w:szCs w:val="22"/>
        </w:rPr>
        <w:t>Rio de Janeiro</w:t>
      </w:r>
      <w:r w:rsidR="00E26AE1" w:rsidRPr="00277CED">
        <w:rPr>
          <w:rFonts w:ascii="Tahoma" w:hAnsi="Tahoma" w:cs="Tahoma"/>
          <w:bCs/>
          <w:sz w:val="22"/>
          <w:szCs w:val="22"/>
        </w:rPr>
        <w:t xml:space="preserve">, </w:t>
      </w:r>
      <w:r w:rsidRPr="00277CED">
        <w:rPr>
          <w:rFonts w:ascii="Tahoma" w:hAnsi="Tahoma" w:cs="Tahoma"/>
          <w:bCs/>
          <w:sz w:val="22"/>
          <w:szCs w:val="22"/>
        </w:rPr>
        <w:t xml:space="preserve">na </w:t>
      </w:r>
      <w:r w:rsidR="00E26AE1">
        <w:rPr>
          <w:rFonts w:ascii="Tahoma" w:hAnsi="Tahoma" w:cs="Tahoma"/>
          <w:bCs/>
          <w:sz w:val="22"/>
          <w:szCs w:val="22"/>
        </w:rPr>
        <w:t>Avenida das Américas, nº 500, bloco 13, sala 205, Barra da Tijuca</w:t>
      </w:r>
      <w:r w:rsidR="007B3F2B" w:rsidRPr="00277CED">
        <w:rPr>
          <w:rFonts w:ascii="Tahoma" w:hAnsi="Tahoma" w:cs="Tahoma"/>
          <w:bCs/>
          <w:sz w:val="22"/>
          <w:szCs w:val="22"/>
        </w:rPr>
        <w:t>,</w:t>
      </w:r>
      <w:r w:rsidRPr="00277CED">
        <w:rPr>
          <w:rFonts w:ascii="Tahoma" w:hAnsi="Tahoma" w:cs="Tahoma"/>
          <w:bCs/>
          <w:sz w:val="22"/>
          <w:szCs w:val="22"/>
        </w:rPr>
        <w:t xml:space="preserve"> inscrita no CNPJ/MF sob n.º </w:t>
      </w:r>
      <w:r w:rsidR="00E26AE1">
        <w:rPr>
          <w:rFonts w:ascii="Tahoma" w:hAnsi="Tahoma" w:cs="Tahoma"/>
          <w:bCs/>
          <w:sz w:val="22"/>
          <w:szCs w:val="22"/>
        </w:rPr>
        <w:t>36.113.876/0001-91</w:t>
      </w:r>
      <w:r w:rsidR="00E26AE1" w:rsidRPr="00277CED">
        <w:rPr>
          <w:rFonts w:ascii="Tahoma" w:hAnsi="Tahoma" w:cs="Tahoma"/>
          <w:bCs/>
          <w:sz w:val="22"/>
          <w:szCs w:val="22"/>
        </w:rPr>
        <w:t xml:space="preserve">, </w:t>
      </w:r>
      <w:r w:rsidRPr="00277CED">
        <w:rPr>
          <w:rFonts w:ascii="Tahoma" w:hAnsi="Tahoma" w:cs="Tahoma"/>
          <w:bCs/>
          <w:sz w:val="22"/>
          <w:szCs w:val="22"/>
        </w:rPr>
        <w:t>neste ato representada na forma do seu Estatuto Social</w:t>
      </w:r>
      <w:r w:rsidR="004A6F87">
        <w:rPr>
          <w:rFonts w:ascii="Tahoma" w:hAnsi="Tahoma" w:cs="Tahoma"/>
          <w:bCs/>
          <w:sz w:val="22"/>
          <w:szCs w:val="22"/>
        </w:rPr>
        <w:t> </w:t>
      </w:r>
      <w:r w:rsidRPr="00277CED">
        <w:rPr>
          <w:rFonts w:ascii="Tahoma" w:hAnsi="Tahoma" w:cs="Tahoma"/>
          <w:bCs/>
          <w:sz w:val="22"/>
          <w:szCs w:val="22"/>
        </w:rPr>
        <w:t>(</w:t>
      </w:r>
      <w:r w:rsidRPr="00277CED">
        <w:rPr>
          <w:rFonts w:ascii="Tahoma" w:hAnsi="Tahoma" w:cs="Tahoma"/>
          <w:sz w:val="22"/>
          <w:szCs w:val="22"/>
        </w:rPr>
        <w:t>“</w:t>
      </w:r>
      <w:r w:rsidRPr="00277CED">
        <w:rPr>
          <w:rFonts w:ascii="Tahoma" w:hAnsi="Tahoma" w:cs="Tahoma"/>
          <w:sz w:val="22"/>
          <w:szCs w:val="22"/>
          <w:u w:val="single"/>
        </w:rPr>
        <w:t>Agente Fiduciário</w:t>
      </w:r>
      <w:r w:rsidRPr="00277CED">
        <w:rPr>
          <w:rFonts w:ascii="Tahoma" w:hAnsi="Tahoma" w:cs="Tahoma"/>
          <w:sz w:val="22"/>
          <w:szCs w:val="22"/>
        </w:rPr>
        <w:t>”);</w:t>
      </w:r>
    </w:p>
    <w:p w:rsidR="009027D3" w:rsidRPr="00277CED" w:rsidRDefault="009027D3" w:rsidP="009D6571">
      <w:pPr>
        <w:suppressAutoHyphens/>
        <w:spacing w:line="320" w:lineRule="exact"/>
        <w:rPr>
          <w:rFonts w:ascii="Tahoma" w:hAnsi="Tahoma" w:cs="Tahoma"/>
          <w:bCs/>
          <w:sz w:val="22"/>
          <w:szCs w:val="22"/>
        </w:rPr>
      </w:pPr>
    </w:p>
    <w:p w:rsidR="009027D3" w:rsidRPr="00277CED" w:rsidRDefault="009027D3" w:rsidP="009D6571">
      <w:pPr>
        <w:suppressAutoHyphens/>
        <w:spacing w:line="320" w:lineRule="exact"/>
        <w:rPr>
          <w:rFonts w:ascii="Tahoma" w:hAnsi="Tahoma" w:cs="Tahoma"/>
          <w:bCs/>
          <w:sz w:val="22"/>
          <w:szCs w:val="22"/>
        </w:rPr>
      </w:pPr>
      <w:r w:rsidRPr="00277CED">
        <w:rPr>
          <w:rFonts w:ascii="Tahoma" w:hAnsi="Tahoma" w:cs="Tahoma"/>
          <w:bCs/>
          <w:sz w:val="22"/>
          <w:szCs w:val="22"/>
        </w:rPr>
        <w:t>e, ainda, na qualidade de intervenientes</w:t>
      </w:r>
      <w:r w:rsidR="007B3F2B" w:rsidRPr="00277CED">
        <w:rPr>
          <w:rFonts w:ascii="Tahoma" w:hAnsi="Tahoma" w:cs="Tahoma"/>
          <w:bCs/>
          <w:sz w:val="22"/>
          <w:szCs w:val="22"/>
        </w:rPr>
        <w:t xml:space="preserve"> anuentes</w:t>
      </w:r>
      <w:r w:rsidRPr="00277CED">
        <w:rPr>
          <w:rFonts w:ascii="Tahoma" w:hAnsi="Tahoma" w:cs="Tahoma"/>
          <w:bCs/>
          <w:sz w:val="22"/>
          <w:szCs w:val="22"/>
        </w:rPr>
        <w:t>:</w:t>
      </w:r>
    </w:p>
    <w:p w:rsidR="009027D3" w:rsidRPr="00277CED" w:rsidRDefault="009027D3" w:rsidP="009D6571">
      <w:pPr>
        <w:suppressAutoHyphens/>
        <w:spacing w:line="320" w:lineRule="exact"/>
        <w:rPr>
          <w:rFonts w:ascii="Tahoma" w:hAnsi="Tahoma" w:cs="Tahoma"/>
          <w:bCs/>
          <w:sz w:val="22"/>
          <w:szCs w:val="22"/>
        </w:rPr>
      </w:pPr>
    </w:p>
    <w:p w:rsidR="009027D3" w:rsidRPr="00277CED" w:rsidRDefault="009027D3" w:rsidP="009D6571">
      <w:pPr>
        <w:suppressAutoHyphens/>
        <w:spacing w:line="320" w:lineRule="exact"/>
        <w:rPr>
          <w:rFonts w:ascii="Tahoma" w:hAnsi="Tahoma" w:cs="Tahoma"/>
          <w:sz w:val="22"/>
          <w:szCs w:val="22"/>
        </w:rPr>
      </w:pPr>
      <w:r w:rsidRPr="00277CED">
        <w:rPr>
          <w:rFonts w:ascii="Tahoma" w:hAnsi="Tahoma" w:cs="Tahoma"/>
          <w:bCs/>
          <w:sz w:val="22"/>
          <w:szCs w:val="22"/>
        </w:rPr>
        <w:t xml:space="preserve">(c) </w:t>
      </w:r>
      <w:r w:rsidRPr="00277CED">
        <w:rPr>
          <w:rFonts w:ascii="Tahoma" w:hAnsi="Tahoma" w:cs="Tahoma"/>
          <w:b/>
          <w:bCs/>
          <w:sz w:val="22"/>
          <w:szCs w:val="22"/>
        </w:rPr>
        <w:t>RUBENS DIAS DE MORAIS,</w:t>
      </w:r>
      <w:r w:rsidRPr="00277CED">
        <w:rPr>
          <w:rFonts w:ascii="Tahoma" w:hAnsi="Tahoma" w:cs="Tahoma"/>
          <w:bCs/>
          <w:sz w:val="22"/>
          <w:szCs w:val="22"/>
        </w:rPr>
        <w:t xml:space="preserve"> brasileiro, </w:t>
      </w:r>
      <w:r w:rsidR="0024552B" w:rsidRPr="00277CED">
        <w:rPr>
          <w:rFonts w:ascii="Tahoma" w:hAnsi="Tahoma" w:cs="Tahoma"/>
          <w:bCs/>
          <w:sz w:val="22"/>
          <w:szCs w:val="22"/>
        </w:rPr>
        <w:t>casado sob regime de separação total de bens, advogado, residente e domiciliado na Rua Coronel Joaquim Alves, 760, Centro</w:t>
      </w:r>
      <w:r w:rsidRPr="00277CED">
        <w:rPr>
          <w:rFonts w:ascii="Tahoma" w:hAnsi="Tahoma" w:cs="Tahoma"/>
          <w:bCs/>
          <w:sz w:val="22"/>
          <w:szCs w:val="22"/>
        </w:rPr>
        <w:t xml:space="preserve">, </w:t>
      </w:r>
      <w:r w:rsidR="007B3F2B" w:rsidRPr="00277CED">
        <w:rPr>
          <w:rFonts w:ascii="Tahoma" w:hAnsi="Tahoma" w:cs="Tahoma"/>
          <w:bCs/>
          <w:sz w:val="22"/>
          <w:szCs w:val="22"/>
        </w:rPr>
        <w:t xml:space="preserve">na Cidade de </w:t>
      </w:r>
      <w:r w:rsidR="0024552B" w:rsidRPr="00277CED">
        <w:rPr>
          <w:rFonts w:ascii="Tahoma" w:hAnsi="Tahoma" w:cs="Tahoma"/>
          <w:bCs/>
          <w:sz w:val="22"/>
          <w:szCs w:val="22"/>
        </w:rPr>
        <w:t>Batatais</w:t>
      </w:r>
      <w:r w:rsidRPr="00277CED">
        <w:rPr>
          <w:rFonts w:ascii="Tahoma" w:hAnsi="Tahoma" w:cs="Tahoma"/>
          <w:bCs/>
          <w:sz w:val="22"/>
          <w:szCs w:val="22"/>
        </w:rPr>
        <w:t xml:space="preserve">, </w:t>
      </w:r>
      <w:r w:rsidR="007B3F2B" w:rsidRPr="00277CED">
        <w:rPr>
          <w:rFonts w:ascii="Tahoma" w:hAnsi="Tahoma" w:cs="Tahoma"/>
          <w:bCs/>
          <w:sz w:val="22"/>
          <w:szCs w:val="22"/>
        </w:rPr>
        <w:t xml:space="preserve">Estado de </w:t>
      </w:r>
      <w:r w:rsidRPr="00277CED">
        <w:rPr>
          <w:rFonts w:ascii="Tahoma" w:hAnsi="Tahoma" w:cs="Tahoma"/>
          <w:bCs/>
          <w:sz w:val="22"/>
          <w:szCs w:val="22"/>
        </w:rPr>
        <w:t xml:space="preserve">São Paulo, CEP 01430-000, portador da carteira de identidade </w:t>
      </w:r>
      <w:r w:rsidR="007B3F2B" w:rsidRPr="00277CED">
        <w:rPr>
          <w:rFonts w:ascii="Tahoma" w:hAnsi="Tahoma" w:cs="Tahoma"/>
          <w:bCs/>
          <w:sz w:val="22"/>
          <w:szCs w:val="22"/>
        </w:rPr>
        <w:t xml:space="preserve">RG </w:t>
      </w:r>
      <w:r w:rsidRPr="00277CED">
        <w:rPr>
          <w:rFonts w:ascii="Tahoma" w:hAnsi="Tahoma" w:cs="Tahoma"/>
          <w:bCs/>
          <w:sz w:val="22"/>
          <w:szCs w:val="22"/>
        </w:rPr>
        <w:t>n° 13.202.159-6, inscrito no CPF</w:t>
      </w:r>
      <w:r w:rsidR="007B3F2B" w:rsidRPr="00277CED">
        <w:rPr>
          <w:rFonts w:ascii="Tahoma" w:hAnsi="Tahoma" w:cs="Tahoma"/>
          <w:bCs/>
          <w:sz w:val="22"/>
          <w:szCs w:val="22"/>
        </w:rPr>
        <w:t>/MF</w:t>
      </w:r>
      <w:r w:rsidRPr="00277CED">
        <w:rPr>
          <w:rFonts w:ascii="Tahoma" w:hAnsi="Tahoma" w:cs="Tahoma"/>
          <w:bCs/>
          <w:sz w:val="22"/>
          <w:szCs w:val="22"/>
        </w:rPr>
        <w:t xml:space="preserve"> sob o n° 050.710.898-15 (“</w:t>
      </w:r>
      <w:r w:rsidRPr="00277CED">
        <w:rPr>
          <w:rFonts w:ascii="Tahoma" w:hAnsi="Tahoma" w:cs="Tahoma"/>
          <w:bCs/>
          <w:sz w:val="22"/>
          <w:szCs w:val="22"/>
          <w:u w:val="single"/>
        </w:rPr>
        <w:t>Rubens</w:t>
      </w:r>
      <w:r w:rsidRPr="00277CED">
        <w:rPr>
          <w:rFonts w:ascii="Tahoma" w:hAnsi="Tahoma" w:cs="Tahoma"/>
          <w:bCs/>
          <w:sz w:val="22"/>
          <w:szCs w:val="22"/>
        </w:rPr>
        <w:t>”);</w:t>
      </w:r>
    </w:p>
    <w:p w:rsidR="009027D3" w:rsidRPr="00277CED" w:rsidRDefault="009027D3" w:rsidP="009D6571">
      <w:pPr>
        <w:suppressAutoHyphens/>
        <w:spacing w:line="320" w:lineRule="exact"/>
        <w:rPr>
          <w:rFonts w:ascii="Tahoma" w:hAnsi="Tahoma" w:cs="Tahoma"/>
          <w:bCs/>
          <w:sz w:val="22"/>
          <w:szCs w:val="22"/>
        </w:rPr>
      </w:pPr>
    </w:p>
    <w:p w:rsidR="004A6F87" w:rsidRPr="00277CED" w:rsidRDefault="009027D3" w:rsidP="009D6571">
      <w:pPr>
        <w:suppressAutoHyphens/>
        <w:spacing w:line="320" w:lineRule="exact"/>
        <w:rPr>
          <w:rFonts w:ascii="Tahoma" w:hAnsi="Tahoma" w:cs="Tahoma"/>
          <w:bCs/>
          <w:sz w:val="22"/>
          <w:szCs w:val="22"/>
        </w:rPr>
      </w:pPr>
      <w:r w:rsidRPr="00277CED">
        <w:rPr>
          <w:rFonts w:ascii="Tahoma" w:hAnsi="Tahoma" w:cs="Tahoma"/>
          <w:bCs/>
          <w:sz w:val="22"/>
          <w:szCs w:val="22"/>
        </w:rPr>
        <w:t>(</w:t>
      </w:r>
      <w:r w:rsidR="00813FEA" w:rsidRPr="00277CED">
        <w:rPr>
          <w:rFonts w:ascii="Tahoma" w:hAnsi="Tahoma" w:cs="Tahoma"/>
          <w:bCs/>
          <w:sz w:val="22"/>
          <w:szCs w:val="22"/>
        </w:rPr>
        <w:t>d</w:t>
      </w:r>
      <w:r w:rsidRPr="00277CED">
        <w:rPr>
          <w:rFonts w:ascii="Tahoma" w:hAnsi="Tahoma" w:cs="Tahoma"/>
          <w:bCs/>
          <w:sz w:val="22"/>
          <w:szCs w:val="22"/>
        </w:rPr>
        <w:t xml:space="preserve">) </w:t>
      </w:r>
      <w:r w:rsidRPr="00277CED">
        <w:rPr>
          <w:rFonts w:ascii="Tahoma" w:hAnsi="Tahoma" w:cs="Tahoma"/>
          <w:b/>
          <w:bCs/>
          <w:sz w:val="22"/>
          <w:szCs w:val="22"/>
        </w:rPr>
        <w:t>FABR</w:t>
      </w:r>
      <w:r w:rsidR="003E644E">
        <w:rPr>
          <w:rFonts w:ascii="Tahoma" w:hAnsi="Tahoma" w:cs="Tahoma"/>
          <w:b/>
          <w:bCs/>
          <w:sz w:val="22"/>
          <w:szCs w:val="22"/>
        </w:rPr>
        <w:t>Í</w:t>
      </w:r>
      <w:r w:rsidRPr="00277CED">
        <w:rPr>
          <w:rFonts w:ascii="Tahoma" w:hAnsi="Tahoma" w:cs="Tahoma"/>
          <w:b/>
          <w:bCs/>
          <w:sz w:val="22"/>
          <w:szCs w:val="22"/>
        </w:rPr>
        <w:t xml:space="preserve">CIO </w:t>
      </w:r>
      <w:r w:rsidR="001042E0">
        <w:rPr>
          <w:rFonts w:ascii="Tahoma" w:hAnsi="Tahoma" w:cs="Tahoma"/>
          <w:b/>
          <w:bCs/>
          <w:sz w:val="22"/>
          <w:szCs w:val="22"/>
        </w:rPr>
        <w:t>ROSA</w:t>
      </w:r>
      <w:r w:rsidR="001042E0" w:rsidRPr="00277CED">
        <w:rPr>
          <w:rFonts w:ascii="Tahoma" w:hAnsi="Tahoma" w:cs="Tahoma"/>
          <w:b/>
          <w:bCs/>
          <w:sz w:val="22"/>
          <w:szCs w:val="22"/>
        </w:rPr>
        <w:t xml:space="preserve"> </w:t>
      </w:r>
      <w:r w:rsidRPr="00277CED">
        <w:rPr>
          <w:rFonts w:ascii="Tahoma" w:hAnsi="Tahoma" w:cs="Tahoma"/>
          <w:b/>
          <w:bCs/>
          <w:sz w:val="22"/>
          <w:szCs w:val="22"/>
        </w:rPr>
        <w:t>DE MORAIS</w:t>
      </w:r>
      <w:r w:rsidRPr="00277CED">
        <w:rPr>
          <w:rFonts w:ascii="Tahoma" w:hAnsi="Tahoma" w:cs="Tahoma"/>
          <w:bCs/>
          <w:sz w:val="22"/>
          <w:szCs w:val="22"/>
        </w:rPr>
        <w:t xml:space="preserve">, brasileiro, </w:t>
      </w:r>
      <w:r w:rsidR="00AD7CE0" w:rsidRPr="00277CED">
        <w:rPr>
          <w:rFonts w:ascii="Tahoma" w:hAnsi="Tahoma" w:cs="Tahoma"/>
          <w:bCs/>
          <w:sz w:val="22"/>
          <w:szCs w:val="22"/>
        </w:rPr>
        <w:t>casado sob o regime de separação total de bens</w:t>
      </w:r>
      <w:r w:rsidRPr="00277CED">
        <w:rPr>
          <w:rFonts w:ascii="Tahoma" w:hAnsi="Tahoma" w:cs="Tahoma"/>
          <w:bCs/>
          <w:sz w:val="22"/>
          <w:szCs w:val="22"/>
        </w:rPr>
        <w:t xml:space="preserve">, </w:t>
      </w:r>
      <w:r w:rsidR="0024552B" w:rsidRPr="00277CED">
        <w:rPr>
          <w:rFonts w:ascii="Tahoma" w:hAnsi="Tahoma" w:cs="Tahoma"/>
          <w:bCs/>
          <w:sz w:val="22"/>
          <w:szCs w:val="22"/>
        </w:rPr>
        <w:t>administrador de empresas</w:t>
      </w:r>
      <w:r w:rsidRPr="00277CED">
        <w:rPr>
          <w:rFonts w:ascii="Tahoma" w:hAnsi="Tahoma" w:cs="Tahoma"/>
          <w:bCs/>
          <w:sz w:val="22"/>
          <w:szCs w:val="22"/>
        </w:rPr>
        <w:t xml:space="preserve">, residente e domiciliado </w:t>
      </w:r>
      <w:r w:rsidR="007B3F2B" w:rsidRPr="00277CED">
        <w:rPr>
          <w:rFonts w:ascii="Tahoma" w:hAnsi="Tahoma" w:cs="Tahoma"/>
          <w:bCs/>
          <w:sz w:val="22"/>
          <w:szCs w:val="22"/>
        </w:rPr>
        <w:t>na</w:t>
      </w:r>
      <w:r w:rsidRPr="00277CED">
        <w:rPr>
          <w:rFonts w:ascii="Tahoma" w:hAnsi="Tahoma" w:cs="Tahoma"/>
          <w:bCs/>
          <w:sz w:val="22"/>
          <w:szCs w:val="22"/>
        </w:rPr>
        <w:t xml:space="preserve"> Avenida Luiz Eduardo Toledo Prado, 2800, Vila Do Golf, </w:t>
      </w:r>
      <w:r w:rsidR="007B3F2B" w:rsidRPr="00277CED">
        <w:rPr>
          <w:rFonts w:ascii="Tahoma" w:hAnsi="Tahoma" w:cs="Tahoma"/>
          <w:bCs/>
          <w:sz w:val="22"/>
          <w:szCs w:val="22"/>
        </w:rPr>
        <w:t xml:space="preserve">na Cidade de </w:t>
      </w:r>
      <w:r w:rsidRPr="00277CED">
        <w:rPr>
          <w:rFonts w:ascii="Tahoma" w:hAnsi="Tahoma" w:cs="Tahoma"/>
          <w:bCs/>
          <w:sz w:val="22"/>
          <w:szCs w:val="22"/>
        </w:rPr>
        <w:t>Ribeir</w:t>
      </w:r>
      <w:r w:rsidR="007B3F2B" w:rsidRPr="00277CED">
        <w:rPr>
          <w:rFonts w:ascii="Tahoma" w:hAnsi="Tahoma" w:cs="Tahoma"/>
          <w:bCs/>
          <w:sz w:val="22"/>
          <w:szCs w:val="22"/>
        </w:rPr>
        <w:t>ã</w:t>
      </w:r>
      <w:r w:rsidRPr="00277CED">
        <w:rPr>
          <w:rFonts w:ascii="Tahoma" w:hAnsi="Tahoma" w:cs="Tahoma"/>
          <w:bCs/>
          <w:sz w:val="22"/>
          <w:szCs w:val="22"/>
        </w:rPr>
        <w:t xml:space="preserve">o Preto, </w:t>
      </w:r>
      <w:r w:rsidR="007B3F2B" w:rsidRPr="00277CED">
        <w:rPr>
          <w:rFonts w:ascii="Tahoma" w:hAnsi="Tahoma" w:cs="Tahoma"/>
          <w:bCs/>
          <w:sz w:val="22"/>
          <w:szCs w:val="22"/>
        </w:rPr>
        <w:t xml:space="preserve">Estado de </w:t>
      </w:r>
      <w:r w:rsidRPr="00277CED">
        <w:rPr>
          <w:rFonts w:ascii="Tahoma" w:hAnsi="Tahoma" w:cs="Tahoma"/>
          <w:bCs/>
          <w:sz w:val="22"/>
          <w:szCs w:val="22"/>
        </w:rPr>
        <w:t xml:space="preserve">São Paulo, CEP 14027-250, portador da carteira de identidade </w:t>
      </w:r>
      <w:r w:rsidR="007B3F2B" w:rsidRPr="00277CED">
        <w:rPr>
          <w:rFonts w:ascii="Tahoma" w:hAnsi="Tahoma" w:cs="Tahoma"/>
          <w:bCs/>
          <w:sz w:val="22"/>
          <w:szCs w:val="22"/>
        </w:rPr>
        <w:t xml:space="preserve">RG </w:t>
      </w:r>
      <w:r w:rsidRPr="00277CED">
        <w:rPr>
          <w:rFonts w:ascii="Tahoma" w:hAnsi="Tahoma" w:cs="Tahoma"/>
          <w:bCs/>
          <w:sz w:val="22"/>
          <w:szCs w:val="22"/>
        </w:rPr>
        <w:t xml:space="preserve">n° </w:t>
      </w:r>
      <w:r w:rsidR="0024552B" w:rsidRPr="00277CED">
        <w:rPr>
          <w:rFonts w:ascii="Tahoma" w:hAnsi="Tahoma" w:cs="Tahoma"/>
          <w:bCs/>
          <w:sz w:val="22"/>
          <w:szCs w:val="22"/>
        </w:rPr>
        <w:t>10.597.849-8</w:t>
      </w:r>
      <w:r w:rsidRPr="00277CED">
        <w:rPr>
          <w:rFonts w:ascii="Tahoma" w:hAnsi="Tahoma" w:cs="Tahoma"/>
          <w:bCs/>
          <w:sz w:val="22"/>
          <w:szCs w:val="22"/>
        </w:rPr>
        <w:t>, inscrito no CPF</w:t>
      </w:r>
      <w:r w:rsidR="007B3F2B" w:rsidRPr="00277CED">
        <w:rPr>
          <w:rFonts w:ascii="Tahoma" w:hAnsi="Tahoma" w:cs="Tahoma"/>
          <w:bCs/>
          <w:sz w:val="22"/>
          <w:szCs w:val="22"/>
        </w:rPr>
        <w:t>/MF</w:t>
      </w:r>
      <w:r w:rsidRPr="00277CED">
        <w:rPr>
          <w:rFonts w:ascii="Tahoma" w:hAnsi="Tahoma" w:cs="Tahoma"/>
          <w:bCs/>
          <w:sz w:val="22"/>
          <w:szCs w:val="22"/>
        </w:rPr>
        <w:t xml:space="preserve"> sob o n° 053.870.378-40 (“</w:t>
      </w:r>
      <w:r w:rsidR="003E644E" w:rsidRPr="00277CED">
        <w:rPr>
          <w:rFonts w:ascii="Tahoma" w:hAnsi="Tahoma" w:cs="Tahoma"/>
          <w:bCs/>
          <w:sz w:val="22"/>
          <w:szCs w:val="22"/>
          <w:u w:val="single"/>
        </w:rPr>
        <w:t>Fabr</w:t>
      </w:r>
      <w:r w:rsidR="003E644E">
        <w:rPr>
          <w:rFonts w:ascii="Tahoma" w:hAnsi="Tahoma" w:cs="Tahoma"/>
          <w:bCs/>
          <w:sz w:val="22"/>
          <w:szCs w:val="22"/>
          <w:u w:val="single"/>
        </w:rPr>
        <w:t>í</w:t>
      </w:r>
      <w:r w:rsidR="003E644E" w:rsidRPr="00277CED">
        <w:rPr>
          <w:rFonts w:ascii="Tahoma" w:hAnsi="Tahoma" w:cs="Tahoma"/>
          <w:bCs/>
          <w:sz w:val="22"/>
          <w:szCs w:val="22"/>
          <w:u w:val="single"/>
        </w:rPr>
        <w:t>cio</w:t>
      </w:r>
      <w:r w:rsidRPr="00277CED">
        <w:rPr>
          <w:rFonts w:ascii="Tahoma" w:hAnsi="Tahoma" w:cs="Tahoma"/>
          <w:bCs/>
          <w:sz w:val="22"/>
          <w:szCs w:val="22"/>
        </w:rPr>
        <w:t xml:space="preserve">”); </w:t>
      </w:r>
    </w:p>
    <w:p w:rsidR="00736CD2" w:rsidRDefault="009027D3" w:rsidP="009D6571">
      <w:pPr>
        <w:keepLines/>
        <w:widowControl w:val="0"/>
        <w:suppressAutoHyphens/>
        <w:spacing w:line="320" w:lineRule="exact"/>
        <w:rPr>
          <w:rFonts w:ascii="Tahoma" w:hAnsi="Tahoma" w:cs="Tahoma"/>
          <w:sz w:val="22"/>
          <w:szCs w:val="22"/>
          <w:shd w:val="clear" w:color="auto" w:fill="FFFFFF"/>
        </w:rPr>
      </w:pPr>
      <w:r w:rsidRPr="00277CED">
        <w:rPr>
          <w:rFonts w:ascii="Tahoma" w:hAnsi="Tahoma" w:cs="Tahoma"/>
          <w:sz w:val="22"/>
          <w:szCs w:val="22"/>
          <w:shd w:val="clear" w:color="auto" w:fill="FFFFFF"/>
        </w:rPr>
        <w:lastRenderedPageBreak/>
        <w:t>(</w:t>
      </w:r>
      <w:r w:rsidR="00813FEA" w:rsidRPr="00277CED">
        <w:rPr>
          <w:rFonts w:ascii="Tahoma" w:hAnsi="Tahoma" w:cs="Tahoma"/>
          <w:sz w:val="22"/>
          <w:szCs w:val="22"/>
          <w:shd w:val="clear" w:color="auto" w:fill="FFFFFF"/>
        </w:rPr>
        <w:t>e</w:t>
      </w:r>
      <w:r w:rsidRPr="00277CED">
        <w:rPr>
          <w:rFonts w:ascii="Tahoma" w:hAnsi="Tahoma" w:cs="Tahoma"/>
          <w:sz w:val="22"/>
          <w:szCs w:val="22"/>
          <w:shd w:val="clear" w:color="auto" w:fill="FFFFFF"/>
        </w:rPr>
        <w:t xml:space="preserve">) </w:t>
      </w:r>
      <w:r w:rsidRPr="00277CED">
        <w:rPr>
          <w:rFonts w:ascii="Tahoma" w:hAnsi="Tahoma" w:cs="Tahoma"/>
          <w:b/>
          <w:bCs/>
          <w:sz w:val="22"/>
          <w:szCs w:val="22"/>
        </w:rPr>
        <w:t>PATRÍCIA ROSA DE MORAIS CRIVELENTI</w:t>
      </w:r>
      <w:r w:rsidRPr="00277CED">
        <w:rPr>
          <w:rFonts w:ascii="Tahoma" w:hAnsi="Tahoma" w:cs="Tahoma"/>
          <w:b/>
          <w:sz w:val="22"/>
          <w:szCs w:val="22"/>
          <w:shd w:val="clear" w:color="auto" w:fill="FFFFFF"/>
        </w:rPr>
        <w:t>,</w:t>
      </w:r>
      <w:r w:rsidRPr="00277CED">
        <w:rPr>
          <w:rFonts w:ascii="Tahoma" w:hAnsi="Tahoma" w:cs="Tahoma"/>
          <w:sz w:val="22"/>
          <w:szCs w:val="22"/>
          <w:shd w:val="clear" w:color="auto" w:fill="FFFFFF"/>
        </w:rPr>
        <w:t xml:space="preserve"> </w:t>
      </w:r>
      <w:r w:rsidRPr="00277CED">
        <w:rPr>
          <w:rFonts w:ascii="Tahoma" w:hAnsi="Tahoma" w:cs="Tahoma"/>
          <w:bCs/>
          <w:sz w:val="22"/>
          <w:szCs w:val="22"/>
        </w:rPr>
        <w:t xml:space="preserve">brasileira, </w:t>
      </w:r>
      <w:r w:rsidR="00AD7CE0" w:rsidRPr="00277CED">
        <w:rPr>
          <w:rFonts w:ascii="Tahoma" w:hAnsi="Tahoma" w:cs="Tahoma"/>
          <w:bCs/>
          <w:sz w:val="22"/>
          <w:szCs w:val="22"/>
        </w:rPr>
        <w:t xml:space="preserve">casada </w:t>
      </w:r>
      <w:r w:rsidR="00BC1453" w:rsidRPr="00277CED">
        <w:rPr>
          <w:rFonts w:ascii="Tahoma" w:hAnsi="Tahoma" w:cs="Tahoma"/>
          <w:bCs/>
          <w:sz w:val="22"/>
          <w:szCs w:val="22"/>
        </w:rPr>
        <w:t xml:space="preserve">sob regime de comunhão parcial de bens </w:t>
      </w:r>
      <w:r w:rsidR="0024552B" w:rsidRPr="00277CED">
        <w:rPr>
          <w:rFonts w:ascii="Tahoma" w:hAnsi="Tahoma" w:cs="Tahoma"/>
          <w:bCs/>
          <w:sz w:val="22"/>
          <w:szCs w:val="22"/>
        </w:rPr>
        <w:t xml:space="preserve">com </w:t>
      </w:r>
      <w:r w:rsidR="003E644E">
        <w:rPr>
          <w:rFonts w:ascii="Tahoma" w:hAnsi="Tahoma" w:cs="Tahoma"/>
          <w:bCs/>
          <w:sz w:val="22"/>
          <w:szCs w:val="22"/>
        </w:rPr>
        <w:t>É</w:t>
      </w:r>
      <w:r w:rsidR="003E644E" w:rsidRPr="00277CED">
        <w:rPr>
          <w:rFonts w:ascii="Tahoma" w:hAnsi="Tahoma" w:cs="Tahoma"/>
          <w:bCs/>
          <w:sz w:val="22"/>
          <w:szCs w:val="22"/>
        </w:rPr>
        <w:t xml:space="preserve">der </w:t>
      </w:r>
      <w:r w:rsidR="0024552B" w:rsidRPr="00277CED">
        <w:rPr>
          <w:rFonts w:ascii="Tahoma" w:hAnsi="Tahoma" w:cs="Tahoma"/>
          <w:bCs/>
          <w:sz w:val="22"/>
          <w:szCs w:val="22"/>
        </w:rPr>
        <w:t xml:space="preserve">Palma </w:t>
      </w:r>
      <w:proofErr w:type="spellStart"/>
      <w:r w:rsidR="0024552B" w:rsidRPr="00277CED">
        <w:rPr>
          <w:rFonts w:ascii="Tahoma" w:hAnsi="Tahoma" w:cs="Tahoma"/>
          <w:bCs/>
          <w:sz w:val="22"/>
          <w:szCs w:val="22"/>
        </w:rPr>
        <w:t>Crivelenti</w:t>
      </w:r>
      <w:proofErr w:type="spellEnd"/>
      <w:r w:rsidR="0024552B" w:rsidRPr="00277CED">
        <w:rPr>
          <w:rFonts w:ascii="Tahoma" w:hAnsi="Tahoma" w:cs="Tahoma"/>
          <w:bCs/>
          <w:sz w:val="22"/>
          <w:szCs w:val="22"/>
        </w:rPr>
        <w:t>, qualificado n</w:t>
      </w:r>
      <w:r w:rsidR="00943F14">
        <w:rPr>
          <w:rFonts w:ascii="Tahoma" w:hAnsi="Tahoma" w:cs="Tahoma"/>
          <w:bCs/>
          <w:sz w:val="22"/>
          <w:szCs w:val="22"/>
        </w:rPr>
        <w:t>o item (f) abaixo</w:t>
      </w:r>
      <w:r w:rsidR="0024552B" w:rsidRPr="00277CED">
        <w:rPr>
          <w:rFonts w:ascii="Tahoma" w:hAnsi="Tahoma" w:cs="Tahoma"/>
          <w:bCs/>
          <w:sz w:val="22"/>
          <w:szCs w:val="22"/>
        </w:rPr>
        <w:t>, administradora de empresas</w:t>
      </w:r>
      <w:r w:rsidRPr="00277CED">
        <w:rPr>
          <w:rFonts w:ascii="Tahoma" w:hAnsi="Tahoma" w:cs="Tahoma"/>
          <w:bCs/>
          <w:sz w:val="22"/>
          <w:szCs w:val="22"/>
        </w:rPr>
        <w:t xml:space="preserve">, residente e domiciliada na </w:t>
      </w:r>
      <w:r w:rsidRPr="00277CED">
        <w:rPr>
          <w:rFonts w:ascii="Tahoma" w:hAnsi="Tahoma" w:cs="Tahoma"/>
          <w:sz w:val="22"/>
          <w:szCs w:val="22"/>
          <w:shd w:val="clear" w:color="auto" w:fill="FFFFFF"/>
        </w:rPr>
        <w:t xml:space="preserve">Rua 6, 145, Chácara Caiapós, </w:t>
      </w:r>
      <w:r w:rsidR="007B3F2B" w:rsidRPr="00277CED">
        <w:rPr>
          <w:rFonts w:ascii="Tahoma" w:hAnsi="Tahoma" w:cs="Tahoma"/>
          <w:sz w:val="22"/>
          <w:szCs w:val="22"/>
          <w:shd w:val="clear" w:color="auto" w:fill="FFFFFF"/>
        </w:rPr>
        <w:t xml:space="preserve">na Cidade de </w:t>
      </w:r>
      <w:r w:rsidRPr="00277CED">
        <w:rPr>
          <w:rFonts w:ascii="Tahoma" w:hAnsi="Tahoma" w:cs="Tahoma"/>
          <w:sz w:val="22"/>
          <w:szCs w:val="22"/>
          <w:shd w:val="clear" w:color="auto" w:fill="FFFFFF"/>
        </w:rPr>
        <w:t xml:space="preserve">Batatais, </w:t>
      </w:r>
      <w:r w:rsidR="007B3F2B" w:rsidRPr="00277CED">
        <w:rPr>
          <w:rFonts w:ascii="Tahoma" w:hAnsi="Tahoma" w:cs="Tahoma"/>
          <w:sz w:val="22"/>
          <w:szCs w:val="22"/>
          <w:shd w:val="clear" w:color="auto" w:fill="FFFFFF"/>
        </w:rPr>
        <w:t xml:space="preserve">Estado de </w:t>
      </w:r>
      <w:r w:rsidRPr="00277CED">
        <w:rPr>
          <w:rFonts w:ascii="Tahoma" w:hAnsi="Tahoma" w:cs="Tahoma"/>
          <w:sz w:val="22"/>
          <w:szCs w:val="22"/>
          <w:shd w:val="clear" w:color="auto" w:fill="FFFFFF"/>
        </w:rPr>
        <w:t xml:space="preserve">São Paulo, CEP </w:t>
      </w:r>
      <w:r w:rsidR="0024552B" w:rsidRPr="00277CED">
        <w:rPr>
          <w:rFonts w:ascii="Tahoma" w:hAnsi="Tahoma" w:cs="Tahoma"/>
          <w:sz w:val="22"/>
          <w:szCs w:val="22"/>
          <w:shd w:val="clear" w:color="auto" w:fill="FFFFFF"/>
        </w:rPr>
        <w:t>14300-000</w:t>
      </w:r>
      <w:r w:rsidRPr="00277CED">
        <w:rPr>
          <w:rFonts w:ascii="Tahoma" w:hAnsi="Tahoma" w:cs="Tahoma"/>
          <w:bCs/>
          <w:sz w:val="22"/>
          <w:szCs w:val="22"/>
        </w:rPr>
        <w:t xml:space="preserve">, portadora da carteira de identidade </w:t>
      </w:r>
      <w:r w:rsidR="007B3F2B" w:rsidRPr="00277CED">
        <w:rPr>
          <w:rFonts w:ascii="Tahoma" w:hAnsi="Tahoma" w:cs="Tahoma"/>
          <w:bCs/>
          <w:sz w:val="22"/>
          <w:szCs w:val="22"/>
        </w:rPr>
        <w:t xml:space="preserve">RG </w:t>
      </w:r>
      <w:r w:rsidRPr="00277CED">
        <w:rPr>
          <w:rFonts w:ascii="Tahoma" w:hAnsi="Tahoma" w:cs="Tahoma"/>
          <w:bCs/>
          <w:sz w:val="22"/>
          <w:szCs w:val="22"/>
        </w:rPr>
        <w:t xml:space="preserve">n° </w:t>
      </w:r>
      <w:r w:rsidRPr="00277CED">
        <w:rPr>
          <w:rFonts w:ascii="Tahoma" w:hAnsi="Tahoma" w:cs="Tahoma"/>
          <w:sz w:val="22"/>
          <w:szCs w:val="22"/>
          <w:shd w:val="clear" w:color="auto" w:fill="FFFFFF"/>
        </w:rPr>
        <w:t>12.687.451-7</w:t>
      </w:r>
      <w:r w:rsidRPr="00277CED">
        <w:rPr>
          <w:rFonts w:ascii="Tahoma" w:hAnsi="Tahoma" w:cs="Tahoma"/>
          <w:bCs/>
          <w:sz w:val="22"/>
          <w:szCs w:val="22"/>
        </w:rPr>
        <w:t>, inscrita no CPF</w:t>
      </w:r>
      <w:r w:rsidR="007B3F2B" w:rsidRPr="00277CED">
        <w:rPr>
          <w:rFonts w:ascii="Tahoma" w:hAnsi="Tahoma" w:cs="Tahoma"/>
          <w:bCs/>
          <w:sz w:val="22"/>
          <w:szCs w:val="22"/>
        </w:rPr>
        <w:t>/MF</w:t>
      </w:r>
      <w:r w:rsidRPr="00277CED">
        <w:rPr>
          <w:rFonts w:ascii="Tahoma" w:hAnsi="Tahoma" w:cs="Tahoma"/>
          <w:bCs/>
          <w:sz w:val="22"/>
          <w:szCs w:val="22"/>
        </w:rPr>
        <w:t xml:space="preserve"> sob o n° </w:t>
      </w:r>
      <w:r w:rsidRPr="00277CED">
        <w:rPr>
          <w:rFonts w:ascii="Tahoma" w:hAnsi="Tahoma" w:cs="Tahoma"/>
          <w:sz w:val="22"/>
          <w:szCs w:val="22"/>
          <w:shd w:val="clear" w:color="auto" w:fill="FFFFFF"/>
        </w:rPr>
        <w:t>071.807.438-60</w:t>
      </w:r>
      <w:r w:rsidRPr="00277CED">
        <w:rPr>
          <w:rFonts w:ascii="Tahoma" w:hAnsi="Tahoma" w:cs="Tahoma"/>
          <w:bCs/>
          <w:sz w:val="22"/>
          <w:szCs w:val="22"/>
        </w:rPr>
        <w:t xml:space="preserve"> (“</w:t>
      </w:r>
      <w:r w:rsidRPr="00277CED">
        <w:rPr>
          <w:rFonts w:ascii="Tahoma" w:hAnsi="Tahoma" w:cs="Tahoma"/>
          <w:bCs/>
          <w:sz w:val="22"/>
          <w:szCs w:val="22"/>
          <w:u w:val="single"/>
        </w:rPr>
        <w:t>Patrícia</w:t>
      </w:r>
      <w:r w:rsidRPr="00277CED">
        <w:rPr>
          <w:rFonts w:ascii="Tahoma" w:hAnsi="Tahoma" w:cs="Tahoma"/>
          <w:bCs/>
          <w:sz w:val="22"/>
          <w:szCs w:val="22"/>
        </w:rPr>
        <w:t>” e, em conjunto com Fabr</w:t>
      </w:r>
      <w:r w:rsidR="003E644E">
        <w:rPr>
          <w:rFonts w:ascii="Tahoma" w:hAnsi="Tahoma" w:cs="Tahoma"/>
          <w:bCs/>
          <w:sz w:val="22"/>
          <w:szCs w:val="22"/>
        </w:rPr>
        <w:t>í</w:t>
      </w:r>
      <w:r w:rsidRPr="00277CED">
        <w:rPr>
          <w:rFonts w:ascii="Tahoma" w:hAnsi="Tahoma" w:cs="Tahoma"/>
          <w:bCs/>
          <w:sz w:val="22"/>
          <w:szCs w:val="22"/>
        </w:rPr>
        <w:t>cio e Rubens, os “</w:t>
      </w:r>
      <w:r w:rsidRPr="00277CED">
        <w:rPr>
          <w:rFonts w:ascii="Tahoma" w:hAnsi="Tahoma" w:cs="Tahoma"/>
          <w:bCs/>
          <w:sz w:val="22"/>
          <w:szCs w:val="22"/>
          <w:u w:val="single"/>
        </w:rPr>
        <w:t>Garantidores</w:t>
      </w:r>
      <w:r w:rsidRPr="00277CED">
        <w:rPr>
          <w:rFonts w:ascii="Tahoma" w:hAnsi="Tahoma" w:cs="Tahoma"/>
          <w:bCs/>
          <w:sz w:val="22"/>
          <w:szCs w:val="22"/>
        </w:rPr>
        <w:t>”)</w:t>
      </w:r>
      <w:r w:rsidRPr="00277CED">
        <w:rPr>
          <w:rFonts w:ascii="Tahoma" w:hAnsi="Tahoma" w:cs="Tahoma"/>
          <w:sz w:val="22"/>
          <w:szCs w:val="22"/>
          <w:shd w:val="clear" w:color="auto" w:fill="FFFFFF"/>
        </w:rPr>
        <w:t>;</w:t>
      </w:r>
      <w:r w:rsidR="00736CD2">
        <w:rPr>
          <w:rFonts w:ascii="Tahoma" w:hAnsi="Tahoma" w:cs="Tahoma"/>
          <w:sz w:val="22"/>
          <w:szCs w:val="22"/>
          <w:shd w:val="clear" w:color="auto" w:fill="FFFFFF"/>
        </w:rPr>
        <w:t xml:space="preserve"> e</w:t>
      </w:r>
    </w:p>
    <w:p w:rsidR="00736CD2" w:rsidRDefault="00736CD2" w:rsidP="009D6571">
      <w:pPr>
        <w:keepLines/>
        <w:widowControl w:val="0"/>
        <w:suppressAutoHyphens/>
        <w:spacing w:line="320" w:lineRule="exact"/>
        <w:rPr>
          <w:rFonts w:ascii="Tahoma" w:hAnsi="Tahoma" w:cs="Tahoma"/>
          <w:sz w:val="22"/>
          <w:szCs w:val="22"/>
          <w:shd w:val="clear" w:color="auto" w:fill="FFFFFF"/>
        </w:rPr>
      </w:pPr>
    </w:p>
    <w:p w:rsidR="009027D3" w:rsidRPr="00277CED" w:rsidRDefault="00736CD2" w:rsidP="009D6571">
      <w:pPr>
        <w:keepLines/>
        <w:widowControl w:val="0"/>
        <w:suppressAutoHyphens/>
        <w:spacing w:line="320" w:lineRule="exact"/>
        <w:rPr>
          <w:rFonts w:ascii="Tahoma" w:hAnsi="Tahoma" w:cs="Tahoma"/>
          <w:sz w:val="22"/>
          <w:szCs w:val="22"/>
          <w:shd w:val="clear" w:color="auto" w:fill="FFFFFF"/>
        </w:rPr>
      </w:pPr>
      <w:r>
        <w:rPr>
          <w:rFonts w:ascii="Tahoma" w:hAnsi="Tahoma" w:cs="Tahoma"/>
          <w:sz w:val="22"/>
          <w:szCs w:val="22"/>
          <w:shd w:val="clear" w:color="auto" w:fill="FFFFFF"/>
        </w:rPr>
        <w:t xml:space="preserve">(f) </w:t>
      </w:r>
      <w:r w:rsidR="003E644E">
        <w:rPr>
          <w:rFonts w:ascii="Tahoma" w:hAnsi="Tahoma" w:cs="Tahoma"/>
          <w:b/>
          <w:sz w:val="22"/>
          <w:szCs w:val="22"/>
          <w:shd w:val="clear" w:color="auto" w:fill="FFFFFF"/>
        </w:rPr>
        <w:t xml:space="preserve">ÉDER </w:t>
      </w:r>
      <w:r>
        <w:rPr>
          <w:rFonts w:ascii="Tahoma" w:hAnsi="Tahoma" w:cs="Tahoma"/>
          <w:b/>
          <w:sz w:val="22"/>
          <w:szCs w:val="22"/>
          <w:shd w:val="clear" w:color="auto" w:fill="FFFFFF"/>
        </w:rPr>
        <w:t>PALMA CRIVELENTI</w:t>
      </w:r>
      <w:r w:rsidR="00092112">
        <w:rPr>
          <w:rFonts w:ascii="Tahoma" w:hAnsi="Tahoma" w:cs="Tahoma"/>
          <w:sz w:val="22"/>
          <w:szCs w:val="22"/>
          <w:shd w:val="clear" w:color="auto" w:fill="FFFFFF"/>
        </w:rPr>
        <w:t>, brasileiro, casado sob regime de comunhão parcial de bens com Patrícia, acima qualificada, residente e domiciliado na Rua 6, 145</w:t>
      </w:r>
      <w:r w:rsidR="00092112" w:rsidRPr="00277CED">
        <w:rPr>
          <w:rFonts w:ascii="Tahoma" w:hAnsi="Tahoma" w:cs="Tahoma"/>
          <w:sz w:val="22"/>
          <w:szCs w:val="22"/>
          <w:shd w:val="clear" w:color="auto" w:fill="FFFFFF"/>
        </w:rPr>
        <w:t>, Chácara Caiapós, na Cidade de Batatais, Estado de São Paulo, CEP 14300-000</w:t>
      </w:r>
      <w:r w:rsidR="00092112">
        <w:rPr>
          <w:rFonts w:ascii="Tahoma" w:hAnsi="Tahoma" w:cs="Tahoma"/>
          <w:sz w:val="22"/>
          <w:szCs w:val="22"/>
          <w:shd w:val="clear" w:color="auto" w:fill="FFFFFF"/>
        </w:rPr>
        <w:t>, portador da carteira de identidade RG nº 14.529.104-2 SSP/SP, inscrito no CPF/MF sob o nº 099.933.878-19 (“</w:t>
      </w:r>
      <w:r w:rsidR="003E644E">
        <w:rPr>
          <w:rFonts w:ascii="Tahoma" w:hAnsi="Tahoma" w:cs="Tahoma"/>
          <w:sz w:val="22"/>
          <w:szCs w:val="22"/>
          <w:u w:val="single"/>
          <w:shd w:val="clear" w:color="auto" w:fill="FFFFFF"/>
        </w:rPr>
        <w:t>Éder</w:t>
      </w:r>
      <w:r w:rsidR="00092112">
        <w:rPr>
          <w:rFonts w:ascii="Tahoma" w:hAnsi="Tahoma" w:cs="Tahoma"/>
          <w:sz w:val="22"/>
          <w:szCs w:val="22"/>
          <w:shd w:val="clear" w:color="auto" w:fill="FFFFFF"/>
        </w:rPr>
        <w:t>”</w:t>
      </w:r>
      <w:r w:rsidR="006839CE">
        <w:rPr>
          <w:rFonts w:ascii="Tahoma" w:hAnsi="Tahoma" w:cs="Tahoma"/>
          <w:bCs/>
          <w:sz w:val="22"/>
          <w:szCs w:val="22"/>
        </w:rPr>
        <w:t>);</w:t>
      </w:r>
    </w:p>
    <w:p w:rsidR="009027D3" w:rsidRPr="00277CED" w:rsidRDefault="009027D3" w:rsidP="009D6571">
      <w:pPr>
        <w:widowControl w:val="0"/>
        <w:suppressAutoHyphens/>
        <w:spacing w:line="320" w:lineRule="exact"/>
        <w:rPr>
          <w:rFonts w:ascii="Tahoma" w:hAnsi="Tahoma" w:cs="Tahoma"/>
          <w:sz w:val="22"/>
          <w:szCs w:val="22"/>
        </w:rPr>
      </w:pPr>
    </w:p>
    <w:p w:rsidR="009027D3" w:rsidRPr="00277CED" w:rsidRDefault="009027D3" w:rsidP="009D6571">
      <w:pPr>
        <w:widowControl w:val="0"/>
        <w:suppressAutoHyphens/>
        <w:spacing w:line="320" w:lineRule="exact"/>
        <w:rPr>
          <w:rFonts w:ascii="Tahoma" w:hAnsi="Tahoma" w:cs="Tahoma"/>
          <w:bCs/>
          <w:sz w:val="22"/>
          <w:szCs w:val="22"/>
        </w:rPr>
      </w:pPr>
      <w:r w:rsidRPr="00277CED">
        <w:rPr>
          <w:rFonts w:ascii="Tahoma" w:hAnsi="Tahoma" w:cs="Tahoma"/>
          <w:bCs/>
          <w:sz w:val="22"/>
          <w:szCs w:val="22"/>
        </w:rPr>
        <w:t xml:space="preserve">vêm por esta celebrar, na melhor forma de direito, o presente </w:t>
      </w:r>
      <w:r w:rsidRPr="00277CED">
        <w:rPr>
          <w:rFonts w:ascii="Tahoma" w:hAnsi="Tahoma" w:cs="Tahoma"/>
          <w:sz w:val="22"/>
          <w:szCs w:val="22"/>
        </w:rPr>
        <w:t xml:space="preserve">“Instrumento Particular de Escritura da 1ª (primeira) Emissão de Debêntures Simples, Não Conversíveis em Ações, em </w:t>
      </w:r>
      <w:r w:rsidR="004B3889" w:rsidRPr="00277CED">
        <w:rPr>
          <w:rFonts w:ascii="Tahoma" w:hAnsi="Tahoma" w:cs="Tahoma"/>
          <w:sz w:val="22"/>
          <w:szCs w:val="22"/>
        </w:rPr>
        <w:t xml:space="preserve">Duas </w:t>
      </w:r>
      <w:r w:rsidRPr="00277CED">
        <w:rPr>
          <w:rFonts w:ascii="Tahoma" w:hAnsi="Tahoma" w:cs="Tahoma"/>
          <w:sz w:val="22"/>
          <w:szCs w:val="22"/>
        </w:rPr>
        <w:t>Série</w:t>
      </w:r>
      <w:r w:rsidR="004B3889" w:rsidRPr="00277CED">
        <w:rPr>
          <w:rFonts w:ascii="Tahoma" w:hAnsi="Tahoma" w:cs="Tahoma"/>
          <w:sz w:val="22"/>
          <w:szCs w:val="22"/>
        </w:rPr>
        <w:t>s</w:t>
      </w:r>
      <w:r w:rsidRPr="00277CED">
        <w:rPr>
          <w:rFonts w:ascii="Tahoma" w:hAnsi="Tahoma" w:cs="Tahoma"/>
          <w:sz w:val="22"/>
          <w:szCs w:val="22"/>
        </w:rPr>
        <w:t xml:space="preserve">, da Espécie com Garantia Real e Garantia Fidejussória Adicional, para Distribuição Pública, com Esforços Restritos de Colocação, </w:t>
      </w:r>
      <w:r w:rsidR="007B3F2B" w:rsidRPr="00277CED">
        <w:rPr>
          <w:rFonts w:ascii="Tahoma" w:hAnsi="Tahoma" w:cs="Tahoma"/>
          <w:sz w:val="22"/>
          <w:szCs w:val="22"/>
        </w:rPr>
        <w:t xml:space="preserve">da </w:t>
      </w:r>
      <w:proofErr w:type="spellStart"/>
      <w:r w:rsidRPr="00277CED">
        <w:rPr>
          <w:rFonts w:ascii="Tahoma" w:hAnsi="Tahoma" w:cs="Tahoma"/>
          <w:sz w:val="22"/>
          <w:szCs w:val="22"/>
        </w:rPr>
        <w:t>Jumil</w:t>
      </w:r>
      <w:proofErr w:type="spellEnd"/>
      <w:r w:rsidRPr="00277CED">
        <w:rPr>
          <w:rFonts w:ascii="Tahoma" w:hAnsi="Tahoma" w:cs="Tahoma"/>
          <w:sz w:val="22"/>
          <w:szCs w:val="22"/>
        </w:rPr>
        <w:t xml:space="preserve"> - Justino de Morais, Irmãos S.A.</w:t>
      </w:r>
      <w:r w:rsidR="00BE6DE3" w:rsidRPr="00277CED">
        <w:rPr>
          <w:rFonts w:ascii="Tahoma" w:hAnsi="Tahoma" w:cs="Tahoma"/>
          <w:sz w:val="22"/>
          <w:szCs w:val="22"/>
        </w:rPr>
        <w:t>”</w:t>
      </w:r>
      <w:r w:rsidRPr="00277CED">
        <w:rPr>
          <w:rFonts w:ascii="Tahoma" w:hAnsi="Tahoma" w:cs="Tahoma"/>
          <w:sz w:val="22"/>
          <w:szCs w:val="22"/>
        </w:rPr>
        <w:t xml:space="preserve"> (“</w:t>
      </w:r>
      <w:r w:rsidRPr="00277CED">
        <w:rPr>
          <w:rFonts w:ascii="Tahoma" w:hAnsi="Tahoma" w:cs="Tahoma"/>
          <w:sz w:val="22"/>
          <w:szCs w:val="22"/>
          <w:u w:val="single"/>
        </w:rPr>
        <w:t>Escritura de Emissão</w:t>
      </w:r>
      <w:r w:rsidRPr="00277CED">
        <w:rPr>
          <w:rFonts w:ascii="Tahoma" w:hAnsi="Tahoma" w:cs="Tahoma"/>
          <w:sz w:val="22"/>
          <w:szCs w:val="22"/>
        </w:rPr>
        <w:t>”, “</w:t>
      </w:r>
      <w:r w:rsidRPr="00277CED">
        <w:rPr>
          <w:rFonts w:ascii="Tahoma" w:hAnsi="Tahoma" w:cs="Tahoma"/>
          <w:sz w:val="22"/>
          <w:szCs w:val="22"/>
          <w:u w:val="single"/>
        </w:rPr>
        <w:t>Emissão</w:t>
      </w:r>
      <w:r w:rsidRPr="00277CED">
        <w:rPr>
          <w:rFonts w:ascii="Tahoma" w:hAnsi="Tahoma" w:cs="Tahoma"/>
          <w:sz w:val="22"/>
          <w:szCs w:val="22"/>
        </w:rPr>
        <w:t>” e “</w:t>
      </w:r>
      <w:r w:rsidRPr="00277CED">
        <w:rPr>
          <w:rFonts w:ascii="Tahoma" w:hAnsi="Tahoma" w:cs="Tahoma"/>
          <w:sz w:val="22"/>
          <w:szCs w:val="22"/>
          <w:u w:val="single"/>
        </w:rPr>
        <w:t>Debêntures</w:t>
      </w:r>
      <w:r w:rsidRPr="00277CED">
        <w:rPr>
          <w:rFonts w:ascii="Tahoma" w:hAnsi="Tahoma" w:cs="Tahoma"/>
          <w:sz w:val="22"/>
          <w:szCs w:val="22"/>
        </w:rPr>
        <w:t>”, respectivamente), que será regido pelas seguintes cláusulas e condições:</w:t>
      </w:r>
    </w:p>
    <w:p w:rsidR="009027D3" w:rsidRPr="00277CED" w:rsidRDefault="009027D3" w:rsidP="009D6571">
      <w:pPr>
        <w:widowControl w:val="0"/>
        <w:suppressAutoHyphens/>
        <w:spacing w:line="320" w:lineRule="exact"/>
        <w:rPr>
          <w:rFonts w:ascii="Tahoma" w:hAnsi="Tahoma" w:cs="Tahoma"/>
          <w:sz w:val="22"/>
          <w:szCs w:val="22"/>
        </w:rPr>
      </w:pPr>
    </w:p>
    <w:p w:rsidR="009027D3" w:rsidRPr="00277CED" w:rsidRDefault="009027D3" w:rsidP="009D6571">
      <w:pPr>
        <w:pStyle w:val="Ttulo1"/>
        <w:keepNext w:val="0"/>
        <w:widowControl w:val="0"/>
        <w:suppressAutoHyphens/>
        <w:spacing w:line="320" w:lineRule="exact"/>
        <w:jc w:val="center"/>
        <w:rPr>
          <w:rFonts w:ascii="Tahoma" w:hAnsi="Tahoma" w:cs="Tahoma"/>
          <w:sz w:val="22"/>
          <w:szCs w:val="22"/>
        </w:rPr>
      </w:pPr>
      <w:r w:rsidRPr="00277CED">
        <w:rPr>
          <w:rFonts w:ascii="Tahoma" w:hAnsi="Tahoma" w:cs="Tahoma"/>
          <w:sz w:val="22"/>
          <w:szCs w:val="22"/>
        </w:rPr>
        <w:t>Cláusula Primeira</w:t>
      </w:r>
      <w:r w:rsidRPr="00277CED">
        <w:rPr>
          <w:rFonts w:ascii="Tahoma" w:hAnsi="Tahoma" w:cs="Tahoma"/>
          <w:b w:val="0"/>
          <w:sz w:val="22"/>
          <w:szCs w:val="22"/>
        </w:rPr>
        <w:t xml:space="preserve"> – </w:t>
      </w:r>
      <w:r w:rsidRPr="00277CED">
        <w:rPr>
          <w:rFonts w:ascii="Tahoma" w:hAnsi="Tahoma" w:cs="Tahoma"/>
          <w:sz w:val="22"/>
          <w:szCs w:val="22"/>
        </w:rPr>
        <w:t>DA AUTORIZAÇÃO</w:t>
      </w:r>
    </w:p>
    <w:p w:rsidR="009027D3" w:rsidRPr="00277CED" w:rsidRDefault="009027D3" w:rsidP="009D6571">
      <w:pPr>
        <w:widowControl w:val="0"/>
        <w:suppressAutoHyphens/>
        <w:spacing w:line="320" w:lineRule="exact"/>
        <w:rPr>
          <w:rFonts w:ascii="Tahoma" w:hAnsi="Tahoma" w:cs="Tahoma"/>
          <w:sz w:val="22"/>
          <w:szCs w:val="22"/>
        </w:rPr>
      </w:pPr>
    </w:p>
    <w:p w:rsidR="002A1E6A" w:rsidRPr="00277CED" w:rsidRDefault="009027D3" w:rsidP="009D6571">
      <w:pPr>
        <w:widowControl w:val="0"/>
        <w:numPr>
          <w:ilvl w:val="1"/>
          <w:numId w:val="28"/>
        </w:numPr>
        <w:tabs>
          <w:tab w:val="clear" w:pos="720"/>
          <w:tab w:val="left" w:pos="1134"/>
        </w:tabs>
        <w:suppressAutoHyphens/>
        <w:spacing w:line="320" w:lineRule="exact"/>
        <w:ind w:left="0" w:firstLine="0"/>
        <w:rPr>
          <w:rFonts w:ascii="Tahoma" w:hAnsi="Tahoma" w:cs="Tahoma"/>
          <w:sz w:val="22"/>
          <w:szCs w:val="22"/>
        </w:rPr>
      </w:pPr>
      <w:r w:rsidRPr="00277CED">
        <w:rPr>
          <w:rFonts w:ascii="Tahoma" w:hAnsi="Tahoma" w:cs="Tahoma"/>
          <w:sz w:val="22"/>
          <w:szCs w:val="22"/>
        </w:rPr>
        <w:t xml:space="preserve">A presente Escritura de Emissão é firmada com base na deliberação da Assembleia Geral Extraordinária da Emissora realizada em </w:t>
      </w:r>
      <w:r w:rsidR="004B1C1E">
        <w:rPr>
          <w:rFonts w:ascii="Tahoma" w:hAnsi="Tahoma" w:cs="Tahoma"/>
          <w:sz w:val="22"/>
          <w:szCs w:val="22"/>
        </w:rPr>
        <w:t>1</w:t>
      </w:r>
      <w:r w:rsidR="00870F81">
        <w:rPr>
          <w:rFonts w:ascii="Tahoma" w:hAnsi="Tahoma" w:cs="Tahoma"/>
          <w:sz w:val="22"/>
          <w:szCs w:val="22"/>
        </w:rPr>
        <w:t>7</w:t>
      </w:r>
      <w:r w:rsidR="004B1C1E" w:rsidRPr="00277CED">
        <w:rPr>
          <w:rFonts w:ascii="Tahoma" w:hAnsi="Tahoma" w:cs="Tahoma"/>
          <w:sz w:val="22"/>
          <w:szCs w:val="22"/>
        </w:rPr>
        <w:t xml:space="preserve"> </w:t>
      </w:r>
      <w:r w:rsidRPr="00277CED">
        <w:rPr>
          <w:rFonts w:ascii="Tahoma" w:hAnsi="Tahoma" w:cs="Tahoma"/>
          <w:sz w:val="22"/>
          <w:szCs w:val="22"/>
        </w:rPr>
        <w:t xml:space="preserve">de </w:t>
      </w:r>
      <w:r w:rsidR="004B1C1E">
        <w:rPr>
          <w:rFonts w:ascii="Tahoma" w:hAnsi="Tahoma" w:cs="Tahoma"/>
          <w:sz w:val="22"/>
          <w:szCs w:val="22"/>
        </w:rPr>
        <w:t>abril</w:t>
      </w:r>
      <w:r w:rsidR="004B1C1E" w:rsidRPr="00277CED">
        <w:rPr>
          <w:rFonts w:ascii="Tahoma" w:hAnsi="Tahoma" w:cs="Tahoma"/>
          <w:sz w:val="22"/>
          <w:szCs w:val="22"/>
        </w:rPr>
        <w:t xml:space="preserve"> </w:t>
      </w:r>
      <w:r w:rsidRPr="00277CED">
        <w:rPr>
          <w:rFonts w:ascii="Tahoma" w:hAnsi="Tahoma" w:cs="Tahoma"/>
          <w:sz w:val="22"/>
          <w:szCs w:val="22"/>
        </w:rPr>
        <w:t>de 2015 (“</w:t>
      </w:r>
      <w:r w:rsidRPr="00277CED">
        <w:rPr>
          <w:rFonts w:ascii="Tahoma" w:hAnsi="Tahoma" w:cs="Tahoma"/>
          <w:sz w:val="22"/>
          <w:szCs w:val="22"/>
          <w:u w:val="single"/>
        </w:rPr>
        <w:t>AGE</w:t>
      </w:r>
      <w:r w:rsidRPr="00277CED">
        <w:rPr>
          <w:rFonts w:ascii="Tahoma" w:hAnsi="Tahoma" w:cs="Tahoma"/>
          <w:sz w:val="22"/>
          <w:szCs w:val="22"/>
        </w:rPr>
        <w:t xml:space="preserve">”), na qual </w:t>
      </w:r>
      <w:proofErr w:type="gramStart"/>
      <w:r w:rsidRPr="00277CED">
        <w:rPr>
          <w:rFonts w:ascii="Tahoma" w:hAnsi="Tahoma" w:cs="Tahoma"/>
          <w:sz w:val="22"/>
          <w:szCs w:val="22"/>
        </w:rPr>
        <w:t>foram</w:t>
      </w:r>
      <w:proofErr w:type="gramEnd"/>
      <w:r w:rsidRPr="00277CED">
        <w:rPr>
          <w:rFonts w:ascii="Tahoma" w:hAnsi="Tahoma" w:cs="Tahoma"/>
          <w:sz w:val="22"/>
          <w:szCs w:val="22"/>
        </w:rPr>
        <w:t xml:space="preserve"> deliberadas e aprovadas </w:t>
      </w:r>
      <w:r w:rsidR="00E2674E" w:rsidRPr="00277CED">
        <w:rPr>
          <w:rFonts w:ascii="Tahoma" w:hAnsi="Tahoma" w:cs="Tahoma"/>
          <w:sz w:val="22"/>
          <w:szCs w:val="22"/>
        </w:rPr>
        <w:t>(</w:t>
      </w:r>
      <w:r w:rsidRPr="00277CED">
        <w:rPr>
          <w:rFonts w:ascii="Tahoma" w:hAnsi="Tahoma" w:cs="Tahoma"/>
          <w:sz w:val="22"/>
          <w:szCs w:val="22"/>
        </w:rPr>
        <w:t xml:space="preserve">a) a Emissão, incluindo seus termos e condições, conforme o disposto no artigo 59 da Lei n.º 6.404, de </w:t>
      </w:r>
      <w:smartTag w:uri="urn:schemas-microsoft-com:office:smarttags" w:element="date">
        <w:smartTagPr>
          <w:attr w:name="Year" w:val="1976"/>
          <w:attr w:name="Day" w:val="15"/>
          <w:attr w:name="Month" w:val="12"/>
          <w:attr w:name="ls" w:val="trans"/>
        </w:smartTagPr>
        <w:r w:rsidRPr="00277CED">
          <w:rPr>
            <w:rFonts w:ascii="Tahoma" w:hAnsi="Tahoma" w:cs="Tahoma"/>
            <w:sz w:val="22"/>
            <w:szCs w:val="22"/>
          </w:rPr>
          <w:t>15 de dezembro de 1976</w:t>
        </w:r>
      </w:smartTag>
      <w:r w:rsidRPr="00277CED">
        <w:rPr>
          <w:rFonts w:ascii="Tahoma" w:hAnsi="Tahoma" w:cs="Tahoma"/>
          <w:sz w:val="22"/>
          <w:szCs w:val="22"/>
        </w:rPr>
        <w:t>, conforme alterada (“</w:t>
      </w:r>
      <w:r w:rsidRPr="00277CED">
        <w:rPr>
          <w:rFonts w:ascii="Tahoma" w:hAnsi="Tahoma" w:cs="Tahoma"/>
          <w:sz w:val="22"/>
          <w:szCs w:val="22"/>
          <w:u w:val="single"/>
        </w:rPr>
        <w:t>Lei das Sociedades por Ações</w:t>
      </w:r>
      <w:r w:rsidRPr="00277CED">
        <w:rPr>
          <w:rFonts w:ascii="Tahoma" w:hAnsi="Tahoma" w:cs="Tahoma"/>
          <w:sz w:val="22"/>
          <w:szCs w:val="22"/>
        </w:rPr>
        <w:t xml:space="preserve">”), (b) a Oferta Restrita (conforme definida abaixo), incluindo os seus termos e condições, conforme o disposto na Lei n.º 6.385, de 7 de </w:t>
      </w:r>
      <w:r w:rsidR="00F04B92">
        <w:rPr>
          <w:rFonts w:ascii="Tahoma" w:hAnsi="Tahoma" w:cs="Tahoma"/>
          <w:sz w:val="22"/>
          <w:szCs w:val="22"/>
        </w:rPr>
        <w:t>dezembro</w:t>
      </w:r>
      <w:r w:rsidR="00F04B92" w:rsidRPr="00277CED">
        <w:rPr>
          <w:rFonts w:ascii="Tahoma" w:hAnsi="Tahoma" w:cs="Tahoma"/>
          <w:sz w:val="22"/>
          <w:szCs w:val="22"/>
        </w:rPr>
        <w:t xml:space="preserve"> </w:t>
      </w:r>
      <w:r w:rsidRPr="00277CED">
        <w:rPr>
          <w:rFonts w:ascii="Tahoma" w:hAnsi="Tahoma" w:cs="Tahoma"/>
          <w:sz w:val="22"/>
          <w:szCs w:val="22"/>
        </w:rPr>
        <w:t>de 1976, conforme alterada (“</w:t>
      </w:r>
      <w:r w:rsidRPr="00277CED">
        <w:rPr>
          <w:rFonts w:ascii="Tahoma" w:hAnsi="Tahoma" w:cs="Tahoma"/>
          <w:sz w:val="22"/>
          <w:szCs w:val="22"/>
          <w:u w:val="single"/>
        </w:rPr>
        <w:t>Lei 6.385/76</w:t>
      </w:r>
      <w:r w:rsidRPr="00277CED">
        <w:rPr>
          <w:rFonts w:ascii="Tahoma" w:hAnsi="Tahoma" w:cs="Tahoma"/>
          <w:sz w:val="22"/>
          <w:szCs w:val="22"/>
        </w:rPr>
        <w:t>”) e na Instrução da Comissão de Valores Mobiliários (“</w:t>
      </w:r>
      <w:r w:rsidRPr="00277CED">
        <w:rPr>
          <w:rFonts w:ascii="Tahoma" w:hAnsi="Tahoma" w:cs="Tahoma"/>
          <w:sz w:val="22"/>
          <w:szCs w:val="22"/>
          <w:u w:val="single"/>
        </w:rPr>
        <w:t>CVM</w:t>
      </w:r>
      <w:r w:rsidRPr="00277CED">
        <w:rPr>
          <w:rFonts w:ascii="Tahoma" w:hAnsi="Tahoma" w:cs="Tahoma"/>
          <w:sz w:val="22"/>
          <w:szCs w:val="22"/>
        </w:rPr>
        <w:t xml:space="preserve">”) n.º 476, de </w:t>
      </w:r>
      <w:smartTag w:uri="urn:schemas-microsoft-com:office:smarttags" w:element="date">
        <w:smartTagPr>
          <w:attr w:name="Year" w:val="2009"/>
          <w:attr w:name="Day" w:val="16"/>
          <w:attr w:name="Month" w:val="1"/>
          <w:attr w:name="ls" w:val="trans"/>
        </w:smartTagPr>
        <w:r w:rsidRPr="00277CED">
          <w:rPr>
            <w:rFonts w:ascii="Tahoma" w:hAnsi="Tahoma" w:cs="Tahoma"/>
            <w:sz w:val="22"/>
            <w:szCs w:val="22"/>
          </w:rPr>
          <w:t>16 de janeiro de 2009</w:t>
        </w:r>
      </w:smartTag>
      <w:r w:rsidRPr="00277CED">
        <w:rPr>
          <w:rFonts w:ascii="Tahoma" w:hAnsi="Tahoma" w:cs="Tahoma"/>
          <w:sz w:val="22"/>
          <w:szCs w:val="22"/>
        </w:rPr>
        <w:t>, conforme alterada (“</w:t>
      </w:r>
      <w:r w:rsidRPr="00277CED">
        <w:rPr>
          <w:rFonts w:ascii="Tahoma" w:hAnsi="Tahoma" w:cs="Tahoma"/>
          <w:sz w:val="22"/>
          <w:szCs w:val="22"/>
          <w:u w:val="single"/>
        </w:rPr>
        <w:t xml:space="preserve">Instrução CVM </w:t>
      </w:r>
      <w:smartTag w:uri="urn:schemas-microsoft-com:office:smarttags" w:element="metricconverter">
        <w:smartTagPr>
          <w:attr w:name="ProductID" w:val="476”"/>
        </w:smartTagPr>
        <w:r w:rsidRPr="00277CED">
          <w:rPr>
            <w:rFonts w:ascii="Tahoma" w:hAnsi="Tahoma" w:cs="Tahoma"/>
            <w:sz w:val="22"/>
            <w:szCs w:val="22"/>
            <w:u w:val="single"/>
          </w:rPr>
          <w:t>476</w:t>
        </w:r>
        <w:r w:rsidRPr="00277CED">
          <w:rPr>
            <w:rFonts w:ascii="Tahoma" w:hAnsi="Tahoma" w:cs="Tahoma"/>
            <w:sz w:val="22"/>
            <w:szCs w:val="22"/>
          </w:rPr>
          <w:t>”</w:t>
        </w:r>
      </w:smartTag>
      <w:r w:rsidRPr="00277CED">
        <w:rPr>
          <w:rFonts w:ascii="Tahoma" w:hAnsi="Tahoma" w:cs="Tahoma"/>
          <w:sz w:val="22"/>
          <w:szCs w:val="22"/>
        </w:rPr>
        <w:t xml:space="preserve">) e (c) a </w:t>
      </w:r>
      <w:r w:rsidR="00E2674E" w:rsidRPr="00277CED">
        <w:rPr>
          <w:rFonts w:ascii="Tahoma" w:eastAsia="MS Mincho" w:hAnsi="Tahoma" w:cs="Tahoma"/>
          <w:sz w:val="22"/>
          <w:szCs w:val="22"/>
        </w:rPr>
        <w:t xml:space="preserve">constituição da Cessão Fiduciária </w:t>
      </w:r>
      <w:r w:rsidRPr="00277CED">
        <w:rPr>
          <w:rFonts w:ascii="Tahoma" w:hAnsi="Tahoma" w:cs="Tahoma"/>
          <w:sz w:val="22"/>
          <w:szCs w:val="22"/>
        </w:rPr>
        <w:t xml:space="preserve">(conforme abaixo definido). </w:t>
      </w:r>
    </w:p>
    <w:p w:rsidR="00E2674E" w:rsidRPr="00277CED" w:rsidRDefault="00E2674E" w:rsidP="009D6571">
      <w:pPr>
        <w:widowControl w:val="0"/>
        <w:tabs>
          <w:tab w:val="left" w:pos="1134"/>
        </w:tabs>
        <w:suppressAutoHyphens/>
        <w:spacing w:line="320" w:lineRule="exact"/>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Segunda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DOS REQUISITOS</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 xml:space="preserve">A emissão das Debêntures será </w:t>
      </w:r>
      <w:r w:rsidR="001E3A11" w:rsidRPr="00277CED">
        <w:rPr>
          <w:rFonts w:ascii="Tahoma" w:hAnsi="Tahoma" w:cs="Tahoma"/>
          <w:sz w:val="22"/>
          <w:szCs w:val="22"/>
        </w:rPr>
        <w:t>realizada</w:t>
      </w:r>
      <w:r w:rsidRPr="00277CED">
        <w:rPr>
          <w:rFonts w:ascii="Tahoma" w:hAnsi="Tahoma" w:cs="Tahoma"/>
          <w:sz w:val="22"/>
          <w:szCs w:val="22"/>
        </w:rPr>
        <w:t xml:space="preserve"> com observância dos seguintes requisitos:</w:t>
      </w:r>
    </w:p>
    <w:p w:rsidR="003D76D8" w:rsidRPr="00277CED" w:rsidRDefault="003D76D8" w:rsidP="009D6571">
      <w:pPr>
        <w:widowControl w:val="0"/>
        <w:tabs>
          <w:tab w:val="left" w:pos="1134"/>
        </w:tabs>
        <w:suppressAutoHyphens/>
        <w:spacing w:line="320" w:lineRule="exact"/>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2.1.</w:t>
      </w:r>
      <w:r w:rsidRPr="00277CED">
        <w:rPr>
          <w:rFonts w:ascii="Tahoma" w:hAnsi="Tahoma" w:cs="Tahoma"/>
          <w:b/>
          <w:sz w:val="22"/>
          <w:szCs w:val="22"/>
        </w:rPr>
        <w:tab/>
        <w:t>Dispensa de Registro na CVM.</w:t>
      </w:r>
    </w:p>
    <w:p w:rsidR="003D76D8" w:rsidRPr="00277CED" w:rsidRDefault="003D76D8" w:rsidP="009D6571">
      <w:pPr>
        <w:widowControl w:val="0"/>
        <w:tabs>
          <w:tab w:val="left" w:pos="1134"/>
        </w:tabs>
        <w:suppressAutoHyphens/>
        <w:spacing w:line="320" w:lineRule="exact"/>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sz w:val="22"/>
          <w:szCs w:val="22"/>
        </w:rPr>
      </w:pPr>
      <w:r w:rsidRPr="00277CED">
        <w:rPr>
          <w:rFonts w:ascii="Tahoma" w:hAnsi="Tahoma" w:cs="Tahoma"/>
          <w:sz w:val="22"/>
          <w:szCs w:val="22"/>
        </w:rPr>
        <w:t>2.1.1.</w:t>
      </w:r>
      <w:r w:rsidRPr="00277CED">
        <w:rPr>
          <w:rFonts w:ascii="Tahoma" w:hAnsi="Tahoma" w:cs="Tahoma"/>
          <w:sz w:val="22"/>
          <w:szCs w:val="22"/>
        </w:rPr>
        <w:tab/>
        <w:t xml:space="preserve">As Debêntures serão objeto de distribuição pública com esforços restritos de distribuição, realizada nos termos da Instrução CVM 476 e das demais disposições legais e regulamentares aplicáveis, estando, portanto, automaticamente dispensada do registro de </w:t>
      </w:r>
      <w:r w:rsidRPr="00277CED">
        <w:rPr>
          <w:rFonts w:ascii="Tahoma" w:hAnsi="Tahoma" w:cs="Tahoma"/>
          <w:sz w:val="22"/>
          <w:szCs w:val="22"/>
        </w:rPr>
        <w:lastRenderedPageBreak/>
        <w:t>distribuição perante a CVM de que trata o artigo 6º da Instrução CVM 476 e o artigo 19 da Lei 6.</w:t>
      </w:r>
      <w:r w:rsidR="00F04B92" w:rsidRPr="00277CED">
        <w:rPr>
          <w:rFonts w:ascii="Tahoma" w:hAnsi="Tahoma" w:cs="Tahoma"/>
          <w:sz w:val="22"/>
          <w:szCs w:val="22"/>
        </w:rPr>
        <w:t>38</w:t>
      </w:r>
      <w:r w:rsidR="00F04B92">
        <w:rPr>
          <w:rFonts w:ascii="Tahoma" w:hAnsi="Tahoma" w:cs="Tahoma"/>
          <w:sz w:val="22"/>
          <w:szCs w:val="22"/>
        </w:rPr>
        <w:t>5</w:t>
      </w:r>
      <w:r w:rsidRPr="00277CED">
        <w:rPr>
          <w:rFonts w:ascii="Tahoma" w:hAnsi="Tahoma" w:cs="Tahoma"/>
          <w:sz w:val="22"/>
          <w:szCs w:val="22"/>
        </w:rPr>
        <w:t>/76.</w:t>
      </w:r>
    </w:p>
    <w:p w:rsidR="003D76D8" w:rsidRPr="00277CED" w:rsidRDefault="003D76D8" w:rsidP="009D6571">
      <w:pPr>
        <w:widowControl w:val="0"/>
        <w:suppressAutoHyphens/>
        <w:spacing w:line="320" w:lineRule="exact"/>
        <w:rPr>
          <w:rFonts w:ascii="Tahoma" w:hAnsi="Tahoma" w:cs="Tahoma"/>
          <w:sz w:val="22"/>
          <w:szCs w:val="22"/>
        </w:rPr>
      </w:pPr>
    </w:p>
    <w:p w:rsidR="003D76D8" w:rsidRPr="00277CED" w:rsidRDefault="003D76D8" w:rsidP="009D6571">
      <w:pPr>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2.2.</w:t>
      </w:r>
      <w:r w:rsidRPr="00277CED">
        <w:rPr>
          <w:rFonts w:ascii="Tahoma" w:hAnsi="Tahoma" w:cs="Tahoma"/>
          <w:b/>
          <w:sz w:val="22"/>
          <w:szCs w:val="22"/>
        </w:rPr>
        <w:tab/>
        <w:t>Arquivamento na JUCES</w:t>
      </w:r>
      <w:r w:rsidR="007B3F2B" w:rsidRPr="00277CED">
        <w:rPr>
          <w:rFonts w:ascii="Tahoma" w:hAnsi="Tahoma" w:cs="Tahoma"/>
          <w:b/>
          <w:sz w:val="22"/>
          <w:szCs w:val="22"/>
        </w:rPr>
        <w:t>P</w:t>
      </w:r>
      <w:r w:rsidRPr="00277CED">
        <w:rPr>
          <w:rFonts w:ascii="Tahoma" w:hAnsi="Tahoma" w:cs="Tahoma"/>
          <w:b/>
          <w:sz w:val="22"/>
          <w:szCs w:val="22"/>
        </w:rPr>
        <w:t xml:space="preserve"> e Publicação da Ata de AGE.</w:t>
      </w:r>
    </w:p>
    <w:p w:rsidR="003D76D8" w:rsidRPr="00277CED" w:rsidRDefault="003D76D8" w:rsidP="009D6571">
      <w:pPr>
        <w:widowControl w:val="0"/>
        <w:tabs>
          <w:tab w:val="left" w:pos="1134"/>
        </w:tabs>
        <w:suppressAutoHyphens/>
        <w:spacing w:line="320" w:lineRule="exact"/>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sz w:val="22"/>
          <w:szCs w:val="22"/>
        </w:rPr>
      </w:pPr>
      <w:r w:rsidRPr="00277CED">
        <w:rPr>
          <w:rFonts w:ascii="Tahoma" w:hAnsi="Tahoma" w:cs="Tahoma"/>
          <w:sz w:val="22"/>
          <w:szCs w:val="22"/>
        </w:rPr>
        <w:t>2.2.1.</w:t>
      </w:r>
      <w:r w:rsidRPr="00277CED">
        <w:rPr>
          <w:rFonts w:ascii="Tahoma" w:hAnsi="Tahoma" w:cs="Tahoma"/>
          <w:sz w:val="22"/>
          <w:szCs w:val="22"/>
        </w:rPr>
        <w:tab/>
        <w:t xml:space="preserve">A ata da AGE que deliberou sobre a Emissão e a Oferta Restrita </w:t>
      </w:r>
      <w:r w:rsidR="00E40B83" w:rsidRPr="00277CED">
        <w:rPr>
          <w:rFonts w:ascii="Tahoma" w:hAnsi="Tahoma" w:cs="Tahoma"/>
          <w:sz w:val="22"/>
          <w:szCs w:val="22"/>
        </w:rPr>
        <w:t xml:space="preserve">(conforme abaixo definido) </w:t>
      </w:r>
      <w:r w:rsidRPr="00277CED">
        <w:rPr>
          <w:rFonts w:ascii="Tahoma" w:hAnsi="Tahoma" w:cs="Tahoma"/>
          <w:sz w:val="22"/>
          <w:szCs w:val="22"/>
        </w:rPr>
        <w:t>será (a) devidamente arquivada na JUCESP, e (b) publicada no jornal “</w:t>
      </w:r>
      <w:r w:rsidR="007B3F2B" w:rsidRPr="00277CED">
        <w:rPr>
          <w:rFonts w:ascii="Tahoma" w:hAnsi="Tahoma" w:cs="Tahoma"/>
          <w:sz w:val="22"/>
          <w:szCs w:val="22"/>
        </w:rPr>
        <w:t>A Cidade</w:t>
      </w:r>
      <w:r w:rsidRPr="00277CED">
        <w:rPr>
          <w:rFonts w:ascii="Tahoma" w:hAnsi="Tahoma" w:cs="Tahoma"/>
          <w:sz w:val="22"/>
          <w:szCs w:val="22"/>
        </w:rPr>
        <w:t>”</w:t>
      </w:r>
      <w:r w:rsidR="0024552B" w:rsidRPr="00277CED">
        <w:rPr>
          <w:rFonts w:ascii="Tahoma" w:hAnsi="Tahoma" w:cs="Tahoma"/>
          <w:sz w:val="22"/>
          <w:szCs w:val="22"/>
        </w:rPr>
        <w:t xml:space="preserve"> de Ribeirão Preto</w:t>
      </w:r>
      <w:r w:rsidRPr="00277CED">
        <w:rPr>
          <w:rFonts w:ascii="Tahoma" w:hAnsi="Tahoma" w:cs="Tahoma"/>
          <w:sz w:val="22"/>
          <w:szCs w:val="22"/>
        </w:rPr>
        <w:t xml:space="preserve"> e no Diário Oficial do Estado de São Paulo, em conformidade com o artigo 62, inciso I, e artigo 289, ambos da Lei das Sociedades por Ações. </w:t>
      </w:r>
    </w:p>
    <w:p w:rsidR="003D76D8" w:rsidRPr="00277CED" w:rsidRDefault="003D76D8" w:rsidP="009D6571">
      <w:pPr>
        <w:widowControl w:val="0"/>
        <w:tabs>
          <w:tab w:val="left" w:pos="1134"/>
        </w:tabs>
        <w:suppressAutoHyphens/>
        <w:spacing w:line="320" w:lineRule="exact"/>
        <w:ind w:right="57"/>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2.3.</w:t>
      </w:r>
      <w:r w:rsidRPr="00277CED">
        <w:rPr>
          <w:rFonts w:ascii="Tahoma" w:hAnsi="Tahoma" w:cs="Tahoma"/>
          <w:b/>
          <w:sz w:val="22"/>
          <w:szCs w:val="22"/>
        </w:rPr>
        <w:tab/>
        <w:t>Arquivamento desta Escritura de Emissão.</w:t>
      </w:r>
    </w:p>
    <w:p w:rsidR="003D76D8" w:rsidRPr="00277CED" w:rsidRDefault="003D76D8" w:rsidP="009D6571">
      <w:pPr>
        <w:widowControl w:val="0"/>
        <w:tabs>
          <w:tab w:val="left" w:pos="1134"/>
        </w:tabs>
        <w:suppressAutoHyphens/>
        <w:spacing w:line="320" w:lineRule="exact"/>
        <w:rPr>
          <w:rFonts w:ascii="Tahoma" w:hAnsi="Tahoma" w:cs="Tahoma"/>
          <w:b/>
          <w:sz w:val="22"/>
          <w:szCs w:val="22"/>
        </w:rPr>
      </w:pPr>
    </w:p>
    <w:p w:rsidR="003D76D8" w:rsidRPr="00277CED" w:rsidRDefault="003D76D8" w:rsidP="009D6571">
      <w:pPr>
        <w:widowControl w:val="0"/>
        <w:tabs>
          <w:tab w:val="left" w:pos="1134"/>
        </w:tabs>
        <w:suppressAutoHyphens/>
        <w:spacing w:line="320" w:lineRule="exact"/>
        <w:rPr>
          <w:rFonts w:ascii="Tahoma" w:hAnsi="Tahoma" w:cs="Tahoma"/>
          <w:sz w:val="22"/>
          <w:szCs w:val="22"/>
        </w:rPr>
      </w:pPr>
      <w:r w:rsidRPr="00277CED">
        <w:rPr>
          <w:rFonts w:ascii="Tahoma" w:hAnsi="Tahoma" w:cs="Tahoma"/>
          <w:sz w:val="22"/>
          <w:szCs w:val="22"/>
        </w:rPr>
        <w:t>2.3.1.</w:t>
      </w:r>
      <w:r w:rsidRPr="00277CED">
        <w:rPr>
          <w:rFonts w:ascii="Tahoma" w:hAnsi="Tahoma" w:cs="Tahoma"/>
          <w:sz w:val="22"/>
          <w:szCs w:val="22"/>
        </w:rPr>
        <w:tab/>
        <w:t>A presente Escritura de Emissão e seus eventuais aditamentos serão arquivados na JUCESP, nos termos do artigo 62, inciso II e parágrafo 3º, da Lei das Sociedades por Ações.</w:t>
      </w:r>
    </w:p>
    <w:p w:rsidR="003D76D8" w:rsidRPr="00277CED" w:rsidRDefault="003D76D8" w:rsidP="009D6571">
      <w:pPr>
        <w:widowControl w:val="0"/>
        <w:tabs>
          <w:tab w:val="left" w:pos="1134"/>
        </w:tabs>
        <w:suppressAutoHyphens/>
        <w:spacing w:line="320" w:lineRule="exact"/>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sz w:val="22"/>
          <w:szCs w:val="22"/>
        </w:rPr>
      </w:pPr>
      <w:r w:rsidRPr="00277CED">
        <w:rPr>
          <w:rFonts w:ascii="Tahoma" w:hAnsi="Tahoma" w:cs="Tahoma"/>
          <w:sz w:val="22"/>
          <w:szCs w:val="22"/>
        </w:rPr>
        <w:t>2.3.2.</w:t>
      </w:r>
      <w:r w:rsidRPr="00277CED">
        <w:rPr>
          <w:rFonts w:ascii="Tahoma" w:hAnsi="Tahoma" w:cs="Tahoma"/>
          <w:sz w:val="22"/>
          <w:szCs w:val="22"/>
        </w:rPr>
        <w:tab/>
        <w:t>A Emissora se compromete a enviar ao Agente Fiduciário 1 (uma) via original desta Escritura de Emissão e eventuais aditamentos, devidamente registrados na JUCESP,</w:t>
      </w:r>
      <w:r w:rsidRPr="00277CED">
        <w:rPr>
          <w:rFonts w:ascii="Tahoma" w:hAnsi="Tahoma" w:cs="Tahoma"/>
          <w:b/>
          <w:sz w:val="22"/>
          <w:szCs w:val="22"/>
        </w:rPr>
        <w:t xml:space="preserve"> </w:t>
      </w:r>
      <w:r w:rsidRPr="00277CED">
        <w:rPr>
          <w:rFonts w:ascii="Tahoma" w:hAnsi="Tahoma" w:cs="Tahoma"/>
          <w:sz w:val="22"/>
          <w:szCs w:val="22"/>
        </w:rPr>
        <w:t xml:space="preserve">no prazo de até </w:t>
      </w:r>
      <w:r w:rsidR="00813FEA" w:rsidRPr="00277CED">
        <w:rPr>
          <w:rFonts w:ascii="Tahoma" w:hAnsi="Tahoma" w:cs="Tahoma"/>
          <w:sz w:val="22"/>
          <w:szCs w:val="22"/>
        </w:rPr>
        <w:t xml:space="preserve">5 </w:t>
      </w:r>
      <w:r w:rsidRPr="00277CED">
        <w:rPr>
          <w:rFonts w:ascii="Tahoma" w:hAnsi="Tahoma" w:cs="Tahoma"/>
          <w:sz w:val="22"/>
          <w:szCs w:val="22"/>
        </w:rPr>
        <w:t>(</w:t>
      </w:r>
      <w:r w:rsidR="00813FEA" w:rsidRPr="00277CED">
        <w:rPr>
          <w:rFonts w:ascii="Tahoma" w:hAnsi="Tahoma" w:cs="Tahoma"/>
          <w:sz w:val="22"/>
          <w:szCs w:val="22"/>
        </w:rPr>
        <w:t>cinco</w:t>
      </w:r>
      <w:r w:rsidRPr="00277CED">
        <w:rPr>
          <w:rFonts w:ascii="Tahoma" w:hAnsi="Tahoma" w:cs="Tahoma"/>
          <w:sz w:val="22"/>
          <w:szCs w:val="22"/>
        </w:rPr>
        <w:t xml:space="preserve">) Dias Úteis após a obtenção do referido registro. </w:t>
      </w:r>
    </w:p>
    <w:p w:rsidR="003D76D8" w:rsidRPr="00277CED" w:rsidRDefault="003D76D8" w:rsidP="009D6571">
      <w:pPr>
        <w:widowControl w:val="0"/>
        <w:suppressAutoHyphens/>
        <w:spacing w:line="320" w:lineRule="exact"/>
        <w:rPr>
          <w:rFonts w:ascii="Tahoma" w:hAnsi="Tahoma" w:cs="Tahoma"/>
          <w:sz w:val="22"/>
          <w:szCs w:val="22"/>
        </w:rPr>
      </w:pPr>
    </w:p>
    <w:p w:rsidR="003D76D8" w:rsidRPr="00277CED" w:rsidRDefault="003D76D8" w:rsidP="009D6571">
      <w:pPr>
        <w:widowControl w:val="0"/>
        <w:suppressAutoHyphens/>
        <w:spacing w:line="320" w:lineRule="exact"/>
        <w:rPr>
          <w:rFonts w:ascii="Tahoma" w:hAnsi="Tahoma" w:cs="Tahoma"/>
          <w:bCs/>
          <w:sz w:val="22"/>
          <w:szCs w:val="22"/>
        </w:rPr>
      </w:pPr>
      <w:r w:rsidRPr="00277CED">
        <w:rPr>
          <w:rFonts w:ascii="Tahoma" w:hAnsi="Tahoma" w:cs="Tahoma"/>
          <w:bCs/>
          <w:sz w:val="22"/>
          <w:szCs w:val="22"/>
        </w:rPr>
        <w:t>2.3.3</w:t>
      </w:r>
      <w:r w:rsidRPr="00277CED">
        <w:rPr>
          <w:rFonts w:ascii="Tahoma" w:hAnsi="Tahoma" w:cs="Tahoma"/>
          <w:bCs/>
          <w:sz w:val="22"/>
          <w:szCs w:val="22"/>
        </w:rPr>
        <w:tab/>
      </w:r>
      <w:r w:rsidRPr="00277CED">
        <w:rPr>
          <w:rFonts w:ascii="Tahoma" w:hAnsi="Tahoma" w:cs="Tahoma"/>
          <w:bCs/>
          <w:sz w:val="22"/>
          <w:szCs w:val="22"/>
        </w:rPr>
        <w:tab/>
        <w:t xml:space="preserve">Em virtude da Fiança de que trata os itens </w:t>
      </w:r>
      <w:r w:rsidR="009027D3" w:rsidRPr="00277CED">
        <w:rPr>
          <w:rFonts w:ascii="Tahoma" w:hAnsi="Tahoma" w:cs="Tahoma"/>
          <w:bCs/>
          <w:sz w:val="22"/>
          <w:szCs w:val="22"/>
        </w:rPr>
        <w:t>6.2</w:t>
      </w:r>
      <w:r w:rsidR="00A63D7D" w:rsidRPr="00277CED">
        <w:rPr>
          <w:rFonts w:ascii="Tahoma" w:hAnsi="Tahoma" w:cs="Tahoma"/>
          <w:bCs/>
          <w:sz w:val="22"/>
          <w:szCs w:val="22"/>
        </w:rPr>
        <w:t>3</w:t>
      </w:r>
      <w:r w:rsidR="009027D3" w:rsidRPr="00277CED">
        <w:rPr>
          <w:rFonts w:ascii="Tahoma" w:hAnsi="Tahoma" w:cs="Tahoma"/>
          <w:bCs/>
          <w:sz w:val="22"/>
          <w:szCs w:val="22"/>
        </w:rPr>
        <w:t>.1</w:t>
      </w:r>
      <w:r w:rsidRPr="00277CED">
        <w:rPr>
          <w:rFonts w:ascii="Tahoma" w:hAnsi="Tahoma" w:cs="Tahoma"/>
          <w:bCs/>
          <w:sz w:val="22"/>
          <w:szCs w:val="22"/>
        </w:rPr>
        <w:t xml:space="preserve"> e seguintes abaixo, de acordo com o disposto nos artigos 129 e 130 da Lei n.º 6.015, de 31 de dezembro de 1973, conforme alterada, a presente Escritura de Emissão deverá ser levada a registro nos cartórios de registro de títulos e documentos da Comarca da Cidade de Batatais</w:t>
      </w:r>
      <w:r w:rsidR="009E14D9">
        <w:rPr>
          <w:rFonts w:ascii="Tahoma" w:hAnsi="Tahoma" w:cs="Tahoma"/>
          <w:bCs/>
          <w:sz w:val="22"/>
          <w:szCs w:val="22"/>
        </w:rPr>
        <w:t xml:space="preserve"> e</w:t>
      </w:r>
      <w:r w:rsidRPr="00277CED">
        <w:rPr>
          <w:rFonts w:ascii="Tahoma" w:hAnsi="Tahoma" w:cs="Tahoma"/>
          <w:bCs/>
          <w:sz w:val="22"/>
          <w:szCs w:val="22"/>
        </w:rPr>
        <w:t xml:space="preserve"> da Comarca da Cidade d</w:t>
      </w:r>
      <w:r w:rsidR="007B3F2B" w:rsidRPr="00277CED">
        <w:rPr>
          <w:rFonts w:ascii="Tahoma" w:hAnsi="Tahoma" w:cs="Tahoma"/>
          <w:bCs/>
          <w:sz w:val="22"/>
          <w:szCs w:val="22"/>
        </w:rPr>
        <w:t>e</w:t>
      </w:r>
      <w:r w:rsidRPr="00277CED">
        <w:rPr>
          <w:rFonts w:ascii="Tahoma" w:hAnsi="Tahoma" w:cs="Tahoma"/>
          <w:bCs/>
          <w:sz w:val="22"/>
          <w:szCs w:val="22"/>
        </w:rPr>
        <w:t xml:space="preserve"> Ribeirão Preto, todas no Estado de São Paulo</w:t>
      </w:r>
      <w:r w:rsidR="007E7EAC" w:rsidRPr="00277CED">
        <w:rPr>
          <w:rFonts w:ascii="Tahoma" w:hAnsi="Tahoma" w:cs="Tahoma"/>
          <w:bCs/>
          <w:sz w:val="22"/>
          <w:szCs w:val="22"/>
        </w:rPr>
        <w:t>, e da Comarca da Cidade d</w:t>
      </w:r>
      <w:r w:rsidR="001E4C19">
        <w:rPr>
          <w:rFonts w:ascii="Tahoma" w:hAnsi="Tahoma" w:cs="Tahoma"/>
          <w:bCs/>
          <w:sz w:val="22"/>
          <w:szCs w:val="22"/>
        </w:rPr>
        <w:t>o Rio de Janeiro, Estado do Rio de Janeiro</w:t>
      </w:r>
      <w:r w:rsidR="007B3F2B" w:rsidRPr="00277CED">
        <w:rPr>
          <w:rFonts w:ascii="Tahoma" w:hAnsi="Tahoma" w:cs="Tahoma"/>
          <w:bCs/>
          <w:sz w:val="22"/>
          <w:szCs w:val="22"/>
        </w:rPr>
        <w:t>,</w:t>
      </w:r>
      <w:r w:rsidRPr="00277CED">
        <w:rPr>
          <w:rFonts w:ascii="Tahoma" w:hAnsi="Tahoma" w:cs="Tahoma"/>
          <w:bCs/>
          <w:sz w:val="22"/>
          <w:szCs w:val="22"/>
        </w:rPr>
        <w:t xml:space="preserve"> em até 3 (três) Dias Úteis contados da presente data, e seus eventuais aditamentos serão averbados à margem dos registros acima.</w:t>
      </w:r>
    </w:p>
    <w:p w:rsidR="003D76D8" w:rsidRPr="00277CED" w:rsidRDefault="003D76D8" w:rsidP="009D6571">
      <w:pPr>
        <w:widowControl w:val="0"/>
        <w:suppressAutoHyphens/>
        <w:spacing w:line="320" w:lineRule="exact"/>
        <w:rPr>
          <w:rFonts w:ascii="Tahoma" w:hAnsi="Tahoma" w:cs="Tahoma"/>
          <w:bCs/>
          <w:sz w:val="22"/>
          <w:szCs w:val="22"/>
        </w:rPr>
      </w:pPr>
    </w:p>
    <w:p w:rsidR="003D76D8" w:rsidRPr="00277CED" w:rsidRDefault="003D76D8" w:rsidP="009D6571">
      <w:pPr>
        <w:widowControl w:val="0"/>
        <w:tabs>
          <w:tab w:val="left" w:pos="993"/>
        </w:tabs>
        <w:suppressAutoHyphens/>
        <w:spacing w:line="320" w:lineRule="exact"/>
        <w:rPr>
          <w:rFonts w:ascii="Tahoma" w:hAnsi="Tahoma" w:cs="Tahoma"/>
          <w:b/>
          <w:sz w:val="22"/>
          <w:szCs w:val="22"/>
        </w:rPr>
      </w:pPr>
      <w:r w:rsidRPr="00277CED">
        <w:rPr>
          <w:rFonts w:ascii="Tahoma" w:hAnsi="Tahoma" w:cs="Tahoma"/>
          <w:b/>
          <w:sz w:val="22"/>
          <w:szCs w:val="22"/>
        </w:rPr>
        <w:t>2.4.</w:t>
      </w:r>
      <w:r w:rsidRPr="00277CED">
        <w:rPr>
          <w:rFonts w:ascii="Tahoma" w:hAnsi="Tahoma" w:cs="Tahoma"/>
          <w:b/>
          <w:sz w:val="22"/>
          <w:szCs w:val="22"/>
        </w:rPr>
        <w:tab/>
        <w:t>Registro para Distribuição, Negociação e Custódia Eletrônica.</w:t>
      </w:r>
    </w:p>
    <w:p w:rsidR="003D76D8" w:rsidRPr="00277CED" w:rsidRDefault="003D76D8" w:rsidP="009D6571">
      <w:pPr>
        <w:widowControl w:val="0"/>
        <w:suppressAutoHyphens/>
        <w:spacing w:line="320" w:lineRule="exact"/>
        <w:rPr>
          <w:rFonts w:ascii="Tahoma" w:hAnsi="Tahoma" w:cs="Tahoma"/>
          <w:sz w:val="22"/>
          <w:szCs w:val="22"/>
        </w:rPr>
      </w:pPr>
    </w:p>
    <w:p w:rsidR="003D76D8" w:rsidRPr="00277CED" w:rsidRDefault="003D76D8" w:rsidP="009D6571">
      <w:pPr>
        <w:widowControl w:val="0"/>
        <w:tabs>
          <w:tab w:val="left" w:pos="993"/>
        </w:tabs>
        <w:suppressAutoHyphens/>
        <w:spacing w:line="320" w:lineRule="exact"/>
        <w:rPr>
          <w:rFonts w:ascii="Tahoma" w:hAnsi="Tahoma" w:cs="Tahoma"/>
          <w:sz w:val="22"/>
          <w:szCs w:val="22"/>
        </w:rPr>
      </w:pPr>
      <w:r w:rsidRPr="00277CED">
        <w:rPr>
          <w:rFonts w:ascii="Tahoma" w:hAnsi="Tahoma" w:cs="Tahoma"/>
          <w:sz w:val="22"/>
          <w:szCs w:val="22"/>
        </w:rPr>
        <w:t>2.4.1.</w:t>
      </w:r>
      <w:r w:rsidRPr="00277CED">
        <w:rPr>
          <w:rFonts w:ascii="Tahoma" w:hAnsi="Tahoma" w:cs="Tahoma"/>
          <w:sz w:val="22"/>
          <w:szCs w:val="22"/>
        </w:rPr>
        <w:tab/>
        <w:t>As Debêntures serão registradas para distribuição no mercado primário através do MDA – Módulo de Distribuição de Ativos (“</w:t>
      </w:r>
      <w:r w:rsidRPr="00277CED">
        <w:rPr>
          <w:rFonts w:ascii="Tahoma" w:hAnsi="Tahoma" w:cs="Tahoma"/>
          <w:sz w:val="22"/>
          <w:szCs w:val="22"/>
          <w:u w:val="single"/>
        </w:rPr>
        <w:t>MDA</w:t>
      </w:r>
      <w:r w:rsidRPr="00277CED">
        <w:rPr>
          <w:rFonts w:ascii="Tahoma" w:hAnsi="Tahoma" w:cs="Tahoma"/>
          <w:sz w:val="22"/>
          <w:szCs w:val="22"/>
        </w:rPr>
        <w:t>”), administrado e operacionalizado pela CETIP S.A. – Mercados Organizados (“</w:t>
      </w:r>
      <w:r w:rsidRPr="00277CED">
        <w:rPr>
          <w:rFonts w:ascii="Tahoma" w:hAnsi="Tahoma" w:cs="Tahoma"/>
          <w:sz w:val="22"/>
          <w:szCs w:val="22"/>
          <w:u w:val="single"/>
        </w:rPr>
        <w:t>CETIP</w:t>
      </w:r>
      <w:r w:rsidRPr="00277CED">
        <w:rPr>
          <w:rFonts w:ascii="Tahoma" w:hAnsi="Tahoma" w:cs="Tahoma"/>
          <w:sz w:val="22"/>
          <w:szCs w:val="22"/>
        </w:rPr>
        <w:t xml:space="preserve">”), </w:t>
      </w:r>
      <w:r w:rsidRPr="00A804C3">
        <w:rPr>
          <w:rFonts w:ascii="Tahoma" w:hAnsi="Tahoma" w:cs="Tahoma"/>
          <w:sz w:val="22"/>
          <w:szCs w:val="22"/>
        </w:rPr>
        <w:t>sendo a distribuição liquidada financeiramente na CETIP.</w:t>
      </w:r>
    </w:p>
    <w:p w:rsidR="003D76D8" w:rsidRPr="00277CED" w:rsidRDefault="003D76D8" w:rsidP="009D6571">
      <w:pPr>
        <w:widowControl w:val="0"/>
        <w:tabs>
          <w:tab w:val="left" w:pos="993"/>
        </w:tabs>
        <w:suppressAutoHyphens/>
        <w:spacing w:line="320" w:lineRule="exact"/>
        <w:rPr>
          <w:rFonts w:ascii="Tahoma" w:hAnsi="Tahoma" w:cs="Tahoma"/>
          <w:sz w:val="22"/>
          <w:szCs w:val="22"/>
        </w:rPr>
      </w:pPr>
    </w:p>
    <w:p w:rsidR="003D76D8" w:rsidRPr="00277CED" w:rsidRDefault="003D76D8" w:rsidP="009D6571">
      <w:pPr>
        <w:widowControl w:val="0"/>
        <w:tabs>
          <w:tab w:val="left" w:pos="993"/>
        </w:tabs>
        <w:suppressAutoHyphens/>
        <w:spacing w:line="320" w:lineRule="exact"/>
        <w:rPr>
          <w:rFonts w:ascii="Tahoma" w:hAnsi="Tahoma" w:cs="Tahoma"/>
          <w:sz w:val="22"/>
          <w:szCs w:val="22"/>
        </w:rPr>
      </w:pPr>
      <w:r w:rsidRPr="00277CED">
        <w:rPr>
          <w:rFonts w:ascii="Tahoma" w:hAnsi="Tahoma" w:cs="Tahoma"/>
          <w:sz w:val="22"/>
          <w:szCs w:val="22"/>
        </w:rPr>
        <w:t>2.4.2.</w:t>
      </w:r>
      <w:r w:rsidRPr="00277CED">
        <w:rPr>
          <w:rFonts w:ascii="Tahoma" w:hAnsi="Tahoma" w:cs="Tahoma"/>
          <w:sz w:val="22"/>
          <w:szCs w:val="22"/>
        </w:rPr>
        <w:tab/>
        <w:t>As Debêntures serão registradas para negociação no mercado secundário por meio do CETIP21 – Títulos e Valores Mobiliários (“</w:t>
      </w:r>
      <w:r w:rsidRPr="00277CED">
        <w:rPr>
          <w:rFonts w:ascii="Tahoma" w:hAnsi="Tahoma" w:cs="Tahoma"/>
          <w:sz w:val="22"/>
          <w:szCs w:val="22"/>
          <w:u w:val="single"/>
        </w:rPr>
        <w:t>CETIP21</w:t>
      </w:r>
      <w:r w:rsidRPr="00277CED">
        <w:rPr>
          <w:rFonts w:ascii="Tahoma" w:hAnsi="Tahoma" w:cs="Tahoma"/>
          <w:sz w:val="22"/>
          <w:szCs w:val="22"/>
        </w:rPr>
        <w:t>”), administrado e operacionalizado pela CETIP, sendo as negociações das Debêntures liquidadas na CETIP e as Debêntures custodiadas eletronicamente na CETIP.</w:t>
      </w:r>
    </w:p>
    <w:p w:rsidR="003D76D8" w:rsidRPr="00277CED" w:rsidRDefault="003D76D8" w:rsidP="009D6571">
      <w:pPr>
        <w:widowControl w:val="0"/>
        <w:tabs>
          <w:tab w:val="left" w:pos="993"/>
        </w:tabs>
        <w:suppressAutoHyphens/>
        <w:spacing w:line="320" w:lineRule="exact"/>
        <w:rPr>
          <w:rFonts w:ascii="Tahoma" w:hAnsi="Tahoma" w:cs="Tahoma"/>
          <w:sz w:val="22"/>
          <w:szCs w:val="22"/>
        </w:rPr>
      </w:pPr>
    </w:p>
    <w:p w:rsidR="003D76D8" w:rsidRPr="00277CED" w:rsidRDefault="003D76D8" w:rsidP="009D6571">
      <w:pPr>
        <w:widowControl w:val="0"/>
        <w:tabs>
          <w:tab w:val="left" w:pos="993"/>
        </w:tabs>
        <w:suppressAutoHyphens/>
        <w:spacing w:line="320" w:lineRule="exact"/>
        <w:rPr>
          <w:rFonts w:ascii="Tahoma" w:hAnsi="Tahoma" w:cs="Tahoma"/>
          <w:sz w:val="22"/>
          <w:szCs w:val="22"/>
        </w:rPr>
      </w:pPr>
      <w:r w:rsidRPr="00277CED">
        <w:rPr>
          <w:rFonts w:ascii="Tahoma" w:hAnsi="Tahoma" w:cs="Tahoma"/>
          <w:sz w:val="22"/>
          <w:szCs w:val="22"/>
        </w:rPr>
        <w:t>2.4.3.</w:t>
      </w:r>
      <w:r w:rsidRPr="00277CED">
        <w:rPr>
          <w:rFonts w:ascii="Tahoma" w:hAnsi="Tahoma" w:cs="Tahoma"/>
          <w:sz w:val="22"/>
          <w:szCs w:val="22"/>
        </w:rPr>
        <w:tab/>
        <w:t>Não ob</w:t>
      </w:r>
      <w:r w:rsidR="00A55BE5" w:rsidRPr="00277CED">
        <w:rPr>
          <w:rFonts w:ascii="Tahoma" w:hAnsi="Tahoma" w:cs="Tahoma"/>
          <w:sz w:val="22"/>
          <w:szCs w:val="22"/>
        </w:rPr>
        <w:t>stante o disposto no item 2.4.2</w:t>
      </w:r>
      <w:r w:rsidRPr="00277CED">
        <w:rPr>
          <w:rFonts w:ascii="Tahoma" w:hAnsi="Tahoma" w:cs="Tahoma"/>
          <w:sz w:val="22"/>
          <w:szCs w:val="22"/>
        </w:rPr>
        <w:t xml:space="preserve"> acima, as Debêntures somente poderão ser </w:t>
      </w:r>
      <w:r w:rsidRPr="00277CED">
        <w:rPr>
          <w:rFonts w:ascii="Tahoma" w:hAnsi="Tahoma" w:cs="Tahoma"/>
          <w:sz w:val="22"/>
          <w:szCs w:val="22"/>
        </w:rPr>
        <w:lastRenderedPageBreak/>
        <w:t>negociadas entre Investidores Qualificados (conforme abaixo definidos), depois de decorridos 90 (noventa) dias corridos contados da data de sua subscrição ou aquisição pelo Investidor Qualificado, nos termos dos artigos 13 a 15 da Instrução CVM 476, e observado ainda o cumprimento, pela Emissora, das obrigações dispostas no artigo 17 da Instrução CVM 476.</w:t>
      </w:r>
    </w:p>
    <w:p w:rsidR="003D76D8" w:rsidRPr="00277CED" w:rsidRDefault="003D76D8" w:rsidP="009D6571">
      <w:pPr>
        <w:pStyle w:val="ListaColorida-nfase11"/>
        <w:suppressAutoHyphens/>
        <w:spacing w:line="320" w:lineRule="exact"/>
        <w:rPr>
          <w:rFonts w:ascii="Tahoma" w:hAnsi="Tahoma" w:cs="Tahoma"/>
          <w:sz w:val="22"/>
          <w:szCs w:val="22"/>
        </w:rPr>
      </w:pPr>
    </w:p>
    <w:p w:rsidR="003D76D8" w:rsidRPr="00277CED" w:rsidRDefault="003D76D8" w:rsidP="009D6571">
      <w:pPr>
        <w:tabs>
          <w:tab w:val="left" w:pos="1134"/>
        </w:tabs>
        <w:suppressAutoHyphens/>
        <w:spacing w:line="320" w:lineRule="exact"/>
        <w:rPr>
          <w:rFonts w:ascii="Tahoma" w:hAnsi="Tahoma" w:cs="Tahoma"/>
          <w:sz w:val="22"/>
          <w:szCs w:val="22"/>
        </w:rPr>
      </w:pPr>
      <w:r w:rsidRPr="00277CED">
        <w:rPr>
          <w:rFonts w:ascii="Tahoma" w:hAnsi="Tahoma" w:cs="Tahoma"/>
          <w:b/>
          <w:sz w:val="22"/>
          <w:szCs w:val="22"/>
        </w:rPr>
        <w:t>2.5. Constituição da</w:t>
      </w:r>
      <w:r w:rsidR="00BE6DE3" w:rsidRPr="00277CED">
        <w:rPr>
          <w:rFonts w:ascii="Tahoma" w:hAnsi="Tahoma" w:cs="Tahoma"/>
          <w:b/>
          <w:sz w:val="22"/>
          <w:szCs w:val="22"/>
        </w:rPr>
        <w:t xml:space="preserve">s Hipotecas </w:t>
      </w:r>
    </w:p>
    <w:p w:rsidR="003D76D8" w:rsidRPr="00277CED" w:rsidRDefault="003D76D8" w:rsidP="009D6571">
      <w:pPr>
        <w:pStyle w:val="ListaColorida-nfase11"/>
        <w:tabs>
          <w:tab w:val="left" w:pos="1134"/>
        </w:tabs>
        <w:suppressAutoHyphens/>
        <w:spacing w:line="320" w:lineRule="exact"/>
        <w:ind w:left="1350"/>
        <w:rPr>
          <w:rFonts w:ascii="Tahoma" w:hAnsi="Tahoma" w:cs="Tahoma"/>
          <w:b/>
          <w:sz w:val="22"/>
          <w:szCs w:val="22"/>
        </w:rPr>
      </w:pPr>
    </w:p>
    <w:p w:rsidR="003D76D8" w:rsidRPr="00277CED" w:rsidRDefault="003D76D8"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2.5.1.</w:t>
      </w:r>
      <w:r w:rsidRPr="00277CED">
        <w:rPr>
          <w:rFonts w:ascii="Tahoma" w:hAnsi="Tahoma" w:cs="Tahoma"/>
          <w:sz w:val="22"/>
          <w:szCs w:val="22"/>
        </w:rPr>
        <w:tab/>
        <w:t xml:space="preserve">Nos termos do artigo 62, inciso III, da Lei das Sociedades por Ações, e observado o disposto no item </w:t>
      </w:r>
      <w:r w:rsidR="009027D3" w:rsidRPr="00277CED">
        <w:rPr>
          <w:rFonts w:ascii="Tahoma" w:hAnsi="Tahoma" w:cs="Tahoma"/>
          <w:sz w:val="22"/>
          <w:szCs w:val="22"/>
        </w:rPr>
        <w:t>6.2</w:t>
      </w:r>
      <w:r w:rsidR="00A63D7D" w:rsidRPr="00277CED">
        <w:rPr>
          <w:rFonts w:ascii="Tahoma" w:hAnsi="Tahoma" w:cs="Tahoma"/>
          <w:sz w:val="22"/>
          <w:szCs w:val="22"/>
        </w:rPr>
        <w:t>3</w:t>
      </w:r>
      <w:r w:rsidRPr="00277CED">
        <w:rPr>
          <w:rFonts w:ascii="Tahoma" w:hAnsi="Tahoma" w:cs="Tahoma"/>
          <w:sz w:val="22"/>
          <w:szCs w:val="22"/>
        </w:rPr>
        <w:t>.</w:t>
      </w:r>
      <w:r w:rsidR="009027D3" w:rsidRPr="00277CED">
        <w:rPr>
          <w:rFonts w:ascii="Tahoma" w:hAnsi="Tahoma" w:cs="Tahoma"/>
          <w:sz w:val="22"/>
          <w:szCs w:val="22"/>
        </w:rPr>
        <w:t>3</w:t>
      </w:r>
      <w:r w:rsidRPr="00277CED">
        <w:rPr>
          <w:rFonts w:ascii="Tahoma" w:hAnsi="Tahoma" w:cs="Tahoma"/>
          <w:sz w:val="22"/>
          <w:szCs w:val="22"/>
        </w:rPr>
        <w:t xml:space="preserve"> abaixo, a</w:t>
      </w:r>
      <w:r w:rsidR="00BE6DE3" w:rsidRPr="00277CED">
        <w:rPr>
          <w:rFonts w:ascii="Tahoma" w:hAnsi="Tahoma" w:cs="Tahoma"/>
          <w:sz w:val="22"/>
          <w:szCs w:val="22"/>
        </w:rPr>
        <w:t>s</w:t>
      </w:r>
      <w:r w:rsidRPr="00277CED">
        <w:rPr>
          <w:rFonts w:ascii="Tahoma" w:hAnsi="Tahoma" w:cs="Tahoma"/>
          <w:sz w:val="22"/>
          <w:szCs w:val="22"/>
        </w:rPr>
        <w:t xml:space="preserve"> Hipoteca</w:t>
      </w:r>
      <w:r w:rsidR="00BE6DE3" w:rsidRPr="00277CED">
        <w:rPr>
          <w:rFonts w:ascii="Tahoma" w:hAnsi="Tahoma" w:cs="Tahoma"/>
          <w:sz w:val="22"/>
          <w:szCs w:val="22"/>
        </w:rPr>
        <w:t>s</w:t>
      </w:r>
      <w:r w:rsidRPr="00277CED">
        <w:rPr>
          <w:rFonts w:ascii="Tahoma" w:hAnsi="Tahoma" w:cs="Tahoma"/>
          <w:sz w:val="22"/>
          <w:szCs w:val="22"/>
        </w:rPr>
        <w:t xml:space="preserve"> </w:t>
      </w:r>
      <w:r w:rsidR="00BE6DE3" w:rsidRPr="00277CED">
        <w:rPr>
          <w:rFonts w:ascii="Tahoma" w:hAnsi="Tahoma" w:cs="Tahoma"/>
          <w:sz w:val="22"/>
          <w:szCs w:val="22"/>
        </w:rPr>
        <w:t>serão</w:t>
      </w:r>
      <w:r w:rsidRPr="00277CED">
        <w:rPr>
          <w:rFonts w:ascii="Tahoma" w:hAnsi="Tahoma" w:cs="Tahoma"/>
          <w:sz w:val="22"/>
          <w:szCs w:val="22"/>
        </w:rPr>
        <w:t xml:space="preserve"> formalizada</w:t>
      </w:r>
      <w:r w:rsidR="00BE6DE3" w:rsidRPr="00277CED">
        <w:rPr>
          <w:rFonts w:ascii="Tahoma" w:hAnsi="Tahoma" w:cs="Tahoma"/>
          <w:sz w:val="22"/>
          <w:szCs w:val="22"/>
        </w:rPr>
        <w:t>s</w:t>
      </w:r>
      <w:r w:rsidRPr="00277CED">
        <w:rPr>
          <w:rFonts w:ascii="Tahoma" w:hAnsi="Tahoma" w:cs="Tahoma"/>
          <w:sz w:val="22"/>
          <w:szCs w:val="22"/>
        </w:rPr>
        <w:t xml:space="preserve"> por meio de escritura</w:t>
      </w:r>
      <w:r w:rsidR="0092783E">
        <w:rPr>
          <w:rFonts w:ascii="Tahoma" w:hAnsi="Tahoma" w:cs="Tahoma"/>
          <w:sz w:val="22"/>
          <w:szCs w:val="22"/>
        </w:rPr>
        <w:t>s</w:t>
      </w:r>
      <w:r w:rsidRPr="00277CED">
        <w:rPr>
          <w:rFonts w:ascii="Tahoma" w:hAnsi="Tahoma" w:cs="Tahoma"/>
          <w:sz w:val="22"/>
          <w:szCs w:val="22"/>
        </w:rPr>
        <w:t xml:space="preserve"> pública</w:t>
      </w:r>
      <w:r w:rsidR="0092783E">
        <w:rPr>
          <w:rFonts w:ascii="Tahoma" w:hAnsi="Tahoma" w:cs="Tahoma"/>
          <w:sz w:val="22"/>
          <w:szCs w:val="22"/>
        </w:rPr>
        <w:t>s</w:t>
      </w:r>
      <w:r w:rsidRPr="00277CED">
        <w:rPr>
          <w:rFonts w:ascii="Tahoma" w:hAnsi="Tahoma" w:cs="Tahoma"/>
          <w:sz w:val="22"/>
          <w:szCs w:val="22"/>
        </w:rPr>
        <w:t xml:space="preserve"> de garantia hipotecária, a ser</w:t>
      </w:r>
      <w:r w:rsidR="0092783E">
        <w:rPr>
          <w:rFonts w:ascii="Tahoma" w:hAnsi="Tahoma" w:cs="Tahoma"/>
          <w:sz w:val="22"/>
          <w:szCs w:val="22"/>
        </w:rPr>
        <w:t>em</w:t>
      </w:r>
      <w:r w:rsidRPr="00277CED">
        <w:rPr>
          <w:rFonts w:ascii="Tahoma" w:hAnsi="Tahoma" w:cs="Tahoma"/>
          <w:sz w:val="22"/>
          <w:szCs w:val="22"/>
        </w:rPr>
        <w:t xml:space="preserve"> celebrad</w:t>
      </w:r>
      <w:r w:rsidR="007E7EAC" w:rsidRPr="00277CED">
        <w:rPr>
          <w:rFonts w:ascii="Tahoma" w:hAnsi="Tahoma" w:cs="Tahoma"/>
          <w:sz w:val="22"/>
          <w:szCs w:val="22"/>
        </w:rPr>
        <w:t>a</w:t>
      </w:r>
      <w:r w:rsidR="0092783E">
        <w:rPr>
          <w:rFonts w:ascii="Tahoma" w:hAnsi="Tahoma" w:cs="Tahoma"/>
          <w:sz w:val="22"/>
          <w:szCs w:val="22"/>
        </w:rPr>
        <w:t>s</w:t>
      </w:r>
      <w:r w:rsidRPr="00277CED">
        <w:rPr>
          <w:rFonts w:ascii="Tahoma" w:hAnsi="Tahoma" w:cs="Tahoma"/>
          <w:sz w:val="22"/>
          <w:szCs w:val="22"/>
        </w:rPr>
        <w:t xml:space="preserve"> entre </w:t>
      </w:r>
      <w:r w:rsidR="00CB6DD9">
        <w:rPr>
          <w:rFonts w:ascii="Tahoma" w:hAnsi="Tahoma" w:cs="Tahoma"/>
          <w:sz w:val="22"/>
          <w:szCs w:val="22"/>
        </w:rPr>
        <w:t xml:space="preserve">os Garantidores </w:t>
      </w:r>
      <w:r w:rsidR="003E644E">
        <w:rPr>
          <w:rFonts w:ascii="Tahoma" w:hAnsi="Tahoma" w:cs="Tahoma"/>
          <w:sz w:val="22"/>
          <w:szCs w:val="22"/>
        </w:rPr>
        <w:t xml:space="preserve">Fabrício </w:t>
      </w:r>
      <w:r w:rsidR="00CB6DD9">
        <w:rPr>
          <w:rFonts w:ascii="Tahoma" w:hAnsi="Tahoma" w:cs="Tahoma"/>
          <w:sz w:val="22"/>
          <w:szCs w:val="22"/>
        </w:rPr>
        <w:t xml:space="preserve">e </w:t>
      </w:r>
      <w:r w:rsidR="003E644E">
        <w:rPr>
          <w:rFonts w:ascii="Tahoma" w:hAnsi="Tahoma" w:cs="Tahoma"/>
          <w:sz w:val="22"/>
          <w:szCs w:val="22"/>
        </w:rPr>
        <w:t>Patrícia</w:t>
      </w:r>
      <w:r w:rsidR="00CB6DD9">
        <w:rPr>
          <w:rFonts w:ascii="Tahoma" w:hAnsi="Tahoma" w:cs="Tahoma"/>
          <w:sz w:val="22"/>
          <w:szCs w:val="22"/>
        </w:rPr>
        <w:t xml:space="preserve">, na qualidade de proprietários dos Imóveis, </w:t>
      </w:r>
      <w:r w:rsidRPr="00277CED">
        <w:rPr>
          <w:rFonts w:ascii="Tahoma" w:hAnsi="Tahoma" w:cs="Tahoma"/>
          <w:sz w:val="22"/>
          <w:szCs w:val="22"/>
        </w:rPr>
        <w:t>a Emissora</w:t>
      </w:r>
      <w:r w:rsidR="00CB6DD9">
        <w:rPr>
          <w:rFonts w:ascii="Tahoma" w:hAnsi="Tahoma" w:cs="Tahoma"/>
          <w:sz w:val="22"/>
          <w:szCs w:val="22"/>
        </w:rPr>
        <w:t>, na qualidade de interveniente-devedora,</w:t>
      </w:r>
      <w:r w:rsidRPr="00277CED">
        <w:rPr>
          <w:rFonts w:ascii="Tahoma" w:hAnsi="Tahoma" w:cs="Tahoma"/>
          <w:sz w:val="22"/>
          <w:szCs w:val="22"/>
        </w:rPr>
        <w:t xml:space="preserve"> e o Agente Fiduciário, na qualidade de representante dos Debenturistas (</w:t>
      </w:r>
      <w:r w:rsidR="007E7EAC" w:rsidRPr="00277CED">
        <w:rPr>
          <w:rFonts w:ascii="Tahoma" w:hAnsi="Tahoma" w:cs="Tahoma"/>
          <w:sz w:val="22"/>
          <w:szCs w:val="22"/>
        </w:rPr>
        <w:t>“</w:t>
      </w:r>
      <w:r w:rsidRPr="00277CED">
        <w:rPr>
          <w:rFonts w:ascii="Tahoma" w:hAnsi="Tahoma" w:cs="Tahoma"/>
          <w:sz w:val="22"/>
          <w:szCs w:val="22"/>
          <w:u w:val="single"/>
        </w:rPr>
        <w:t>Escritura</w:t>
      </w:r>
      <w:r w:rsidR="0092783E">
        <w:rPr>
          <w:rFonts w:ascii="Tahoma" w:hAnsi="Tahoma" w:cs="Tahoma"/>
          <w:sz w:val="22"/>
          <w:szCs w:val="22"/>
          <w:u w:val="single"/>
        </w:rPr>
        <w:t>s</w:t>
      </w:r>
      <w:r w:rsidRPr="00277CED">
        <w:rPr>
          <w:rFonts w:ascii="Tahoma" w:hAnsi="Tahoma" w:cs="Tahoma"/>
          <w:sz w:val="22"/>
          <w:szCs w:val="22"/>
          <w:u w:val="single"/>
        </w:rPr>
        <w:t xml:space="preserve"> Pública</w:t>
      </w:r>
      <w:r w:rsidR="0092783E">
        <w:rPr>
          <w:rFonts w:ascii="Tahoma" w:hAnsi="Tahoma" w:cs="Tahoma"/>
          <w:sz w:val="22"/>
          <w:szCs w:val="22"/>
          <w:u w:val="single"/>
        </w:rPr>
        <w:t>s</w:t>
      </w:r>
      <w:r w:rsidRPr="00277CED">
        <w:rPr>
          <w:rFonts w:ascii="Tahoma" w:hAnsi="Tahoma" w:cs="Tahoma"/>
          <w:sz w:val="22"/>
          <w:szCs w:val="22"/>
          <w:u w:val="single"/>
        </w:rPr>
        <w:t xml:space="preserve"> de Garantia Hipotecária</w:t>
      </w:r>
      <w:r w:rsidR="007E7EAC" w:rsidRPr="00277CED">
        <w:rPr>
          <w:rFonts w:ascii="Tahoma" w:hAnsi="Tahoma" w:cs="Tahoma"/>
          <w:sz w:val="22"/>
          <w:szCs w:val="22"/>
        </w:rPr>
        <w:t>”</w:t>
      </w:r>
      <w:r w:rsidRPr="00277CED">
        <w:rPr>
          <w:rFonts w:ascii="Tahoma" w:hAnsi="Tahoma" w:cs="Tahoma"/>
          <w:sz w:val="22"/>
          <w:szCs w:val="22"/>
        </w:rPr>
        <w:t>), e será constituída mediante o registro da</w:t>
      </w:r>
      <w:r w:rsidR="0092783E">
        <w:rPr>
          <w:rFonts w:ascii="Tahoma" w:hAnsi="Tahoma" w:cs="Tahoma"/>
          <w:sz w:val="22"/>
          <w:szCs w:val="22"/>
        </w:rPr>
        <w:t>s</w:t>
      </w:r>
      <w:r w:rsidRPr="00277CED">
        <w:rPr>
          <w:rFonts w:ascii="Tahoma" w:hAnsi="Tahoma" w:cs="Tahoma"/>
          <w:sz w:val="22"/>
          <w:szCs w:val="22"/>
        </w:rPr>
        <w:t xml:space="preserve"> Escritura</w:t>
      </w:r>
      <w:r w:rsidR="0092783E">
        <w:rPr>
          <w:rFonts w:ascii="Tahoma" w:hAnsi="Tahoma" w:cs="Tahoma"/>
          <w:sz w:val="22"/>
          <w:szCs w:val="22"/>
        </w:rPr>
        <w:t>s</w:t>
      </w:r>
      <w:r w:rsidRPr="00277CED">
        <w:rPr>
          <w:rFonts w:ascii="Tahoma" w:hAnsi="Tahoma" w:cs="Tahoma"/>
          <w:sz w:val="22"/>
          <w:szCs w:val="22"/>
        </w:rPr>
        <w:t xml:space="preserve"> Pública</w:t>
      </w:r>
      <w:r w:rsidR="0092783E">
        <w:rPr>
          <w:rFonts w:ascii="Tahoma" w:hAnsi="Tahoma" w:cs="Tahoma"/>
          <w:sz w:val="22"/>
          <w:szCs w:val="22"/>
        </w:rPr>
        <w:t>s</w:t>
      </w:r>
      <w:r w:rsidRPr="00277CED">
        <w:rPr>
          <w:rFonts w:ascii="Tahoma" w:hAnsi="Tahoma" w:cs="Tahoma"/>
          <w:sz w:val="22"/>
          <w:szCs w:val="22"/>
        </w:rPr>
        <w:t xml:space="preserve"> de Garantia Hipotecária na</w:t>
      </w:r>
      <w:r w:rsidR="0092783E">
        <w:rPr>
          <w:rFonts w:ascii="Tahoma" w:hAnsi="Tahoma" w:cs="Tahoma"/>
          <w:sz w:val="22"/>
          <w:szCs w:val="22"/>
        </w:rPr>
        <w:t>s respectivas</w:t>
      </w:r>
      <w:r w:rsidRPr="00277CED">
        <w:rPr>
          <w:rFonts w:ascii="Tahoma" w:hAnsi="Tahoma" w:cs="Tahoma"/>
          <w:sz w:val="22"/>
          <w:szCs w:val="22"/>
        </w:rPr>
        <w:t xml:space="preserve"> matrícula</w:t>
      </w:r>
      <w:r w:rsidR="0092783E">
        <w:rPr>
          <w:rFonts w:ascii="Tahoma" w:hAnsi="Tahoma" w:cs="Tahoma"/>
          <w:sz w:val="22"/>
          <w:szCs w:val="22"/>
        </w:rPr>
        <w:t>s</w:t>
      </w:r>
      <w:r w:rsidRPr="00277CED">
        <w:rPr>
          <w:rFonts w:ascii="Tahoma" w:hAnsi="Tahoma" w:cs="Tahoma"/>
          <w:sz w:val="22"/>
          <w:szCs w:val="22"/>
        </w:rPr>
        <w:t xml:space="preserve"> dos imóveis </w:t>
      </w:r>
      <w:r w:rsidR="007E7EAC" w:rsidRPr="00277CED">
        <w:rPr>
          <w:rFonts w:ascii="Tahoma" w:hAnsi="Tahoma" w:cs="Tahoma"/>
          <w:sz w:val="22"/>
          <w:szCs w:val="22"/>
        </w:rPr>
        <w:t>dados em garantia hipotecária</w:t>
      </w:r>
      <w:r w:rsidRPr="00277CED">
        <w:rPr>
          <w:rFonts w:ascii="Tahoma" w:hAnsi="Tahoma" w:cs="Tahoma"/>
          <w:sz w:val="22"/>
          <w:szCs w:val="22"/>
        </w:rPr>
        <w:t xml:space="preserve"> nos Cartórios de Registro de Imóveis competentes.</w:t>
      </w:r>
    </w:p>
    <w:p w:rsidR="003D76D8" w:rsidRPr="00277CED" w:rsidRDefault="003D76D8" w:rsidP="009D6571">
      <w:pPr>
        <w:tabs>
          <w:tab w:val="left" w:pos="709"/>
        </w:tabs>
        <w:suppressAutoHyphens/>
        <w:spacing w:line="320" w:lineRule="exact"/>
        <w:rPr>
          <w:rFonts w:ascii="Tahoma" w:hAnsi="Tahoma" w:cs="Tahoma"/>
          <w:sz w:val="22"/>
          <w:szCs w:val="22"/>
        </w:rPr>
      </w:pPr>
    </w:p>
    <w:p w:rsidR="003D76D8" w:rsidRPr="00277CED" w:rsidRDefault="003D76D8"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2.5.1.1.</w:t>
      </w:r>
      <w:r w:rsidR="009027D3" w:rsidRPr="00277CED">
        <w:rPr>
          <w:rFonts w:ascii="Tahoma" w:hAnsi="Tahoma" w:cs="Tahoma"/>
          <w:sz w:val="22"/>
          <w:szCs w:val="22"/>
        </w:rPr>
        <w:t xml:space="preserve"> A</w:t>
      </w:r>
      <w:r w:rsidR="0092783E">
        <w:rPr>
          <w:rFonts w:ascii="Tahoma" w:hAnsi="Tahoma" w:cs="Tahoma"/>
          <w:sz w:val="22"/>
          <w:szCs w:val="22"/>
        </w:rPr>
        <w:t>s</w:t>
      </w:r>
      <w:r w:rsidRPr="00277CED">
        <w:rPr>
          <w:rFonts w:ascii="Tahoma" w:hAnsi="Tahoma" w:cs="Tahoma"/>
          <w:sz w:val="22"/>
          <w:szCs w:val="22"/>
        </w:rPr>
        <w:t xml:space="preserve"> Escritura</w:t>
      </w:r>
      <w:r w:rsidR="0092783E">
        <w:rPr>
          <w:rFonts w:ascii="Tahoma" w:hAnsi="Tahoma" w:cs="Tahoma"/>
          <w:sz w:val="22"/>
          <w:szCs w:val="22"/>
        </w:rPr>
        <w:t>s</w:t>
      </w:r>
      <w:r w:rsidRPr="00277CED">
        <w:rPr>
          <w:rFonts w:ascii="Tahoma" w:hAnsi="Tahoma" w:cs="Tahoma"/>
          <w:sz w:val="22"/>
          <w:szCs w:val="22"/>
        </w:rPr>
        <w:t xml:space="preserve"> Pública</w:t>
      </w:r>
      <w:r w:rsidR="0092783E">
        <w:rPr>
          <w:rFonts w:ascii="Tahoma" w:hAnsi="Tahoma" w:cs="Tahoma"/>
          <w:sz w:val="22"/>
          <w:szCs w:val="22"/>
        </w:rPr>
        <w:t>s</w:t>
      </w:r>
      <w:r w:rsidRPr="00277CED">
        <w:rPr>
          <w:rFonts w:ascii="Tahoma" w:hAnsi="Tahoma" w:cs="Tahoma"/>
          <w:sz w:val="22"/>
          <w:szCs w:val="22"/>
        </w:rPr>
        <w:t xml:space="preserve"> de Garantia Hipotecária </w:t>
      </w:r>
      <w:r w:rsidR="0092783E" w:rsidRPr="00277CED">
        <w:rPr>
          <w:rFonts w:ascii="Tahoma" w:hAnsi="Tahoma" w:cs="Tahoma"/>
          <w:sz w:val="22"/>
          <w:szCs w:val="22"/>
        </w:rPr>
        <w:t>dever</w:t>
      </w:r>
      <w:r w:rsidR="0092783E">
        <w:rPr>
          <w:rFonts w:ascii="Tahoma" w:hAnsi="Tahoma" w:cs="Tahoma"/>
          <w:sz w:val="22"/>
          <w:szCs w:val="22"/>
        </w:rPr>
        <w:t>ão</w:t>
      </w:r>
      <w:r w:rsidR="0092783E" w:rsidRPr="00277CED">
        <w:rPr>
          <w:rFonts w:ascii="Tahoma" w:hAnsi="Tahoma" w:cs="Tahoma"/>
          <w:sz w:val="22"/>
          <w:szCs w:val="22"/>
        </w:rPr>
        <w:t xml:space="preserve"> </w:t>
      </w:r>
      <w:r w:rsidRPr="00277CED">
        <w:rPr>
          <w:rFonts w:ascii="Tahoma" w:hAnsi="Tahoma" w:cs="Tahoma"/>
          <w:sz w:val="22"/>
          <w:szCs w:val="22"/>
        </w:rPr>
        <w:t xml:space="preserve">ser </w:t>
      </w:r>
      <w:r w:rsidR="00F5575F">
        <w:rPr>
          <w:rFonts w:ascii="Tahoma" w:hAnsi="Tahoma" w:cs="Tahoma"/>
          <w:sz w:val="22"/>
          <w:szCs w:val="22"/>
        </w:rPr>
        <w:t>registrada</w:t>
      </w:r>
      <w:r w:rsidR="0092783E">
        <w:rPr>
          <w:rFonts w:ascii="Tahoma" w:hAnsi="Tahoma" w:cs="Tahoma"/>
          <w:sz w:val="22"/>
          <w:szCs w:val="22"/>
        </w:rPr>
        <w:t>s</w:t>
      </w:r>
      <w:r w:rsidR="00F5575F" w:rsidRPr="00277CED">
        <w:rPr>
          <w:rFonts w:ascii="Tahoma" w:hAnsi="Tahoma" w:cs="Tahoma"/>
          <w:sz w:val="22"/>
          <w:szCs w:val="22"/>
        </w:rPr>
        <w:t xml:space="preserve"> </w:t>
      </w:r>
      <w:r w:rsidRPr="00277CED">
        <w:rPr>
          <w:rFonts w:ascii="Tahoma" w:hAnsi="Tahoma" w:cs="Tahoma"/>
          <w:sz w:val="22"/>
          <w:szCs w:val="22"/>
        </w:rPr>
        <w:t xml:space="preserve">no Oficial de Registro de Imóveis competente </w:t>
      </w:r>
      <w:r w:rsidR="00F5575F" w:rsidRPr="00277CED">
        <w:rPr>
          <w:rFonts w:ascii="Tahoma" w:hAnsi="Tahoma" w:cs="Tahoma"/>
          <w:sz w:val="22"/>
          <w:szCs w:val="22"/>
        </w:rPr>
        <w:t xml:space="preserve">até a Data de </w:t>
      </w:r>
      <w:r w:rsidR="00BE4A2F">
        <w:rPr>
          <w:rFonts w:ascii="Tahoma" w:hAnsi="Tahoma" w:cs="Tahoma"/>
          <w:sz w:val="22"/>
          <w:szCs w:val="22"/>
        </w:rPr>
        <w:t>Liquidação (conforme abaixo definida)</w:t>
      </w:r>
      <w:r w:rsidR="00F5575F" w:rsidRPr="00277CED">
        <w:rPr>
          <w:rFonts w:ascii="Tahoma" w:hAnsi="Tahoma" w:cs="Tahoma"/>
          <w:sz w:val="22"/>
          <w:szCs w:val="22"/>
        </w:rPr>
        <w:t xml:space="preserve"> das Debêntures</w:t>
      </w:r>
      <w:r w:rsidR="00086633" w:rsidRPr="00277CED">
        <w:rPr>
          <w:rFonts w:ascii="Tahoma" w:hAnsi="Tahoma" w:cs="Tahoma"/>
          <w:sz w:val="22"/>
          <w:szCs w:val="22"/>
        </w:rPr>
        <w:t>,</w:t>
      </w:r>
      <w:r w:rsidR="006D3F0C">
        <w:rPr>
          <w:rFonts w:ascii="Tahoma" w:hAnsi="Tahoma" w:cs="Tahoma"/>
          <w:sz w:val="22"/>
          <w:szCs w:val="22"/>
        </w:rPr>
        <w:t xml:space="preserve"> </w:t>
      </w:r>
      <w:r w:rsidRPr="00277CED">
        <w:rPr>
          <w:rFonts w:ascii="Tahoma" w:hAnsi="Tahoma" w:cs="Tahoma"/>
          <w:sz w:val="22"/>
          <w:szCs w:val="22"/>
        </w:rPr>
        <w:t>de acordo com o previsto na</w:t>
      </w:r>
      <w:r w:rsidR="0092783E">
        <w:rPr>
          <w:rFonts w:ascii="Tahoma" w:hAnsi="Tahoma" w:cs="Tahoma"/>
          <w:sz w:val="22"/>
          <w:szCs w:val="22"/>
        </w:rPr>
        <w:t>s</w:t>
      </w:r>
      <w:r w:rsidRPr="00277CED">
        <w:rPr>
          <w:rFonts w:ascii="Tahoma" w:hAnsi="Tahoma" w:cs="Tahoma"/>
          <w:sz w:val="22"/>
          <w:szCs w:val="22"/>
        </w:rPr>
        <w:t xml:space="preserve"> Escritura</w:t>
      </w:r>
      <w:r w:rsidR="0092783E">
        <w:rPr>
          <w:rFonts w:ascii="Tahoma" w:hAnsi="Tahoma" w:cs="Tahoma"/>
          <w:sz w:val="22"/>
          <w:szCs w:val="22"/>
        </w:rPr>
        <w:t>s</w:t>
      </w:r>
      <w:r w:rsidRPr="00277CED">
        <w:rPr>
          <w:rFonts w:ascii="Tahoma" w:hAnsi="Tahoma" w:cs="Tahoma"/>
          <w:sz w:val="22"/>
          <w:szCs w:val="22"/>
        </w:rPr>
        <w:t xml:space="preserve"> Pública</w:t>
      </w:r>
      <w:r w:rsidR="0092783E">
        <w:rPr>
          <w:rFonts w:ascii="Tahoma" w:hAnsi="Tahoma" w:cs="Tahoma"/>
          <w:sz w:val="22"/>
          <w:szCs w:val="22"/>
        </w:rPr>
        <w:t>s</w:t>
      </w:r>
      <w:r w:rsidRPr="00277CED">
        <w:rPr>
          <w:rFonts w:ascii="Tahoma" w:hAnsi="Tahoma" w:cs="Tahoma"/>
          <w:sz w:val="22"/>
          <w:szCs w:val="22"/>
        </w:rPr>
        <w:t xml:space="preserve"> de Garantia Hipotecária. </w:t>
      </w:r>
    </w:p>
    <w:p w:rsidR="003D76D8" w:rsidRPr="00277CED" w:rsidRDefault="003D76D8" w:rsidP="009D6571">
      <w:pPr>
        <w:tabs>
          <w:tab w:val="left" w:pos="709"/>
        </w:tabs>
        <w:suppressAutoHyphens/>
        <w:spacing w:line="320" w:lineRule="exact"/>
        <w:rPr>
          <w:rFonts w:ascii="Tahoma" w:hAnsi="Tahoma" w:cs="Tahoma"/>
          <w:sz w:val="22"/>
          <w:szCs w:val="22"/>
        </w:rPr>
      </w:pPr>
    </w:p>
    <w:p w:rsidR="003D76D8" w:rsidRPr="00277CED" w:rsidRDefault="003D76D8" w:rsidP="009D6571">
      <w:pPr>
        <w:suppressAutoHyphens/>
        <w:spacing w:line="320" w:lineRule="exact"/>
        <w:rPr>
          <w:rFonts w:ascii="Tahoma" w:hAnsi="Tahoma" w:cs="Tahoma"/>
          <w:sz w:val="22"/>
          <w:szCs w:val="22"/>
        </w:rPr>
      </w:pPr>
      <w:r w:rsidRPr="00277CED">
        <w:rPr>
          <w:rFonts w:ascii="Tahoma" w:hAnsi="Tahoma" w:cs="Tahoma"/>
          <w:sz w:val="22"/>
          <w:szCs w:val="22"/>
        </w:rPr>
        <w:t>2.5.2. Após a realização do re</w:t>
      </w:r>
      <w:r w:rsidR="00A55BE5" w:rsidRPr="00277CED">
        <w:rPr>
          <w:rFonts w:ascii="Tahoma" w:hAnsi="Tahoma" w:cs="Tahoma"/>
          <w:sz w:val="22"/>
          <w:szCs w:val="22"/>
        </w:rPr>
        <w:t>gistro mencionado no item 2.5.1</w:t>
      </w:r>
      <w:r w:rsidRPr="00277CED">
        <w:rPr>
          <w:rFonts w:ascii="Tahoma" w:hAnsi="Tahoma" w:cs="Tahoma"/>
          <w:sz w:val="22"/>
          <w:szCs w:val="22"/>
        </w:rPr>
        <w:t xml:space="preserve"> acima, a Emissora deverá entregar ao Agente Fiduciário 1 (uma) via original do respectivo documento registrado </w:t>
      </w:r>
      <w:r w:rsidRPr="00277CED">
        <w:rPr>
          <w:rFonts w:ascii="Tahoma" w:hAnsi="Tahoma" w:cs="Tahoma"/>
          <w:bCs/>
          <w:sz w:val="22"/>
          <w:szCs w:val="22"/>
        </w:rPr>
        <w:t xml:space="preserve">no prazo de até </w:t>
      </w:r>
      <w:r w:rsidR="00F02813">
        <w:rPr>
          <w:rFonts w:ascii="Tahoma" w:hAnsi="Tahoma" w:cs="Tahoma"/>
          <w:bCs/>
          <w:sz w:val="22"/>
          <w:szCs w:val="22"/>
        </w:rPr>
        <w:t>10</w:t>
      </w:r>
      <w:r w:rsidR="00F02813" w:rsidRPr="00277CED">
        <w:rPr>
          <w:rFonts w:ascii="Tahoma" w:hAnsi="Tahoma" w:cs="Tahoma"/>
          <w:bCs/>
          <w:sz w:val="22"/>
          <w:szCs w:val="22"/>
        </w:rPr>
        <w:t> </w:t>
      </w:r>
      <w:r w:rsidRPr="00277CED">
        <w:rPr>
          <w:rFonts w:ascii="Tahoma" w:hAnsi="Tahoma" w:cs="Tahoma"/>
          <w:bCs/>
          <w:sz w:val="22"/>
          <w:szCs w:val="22"/>
        </w:rPr>
        <w:t>(</w:t>
      </w:r>
      <w:r w:rsidR="00F02813">
        <w:rPr>
          <w:rFonts w:ascii="Tahoma" w:hAnsi="Tahoma" w:cs="Tahoma"/>
          <w:bCs/>
          <w:sz w:val="22"/>
          <w:szCs w:val="22"/>
        </w:rPr>
        <w:t>dez</w:t>
      </w:r>
      <w:r w:rsidRPr="00277CED">
        <w:rPr>
          <w:rFonts w:ascii="Tahoma" w:hAnsi="Tahoma" w:cs="Tahoma"/>
          <w:bCs/>
          <w:sz w:val="22"/>
          <w:szCs w:val="22"/>
        </w:rPr>
        <w:t>) Dias Úteis após a obtenção do referido registro</w:t>
      </w:r>
      <w:r w:rsidR="00024734">
        <w:rPr>
          <w:rFonts w:ascii="Tahoma" w:hAnsi="Tahoma" w:cs="Tahoma"/>
          <w:bCs/>
          <w:sz w:val="22"/>
          <w:szCs w:val="22"/>
        </w:rPr>
        <w:t xml:space="preserve">, bem como </w:t>
      </w:r>
      <w:r w:rsidR="004B1C1E">
        <w:rPr>
          <w:rFonts w:ascii="Tahoma" w:hAnsi="Tahoma" w:cs="Tahoma"/>
          <w:bCs/>
          <w:sz w:val="22"/>
          <w:szCs w:val="22"/>
        </w:rPr>
        <w:t xml:space="preserve">uma via original </w:t>
      </w:r>
      <w:r w:rsidR="00024734">
        <w:rPr>
          <w:rFonts w:ascii="Tahoma" w:hAnsi="Tahoma" w:cs="Tahoma"/>
          <w:bCs/>
          <w:sz w:val="22"/>
          <w:szCs w:val="22"/>
        </w:rPr>
        <w:t xml:space="preserve"> das matrículas dos imóveis com os respectivos registros</w:t>
      </w:r>
      <w:r w:rsidRPr="00277CED">
        <w:rPr>
          <w:rFonts w:ascii="Tahoma" w:hAnsi="Tahoma" w:cs="Tahoma"/>
          <w:sz w:val="22"/>
          <w:szCs w:val="22"/>
        </w:rPr>
        <w:t>.</w:t>
      </w:r>
    </w:p>
    <w:p w:rsidR="003D76D8" w:rsidRPr="00277CED" w:rsidRDefault="003D76D8" w:rsidP="009D6571">
      <w:pPr>
        <w:pStyle w:val="ListaColorida-nfase11"/>
        <w:tabs>
          <w:tab w:val="left" w:pos="1134"/>
        </w:tabs>
        <w:suppressAutoHyphens/>
        <w:spacing w:line="320" w:lineRule="exact"/>
        <w:ind w:left="1350"/>
        <w:rPr>
          <w:rFonts w:ascii="Tahoma" w:hAnsi="Tahoma" w:cs="Tahoma"/>
          <w:b/>
          <w:sz w:val="22"/>
          <w:szCs w:val="22"/>
        </w:rPr>
      </w:pPr>
    </w:p>
    <w:p w:rsidR="003D76D8" w:rsidRPr="00277CED" w:rsidRDefault="003D76D8" w:rsidP="009D6571">
      <w:pPr>
        <w:suppressAutoHyphens/>
        <w:spacing w:line="320" w:lineRule="exact"/>
        <w:rPr>
          <w:rFonts w:ascii="Tahoma" w:hAnsi="Tahoma" w:cs="Tahoma"/>
          <w:b/>
          <w:sz w:val="22"/>
          <w:szCs w:val="22"/>
        </w:rPr>
      </w:pPr>
      <w:r w:rsidRPr="00277CED">
        <w:rPr>
          <w:rFonts w:ascii="Tahoma" w:hAnsi="Tahoma" w:cs="Tahoma"/>
          <w:b/>
          <w:sz w:val="22"/>
          <w:szCs w:val="22"/>
        </w:rPr>
        <w:t xml:space="preserve">2.6. Constituição da Fiança </w:t>
      </w:r>
    </w:p>
    <w:p w:rsidR="003D76D8" w:rsidRPr="00277CED" w:rsidRDefault="003D76D8" w:rsidP="009D6571">
      <w:pPr>
        <w:suppressAutoHyphens/>
        <w:spacing w:line="320" w:lineRule="exact"/>
        <w:rPr>
          <w:rFonts w:ascii="Tahoma" w:hAnsi="Tahoma" w:cs="Tahoma"/>
          <w:b/>
          <w:sz w:val="22"/>
          <w:szCs w:val="22"/>
        </w:rPr>
      </w:pPr>
    </w:p>
    <w:p w:rsidR="003D76D8" w:rsidRPr="00277CED" w:rsidRDefault="003D76D8" w:rsidP="009D6571">
      <w:pPr>
        <w:tabs>
          <w:tab w:val="left" w:pos="1134"/>
        </w:tabs>
        <w:suppressAutoHyphens/>
        <w:spacing w:line="320" w:lineRule="exact"/>
        <w:rPr>
          <w:rFonts w:ascii="Tahoma" w:hAnsi="Tahoma" w:cs="Tahoma"/>
          <w:sz w:val="22"/>
          <w:szCs w:val="22"/>
        </w:rPr>
      </w:pPr>
      <w:r w:rsidRPr="00277CED">
        <w:rPr>
          <w:rFonts w:ascii="Tahoma" w:hAnsi="Tahoma" w:cs="Tahoma"/>
          <w:sz w:val="22"/>
          <w:szCs w:val="22"/>
        </w:rPr>
        <w:t xml:space="preserve">2.6.1. Conforme indicado no item 2.3.3 acima, em função da garantia fidejussória prestada pelos Garantidores, nos termos do item </w:t>
      </w:r>
      <w:r w:rsidR="009027D3" w:rsidRPr="00277CED">
        <w:rPr>
          <w:rFonts w:ascii="Tahoma" w:hAnsi="Tahoma" w:cs="Tahoma"/>
          <w:sz w:val="22"/>
          <w:szCs w:val="22"/>
        </w:rPr>
        <w:t>6.2</w:t>
      </w:r>
      <w:r w:rsidR="00A63D7D" w:rsidRPr="00277CED">
        <w:rPr>
          <w:rFonts w:ascii="Tahoma" w:hAnsi="Tahoma" w:cs="Tahoma"/>
          <w:sz w:val="22"/>
          <w:szCs w:val="22"/>
        </w:rPr>
        <w:t>3</w:t>
      </w:r>
      <w:r w:rsidR="009027D3" w:rsidRPr="00277CED">
        <w:rPr>
          <w:rFonts w:ascii="Tahoma" w:hAnsi="Tahoma" w:cs="Tahoma"/>
          <w:sz w:val="22"/>
          <w:szCs w:val="22"/>
        </w:rPr>
        <w:t>.</w:t>
      </w:r>
      <w:r w:rsidRPr="00277CED">
        <w:rPr>
          <w:rFonts w:ascii="Tahoma" w:hAnsi="Tahoma" w:cs="Tahoma"/>
          <w:sz w:val="22"/>
          <w:szCs w:val="22"/>
        </w:rPr>
        <w:t>1 abaixo, a presente Escritura de Emissão e seus eventuais aditamentos deverão ser registrados nos Cartórios de Registro de Títulos e Documentos das sedes ou domicílio, conforme o caso, da Emissora, do Agente Fiduciário e de cada um dos Garantidores</w:t>
      </w:r>
      <w:r w:rsidR="00E85497" w:rsidRPr="00277CED">
        <w:rPr>
          <w:rFonts w:ascii="Tahoma" w:hAnsi="Tahoma" w:cs="Tahoma"/>
          <w:sz w:val="22"/>
          <w:szCs w:val="22"/>
        </w:rPr>
        <w:t>,</w:t>
      </w:r>
      <w:r w:rsidR="00EA6450" w:rsidRPr="00277CED">
        <w:rPr>
          <w:rFonts w:ascii="Tahoma" w:hAnsi="Tahoma" w:cs="Tahoma"/>
          <w:sz w:val="22"/>
          <w:szCs w:val="22"/>
        </w:rPr>
        <w:t xml:space="preserve"> até a Data de </w:t>
      </w:r>
      <w:r w:rsidR="00BE4A2F">
        <w:rPr>
          <w:rFonts w:ascii="Tahoma" w:hAnsi="Tahoma" w:cs="Tahoma"/>
          <w:sz w:val="22"/>
          <w:szCs w:val="22"/>
        </w:rPr>
        <w:t>Liquidação</w:t>
      </w:r>
      <w:r w:rsidR="00BE4A2F" w:rsidRPr="00277CED">
        <w:rPr>
          <w:rFonts w:ascii="Tahoma" w:hAnsi="Tahoma" w:cs="Tahoma"/>
          <w:sz w:val="22"/>
          <w:szCs w:val="22"/>
        </w:rPr>
        <w:t xml:space="preserve"> </w:t>
      </w:r>
      <w:r w:rsidR="00BE4A2F">
        <w:rPr>
          <w:rFonts w:ascii="Tahoma" w:hAnsi="Tahoma" w:cs="Tahoma"/>
          <w:sz w:val="22"/>
          <w:szCs w:val="22"/>
        </w:rPr>
        <w:t xml:space="preserve">(conforme abaixo definida) </w:t>
      </w:r>
      <w:r w:rsidR="00E85497" w:rsidRPr="00277CED">
        <w:rPr>
          <w:rFonts w:ascii="Tahoma" w:hAnsi="Tahoma" w:cs="Tahoma"/>
          <w:sz w:val="22"/>
          <w:szCs w:val="22"/>
        </w:rPr>
        <w:t>das Debêntures</w:t>
      </w:r>
      <w:r w:rsidRPr="00277CED">
        <w:rPr>
          <w:rFonts w:ascii="Tahoma" w:hAnsi="Tahoma" w:cs="Tahoma"/>
          <w:sz w:val="22"/>
          <w:szCs w:val="22"/>
        </w:rPr>
        <w:t>, na forma prevista nos artigos 129 e 130 da Lei nº 6.015, de 31 de dezembro de 1973 (“</w:t>
      </w:r>
      <w:r w:rsidRPr="00277CED">
        <w:rPr>
          <w:rFonts w:ascii="Tahoma" w:hAnsi="Tahoma" w:cs="Tahoma"/>
          <w:sz w:val="22"/>
          <w:szCs w:val="22"/>
          <w:u w:val="single"/>
        </w:rPr>
        <w:t>Lei de Registros Públicos</w:t>
      </w:r>
      <w:r w:rsidRPr="00277CED">
        <w:rPr>
          <w:rFonts w:ascii="Tahoma" w:hAnsi="Tahoma" w:cs="Tahoma"/>
          <w:sz w:val="22"/>
          <w:szCs w:val="22"/>
        </w:rPr>
        <w:t>”).</w:t>
      </w:r>
    </w:p>
    <w:p w:rsidR="003D76D8" w:rsidRPr="00277CED" w:rsidRDefault="003D76D8" w:rsidP="009D6571">
      <w:pPr>
        <w:tabs>
          <w:tab w:val="left" w:pos="1134"/>
        </w:tabs>
        <w:suppressAutoHyphens/>
        <w:spacing w:line="320" w:lineRule="exact"/>
        <w:rPr>
          <w:rFonts w:ascii="Tahoma" w:hAnsi="Tahoma" w:cs="Tahoma"/>
          <w:sz w:val="22"/>
          <w:szCs w:val="22"/>
        </w:rPr>
      </w:pPr>
    </w:p>
    <w:p w:rsidR="003D76D8" w:rsidRPr="00277CED" w:rsidRDefault="003D76D8"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2.6.2.</w:t>
      </w:r>
      <w:r w:rsidRPr="00277CED">
        <w:rPr>
          <w:rFonts w:ascii="Tahoma" w:hAnsi="Tahoma" w:cs="Tahoma"/>
          <w:sz w:val="22"/>
          <w:szCs w:val="22"/>
        </w:rPr>
        <w:tab/>
        <w:t xml:space="preserve">A Emissora compromete-se a enviar ao Agente Fiduciário 1 (uma) via original desta Escritura de Emissão e de seus eventuais aditamentos, devidamente registrados nos Cartórios de Registro de Títulos e Documentos das sedes da Emissora, do Agente Fiduciário e dos Garantidores em até </w:t>
      </w:r>
      <w:r w:rsidR="00813FEA" w:rsidRPr="00277CED">
        <w:rPr>
          <w:rFonts w:ascii="Tahoma" w:hAnsi="Tahoma" w:cs="Tahoma"/>
          <w:sz w:val="22"/>
          <w:szCs w:val="22"/>
        </w:rPr>
        <w:t xml:space="preserve">5 </w:t>
      </w:r>
      <w:r w:rsidRPr="00277CED">
        <w:rPr>
          <w:rFonts w:ascii="Tahoma" w:hAnsi="Tahoma" w:cs="Tahoma"/>
          <w:sz w:val="22"/>
          <w:szCs w:val="22"/>
        </w:rPr>
        <w:t>(</w:t>
      </w:r>
      <w:r w:rsidR="00813FEA" w:rsidRPr="00277CED">
        <w:rPr>
          <w:rFonts w:ascii="Tahoma" w:hAnsi="Tahoma" w:cs="Tahoma"/>
          <w:sz w:val="22"/>
          <w:szCs w:val="22"/>
        </w:rPr>
        <w:t>cinco</w:t>
      </w:r>
      <w:r w:rsidRPr="00277CED">
        <w:rPr>
          <w:rFonts w:ascii="Tahoma" w:hAnsi="Tahoma" w:cs="Tahoma"/>
          <w:sz w:val="22"/>
          <w:szCs w:val="22"/>
        </w:rPr>
        <w:t xml:space="preserve">) dias contados da </w:t>
      </w:r>
      <w:r w:rsidR="00024734">
        <w:rPr>
          <w:rFonts w:ascii="Tahoma" w:hAnsi="Tahoma" w:cs="Tahoma"/>
          <w:sz w:val="22"/>
          <w:szCs w:val="22"/>
        </w:rPr>
        <w:t>obtenção dos registros</w:t>
      </w:r>
      <w:r w:rsidRPr="00277CED">
        <w:rPr>
          <w:rFonts w:ascii="Tahoma" w:hAnsi="Tahoma" w:cs="Tahoma"/>
          <w:sz w:val="22"/>
          <w:szCs w:val="22"/>
        </w:rPr>
        <w:t>.</w:t>
      </w:r>
    </w:p>
    <w:p w:rsidR="003D76D8" w:rsidRPr="00277CED" w:rsidRDefault="003D76D8" w:rsidP="009D6571">
      <w:pPr>
        <w:tabs>
          <w:tab w:val="left" w:pos="1134"/>
        </w:tabs>
        <w:suppressAutoHyphens/>
        <w:spacing w:line="320" w:lineRule="exact"/>
        <w:rPr>
          <w:rFonts w:ascii="Tahoma" w:hAnsi="Tahoma" w:cs="Tahoma"/>
          <w:sz w:val="22"/>
          <w:szCs w:val="22"/>
        </w:rPr>
      </w:pPr>
    </w:p>
    <w:p w:rsidR="003D76D8" w:rsidRPr="00277CED" w:rsidRDefault="003D76D8"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lastRenderedPageBreak/>
        <w:t>2.6.3.</w:t>
      </w:r>
      <w:r w:rsidRPr="00277CED">
        <w:rPr>
          <w:rFonts w:ascii="Tahoma" w:hAnsi="Tahoma" w:cs="Tahoma"/>
          <w:sz w:val="22"/>
          <w:szCs w:val="22"/>
        </w:rPr>
        <w:tab/>
        <w:t>Caso a Emissora não providencie os re</w:t>
      </w:r>
      <w:r w:rsidR="00A55BE5" w:rsidRPr="00277CED">
        <w:rPr>
          <w:rFonts w:ascii="Tahoma" w:hAnsi="Tahoma" w:cs="Tahoma"/>
          <w:sz w:val="22"/>
          <w:szCs w:val="22"/>
        </w:rPr>
        <w:t>gistros previstos no item 2.6.2</w:t>
      </w:r>
      <w:r w:rsidRPr="00277CED">
        <w:rPr>
          <w:rFonts w:ascii="Tahoma" w:hAnsi="Tahoma" w:cs="Tahoma"/>
          <w:sz w:val="22"/>
          <w:szCs w:val="22"/>
        </w:rPr>
        <w:t xml:space="preserve"> acima dentro do prazo, o Agente Fiduciário poderá, nos termos do artigo 62, parágrafo 2º, da Lei das Sociedades por Ações, promover os registros acima previstos, devendo a Emissora arcar com todos os respectivos custos e despesas de tais registros. A eventual realização do registro pelo Agente Fiduciário não descaracterizará o inadimplemento de obrigação não pecuniária por parte da Emissora, nos termos da presente Escritura de Emissão.</w:t>
      </w:r>
    </w:p>
    <w:p w:rsidR="003D76D8" w:rsidRPr="00277CED" w:rsidRDefault="003D76D8" w:rsidP="009D6571">
      <w:pPr>
        <w:tabs>
          <w:tab w:val="left" w:pos="1134"/>
        </w:tabs>
        <w:suppressAutoHyphens/>
        <w:spacing w:line="320" w:lineRule="exact"/>
        <w:rPr>
          <w:rFonts w:ascii="Tahoma" w:hAnsi="Tahoma" w:cs="Tahoma"/>
          <w:b/>
          <w:sz w:val="22"/>
          <w:szCs w:val="22"/>
        </w:rPr>
      </w:pPr>
    </w:p>
    <w:p w:rsidR="00E2674E" w:rsidRPr="00277CED" w:rsidRDefault="003D76D8" w:rsidP="009D6571">
      <w:pPr>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2.7.</w:t>
      </w:r>
      <w:r w:rsidR="00E2674E" w:rsidRPr="00277CED">
        <w:rPr>
          <w:rFonts w:ascii="Tahoma" w:hAnsi="Tahoma" w:cs="Tahoma"/>
          <w:b/>
          <w:sz w:val="22"/>
          <w:szCs w:val="22"/>
        </w:rPr>
        <w:t xml:space="preserve"> Constituição da Cessão Fiduciária </w:t>
      </w:r>
    </w:p>
    <w:p w:rsidR="00E2674E" w:rsidRPr="00277CED" w:rsidRDefault="00E2674E" w:rsidP="009D6571">
      <w:pPr>
        <w:tabs>
          <w:tab w:val="left" w:pos="1134"/>
        </w:tabs>
        <w:suppressAutoHyphens/>
        <w:spacing w:line="320" w:lineRule="exact"/>
        <w:rPr>
          <w:rFonts w:ascii="Tahoma" w:hAnsi="Tahoma" w:cs="Tahoma"/>
          <w:b/>
          <w:sz w:val="22"/>
          <w:szCs w:val="22"/>
        </w:rPr>
      </w:pPr>
    </w:p>
    <w:p w:rsidR="00E2674E" w:rsidRPr="00277CED" w:rsidRDefault="00E2674E"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2.7.1.</w:t>
      </w:r>
      <w:r w:rsidRPr="00277CED">
        <w:rPr>
          <w:rFonts w:ascii="Tahoma" w:hAnsi="Tahoma" w:cs="Tahoma"/>
          <w:sz w:val="22"/>
          <w:szCs w:val="22"/>
        </w:rPr>
        <w:tab/>
        <w:t>Nos termos do artigo 62, inciso III, da Lei das Sociedades por Ações, e observado o disposto na Cláusula 6.2</w:t>
      </w:r>
      <w:r w:rsidR="00A63D7D" w:rsidRPr="00277CED">
        <w:rPr>
          <w:rFonts w:ascii="Tahoma" w:hAnsi="Tahoma" w:cs="Tahoma"/>
          <w:sz w:val="22"/>
          <w:szCs w:val="22"/>
        </w:rPr>
        <w:t>3</w:t>
      </w:r>
      <w:r w:rsidRPr="00277CED">
        <w:rPr>
          <w:rFonts w:ascii="Tahoma" w:hAnsi="Tahoma" w:cs="Tahoma"/>
          <w:sz w:val="22"/>
          <w:szCs w:val="22"/>
        </w:rPr>
        <w:t>.2</w:t>
      </w:r>
      <w:r w:rsidR="00A55BE5" w:rsidRPr="00277CED">
        <w:rPr>
          <w:rFonts w:ascii="Tahoma" w:hAnsi="Tahoma" w:cs="Tahoma"/>
          <w:sz w:val="22"/>
          <w:szCs w:val="22"/>
        </w:rPr>
        <w:t xml:space="preserve"> </w:t>
      </w:r>
      <w:r w:rsidRPr="00277CED">
        <w:rPr>
          <w:rFonts w:ascii="Tahoma" w:hAnsi="Tahoma" w:cs="Tahoma"/>
          <w:sz w:val="22"/>
          <w:szCs w:val="22"/>
        </w:rPr>
        <w:t>abaixo, a Cessão Fiduciária foi formalizada por meio do “</w:t>
      </w:r>
      <w:r w:rsidR="004E7D88">
        <w:rPr>
          <w:rFonts w:ascii="Tahoma" w:hAnsi="Tahoma" w:cs="Tahoma"/>
          <w:sz w:val="22"/>
          <w:szCs w:val="22"/>
        </w:rPr>
        <w:t>Contrato</w:t>
      </w:r>
      <w:r w:rsidRPr="00277CED">
        <w:rPr>
          <w:rFonts w:ascii="Tahoma" w:hAnsi="Tahoma" w:cs="Tahoma"/>
          <w:sz w:val="22"/>
          <w:szCs w:val="22"/>
        </w:rPr>
        <w:t xml:space="preserve"> de Cessão Fiduciária de Direitos Creditórios</w:t>
      </w:r>
      <w:r w:rsidR="00623EE5" w:rsidRPr="00277CED">
        <w:rPr>
          <w:rFonts w:ascii="Tahoma" w:hAnsi="Tahoma" w:cs="Tahoma"/>
          <w:sz w:val="22"/>
          <w:szCs w:val="22"/>
        </w:rPr>
        <w:t xml:space="preserve"> e de Conta </w:t>
      </w:r>
      <w:r w:rsidR="003E644E">
        <w:rPr>
          <w:rFonts w:ascii="Tahoma" w:hAnsi="Tahoma" w:cs="Tahoma"/>
          <w:sz w:val="22"/>
          <w:szCs w:val="22"/>
        </w:rPr>
        <w:t>Reserva</w:t>
      </w:r>
      <w:r w:rsidR="00623EE5" w:rsidRPr="00277CED">
        <w:rPr>
          <w:rFonts w:ascii="Tahoma" w:hAnsi="Tahoma" w:cs="Tahoma"/>
          <w:sz w:val="22"/>
          <w:szCs w:val="22"/>
        </w:rPr>
        <w:t>”</w:t>
      </w:r>
      <w:r w:rsidRPr="00277CED">
        <w:rPr>
          <w:rFonts w:ascii="Tahoma" w:hAnsi="Tahoma" w:cs="Tahoma"/>
          <w:sz w:val="22"/>
          <w:szCs w:val="22"/>
        </w:rPr>
        <w:t xml:space="preserve">, celebrado em </w:t>
      </w:r>
      <w:r w:rsidR="00870F81">
        <w:rPr>
          <w:rFonts w:ascii="Tahoma" w:hAnsi="Tahoma" w:cs="Tahoma"/>
          <w:sz w:val="22"/>
          <w:szCs w:val="22"/>
        </w:rPr>
        <w:t>17</w:t>
      </w:r>
      <w:bookmarkStart w:id="3" w:name="_GoBack"/>
      <w:bookmarkEnd w:id="3"/>
      <w:r w:rsidR="004B1C1E" w:rsidRPr="00277CED">
        <w:rPr>
          <w:rFonts w:ascii="Tahoma" w:hAnsi="Tahoma" w:cs="Tahoma"/>
          <w:sz w:val="22"/>
          <w:szCs w:val="22"/>
        </w:rPr>
        <w:t xml:space="preserve"> </w:t>
      </w:r>
      <w:r w:rsidRPr="00277CED">
        <w:rPr>
          <w:rFonts w:ascii="Tahoma" w:hAnsi="Tahoma" w:cs="Tahoma"/>
          <w:sz w:val="22"/>
          <w:szCs w:val="22"/>
        </w:rPr>
        <w:t xml:space="preserve">de </w:t>
      </w:r>
      <w:r w:rsidR="004B1C1E">
        <w:rPr>
          <w:rFonts w:ascii="Tahoma" w:hAnsi="Tahoma" w:cs="Tahoma"/>
          <w:sz w:val="22"/>
          <w:szCs w:val="22"/>
        </w:rPr>
        <w:t>abril</w:t>
      </w:r>
      <w:r w:rsidR="004B1C1E" w:rsidRPr="00277CED">
        <w:rPr>
          <w:rFonts w:ascii="Tahoma" w:hAnsi="Tahoma" w:cs="Tahoma"/>
          <w:sz w:val="22"/>
          <w:szCs w:val="22"/>
        </w:rPr>
        <w:t xml:space="preserve"> </w:t>
      </w:r>
      <w:r w:rsidRPr="00277CED">
        <w:rPr>
          <w:rFonts w:ascii="Tahoma" w:hAnsi="Tahoma" w:cs="Tahoma"/>
          <w:sz w:val="22"/>
          <w:szCs w:val="22"/>
        </w:rPr>
        <w:t>de 2015, entre o Agente Fiduciário, o Banco Centralizador (conforme definido no respectivo documento) e a Emissora (</w:t>
      </w:r>
      <w:r w:rsidR="00F20640" w:rsidRPr="00277CED">
        <w:rPr>
          <w:rFonts w:ascii="Tahoma" w:hAnsi="Tahoma" w:cs="Tahoma"/>
          <w:sz w:val="22"/>
          <w:szCs w:val="22"/>
        </w:rPr>
        <w:t>“</w:t>
      </w:r>
      <w:r w:rsidRPr="00277CED">
        <w:rPr>
          <w:rFonts w:ascii="Tahoma" w:hAnsi="Tahoma" w:cs="Tahoma"/>
          <w:sz w:val="22"/>
          <w:szCs w:val="22"/>
          <w:u w:val="single"/>
        </w:rPr>
        <w:t>Contrato de Cessão Fiduciária</w:t>
      </w:r>
      <w:r w:rsidR="00F20640" w:rsidRPr="00277CED">
        <w:rPr>
          <w:rFonts w:ascii="Tahoma" w:hAnsi="Tahoma" w:cs="Tahoma"/>
          <w:sz w:val="22"/>
          <w:szCs w:val="22"/>
        </w:rPr>
        <w:t>”</w:t>
      </w:r>
      <w:r w:rsidR="0083707E" w:rsidRPr="00277CED">
        <w:rPr>
          <w:rFonts w:ascii="Tahoma" w:hAnsi="Tahoma" w:cs="Tahoma"/>
          <w:sz w:val="22"/>
          <w:szCs w:val="22"/>
        </w:rPr>
        <w:t xml:space="preserve"> e, em conjunto com a</w:t>
      </w:r>
      <w:r w:rsidR="0092783E">
        <w:rPr>
          <w:rFonts w:ascii="Tahoma" w:hAnsi="Tahoma" w:cs="Tahoma"/>
          <w:sz w:val="22"/>
          <w:szCs w:val="22"/>
        </w:rPr>
        <w:t>s</w:t>
      </w:r>
      <w:r w:rsidR="0083707E" w:rsidRPr="00277CED">
        <w:rPr>
          <w:rFonts w:ascii="Tahoma" w:hAnsi="Tahoma" w:cs="Tahoma"/>
          <w:sz w:val="22"/>
          <w:szCs w:val="22"/>
        </w:rPr>
        <w:t xml:space="preserve"> Escritura</w:t>
      </w:r>
      <w:r w:rsidR="0092783E">
        <w:rPr>
          <w:rFonts w:ascii="Tahoma" w:hAnsi="Tahoma" w:cs="Tahoma"/>
          <w:sz w:val="22"/>
          <w:szCs w:val="22"/>
        </w:rPr>
        <w:t>s</w:t>
      </w:r>
      <w:r w:rsidR="0083707E" w:rsidRPr="00277CED">
        <w:rPr>
          <w:rFonts w:ascii="Tahoma" w:hAnsi="Tahoma" w:cs="Tahoma"/>
          <w:sz w:val="22"/>
          <w:szCs w:val="22"/>
        </w:rPr>
        <w:t xml:space="preserve"> Pública</w:t>
      </w:r>
      <w:r w:rsidR="0092783E">
        <w:rPr>
          <w:rFonts w:ascii="Tahoma" w:hAnsi="Tahoma" w:cs="Tahoma"/>
          <w:sz w:val="22"/>
          <w:szCs w:val="22"/>
        </w:rPr>
        <w:t>s</w:t>
      </w:r>
      <w:r w:rsidR="0083707E" w:rsidRPr="00277CED">
        <w:rPr>
          <w:rFonts w:ascii="Tahoma" w:hAnsi="Tahoma" w:cs="Tahoma"/>
          <w:sz w:val="22"/>
          <w:szCs w:val="22"/>
        </w:rPr>
        <w:t xml:space="preserve"> de Garantia Hipotecária, os “</w:t>
      </w:r>
      <w:r w:rsidR="0083707E" w:rsidRPr="00277CED">
        <w:rPr>
          <w:rFonts w:ascii="Tahoma" w:hAnsi="Tahoma" w:cs="Tahoma"/>
          <w:sz w:val="22"/>
          <w:szCs w:val="22"/>
          <w:u w:val="single"/>
        </w:rPr>
        <w:t>Instrumentos de Garantia</w:t>
      </w:r>
      <w:r w:rsidR="0083707E" w:rsidRPr="00277CED">
        <w:rPr>
          <w:rFonts w:ascii="Tahoma" w:hAnsi="Tahoma" w:cs="Tahoma"/>
          <w:sz w:val="22"/>
          <w:szCs w:val="22"/>
        </w:rPr>
        <w:t>”</w:t>
      </w:r>
      <w:r w:rsidRPr="00277CED">
        <w:rPr>
          <w:rFonts w:ascii="Tahoma" w:hAnsi="Tahoma" w:cs="Tahoma"/>
          <w:sz w:val="22"/>
          <w:szCs w:val="22"/>
        </w:rPr>
        <w:t xml:space="preserve">), e será </w:t>
      </w:r>
      <w:proofErr w:type="gramStart"/>
      <w:r w:rsidRPr="00277CED">
        <w:rPr>
          <w:rFonts w:ascii="Tahoma" w:hAnsi="Tahoma" w:cs="Tahoma"/>
          <w:sz w:val="22"/>
          <w:szCs w:val="22"/>
        </w:rPr>
        <w:t>constituída</w:t>
      </w:r>
      <w:proofErr w:type="gramEnd"/>
      <w:r w:rsidRPr="00277CED">
        <w:rPr>
          <w:rFonts w:ascii="Tahoma" w:hAnsi="Tahoma" w:cs="Tahoma"/>
          <w:sz w:val="22"/>
          <w:szCs w:val="22"/>
        </w:rPr>
        <w:t xml:space="preserve"> mediante o registro do Contrato de Cessão Fiduciária nos Cartórios de Títulos e Documentos da sede ou domicílio das partes signatárias do referido instrumento, na forma prevista nos artigos 129, 5º, e 130 da Lei de Registros Públicos e no artigo 1.361, § 1º, da Lei nº 10.406, de 10 de janeiro de 2002, conforme alterada (“</w:t>
      </w:r>
      <w:r w:rsidRPr="00277CED">
        <w:rPr>
          <w:rFonts w:ascii="Tahoma" w:hAnsi="Tahoma" w:cs="Tahoma"/>
          <w:sz w:val="22"/>
          <w:szCs w:val="22"/>
          <w:u w:val="single"/>
        </w:rPr>
        <w:t>Código Civil</w:t>
      </w:r>
      <w:r w:rsidRPr="00277CED">
        <w:rPr>
          <w:rFonts w:ascii="Tahoma" w:hAnsi="Tahoma" w:cs="Tahoma"/>
          <w:sz w:val="22"/>
          <w:szCs w:val="22"/>
        </w:rPr>
        <w:t>”) e nos termos do Contrato de Cessão Fiduciária.</w:t>
      </w:r>
    </w:p>
    <w:p w:rsidR="00E2674E" w:rsidRPr="00277CED" w:rsidRDefault="00E2674E" w:rsidP="009D6571">
      <w:pPr>
        <w:tabs>
          <w:tab w:val="left" w:pos="709"/>
        </w:tabs>
        <w:suppressAutoHyphens/>
        <w:spacing w:line="320" w:lineRule="exact"/>
        <w:rPr>
          <w:rFonts w:ascii="Tahoma" w:hAnsi="Tahoma" w:cs="Tahoma"/>
          <w:sz w:val="22"/>
          <w:szCs w:val="22"/>
        </w:rPr>
      </w:pPr>
    </w:p>
    <w:p w:rsidR="00E2674E" w:rsidRPr="00277CED" w:rsidRDefault="00E2674E"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2.7.</w:t>
      </w:r>
      <w:r w:rsidR="004836EF" w:rsidRPr="00277CED">
        <w:rPr>
          <w:rFonts w:ascii="Tahoma" w:hAnsi="Tahoma" w:cs="Tahoma"/>
          <w:sz w:val="22"/>
          <w:szCs w:val="22"/>
        </w:rPr>
        <w:t>2</w:t>
      </w:r>
      <w:r w:rsidRPr="00277CED">
        <w:rPr>
          <w:rFonts w:ascii="Tahoma" w:hAnsi="Tahoma" w:cs="Tahoma"/>
          <w:sz w:val="22"/>
          <w:szCs w:val="22"/>
        </w:rPr>
        <w:t>. O Contrato de Cessão Fiduciária deverá ser registrado nos competentes Cartórios de Registro de Títulos e Documentos da Cidade de Batatais, Estado de São Paulo, da Cidade d</w:t>
      </w:r>
      <w:r w:rsidR="00E26AE1">
        <w:rPr>
          <w:rFonts w:ascii="Tahoma" w:hAnsi="Tahoma" w:cs="Tahoma"/>
          <w:sz w:val="22"/>
          <w:szCs w:val="22"/>
        </w:rPr>
        <w:t>o Rio de Janeiro</w:t>
      </w:r>
      <w:r w:rsidRPr="00277CED">
        <w:rPr>
          <w:rFonts w:ascii="Tahoma" w:hAnsi="Tahoma" w:cs="Tahoma"/>
          <w:sz w:val="22"/>
          <w:szCs w:val="22"/>
        </w:rPr>
        <w:t xml:space="preserve">, Estado </w:t>
      </w:r>
      <w:r w:rsidR="00E26AE1">
        <w:rPr>
          <w:rFonts w:ascii="Tahoma" w:hAnsi="Tahoma" w:cs="Tahoma"/>
          <w:sz w:val="22"/>
          <w:szCs w:val="22"/>
        </w:rPr>
        <w:t>do Rio de Janeiro</w:t>
      </w:r>
      <w:r w:rsidRPr="00277CED">
        <w:rPr>
          <w:rFonts w:ascii="Tahoma" w:hAnsi="Tahoma" w:cs="Tahoma"/>
          <w:sz w:val="22"/>
          <w:szCs w:val="22"/>
        </w:rPr>
        <w:t xml:space="preserve"> e da Cidade de São Paulo, Estado de São Paulo no prazo estabelecido no Contrato de Cessão Fiduciária. </w:t>
      </w:r>
    </w:p>
    <w:p w:rsidR="00E2674E" w:rsidRPr="00277CED" w:rsidRDefault="00E2674E" w:rsidP="009D6571">
      <w:pPr>
        <w:tabs>
          <w:tab w:val="left" w:pos="1134"/>
        </w:tabs>
        <w:suppressAutoHyphens/>
        <w:spacing w:line="320" w:lineRule="exact"/>
        <w:rPr>
          <w:rFonts w:ascii="Tahoma" w:hAnsi="Tahoma" w:cs="Tahoma"/>
          <w:b/>
          <w:sz w:val="22"/>
          <w:szCs w:val="22"/>
        </w:rPr>
      </w:pPr>
    </w:p>
    <w:p w:rsidR="00E2674E" w:rsidRPr="00277CED" w:rsidRDefault="00E2674E" w:rsidP="009D6571">
      <w:pPr>
        <w:suppressAutoHyphens/>
        <w:spacing w:line="320" w:lineRule="exact"/>
        <w:rPr>
          <w:rFonts w:ascii="Tahoma" w:hAnsi="Tahoma" w:cs="Tahoma"/>
          <w:sz w:val="22"/>
          <w:szCs w:val="22"/>
        </w:rPr>
      </w:pPr>
      <w:r w:rsidRPr="00277CED">
        <w:rPr>
          <w:rFonts w:ascii="Tahoma" w:hAnsi="Tahoma" w:cs="Tahoma"/>
          <w:sz w:val="22"/>
          <w:szCs w:val="22"/>
        </w:rPr>
        <w:t>2.7.</w:t>
      </w:r>
      <w:r w:rsidR="004836EF" w:rsidRPr="00277CED">
        <w:rPr>
          <w:rFonts w:ascii="Tahoma" w:hAnsi="Tahoma" w:cs="Tahoma"/>
          <w:sz w:val="22"/>
          <w:szCs w:val="22"/>
        </w:rPr>
        <w:t>3</w:t>
      </w:r>
      <w:r w:rsidRPr="00277CED">
        <w:rPr>
          <w:rFonts w:ascii="Tahoma" w:hAnsi="Tahoma" w:cs="Tahoma"/>
          <w:sz w:val="22"/>
          <w:szCs w:val="22"/>
        </w:rPr>
        <w:t>. Após a realização dos registros mencionados nos itens 2.7.1 e 2.7.2</w:t>
      </w:r>
      <w:r w:rsidR="007C5A92" w:rsidRPr="00277CED">
        <w:rPr>
          <w:rFonts w:ascii="Tahoma" w:hAnsi="Tahoma" w:cs="Tahoma"/>
          <w:sz w:val="22"/>
          <w:szCs w:val="22"/>
        </w:rPr>
        <w:t xml:space="preserve"> </w:t>
      </w:r>
      <w:r w:rsidRPr="00277CED">
        <w:rPr>
          <w:rFonts w:ascii="Tahoma" w:hAnsi="Tahoma" w:cs="Tahoma"/>
          <w:sz w:val="22"/>
          <w:szCs w:val="22"/>
        </w:rPr>
        <w:t>acima deverá ser entregue ao Agente Fiduciário 1 (uma) via</w:t>
      </w:r>
      <w:r w:rsidR="00F20640" w:rsidRPr="00277CED">
        <w:rPr>
          <w:rFonts w:ascii="Tahoma" w:hAnsi="Tahoma" w:cs="Tahoma"/>
          <w:sz w:val="22"/>
          <w:szCs w:val="22"/>
        </w:rPr>
        <w:t xml:space="preserve"> original do respectivo documento registrado</w:t>
      </w:r>
      <w:r w:rsidRPr="00277CED">
        <w:rPr>
          <w:rFonts w:ascii="Tahoma" w:hAnsi="Tahoma" w:cs="Tahoma"/>
          <w:sz w:val="22"/>
          <w:szCs w:val="22"/>
        </w:rPr>
        <w:t>, dentro do prazo previsto no Contrato de Cessão Fiduciária</w:t>
      </w:r>
      <w:r w:rsidR="007C5A92" w:rsidRPr="00277CED">
        <w:rPr>
          <w:rFonts w:ascii="Tahoma" w:hAnsi="Tahoma" w:cs="Tahoma"/>
          <w:sz w:val="22"/>
          <w:szCs w:val="22"/>
        </w:rPr>
        <w:t xml:space="preserve">, bem como cópia da notificação nos termos do item </w:t>
      </w:r>
      <w:r w:rsidR="00F5575F">
        <w:rPr>
          <w:rFonts w:ascii="Tahoma" w:hAnsi="Tahoma" w:cs="Tahoma"/>
          <w:sz w:val="22"/>
          <w:szCs w:val="22"/>
        </w:rPr>
        <w:t>6.23.2 abaixo</w:t>
      </w:r>
      <w:r w:rsidRPr="00277CED">
        <w:rPr>
          <w:rFonts w:ascii="Tahoma" w:hAnsi="Tahoma" w:cs="Tahoma"/>
          <w:sz w:val="22"/>
          <w:szCs w:val="22"/>
        </w:rPr>
        <w:t>.</w:t>
      </w:r>
    </w:p>
    <w:p w:rsidR="00E2674E" w:rsidRPr="00277CED" w:rsidRDefault="00E2674E" w:rsidP="009D6571">
      <w:pPr>
        <w:tabs>
          <w:tab w:val="left" w:pos="1134"/>
        </w:tabs>
        <w:suppressAutoHyphens/>
        <w:spacing w:line="320" w:lineRule="exact"/>
        <w:rPr>
          <w:rFonts w:ascii="Tahoma" w:hAnsi="Tahoma" w:cs="Tahoma"/>
          <w:b/>
          <w:sz w:val="22"/>
          <w:szCs w:val="22"/>
        </w:rPr>
      </w:pPr>
    </w:p>
    <w:p w:rsidR="003D76D8" w:rsidRPr="00277CED" w:rsidRDefault="00E2674E" w:rsidP="009D6571">
      <w:pPr>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2.8.</w:t>
      </w:r>
      <w:r w:rsidR="003D76D8" w:rsidRPr="00277CED">
        <w:rPr>
          <w:rFonts w:ascii="Tahoma" w:hAnsi="Tahoma" w:cs="Tahoma"/>
          <w:b/>
          <w:sz w:val="22"/>
          <w:szCs w:val="22"/>
        </w:rPr>
        <w:tab/>
        <w:t>Registro na ANBIMA – Associação Brasileira das Entidades dos Mercados Financeiro e de Capitais (“</w:t>
      </w:r>
      <w:r w:rsidR="003D76D8" w:rsidRPr="00277CED">
        <w:rPr>
          <w:rFonts w:ascii="Tahoma" w:hAnsi="Tahoma" w:cs="Tahoma"/>
          <w:b/>
          <w:sz w:val="22"/>
          <w:szCs w:val="22"/>
          <w:u w:val="single"/>
        </w:rPr>
        <w:t>ANBIMA</w:t>
      </w:r>
      <w:r w:rsidR="003D76D8" w:rsidRPr="00277CED">
        <w:rPr>
          <w:rFonts w:ascii="Tahoma" w:hAnsi="Tahoma" w:cs="Tahoma"/>
          <w:b/>
          <w:sz w:val="22"/>
          <w:szCs w:val="22"/>
        </w:rPr>
        <w:t>”)</w:t>
      </w:r>
    </w:p>
    <w:p w:rsidR="003D76D8" w:rsidRPr="00277CED" w:rsidRDefault="003D76D8" w:rsidP="009D6571">
      <w:pPr>
        <w:tabs>
          <w:tab w:val="left" w:pos="1134"/>
        </w:tabs>
        <w:suppressAutoHyphens/>
        <w:spacing w:line="320" w:lineRule="exact"/>
        <w:rPr>
          <w:rFonts w:ascii="Tahoma" w:hAnsi="Tahoma" w:cs="Tahoma"/>
          <w:sz w:val="22"/>
          <w:szCs w:val="22"/>
        </w:rPr>
      </w:pPr>
    </w:p>
    <w:p w:rsidR="003D76D8" w:rsidRPr="00277CED" w:rsidRDefault="003D76D8" w:rsidP="009D6571">
      <w:pPr>
        <w:suppressAutoHyphens/>
        <w:spacing w:line="320" w:lineRule="exact"/>
        <w:rPr>
          <w:rFonts w:ascii="Tahoma" w:hAnsi="Tahoma" w:cs="Tahoma"/>
          <w:sz w:val="22"/>
          <w:szCs w:val="22"/>
        </w:rPr>
      </w:pPr>
      <w:r w:rsidRPr="00277CED">
        <w:rPr>
          <w:rFonts w:ascii="Tahoma" w:hAnsi="Tahoma" w:cs="Tahoma"/>
          <w:sz w:val="22"/>
          <w:szCs w:val="22"/>
        </w:rPr>
        <w:t>2.</w:t>
      </w:r>
      <w:r w:rsidR="007C5A92" w:rsidRPr="00277CED">
        <w:rPr>
          <w:rFonts w:ascii="Tahoma" w:hAnsi="Tahoma" w:cs="Tahoma"/>
          <w:sz w:val="22"/>
          <w:szCs w:val="22"/>
        </w:rPr>
        <w:t>8</w:t>
      </w:r>
      <w:r w:rsidRPr="00277CED">
        <w:rPr>
          <w:rFonts w:ascii="Tahoma" w:hAnsi="Tahoma" w:cs="Tahoma"/>
          <w:sz w:val="22"/>
          <w:szCs w:val="22"/>
        </w:rPr>
        <w:t>.1.</w:t>
      </w:r>
      <w:r w:rsidRPr="00277CED">
        <w:rPr>
          <w:rFonts w:ascii="Tahoma" w:hAnsi="Tahoma" w:cs="Tahoma"/>
          <w:sz w:val="22"/>
          <w:szCs w:val="22"/>
        </w:rPr>
        <w:tab/>
        <w:t>Por se tratar de oferta para distribuição pública com esforços restritos de colocação e sem a utilização de prospecto, a Oferta Restrita</w:t>
      </w:r>
      <w:r w:rsidR="00E40B83" w:rsidRPr="00277CED">
        <w:rPr>
          <w:rFonts w:ascii="Tahoma" w:hAnsi="Tahoma" w:cs="Tahoma"/>
          <w:sz w:val="22"/>
          <w:szCs w:val="22"/>
        </w:rPr>
        <w:t xml:space="preserve"> (conforme abaixo definido)</w:t>
      </w:r>
      <w:r w:rsidRPr="00277CED">
        <w:rPr>
          <w:rFonts w:ascii="Tahoma" w:hAnsi="Tahoma" w:cs="Tahoma"/>
          <w:sz w:val="22"/>
          <w:szCs w:val="22"/>
        </w:rPr>
        <w:t xml:space="preserve"> poderá vir a ser registrada na ANBIMA, exclusivamente para fins de informar a base de dados da ANBIMA, nos termos do parágrafo 2º do artigo 1° do “Código ANBIMA de Regulação e Melhores Práticas para as Ofertas Públicas de Distribuição e Aquisição de Valores Mobiliários”, estando referido registro condicionado </w:t>
      </w:r>
      <w:r w:rsidR="00F20640" w:rsidRPr="00277CED">
        <w:rPr>
          <w:rFonts w:ascii="Tahoma" w:hAnsi="Tahoma" w:cs="Tahoma"/>
          <w:sz w:val="22"/>
          <w:szCs w:val="22"/>
        </w:rPr>
        <w:t>à</w:t>
      </w:r>
      <w:r w:rsidRPr="00277CED">
        <w:rPr>
          <w:rFonts w:ascii="Tahoma" w:hAnsi="Tahoma" w:cs="Tahoma"/>
          <w:sz w:val="22"/>
          <w:szCs w:val="22"/>
        </w:rPr>
        <w:t xml:space="preserve"> expedição, até a data de encerramento da Oferta Restrita, de diretrizes específicas para o cumprimento desta obrigação.</w:t>
      </w:r>
    </w:p>
    <w:p w:rsidR="003D76D8" w:rsidRPr="00277CED" w:rsidRDefault="003D76D8" w:rsidP="009D6571">
      <w:pPr>
        <w:suppressAutoHyphens/>
        <w:spacing w:line="320" w:lineRule="exact"/>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Terceira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000771C6" w:rsidRPr="00277CED">
        <w:rPr>
          <w:rFonts w:ascii="Tahoma" w:hAnsi="Tahoma" w:cs="Tahoma"/>
          <w:sz w:val="22"/>
          <w:szCs w:val="22"/>
        </w:rPr>
        <w:t xml:space="preserve">OBJETO SOCIAL DA </w:t>
      </w:r>
      <w:r w:rsidR="00D02915" w:rsidRPr="00277CED">
        <w:rPr>
          <w:rFonts w:ascii="Tahoma" w:hAnsi="Tahoma" w:cs="Tahoma"/>
          <w:sz w:val="22"/>
          <w:szCs w:val="22"/>
        </w:rPr>
        <w:t>EMISSORA</w:t>
      </w:r>
    </w:p>
    <w:p w:rsidR="00414136" w:rsidRPr="00277CED" w:rsidRDefault="00414136" w:rsidP="009D6571">
      <w:pPr>
        <w:suppressAutoHyphens/>
        <w:spacing w:line="320" w:lineRule="exact"/>
        <w:rPr>
          <w:rFonts w:ascii="Tahoma" w:hAnsi="Tahoma" w:cs="Tahoma"/>
          <w:b/>
          <w:sz w:val="22"/>
          <w:szCs w:val="22"/>
        </w:rPr>
      </w:pPr>
    </w:p>
    <w:p w:rsidR="00535D7C" w:rsidRPr="00277CED" w:rsidRDefault="00535D7C" w:rsidP="009D6571">
      <w:pPr>
        <w:suppressAutoHyphens/>
        <w:spacing w:line="320" w:lineRule="exact"/>
        <w:rPr>
          <w:rFonts w:ascii="Tahoma" w:hAnsi="Tahoma" w:cs="Tahoma"/>
          <w:b/>
          <w:sz w:val="22"/>
          <w:szCs w:val="22"/>
        </w:rPr>
      </w:pPr>
      <w:r w:rsidRPr="00277CED">
        <w:rPr>
          <w:rFonts w:ascii="Tahoma" w:hAnsi="Tahoma" w:cs="Tahoma"/>
          <w:sz w:val="22"/>
          <w:szCs w:val="22"/>
        </w:rPr>
        <w:t xml:space="preserve">3.1. </w:t>
      </w:r>
      <w:r w:rsidR="009027D3" w:rsidRPr="00277CED">
        <w:rPr>
          <w:rFonts w:ascii="Tahoma" w:hAnsi="Tahoma" w:cs="Tahoma"/>
          <w:sz w:val="22"/>
          <w:szCs w:val="22"/>
        </w:rPr>
        <w:t xml:space="preserve">De acordo com o seu estatuto social, a Emissora tem como objeto social “a </w:t>
      </w:r>
      <w:r w:rsidR="00F20640" w:rsidRPr="00277CED">
        <w:rPr>
          <w:rFonts w:ascii="Tahoma" w:hAnsi="Tahoma" w:cs="Tahoma"/>
          <w:sz w:val="22"/>
          <w:szCs w:val="22"/>
        </w:rPr>
        <w:t>f</w:t>
      </w:r>
      <w:r w:rsidR="009027D3" w:rsidRPr="00277CED">
        <w:rPr>
          <w:rFonts w:ascii="Tahoma" w:hAnsi="Tahoma" w:cs="Tahoma"/>
          <w:sz w:val="22"/>
          <w:szCs w:val="22"/>
        </w:rPr>
        <w:t xml:space="preserve">abricação </w:t>
      </w:r>
      <w:r w:rsidR="00F20640" w:rsidRPr="00277CED">
        <w:rPr>
          <w:rFonts w:ascii="Tahoma" w:hAnsi="Tahoma" w:cs="Tahoma"/>
          <w:sz w:val="22"/>
          <w:szCs w:val="22"/>
        </w:rPr>
        <w:t xml:space="preserve">e o comércio </w:t>
      </w:r>
      <w:r w:rsidR="009027D3" w:rsidRPr="00277CED">
        <w:rPr>
          <w:rFonts w:ascii="Tahoma" w:hAnsi="Tahoma" w:cs="Tahoma"/>
          <w:sz w:val="22"/>
          <w:szCs w:val="22"/>
        </w:rPr>
        <w:t xml:space="preserve">de </w:t>
      </w:r>
      <w:r w:rsidR="00F20640" w:rsidRPr="00277CED">
        <w:rPr>
          <w:rFonts w:ascii="Tahoma" w:hAnsi="Tahoma" w:cs="Tahoma"/>
          <w:sz w:val="22"/>
          <w:szCs w:val="22"/>
        </w:rPr>
        <w:t>m</w:t>
      </w:r>
      <w:r w:rsidR="009027D3" w:rsidRPr="00277CED">
        <w:rPr>
          <w:rFonts w:ascii="Tahoma" w:hAnsi="Tahoma" w:cs="Tahoma"/>
          <w:sz w:val="22"/>
          <w:szCs w:val="22"/>
        </w:rPr>
        <w:t xml:space="preserve">áquinas e </w:t>
      </w:r>
      <w:r w:rsidR="00F20640" w:rsidRPr="00277CED">
        <w:rPr>
          <w:rFonts w:ascii="Tahoma" w:hAnsi="Tahoma" w:cs="Tahoma"/>
          <w:sz w:val="22"/>
          <w:szCs w:val="22"/>
        </w:rPr>
        <w:t>implementos</w:t>
      </w:r>
      <w:r w:rsidR="009027D3" w:rsidRPr="00277CED">
        <w:rPr>
          <w:rFonts w:ascii="Tahoma" w:hAnsi="Tahoma" w:cs="Tahoma"/>
          <w:sz w:val="22"/>
          <w:szCs w:val="22"/>
        </w:rPr>
        <w:t xml:space="preserve"> para a </w:t>
      </w:r>
      <w:r w:rsidR="00F20640" w:rsidRPr="00277CED">
        <w:rPr>
          <w:rFonts w:ascii="Tahoma" w:hAnsi="Tahoma" w:cs="Tahoma"/>
          <w:sz w:val="22"/>
          <w:szCs w:val="22"/>
        </w:rPr>
        <w:t>agropecuária, a fundição de metais e peças plásticas (</w:t>
      </w:r>
      <w:proofErr w:type="spellStart"/>
      <w:r w:rsidR="00F20640" w:rsidRPr="00277CED">
        <w:rPr>
          <w:rFonts w:ascii="Tahoma" w:hAnsi="Tahoma" w:cs="Tahoma"/>
          <w:sz w:val="22"/>
          <w:szCs w:val="22"/>
        </w:rPr>
        <w:t>rotomoldagem</w:t>
      </w:r>
      <w:proofErr w:type="spellEnd"/>
      <w:r w:rsidR="00F20640" w:rsidRPr="00277CED">
        <w:rPr>
          <w:rFonts w:ascii="Tahoma" w:hAnsi="Tahoma" w:cs="Tahoma"/>
          <w:sz w:val="22"/>
          <w:szCs w:val="22"/>
        </w:rPr>
        <w:t>), podendo explorar o transporte rodoviário de cargas e negócios correlatos, sendo-lhe permitido praticar todas as operações direta ou indiretamente relacionadas com seu fim</w:t>
      </w:r>
      <w:r w:rsidR="009027D3" w:rsidRPr="00277CED">
        <w:rPr>
          <w:rFonts w:ascii="Tahoma" w:hAnsi="Tahoma" w:cs="Tahoma"/>
          <w:sz w:val="22"/>
          <w:szCs w:val="22"/>
        </w:rPr>
        <w:t xml:space="preserve">”. </w:t>
      </w:r>
    </w:p>
    <w:p w:rsidR="002510E5" w:rsidRPr="00277CED" w:rsidRDefault="002510E5" w:rsidP="009D6571">
      <w:pPr>
        <w:pStyle w:val="Ttulo2"/>
        <w:suppressAutoHyphens/>
        <w:spacing w:line="320" w:lineRule="exact"/>
        <w:jc w:val="both"/>
        <w:rPr>
          <w:rFonts w:ascii="Tahoma" w:hAnsi="Tahoma" w:cs="Tahoma"/>
          <w:sz w:val="22"/>
          <w:szCs w:val="22"/>
        </w:rPr>
      </w:pPr>
    </w:p>
    <w:p w:rsidR="000771C6" w:rsidRPr="00277CED" w:rsidRDefault="000771C6"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Quarta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DESTINAÇÃO DOS RECURSOS</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b/>
          <w:sz w:val="22"/>
          <w:szCs w:val="22"/>
        </w:rPr>
      </w:pPr>
      <w:r w:rsidRPr="00A804C3">
        <w:rPr>
          <w:rFonts w:ascii="Tahoma" w:hAnsi="Tahoma" w:cs="Tahoma"/>
          <w:sz w:val="22"/>
          <w:szCs w:val="22"/>
        </w:rPr>
        <w:t>4.1. Os recursos obtidos por meio da Emissão serão destinados</w:t>
      </w:r>
      <w:r w:rsidR="00D96090" w:rsidRPr="00A804C3">
        <w:rPr>
          <w:rFonts w:ascii="Tahoma" w:hAnsi="Tahoma" w:cs="Tahoma"/>
          <w:sz w:val="22"/>
          <w:szCs w:val="22"/>
        </w:rPr>
        <w:t xml:space="preserve"> para a gestão ordinária dos negócios da Emissora, notadamente </w:t>
      </w:r>
      <w:r w:rsidR="001E4C19" w:rsidRPr="00A804C3">
        <w:rPr>
          <w:rFonts w:ascii="Tahoma" w:hAnsi="Tahoma" w:cs="Tahoma"/>
          <w:sz w:val="22"/>
          <w:szCs w:val="22"/>
        </w:rPr>
        <w:t>(a) </w:t>
      </w:r>
      <w:r w:rsidR="00D96090" w:rsidRPr="00A804C3">
        <w:rPr>
          <w:rFonts w:ascii="Tahoma" w:hAnsi="Tahoma" w:cs="Tahoma"/>
          <w:sz w:val="22"/>
          <w:szCs w:val="22"/>
        </w:rPr>
        <w:t xml:space="preserve">para o pagamento da dívida existente, incluindo o </w:t>
      </w:r>
      <w:r w:rsidR="00B14A34" w:rsidRPr="00A804C3">
        <w:rPr>
          <w:rFonts w:ascii="Tahoma" w:hAnsi="Tahoma" w:cs="Tahoma"/>
          <w:sz w:val="22"/>
          <w:szCs w:val="22"/>
        </w:rPr>
        <w:t xml:space="preserve">pagamento </w:t>
      </w:r>
      <w:r w:rsidR="00221FF1" w:rsidRPr="00A804C3">
        <w:rPr>
          <w:rFonts w:ascii="Tahoma" w:hAnsi="Tahoma" w:cs="Tahoma"/>
          <w:sz w:val="22"/>
          <w:szCs w:val="22"/>
        </w:rPr>
        <w:t xml:space="preserve">antecipado </w:t>
      </w:r>
      <w:r w:rsidR="00B14A34" w:rsidRPr="00A804C3">
        <w:rPr>
          <w:rFonts w:ascii="Tahoma" w:hAnsi="Tahoma" w:cs="Tahoma"/>
          <w:sz w:val="22"/>
          <w:szCs w:val="22"/>
        </w:rPr>
        <w:t>integral</w:t>
      </w:r>
      <w:r w:rsidR="00221FF1" w:rsidRPr="00A804C3">
        <w:rPr>
          <w:rFonts w:ascii="Tahoma" w:hAnsi="Tahoma" w:cs="Tahoma"/>
          <w:sz w:val="22"/>
          <w:szCs w:val="22"/>
        </w:rPr>
        <w:t xml:space="preserve"> </w:t>
      </w:r>
      <w:r w:rsidR="00D96090" w:rsidRPr="00A804C3">
        <w:rPr>
          <w:rFonts w:ascii="Tahoma" w:hAnsi="Tahoma" w:cs="Tahoma"/>
          <w:sz w:val="22"/>
          <w:szCs w:val="22"/>
        </w:rPr>
        <w:t>dos contratos</w:t>
      </w:r>
      <w:r w:rsidR="001E4C19" w:rsidRPr="00A804C3">
        <w:rPr>
          <w:rFonts w:ascii="Tahoma" w:hAnsi="Tahoma" w:cs="Tahoma"/>
          <w:sz w:val="22"/>
          <w:szCs w:val="22"/>
        </w:rPr>
        <w:t xml:space="preserve"> financeiros listados no </w:t>
      </w:r>
      <w:r w:rsidR="001E4C19" w:rsidRPr="00A804C3">
        <w:rPr>
          <w:rFonts w:ascii="Tahoma" w:hAnsi="Tahoma" w:cs="Tahoma"/>
          <w:b/>
          <w:sz w:val="22"/>
          <w:szCs w:val="22"/>
          <w:u w:val="single"/>
        </w:rPr>
        <w:t>Anexo I</w:t>
      </w:r>
      <w:r w:rsidR="001E4C19" w:rsidRPr="00A804C3">
        <w:rPr>
          <w:rFonts w:ascii="Tahoma" w:hAnsi="Tahoma" w:cs="Tahoma"/>
          <w:sz w:val="22"/>
          <w:szCs w:val="22"/>
        </w:rPr>
        <w:t xml:space="preserve"> desta Escritura</w:t>
      </w:r>
      <w:r w:rsidR="0092783E" w:rsidRPr="00A804C3">
        <w:rPr>
          <w:rFonts w:ascii="Tahoma" w:hAnsi="Tahoma" w:cs="Tahoma"/>
          <w:sz w:val="22"/>
          <w:szCs w:val="22"/>
        </w:rPr>
        <w:t xml:space="preserve"> de </w:t>
      </w:r>
      <w:r w:rsidR="0092783E" w:rsidRPr="00507C44">
        <w:rPr>
          <w:rFonts w:ascii="Tahoma" w:hAnsi="Tahoma" w:cs="Tahoma"/>
          <w:sz w:val="22"/>
          <w:szCs w:val="22"/>
        </w:rPr>
        <w:t>Emissão</w:t>
      </w:r>
      <w:r w:rsidR="00817CEB" w:rsidRPr="00507C44">
        <w:rPr>
          <w:rFonts w:ascii="Tahoma" w:hAnsi="Tahoma" w:cs="Tahoma"/>
          <w:sz w:val="22"/>
          <w:szCs w:val="22"/>
        </w:rPr>
        <w:t>,</w:t>
      </w:r>
      <w:r w:rsidR="001E4C19" w:rsidRPr="00507C44">
        <w:rPr>
          <w:rFonts w:ascii="Tahoma" w:hAnsi="Tahoma" w:cs="Tahoma"/>
          <w:sz w:val="22"/>
          <w:szCs w:val="22"/>
        </w:rPr>
        <w:t xml:space="preserve"> </w:t>
      </w:r>
      <w:r w:rsidR="00812A79">
        <w:rPr>
          <w:rFonts w:ascii="Tahoma" w:hAnsi="Tahoma" w:cs="Tahoma"/>
          <w:sz w:val="22"/>
          <w:szCs w:val="22"/>
        </w:rPr>
        <w:t>sendo certo que os contratos listados no Anexo I deverão ser liquidados integralmente na Data de Liquidação (conforme abaixo definida),</w:t>
      </w:r>
      <w:r w:rsidR="00812A79" w:rsidRPr="00507C44">
        <w:rPr>
          <w:rFonts w:ascii="Tahoma" w:hAnsi="Tahoma" w:cs="Tahoma"/>
          <w:sz w:val="22"/>
          <w:szCs w:val="22"/>
        </w:rPr>
        <w:t xml:space="preserve"> </w:t>
      </w:r>
      <w:r w:rsidR="001E4C19" w:rsidRPr="00507C44">
        <w:rPr>
          <w:rFonts w:ascii="Tahoma" w:hAnsi="Tahoma" w:cs="Tahoma"/>
          <w:sz w:val="22"/>
          <w:szCs w:val="22"/>
        </w:rPr>
        <w:t xml:space="preserve">e </w:t>
      </w:r>
      <w:r w:rsidR="001E4C19" w:rsidRPr="00A804C3">
        <w:rPr>
          <w:rFonts w:ascii="Tahoma" w:hAnsi="Tahoma" w:cs="Tahoma"/>
          <w:sz w:val="22"/>
          <w:szCs w:val="22"/>
        </w:rPr>
        <w:t>(b) </w:t>
      </w:r>
      <w:r w:rsidR="00221FF1" w:rsidRPr="00A804C3">
        <w:rPr>
          <w:rFonts w:ascii="Tahoma" w:hAnsi="Tahoma" w:cs="Tahoma"/>
          <w:sz w:val="22"/>
          <w:szCs w:val="22"/>
        </w:rPr>
        <w:t>para</w:t>
      </w:r>
      <w:r w:rsidR="001E4C19" w:rsidRPr="00A804C3">
        <w:rPr>
          <w:rFonts w:ascii="Tahoma" w:hAnsi="Tahoma" w:cs="Tahoma"/>
          <w:sz w:val="22"/>
          <w:szCs w:val="22"/>
        </w:rPr>
        <w:t xml:space="preserve"> financiamento de investimentos da Emissora. </w:t>
      </w:r>
    </w:p>
    <w:p w:rsidR="00E40B83" w:rsidRPr="00277CED" w:rsidRDefault="00E40B83" w:rsidP="009D6571">
      <w:pPr>
        <w:suppressAutoHyphens/>
        <w:spacing w:line="320" w:lineRule="exact"/>
        <w:rPr>
          <w:rFonts w:ascii="Tahoma" w:hAnsi="Tahoma" w:cs="Tahoma"/>
          <w:b/>
          <w:sz w:val="22"/>
          <w:szCs w:val="22"/>
        </w:rPr>
      </w:pPr>
    </w:p>
    <w:p w:rsidR="000771C6" w:rsidRPr="00277CED" w:rsidRDefault="000771C6"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Quinta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CARACTERÍSTICAS DA OFERTA</w:t>
      </w:r>
    </w:p>
    <w:p w:rsidR="000771C6" w:rsidRPr="00277CED" w:rsidRDefault="000771C6" w:rsidP="009D6571">
      <w:pPr>
        <w:suppressAutoHyphens/>
        <w:spacing w:line="320" w:lineRule="exact"/>
        <w:rPr>
          <w:rFonts w:ascii="Tahoma" w:hAnsi="Tahoma" w:cs="Tahoma"/>
          <w:b/>
          <w:sz w:val="22"/>
          <w:szCs w:val="22"/>
        </w:rPr>
      </w:pPr>
    </w:p>
    <w:p w:rsidR="000771C6" w:rsidRPr="00277CED" w:rsidRDefault="000771C6" w:rsidP="009D6571">
      <w:pPr>
        <w:suppressAutoHyphens/>
        <w:spacing w:line="320" w:lineRule="exact"/>
        <w:rPr>
          <w:rFonts w:ascii="Tahoma" w:hAnsi="Tahoma" w:cs="Tahoma"/>
          <w:b/>
          <w:sz w:val="22"/>
          <w:szCs w:val="22"/>
        </w:rPr>
      </w:pPr>
      <w:r w:rsidRPr="00277CED">
        <w:rPr>
          <w:rFonts w:ascii="Tahoma" w:hAnsi="Tahoma" w:cs="Tahoma"/>
          <w:b/>
          <w:sz w:val="22"/>
          <w:szCs w:val="22"/>
        </w:rPr>
        <w:t>5.1. Colocação</w:t>
      </w:r>
    </w:p>
    <w:p w:rsidR="000771C6" w:rsidRPr="00277CED" w:rsidRDefault="000771C6" w:rsidP="009D6571">
      <w:pPr>
        <w:suppressAutoHyphens/>
        <w:spacing w:line="320" w:lineRule="exact"/>
        <w:rPr>
          <w:rFonts w:ascii="Tahoma" w:hAnsi="Tahoma" w:cs="Tahoma"/>
          <w:sz w:val="22"/>
          <w:szCs w:val="22"/>
        </w:rPr>
      </w:pPr>
    </w:p>
    <w:p w:rsidR="0081132D"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5.1.1. As Debêntures serão objeto de distribuição pública com esforços restritos de colocação, sob regime de garantia firme de colocação da totalidade das Debêntures (“</w:t>
      </w:r>
      <w:r w:rsidRPr="00277CED">
        <w:rPr>
          <w:rFonts w:ascii="Tahoma" w:hAnsi="Tahoma" w:cs="Tahoma"/>
          <w:sz w:val="22"/>
          <w:szCs w:val="22"/>
          <w:u w:val="single"/>
        </w:rPr>
        <w:t>Oferta Restrita</w:t>
      </w:r>
      <w:r w:rsidRPr="00277CED">
        <w:rPr>
          <w:rFonts w:ascii="Tahoma" w:hAnsi="Tahoma" w:cs="Tahoma"/>
          <w:sz w:val="22"/>
          <w:szCs w:val="22"/>
        </w:rPr>
        <w:t xml:space="preserve">”), </w:t>
      </w:r>
      <w:r w:rsidR="00D461C3" w:rsidRPr="00277CED">
        <w:rPr>
          <w:rFonts w:ascii="Tahoma" w:hAnsi="Tahoma" w:cs="Tahoma"/>
          <w:sz w:val="22"/>
          <w:szCs w:val="22"/>
        </w:rPr>
        <w:t>com a intermediação de instituição financeira integrante do sistema de valores mobiliários na qualidade de instituição intermediária líder da Oferta Restrita (“</w:t>
      </w:r>
      <w:r w:rsidR="00D461C3" w:rsidRPr="00277CED">
        <w:rPr>
          <w:rFonts w:ascii="Tahoma" w:hAnsi="Tahoma" w:cs="Tahoma"/>
          <w:sz w:val="22"/>
          <w:szCs w:val="22"/>
          <w:u w:val="single"/>
        </w:rPr>
        <w:t>Coordenador Líder</w:t>
      </w:r>
      <w:r w:rsidR="00D461C3" w:rsidRPr="00277CED">
        <w:rPr>
          <w:rFonts w:ascii="Tahoma" w:hAnsi="Tahoma" w:cs="Tahoma"/>
          <w:sz w:val="22"/>
          <w:szCs w:val="22"/>
        </w:rPr>
        <w:t>”), e de outras instituições financeiras integrantes do sistema de valores mobiliários (cada uma delas, individualmente, “</w:t>
      </w:r>
      <w:r w:rsidR="00D461C3" w:rsidRPr="00277CED">
        <w:rPr>
          <w:rFonts w:ascii="Tahoma" w:hAnsi="Tahoma" w:cs="Tahoma"/>
          <w:sz w:val="22"/>
          <w:szCs w:val="22"/>
          <w:u w:val="single"/>
        </w:rPr>
        <w:t>Coordenador</w:t>
      </w:r>
      <w:r w:rsidR="00D461C3" w:rsidRPr="00277CED">
        <w:rPr>
          <w:rFonts w:ascii="Tahoma" w:hAnsi="Tahoma" w:cs="Tahoma"/>
          <w:sz w:val="22"/>
          <w:szCs w:val="22"/>
        </w:rPr>
        <w:t xml:space="preserve">” e </w:t>
      </w:r>
      <w:bookmarkStart w:id="4" w:name="_DV_C156"/>
      <w:r w:rsidR="00D461C3" w:rsidRPr="00277CED">
        <w:rPr>
          <w:rFonts w:ascii="Tahoma" w:hAnsi="Tahoma" w:cs="Tahoma"/>
          <w:sz w:val="22"/>
          <w:szCs w:val="22"/>
        </w:rPr>
        <w:t>em conjunto com</w:t>
      </w:r>
      <w:bookmarkEnd w:id="4"/>
      <w:r w:rsidR="00D461C3" w:rsidRPr="00277CED">
        <w:rPr>
          <w:rFonts w:ascii="Tahoma" w:hAnsi="Tahoma" w:cs="Tahoma"/>
          <w:sz w:val="22"/>
          <w:szCs w:val="22"/>
        </w:rPr>
        <w:t xml:space="preserve"> o Coordenador Líder</w:t>
      </w:r>
      <w:bookmarkStart w:id="5" w:name="_DV_C158"/>
      <w:r w:rsidR="00D461C3" w:rsidRPr="00277CED">
        <w:rPr>
          <w:rFonts w:ascii="Tahoma" w:hAnsi="Tahoma" w:cs="Tahoma"/>
          <w:sz w:val="22"/>
          <w:szCs w:val="22"/>
        </w:rPr>
        <w:t xml:space="preserve">, </w:t>
      </w:r>
      <w:bookmarkEnd w:id="5"/>
      <w:r w:rsidR="00D461C3" w:rsidRPr="00277CED">
        <w:rPr>
          <w:rFonts w:ascii="Tahoma" w:hAnsi="Tahoma" w:cs="Tahoma"/>
          <w:sz w:val="22"/>
          <w:szCs w:val="22"/>
        </w:rPr>
        <w:t>“</w:t>
      </w:r>
      <w:r w:rsidR="00D461C3" w:rsidRPr="00277CED">
        <w:rPr>
          <w:rFonts w:ascii="Tahoma" w:hAnsi="Tahoma" w:cs="Tahoma"/>
          <w:sz w:val="22"/>
          <w:szCs w:val="22"/>
          <w:u w:val="single"/>
        </w:rPr>
        <w:t>Coordenadores</w:t>
      </w:r>
      <w:r w:rsidR="00D461C3" w:rsidRPr="00277CED">
        <w:rPr>
          <w:rFonts w:ascii="Tahoma" w:hAnsi="Tahoma" w:cs="Tahoma"/>
          <w:sz w:val="22"/>
          <w:szCs w:val="22"/>
        </w:rPr>
        <w:t xml:space="preserve">”), nos termos do “Contrato de Distribuição Pública, com Esforços Restritos de Distribuição, de </w:t>
      </w:r>
      <w:r w:rsidR="00455F62" w:rsidRPr="00277CED">
        <w:rPr>
          <w:rFonts w:ascii="Tahoma" w:hAnsi="Tahoma" w:cs="Tahoma"/>
          <w:sz w:val="22"/>
          <w:szCs w:val="22"/>
        </w:rPr>
        <w:t>Debêntures Simples, Não Conversíveis em Ações, em Duas Séries, da Espécie com Garantia Real e Garantia Fidejussória Adicional, para Distribuição Pública, com Esforços Restritos de Colocação, sob Regime de Garantia Firme</w:t>
      </w:r>
      <w:r w:rsidR="006777C8">
        <w:rPr>
          <w:rFonts w:ascii="Tahoma" w:hAnsi="Tahoma" w:cs="Tahoma"/>
          <w:sz w:val="22"/>
          <w:szCs w:val="22"/>
        </w:rPr>
        <w:t xml:space="preserve"> </w:t>
      </w:r>
      <w:r w:rsidR="00455F62" w:rsidRPr="00277CED">
        <w:rPr>
          <w:rFonts w:ascii="Tahoma" w:hAnsi="Tahoma" w:cs="Tahoma"/>
          <w:sz w:val="22"/>
          <w:szCs w:val="22"/>
        </w:rPr>
        <w:t xml:space="preserve">de Colocação, da </w:t>
      </w:r>
      <w:proofErr w:type="spellStart"/>
      <w:r w:rsidR="00455F62" w:rsidRPr="00277CED">
        <w:rPr>
          <w:rFonts w:ascii="Tahoma" w:hAnsi="Tahoma" w:cs="Tahoma"/>
          <w:sz w:val="22"/>
          <w:szCs w:val="22"/>
        </w:rPr>
        <w:t>Jumil</w:t>
      </w:r>
      <w:proofErr w:type="spellEnd"/>
      <w:r w:rsidR="00455F62" w:rsidRPr="00277CED">
        <w:rPr>
          <w:rFonts w:ascii="Tahoma" w:hAnsi="Tahoma" w:cs="Tahoma"/>
          <w:sz w:val="22"/>
          <w:szCs w:val="22"/>
        </w:rPr>
        <w:t xml:space="preserve"> - Justino de Morais, Irmãos S.A.</w:t>
      </w:r>
      <w:r w:rsidR="00D461C3" w:rsidRPr="00277CED">
        <w:rPr>
          <w:rFonts w:ascii="Tahoma" w:hAnsi="Tahoma" w:cs="Tahoma"/>
          <w:sz w:val="22"/>
          <w:szCs w:val="22"/>
        </w:rPr>
        <w:t>”,</w:t>
      </w:r>
      <w:r w:rsidR="00D461C3" w:rsidRPr="00277CED">
        <w:rPr>
          <w:rFonts w:ascii="Tahoma" w:hAnsi="Tahoma" w:cs="Tahoma"/>
          <w:b/>
          <w:sz w:val="22"/>
          <w:szCs w:val="22"/>
        </w:rPr>
        <w:t xml:space="preserve"> </w:t>
      </w:r>
      <w:r w:rsidR="00D461C3" w:rsidRPr="00277CED">
        <w:rPr>
          <w:rFonts w:ascii="Tahoma" w:hAnsi="Tahoma" w:cs="Tahoma"/>
          <w:sz w:val="22"/>
          <w:szCs w:val="22"/>
        </w:rPr>
        <w:t>a ser</w:t>
      </w:r>
      <w:r w:rsidR="00D461C3" w:rsidRPr="00277CED">
        <w:rPr>
          <w:rFonts w:ascii="Tahoma" w:hAnsi="Tahoma" w:cs="Tahoma"/>
          <w:b/>
          <w:sz w:val="22"/>
          <w:szCs w:val="22"/>
        </w:rPr>
        <w:t xml:space="preserve"> </w:t>
      </w:r>
      <w:r w:rsidR="00D461C3" w:rsidRPr="00277CED">
        <w:rPr>
          <w:rFonts w:ascii="Tahoma" w:hAnsi="Tahoma" w:cs="Tahoma"/>
          <w:sz w:val="22"/>
          <w:szCs w:val="22"/>
        </w:rPr>
        <w:t xml:space="preserve">celebrado entre a Emissora, os Coordenadores e os </w:t>
      </w:r>
      <w:r w:rsidR="00455F62" w:rsidRPr="00277CED">
        <w:rPr>
          <w:rFonts w:ascii="Tahoma" w:hAnsi="Tahoma" w:cs="Tahoma"/>
          <w:sz w:val="22"/>
          <w:szCs w:val="22"/>
        </w:rPr>
        <w:t>Garantidores</w:t>
      </w:r>
      <w:r w:rsidR="00D461C3" w:rsidRPr="00277CED">
        <w:rPr>
          <w:rFonts w:ascii="Tahoma" w:hAnsi="Tahoma" w:cs="Tahoma"/>
          <w:sz w:val="22"/>
          <w:szCs w:val="22"/>
        </w:rPr>
        <w:t xml:space="preserve"> (</w:t>
      </w:r>
      <w:r w:rsidR="00455F62" w:rsidRPr="00277CED">
        <w:rPr>
          <w:rFonts w:ascii="Tahoma" w:hAnsi="Tahoma" w:cs="Tahoma"/>
          <w:sz w:val="22"/>
          <w:szCs w:val="22"/>
        </w:rPr>
        <w:t>“</w:t>
      </w:r>
      <w:r w:rsidR="00D461C3" w:rsidRPr="00277CED">
        <w:rPr>
          <w:rFonts w:ascii="Tahoma" w:hAnsi="Tahoma" w:cs="Tahoma"/>
          <w:sz w:val="22"/>
          <w:szCs w:val="22"/>
          <w:u w:val="single"/>
        </w:rPr>
        <w:t>Contrato de Distribuição</w:t>
      </w:r>
      <w:r w:rsidR="00D461C3" w:rsidRPr="00277CED">
        <w:rPr>
          <w:rFonts w:ascii="Tahoma" w:hAnsi="Tahoma" w:cs="Tahoma"/>
          <w:sz w:val="22"/>
          <w:szCs w:val="22"/>
        </w:rPr>
        <w:t>”)</w:t>
      </w:r>
      <w:r w:rsidR="00E40B83" w:rsidRPr="00277CED">
        <w:rPr>
          <w:rFonts w:ascii="Tahoma" w:hAnsi="Tahoma" w:cs="Tahoma"/>
          <w:sz w:val="22"/>
          <w:szCs w:val="22"/>
        </w:rPr>
        <w:t>.</w:t>
      </w:r>
      <w:r w:rsidRPr="00277CED">
        <w:rPr>
          <w:rFonts w:ascii="Tahoma" w:hAnsi="Tahoma" w:cs="Tahoma"/>
          <w:sz w:val="22"/>
          <w:szCs w:val="22"/>
        </w:rPr>
        <w:t xml:space="preserve"> </w:t>
      </w:r>
    </w:p>
    <w:p w:rsidR="000771C6" w:rsidRPr="00277CED" w:rsidRDefault="000771C6" w:rsidP="009D6571">
      <w:pPr>
        <w:suppressAutoHyphens/>
        <w:spacing w:line="320" w:lineRule="exact"/>
        <w:rPr>
          <w:rFonts w:ascii="Tahoma" w:hAnsi="Tahoma" w:cs="Tahoma"/>
          <w:sz w:val="22"/>
          <w:szCs w:val="22"/>
        </w:rPr>
      </w:pPr>
    </w:p>
    <w:p w:rsidR="00455F62" w:rsidRPr="00277CED" w:rsidRDefault="00455F62" w:rsidP="009D6571">
      <w:pPr>
        <w:suppressAutoHyphens/>
        <w:spacing w:line="320" w:lineRule="exact"/>
        <w:rPr>
          <w:rFonts w:ascii="Tahoma" w:hAnsi="Tahoma" w:cs="Tahoma"/>
          <w:sz w:val="22"/>
          <w:szCs w:val="22"/>
        </w:rPr>
      </w:pPr>
      <w:r w:rsidRPr="00277CED">
        <w:rPr>
          <w:rFonts w:ascii="Tahoma" w:hAnsi="Tahoma" w:cs="Tahoma"/>
          <w:sz w:val="22"/>
          <w:szCs w:val="22"/>
        </w:rPr>
        <w:t>5.1.1.1 A garantia firme será prestada de forma individual e não solidária entre os Coordenadores, conforme disposto no Contrato de Distribuição.</w:t>
      </w:r>
    </w:p>
    <w:p w:rsidR="00455F62" w:rsidRPr="00277CED" w:rsidRDefault="00455F62"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5.1.2. O plano de distribuição seguirá o procedimento descrito na Instrução CVM 476 (“</w:t>
      </w:r>
      <w:r w:rsidRPr="00277CED">
        <w:rPr>
          <w:rFonts w:ascii="Tahoma" w:hAnsi="Tahoma" w:cs="Tahoma"/>
          <w:sz w:val="22"/>
          <w:szCs w:val="22"/>
          <w:u w:val="single"/>
        </w:rPr>
        <w:t>Plano de Distribuição</w:t>
      </w:r>
      <w:r w:rsidRPr="00277CED">
        <w:rPr>
          <w:rFonts w:ascii="Tahoma" w:hAnsi="Tahoma" w:cs="Tahoma"/>
          <w:sz w:val="22"/>
          <w:szCs w:val="22"/>
        </w:rPr>
        <w:t>”). Para tanto, o</w:t>
      </w:r>
      <w:r w:rsidR="00E40B83" w:rsidRPr="00277CED">
        <w:rPr>
          <w:rFonts w:ascii="Tahoma" w:hAnsi="Tahoma" w:cs="Tahoma"/>
          <w:sz w:val="22"/>
          <w:szCs w:val="22"/>
        </w:rPr>
        <w:t>s</w:t>
      </w:r>
      <w:r w:rsidRPr="00277CED">
        <w:rPr>
          <w:rFonts w:ascii="Tahoma" w:hAnsi="Tahoma" w:cs="Tahoma"/>
          <w:sz w:val="22"/>
          <w:szCs w:val="22"/>
        </w:rPr>
        <w:t xml:space="preserve"> Coordenador</w:t>
      </w:r>
      <w:r w:rsidR="00E40B83" w:rsidRPr="00277CED">
        <w:rPr>
          <w:rFonts w:ascii="Tahoma" w:hAnsi="Tahoma" w:cs="Tahoma"/>
          <w:sz w:val="22"/>
          <w:szCs w:val="22"/>
        </w:rPr>
        <w:t>es</w:t>
      </w:r>
      <w:r w:rsidRPr="00277CED">
        <w:rPr>
          <w:rFonts w:ascii="Tahoma" w:hAnsi="Tahoma" w:cs="Tahoma"/>
          <w:sz w:val="22"/>
          <w:szCs w:val="22"/>
        </w:rPr>
        <w:t xml:space="preserve"> poder</w:t>
      </w:r>
      <w:r w:rsidR="00E40B83" w:rsidRPr="00277CED">
        <w:rPr>
          <w:rFonts w:ascii="Tahoma" w:hAnsi="Tahoma" w:cs="Tahoma"/>
          <w:sz w:val="22"/>
          <w:szCs w:val="22"/>
        </w:rPr>
        <w:t>ão</w:t>
      </w:r>
      <w:r w:rsidRPr="00277CED">
        <w:rPr>
          <w:rFonts w:ascii="Tahoma" w:hAnsi="Tahoma" w:cs="Tahoma"/>
          <w:sz w:val="22"/>
          <w:szCs w:val="22"/>
        </w:rPr>
        <w:t xml:space="preserve"> acessar no máximo </w:t>
      </w:r>
      <w:r w:rsidR="00D461C3" w:rsidRPr="00277CED">
        <w:rPr>
          <w:rFonts w:ascii="Tahoma" w:hAnsi="Tahoma" w:cs="Tahoma"/>
          <w:sz w:val="22"/>
          <w:szCs w:val="22"/>
        </w:rPr>
        <w:t>75</w:t>
      </w:r>
      <w:r w:rsidRPr="00277CED">
        <w:rPr>
          <w:rFonts w:ascii="Tahoma" w:hAnsi="Tahoma" w:cs="Tahoma"/>
          <w:sz w:val="22"/>
          <w:szCs w:val="22"/>
        </w:rPr>
        <w:t xml:space="preserve"> (</w:t>
      </w:r>
      <w:r w:rsidR="00D461C3" w:rsidRPr="00277CED">
        <w:rPr>
          <w:rFonts w:ascii="Tahoma" w:hAnsi="Tahoma" w:cs="Tahoma"/>
          <w:sz w:val="22"/>
          <w:szCs w:val="22"/>
        </w:rPr>
        <w:t>setenta e cinco</w:t>
      </w:r>
      <w:r w:rsidRPr="00277CED">
        <w:rPr>
          <w:rFonts w:ascii="Tahoma" w:hAnsi="Tahoma" w:cs="Tahoma"/>
          <w:sz w:val="22"/>
          <w:szCs w:val="22"/>
        </w:rPr>
        <w:t xml:space="preserve">) </w:t>
      </w:r>
      <w:r w:rsidRPr="00277CED">
        <w:rPr>
          <w:rFonts w:ascii="Tahoma" w:hAnsi="Tahoma" w:cs="Tahoma"/>
          <w:sz w:val="22"/>
          <w:szCs w:val="22"/>
        </w:rPr>
        <w:lastRenderedPageBreak/>
        <w:t xml:space="preserve">Investidores Qualificados (conforme abaixo definido), nos termos do item 5.1.3 abaixo, sendo possível a subscrição ou aquisição das Debêntures por, no máximo, </w:t>
      </w:r>
      <w:r w:rsidR="00D461C3" w:rsidRPr="00277CED">
        <w:rPr>
          <w:rFonts w:ascii="Tahoma" w:hAnsi="Tahoma" w:cs="Tahoma"/>
          <w:sz w:val="22"/>
          <w:szCs w:val="22"/>
        </w:rPr>
        <w:t>5</w:t>
      </w:r>
      <w:r w:rsidRPr="00277CED">
        <w:rPr>
          <w:rFonts w:ascii="Tahoma" w:hAnsi="Tahoma" w:cs="Tahoma"/>
          <w:sz w:val="22"/>
          <w:szCs w:val="22"/>
        </w:rPr>
        <w:t>0 (</w:t>
      </w:r>
      <w:r w:rsidR="00D461C3" w:rsidRPr="00277CED">
        <w:rPr>
          <w:rFonts w:ascii="Tahoma" w:hAnsi="Tahoma" w:cs="Tahoma"/>
          <w:sz w:val="22"/>
          <w:szCs w:val="22"/>
        </w:rPr>
        <w:t>cinquenta</w:t>
      </w:r>
      <w:r w:rsidRPr="00277CED">
        <w:rPr>
          <w:rFonts w:ascii="Tahoma" w:hAnsi="Tahoma" w:cs="Tahoma"/>
          <w:sz w:val="22"/>
          <w:szCs w:val="22"/>
        </w:rPr>
        <w:t>) Investidores Qualificados.</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5.1.3. O público alvo da Oferta Restrita será composto por investidores qualificados, assim definidos nos termos do artigo 109 da Instrução CVM nº 409, de 18 de agosto de 2004, conforme alterada (“</w:t>
      </w:r>
      <w:r w:rsidRPr="00277CED">
        <w:rPr>
          <w:rFonts w:ascii="Tahoma" w:hAnsi="Tahoma" w:cs="Tahoma"/>
          <w:sz w:val="22"/>
          <w:szCs w:val="22"/>
          <w:u w:val="single"/>
        </w:rPr>
        <w:t>Instrução CVM 409</w:t>
      </w:r>
      <w:r w:rsidRPr="00277CED">
        <w:rPr>
          <w:rFonts w:ascii="Tahoma" w:hAnsi="Tahoma" w:cs="Tahoma"/>
          <w:sz w:val="22"/>
          <w:szCs w:val="22"/>
        </w:rPr>
        <w:t>”), observado ainda o disposto nos incisos I e II do artigo 4º da Instrução CVM 476 (“</w:t>
      </w:r>
      <w:r w:rsidRPr="00277CED">
        <w:rPr>
          <w:rFonts w:ascii="Tahoma" w:hAnsi="Tahoma" w:cs="Tahoma"/>
          <w:sz w:val="22"/>
          <w:szCs w:val="22"/>
          <w:u w:val="single"/>
        </w:rPr>
        <w:t>Investidores Qualificados</w:t>
      </w:r>
      <w:r w:rsidRPr="00277CED">
        <w:rPr>
          <w:rFonts w:ascii="Tahoma" w:hAnsi="Tahoma" w:cs="Tahoma"/>
          <w:sz w:val="22"/>
          <w:szCs w:val="22"/>
        </w:rPr>
        <w:t>”).</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5.1.3.1. Nos termos da Instrução CVM 476 e do artigo 109 da Instrução CVM 409, para fins da Oferta Restrita descrita na presente Cláusula: (i) todos os fundos de investimento serão considerados investidores qualificados, ainda que se destinem a investidores não qualificados; e (</w:t>
      </w:r>
      <w:proofErr w:type="spellStart"/>
      <w:r w:rsidRPr="00277CED">
        <w:rPr>
          <w:rFonts w:ascii="Tahoma" w:hAnsi="Tahoma" w:cs="Tahoma"/>
          <w:sz w:val="22"/>
          <w:szCs w:val="22"/>
        </w:rPr>
        <w:t>ii</w:t>
      </w:r>
      <w:proofErr w:type="spellEnd"/>
      <w:r w:rsidRPr="00277CED">
        <w:rPr>
          <w:rFonts w:ascii="Tahoma" w:hAnsi="Tahoma" w:cs="Tahoma"/>
          <w:sz w:val="22"/>
          <w:szCs w:val="22"/>
        </w:rPr>
        <w:t>) as pessoas naturais e jurídicas consideradas Investidores Qualificados deverão subscrever ou adquirir, no âmbito da Oferta Restrita, Debêntures no montante mínimo de R$1.000.000,00 (um milhão de reais).</w:t>
      </w:r>
    </w:p>
    <w:p w:rsidR="000771C6" w:rsidRPr="00277CED" w:rsidRDefault="000771C6" w:rsidP="009D6571">
      <w:pPr>
        <w:suppressAutoHyphens/>
        <w:spacing w:line="320" w:lineRule="exact"/>
        <w:rPr>
          <w:rFonts w:ascii="Tahoma" w:hAnsi="Tahoma" w:cs="Tahoma"/>
          <w:sz w:val="22"/>
          <w:szCs w:val="22"/>
        </w:rPr>
      </w:pPr>
    </w:p>
    <w:p w:rsidR="00455F62" w:rsidRPr="00277CED" w:rsidRDefault="00455F62" w:rsidP="009D6571">
      <w:pPr>
        <w:suppressAutoHyphens/>
        <w:spacing w:line="320" w:lineRule="exact"/>
        <w:rPr>
          <w:rFonts w:ascii="Tahoma" w:hAnsi="Tahoma" w:cs="Tahoma"/>
          <w:sz w:val="22"/>
          <w:szCs w:val="22"/>
        </w:rPr>
      </w:pPr>
      <w:r w:rsidRPr="00277CED">
        <w:rPr>
          <w:rFonts w:ascii="Tahoma" w:hAnsi="Tahoma" w:cs="Tahoma"/>
          <w:sz w:val="22"/>
          <w:szCs w:val="22"/>
        </w:rPr>
        <w:t>5.1.3.2. Os fundos de investimento e carteiras administradas de valores mobiliários cujas decisões de investimento sejam tomadas pelo mesmo gestor serão considerados como um único investidor para fins dos limites previstos no item 5.1.2. acima.</w:t>
      </w:r>
    </w:p>
    <w:p w:rsidR="00455F62" w:rsidRPr="00277CED" w:rsidRDefault="00455F62"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w:t>
      </w:r>
      <w:r w:rsidR="001C340E" w:rsidRPr="00277CED">
        <w:rPr>
          <w:rFonts w:ascii="Tahoma" w:hAnsi="Tahoma" w:cs="Tahoma"/>
          <w:sz w:val="22"/>
          <w:szCs w:val="22"/>
        </w:rPr>
        <w:t>4</w:t>
      </w:r>
      <w:r w:rsidRPr="00277CED">
        <w:rPr>
          <w:rFonts w:ascii="Tahoma" w:hAnsi="Tahoma" w:cs="Tahoma"/>
          <w:sz w:val="22"/>
          <w:szCs w:val="22"/>
        </w:rPr>
        <w:t xml:space="preserve">. A colocação das Debêntures será realizada de acordo com os procedimentos do MDA, administrado e operacionalizado pela CETIP, e com o Plano de Distribuição descrito nesta Cláusula </w:t>
      </w:r>
      <w:r w:rsidR="002510E5" w:rsidRPr="00277CED">
        <w:rPr>
          <w:rFonts w:ascii="Tahoma" w:hAnsi="Tahoma" w:cs="Tahoma"/>
          <w:sz w:val="22"/>
          <w:szCs w:val="22"/>
        </w:rPr>
        <w:t>Quinta</w:t>
      </w:r>
      <w:r w:rsidRPr="00277CED">
        <w:rPr>
          <w:rFonts w:ascii="Tahoma" w:hAnsi="Tahoma" w:cs="Tahoma"/>
          <w:sz w:val="22"/>
          <w:szCs w:val="22"/>
        </w:rPr>
        <w:t>.</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w:t>
      </w:r>
      <w:r w:rsidR="001C340E" w:rsidRPr="00277CED">
        <w:rPr>
          <w:rFonts w:ascii="Tahoma" w:hAnsi="Tahoma" w:cs="Tahoma"/>
          <w:sz w:val="22"/>
          <w:szCs w:val="22"/>
        </w:rPr>
        <w:t>5</w:t>
      </w:r>
      <w:r w:rsidRPr="00277CED">
        <w:rPr>
          <w:rFonts w:ascii="Tahoma" w:hAnsi="Tahoma" w:cs="Tahoma"/>
          <w:sz w:val="22"/>
          <w:szCs w:val="22"/>
        </w:rPr>
        <w:t xml:space="preserve">. </w:t>
      </w:r>
      <w:r w:rsidR="003C13CD" w:rsidRPr="00277CED">
        <w:rPr>
          <w:rFonts w:ascii="Tahoma" w:hAnsi="Tahoma" w:cs="Tahoma"/>
          <w:sz w:val="22"/>
          <w:szCs w:val="22"/>
        </w:rPr>
        <w:t>C</w:t>
      </w:r>
      <w:r w:rsidRPr="00277CED">
        <w:rPr>
          <w:rFonts w:ascii="Tahoma" w:hAnsi="Tahoma" w:cs="Tahoma"/>
          <w:sz w:val="22"/>
          <w:szCs w:val="22"/>
        </w:rPr>
        <w:t>ada Investidor Qualificado assinará declaração atestando</w:t>
      </w:r>
      <w:r w:rsidR="003C13CD" w:rsidRPr="00277CED">
        <w:rPr>
          <w:rFonts w:ascii="Tahoma" w:hAnsi="Tahoma" w:cs="Tahoma"/>
          <w:sz w:val="22"/>
          <w:szCs w:val="22"/>
        </w:rPr>
        <w:t>, dentre outros,</w:t>
      </w:r>
      <w:r w:rsidRPr="00277CED">
        <w:rPr>
          <w:rFonts w:ascii="Tahoma" w:hAnsi="Tahoma" w:cs="Tahoma"/>
          <w:sz w:val="22"/>
          <w:szCs w:val="22"/>
        </w:rPr>
        <w:t xml:space="preserve"> estar ciente de que: (i) a Oferta Restrita não foi registrada perante a CVM; (</w:t>
      </w:r>
      <w:proofErr w:type="spellStart"/>
      <w:r w:rsidRPr="00277CED">
        <w:rPr>
          <w:rFonts w:ascii="Tahoma" w:hAnsi="Tahoma" w:cs="Tahoma"/>
          <w:sz w:val="22"/>
          <w:szCs w:val="22"/>
        </w:rPr>
        <w:t>ii</w:t>
      </w:r>
      <w:proofErr w:type="spellEnd"/>
      <w:r w:rsidRPr="00277CED">
        <w:rPr>
          <w:rFonts w:ascii="Tahoma" w:hAnsi="Tahoma" w:cs="Tahoma"/>
          <w:sz w:val="22"/>
          <w:szCs w:val="22"/>
        </w:rPr>
        <w:t>) as Debêntures estão sujeitas às restrições de negociação previstas nesta Escritura de Emissão e na regulamentação aplicável, devendo, ainda, por meio de tal declaração, manifestar sua concordância expressa a t</w:t>
      </w:r>
      <w:r w:rsidR="00455F62" w:rsidRPr="00277CED">
        <w:rPr>
          <w:rFonts w:ascii="Tahoma" w:hAnsi="Tahoma" w:cs="Tahoma"/>
          <w:sz w:val="22"/>
          <w:szCs w:val="22"/>
        </w:rPr>
        <w:t>odos os seus termos e condições; e (c) efetuou a sua própria análise com relação à capacidade de pagamento da Emissora e sobre a constituição, suficiência e exequibilidade das Garantias.</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w:t>
      </w:r>
      <w:r w:rsidR="001C340E" w:rsidRPr="00277CED">
        <w:rPr>
          <w:rFonts w:ascii="Tahoma" w:hAnsi="Tahoma" w:cs="Tahoma"/>
          <w:sz w:val="22"/>
          <w:szCs w:val="22"/>
        </w:rPr>
        <w:t>6</w:t>
      </w:r>
      <w:r w:rsidRPr="00277CED">
        <w:rPr>
          <w:rFonts w:ascii="Tahoma" w:hAnsi="Tahoma" w:cs="Tahoma"/>
          <w:sz w:val="22"/>
          <w:szCs w:val="22"/>
        </w:rPr>
        <w:t>. Não será concedido qualquer tipo de desconto pelo</w:t>
      </w:r>
      <w:r w:rsidR="00E40B83" w:rsidRPr="00277CED">
        <w:rPr>
          <w:rFonts w:ascii="Tahoma" w:hAnsi="Tahoma" w:cs="Tahoma"/>
          <w:sz w:val="22"/>
          <w:szCs w:val="22"/>
        </w:rPr>
        <w:t>s</w:t>
      </w:r>
      <w:r w:rsidRPr="00277CED">
        <w:rPr>
          <w:rFonts w:ascii="Tahoma" w:hAnsi="Tahoma" w:cs="Tahoma"/>
          <w:sz w:val="22"/>
          <w:szCs w:val="22"/>
        </w:rPr>
        <w:t xml:space="preserve"> Coordenador</w:t>
      </w:r>
      <w:r w:rsidR="00E40B83" w:rsidRPr="00277CED">
        <w:rPr>
          <w:rFonts w:ascii="Tahoma" w:hAnsi="Tahoma" w:cs="Tahoma"/>
          <w:sz w:val="22"/>
          <w:szCs w:val="22"/>
        </w:rPr>
        <w:t>es</w:t>
      </w:r>
      <w:r w:rsidRPr="00277CED">
        <w:rPr>
          <w:rFonts w:ascii="Tahoma" w:hAnsi="Tahoma" w:cs="Tahoma"/>
          <w:sz w:val="22"/>
          <w:szCs w:val="22"/>
        </w:rPr>
        <w:t xml:space="preserve"> aos Investidores Qualificados interessados em adquirir Debêntures no âmbito da Oferta Restrita, bem como não existirão reservas antecipadas, nem fixação de lotes máximos ou mínimos, independentemente de ordem cronológica.</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w:t>
      </w:r>
      <w:r w:rsidR="001C340E" w:rsidRPr="00277CED">
        <w:rPr>
          <w:rFonts w:ascii="Tahoma" w:hAnsi="Tahoma" w:cs="Tahoma"/>
          <w:sz w:val="22"/>
          <w:szCs w:val="22"/>
        </w:rPr>
        <w:t>7</w:t>
      </w:r>
      <w:r w:rsidRPr="00277CED">
        <w:rPr>
          <w:rFonts w:ascii="Tahoma" w:hAnsi="Tahoma" w:cs="Tahoma"/>
          <w:sz w:val="22"/>
          <w:szCs w:val="22"/>
        </w:rPr>
        <w:t>. Não será constituído fundo de sustentação de liquidez ou firmado contrato de garantia de liquidez para as Debêntures. Não será firmado contrato de estabilização de preço das Debêntures no mercado secundário.</w:t>
      </w:r>
    </w:p>
    <w:p w:rsidR="006103B7" w:rsidRPr="00277CED" w:rsidRDefault="006103B7" w:rsidP="009D6571">
      <w:pPr>
        <w:suppressAutoHyphens/>
        <w:spacing w:line="320" w:lineRule="exact"/>
        <w:rPr>
          <w:rFonts w:ascii="Tahoma" w:hAnsi="Tahoma" w:cs="Tahoma"/>
          <w:sz w:val="22"/>
          <w:szCs w:val="22"/>
        </w:rPr>
      </w:pPr>
    </w:p>
    <w:p w:rsidR="006103B7" w:rsidRPr="00277CED" w:rsidRDefault="006103B7" w:rsidP="009D6571">
      <w:pPr>
        <w:suppressAutoHyphens/>
        <w:spacing w:line="320" w:lineRule="exact"/>
        <w:rPr>
          <w:rFonts w:ascii="Tahoma" w:hAnsi="Tahoma" w:cs="Tahoma"/>
          <w:b/>
          <w:sz w:val="22"/>
          <w:szCs w:val="22"/>
        </w:rPr>
      </w:pPr>
      <w:r w:rsidRPr="00277CED">
        <w:rPr>
          <w:rFonts w:ascii="Tahoma" w:hAnsi="Tahoma" w:cs="Tahoma"/>
          <w:b/>
          <w:sz w:val="22"/>
          <w:szCs w:val="22"/>
        </w:rPr>
        <w:lastRenderedPageBreak/>
        <w:t>5.2. Prazo e Forma de Subscrição e Integralização</w:t>
      </w:r>
    </w:p>
    <w:p w:rsidR="006103B7" w:rsidRPr="00277CED" w:rsidRDefault="006103B7" w:rsidP="009D6571">
      <w:pPr>
        <w:suppressAutoHyphens/>
        <w:spacing w:line="320" w:lineRule="exact"/>
        <w:rPr>
          <w:rFonts w:ascii="Tahoma" w:hAnsi="Tahoma" w:cs="Tahoma"/>
          <w:b/>
          <w:sz w:val="22"/>
          <w:szCs w:val="22"/>
        </w:rPr>
      </w:pPr>
    </w:p>
    <w:p w:rsidR="006103B7" w:rsidRPr="00277CED" w:rsidRDefault="006103B7" w:rsidP="009D6571">
      <w:pPr>
        <w:suppressAutoHyphens/>
        <w:spacing w:line="320" w:lineRule="exact"/>
        <w:rPr>
          <w:rFonts w:ascii="Tahoma" w:hAnsi="Tahoma" w:cs="Tahoma"/>
          <w:b/>
          <w:i/>
          <w:sz w:val="22"/>
          <w:szCs w:val="22"/>
        </w:rPr>
      </w:pPr>
      <w:r w:rsidRPr="00277CED">
        <w:rPr>
          <w:rFonts w:ascii="Tahoma" w:hAnsi="Tahoma" w:cs="Tahoma"/>
          <w:sz w:val="22"/>
          <w:szCs w:val="22"/>
        </w:rPr>
        <w:t>5.2.1. As Debêntures serão subscritas e integralizadas, no mercado primário, pelo seu Valor Nominal Unitário</w:t>
      </w:r>
      <w:r w:rsidR="00917DE5">
        <w:rPr>
          <w:rFonts w:ascii="Tahoma" w:hAnsi="Tahoma" w:cs="Tahoma"/>
          <w:sz w:val="22"/>
          <w:szCs w:val="22"/>
        </w:rPr>
        <w:t>, sendo que todas as Debêntures serão subscritas e integralizadas em uma única data</w:t>
      </w:r>
      <w:r w:rsidRPr="00277CED">
        <w:rPr>
          <w:rFonts w:ascii="Tahoma" w:hAnsi="Tahoma" w:cs="Tahoma"/>
          <w:sz w:val="22"/>
          <w:szCs w:val="22"/>
        </w:rPr>
        <w:t xml:space="preserve"> (“</w:t>
      </w:r>
      <w:r w:rsidRPr="00277CED">
        <w:rPr>
          <w:rFonts w:ascii="Tahoma" w:hAnsi="Tahoma" w:cs="Tahoma"/>
          <w:sz w:val="22"/>
          <w:szCs w:val="22"/>
          <w:u w:val="single"/>
        </w:rPr>
        <w:t>Preço de Subscrição</w:t>
      </w:r>
      <w:r w:rsidRPr="00277CED">
        <w:rPr>
          <w:rFonts w:ascii="Tahoma" w:hAnsi="Tahoma" w:cs="Tahoma"/>
          <w:sz w:val="22"/>
          <w:szCs w:val="22"/>
        </w:rPr>
        <w:t xml:space="preserve">”). </w:t>
      </w:r>
    </w:p>
    <w:p w:rsidR="006103B7" w:rsidRPr="00277CED" w:rsidRDefault="006103B7" w:rsidP="009D6571">
      <w:pPr>
        <w:suppressAutoHyphens/>
        <w:spacing w:line="320" w:lineRule="exact"/>
        <w:rPr>
          <w:rFonts w:ascii="Tahoma" w:hAnsi="Tahoma" w:cs="Tahoma"/>
          <w:sz w:val="22"/>
          <w:szCs w:val="22"/>
        </w:rPr>
      </w:pPr>
    </w:p>
    <w:p w:rsidR="006103B7" w:rsidRPr="00277CED" w:rsidRDefault="006103B7" w:rsidP="009D6571">
      <w:pPr>
        <w:suppressAutoHyphens/>
        <w:spacing w:line="320" w:lineRule="exact"/>
        <w:rPr>
          <w:rFonts w:ascii="Tahoma" w:hAnsi="Tahoma" w:cs="Tahoma"/>
          <w:sz w:val="22"/>
          <w:szCs w:val="22"/>
        </w:rPr>
      </w:pPr>
      <w:r w:rsidRPr="00277CED">
        <w:rPr>
          <w:rFonts w:ascii="Tahoma" w:hAnsi="Tahoma" w:cs="Tahoma"/>
          <w:sz w:val="22"/>
          <w:szCs w:val="22"/>
        </w:rPr>
        <w:t>5.2.1.1. As Debêntures serão integralizadas, à vista, em moeda corrente nacional pelo Preço de Subscrição,</w:t>
      </w:r>
      <w:r w:rsidR="00024734">
        <w:rPr>
          <w:rFonts w:ascii="Tahoma" w:hAnsi="Tahoma" w:cs="Tahoma"/>
          <w:sz w:val="22"/>
          <w:szCs w:val="22"/>
        </w:rPr>
        <w:t xml:space="preserve"> no dia </w:t>
      </w:r>
      <w:r w:rsidR="00507C44">
        <w:rPr>
          <w:rFonts w:ascii="Tahoma" w:hAnsi="Tahoma" w:cs="Tahoma"/>
          <w:sz w:val="22"/>
          <w:szCs w:val="22"/>
        </w:rPr>
        <w:t xml:space="preserve">07 </w:t>
      </w:r>
      <w:r w:rsidR="00024734">
        <w:rPr>
          <w:rFonts w:ascii="Tahoma" w:hAnsi="Tahoma" w:cs="Tahoma"/>
          <w:sz w:val="22"/>
          <w:szCs w:val="22"/>
        </w:rPr>
        <w:t xml:space="preserve">de </w:t>
      </w:r>
      <w:r w:rsidR="00507C44">
        <w:rPr>
          <w:rFonts w:ascii="Tahoma" w:hAnsi="Tahoma" w:cs="Tahoma"/>
          <w:sz w:val="22"/>
          <w:szCs w:val="22"/>
        </w:rPr>
        <w:t xml:space="preserve">maio </w:t>
      </w:r>
      <w:r w:rsidR="00024734">
        <w:rPr>
          <w:rFonts w:ascii="Tahoma" w:hAnsi="Tahoma" w:cs="Tahoma"/>
          <w:sz w:val="22"/>
          <w:szCs w:val="22"/>
        </w:rPr>
        <w:t>de 2015 (“</w:t>
      </w:r>
      <w:r w:rsidR="00024734" w:rsidRPr="00AC3B29">
        <w:rPr>
          <w:rFonts w:ascii="Tahoma" w:hAnsi="Tahoma" w:cs="Tahoma"/>
          <w:sz w:val="22"/>
          <w:szCs w:val="22"/>
          <w:u w:val="single"/>
        </w:rPr>
        <w:t>Data de Liquidação</w:t>
      </w:r>
      <w:r w:rsidR="00024734">
        <w:rPr>
          <w:rFonts w:ascii="Tahoma" w:hAnsi="Tahoma" w:cs="Tahoma"/>
          <w:sz w:val="22"/>
          <w:szCs w:val="22"/>
        </w:rPr>
        <w:t>”)</w:t>
      </w:r>
      <w:r w:rsidRPr="00277CED">
        <w:rPr>
          <w:rFonts w:ascii="Tahoma" w:hAnsi="Tahoma" w:cs="Tahoma"/>
          <w:sz w:val="22"/>
          <w:szCs w:val="22"/>
        </w:rPr>
        <w:t xml:space="preserve"> de acordo com as normas </w:t>
      </w:r>
      <w:r w:rsidR="00C00263" w:rsidRPr="00277CED">
        <w:rPr>
          <w:rFonts w:ascii="Tahoma" w:hAnsi="Tahoma" w:cs="Tahoma"/>
          <w:sz w:val="22"/>
          <w:szCs w:val="22"/>
        </w:rPr>
        <w:t>e procedimentos de liquidação</w:t>
      </w:r>
      <w:r w:rsidRPr="00277CED">
        <w:rPr>
          <w:rFonts w:ascii="Tahoma" w:hAnsi="Tahoma" w:cs="Tahoma"/>
          <w:sz w:val="22"/>
          <w:szCs w:val="22"/>
        </w:rPr>
        <w:t xml:space="preserve"> aplicáveis </w:t>
      </w:r>
      <w:r w:rsidR="00C00263" w:rsidRPr="00277CED">
        <w:rPr>
          <w:rFonts w:ascii="Tahoma" w:hAnsi="Tahoma" w:cs="Tahoma"/>
          <w:sz w:val="22"/>
          <w:szCs w:val="22"/>
        </w:rPr>
        <w:t>à</w:t>
      </w:r>
      <w:r w:rsidRPr="00277CED">
        <w:rPr>
          <w:rFonts w:ascii="Tahoma" w:hAnsi="Tahoma" w:cs="Tahoma"/>
          <w:sz w:val="22"/>
          <w:szCs w:val="22"/>
        </w:rPr>
        <w:t xml:space="preserve"> CETIP.</w:t>
      </w:r>
    </w:p>
    <w:p w:rsidR="00C00263" w:rsidRPr="00277CED" w:rsidRDefault="00C00263" w:rsidP="009D6571">
      <w:pPr>
        <w:suppressAutoHyphens/>
        <w:spacing w:line="320" w:lineRule="exact"/>
        <w:rPr>
          <w:rFonts w:ascii="Tahoma" w:hAnsi="Tahoma" w:cs="Tahoma"/>
          <w:sz w:val="22"/>
          <w:szCs w:val="22"/>
        </w:rPr>
      </w:pPr>
    </w:p>
    <w:p w:rsidR="00C00263" w:rsidRPr="00277CED" w:rsidRDefault="00C00263" w:rsidP="009D6571">
      <w:pPr>
        <w:suppressAutoHyphens/>
        <w:spacing w:line="320" w:lineRule="exact"/>
        <w:rPr>
          <w:rFonts w:ascii="Tahoma" w:hAnsi="Tahoma" w:cs="Tahoma"/>
          <w:sz w:val="22"/>
          <w:szCs w:val="22"/>
        </w:rPr>
      </w:pPr>
      <w:r w:rsidRPr="00277CED">
        <w:rPr>
          <w:rFonts w:ascii="Tahoma" w:hAnsi="Tahoma" w:cs="Tahoma"/>
          <w:sz w:val="22"/>
          <w:szCs w:val="22"/>
        </w:rPr>
        <w:t>5.2.1.2. Respeitado o atendimento dos requisitos a que se refere a Cláusula 2 acima, as Debêntures serão subscritas, a qualquer tempo, a partir da data de início de distribuição da Oferta, observado o disposto no artigo 8º, parágrafo 2º, da Instrução CVM 476 e no Contrato de Distribuição.</w:t>
      </w:r>
    </w:p>
    <w:p w:rsidR="006103B7" w:rsidRPr="00277CED" w:rsidRDefault="006103B7" w:rsidP="009D6571">
      <w:pPr>
        <w:suppressAutoHyphens/>
        <w:spacing w:line="320" w:lineRule="exact"/>
        <w:rPr>
          <w:rFonts w:ascii="Tahoma" w:hAnsi="Tahoma" w:cs="Tahoma"/>
          <w:sz w:val="22"/>
          <w:szCs w:val="22"/>
        </w:rPr>
      </w:pPr>
    </w:p>
    <w:p w:rsidR="006103B7" w:rsidRPr="00277CED" w:rsidRDefault="006103B7" w:rsidP="009D6571">
      <w:pPr>
        <w:suppressAutoHyphens/>
        <w:spacing w:line="320" w:lineRule="exact"/>
        <w:rPr>
          <w:rFonts w:ascii="Tahoma" w:hAnsi="Tahoma" w:cs="Tahoma"/>
          <w:sz w:val="22"/>
          <w:szCs w:val="22"/>
        </w:rPr>
      </w:pPr>
      <w:r w:rsidRPr="00277CED">
        <w:rPr>
          <w:rFonts w:ascii="Tahoma" w:hAnsi="Tahoma" w:cs="Tahoma"/>
          <w:b/>
          <w:sz w:val="22"/>
          <w:szCs w:val="22"/>
        </w:rPr>
        <w:t>5.3</w:t>
      </w:r>
      <w:r w:rsidRPr="00277CED">
        <w:rPr>
          <w:rFonts w:ascii="Tahoma" w:hAnsi="Tahoma" w:cs="Tahoma"/>
          <w:b/>
          <w:sz w:val="22"/>
          <w:szCs w:val="22"/>
        </w:rPr>
        <w:tab/>
        <w:t>Negociação</w:t>
      </w:r>
    </w:p>
    <w:p w:rsidR="006103B7" w:rsidRPr="00277CED" w:rsidRDefault="006103B7" w:rsidP="009D6571">
      <w:pPr>
        <w:suppressAutoHyphens/>
        <w:spacing w:line="320" w:lineRule="exact"/>
        <w:rPr>
          <w:rFonts w:ascii="Tahoma" w:hAnsi="Tahoma" w:cs="Tahoma"/>
          <w:sz w:val="22"/>
          <w:szCs w:val="22"/>
        </w:rPr>
      </w:pPr>
    </w:p>
    <w:p w:rsidR="000771C6" w:rsidRPr="00277CED" w:rsidRDefault="006103B7" w:rsidP="009D6571">
      <w:pPr>
        <w:suppressAutoHyphens/>
        <w:spacing w:line="320" w:lineRule="exact"/>
        <w:rPr>
          <w:rFonts w:ascii="Tahoma" w:hAnsi="Tahoma" w:cs="Tahoma"/>
          <w:b/>
          <w:sz w:val="22"/>
          <w:szCs w:val="22"/>
        </w:rPr>
      </w:pPr>
      <w:r w:rsidRPr="00277CED">
        <w:rPr>
          <w:rFonts w:ascii="Tahoma" w:hAnsi="Tahoma" w:cs="Tahoma"/>
          <w:sz w:val="22"/>
          <w:szCs w:val="22"/>
        </w:rPr>
        <w:t>5.3.1.</w:t>
      </w:r>
      <w:r w:rsidRPr="00277CED">
        <w:rPr>
          <w:rFonts w:ascii="Tahoma" w:hAnsi="Tahoma" w:cs="Tahoma"/>
          <w:sz w:val="22"/>
          <w:szCs w:val="22"/>
        </w:rPr>
        <w:tab/>
        <w:t xml:space="preserve">As Debêntures serão registradas para negociação no mercado secundário por meio do CETIP21. As Debêntures somente poderão ser negociadas em mercado de balcão organizado depois de decorridos 90 (noventa) dias contados </w:t>
      </w:r>
      <w:r w:rsidR="00917DE5">
        <w:rPr>
          <w:rFonts w:ascii="Tahoma" w:hAnsi="Tahoma" w:cs="Tahoma"/>
          <w:sz w:val="22"/>
          <w:szCs w:val="22"/>
        </w:rPr>
        <w:t xml:space="preserve">de cada </w:t>
      </w:r>
      <w:r w:rsidRPr="00277CED">
        <w:rPr>
          <w:rFonts w:ascii="Tahoma" w:hAnsi="Tahoma" w:cs="Tahoma"/>
          <w:sz w:val="22"/>
          <w:szCs w:val="22"/>
        </w:rPr>
        <w:t xml:space="preserve">subscrição ou aquisição pelo investidor, nos termos dos artigos 13 e 15 da Instrução CVM 476, observado o cumprimento, pela </w:t>
      </w:r>
      <w:r w:rsidR="002510E5" w:rsidRPr="00277CED">
        <w:rPr>
          <w:rFonts w:ascii="Tahoma" w:hAnsi="Tahoma" w:cs="Tahoma"/>
          <w:sz w:val="22"/>
          <w:szCs w:val="22"/>
        </w:rPr>
        <w:t>Emissora</w:t>
      </w:r>
      <w:r w:rsidRPr="00277CED">
        <w:rPr>
          <w:rFonts w:ascii="Tahoma" w:hAnsi="Tahoma" w:cs="Tahoma"/>
          <w:sz w:val="22"/>
          <w:szCs w:val="22"/>
        </w:rPr>
        <w:t xml:space="preserve">, das obrigações previstas no artigo 17 da Instrução CVM 476. As Debêntures somente poderão ser negociadas entre Investidores Qualificados, exceto se a </w:t>
      </w:r>
      <w:r w:rsidR="002510E5" w:rsidRPr="00277CED">
        <w:rPr>
          <w:rFonts w:ascii="Tahoma" w:hAnsi="Tahoma" w:cs="Tahoma"/>
          <w:sz w:val="22"/>
          <w:szCs w:val="22"/>
        </w:rPr>
        <w:t>Emissora</w:t>
      </w:r>
      <w:r w:rsidRPr="00277CED">
        <w:rPr>
          <w:rFonts w:ascii="Tahoma" w:hAnsi="Tahoma" w:cs="Tahoma"/>
          <w:sz w:val="22"/>
          <w:szCs w:val="22"/>
        </w:rPr>
        <w:t xml:space="preserve"> obtiver o registro de que trata o artigo 21 da Lei </w:t>
      </w:r>
      <w:r w:rsidR="00D02915" w:rsidRPr="00277CED">
        <w:rPr>
          <w:rFonts w:ascii="Tahoma" w:hAnsi="Tahoma" w:cs="Tahoma"/>
          <w:sz w:val="22"/>
          <w:szCs w:val="22"/>
        </w:rPr>
        <w:t>nº 6</w:t>
      </w:r>
      <w:r w:rsidR="00AD5565" w:rsidRPr="00277CED">
        <w:rPr>
          <w:rFonts w:ascii="Tahoma" w:hAnsi="Tahoma" w:cs="Tahoma"/>
          <w:sz w:val="22"/>
          <w:szCs w:val="22"/>
        </w:rPr>
        <w:t>.</w:t>
      </w:r>
      <w:r w:rsidR="00D02915" w:rsidRPr="00277CED">
        <w:rPr>
          <w:rFonts w:ascii="Tahoma" w:hAnsi="Tahoma" w:cs="Tahoma"/>
          <w:sz w:val="22"/>
          <w:szCs w:val="22"/>
        </w:rPr>
        <w:t>385 de 7 de dezembro de 1976</w:t>
      </w:r>
      <w:r w:rsidR="002510E5" w:rsidRPr="00277CED">
        <w:rPr>
          <w:rFonts w:ascii="Tahoma" w:hAnsi="Tahoma" w:cs="Tahoma"/>
          <w:sz w:val="22"/>
          <w:szCs w:val="22"/>
        </w:rPr>
        <w:t>.</w:t>
      </w:r>
    </w:p>
    <w:p w:rsidR="006103B7" w:rsidRPr="00277CED" w:rsidRDefault="006103B7" w:rsidP="009D6571">
      <w:pPr>
        <w:suppressAutoHyphens/>
        <w:spacing w:line="320" w:lineRule="exact"/>
        <w:rPr>
          <w:rFonts w:ascii="Tahoma" w:hAnsi="Tahoma" w:cs="Tahoma"/>
          <w:b/>
          <w:sz w:val="22"/>
          <w:szCs w:val="22"/>
        </w:rPr>
      </w:pPr>
    </w:p>
    <w:p w:rsidR="006103B7" w:rsidRPr="00277CED" w:rsidRDefault="006103B7"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Sexta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CARACTERÍSTICAS DA EMISSÃO E DAS DEBÊNTURES</w:t>
      </w:r>
    </w:p>
    <w:p w:rsidR="006103B7" w:rsidRPr="00277CED" w:rsidRDefault="006103B7" w:rsidP="009D6571">
      <w:pPr>
        <w:suppressAutoHyphens/>
        <w:spacing w:line="320" w:lineRule="exact"/>
        <w:rPr>
          <w:rFonts w:ascii="Tahoma" w:hAnsi="Tahoma" w:cs="Tahoma"/>
          <w:b/>
          <w:sz w:val="22"/>
          <w:szCs w:val="22"/>
        </w:rPr>
      </w:pPr>
    </w:p>
    <w:p w:rsidR="00B37A94" w:rsidRPr="00277CED" w:rsidRDefault="006103B7"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414136" w:rsidRPr="00277CED">
        <w:rPr>
          <w:rFonts w:ascii="Tahoma" w:hAnsi="Tahoma" w:cs="Tahoma"/>
          <w:b/>
          <w:sz w:val="22"/>
          <w:szCs w:val="22"/>
        </w:rPr>
        <w:t xml:space="preserve">. </w:t>
      </w:r>
      <w:r w:rsidR="00B37A94" w:rsidRPr="00277CED">
        <w:rPr>
          <w:rFonts w:ascii="Tahoma" w:hAnsi="Tahoma" w:cs="Tahoma"/>
          <w:b/>
          <w:sz w:val="22"/>
          <w:szCs w:val="22"/>
        </w:rPr>
        <w:t>Série</w:t>
      </w:r>
    </w:p>
    <w:p w:rsidR="00B37A94" w:rsidRPr="00277CED" w:rsidRDefault="00B37A94" w:rsidP="009D6571">
      <w:pPr>
        <w:suppressAutoHyphens/>
        <w:spacing w:line="320" w:lineRule="exact"/>
        <w:rPr>
          <w:rFonts w:ascii="Tahoma" w:hAnsi="Tahoma" w:cs="Tahoma"/>
          <w:sz w:val="22"/>
          <w:szCs w:val="22"/>
        </w:rPr>
      </w:pPr>
    </w:p>
    <w:p w:rsidR="00B37A94" w:rsidRPr="00277CED" w:rsidRDefault="006103B7" w:rsidP="009D6571">
      <w:pPr>
        <w:suppressAutoHyphens/>
        <w:spacing w:line="320" w:lineRule="exact"/>
        <w:rPr>
          <w:rFonts w:ascii="Tahoma" w:hAnsi="Tahoma" w:cs="Tahoma"/>
          <w:sz w:val="22"/>
          <w:szCs w:val="22"/>
        </w:rPr>
      </w:pPr>
      <w:r w:rsidRPr="00277CED">
        <w:rPr>
          <w:rFonts w:ascii="Tahoma" w:hAnsi="Tahoma" w:cs="Tahoma"/>
          <w:sz w:val="22"/>
          <w:szCs w:val="22"/>
        </w:rPr>
        <w:t>6</w:t>
      </w:r>
      <w:r w:rsidR="009935EC" w:rsidRPr="00277CED">
        <w:rPr>
          <w:rFonts w:ascii="Tahoma" w:hAnsi="Tahoma" w:cs="Tahoma"/>
          <w:sz w:val="22"/>
          <w:szCs w:val="22"/>
        </w:rPr>
        <w:t>.</w:t>
      </w:r>
      <w:r w:rsidRPr="00277CED">
        <w:rPr>
          <w:rFonts w:ascii="Tahoma" w:hAnsi="Tahoma" w:cs="Tahoma"/>
          <w:sz w:val="22"/>
          <w:szCs w:val="22"/>
        </w:rPr>
        <w:t>1.</w:t>
      </w:r>
      <w:r w:rsidR="009935EC" w:rsidRPr="00277CED">
        <w:rPr>
          <w:rFonts w:ascii="Tahoma" w:hAnsi="Tahoma" w:cs="Tahoma"/>
          <w:sz w:val="22"/>
          <w:szCs w:val="22"/>
        </w:rPr>
        <w:t xml:space="preserve">1. </w:t>
      </w:r>
      <w:r w:rsidR="00B37A94" w:rsidRPr="00277CED">
        <w:rPr>
          <w:rFonts w:ascii="Tahoma" w:hAnsi="Tahoma" w:cs="Tahoma"/>
          <w:sz w:val="22"/>
          <w:szCs w:val="22"/>
        </w:rPr>
        <w:t>A Emissão ser</w:t>
      </w:r>
      <w:r w:rsidR="000409FD" w:rsidRPr="00277CED">
        <w:rPr>
          <w:rFonts w:ascii="Tahoma" w:hAnsi="Tahoma" w:cs="Tahoma"/>
          <w:sz w:val="22"/>
          <w:szCs w:val="22"/>
        </w:rPr>
        <w:t xml:space="preserve">á realizada em </w:t>
      </w:r>
      <w:r w:rsidR="004B3889" w:rsidRPr="00277CED">
        <w:rPr>
          <w:rFonts w:ascii="Tahoma" w:hAnsi="Tahoma" w:cs="Tahoma"/>
          <w:sz w:val="22"/>
          <w:szCs w:val="22"/>
        </w:rPr>
        <w:t xml:space="preserve">duas </w:t>
      </w:r>
      <w:r w:rsidR="005A2388" w:rsidRPr="00277CED">
        <w:rPr>
          <w:rFonts w:ascii="Tahoma" w:hAnsi="Tahoma" w:cs="Tahoma"/>
          <w:sz w:val="22"/>
          <w:szCs w:val="22"/>
        </w:rPr>
        <w:t>série</w:t>
      </w:r>
      <w:r w:rsidR="004B3889" w:rsidRPr="00277CED">
        <w:rPr>
          <w:rFonts w:ascii="Tahoma" w:hAnsi="Tahoma" w:cs="Tahoma"/>
          <w:sz w:val="22"/>
          <w:szCs w:val="22"/>
        </w:rPr>
        <w:t>s</w:t>
      </w:r>
      <w:r w:rsidR="00B37A94"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b/>
          <w:sz w:val="22"/>
          <w:szCs w:val="22"/>
        </w:rPr>
      </w:pPr>
    </w:p>
    <w:p w:rsidR="00B37A94" w:rsidRPr="00277CED" w:rsidRDefault="006103B7" w:rsidP="009D6571">
      <w:pPr>
        <w:suppressAutoHyphens/>
        <w:spacing w:line="320" w:lineRule="exact"/>
        <w:rPr>
          <w:rFonts w:ascii="Tahoma" w:hAnsi="Tahoma" w:cs="Tahoma"/>
          <w:b/>
          <w:sz w:val="22"/>
          <w:szCs w:val="22"/>
        </w:rPr>
      </w:pPr>
      <w:r w:rsidRPr="00277CED">
        <w:rPr>
          <w:rFonts w:ascii="Tahoma" w:hAnsi="Tahoma" w:cs="Tahoma"/>
          <w:b/>
          <w:sz w:val="22"/>
          <w:szCs w:val="22"/>
        </w:rPr>
        <w:t>6.2</w:t>
      </w:r>
      <w:r w:rsidR="00B37A94" w:rsidRPr="00277CED">
        <w:rPr>
          <w:rFonts w:ascii="Tahoma" w:hAnsi="Tahoma" w:cs="Tahoma"/>
          <w:b/>
          <w:sz w:val="22"/>
          <w:szCs w:val="22"/>
        </w:rPr>
        <w:t>. Valor Total da Emissão</w:t>
      </w:r>
    </w:p>
    <w:p w:rsidR="00B37A94" w:rsidRPr="00277CED" w:rsidRDefault="00B37A94" w:rsidP="009D6571">
      <w:pPr>
        <w:suppressAutoHyphens/>
        <w:spacing w:line="320" w:lineRule="exact"/>
        <w:rPr>
          <w:rFonts w:ascii="Tahoma" w:hAnsi="Tahoma" w:cs="Tahoma"/>
          <w:sz w:val="22"/>
          <w:szCs w:val="22"/>
        </w:rPr>
      </w:pPr>
    </w:p>
    <w:p w:rsidR="00B37A94" w:rsidRPr="00CF633B" w:rsidRDefault="006103B7" w:rsidP="009D6571">
      <w:pPr>
        <w:suppressAutoHyphens/>
        <w:spacing w:line="320" w:lineRule="exact"/>
        <w:rPr>
          <w:rFonts w:ascii="Tahoma" w:hAnsi="Tahoma" w:cs="Tahoma"/>
          <w:b/>
          <w:sz w:val="22"/>
          <w:szCs w:val="22"/>
        </w:rPr>
      </w:pPr>
      <w:r w:rsidRPr="00277CED">
        <w:rPr>
          <w:rFonts w:ascii="Tahoma" w:hAnsi="Tahoma" w:cs="Tahoma"/>
          <w:sz w:val="22"/>
          <w:szCs w:val="22"/>
        </w:rPr>
        <w:t>6.2</w:t>
      </w:r>
      <w:r w:rsidR="009935EC" w:rsidRPr="00277CED">
        <w:rPr>
          <w:rFonts w:ascii="Tahoma" w:hAnsi="Tahoma" w:cs="Tahoma"/>
          <w:sz w:val="22"/>
          <w:szCs w:val="22"/>
        </w:rPr>
        <w:t xml:space="preserve">.1. </w:t>
      </w:r>
      <w:r w:rsidR="00B37A94" w:rsidRPr="00277CED">
        <w:rPr>
          <w:rFonts w:ascii="Tahoma" w:hAnsi="Tahoma" w:cs="Tahoma"/>
          <w:sz w:val="22"/>
          <w:szCs w:val="22"/>
        </w:rPr>
        <w:t>O valor total da Emissão será de R$</w:t>
      </w:r>
      <w:r w:rsidR="00623EE5" w:rsidRPr="00277CED">
        <w:rPr>
          <w:rFonts w:ascii="Tahoma" w:hAnsi="Tahoma" w:cs="Tahoma"/>
          <w:sz w:val="22"/>
          <w:szCs w:val="22"/>
        </w:rPr>
        <w:t>10</w:t>
      </w:r>
      <w:r w:rsidR="008C36AB" w:rsidRPr="00277CED">
        <w:rPr>
          <w:rFonts w:ascii="Tahoma" w:hAnsi="Tahoma" w:cs="Tahoma"/>
          <w:bCs/>
          <w:sz w:val="22"/>
          <w:szCs w:val="22"/>
        </w:rPr>
        <w:t>0</w:t>
      </w:r>
      <w:r w:rsidR="002D11CD" w:rsidRPr="00277CED">
        <w:rPr>
          <w:rFonts w:ascii="Tahoma" w:hAnsi="Tahoma" w:cs="Tahoma"/>
          <w:bCs/>
          <w:sz w:val="22"/>
          <w:szCs w:val="22"/>
        </w:rPr>
        <w:t>.</w:t>
      </w:r>
      <w:r w:rsidR="0046370E" w:rsidRPr="00277CED">
        <w:rPr>
          <w:rFonts w:ascii="Tahoma" w:hAnsi="Tahoma" w:cs="Tahoma"/>
          <w:bCs/>
          <w:sz w:val="22"/>
          <w:szCs w:val="22"/>
        </w:rPr>
        <w:t>000</w:t>
      </w:r>
      <w:r w:rsidR="00D92951" w:rsidRPr="00277CED">
        <w:rPr>
          <w:rFonts w:ascii="Tahoma" w:hAnsi="Tahoma" w:cs="Tahoma"/>
          <w:bCs/>
          <w:sz w:val="22"/>
          <w:szCs w:val="22"/>
        </w:rPr>
        <w:t>.000,00</w:t>
      </w:r>
      <w:r w:rsidR="00D92951" w:rsidRPr="00277CED">
        <w:rPr>
          <w:rFonts w:ascii="Tahoma" w:hAnsi="Tahoma" w:cs="Tahoma"/>
          <w:sz w:val="22"/>
          <w:szCs w:val="22"/>
        </w:rPr>
        <w:t xml:space="preserve"> (</w:t>
      </w:r>
      <w:r w:rsidR="00623EE5" w:rsidRPr="00277CED">
        <w:rPr>
          <w:rFonts w:ascii="Tahoma" w:hAnsi="Tahoma" w:cs="Tahoma"/>
          <w:sz w:val="22"/>
          <w:szCs w:val="22"/>
        </w:rPr>
        <w:t>cem</w:t>
      </w:r>
      <w:r w:rsidR="008C36AB" w:rsidRPr="00277CED">
        <w:rPr>
          <w:rFonts w:ascii="Tahoma" w:hAnsi="Tahoma" w:cs="Tahoma"/>
          <w:sz w:val="22"/>
          <w:szCs w:val="22"/>
        </w:rPr>
        <w:t xml:space="preserve"> </w:t>
      </w:r>
      <w:r w:rsidR="0046370E" w:rsidRPr="00277CED">
        <w:rPr>
          <w:rFonts w:ascii="Tahoma" w:hAnsi="Tahoma" w:cs="Tahoma"/>
          <w:sz w:val="22"/>
          <w:szCs w:val="22"/>
        </w:rPr>
        <w:t>milhões de reais</w:t>
      </w:r>
      <w:r w:rsidR="00B37A94" w:rsidRPr="00277CED">
        <w:rPr>
          <w:rFonts w:ascii="Tahoma" w:hAnsi="Tahoma" w:cs="Tahoma"/>
          <w:sz w:val="22"/>
          <w:szCs w:val="22"/>
        </w:rPr>
        <w:t>) na Data de Emissão (conforme abaixo definido) (</w:t>
      </w:r>
      <w:r w:rsidR="00E75E04" w:rsidRPr="00277CED">
        <w:rPr>
          <w:rFonts w:ascii="Tahoma" w:hAnsi="Tahoma" w:cs="Tahoma"/>
          <w:sz w:val="22"/>
          <w:szCs w:val="22"/>
        </w:rPr>
        <w:t>“</w:t>
      </w:r>
      <w:r w:rsidR="00B37A94" w:rsidRPr="00277CED">
        <w:rPr>
          <w:rFonts w:ascii="Tahoma" w:hAnsi="Tahoma" w:cs="Tahoma"/>
          <w:sz w:val="22"/>
          <w:szCs w:val="22"/>
          <w:u w:val="single"/>
        </w:rPr>
        <w:t>Valor Total da Emissão</w:t>
      </w:r>
      <w:r w:rsidR="00E75E04" w:rsidRPr="00277CED">
        <w:rPr>
          <w:rFonts w:ascii="Tahoma" w:hAnsi="Tahoma" w:cs="Tahoma"/>
          <w:sz w:val="22"/>
          <w:szCs w:val="22"/>
        </w:rPr>
        <w:t>”</w:t>
      </w:r>
      <w:r w:rsidR="00B37A94" w:rsidRPr="00277CED">
        <w:rPr>
          <w:rFonts w:ascii="Tahoma" w:hAnsi="Tahoma" w:cs="Tahoma"/>
          <w:sz w:val="22"/>
          <w:szCs w:val="22"/>
        </w:rPr>
        <w:t>)</w:t>
      </w:r>
      <w:r w:rsidR="00BE6DE3" w:rsidRPr="00277CED">
        <w:rPr>
          <w:rFonts w:ascii="Tahoma" w:hAnsi="Tahoma" w:cs="Tahoma"/>
          <w:sz w:val="22"/>
          <w:szCs w:val="22"/>
        </w:rPr>
        <w:t xml:space="preserve">, sendo </w:t>
      </w:r>
      <w:r w:rsidR="00BE6DE3" w:rsidRPr="000E096F">
        <w:rPr>
          <w:rFonts w:ascii="Tahoma" w:hAnsi="Tahoma" w:cs="Tahoma"/>
          <w:sz w:val="22"/>
          <w:szCs w:val="22"/>
        </w:rPr>
        <w:t>R$ </w:t>
      </w:r>
      <w:r w:rsidR="000F031F" w:rsidRPr="000E096F">
        <w:rPr>
          <w:rFonts w:ascii="Tahoma" w:hAnsi="Tahoma" w:cs="Tahoma"/>
          <w:sz w:val="22"/>
          <w:szCs w:val="22"/>
        </w:rPr>
        <w:t>60.000.000,00 (sessenta milhões de reais)</w:t>
      </w:r>
      <w:r w:rsidR="000F031F" w:rsidRPr="00277CED">
        <w:rPr>
          <w:rFonts w:ascii="Tahoma" w:hAnsi="Tahoma" w:cs="Tahoma"/>
          <w:sz w:val="22"/>
          <w:szCs w:val="22"/>
        </w:rPr>
        <w:t xml:space="preserve"> </w:t>
      </w:r>
      <w:r w:rsidR="004B3889" w:rsidRPr="00277CED">
        <w:rPr>
          <w:rFonts w:ascii="Tahoma" w:hAnsi="Tahoma" w:cs="Tahoma"/>
          <w:sz w:val="22"/>
          <w:szCs w:val="22"/>
        </w:rPr>
        <w:t>equivalentes às debêntures da primeira série (“</w:t>
      </w:r>
      <w:r w:rsidR="004B3889" w:rsidRPr="00277CED">
        <w:rPr>
          <w:rFonts w:ascii="Tahoma" w:hAnsi="Tahoma" w:cs="Tahoma"/>
          <w:sz w:val="22"/>
          <w:szCs w:val="22"/>
          <w:u w:val="single"/>
        </w:rPr>
        <w:t>Valor Debêntures Primeira Série</w:t>
      </w:r>
      <w:r w:rsidR="004B3889" w:rsidRPr="00277CED">
        <w:rPr>
          <w:rFonts w:ascii="Tahoma" w:hAnsi="Tahoma" w:cs="Tahoma"/>
          <w:sz w:val="22"/>
          <w:szCs w:val="22"/>
        </w:rPr>
        <w:t xml:space="preserve">”) e </w:t>
      </w:r>
      <w:r w:rsidR="00BE6DE3" w:rsidRPr="000E096F">
        <w:rPr>
          <w:rFonts w:ascii="Tahoma" w:hAnsi="Tahoma" w:cs="Tahoma"/>
          <w:sz w:val="22"/>
          <w:szCs w:val="22"/>
        </w:rPr>
        <w:t>R$ </w:t>
      </w:r>
      <w:r w:rsidR="000F031F" w:rsidRPr="000E096F">
        <w:rPr>
          <w:rFonts w:ascii="Tahoma" w:hAnsi="Tahoma" w:cs="Tahoma"/>
          <w:sz w:val="22"/>
          <w:szCs w:val="22"/>
        </w:rPr>
        <w:t>40.000.000,00 (quarenta milhões de reais)</w:t>
      </w:r>
      <w:r w:rsidR="000F031F" w:rsidRPr="00CF633B">
        <w:rPr>
          <w:rFonts w:ascii="Tahoma" w:hAnsi="Tahoma" w:cs="Tahoma"/>
          <w:sz w:val="22"/>
          <w:szCs w:val="22"/>
        </w:rPr>
        <w:t xml:space="preserve"> </w:t>
      </w:r>
      <w:r w:rsidR="004B3889" w:rsidRPr="00CF633B">
        <w:rPr>
          <w:rFonts w:ascii="Tahoma" w:hAnsi="Tahoma" w:cs="Tahoma"/>
          <w:sz w:val="22"/>
          <w:szCs w:val="22"/>
        </w:rPr>
        <w:t>equivalentes às debêntures da segunda série (“</w:t>
      </w:r>
      <w:r w:rsidR="004B3889" w:rsidRPr="00CF633B">
        <w:rPr>
          <w:rFonts w:ascii="Tahoma" w:hAnsi="Tahoma" w:cs="Tahoma"/>
          <w:sz w:val="22"/>
          <w:szCs w:val="22"/>
          <w:u w:val="single"/>
        </w:rPr>
        <w:t>Valor Debêntures Segunda Série</w:t>
      </w:r>
      <w:r w:rsidR="004B3889" w:rsidRPr="00CF633B">
        <w:rPr>
          <w:rFonts w:ascii="Tahoma" w:hAnsi="Tahoma" w:cs="Tahoma"/>
          <w:sz w:val="22"/>
          <w:szCs w:val="22"/>
        </w:rPr>
        <w:t>”)</w:t>
      </w:r>
      <w:r w:rsidR="00B37A94" w:rsidRPr="00CF633B">
        <w:rPr>
          <w:rFonts w:ascii="Tahoma" w:hAnsi="Tahoma" w:cs="Tahoma"/>
          <w:sz w:val="22"/>
          <w:szCs w:val="22"/>
        </w:rPr>
        <w:t>.</w:t>
      </w:r>
      <w:r w:rsidR="00B365DF" w:rsidRPr="00CF633B">
        <w:rPr>
          <w:rFonts w:ascii="Tahoma" w:hAnsi="Tahoma" w:cs="Tahoma"/>
          <w:sz w:val="22"/>
          <w:szCs w:val="22"/>
        </w:rPr>
        <w:t xml:space="preserve"> </w:t>
      </w:r>
    </w:p>
    <w:p w:rsidR="00B37A94" w:rsidRPr="00CF633B" w:rsidRDefault="00B37A94" w:rsidP="009D6571">
      <w:pPr>
        <w:suppressAutoHyphens/>
        <w:spacing w:line="320" w:lineRule="exact"/>
        <w:rPr>
          <w:rFonts w:ascii="Tahoma" w:hAnsi="Tahoma" w:cs="Tahoma"/>
          <w:b/>
          <w:sz w:val="22"/>
          <w:szCs w:val="22"/>
        </w:rPr>
      </w:pPr>
    </w:p>
    <w:p w:rsidR="00B37A94" w:rsidRPr="00CF633B" w:rsidRDefault="006103B7" w:rsidP="009D6571">
      <w:pPr>
        <w:suppressAutoHyphens/>
        <w:spacing w:line="320" w:lineRule="exact"/>
        <w:rPr>
          <w:rFonts w:ascii="Tahoma" w:hAnsi="Tahoma" w:cs="Tahoma"/>
          <w:b/>
          <w:sz w:val="22"/>
          <w:szCs w:val="22"/>
        </w:rPr>
      </w:pPr>
      <w:r w:rsidRPr="00CF633B">
        <w:rPr>
          <w:rFonts w:ascii="Tahoma" w:hAnsi="Tahoma" w:cs="Tahoma"/>
          <w:b/>
          <w:sz w:val="22"/>
          <w:szCs w:val="22"/>
        </w:rPr>
        <w:t>6.3</w:t>
      </w:r>
      <w:r w:rsidR="00B37A94" w:rsidRPr="00CF633B">
        <w:rPr>
          <w:rFonts w:ascii="Tahoma" w:hAnsi="Tahoma" w:cs="Tahoma"/>
          <w:b/>
          <w:sz w:val="22"/>
          <w:szCs w:val="22"/>
        </w:rPr>
        <w:t>. Quantidade de Debêntures</w:t>
      </w:r>
    </w:p>
    <w:p w:rsidR="00B37A94" w:rsidRPr="00CF633B" w:rsidRDefault="00B37A94" w:rsidP="009D6571">
      <w:pPr>
        <w:pStyle w:val="p0"/>
        <w:tabs>
          <w:tab w:val="clear" w:pos="720"/>
        </w:tabs>
        <w:suppressAutoHyphens/>
        <w:spacing w:line="320" w:lineRule="exact"/>
        <w:rPr>
          <w:rFonts w:ascii="Tahoma" w:hAnsi="Tahoma" w:cs="Tahoma"/>
          <w:sz w:val="22"/>
          <w:szCs w:val="22"/>
        </w:rPr>
      </w:pPr>
    </w:p>
    <w:p w:rsidR="00B37A94" w:rsidRPr="00277CED" w:rsidRDefault="006103B7" w:rsidP="009D6571">
      <w:pPr>
        <w:pStyle w:val="p0"/>
        <w:tabs>
          <w:tab w:val="clear" w:pos="720"/>
        </w:tabs>
        <w:suppressAutoHyphens/>
        <w:spacing w:line="320" w:lineRule="exact"/>
        <w:rPr>
          <w:rFonts w:ascii="Tahoma" w:hAnsi="Tahoma" w:cs="Tahoma"/>
          <w:sz w:val="22"/>
          <w:szCs w:val="22"/>
        </w:rPr>
      </w:pPr>
      <w:r w:rsidRPr="00CF633B">
        <w:rPr>
          <w:rFonts w:ascii="Tahoma" w:hAnsi="Tahoma" w:cs="Tahoma"/>
          <w:sz w:val="22"/>
          <w:szCs w:val="22"/>
        </w:rPr>
        <w:t>6.3</w:t>
      </w:r>
      <w:r w:rsidR="009935EC" w:rsidRPr="00CF633B">
        <w:rPr>
          <w:rFonts w:ascii="Tahoma" w:hAnsi="Tahoma" w:cs="Tahoma"/>
          <w:sz w:val="22"/>
          <w:szCs w:val="22"/>
        </w:rPr>
        <w:t xml:space="preserve">.1. </w:t>
      </w:r>
      <w:r w:rsidR="00B37A94" w:rsidRPr="00CF633B">
        <w:rPr>
          <w:rFonts w:ascii="Tahoma" w:hAnsi="Tahoma" w:cs="Tahoma"/>
          <w:sz w:val="22"/>
          <w:szCs w:val="22"/>
        </w:rPr>
        <w:t xml:space="preserve">Serão emitidas </w:t>
      </w:r>
      <w:r w:rsidR="00623EE5" w:rsidRPr="00CF633B">
        <w:rPr>
          <w:rFonts w:ascii="Tahoma" w:hAnsi="Tahoma" w:cs="Tahoma"/>
          <w:sz w:val="22"/>
          <w:szCs w:val="22"/>
        </w:rPr>
        <w:t>10</w:t>
      </w:r>
      <w:r w:rsidR="007265B6" w:rsidRPr="00CF633B">
        <w:rPr>
          <w:rFonts w:ascii="Tahoma" w:hAnsi="Tahoma" w:cs="Tahoma"/>
          <w:sz w:val="22"/>
          <w:szCs w:val="22"/>
        </w:rPr>
        <w:t>0</w:t>
      </w:r>
      <w:r w:rsidR="009320B2" w:rsidRPr="00CF633B">
        <w:rPr>
          <w:rFonts w:ascii="Tahoma" w:hAnsi="Tahoma" w:cs="Tahoma"/>
          <w:sz w:val="22"/>
          <w:szCs w:val="22"/>
        </w:rPr>
        <w:t xml:space="preserve"> </w:t>
      </w:r>
      <w:r w:rsidR="00176715" w:rsidRPr="00CF633B">
        <w:rPr>
          <w:rFonts w:ascii="Tahoma" w:hAnsi="Tahoma" w:cs="Tahoma"/>
          <w:sz w:val="22"/>
          <w:szCs w:val="22"/>
        </w:rPr>
        <w:t>(</w:t>
      </w:r>
      <w:r w:rsidR="00623EE5" w:rsidRPr="00CF633B">
        <w:rPr>
          <w:rFonts w:ascii="Tahoma" w:hAnsi="Tahoma" w:cs="Tahoma"/>
          <w:sz w:val="22"/>
          <w:szCs w:val="22"/>
        </w:rPr>
        <w:t>cem</w:t>
      </w:r>
      <w:r w:rsidR="00176715" w:rsidRPr="00CF633B">
        <w:rPr>
          <w:rFonts w:ascii="Tahoma" w:hAnsi="Tahoma" w:cs="Tahoma"/>
          <w:sz w:val="22"/>
          <w:szCs w:val="22"/>
        </w:rPr>
        <w:t>)</w:t>
      </w:r>
      <w:r w:rsidR="00B37A94" w:rsidRPr="00CF633B">
        <w:rPr>
          <w:rFonts w:ascii="Tahoma" w:hAnsi="Tahoma" w:cs="Tahoma"/>
          <w:sz w:val="22"/>
          <w:szCs w:val="22"/>
        </w:rPr>
        <w:t xml:space="preserve"> Debêntures</w:t>
      </w:r>
      <w:r w:rsidR="00623EE5" w:rsidRPr="00CF633B">
        <w:rPr>
          <w:rFonts w:ascii="Tahoma" w:hAnsi="Tahoma" w:cs="Tahoma"/>
          <w:sz w:val="22"/>
          <w:szCs w:val="22"/>
        </w:rPr>
        <w:t xml:space="preserve">, sendo </w:t>
      </w:r>
      <w:r w:rsidR="000F031F" w:rsidRPr="000E096F">
        <w:rPr>
          <w:rFonts w:ascii="Tahoma" w:hAnsi="Tahoma" w:cs="Tahoma"/>
          <w:sz w:val="22"/>
          <w:szCs w:val="22"/>
        </w:rPr>
        <w:t>60 (sessenta)</w:t>
      </w:r>
      <w:r w:rsidR="000F031F" w:rsidRPr="00CF633B">
        <w:rPr>
          <w:rFonts w:ascii="Tahoma" w:hAnsi="Tahoma" w:cs="Tahoma"/>
          <w:sz w:val="22"/>
          <w:szCs w:val="22"/>
        </w:rPr>
        <w:t xml:space="preserve"> </w:t>
      </w:r>
      <w:r w:rsidR="004B3889" w:rsidRPr="00CF633B">
        <w:rPr>
          <w:rFonts w:ascii="Tahoma" w:hAnsi="Tahoma" w:cs="Tahoma"/>
          <w:sz w:val="22"/>
          <w:szCs w:val="22"/>
        </w:rPr>
        <w:t>correspondentes à primeira série (“</w:t>
      </w:r>
      <w:r w:rsidR="004B3889" w:rsidRPr="00CF633B">
        <w:rPr>
          <w:rFonts w:ascii="Tahoma" w:hAnsi="Tahoma" w:cs="Tahoma"/>
          <w:sz w:val="22"/>
          <w:szCs w:val="22"/>
          <w:u w:val="single"/>
        </w:rPr>
        <w:t xml:space="preserve">Debêntures </w:t>
      </w:r>
      <w:r w:rsidR="00A530E8" w:rsidRPr="00CF633B">
        <w:rPr>
          <w:rFonts w:ascii="Tahoma" w:hAnsi="Tahoma" w:cs="Tahoma"/>
          <w:sz w:val="22"/>
          <w:szCs w:val="22"/>
          <w:u w:val="single"/>
        </w:rPr>
        <w:t xml:space="preserve">da </w:t>
      </w:r>
      <w:r w:rsidR="004B3889" w:rsidRPr="00CF633B">
        <w:rPr>
          <w:rFonts w:ascii="Tahoma" w:hAnsi="Tahoma" w:cs="Tahoma"/>
          <w:sz w:val="22"/>
          <w:szCs w:val="22"/>
          <w:u w:val="single"/>
        </w:rPr>
        <w:t>Primeira Série</w:t>
      </w:r>
      <w:r w:rsidR="00BE6DE3" w:rsidRPr="00CF633B">
        <w:rPr>
          <w:rFonts w:ascii="Tahoma" w:hAnsi="Tahoma" w:cs="Tahoma"/>
          <w:sz w:val="22"/>
          <w:szCs w:val="22"/>
        </w:rPr>
        <w:t xml:space="preserve">”) e </w:t>
      </w:r>
      <w:r w:rsidR="000F031F" w:rsidRPr="000E096F">
        <w:rPr>
          <w:rFonts w:ascii="Tahoma" w:hAnsi="Tahoma" w:cs="Tahoma"/>
          <w:sz w:val="22"/>
          <w:szCs w:val="22"/>
        </w:rPr>
        <w:t>40 (quarenta)</w:t>
      </w:r>
      <w:r w:rsidR="000F031F" w:rsidRPr="00CF633B">
        <w:rPr>
          <w:rFonts w:ascii="Tahoma" w:hAnsi="Tahoma" w:cs="Tahoma"/>
          <w:sz w:val="22"/>
          <w:szCs w:val="22"/>
        </w:rPr>
        <w:t xml:space="preserve"> </w:t>
      </w:r>
      <w:r w:rsidR="004B3889" w:rsidRPr="00CF633B">
        <w:rPr>
          <w:rFonts w:ascii="Tahoma" w:hAnsi="Tahoma" w:cs="Tahoma"/>
          <w:sz w:val="22"/>
          <w:szCs w:val="22"/>
        </w:rPr>
        <w:t>correspondentes à segunda série (“</w:t>
      </w:r>
      <w:r w:rsidR="004B3889" w:rsidRPr="00CF633B">
        <w:rPr>
          <w:rFonts w:ascii="Tahoma" w:hAnsi="Tahoma" w:cs="Tahoma"/>
          <w:sz w:val="22"/>
          <w:szCs w:val="22"/>
          <w:u w:val="single"/>
        </w:rPr>
        <w:t xml:space="preserve">Debêntures </w:t>
      </w:r>
      <w:r w:rsidR="00A530E8" w:rsidRPr="00CF633B">
        <w:rPr>
          <w:rFonts w:ascii="Tahoma" w:hAnsi="Tahoma" w:cs="Tahoma"/>
          <w:sz w:val="22"/>
          <w:szCs w:val="22"/>
          <w:u w:val="single"/>
        </w:rPr>
        <w:t xml:space="preserve">da </w:t>
      </w:r>
      <w:r w:rsidR="004B3889" w:rsidRPr="00CF633B">
        <w:rPr>
          <w:rFonts w:ascii="Tahoma" w:hAnsi="Tahoma" w:cs="Tahoma"/>
          <w:sz w:val="22"/>
          <w:szCs w:val="22"/>
          <w:u w:val="single"/>
        </w:rPr>
        <w:t>Segunda Série</w:t>
      </w:r>
      <w:r w:rsidR="004B3889" w:rsidRPr="00CF633B">
        <w:rPr>
          <w:rFonts w:ascii="Tahoma" w:hAnsi="Tahoma" w:cs="Tahoma"/>
          <w:sz w:val="22"/>
          <w:szCs w:val="22"/>
        </w:rPr>
        <w:t>”)</w:t>
      </w:r>
      <w:r w:rsidR="00A530E8" w:rsidRPr="00CF633B">
        <w:rPr>
          <w:rFonts w:ascii="Tahoma" w:hAnsi="Tahoma" w:cs="Tahoma"/>
          <w:sz w:val="22"/>
          <w:szCs w:val="22"/>
        </w:rPr>
        <w:t>.</w:t>
      </w:r>
      <w:r w:rsidR="00B365DF" w:rsidRPr="00CF633B">
        <w:rPr>
          <w:rFonts w:ascii="Tahoma" w:hAnsi="Tahoma" w:cs="Tahoma"/>
          <w:sz w:val="22"/>
          <w:szCs w:val="22"/>
        </w:rPr>
        <w:t xml:space="preserve"> </w:t>
      </w:r>
    </w:p>
    <w:p w:rsidR="00B37A94" w:rsidRPr="00277CED" w:rsidRDefault="00B37A94" w:rsidP="009D6571">
      <w:pPr>
        <w:pStyle w:val="Ttulo2"/>
        <w:suppressAutoHyphens/>
        <w:spacing w:line="320" w:lineRule="exact"/>
        <w:jc w:val="both"/>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6.4</w:t>
      </w:r>
      <w:r w:rsidR="00B37A94" w:rsidRPr="00277CED">
        <w:rPr>
          <w:rFonts w:ascii="Tahoma" w:hAnsi="Tahoma" w:cs="Tahoma"/>
          <w:b/>
          <w:sz w:val="22"/>
          <w:szCs w:val="22"/>
        </w:rPr>
        <w:t>. Número da Emissão</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sz w:val="22"/>
          <w:szCs w:val="22"/>
        </w:rPr>
      </w:pPr>
      <w:r w:rsidRPr="00277CED">
        <w:rPr>
          <w:rFonts w:ascii="Tahoma" w:hAnsi="Tahoma" w:cs="Tahoma"/>
          <w:sz w:val="22"/>
          <w:szCs w:val="22"/>
        </w:rPr>
        <w:t>6.4.</w:t>
      </w:r>
      <w:r w:rsidR="00B52361" w:rsidRPr="00277CED">
        <w:rPr>
          <w:rFonts w:ascii="Tahoma" w:hAnsi="Tahoma" w:cs="Tahoma"/>
          <w:sz w:val="22"/>
          <w:szCs w:val="22"/>
        </w:rPr>
        <w:t xml:space="preserve">1. </w:t>
      </w:r>
      <w:r w:rsidR="00B37A94" w:rsidRPr="00277CED">
        <w:rPr>
          <w:rFonts w:ascii="Tahoma" w:hAnsi="Tahoma" w:cs="Tahoma"/>
          <w:sz w:val="22"/>
          <w:szCs w:val="22"/>
        </w:rPr>
        <w:t xml:space="preserve">Esta Emissão representa a </w:t>
      </w:r>
      <w:r w:rsidR="00C21C61" w:rsidRPr="00277CED">
        <w:rPr>
          <w:rFonts w:ascii="Tahoma" w:hAnsi="Tahoma" w:cs="Tahoma"/>
          <w:sz w:val="22"/>
          <w:szCs w:val="22"/>
        </w:rPr>
        <w:t>1ª (primeira)</w:t>
      </w:r>
      <w:r w:rsidR="00B52361" w:rsidRPr="00277CED">
        <w:rPr>
          <w:rFonts w:ascii="Tahoma" w:hAnsi="Tahoma" w:cs="Tahoma"/>
          <w:sz w:val="22"/>
          <w:szCs w:val="22"/>
        </w:rPr>
        <w:t xml:space="preserve"> emissão pública de debêntures da Emissora</w:t>
      </w:r>
      <w:r w:rsidR="00B37A94"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tabs>
          <w:tab w:val="left" w:pos="3375"/>
        </w:tabs>
        <w:suppressAutoHyphens/>
        <w:spacing w:line="320" w:lineRule="exact"/>
        <w:rPr>
          <w:rFonts w:ascii="Tahoma" w:hAnsi="Tahoma" w:cs="Tahoma"/>
          <w:b/>
          <w:sz w:val="22"/>
          <w:szCs w:val="22"/>
        </w:rPr>
      </w:pPr>
      <w:r w:rsidRPr="00277CED">
        <w:rPr>
          <w:rFonts w:ascii="Tahoma" w:hAnsi="Tahoma" w:cs="Tahoma"/>
          <w:b/>
          <w:sz w:val="22"/>
          <w:szCs w:val="22"/>
        </w:rPr>
        <w:t xml:space="preserve">6.5. </w:t>
      </w:r>
      <w:r w:rsidR="003F7A26" w:rsidRPr="00277CED">
        <w:rPr>
          <w:rFonts w:ascii="Tahoma" w:hAnsi="Tahoma" w:cs="Tahoma"/>
          <w:b/>
          <w:bCs/>
          <w:sz w:val="22"/>
          <w:szCs w:val="22"/>
        </w:rPr>
        <w:t xml:space="preserve">Banco Liquidante e </w:t>
      </w:r>
      <w:proofErr w:type="spellStart"/>
      <w:r w:rsidR="003F7A26" w:rsidRPr="00277CED">
        <w:rPr>
          <w:rFonts w:ascii="Tahoma" w:hAnsi="Tahoma" w:cs="Tahoma"/>
          <w:b/>
          <w:bCs/>
          <w:sz w:val="22"/>
          <w:szCs w:val="22"/>
        </w:rPr>
        <w:t>Escriturador</w:t>
      </w:r>
      <w:proofErr w:type="spellEnd"/>
      <w:r w:rsidR="003F7A26" w:rsidRPr="00277CED">
        <w:rPr>
          <w:rFonts w:ascii="Tahoma" w:hAnsi="Tahoma" w:cs="Tahoma"/>
          <w:b/>
          <w:bCs/>
          <w:sz w:val="22"/>
          <w:szCs w:val="22"/>
        </w:rPr>
        <w:t xml:space="preserve"> Mandatário</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04695E">
      <w:pPr>
        <w:suppressAutoHyphens/>
        <w:spacing w:line="320" w:lineRule="exact"/>
        <w:rPr>
          <w:rFonts w:ascii="Tahoma" w:hAnsi="Tahoma" w:cs="Tahoma"/>
          <w:sz w:val="22"/>
          <w:szCs w:val="22"/>
        </w:rPr>
      </w:pPr>
      <w:r w:rsidRPr="00277CED">
        <w:rPr>
          <w:rFonts w:ascii="Tahoma" w:hAnsi="Tahoma" w:cs="Tahoma"/>
          <w:sz w:val="22"/>
          <w:szCs w:val="22"/>
        </w:rPr>
        <w:t>6.5</w:t>
      </w:r>
      <w:r w:rsidR="00B52361" w:rsidRPr="00277CED">
        <w:rPr>
          <w:rFonts w:ascii="Tahoma" w:hAnsi="Tahoma" w:cs="Tahoma"/>
          <w:sz w:val="22"/>
          <w:szCs w:val="22"/>
        </w:rPr>
        <w:t xml:space="preserve">.1. </w:t>
      </w:r>
      <w:r w:rsidR="0004695E" w:rsidRPr="0004695E">
        <w:rPr>
          <w:rFonts w:ascii="Tahoma" w:hAnsi="Tahoma" w:cs="Tahoma"/>
          <w:sz w:val="22"/>
          <w:szCs w:val="22"/>
        </w:rPr>
        <w:t xml:space="preserve">O banco liquidante da presente Emissão será o </w:t>
      </w:r>
      <w:r w:rsidR="0004695E" w:rsidRPr="00A804C3">
        <w:rPr>
          <w:rFonts w:ascii="Tahoma" w:hAnsi="Tahoma" w:cs="Tahoma"/>
          <w:b/>
          <w:sz w:val="22"/>
          <w:szCs w:val="22"/>
        </w:rPr>
        <w:t>Itaú Unibanco S.A.,</w:t>
      </w:r>
      <w:r w:rsidR="0004695E" w:rsidRPr="0004695E">
        <w:rPr>
          <w:rFonts w:ascii="Tahoma" w:hAnsi="Tahoma" w:cs="Tahoma"/>
          <w:sz w:val="22"/>
          <w:szCs w:val="22"/>
        </w:rPr>
        <w:t xml:space="preserve"> instituição financeira com sede na Cidade de São Paulo, no Estado de São Paulo, na Avenida Brigadeiro Faria Lima, n° 3.500, 1º ao 3º (parte), e 4º e 5º andares, inscrito no CNPJ/MF sob o nº 60.701.190/0001-04 (“</w:t>
      </w:r>
      <w:r w:rsidR="0004695E" w:rsidRPr="00A804C3">
        <w:rPr>
          <w:rFonts w:ascii="Tahoma" w:hAnsi="Tahoma" w:cs="Tahoma"/>
          <w:sz w:val="22"/>
          <w:szCs w:val="22"/>
          <w:u w:val="single"/>
        </w:rPr>
        <w:t>Banco Liquidante</w:t>
      </w:r>
      <w:r w:rsidR="0004695E" w:rsidRPr="0004695E">
        <w:rPr>
          <w:rFonts w:ascii="Tahoma" w:hAnsi="Tahoma" w:cs="Tahoma"/>
          <w:sz w:val="22"/>
          <w:szCs w:val="22"/>
        </w:rPr>
        <w:t xml:space="preserve">”) e o </w:t>
      </w:r>
      <w:proofErr w:type="spellStart"/>
      <w:r w:rsidR="0004695E" w:rsidRPr="0004695E">
        <w:rPr>
          <w:rFonts w:ascii="Tahoma" w:hAnsi="Tahoma" w:cs="Tahoma"/>
          <w:sz w:val="22"/>
          <w:szCs w:val="22"/>
        </w:rPr>
        <w:t>escriturador</w:t>
      </w:r>
      <w:proofErr w:type="spellEnd"/>
      <w:r w:rsidR="0004695E" w:rsidRPr="0004695E">
        <w:rPr>
          <w:rFonts w:ascii="Tahoma" w:hAnsi="Tahoma" w:cs="Tahoma"/>
          <w:sz w:val="22"/>
          <w:szCs w:val="22"/>
        </w:rPr>
        <w:t xml:space="preserve"> mandatário das Debêntures será a </w:t>
      </w:r>
      <w:r w:rsidR="0004695E" w:rsidRPr="00A804C3">
        <w:rPr>
          <w:rFonts w:ascii="Tahoma" w:hAnsi="Tahoma" w:cs="Tahoma"/>
          <w:b/>
          <w:sz w:val="22"/>
          <w:szCs w:val="22"/>
        </w:rPr>
        <w:t>Itaú Corretora de Valores S.A.</w:t>
      </w:r>
      <w:r w:rsidR="0004695E" w:rsidRPr="0004695E">
        <w:rPr>
          <w:rFonts w:ascii="Tahoma" w:hAnsi="Tahoma" w:cs="Tahoma"/>
          <w:sz w:val="22"/>
          <w:szCs w:val="22"/>
        </w:rPr>
        <w:t>, instituição financeira, com sede na Cidade de São Paulo, no Estado de São Paulo, na Avenida Brigadeiro Faria Lima, nº 3.500, 3° andar, inscrita no CNPJ/MF sob o nº 61.194.353/0001-64 (“</w:t>
      </w:r>
      <w:proofErr w:type="spellStart"/>
      <w:r w:rsidR="0004695E" w:rsidRPr="00A804C3">
        <w:rPr>
          <w:rFonts w:ascii="Tahoma" w:hAnsi="Tahoma" w:cs="Tahoma"/>
          <w:sz w:val="22"/>
          <w:szCs w:val="22"/>
          <w:u w:val="single"/>
        </w:rPr>
        <w:t>Escriturador</w:t>
      </w:r>
      <w:proofErr w:type="spellEnd"/>
      <w:r w:rsidR="0004695E" w:rsidRPr="00A804C3">
        <w:rPr>
          <w:rFonts w:ascii="Tahoma" w:hAnsi="Tahoma" w:cs="Tahoma"/>
          <w:sz w:val="22"/>
          <w:szCs w:val="22"/>
          <w:u w:val="single"/>
        </w:rPr>
        <w:t xml:space="preserve"> Mandatário</w:t>
      </w:r>
      <w:r w:rsidR="0004695E" w:rsidRPr="0004695E">
        <w:rPr>
          <w:rFonts w:ascii="Tahoma" w:hAnsi="Tahoma" w:cs="Tahoma"/>
          <w:sz w:val="22"/>
          <w:szCs w:val="22"/>
        </w:rPr>
        <w:t xml:space="preserve">”). </w:t>
      </w:r>
    </w:p>
    <w:p w:rsidR="00176715" w:rsidRPr="00277CED" w:rsidRDefault="00176715"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bookmarkStart w:id="6" w:name="_DV_M62"/>
      <w:bookmarkEnd w:id="6"/>
      <w:r w:rsidRPr="00277CED">
        <w:rPr>
          <w:rFonts w:ascii="Tahoma" w:hAnsi="Tahoma" w:cs="Tahoma"/>
          <w:b/>
          <w:sz w:val="22"/>
          <w:szCs w:val="22"/>
        </w:rPr>
        <w:t xml:space="preserve">6.6. </w:t>
      </w:r>
      <w:r w:rsidR="00B37A94" w:rsidRPr="00277CED">
        <w:rPr>
          <w:rFonts w:ascii="Tahoma" w:hAnsi="Tahoma" w:cs="Tahoma"/>
          <w:b/>
          <w:sz w:val="22"/>
          <w:szCs w:val="22"/>
        </w:rPr>
        <w:t>Data de Emissão das Debêntures</w:t>
      </w:r>
    </w:p>
    <w:p w:rsidR="00B37A94" w:rsidRPr="00277CED" w:rsidRDefault="00B37A94" w:rsidP="009D6571">
      <w:pPr>
        <w:suppressAutoHyphens/>
        <w:spacing w:line="320" w:lineRule="exact"/>
        <w:rPr>
          <w:rFonts w:ascii="Tahoma" w:hAnsi="Tahoma" w:cs="Tahoma"/>
          <w:sz w:val="22"/>
          <w:szCs w:val="22"/>
        </w:rPr>
      </w:pPr>
    </w:p>
    <w:p w:rsidR="000B0725" w:rsidRPr="00277CED" w:rsidRDefault="000B0725" w:rsidP="009D6571">
      <w:pPr>
        <w:suppressAutoHyphens/>
        <w:spacing w:line="320" w:lineRule="exact"/>
        <w:rPr>
          <w:rFonts w:ascii="Tahoma" w:hAnsi="Tahoma" w:cs="Tahoma"/>
          <w:sz w:val="22"/>
          <w:szCs w:val="22"/>
        </w:rPr>
      </w:pPr>
      <w:r w:rsidRPr="00277CED">
        <w:rPr>
          <w:rFonts w:ascii="Tahoma" w:hAnsi="Tahoma" w:cs="Tahoma"/>
          <w:sz w:val="22"/>
          <w:szCs w:val="22"/>
        </w:rPr>
        <w:t xml:space="preserve">6.6.1. Para todos os efeitos legais, a data de emissão das Debêntures será </w:t>
      </w:r>
      <w:r w:rsidR="004B1C1E">
        <w:rPr>
          <w:rFonts w:ascii="Tahoma" w:hAnsi="Tahoma" w:cs="Tahoma"/>
          <w:sz w:val="22"/>
          <w:szCs w:val="22"/>
        </w:rPr>
        <w:t>1</w:t>
      </w:r>
      <w:r w:rsidR="0020611E">
        <w:rPr>
          <w:rFonts w:ascii="Tahoma" w:hAnsi="Tahoma" w:cs="Tahoma"/>
          <w:sz w:val="22"/>
          <w:szCs w:val="22"/>
        </w:rPr>
        <w:t>7</w:t>
      </w:r>
      <w:r w:rsidR="004B1C1E" w:rsidRPr="00277CED">
        <w:rPr>
          <w:rFonts w:ascii="Tahoma" w:hAnsi="Tahoma" w:cs="Tahoma"/>
          <w:sz w:val="22"/>
          <w:szCs w:val="22"/>
        </w:rPr>
        <w:t xml:space="preserve"> </w:t>
      </w:r>
      <w:r w:rsidRPr="00277CED">
        <w:rPr>
          <w:rFonts w:ascii="Tahoma" w:hAnsi="Tahoma" w:cs="Tahoma"/>
          <w:sz w:val="22"/>
          <w:szCs w:val="22"/>
        </w:rPr>
        <w:t xml:space="preserve">de </w:t>
      </w:r>
      <w:r w:rsidR="004B1C1E">
        <w:rPr>
          <w:rFonts w:ascii="Tahoma" w:hAnsi="Tahoma" w:cs="Tahoma"/>
          <w:sz w:val="22"/>
          <w:szCs w:val="22"/>
        </w:rPr>
        <w:t>abril</w:t>
      </w:r>
      <w:r w:rsidR="004B1C1E" w:rsidRPr="00277CED">
        <w:rPr>
          <w:rFonts w:ascii="Tahoma" w:hAnsi="Tahoma" w:cs="Tahoma"/>
          <w:sz w:val="22"/>
          <w:szCs w:val="22"/>
        </w:rPr>
        <w:t xml:space="preserve"> </w:t>
      </w:r>
      <w:r w:rsidRPr="00277CED">
        <w:rPr>
          <w:rFonts w:ascii="Tahoma" w:hAnsi="Tahoma" w:cs="Tahoma"/>
          <w:sz w:val="22"/>
          <w:szCs w:val="22"/>
        </w:rPr>
        <w:t>de 201</w:t>
      </w:r>
      <w:r w:rsidR="003823DF" w:rsidRPr="00277CED">
        <w:rPr>
          <w:rFonts w:ascii="Tahoma" w:hAnsi="Tahoma" w:cs="Tahoma"/>
          <w:sz w:val="22"/>
          <w:szCs w:val="22"/>
        </w:rPr>
        <w:t xml:space="preserve">5 </w:t>
      </w:r>
      <w:r w:rsidRPr="00277CED">
        <w:rPr>
          <w:rFonts w:ascii="Tahoma" w:hAnsi="Tahoma" w:cs="Tahoma"/>
          <w:sz w:val="22"/>
          <w:szCs w:val="22"/>
        </w:rPr>
        <w:t>(“</w:t>
      </w:r>
      <w:r w:rsidRPr="00277CED">
        <w:rPr>
          <w:rFonts w:ascii="Tahoma" w:hAnsi="Tahoma" w:cs="Tahoma"/>
          <w:sz w:val="22"/>
          <w:szCs w:val="22"/>
          <w:u w:val="single"/>
        </w:rPr>
        <w:t>Data de Emissão</w:t>
      </w:r>
      <w:r w:rsidRPr="00277CED">
        <w:rPr>
          <w:rFonts w:ascii="Tahoma" w:hAnsi="Tahoma" w:cs="Tahoma"/>
          <w:sz w:val="22"/>
          <w:szCs w:val="22"/>
        </w:rPr>
        <w:t xml:space="preserve">”). </w:t>
      </w:r>
    </w:p>
    <w:p w:rsidR="00B37A94" w:rsidRPr="00277CED" w:rsidRDefault="00B37A94" w:rsidP="009D6571">
      <w:pPr>
        <w:suppressAutoHyphens/>
        <w:spacing w:line="320" w:lineRule="exact"/>
        <w:rPr>
          <w:rFonts w:ascii="Tahoma" w:hAnsi="Tahoma" w:cs="Tahoma"/>
          <w:b/>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 xml:space="preserve">6.7. </w:t>
      </w:r>
      <w:r w:rsidR="00B37A94" w:rsidRPr="00277CED">
        <w:rPr>
          <w:rFonts w:ascii="Tahoma" w:hAnsi="Tahoma" w:cs="Tahoma"/>
          <w:b/>
          <w:sz w:val="22"/>
          <w:szCs w:val="22"/>
        </w:rPr>
        <w:t>Valor Nominal Unitário das Debêntures</w:t>
      </w:r>
    </w:p>
    <w:p w:rsidR="00B37A94" w:rsidRPr="00277CED" w:rsidRDefault="00B37A94" w:rsidP="009D6571">
      <w:pPr>
        <w:pStyle w:val="p0"/>
        <w:tabs>
          <w:tab w:val="clear" w:pos="720"/>
        </w:tabs>
        <w:suppressAutoHyphens/>
        <w:spacing w:line="320" w:lineRule="exact"/>
        <w:rPr>
          <w:rFonts w:ascii="Tahoma" w:hAnsi="Tahoma" w:cs="Tahoma"/>
          <w:sz w:val="22"/>
          <w:szCs w:val="22"/>
        </w:rPr>
      </w:pPr>
    </w:p>
    <w:p w:rsidR="001F4897" w:rsidRPr="00277CED" w:rsidRDefault="003A519A" w:rsidP="009D6571">
      <w:pPr>
        <w:pStyle w:val="p0"/>
        <w:tabs>
          <w:tab w:val="clear" w:pos="720"/>
        </w:tabs>
        <w:suppressAutoHyphens/>
        <w:spacing w:line="320" w:lineRule="exact"/>
        <w:rPr>
          <w:rFonts w:ascii="Tahoma" w:hAnsi="Tahoma" w:cs="Tahoma"/>
          <w:sz w:val="22"/>
          <w:szCs w:val="22"/>
        </w:rPr>
      </w:pPr>
      <w:r w:rsidRPr="00277CED">
        <w:rPr>
          <w:rFonts w:ascii="Tahoma" w:hAnsi="Tahoma" w:cs="Tahoma"/>
          <w:sz w:val="22"/>
          <w:szCs w:val="22"/>
        </w:rPr>
        <w:t>6.7.</w:t>
      </w:r>
      <w:r w:rsidR="00B37A94" w:rsidRPr="00277CED">
        <w:rPr>
          <w:rFonts w:ascii="Tahoma" w:hAnsi="Tahoma" w:cs="Tahoma"/>
          <w:sz w:val="22"/>
          <w:szCs w:val="22"/>
        </w:rPr>
        <w:t>1. O valor nominal unitário das Debêntures, na Data de Emissão, será de R$</w:t>
      </w:r>
      <w:r w:rsidR="00A55BE5" w:rsidRPr="00277CED">
        <w:rPr>
          <w:rFonts w:ascii="Tahoma" w:hAnsi="Tahoma" w:cs="Tahoma"/>
          <w:sz w:val="22"/>
          <w:szCs w:val="22"/>
        </w:rPr>
        <w:t> </w:t>
      </w:r>
      <w:r w:rsidR="00E2674E" w:rsidRPr="00277CED">
        <w:rPr>
          <w:rFonts w:ascii="Tahoma" w:hAnsi="Tahoma" w:cs="Tahoma"/>
          <w:sz w:val="22"/>
          <w:szCs w:val="22"/>
        </w:rPr>
        <w:t>1.000.000,00</w:t>
      </w:r>
      <w:r w:rsidR="00A55BE5" w:rsidRPr="00277CED">
        <w:rPr>
          <w:rFonts w:ascii="Tahoma" w:hAnsi="Tahoma" w:cs="Tahoma"/>
          <w:sz w:val="22"/>
          <w:szCs w:val="22"/>
        </w:rPr>
        <w:t> </w:t>
      </w:r>
      <w:r w:rsidR="00B37A94" w:rsidRPr="00277CED">
        <w:rPr>
          <w:rFonts w:ascii="Tahoma" w:hAnsi="Tahoma" w:cs="Tahoma"/>
          <w:sz w:val="22"/>
          <w:szCs w:val="22"/>
        </w:rPr>
        <w:t>(</w:t>
      </w:r>
      <w:r w:rsidR="00E2674E" w:rsidRPr="00277CED">
        <w:rPr>
          <w:rFonts w:ascii="Tahoma" w:hAnsi="Tahoma" w:cs="Tahoma"/>
          <w:sz w:val="22"/>
          <w:szCs w:val="22"/>
        </w:rPr>
        <w:t>um milhão de</w:t>
      </w:r>
      <w:r w:rsidR="002D11CD" w:rsidRPr="00277CED">
        <w:rPr>
          <w:rFonts w:ascii="Tahoma" w:hAnsi="Tahoma" w:cs="Tahoma"/>
          <w:sz w:val="22"/>
          <w:szCs w:val="22"/>
        </w:rPr>
        <w:t xml:space="preserve"> </w:t>
      </w:r>
      <w:r w:rsidR="00B37A94" w:rsidRPr="00277CED">
        <w:rPr>
          <w:rFonts w:ascii="Tahoma" w:hAnsi="Tahoma" w:cs="Tahoma"/>
          <w:sz w:val="22"/>
          <w:szCs w:val="22"/>
        </w:rPr>
        <w:t>reais) (</w:t>
      </w:r>
      <w:r w:rsidR="00E75E04" w:rsidRPr="00277CED">
        <w:rPr>
          <w:rFonts w:ascii="Tahoma" w:hAnsi="Tahoma" w:cs="Tahoma"/>
          <w:sz w:val="22"/>
          <w:szCs w:val="22"/>
        </w:rPr>
        <w:t>“</w:t>
      </w:r>
      <w:r w:rsidR="00B37A94" w:rsidRPr="00277CED">
        <w:rPr>
          <w:rFonts w:ascii="Tahoma" w:hAnsi="Tahoma" w:cs="Tahoma"/>
          <w:sz w:val="22"/>
          <w:szCs w:val="22"/>
          <w:u w:val="single"/>
        </w:rPr>
        <w:t>Valor Nominal Unitário</w:t>
      </w:r>
      <w:r w:rsidR="00E75E04" w:rsidRPr="00277CED">
        <w:rPr>
          <w:rFonts w:ascii="Tahoma" w:hAnsi="Tahoma" w:cs="Tahoma"/>
          <w:sz w:val="22"/>
          <w:szCs w:val="22"/>
        </w:rPr>
        <w:t>”</w:t>
      </w:r>
      <w:r w:rsidR="00B37A94" w:rsidRPr="00277CED">
        <w:rPr>
          <w:rFonts w:ascii="Tahoma" w:hAnsi="Tahoma" w:cs="Tahoma"/>
          <w:sz w:val="22"/>
          <w:szCs w:val="22"/>
        </w:rPr>
        <w:t>).</w:t>
      </w:r>
    </w:p>
    <w:p w:rsidR="00B37A94" w:rsidRPr="00277CED" w:rsidRDefault="00B37A94" w:rsidP="009D6571">
      <w:pPr>
        <w:pStyle w:val="p0"/>
        <w:tabs>
          <w:tab w:val="clear" w:pos="720"/>
        </w:tabs>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 xml:space="preserve">6.8. </w:t>
      </w:r>
      <w:r w:rsidR="00F31FB3" w:rsidRPr="00277CED">
        <w:rPr>
          <w:rFonts w:ascii="Tahoma" w:hAnsi="Tahoma" w:cs="Tahoma"/>
          <w:b/>
          <w:sz w:val="22"/>
          <w:szCs w:val="22"/>
        </w:rPr>
        <w:t>Forma, Conversibilidade e Comprovação da Titularidade das Debêntures</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sz w:val="22"/>
          <w:szCs w:val="22"/>
        </w:rPr>
      </w:pPr>
      <w:r w:rsidRPr="00277CED">
        <w:rPr>
          <w:rFonts w:ascii="Tahoma" w:hAnsi="Tahoma" w:cs="Tahoma"/>
          <w:sz w:val="22"/>
          <w:szCs w:val="22"/>
        </w:rPr>
        <w:t>6.</w:t>
      </w:r>
      <w:r w:rsidR="00D02915" w:rsidRPr="00277CED">
        <w:rPr>
          <w:rFonts w:ascii="Tahoma" w:hAnsi="Tahoma" w:cs="Tahoma"/>
          <w:sz w:val="22"/>
          <w:szCs w:val="22"/>
        </w:rPr>
        <w:t>8</w:t>
      </w:r>
      <w:r w:rsidRPr="00277CED">
        <w:rPr>
          <w:rFonts w:ascii="Tahoma" w:hAnsi="Tahoma" w:cs="Tahoma"/>
          <w:sz w:val="22"/>
          <w:szCs w:val="22"/>
        </w:rPr>
        <w:t>.</w:t>
      </w:r>
      <w:r w:rsidR="00B37A94" w:rsidRPr="00277CED">
        <w:rPr>
          <w:rFonts w:ascii="Tahoma" w:hAnsi="Tahoma" w:cs="Tahoma"/>
          <w:sz w:val="22"/>
          <w:szCs w:val="22"/>
        </w:rPr>
        <w:t xml:space="preserve">1. As Debêntures serão da forma </w:t>
      </w:r>
      <w:r w:rsidR="00C159D7" w:rsidRPr="00277CED">
        <w:rPr>
          <w:rFonts w:ascii="Tahoma" w:hAnsi="Tahoma" w:cs="Tahoma"/>
          <w:sz w:val="22"/>
          <w:szCs w:val="22"/>
        </w:rPr>
        <w:t xml:space="preserve">nominativa e </w:t>
      </w:r>
      <w:r w:rsidR="00B37A94" w:rsidRPr="00277CED">
        <w:rPr>
          <w:rFonts w:ascii="Tahoma" w:hAnsi="Tahoma" w:cs="Tahoma"/>
          <w:sz w:val="22"/>
          <w:szCs w:val="22"/>
        </w:rPr>
        <w:t>escritural, sem a emissão de cautela</w:t>
      </w:r>
      <w:r w:rsidR="003F7A26" w:rsidRPr="00277CED">
        <w:rPr>
          <w:rFonts w:ascii="Tahoma" w:hAnsi="Tahoma" w:cs="Tahoma"/>
          <w:sz w:val="22"/>
          <w:szCs w:val="22"/>
        </w:rPr>
        <w:t xml:space="preserve"> ou certificados</w:t>
      </w:r>
      <w:r w:rsidR="00B37A94" w:rsidRPr="00277CED">
        <w:rPr>
          <w:rFonts w:ascii="Tahoma" w:hAnsi="Tahoma" w:cs="Tahoma"/>
          <w:sz w:val="22"/>
          <w:szCs w:val="22"/>
        </w:rPr>
        <w:t>, não conversíveis em ações de emissão da Emissora.</w:t>
      </w:r>
    </w:p>
    <w:p w:rsidR="00B37A94" w:rsidRPr="00277CED" w:rsidRDefault="00B37A94" w:rsidP="009D6571">
      <w:pPr>
        <w:suppressAutoHyphens/>
        <w:spacing w:line="320" w:lineRule="exact"/>
        <w:rPr>
          <w:rFonts w:ascii="Tahoma" w:hAnsi="Tahoma" w:cs="Tahoma"/>
          <w:sz w:val="22"/>
          <w:szCs w:val="22"/>
        </w:rPr>
      </w:pPr>
    </w:p>
    <w:p w:rsidR="00B37A94" w:rsidRPr="00277CED" w:rsidRDefault="00D02915" w:rsidP="009D6571">
      <w:pPr>
        <w:suppressAutoHyphens/>
        <w:spacing w:line="320" w:lineRule="exact"/>
        <w:rPr>
          <w:rFonts w:ascii="Tahoma" w:hAnsi="Tahoma" w:cs="Tahoma"/>
          <w:sz w:val="22"/>
          <w:szCs w:val="22"/>
        </w:rPr>
      </w:pPr>
      <w:r w:rsidRPr="00277CED">
        <w:rPr>
          <w:rFonts w:ascii="Tahoma" w:hAnsi="Tahoma" w:cs="Tahoma"/>
          <w:sz w:val="22"/>
          <w:szCs w:val="22"/>
        </w:rPr>
        <w:t>6.8</w:t>
      </w:r>
      <w:r w:rsidR="003A519A" w:rsidRPr="00277CED">
        <w:rPr>
          <w:rFonts w:ascii="Tahoma" w:hAnsi="Tahoma" w:cs="Tahoma"/>
          <w:sz w:val="22"/>
          <w:szCs w:val="22"/>
        </w:rPr>
        <w:t>.2</w:t>
      </w:r>
      <w:r w:rsidR="00B37A94" w:rsidRPr="00277CED">
        <w:rPr>
          <w:rFonts w:ascii="Tahoma" w:hAnsi="Tahoma" w:cs="Tahoma"/>
          <w:sz w:val="22"/>
          <w:szCs w:val="22"/>
        </w:rPr>
        <w:t xml:space="preserve">. Para todos os fins e efeitos, a titularidade das Debêntures será comprovada pelo extrato emitido pela instituição financeira responsável pela escrituração das Debêntures, </w:t>
      </w:r>
      <w:r w:rsidR="00A01638" w:rsidRPr="00277CED">
        <w:rPr>
          <w:rFonts w:ascii="Tahoma" w:hAnsi="Tahoma" w:cs="Tahoma"/>
          <w:sz w:val="22"/>
          <w:szCs w:val="22"/>
        </w:rPr>
        <w:t xml:space="preserve">qual seja, </w:t>
      </w:r>
      <w:r w:rsidR="00B37A94" w:rsidRPr="00277CED">
        <w:rPr>
          <w:rFonts w:ascii="Tahoma" w:hAnsi="Tahoma" w:cs="Tahoma"/>
          <w:sz w:val="22"/>
          <w:szCs w:val="22"/>
        </w:rPr>
        <w:t xml:space="preserve">o </w:t>
      </w:r>
      <w:proofErr w:type="spellStart"/>
      <w:r w:rsidR="00B37A94" w:rsidRPr="00277CED">
        <w:rPr>
          <w:rFonts w:ascii="Tahoma" w:hAnsi="Tahoma" w:cs="Tahoma"/>
          <w:sz w:val="22"/>
          <w:szCs w:val="22"/>
        </w:rPr>
        <w:t>Escriturador</w:t>
      </w:r>
      <w:proofErr w:type="spellEnd"/>
      <w:r w:rsidR="003F7A26" w:rsidRPr="00277CED">
        <w:rPr>
          <w:rFonts w:ascii="Tahoma" w:hAnsi="Tahoma" w:cs="Tahoma"/>
          <w:sz w:val="22"/>
          <w:szCs w:val="22"/>
        </w:rPr>
        <w:t xml:space="preserve"> Mandatário</w:t>
      </w:r>
      <w:r w:rsidR="00B37A94" w:rsidRPr="00277CED">
        <w:rPr>
          <w:rFonts w:ascii="Tahoma" w:hAnsi="Tahoma" w:cs="Tahoma"/>
          <w:sz w:val="22"/>
          <w:szCs w:val="22"/>
        </w:rPr>
        <w:t xml:space="preserve">. Adicionalmente, será reconhecido como comprovante de titularidade </w:t>
      </w:r>
      <w:r w:rsidR="003F7A26" w:rsidRPr="00277CED">
        <w:rPr>
          <w:rFonts w:ascii="Tahoma" w:hAnsi="Tahoma" w:cs="Tahoma"/>
          <w:sz w:val="22"/>
          <w:szCs w:val="22"/>
        </w:rPr>
        <w:t>d</w:t>
      </w:r>
      <w:r w:rsidR="00B37A94" w:rsidRPr="00277CED">
        <w:rPr>
          <w:rFonts w:ascii="Tahoma" w:hAnsi="Tahoma" w:cs="Tahoma"/>
          <w:sz w:val="22"/>
          <w:szCs w:val="22"/>
        </w:rPr>
        <w:t xml:space="preserve">as </w:t>
      </w:r>
      <w:r w:rsidR="003F7A26" w:rsidRPr="00277CED">
        <w:rPr>
          <w:rFonts w:ascii="Tahoma" w:hAnsi="Tahoma" w:cs="Tahoma"/>
          <w:sz w:val="22"/>
          <w:szCs w:val="22"/>
        </w:rPr>
        <w:t xml:space="preserve">Debêntures o extrato expedido pela CETIP em nome do Debenturista quando as Debêntures estiverem </w:t>
      </w:r>
      <w:r w:rsidR="00B37A94" w:rsidRPr="00277CED">
        <w:rPr>
          <w:rFonts w:ascii="Tahoma" w:hAnsi="Tahoma" w:cs="Tahoma"/>
          <w:sz w:val="22"/>
          <w:szCs w:val="22"/>
        </w:rPr>
        <w:t xml:space="preserve">custodiadas </w:t>
      </w:r>
      <w:r w:rsidR="009D179C" w:rsidRPr="00277CED">
        <w:rPr>
          <w:rFonts w:ascii="Tahoma" w:hAnsi="Tahoma" w:cs="Tahoma"/>
          <w:sz w:val="22"/>
          <w:szCs w:val="22"/>
        </w:rPr>
        <w:t xml:space="preserve">eletronicamente </w:t>
      </w:r>
      <w:r w:rsidR="00B37A94" w:rsidRPr="00277CED">
        <w:rPr>
          <w:rFonts w:ascii="Tahoma" w:hAnsi="Tahoma" w:cs="Tahoma"/>
          <w:sz w:val="22"/>
          <w:szCs w:val="22"/>
        </w:rPr>
        <w:t>n</w:t>
      </w:r>
      <w:r w:rsidR="00776C97" w:rsidRPr="00277CED">
        <w:rPr>
          <w:rFonts w:ascii="Tahoma" w:hAnsi="Tahoma" w:cs="Tahoma"/>
          <w:sz w:val="22"/>
          <w:szCs w:val="22"/>
        </w:rPr>
        <w:t>a</w:t>
      </w:r>
      <w:r w:rsidR="00B37A94" w:rsidRPr="00277CED">
        <w:rPr>
          <w:rFonts w:ascii="Tahoma" w:hAnsi="Tahoma" w:cs="Tahoma"/>
          <w:sz w:val="22"/>
          <w:szCs w:val="22"/>
        </w:rPr>
        <w:t xml:space="preserve"> CETIP.</w:t>
      </w:r>
      <w:r w:rsidR="00CC7D45" w:rsidRPr="00277CED">
        <w:rPr>
          <w:rFonts w:ascii="Tahoma" w:hAnsi="Tahoma" w:cs="Tahoma"/>
          <w:sz w:val="22"/>
          <w:szCs w:val="22"/>
        </w:rPr>
        <w:t xml:space="preserve"> </w:t>
      </w:r>
    </w:p>
    <w:p w:rsidR="00B37A94" w:rsidRPr="00277CED" w:rsidRDefault="00B37A94" w:rsidP="009D6571">
      <w:pPr>
        <w:suppressAutoHyphens/>
        <w:spacing w:line="320" w:lineRule="exact"/>
        <w:rPr>
          <w:rFonts w:ascii="Tahoma" w:hAnsi="Tahoma" w:cs="Tahoma"/>
          <w:b/>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lastRenderedPageBreak/>
        <w:t>6.</w:t>
      </w:r>
      <w:r w:rsidR="00D02915" w:rsidRPr="00277CED">
        <w:rPr>
          <w:rFonts w:ascii="Tahoma" w:hAnsi="Tahoma" w:cs="Tahoma"/>
          <w:b/>
          <w:sz w:val="22"/>
          <w:szCs w:val="22"/>
        </w:rPr>
        <w:t>9</w:t>
      </w:r>
      <w:r w:rsidR="00B37A94" w:rsidRPr="00277CED">
        <w:rPr>
          <w:rFonts w:ascii="Tahoma" w:hAnsi="Tahoma" w:cs="Tahoma"/>
          <w:b/>
          <w:sz w:val="22"/>
          <w:szCs w:val="22"/>
        </w:rPr>
        <w:t>. Espécie</w:t>
      </w:r>
    </w:p>
    <w:p w:rsidR="00B37A94" w:rsidRPr="00277CED" w:rsidRDefault="00B37A94" w:rsidP="009D6571">
      <w:pPr>
        <w:suppressAutoHyphens/>
        <w:spacing w:line="320" w:lineRule="exact"/>
        <w:rPr>
          <w:rFonts w:ascii="Tahoma" w:hAnsi="Tahoma" w:cs="Tahoma"/>
          <w:sz w:val="22"/>
          <w:szCs w:val="22"/>
        </w:rPr>
      </w:pPr>
    </w:p>
    <w:p w:rsidR="002A1E6A" w:rsidRPr="00277CED" w:rsidRDefault="003A519A" w:rsidP="009D6571">
      <w:pPr>
        <w:keepNext/>
        <w:suppressAutoHyphens/>
        <w:spacing w:line="320" w:lineRule="exact"/>
        <w:rPr>
          <w:rFonts w:ascii="Tahoma" w:hAnsi="Tahoma" w:cs="Tahoma"/>
          <w:sz w:val="22"/>
          <w:szCs w:val="22"/>
        </w:rPr>
      </w:pPr>
      <w:r w:rsidRPr="00277CED">
        <w:rPr>
          <w:rFonts w:ascii="Tahoma" w:hAnsi="Tahoma" w:cs="Tahoma"/>
          <w:sz w:val="22"/>
          <w:szCs w:val="22"/>
        </w:rPr>
        <w:t>6.</w:t>
      </w:r>
      <w:r w:rsidR="00D02915" w:rsidRPr="00277CED">
        <w:rPr>
          <w:rFonts w:ascii="Tahoma" w:hAnsi="Tahoma" w:cs="Tahoma"/>
          <w:sz w:val="22"/>
          <w:szCs w:val="22"/>
        </w:rPr>
        <w:t>9</w:t>
      </w:r>
      <w:r w:rsidR="002A1E6A" w:rsidRPr="00277CED">
        <w:rPr>
          <w:rFonts w:ascii="Tahoma" w:hAnsi="Tahoma" w:cs="Tahoma"/>
          <w:sz w:val="22"/>
          <w:szCs w:val="22"/>
        </w:rPr>
        <w:t xml:space="preserve">.1. As Debêntures serão da espécie </w:t>
      </w:r>
      <w:r w:rsidR="00AD5565" w:rsidRPr="00277CED">
        <w:rPr>
          <w:rFonts w:ascii="Tahoma" w:hAnsi="Tahoma" w:cs="Tahoma"/>
          <w:sz w:val="22"/>
          <w:szCs w:val="22"/>
        </w:rPr>
        <w:t xml:space="preserve">com </w:t>
      </w:r>
      <w:r w:rsidR="002A1E6A" w:rsidRPr="00277CED">
        <w:rPr>
          <w:rFonts w:ascii="Tahoma" w:hAnsi="Tahoma" w:cs="Tahoma"/>
          <w:sz w:val="22"/>
          <w:szCs w:val="22"/>
        </w:rPr>
        <w:t>garantia</w:t>
      </w:r>
      <w:r w:rsidR="003823DF" w:rsidRPr="00277CED">
        <w:rPr>
          <w:rFonts w:ascii="Tahoma" w:hAnsi="Tahoma" w:cs="Tahoma"/>
          <w:sz w:val="22"/>
          <w:szCs w:val="22"/>
        </w:rPr>
        <w:t xml:space="preserve"> real e garantia</w:t>
      </w:r>
      <w:r w:rsidR="002A1E6A" w:rsidRPr="00277CED">
        <w:rPr>
          <w:rFonts w:ascii="Tahoma" w:hAnsi="Tahoma" w:cs="Tahoma"/>
          <w:sz w:val="22"/>
          <w:szCs w:val="22"/>
        </w:rPr>
        <w:t xml:space="preserve"> </w:t>
      </w:r>
      <w:r w:rsidR="00AD5565" w:rsidRPr="00277CED">
        <w:rPr>
          <w:rFonts w:ascii="Tahoma" w:hAnsi="Tahoma" w:cs="Tahoma"/>
          <w:sz w:val="22"/>
          <w:szCs w:val="22"/>
        </w:rPr>
        <w:t>fidejussória</w:t>
      </w:r>
      <w:r w:rsidR="003823DF" w:rsidRPr="00277CED">
        <w:rPr>
          <w:rFonts w:ascii="Tahoma" w:hAnsi="Tahoma" w:cs="Tahoma"/>
          <w:sz w:val="22"/>
          <w:szCs w:val="22"/>
        </w:rPr>
        <w:t xml:space="preserve"> adicional</w:t>
      </w:r>
      <w:r w:rsidR="002A1E6A" w:rsidRPr="00277CED">
        <w:rPr>
          <w:rFonts w:ascii="Tahoma" w:hAnsi="Tahoma" w:cs="Tahoma"/>
          <w:sz w:val="22"/>
          <w:szCs w:val="22"/>
        </w:rPr>
        <w:t xml:space="preserve">, nos termos do artigo 58, </w:t>
      </w:r>
      <w:r w:rsidR="002A1E6A" w:rsidRPr="00277CED">
        <w:rPr>
          <w:rFonts w:ascii="Tahoma" w:hAnsi="Tahoma" w:cs="Tahoma"/>
          <w:i/>
          <w:sz w:val="22"/>
          <w:szCs w:val="22"/>
        </w:rPr>
        <w:t>caput</w:t>
      </w:r>
      <w:r w:rsidR="002A1E6A" w:rsidRPr="00277CED">
        <w:rPr>
          <w:rFonts w:ascii="Tahoma" w:hAnsi="Tahoma" w:cs="Tahoma"/>
          <w:sz w:val="22"/>
          <w:szCs w:val="22"/>
        </w:rPr>
        <w:t>, da Lei das Sociedades por Ações, representada pela</w:t>
      </w:r>
      <w:r w:rsidR="00BE6DE3" w:rsidRPr="00277CED">
        <w:rPr>
          <w:rFonts w:ascii="Tahoma" w:hAnsi="Tahoma" w:cs="Tahoma"/>
          <w:sz w:val="22"/>
          <w:szCs w:val="22"/>
        </w:rPr>
        <w:t>s</w:t>
      </w:r>
      <w:r w:rsidR="002A1E6A" w:rsidRPr="00277CED">
        <w:rPr>
          <w:rFonts w:ascii="Tahoma" w:hAnsi="Tahoma" w:cs="Tahoma"/>
          <w:sz w:val="22"/>
          <w:szCs w:val="22"/>
        </w:rPr>
        <w:t xml:space="preserve"> Hipoteca</w:t>
      </w:r>
      <w:r w:rsidR="00BE6DE3" w:rsidRPr="00277CED">
        <w:rPr>
          <w:rFonts w:ascii="Tahoma" w:hAnsi="Tahoma" w:cs="Tahoma"/>
          <w:sz w:val="22"/>
          <w:szCs w:val="22"/>
        </w:rPr>
        <w:t>s</w:t>
      </w:r>
      <w:r w:rsidR="00E2674E" w:rsidRPr="00277CED">
        <w:rPr>
          <w:rFonts w:ascii="Tahoma" w:hAnsi="Tahoma" w:cs="Tahoma"/>
          <w:sz w:val="22"/>
          <w:szCs w:val="22"/>
        </w:rPr>
        <w:t xml:space="preserve">, </w:t>
      </w:r>
      <w:r w:rsidR="003823DF" w:rsidRPr="00277CED">
        <w:rPr>
          <w:rFonts w:ascii="Tahoma" w:hAnsi="Tahoma" w:cs="Tahoma"/>
          <w:sz w:val="22"/>
          <w:szCs w:val="22"/>
        </w:rPr>
        <w:t>pela</w:t>
      </w:r>
      <w:r w:rsidR="00E2674E" w:rsidRPr="00277CED">
        <w:rPr>
          <w:rFonts w:ascii="Tahoma" w:hAnsi="Tahoma" w:cs="Tahoma"/>
          <w:sz w:val="22"/>
          <w:szCs w:val="22"/>
        </w:rPr>
        <w:t xml:space="preserve"> Cessão Fiduciária e pela</w:t>
      </w:r>
      <w:r w:rsidR="003823DF" w:rsidRPr="00277CED">
        <w:rPr>
          <w:rFonts w:ascii="Tahoma" w:hAnsi="Tahoma" w:cs="Tahoma"/>
          <w:sz w:val="22"/>
          <w:szCs w:val="22"/>
        </w:rPr>
        <w:t xml:space="preserve"> Fiança </w:t>
      </w:r>
      <w:r w:rsidR="002A1E6A" w:rsidRPr="00277CED">
        <w:rPr>
          <w:rFonts w:ascii="Tahoma" w:hAnsi="Tahoma" w:cs="Tahoma"/>
          <w:sz w:val="22"/>
          <w:szCs w:val="22"/>
        </w:rPr>
        <w:t>(conforme definidos abaixo), nos termos desta Escritura de Emissão.</w:t>
      </w:r>
      <w:r w:rsidR="00A01638" w:rsidRPr="00277CED">
        <w:rPr>
          <w:rFonts w:ascii="Tahoma" w:hAnsi="Tahoma" w:cs="Tahoma"/>
          <w:sz w:val="22"/>
          <w:szCs w:val="22"/>
        </w:rPr>
        <w:t xml:space="preserve"> </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D02915" w:rsidRPr="00277CED">
        <w:rPr>
          <w:rFonts w:ascii="Tahoma" w:hAnsi="Tahoma" w:cs="Tahoma"/>
          <w:b/>
          <w:sz w:val="22"/>
          <w:szCs w:val="22"/>
        </w:rPr>
        <w:t>0</w:t>
      </w:r>
      <w:r w:rsidR="00B37A94" w:rsidRPr="00277CED">
        <w:rPr>
          <w:rFonts w:ascii="Tahoma" w:hAnsi="Tahoma" w:cs="Tahoma"/>
          <w:b/>
          <w:sz w:val="22"/>
          <w:szCs w:val="22"/>
        </w:rPr>
        <w:t xml:space="preserve">. </w:t>
      </w:r>
      <w:r w:rsidR="00131D7C" w:rsidRPr="00277CED">
        <w:rPr>
          <w:rFonts w:ascii="Tahoma" w:hAnsi="Tahoma" w:cs="Tahoma"/>
          <w:b/>
          <w:sz w:val="22"/>
          <w:szCs w:val="22"/>
        </w:rPr>
        <w:t xml:space="preserve">Prazo de Vigência e </w:t>
      </w:r>
      <w:r w:rsidR="00B37A94" w:rsidRPr="00277CED">
        <w:rPr>
          <w:rFonts w:ascii="Tahoma" w:hAnsi="Tahoma" w:cs="Tahoma"/>
          <w:b/>
          <w:sz w:val="22"/>
          <w:szCs w:val="22"/>
        </w:rPr>
        <w:t>Data de Vencimento</w:t>
      </w:r>
    </w:p>
    <w:p w:rsidR="00B37A94" w:rsidRPr="00277CED" w:rsidRDefault="00B37A94" w:rsidP="009D6571">
      <w:pPr>
        <w:suppressAutoHyphens/>
        <w:spacing w:line="320" w:lineRule="exact"/>
        <w:rPr>
          <w:rFonts w:ascii="Tahoma" w:hAnsi="Tahoma" w:cs="Tahoma"/>
          <w:sz w:val="22"/>
          <w:szCs w:val="22"/>
        </w:rPr>
      </w:pPr>
    </w:p>
    <w:p w:rsidR="000B0725" w:rsidRPr="00277CED" w:rsidRDefault="000B0725" w:rsidP="009D6571">
      <w:pPr>
        <w:suppressAutoHyphens/>
        <w:spacing w:line="320" w:lineRule="exact"/>
        <w:rPr>
          <w:rFonts w:ascii="Tahoma" w:hAnsi="Tahoma" w:cs="Tahoma"/>
          <w:sz w:val="22"/>
          <w:szCs w:val="22"/>
        </w:rPr>
      </w:pPr>
      <w:r w:rsidRPr="00277CED">
        <w:rPr>
          <w:rFonts w:ascii="Tahoma" w:hAnsi="Tahoma" w:cs="Tahoma"/>
          <w:sz w:val="22"/>
          <w:szCs w:val="22"/>
        </w:rPr>
        <w:t xml:space="preserve">6.10.1. As Debêntures terão prazo de vigência de </w:t>
      </w:r>
      <w:proofErr w:type="gramStart"/>
      <w:r w:rsidR="00E2674E" w:rsidRPr="00277CED">
        <w:rPr>
          <w:rFonts w:ascii="Tahoma" w:hAnsi="Tahoma" w:cs="Tahoma"/>
          <w:sz w:val="22"/>
          <w:szCs w:val="22"/>
        </w:rPr>
        <w:t>5</w:t>
      </w:r>
      <w:proofErr w:type="gramEnd"/>
      <w:r w:rsidR="00E2674E" w:rsidRPr="00277CED">
        <w:rPr>
          <w:rFonts w:ascii="Tahoma" w:hAnsi="Tahoma" w:cs="Tahoma"/>
          <w:sz w:val="22"/>
          <w:szCs w:val="22"/>
        </w:rPr>
        <w:t xml:space="preserve"> (cinco</w:t>
      </w:r>
      <w:r w:rsidRPr="00277CED">
        <w:rPr>
          <w:rFonts w:ascii="Tahoma" w:hAnsi="Tahoma" w:cs="Tahoma"/>
          <w:sz w:val="22"/>
          <w:szCs w:val="22"/>
        </w:rPr>
        <w:t xml:space="preserve">) anos contados da Data de </w:t>
      </w:r>
      <w:r w:rsidR="00696C47">
        <w:rPr>
          <w:rFonts w:ascii="Tahoma" w:hAnsi="Tahoma" w:cs="Tahoma"/>
          <w:sz w:val="22"/>
          <w:szCs w:val="22"/>
        </w:rPr>
        <w:t>Liquidação</w:t>
      </w:r>
      <w:r w:rsidRPr="00277CED">
        <w:rPr>
          <w:rFonts w:ascii="Tahoma" w:hAnsi="Tahoma" w:cs="Tahoma"/>
          <w:sz w:val="22"/>
          <w:szCs w:val="22"/>
        </w:rPr>
        <w:t xml:space="preserve">, vencendo-se, portanto, em </w:t>
      </w:r>
      <w:r w:rsidR="00696C47">
        <w:rPr>
          <w:rFonts w:ascii="Tahoma" w:hAnsi="Tahoma" w:cs="Tahoma"/>
          <w:sz w:val="22"/>
          <w:szCs w:val="22"/>
        </w:rPr>
        <w:t>07</w:t>
      </w:r>
      <w:r w:rsidR="00696C47" w:rsidRPr="00277CED">
        <w:rPr>
          <w:rFonts w:ascii="Tahoma" w:hAnsi="Tahoma" w:cs="Tahoma"/>
          <w:sz w:val="22"/>
          <w:szCs w:val="22"/>
        </w:rPr>
        <w:t xml:space="preserve"> </w:t>
      </w:r>
      <w:r w:rsidR="00E2674E" w:rsidRPr="00277CED">
        <w:rPr>
          <w:rFonts w:ascii="Tahoma" w:hAnsi="Tahoma" w:cs="Tahoma"/>
          <w:sz w:val="22"/>
          <w:szCs w:val="22"/>
        </w:rPr>
        <w:t xml:space="preserve">de </w:t>
      </w:r>
      <w:r w:rsidR="00696C47">
        <w:rPr>
          <w:rFonts w:ascii="Tahoma" w:hAnsi="Tahoma" w:cs="Tahoma"/>
          <w:sz w:val="22"/>
          <w:szCs w:val="22"/>
        </w:rPr>
        <w:t>maio</w:t>
      </w:r>
      <w:r w:rsidR="00696C47" w:rsidRPr="00277CED">
        <w:rPr>
          <w:rFonts w:ascii="Tahoma" w:hAnsi="Tahoma" w:cs="Tahoma"/>
          <w:sz w:val="22"/>
          <w:szCs w:val="22"/>
        </w:rPr>
        <w:t xml:space="preserve"> </w:t>
      </w:r>
      <w:r w:rsidRPr="00277CED">
        <w:rPr>
          <w:rFonts w:ascii="Tahoma" w:hAnsi="Tahoma" w:cs="Tahoma"/>
          <w:sz w:val="22"/>
          <w:szCs w:val="22"/>
        </w:rPr>
        <w:t>de 202</w:t>
      </w:r>
      <w:r w:rsidR="00E2674E" w:rsidRPr="00277CED">
        <w:rPr>
          <w:rFonts w:ascii="Tahoma" w:hAnsi="Tahoma" w:cs="Tahoma"/>
          <w:sz w:val="22"/>
          <w:szCs w:val="22"/>
        </w:rPr>
        <w:t>0</w:t>
      </w:r>
      <w:r w:rsidRPr="00277CED">
        <w:rPr>
          <w:rFonts w:ascii="Tahoma" w:hAnsi="Tahoma" w:cs="Tahoma"/>
          <w:sz w:val="22"/>
          <w:szCs w:val="22"/>
        </w:rPr>
        <w:t xml:space="preserve"> (“</w:t>
      </w:r>
      <w:r w:rsidRPr="00277CED">
        <w:rPr>
          <w:rFonts w:ascii="Tahoma" w:hAnsi="Tahoma" w:cs="Tahoma"/>
          <w:sz w:val="22"/>
          <w:szCs w:val="22"/>
          <w:u w:val="single"/>
        </w:rPr>
        <w:t>Data de Vencimento</w:t>
      </w:r>
      <w:r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D02915" w:rsidRPr="00277CED">
        <w:rPr>
          <w:rFonts w:ascii="Tahoma" w:hAnsi="Tahoma" w:cs="Tahoma"/>
          <w:b/>
          <w:sz w:val="22"/>
          <w:szCs w:val="22"/>
        </w:rPr>
        <w:t>1</w:t>
      </w:r>
      <w:r w:rsidR="00B37A94" w:rsidRPr="00277CED">
        <w:rPr>
          <w:rFonts w:ascii="Tahoma" w:hAnsi="Tahoma" w:cs="Tahoma"/>
          <w:b/>
          <w:sz w:val="22"/>
          <w:szCs w:val="22"/>
        </w:rPr>
        <w:t xml:space="preserve">. Amortização </w:t>
      </w:r>
    </w:p>
    <w:p w:rsidR="00B37A94" w:rsidRPr="00277CED" w:rsidRDefault="00B37A94" w:rsidP="009D6571">
      <w:pPr>
        <w:suppressAutoHyphens/>
        <w:spacing w:line="320" w:lineRule="exact"/>
        <w:rPr>
          <w:rFonts w:ascii="Tahoma" w:hAnsi="Tahoma" w:cs="Tahoma"/>
          <w:sz w:val="22"/>
          <w:szCs w:val="22"/>
        </w:rPr>
      </w:pPr>
    </w:p>
    <w:p w:rsidR="002A7A81" w:rsidRDefault="000B0725" w:rsidP="009D6571">
      <w:pPr>
        <w:tabs>
          <w:tab w:val="left" w:pos="-1985"/>
          <w:tab w:val="left" w:pos="1134"/>
        </w:tabs>
        <w:suppressAutoHyphens/>
        <w:spacing w:line="320" w:lineRule="exact"/>
        <w:rPr>
          <w:rFonts w:ascii="Tahoma" w:hAnsi="Tahoma" w:cs="Tahoma"/>
          <w:sz w:val="22"/>
          <w:szCs w:val="22"/>
        </w:rPr>
      </w:pPr>
      <w:r w:rsidRPr="00277CED">
        <w:rPr>
          <w:rFonts w:ascii="Tahoma" w:hAnsi="Tahoma" w:cs="Tahoma"/>
          <w:sz w:val="22"/>
          <w:szCs w:val="22"/>
        </w:rPr>
        <w:t>6.11.1. A amortização do Valor Nominal Unitário das Debêntures</w:t>
      </w:r>
      <w:r w:rsidR="00D16958">
        <w:rPr>
          <w:rFonts w:ascii="Tahoma" w:hAnsi="Tahoma" w:cs="Tahoma"/>
          <w:sz w:val="22"/>
          <w:szCs w:val="22"/>
        </w:rPr>
        <w:t xml:space="preserve"> de ambas as Séries</w:t>
      </w:r>
      <w:r w:rsidRPr="00277CED">
        <w:rPr>
          <w:rFonts w:ascii="Tahoma" w:hAnsi="Tahoma" w:cs="Tahoma"/>
          <w:sz w:val="22"/>
          <w:szCs w:val="22"/>
        </w:rPr>
        <w:t xml:space="preserve"> será realizada </w:t>
      </w:r>
      <w:r w:rsidR="00E2674E" w:rsidRPr="00277CED">
        <w:rPr>
          <w:rFonts w:ascii="Tahoma" w:hAnsi="Tahoma" w:cs="Tahoma"/>
          <w:sz w:val="22"/>
          <w:szCs w:val="22"/>
        </w:rPr>
        <w:t>tri</w:t>
      </w:r>
      <w:r w:rsidRPr="00277CED">
        <w:rPr>
          <w:rFonts w:ascii="Tahoma" w:hAnsi="Tahoma" w:cs="Tahoma"/>
          <w:sz w:val="22"/>
          <w:szCs w:val="22"/>
        </w:rPr>
        <w:t>mes</w:t>
      </w:r>
      <w:r w:rsidR="00E2674E" w:rsidRPr="00277CED">
        <w:rPr>
          <w:rFonts w:ascii="Tahoma" w:hAnsi="Tahoma" w:cs="Tahoma"/>
          <w:sz w:val="22"/>
          <w:szCs w:val="22"/>
        </w:rPr>
        <w:t>tr</w:t>
      </w:r>
      <w:r w:rsidRPr="00277CED">
        <w:rPr>
          <w:rFonts w:ascii="Tahoma" w:hAnsi="Tahoma" w:cs="Tahoma"/>
          <w:sz w:val="22"/>
          <w:szCs w:val="22"/>
        </w:rPr>
        <w:t xml:space="preserve">almente, </w:t>
      </w:r>
      <w:r w:rsidR="00FB55C1">
        <w:rPr>
          <w:rFonts w:ascii="Tahoma" w:hAnsi="Tahoma" w:cs="Tahoma"/>
          <w:sz w:val="22"/>
          <w:szCs w:val="22"/>
        </w:rPr>
        <w:t xml:space="preserve">em 20 (vinte) parcelas iguais, </w:t>
      </w:r>
      <w:r w:rsidRPr="00277CED">
        <w:rPr>
          <w:rFonts w:ascii="Tahoma" w:hAnsi="Tahoma" w:cs="Tahoma"/>
          <w:sz w:val="22"/>
          <w:szCs w:val="22"/>
        </w:rPr>
        <w:t xml:space="preserve">sendo o primeiro pagamento em </w:t>
      </w:r>
      <w:r w:rsidR="00507C44">
        <w:rPr>
          <w:rFonts w:ascii="Tahoma" w:hAnsi="Tahoma" w:cs="Tahoma"/>
          <w:sz w:val="22"/>
          <w:szCs w:val="22"/>
        </w:rPr>
        <w:t>07</w:t>
      </w:r>
      <w:r w:rsidR="00507C44" w:rsidRPr="00277CED">
        <w:rPr>
          <w:rFonts w:ascii="Tahoma" w:hAnsi="Tahoma" w:cs="Tahoma"/>
          <w:sz w:val="22"/>
          <w:szCs w:val="22"/>
        </w:rPr>
        <w:t xml:space="preserve"> </w:t>
      </w:r>
      <w:r w:rsidRPr="00277CED">
        <w:rPr>
          <w:rFonts w:ascii="Tahoma" w:hAnsi="Tahoma" w:cs="Tahoma"/>
          <w:sz w:val="22"/>
          <w:szCs w:val="22"/>
        </w:rPr>
        <w:t xml:space="preserve">de </w:t>
      </w:r>
      <w:r w:rsidR="00507C44">
        <w:rPr>
          <w:rFonts w:ascii="Tahoma" w:hAnsi="Tahoma" w:cs="Tahoma"/>
          <w:sz w:val="22"/>
          <w:szCs w:val="22"/>
        </w:rPr>
        <w:t>agosto</w:t>
      </w:r>
      <w:r w:rsidR="00507C44" w:rsidRPr="00277CED">
        <w:rPr>
          <w:rFonts w:ascii="Tahoma" w:hAnsi="Tahoma" w:cs="Tahoma"/>
          <w:sz w:val="22"/>
          <w:szCs w:val="22"/>
        </w:rPr>
        <w:t xml:space="preserve"> </w:t>
      </w:r>
      <w:r w:rsidRPr="00277CED">
        <w:rPr>
          <w:rFonts w:ascii="Tahoma" w:hAnsi="Tahoma" w:cs="Tahoma"/>
          <w:sz w:val="22"/>
          <w:szCs w:val="22"/>
        </w:rPr>
        <w:t xml:space="preserve">de </w:t>
      </w:r>
      <w:r w:rsidR="004B3889" w:rsidRPr="00277CED">
        <w:rPr>
          <w:rFonts w:ascii="Tahoma" w:hAnsi="Tahoma" w:cs="Tahoma"/>
          <w:sz w:val="22"/>
          <w:szCs w:val="22"/>
        </w:rPr>
        <w:t>2015</w:t>
      </w:r>
      <w:r w:rsidRPr="00277CED">
        <w:rPr>
          <w:rFonts w:ascii="Tahoma" w:hAnsi="Tahoma" w:cs="Tahoma"/>
          <w:sz w:val="22"/>
          <w:szCs w:val="22"/>
        </w:rPr>
        <w:t xml:space="preserve"> e os demais no dia </w:t>
      </w:r>
      <w:r w:rsidR="00507C44">
        <w:rPr>
          <w:rFonts w:ascii="Tahoma" w:hAnsi="Tahoma" w:cs="Tahoma"/>
          <w:sz w:val="22"/>
          <w:szCs w:val="22"/>
        </w:rPr>
        <w:t>07</w:t>
      </w:r>
      <w:r w:rsidR="00507C44" w:rsidRPr="00277CED">
        <w:rPr>
          <w:rFonts w:ascii="Tahoma" w:hAnsi="Tahoma" w:cs="Tahoma"/>
          <w:sz w:val="22"/>
          <w:szCs w:val="22"/>
        </w:rPr>
        <w:t xml:space="preserve"> </w:t>
      </w:r>
      <w:r w:rsidR="00E242D0" w:rsidRPr="00277CED">
        <w:rPr>
          <w:rFonts w:ascii="Tahoma" w:hAnsi="Tahoma" w:cs="Tahoma"/>
          <w:sz w:val="22"/>
          <w:szCs w:val="22"/>
        </w:rPr>
        <w:t xml:space="preserve">dos meses de </w:t>
      </w:r>
      <w:r w:rsidR="00507C44">
        <w:rPr>
          <w:rFonts w:ascii="Tahoma" w:hAnsi="Tahoma" w:cs="Tahoma"/>
          <w:sz w:val="22"/>
          <w:szCs w:val="22"/>
        </w:rPr>
        <w:t>novembro</w:t>
      </w:r>
      <w:r w:rsidR="00507C44" w:rsidRPr="00277CED">
        <w:rPr>
          <w:rFonts w:ascii="Tahoma" w:hAnsi="Tahoma" w:cs="Tahoma"/>
          <w:sz w:val="22"/>
          <w:szCs w:val="22"/>
        </w:rPr>
        <w:t xml:space="preserve">, </w:t>
      </w:r>
      <w:r w:rsidR="00507C44">
        <w:rPr>
          <w:rFonts w:ascii="Tahoma" w:hAnsi="Tahoma" w:cs="Tahoma"/>
          <w:sz w:val="22"/>
          <w:szCs w:val="22"/>
        </w:rPr>
        <w:t>fevereiro</w:t>
      </w:r>
      <w:r w:rsidR="00507C44" w:rsidRPr="00277CED">
        <w:rPr>
          <w:rFonts w:ascii="Tahoma" w:hAnsi="Tahoma" w:cs="Tahoma"/>
          <w:sz w:val="22"/>
          <w:szCs w:val="22"/>
        </w:rPr>
        <w:t xml:space="preserve">, </w:t>
      </w:r>
      <w:r w:rsidR="00507C44">
        <w:rPr>
          <w:rFonts w:ascii="Tahoma" w:hAnsi="Tahoma" w:cs="Tahoma"/>
          <w:sz w:val="22"/>
          <w:szCs w:val="22"/>
        </w:rPr>
        <w:t>maio</w:t>
      </w:r>
      <w:r w:rsidR="00507C44" w:rsidRPr="00277CED">
        <w:rPr>
          <w:rFonts w:ascii="Tahoma" w:hAnsi="Tahoma" w:cs="Tahoma"/>
          <w:sz w:val="22"/>
          <w:szCs w:val="22"/>
        </w:rPr>
        <w:t xml:space="preserve"> </w:t>
      </w:r>
      <w:r w:rsidR="00E242D0" w:rsidRPr="00277CED">
        <w:rPr>
          <w:rFonts w:ascii="Tahoma" w:hAnsi="Tahoma" w:cs="Tahoma"/>
          <w:sz w:val="22"/>
          <w:szCs w:val="22"/>
        </w:rPr>
        <w:t xml:space="preserve">e </w:t>
      </w:r>
      <w:r w:rsidR="00507C44">
        <w:rPr>
          <w:rFonts w:ascii="Tahoma" w:hAnsi="Tahoma" w:cs="Tahoma"/>
          <w:sz w:val="22"/>
          <w:szCs w:val="22"/>
        </w:rPr>
        <w:t>agosto</w:t>
      </w:r>
      <w:r w:rsidR="00507C44" w:rsidRPr="00277CED">
        <w:rPr>
          <w:rFonts w:ascii="Tahoma" w:hAnsi="Tahoma" w:cs="Tahoma"/>
          <w:sz w:val="22"/>
          <w:szCs w:val="22"/>
        </w:rPr>
        <w:t xml:space="preserve"> </w:t>
      </w:r>
      <w:r w:rsidR="00E242D0" w:rsidRPr="00277CED">
        <w:rPr>
          <w:rFonts w:ascii="Tahoma" w:hAnsi="Tahoma" w:cs="Tahoma"/>
          <w:sz w:val="22"/>
          <w:szCs w:val="22"/>
        </w:rPr>
        <w:t>de cada ano</w:t>
      </w:r>
      <w:r w:rsidRPr="00277CED">
        <w:rPr>
          <w:rFonts w:ascii="Tahoma" w:hAnsi="Tahoma" w:cs="Tahoma"/>
          <w:sz w:val="22"/>
          <w:szCs w:val="22"/>
        </w:rPr>
        <w:t xml:space="preserve">, devendo o último pagamento ocorrer na Data de Vencimento (ou na data em que ocorrer o Resgate Antecipado ou vencimento antecipado das Debêntures, conforme previsto nesta Escritura de Emissão, </w:t>
      </w:r>
      <w:r w:rsidR="004B3889" w:rsidRPr="00277CED">
        <w:rPr>
          <w:rFonts w:ascii="Tahoma" w:hAnsi="Tahoma" w:cs="Tahoma"/>
          <w:sz w:val="22"/>
          <w:szCs w:val="22"/>
        </w:rPr>
        <w:t>se for o caso)</w:t>
      </w:r>
      <w:r w:rsidR="002A7A81">
        <w:rPr>
          <w:rFonts w:ascii="Tahoma" w:hAnsi="Tahoma" w:cs="Tahoma"/>
          <w:sz w:val="22"/>
          <w:szCs w:val="22"/>
        </w:rPr>
        <w:t>, conforme indicado na tabela abaixo:</w:t>
      </w:r>
      <w:r w:rsidRPr="00277CED">
        <w:rPr>
          <w:rFonts w:ascii="Tahoma" w:hAnsi="Tahoma" w:cs="Tahoma"/>
          <w:sz w:val="22"/>
          <w:szCs w:val="22"/>
        </w:rPr>
        <w:t xml:space="preserve"> </w:t>
      </w:r>
    </w:p>
    <w:p w:rsidR="002A7A81" w:rsidRDefault="002A7A81" w:rsidP="009D6571">
      <w:pPr>
        <w:tabs>
          <w:tab w:val="left" w:pos="-1985"/>
          <w:tab w:val="left" w:pos="1134"/>
        </w:tabs>
        <w:suppressAutoHyphens/>
        <w:spacing w:line="320" w:lineRule="exact"/>
        <w:rPr>
          <w:rFonts w:ascii="Tahoma" w:hAnsi="Tahoma" w:cs="Tahoma"/>
          <w:sz w:val="22"/>
          <w:szCs w:val="22"/>
        </w:rPr>
      </w:pPr>
    </w:p>
    <w:tbl>
      <w:tblPr>
        <w:tblW w:w="0" w:type="auto"/>
        <w:jc w:val="center"/>
        <w:tblInd w:w="-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364"/>
        <w:gridCol w:w="3269"/>
        <w:gridCol w:w="3815"/>
      </w:tblGrid>
      <w:tr w:rsidR="002A7A81" w:rsidRPr="004C380D" w:rsidTr="00A804C3">
        <w:trPr>
          <w:tblHeader/>
          <w:jc w:val="center"/>
        </w:trPr>
        <w:tc>
          <w:tcPr>
            <w:tcW w:w="1364" w:type="dxa"/>
            <w:shd w:val="clear" w:color="auto" w:fill="FFFFFF" w:themeFill="background1"/>
            <w:vAlign w:val="center"/>
          </w:tcPr>
          <w:p w:rsidR="002A7A81" w:rsidRPr="004C380D" w:rsidRDefault="002A7A81" w:rsidP="004B1C1E">
            <w:pPr>
              <w:keepNext/>
              <w:spacing w:line="320" w:lineRule="exact"/>
              <w:jc w:val="center"/>
              <w:rPr>
                <w:rFonts w:ascii="Tahoma" w:hAnsi="Tahoma" w:cs="Tahoma"/>
                <w:b/>
                <w:bCs/>
                <w:smallCaps/>
                <w:color w:val="000000"/>
                <w:sz w:val="22"/>
                <w:szCs w:val="22"/>
              </w:rPr>
            </w:pPr>
            <w:r w:rsidRPr="004C380D">
              <w:rPr>
                <w:rFonts w:ascii="Tahoma" w:hAnsi="Tahoma" w:cs="Tahoma"/>
                <w:b/>
                <w:bCs/>
                <w:smallCaps/>
                <w:color w:val="000000"/>
                <w:sz w:val="22"/>
                <w:szCs w:val="22"/>
              </w:rPr>
              <w:t>Parcela</w:t>
            </w:r>
          </w:p>
        </w:tc>
        <w:tc>
          <w:tcPr>
            <w:tcW w:w="3269" w:type="dxa"/>
            <w:shd w:val="clear" w:color="auto" w:fill="FFFFFF" w:themeFill="background1"/>
            <w:vAlign w:val="center"/>
          </w:tcPr>
          <w:p w:rsidR="002A7A81" w:rsidRPr="004C380D" w:rsidRDefault="002A7A81" w:rsidP="00A804C3">
            <w:pPr>
              <w:keepNext/>
              <w:spacing w:line="320" w:lineRule="exact"/>
              <w:jc w:val="center"/>
              <w:rPr>
                <w:rFonts w:ascii="Tahoma" w:hAnsi="Tahoma" w:cs="Tahoma"/>
                <w:b/>
                <w:bCs/>
                <w:smallCaps/>
                <w:color w:val="000000"/>
                <w:sz w:val="22"/>
                <w:szCs w:val="22"/>
              </w:rPr>
            </w:pPr>
            <w:r w:rsidRPr="004C380D">
              <w:rPr>
                <w:rFonts w:ascii="Tahoma" w:hAnsi="Tahoma" w:cs="Tahoma"/>
                <w:b/>
                <w:bCs/>
                <w:smallCaps/>
                <w:color w:val="000000"/>
                <w:sz w:val="22"/>
                <w:szCs w:val="22"/>
              </w:rPr>
              <w:t xml:space="preserve">Data de </w:t>
            </w:r>
            <w:r w:rsidR="00507C44">
              <w:rPr>
                <w:rFonts w:ascii="Tahoma" w:hAnsi="Tahoma" w:cs="Tahoma"/>
                <w:b/>
                <w:bCs/>
                <w:smallCaps/>
                <w:color w:val="000000"/>
                <w:sz w:val="22"/>
                <w:szCs w:val="22"/>
              </w:rPr>
              <w:t>Pagamento</w:t>
            </w:r>
          </w:p>
        </w:tc>
        <w:tc>
          <w:tcPr>
            <w:tcW w:w="3815" w:type="dxa"/>
            <w:shd w:val="clear" w:color="auto" w:fill="FFFFFF" w:themeFill="background1"/>
          </w:tcPr>
          <w:p w:rsidR="002A7A81" w:rsidRPr="004C380D" w:rsidRDefault="004B1C1E" w:rsidP="004B1C1E">
            <w:pPr>
              <w:keepNext/>
              <w:spacing w:line="320" w:lineRule="exact"/>
              <w:jc w:val="center"/>
              <w:rPr>
                <w:rFonts w:ascii="Tahoma" w:hAnsi="Tahoma" w:cs="Tahoma"/>
                <w:b/>
                <w:bCs/>
                <w:smallCaps/>
                <w:color w:val="000000"/>
                <w:sz w:val="22"/>
                <w:szCs w:val="22"/>
              </w:rPr>
            </w:pPr>
            <w:r>
              <w:rPr>
                <w:rFonts w:ascii="Tahoma" w:hAnsi="Tahoma" w:cs="Tahoma"/>
                <w:b/>
                <w:bCs/>
                <w:smallCaps/>
                <w:color w:val="000000"/>
                <w:sz w:val="22"/>
                <w:szCs w:val="22"/>
              </w:rPr>
              <w:t xml:space="preserve">Percentual do </w:t>
            </w:r>
            <w:r w:rsidR="002A7A81" w:rsidRPr="004C380D">
              <w:rPr>
                <w:rFonts w:ascii="Tahoma" w:hAnsi="Tahoma" w:cs="Tahoma"/>
                <w:b/>
                <w:bCs/>
                <w:smallCaps/>
                <w:color w:val="000000"/>
                <w:sz w:val="22"/>
                <w:szCs w:val="22"/>
              </w:rPr>
              <w:t>Valor Nominal Unitário a ser Amortizado</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277CED">
              <w:rPr>
                <w:rFonts w:ascii="Tahoma" w:hAnsi="Tahoma" w:cs="Tahoma"/>
                <w:sz w:val="22"/>
                <w:szCs w:val="22"/>
              </w:rPr>
              <w:t xml:space="preserve"> de </w:t>
            </w:r>
            <w:r>
              <w:rPr>
                <w:rFonts w:ascii="Tahoma" w:hAnsi="Tahoma" w:cs="Tahoma"/>
                <w:sz w:val="22"/>
                <w:szCs w:val="22"/>
              </w:rPr>
              <w:t>agosto</w:t>
            </w:r>
            <w:r w:rsidR="002A7A81" w:rsidRPr="00277CED">
              <w:rPr>
                <w:rFonts w:ascii="Tahoma" w:hAnsi="Tahoma" w:cs="Tahoma"/>
                <w:sz w:val="22"/>
                <w:szCs w:val="22"/>
              </w:rPr>
              <w:t xml:space="preserve"> de</w:t>
            </w:r>
            <w:r w:rsidR="002A7A81">
              <w:rPr>
                <w:rFonts w:ascii="Tahoma" w:hAnsi="Tahoma" w:cs="Tahoma"/>
                <w:sz w:val="22"/>
                <w:szCs w:val="22"/>
              </w:rPr>
              <w:t xml:space="preserve"> </w:t>
            </w:r>
            <w:r>
              <w:rPr>
                <w:rFonts w:ascii="Tahoma" w:hAnsi="Tahoma" w:cs="Tahoma"/>
                <w:sz w:val="22"/>
                <w:szCs w:val="22"/>
              </w:rPr>
              <w:t>2015</w:t>
            </w:r>
          </w:p>
        </w:tc>
        <w:tc>
          <w:tcPr>
            <w:tcW w:w="3815" w:type="dxa"/>
            <w:shd w:val="clear" w:color="auto" w:fill="FFFFFF" w:themeFill="background1"/>
            <w:vAlign w:val="center"/>
          </w:tcPr>
          <w:p w:rsidR="002A7A81" w:rsidRPr="004C380D" w:rsidRDefault="002A7A81" w:rsidP="004B1C1E">
            <w:pPr>
              <w:spacing w:line="320" w:lineRule="exact"/>
              <w:jc w:val="center"/>
              <w:rPr>
                <w:rFonts w:ascii="Tahoma" w:hAnsi="Tahoma" w:cs="Tahoma"/>
                <w:color w:val="000000"/>
                <w:sz w:val="22"/>
                <w:szCs w:val="22"/>
              </w:rPr>
            </w:pPr>
            <w:r>
              <w:rPr>
                <w:rFonts w:ascii="Tahoma" w:hAnsi="Tahoma" w:cs="Tahoma"/>
                <w:color w:val="000000"/>
                <w:sz w:val="22"/>
                <w:szCs w:val="22"/>
              </w:rPr>
              <w:t>5,00</w:t>
            </w:r>
            <w:r w:rsidR="00812A79">
              <w:rPr>
                <w:rFonts w:ascii="Tahoma" w:hAnsi="Tahoma" w:cs="Tahoma"/>
                <w:color w:val="000000"/>
                <w:sz w:val="22"/>
                <w:szCs w:val="22"/>
              </w:rPr>
              <w:t>00</w:t>
            </w:r>
            <w:r w:rsidRPr="004C380D">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2ª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2015</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3ª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2016</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4ª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2016</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5ª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agosto</w:t>
            </w:r>
            <w:r w:rsidR="002A7A81" w:rsidRPr="00571C28">
              <w:rPr>
                <w:rFonts w:ascii="Tahoma" w:hAnsi="Tahoma" w:cs="Tahoma"/>
                <w:sz w:val="22"/>
                <w:szCs w:val="22"/>
              </w:rPr>
              <w:t xml:space="preserve"> de </w:t>
            </w:r>
            <w:r>
              <w:rPr>
                <w:rFonts w:ascii="Tahoma" w:hAnsi="Tahoma" w:cs="Tahoma"/>
                <w:sz w:val="22"/>
                <w:szCs w:val="22"/>
              </w:rPr>
              <w:t>2016</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6ª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2016</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7ª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2017</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8ª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2017</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9ª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agosto</w:t>
            </w:r>
            <w:r w:rsidR="002A7A81" w:rsidRPr="00571C28">
              <w:rPr>
                <w:rFonts w:ascii="Tahoma" w:hAnsi="Tahoma" w:cs="Tahoma"/>
                <w:sz w:val="22"/>
                <w:szCs w:val="22"/>
              </w:rPr>
              <w:t xml:space="preserve"> de </w:t>
            </w:r>
            <w:r>
              <w:rPr>
                <w:rFonts w:ascii="Tahoma" w:hAnsi="Tahoma" w:cs="Tahoma"/>
                <w:sz w:val="22"/>
                <w:szCs w:val="22"/>
              </w:rPr>
              <w:t>2017</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10ª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2017</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11ª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2018</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12ª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2018</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13ª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agosto</w:t>
            </w:r>
            <w:r w:rsidR="002A7A81" w:rsidRPr="00571C28">
              <w:rPr>
                <w:rFonts w:ascii="Tahoma" w:hAnsi="Tahoma" w:cs="Tahoma"/>
                <w:sz w:val="22"/>
                <w:szCs w:val="22"/>
              </w:rPr>
              <w:t xml:space="preserve"> de </w:t>
            </w:r>
            <w:r>
              <w:rPr>
                <w:rFonts w:ascii="Tahoma" w:hAnsi="Tahoma" w:cs="Tahoma"/>
                <w:sz w:val="22"/>
                <w:szCs w:val="22"/>
              </w:rPr>
              <w:t>2018</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14ª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2018</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15</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2019</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16</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2019</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17</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agosto</w:t>
            </w:r>
            <w:r w:rsidR="002A7A81" w:rsidRPr="00571C28">
              <w:rPr>
                <w:rFonts w:ascii="Tahoma" w:hAnsi="Tahoma" w:cs="Tahoma"/>
                <w:sz w:val="22"/>
                <w:szCs w:val="22"/>
              </w:rPr>
              <w:t xml:space="preserve"> de </w:t>
            </w:r>
            <w:r>
              <w:rPr>
                <w:rFonts w:ascii="Tahoma" w:hAnsi="Tahoma" w:cs="Tahoma"/>
                <w:sz w:val="22"/>
                <w:szCs w:val="22"/>
              </w:rPr>
              <w:t>2019</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lastRenderedPageBreak/>
              <w:t>18</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2019</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19</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2020</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20</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2020</w:t>
            </w:r>
          </w:p>
        </w:tc>
        <w:tc>
          <w:tcPr>
            <w:tcW w:w="3815" w:type="dxa"/>
            <w:shd w:val="clear" w:color="auto" w:fill="FFFFFF" w:themeFill="background1"/>
            <w:vAlign w:val="center"/>
          </w:tcPr>
          <w:p w:rsidR="002A7A81" w:rsidRPr="004C380D" w:rsidRDefault="007A5A4A" w:rsidP="007A5A4A">
            <w:pPr>
              <w:spacing w:line="320" w:lineRule="exact"/>
              <w:jc w:val="center"/>
              <w:rPr>
                <w:rFonts w:ascii="Tahoma" w:hAnsi="Tahoma" w:cs="Tahoma"/>
                <w:color w:val="000000"/>
                <w:sz w:val="22"/>
                <w:szCs w:val="22"/>
              </w:rPr>
            </w:pPr>
            <w:r>
              <w:rPr>
                <w:rFonts w:ascii="Tahoma" w:hAnsi="Tahoma" w:cs="Tahoma"/>
                <w:color w:val="000000"/>
                <w:sz w:val="22"/>
                <w:szCs w:val="22"/>
              </w:rPr>
              <w:t>100</w:t>
            </w:r>
            <w:r w:rsidR="002A7A81">
              <w:rPr>
                <w:rFonts w:ascii="Tahoma" w:hAnsi="Tahoma" w:cs="Tahoma"/>
                <w:color w:val="000000"/>
                <w:sz w:val="22"/>
                <w:szCs w:val="22"/>
              </w:rPr>
              <w:t>,00</w:t>
            </w:r>
            <w:r w:rsidR="00812A79">
              <w:rPr>
                <w:rFonts w:ascii="Tahoma" w:hAnsi="Tahoma" w:cs="Tahoma"/>
                <w:color w:val="000000"/>
                <w:sz w:val="22"/>
                <w:szCs w:val="22"/>
              </w:rPr>
              <w:t>00</w:t>
            </w:r>
            <w:r w:rsidR="002A7A81">
              <w:rPr>
                <w:rFonts w:ascii="Tahoma" w:hAnsi="Tahoma" w:cs="Tahoma"/>
                <w:color w:val="000000"/>
                <w:sz w:val="22"/>
                <w:szCs w:val="22"/>
              </w:rPr>
              <w:t>%</w:t>
            </w:r>
            <w:r>
              <w:rPr>
                <w:rFonts w:ascii="Tahoma" w:hAnsi="Tahoma" w:cs="Tahoma"/>
                <w:color w:val="000000"/>
                <w:sz w:val="22"/>
                <w:szCs w:val="22"/>
              </w:rPr>
              <w:t xml:space="preserve"> do saldo remanescente do Valor Nominal Unitário</w:t>
            </w:r>
          </w:p>
        </w:tc>
      </w:tr>
    </w:tbl>
    <w:p w:rsidR="004F6E15" w:rsidRPr="00277CED" w:rsidRDefault="004F6E15" w:rsidP="00A804C3">
      <w:pPr>
        <w:tabs>
          <w:tab w:val="left" w:pos="-1985"/>
          <w:tab w:val="left" w:pos="1134"/>
        </w:tabs>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DA1AD5" w:rsidRPr="00277CED">
        <w:rPr>
          <w:rFonts w:ascii="Tahoma" w:hAnsi="Tahoma" w:cs="Tahoma"/>
          <w:b/>
          <w:sz w:val="22"/>
          <w:szCs w:val="22"/>
        </w:rPr>
        <w:t>2</w:t>
      </w:r>
      <w:r w:rsidR="00B37A94" w:rsidRPr="00277CED">
        <w:rPr>
          <w:rFonts w:ascii="Tahoma" w:hAnsi="Tahoma" w:cs="Tahoma"/>
          <w:b/>
          <w:sz w:val="22"/>
          <w:szCs w:val="22"/>
        </w:rPr>
        <w:t>. Remuneração</w:t>
      </w:r>
      <w:r w:rsidR="00FB6654" w:rsidRPr="00277CED">
        <w:rPr>
          <w:rFonts w:ascii="Tahoma" w:hAnsi="Tahoma" w:cs="Tahoma"/>
          <w:b/>
          <w:sz w:val="22"/>
          <w:szCs w:val="22"/>
        </w:rPr>
        <w:t xml:space="preserve"> das Debêntures da Primeira Série</w:t>
      </w:r>
    </w:p>
    <w:p w:rsidR="00B37A94" w:rsidRPr="00277CED" w:rsidRDefault="00B37A94" w:rsidP="009D6571">
      <w:pPr>
        <w:suppressAutoHyphens/>
        <w:spacing w:line="320" w:lineRule="exact"/>
        <w:rPr>
          <w:rFonts w:ascii="Tahoma" w:hAnsi="Tahoma" w:cs="Tahoma"/>
          <w:b/>
          <w:sz w:val="22"/>
          <w:szCs w:val="22"/>
        </w:rPr>
      </w:pPr>
    </w:p>
    <w:p w:rsidR="00131D7C" w:rsidRPr="00277CED" w:rsidRDefault="00DA1AD5" w:rsidP="009D6571">
      <w:pPr>
        <w:pStyle w:val="Corpodetexto"/>
        <w:tabs>
          <w:tab w:val="left" w:pos="851"/>
        </w:tabs>
        <w:suppressAutoHyphens/>
        <w:autoSpaceDE w:val="0"/>
        <w:autoSpaceDN w:val="0"/>
        <w:adjustRightInd w:val="0"/>
        <w:spacing w:line="320" w:lineRule="exact"/>
        <w:rPr>
          <w:rFonts w:ascii="Tahoma" w:hAnsi="Tahoma" w:cs="Tahoma"/>
          <w:sz w:val="22"/>
          <w:szCs w:val="22"/>
        </w:rPr>
      </w:pPr>
      <w:bookmarkStart w:id="7" w:name="_Ref535067474"/>
      <w:r w:rsidRPr="00277CED">
        <w:rPr>
          <w:rFonts w:ascii="Tahoma" w:hAnsi="Tahoma" w:cs="Tahoma"/>
          <w:sz w:val="22"/>
          <w:szCs w:val="22"/>
        </w:rPr>
        <w:t>6.12</w:t>
      </w:r>
      <w:r w:rsidR="003A519A" w:rsidRPr="00277CED">
        <w:rPr>
          <w:rFonts w:ascii="Tahoma" w:hAnsi="Tahoma" w:cs="Tahoma"/>
          <w:sz w:val="22"/>
          <w:szCs w:val="22"/>
        </w:rPr>
        <w:t>.</w:t>
      </w:r>
      <w:r w:rsidR="008652E8" w:rsidRPr="00277CED">
        <w:rPr>
          <w:rFonts w:ascii="Tahoma" w:hAnsi="Tahoma" w:cs="Tahoma"/>
          <w:sz w:val="22"/>
          <w:szCs w:val="22"/>
        </w:rPr>
        <w:t xml:space="preserve">1. </w:t>
      </w:r>
      <w:bookmarkStart w:id="8" w:name="_DV_M100"/>
      <w:bookmarkEnd w:id="8"/>
      <w:r w:rsidR="00131D7C" w:rsidRPr="00277CED">
        <w:rPr>
          <w:rFonts w:ascii="Tahoma" w:hAnsi="Tahoma" w:cs="Tahoma"/>
          <w:sz w:val="22"/>
          <w:szCs w:val="22"/>
        </w:rPr>
        <w:t>O Valor Nominal Unitário das Debêntures</w:t>
      </w:r>
      <w:r w:rsidR="00FB6654" w:rsidRPr="00277CED">
        <w:rPr>
          <w:rFonts w:ascii="Tahoma" w:hAnsi="Tahoma" w:cs="Tahoma"/>
          <w:sz w:val="22"/>
          <w:szCs w:val="22"/>
        </w:rPr>
        <w:t xml:space="preserve"> da Primeira Série</w:t>
      </w:r>
      <w:r w:rsidR="00131D7C" w:rsidRPr="00277CED">
        <w:rPr>
          <w:rFonts w:ascii="Tahoma" w:hAnsi="Tahoma" w:cs="Tahoma"/>
          <w:sz w:val="22"/>
          <w:szCs w:val="22"/>
        </w:rPr>
        <w:t xml:space="preserve"> não será atualizado</w:t>
      </w:r>
      <w:r w:rsidR="0033551F" w:rsidRPr="00277CED">
        <w:rPr>
          <w:rFonts w:ascii="Tahoma" w:hAnsi="Tahoma" w:cs="Tahoma"/>
          <w:sz w:val="22"/>
          <w:szCs w:val="22"/>
        </w:rPr>
        <w:t>.</w:t>
      </w:r>
      <w:r w:rsidR="004B3889" w:rsidRPr="00277CED">
        <w:rPr>
          <w:rFonts w:ascii="Tahoma" w:hAnsi="Tahoma" w:cs="Tahoma"/>
          <w:sz w:val="22"/>
          <w:szCs w:val="22"/>
        </w:rPr>
        <w:t xml:space="preserve"> </w:t>
      </w:r>
    </w:p>
    <w:p w:rsidR="00131D7C" w:rsidRPr="00277CED" w:rsidRDefault="00131D7C" w:rsidP="009D6571">
      <w:pPr>
        <w:pStyle w:val="Corpodetexto"/>
        <w:tabs>
          <w:tab w:val="left" w:pos="851"/>
        </w:tabs>
        <w:suppressAutoHyphens/>
        <w:autoSpaceDE w:val="0"/>
        <w:autoSpaceDN w:val="0"/>
        <w:adjustRightInd w:val="0"/>
        <w:spacing w:line="320" w:lineRule="exact"/>
        <w:rPr>
          <w:rFonts w:ascii="Tahoma" w:hAnsi="Tahoma" w:cs="Tahoma"/>
          <w:sz w:val="22"/>
          <w:szCs w:val="22"/>
        </w:rPr>
      </w:pPr>
    </w:p>
    <w:p w:rsidR="006D6029" w:rsidRPr="00277CED" w:rsidRDefault="003A519A" w:rsidP="009D6571">
      <w:pPr>
        <w:suppressAutoHyphens/>
        <w:spacing w:line="320" w:lineRule="exact"/>
        <w:rPr>
          <w:rFonts w:ascii="Tahoma" w:hAnsi="Tahoma" w:cs="Tahoma"/>
          <w:sz w:val="22"/>
          <w:szCs w:val="22"/>
        </w:rPr>
      </w:pPr>
      <w:r w:rsidRPr="00277CED">
        <w:rPr>
          <w:rFonts w:ascii="Tahoma" w:hAnsi="Tahoma" w:cs="Tahoma"/>
          <w:sz w:val="22"/>
          <w:szCs w:val="22"/>
        </w:rPr>
        <w:t>6.1</w:t>
      </w:r>
      <w:r w:rsidR="00DA1AD5" w:rsidRPr="00277CED">
        <w:rPr>
          <w:rFonts w:ascii="Tahoma" w:hAnsi="Tahoma" w:cs="Tahoma"/>
          <w:sz w:val="22"/>
          <w:szCs w:val="22"/>
        </w:rPr>
        <w:t>2</w:t>
      </w:r>
      <w:r w:rsidRPr="00277CED">
        <w:rPr>
          <w:rFonts w:ascii="Tahoma" w:hAnsi="Tahoma" w:cs="Tahoma"/>
          <w:sz w:val="22"/>
          <w:szCs w:val="22"/>
        </w:rPr>
        <w:t>.</w:t>
      </w:r>
      <w:r w:rsidR="00131D7C" w:rsidRPr="00277CED">
        <w:rPr>
          <w:rFonts w:ascii="Tahoma" w:hAnsi="Tahoma" w:cs="Tahoma"/>
          <w:sz w:val="22"/>
          <w:szCs w:val="22"/>
        </w:rPr>
        <w:t xml:space="preserve">2. </w:t>
      </w:r>
      <w:r w:rsidR="007C5A92" w:rsidRPr="00277CED">
        <w:rPr>
          <w:rFonts w:ascii="Tahoma" w:hAnsi="Tahoma" w:cs="Tahoma"/>
          <w:sz w:val="22"/>
          <w:szCs w:val="22"/>
        </w:rPr>
        <w:t>Sobre o Valor Nominal Unitário das Debênt</w:t>
      </w:r>
      <w:r w:rsidR="00F5575F">
        <w:rPr>
          <w:rFonts w:ascii="Tahoma" w:hAnsi="Tahoma" w:cs="Tahoma"/>
          <w:sz w:val="22"/>
          <w:szCs w:val="22"/>
        </w:rPr>
        <w:t>u</w:t>
      </w:r>
      <w:r w:rsidR="007C5A92" w:rsidRPr="00277CED">
        <w:rPr>
          <w:rFonts w:ascii="Tahoma" w:hAnsi="Tahoma" w:cs="Tahoma"/>
          <w:sz w:val="22"/>
          <w:szCs w:val="22"/>
        </w:rPr>
        <w:t xml:space="preserve">res da Primeira Série ou sobre o saldo do Valor Nominal Unitário das </w:t>
      </w:r>
      <w:r w:rsidR="00106C5A" w:rsidRPr="00277CED">
        <w:rPr>
          <w:rFonts w:ascii="Tahoma" w:hAnsi="Tahoma" w:cs="Tahoma"/>
          <w:sz w:val="22"/>
          <w:szCs w:val="22"/>
        </w:rPr>
        <w:t xml:space="preserve">Debêntures </w:t>
      </w:r>
      <w:r w:rsidR="00FB6654" w:rsidRPr="00277CED">
        <w:rPr>
          <w:rFonts w:ascii="Tahoma" w:hAnsi="Tahoma" w:cs="Tahoma"/>
          <w:sz w:val="22"/>
          <w:szCs w:val="22"/>
        </w:rPr>
        <w:t xml:space="preserve">da Primeira Série </w:t>
      </w:r>
      <w:r w:rsidR="007C5A92" w:rsidRPr="00277CED">
        <w:rPr>
          <w:rFonts w:ascii="Tahoma" w:hAnsi="Tahoma" w:cs="Tahoma"/>
          <w:sz w:val="22"/>
          <w:szCs w:val="22"/>
        </w:rPr>
        <w:t xml:space="preserve">incidirão </w:t>
      </w:r>
      <w:r w:rsidR="00106C5A" w:rsidRPr="00277CED">
        <w:rPr>
          <w:rFonts w:ascii="Tahoma" w:hAnsi="Tahoma" w:cs="Tahoma"/>
          <w:sz w:val="22"/>
          <w:szCs w:val="22"/>
        </w:rPr>
        <w:t>juros remuneratórios</w:t>
      </w:r>
      <w:r w:rsidR="000653B0" w:rsidRPr="00277CED">
        <w:rPr>
          <w:rFonts w:ascii="Tahoma" w:hAnsi="Tahoma" w:cs="Tahoma"/>
          <w:sz w:val="22"/>
          <w:szCs w:val="22"/>
        </w:rPr>
        <w:t xml:space="preserve">, </w:t>
      </w:r>
      <w:r w:rsidR="00106C5A" w:rsidRPr="00277CED">
        <w:rPr>
          <w:rFonts w:ascii="Tahoma" w:hAnsi="Tahoma" w:cs="Tahoma"/>
          <w:sz w:val="22"/>
          <w:szCs w:val="22"/>
        </w:rPr>
        <w:t xml:space="preserve">correspondentes à variação acumulada de 100% (cem por cento) das taxas médias diárias dos DI - Depósitos Interfinanceiros de um dia, </w:t>
      </w:r>
      <w:r w:rsidR="00E75E04" w:rsidRPr="00277CED">
        <w:rPr>
          <w:rFonts w:ascii="Tahoma" w:hAnsi="Tahoma" w:cs="Tahoma"/>
          <w:sz w:val="22"/>
          <w:szCs w:val="22"/>
        </w:rPr>
        <w:t>“</w:t>
      </w:r>
      <w:r w:rsidR="00106C5A" w:rsidRPr="00277CED">
        <w:rPr>
          <w:rFonts w:ascii="Tahoma" w:hAnsi="Tahoma" w:cs="Tahoma"/>
          <w:i/>
          <w:iCs/>
          <w:sz w:val="22"/>
          <w:szCs w:val="22"/>
        </w:rPr>
        <w:t>over extra grupo</w:t>
      </w:r>
      <w:r w:rsidR="00E75E04" w:rsidRPr="00277CED">
        <w:rPr>
          <w:rFonts w:ascii="Tahoma" w:hAnsi="Tahoma" w:cs="Tahoma"/>
          <w:sz w:val="22"/>
          <w:szCs w:val="22"/>
        </w:rPr>
        <w:t>”</w:t>
      </w:r>
      <w:r w:rsidR="00106C5A" w:rsidRPr="00277CED">
        <w:rPr>
          <w:rFonts w:ascii="Tahoma" w:hAnsi="Tahoma" w:cs="Tahoma"/>
          <w:sz w:val="22"/>
          <w:szCs w:val="22"/>
        </w:rPr>
        <w:t>,</w:t>
      </w:r>
      <w:r w:rsidR="007C5A92" w:rsidRPr="00277CED">
        <w:rPr>
          <w:rFonts w:ascii="Tahoma" w:hAnsi="Tahoma" w:cs="Tahoma"/>
          <w:sz w:val="22"/>
          <w:szCs w:val="22"/>
        </w:rPr>
        <w:t xml:space="preserve"> expressas na forma percentual ao ano, base 252 (duzentos e cinquenta e dois) dias úteis</w:t>
      </w:r>
      <w:r w:rsidR="009B205B" w:rsidRPr="00277CED">
        <w:rPr>
          <w:rFonts w:ascii="Tahoma" w:hAnsi="Tahoma" w:cs="Tahoma"/>
          <w:sz w:val="22"/>
          <w:szCs w:val="22"/>
        </w:rPr>
        <w:t>,</w:t>
      </w:r>
      <w:r w:rsidR="00106C5A" w:rsidRPr="00277CED">
        <w:rPr>
          <w:rFonts w:ascii="Tahoma" w:hAnsi="Tahoma" w:cs="Tahoma"/>
          <w:sz w:val="22"/>
          <w:szCs w:val="22"/>
        </w:rPr>
        <w:t xml:space="preserve"> calculadas e divulgadas pela CETIP, no Informativo Diário disponível em sua página na Internet (http://www.cetip.com.br) (</w:t>
      </w:r>
      <w:r w:rsidR="00E75E04" w:rsidRPr="00277CED">
        <w:rPr>
          <w:rFonts w:ascii="Tahoma" w:hAnsi="Tahoma" w:cs="Tahoma"/>
          <w:sz w:val="22"/>
          <w:szCs w:val="22"/>
        </w:rPr>
        <w:t>“</w:t>
      </w:r>
      <w:r w:rsidR="00106C5A" w:rsidRPr="00277CED">
        <w:rPr>
          <w:rFonts w:ascii="Tahoma" w:hAnsi="Tahoma" w:cs="Tahoma"/>
          <w:sz w:val="22"/>
          <w:szCs w:val="22"/>
          <w:u w:val="single"/>
        </w:rPr>
        <w:t>Taxa DI</w:t>
      </w:r>
      <w:r w:rsidR="00E75E04" w:rsidRPr="00277CED">
        <w:rPr>
          <w:rFonts w:ascii="Tahoma" w:hAnsi="Tahoma" w:cs="Tahoma"/>
          <w:sz w:val="22"/>
          <w:szCs w:val="22"/>
        </w:rPr>
        <w:t>”</w:t>
      </w:r>
      <w:r w:rsidR="00106C5A" w:rsidRPr="00277CED">
        <w:rPr>
          <w:rFonts w:ascii="Tahoma" w:hAnsi="Tahoma" w:cs="Tahoma"/>
          <w:sz w:val="22"/>
          <w:szCs w:val="22"/>
        </w:rPr>
        <w:t>), acrescida de uma sobretaxa (</w:t>
      </w:r>
      <w:r w:rsidR="00E75E04" w:rsidRPr="00277CED">
        <w:rPr>
          <w:rFonts w:ascii="Tahoma" w:hAnsi="Tahoma" w:cs="Tahoma"/>
          <w:sz w:val="22"/>
          <w:szCs w:val="22"/>
        </w:rPr>
        <w:t>“</w:t>
      </w:r>
      <w:r w:rsidR="00106C5A" w:rsidRPr="00277CED">
        <w:rPr>
          <w:rFonts w:ascii="Tahoma" w:hAnsi="Tahoma" w:cs="Tahoma"/>
          <w:i/>
          <w:iCs/>
          <w:sz w:val="22"/>
          <w:szCs w:val="22"/>
          <w:u w:val="single"/>
        </w:rPr>
        <w:t>Spread</w:t>
      </w:r>
      <w:r w:rsidR="00E75E04" w:rsidRPr="00277CED">
        <w:rPr>
          <w:rFonts w:ascii="Tahoma" w:hAnsi="Tahoma" w:cs="Tahoma"/>
          <w:sz w:val="22"/>
          <w:szCs w:val="22"/>
        </w:rPr>
        <w:t>”</w:t>
      </w:r>
      <w:r w:rsidR="00106C5A" w:rsidRPr="00277CED">
        <w:rPr>
          <w:rFonts w:ascii="Tahoma" w:hAnsi="Tahoma" w:cs="Tahoma"/>
          <w:sz w:val="22"/>
          <w:szCs w:val="22"/>
        </w:rPr>
        <w:t xml:space="preserve">) de </w:t>
      </w:r>
      <w:r w:rsidR="004B3889" w:rsidRPr="00277CED">
        <w:rPr>
          <w:rFonts w:ascii="Tahoma" w:hAnsi="Tahoma" w:cs="Tahoma"/>
          <w:sz w:val="22"/>
          <w:szCs w:val="22"/>
        </w:rPr>
        <w:t>3,65</w:t>
      </w:r>
      <w:r w:rsidR="00106C5A" w:rsidRPr="00277CED">
        <w:rPr>
          <w:rFonts w:ascii="Tahoma" w:hAnsi="Tahoma" w:cs="Tahoma"/>
          <w:sz w:val="22"/>
          <w:szCs w:val="22"/>
        </w:rPr>
        <w:t>% (</w:t>
      </w:r>
      <w:r w:rsidR="008C36AB" w:rsidRPr="00277CED">
        <w:rPr>
          <w:rFonts w:ascii="Tahoma" w:hAnsi="Tahoma" w:cs="Tahoma"/>
          <w:sz w:val="22"/>
          <w:szCs w:val="22"/>
        </w:rPr>
        <w:t>três</w:t>
      </w:r>
      <w:r w:rsidR="00084B3D" w:rsidRPr="00277CED">
        <w:rPr>
          <w:rFonts w:ascii="Tahoma" w:hAnsi="Tahoma" w:cs="Tahoma"/>
          <w:sz w:val="22"/>
          <w:szCs w:val="22"/>
        </w:rPr>
        <w:t xml:space="preserve"> </w:t>
      </w:r>
      <w:r w:rsidR="009F4EDA" w:rsidRPr="00277CED">
        <w:rPr>
          <w:rFonts w:ascii="Tahoma" w:hAnsi="Tahoma" w:cs="Tahoma"/>
          <w:sz w:val="22"/>
          <w:szCs w:val="22"/>
        </w:rPr>
        <w:t>inteiro</w:t>
      </w:r>
      <w:r w:rsidR="00084B3D" w:rsidRPr="00277CED">
        <w:rPr>
          <w:rFonts w:ascii="Tahoma" w:hAnsi="Tahoma" w:cs="Tahoma"/>
          <w:sz w:val="22"/>
          <w:szCs w:val="22"/>
        </w:rPr>
        <w:t>s</w:t>
      </w:r>
      <w:r w:rsidR="009F4EDA" w:rsidRPr="00277CED">
        <w:rPr>
          <w:rFonts w:ascii="Tahoma" w:hAnsi="Tahoma" w:cs="Tahoma"/>
          <w:sz w:val="22"/>
          <w:szCs w:val="22"/>
        </w:rPr>
        <w:t xml:space="preserve"> </w:t>
      </w:r>
      <w:r w:rsidR="00106C5A" w:rsidRPr="00277CED">
        <w:rPr>
          <w:rFonts w:ascii="Tahoma" w:hAnsi="Tahoma" w:cs="Tahoma"/>
          <w:sz w:val="22"/>
          <w:szCs w:val="22"/>
        </w:rPr>
        <w:t xml:space="preserve">e </w:t>
      </w:r>
      <w:r w:rsidR="004B3889" w:rsidRPr="00277CED">
        <w:rPr>
          <w:rFonts w:ascii="Tahoma" w:hAnsi="Tahoma" w:cs="Tahoma"/>
          <w:sz w:val="22"/>
          <w:szCs w:val="22"/>
        </w:rPr>
        <w:t xml:space="preserve">sessenta e cinco </w:t>
      </w:r>
      <w:r w:rsidR="00106C5A" w:rsidRPr="00277CED">
        <w:rPr>
          <w:rFonts w:ascii="Tahoma" w:hAnsi="Tahoma" w:cs="Tahoma"/>
          <w:sz w:val="22"/>
          <w:szCs w:val="22"/>
        </w:rPr>
        <w:t>centésimos</w:t>
      </w:r>
      <w:r w:rsidR="009F4EDA" w:rsidRPr="00277CED">
        <w:rPr>
          <w:rFonts w:ascii="Tahoma" w:hAnsi="Tahoma" w:cs="Tahoma"/>
          <w:sz w:val="22"/>
          <w:szCs w:val="22"/>
        </w:rPr>
        <w:t xml:space="preserve"> por cento</w:t>
      </w:r>
      <w:r w:rsidR="00106C5A" w:rsidRPr="00277CED">
        <w:rPr>
          <w:rFonts w:ascii="Tahoma" w:hAnsi="Tahoma" w:cs="Tahoma"/>
          <w:sz w:val="22"/>
          <w:szCs w:val="22"/>
        </w:rPr>
        <w:t xml:space="preserve">) ao ano, expressa na forma percentual ao ano, base 252 (duzentos e cinquenta e dois) dias úteis, calculados de forma exponencial e cumulativa, </w:t>
      </w:r>
      <w:r w:rsidR="00106C5A" w:rsidRPr="00277CED">
        <w:rPr>
          <w:rFonts w:ascii="Tahoma" w:hAnsi="Tahoma" w:cs="Tahoma"/>
          <w:i/>
          <w:sz w:val="22"/>
          <w:szCs w:val="22"/>
        </w:rPr>
        <w:t>pro rata</w:t>
      </w:r>
      <w:r w:rsidR="00106C5A" w:rsidRPr="00277CED">
        <w:rPr>
          <w:rFonts w:ascii="Tahoma" w:hAnsi="Tahoma" w:cs="Tahoma"/>
          <w:sz w:val="22"/>
          <w:szCs w:val="22"/>
        </w:rPr>
        <w:t xml:space="preserve"> </w:t>
      </w:r>
      <w:proofErr w:type="spellStart"/>
      <w:r w:rsidR="00106C5A" w:rsidRPr="00277CED">
        <w:rPr>
          <w:rFonts w:ascii="Tahoma" w:hAnsi="Tahoma" w:cs="Tahoma"/>
          <w:i/>
          <w:sz w:val="22"/>
          <w:szCs w:val="22"/>
        </w:rPr>
        <w:t>temporis</w:t>
      </w:r>
      <w:proofErr w:type="spellEnd"/>
      <w:r w:rsidR="00106C5A" w:rsidRPr="00277CED">
        <w:rPr>
          <w:rFonts w:ascii="Tahoma" w:hAnsi="Tahoma" w:cs="Tahoma"/>
          <w:sz w:val="22"/>
          <w:szCs w:val="22"/>
        </w:rPr>
        <w:t xml:space="preserve"> por dias </w:t>
      </w:r>
      <w:r w:rsidR="00902498" w:rsidRPr="00277CED">
        <w:rPr>
          <w:rFonts w:ascii="Tahoma" w:hAnsi="Tahoma" w:cs="Tahoma"/>
          <w:sz w:val="22"/>
          <w:szCs w:val="22"/>
        </w:rPr>
        <w:t xml:space="preserve">úteis </w:t>
      </w:r>
      <w:r w:rsidR="00106C5A" w:rsidRPr="00277CED">
        <w:rPr>
          <w:rFonts w:ascii="Tahoma" w:hAnsi="Tahoma" w:cs="Tahoma"/>
          <w:sz w:val="22"/>
          <w:szCs w:val="22"/>
        </w:rPr>
        <w:t xml:space="preserve">decorridos, </w:t>
      </w:r>
      <w:r w:rsidR="009B205B" w:rsidRPr="00277CED">
        <w:rPr>
          <w:rFonts w:ascii="Tahoma" w:hAnsi="Tahoma" w:cs="Tahoma"/>
          <w:sz w:val="22"/>
          <w:szCs w:val="22"/>
        </w:rPr>
        <w:t xml:space="preserve">desde a Data </w:t>
      </w:r>
      <w:r w:rsidR="00024734">
        <w:rPr>
          <w:rFonts w:ascii="Tahoma" w:hAnsi="Tahoma" w:cs="Tahoma"/>
          <w:sz w:val="22"/>
          <w:szCs w:val="22"/>
        </w:rPr>
        <w:t xml:space="preserve">de </w:t>
      </w:r>
      <w:r w:rsidR="00E13597" w:rsidRPr="00024734">
        <w:rPr>
          <w:rFonts w:ascii="Tahoma" w:hAnsi="Tahoma" w:cs="Tahoma"/>
          <w:sz w:val="22"/>
          <w:szCs w:val="22"/>
        </w:rPr>
        <w:t>Liquidação</w:t>
      </w:r>
      <w:r w:rsidR="009B205B" w:rsidRPr="00277CED">
        <w:rPr>
          <w:rFonts w:ascii="Tahoma" w:hAnsi="Tahoma" w:cs="Tahoma"/>
          <w:sz w:val="22"/>
          <w:szCs w:val="22"/>
        </w:rPr>
        <w:t xml:space="preserve"> ou a data de pagamento de Remuneração imediatamente anterior, conforme o caso, </w:t>
      </w:r>
      <w:r w:rsidR="00776C97" w:rsidRPr="00277CED">
        <w:rPr>
          <w:rFonts w:ascii="Tahoma" w:hAnsi="Tahoma" w:cs="Tahoma"/>
          <w:sz w:val="22"/>
          <w:szCs w:val="22"/>
        </w:rPr>
        <w:t xml:space="preserve">e será paga </w:t>
      </w:r>
      <w:r w:rsidR="00106C5A" w:rsidRPr="00277CED">
        <w:rPr>
          <w:rFonts w:ascii="Tahoma" w:hAnsi="Tahoma" w:cs="Tahoma"/>
          <w:sz w:val="22"/>
          <w:szCs w:val="22"/>
        </w:rPr>
        <w:t xml:space="preserve">ao final de cada </w:t>
      </w:r>
      <w:r w:rsidR="00B5578E" w:rsidRPr="00277CED">
        <w:rPr>
          <w:rFonts w:ascii="Tahoma" w:hAnsi="Tahoma" w:cs="Tahoma"/>
          <w:sz w:val="22"/>
          <w:szCs w:val="22"/>
        </w:rPr>
        <w:t>P</w:t>
      </w:r>
      <w:r w:rsidR="00106C5A" w:rsidRPr="00277CED">
        <w:rPr>
          <w:rFonts w:ascii="Tahoma" w:hAnsi="Tahoma" w:cs="Tahoma"/>
          <w:sz w:val="22"/>
          <w:szCs w:val="22"/>
        </w:rPr>
        <w:t xml:space="preserve">eríodo de </w:t>
      </w:r>
      <w:r w:rsidR="00B5578E" w:rsidRPr="00277CED">
        <w:rPr>
          <w:rFonts w:ascii="Tahoma" w:hAnsi="Tahoma" w:cs="Tahoma"/>
          <w:sz w:val="22"/>
          <w:szCs w:val="22"/>
        </w:rPr>
        <w:t>C</w:t>
      </w:r>
      <w:r w:rsidR="00106C5A" w:rsidRPr="00277CED">
        <w:rPr>
          <w:rFonts w:ascii="Tahoma" w:hAnsi="Tahoma" w:cs="Tahoma"/>
          <w:sz w:val="22"/>
          <w:szCs w:val="22"/>
        </w:rPr>
        <w:t xml:space="preserve">apitalização, </w:t>
      </w:r>
      <w:r w:rsidR="00106C5A" w:rsidRPr="00277CED">
        <w:rPr>
          <w:rFonts w:ascii="Tahoma" w:hAnsi="Tahoma" w:cs="Tahoma"/>
          <w:snapToGrid w:val="0"/>
          <w:sz w:val="22"/>
          <w:szCs w:val="22"/>
        </w:rPr>
        <w:t xml:space="preserve">conforme definido no item </w:t>
      </w:r>
      <w:r w:rsidR="00AD5565" w:rsidRPr="00277CED">
        <w:rPr>
          <w:rFonts w:ascii="Tahoma" w:hAnsi="Tahoma" w:cs="Tahoma"/>
          <w:snapToGrid w:val="0"/>
          <w:sz w:val="22"/>
          <w:szCs w:val="22"/>
        </w:rPr>
        <w:t>6.12.4</w:t>
      </w:r>
      <w:r w:rsidR="00106C5A" w:rsidRPr="00277CED">
        <w:rPr>
          <w:rFonts w:ascii="Tahoma" w:hAnsi="Tahoma" w:cs="Tahoma"/>
          <w:snapToGrid w:val="0"/>
          <w:sz w:val="22"/>
          <w:szCs w:val="22"/>
        </w:rPr>
        <w:t xml:space="preserve"> abaixo</w:t>
      </w:r>
      <w:r w:rsidR="00B5578E" w:rsidRPr="00277CED">
        <w:rPr>
          <w:rFonts w:ascii="Tahoma" w:hAnsi="Tahoma" w:cs="Tahoma"/>
          <w:snapToGrid w:val="0"/>
          <w:sz w:val="22"/>
          <w:szCs w:val="22"/>
        </w:rPr>
        <w:t>,</w:t>
      </w:r>
      <w:r w:rsidR="00106C5A" w:rsidRPr="00277CED">
        <w:rPr>
          <w:rFonts w:ascii="Tahoma" w:hAnsi="Tahoma" w:cs="Tahoma"/>
          <w:snapToGrid w:val="0"/>
          <w:sz w:val="22"/>
          <w:szCs w:val="22"/>
        </w:rPr>
        <w:t xml:space="preserve"> de acordo com a fórmula </w:t>
      </w:r>
      <w:r w:rsidR="004825AC" w:rsidRPr="00277CED">
        <w:rPr>
          <w:rFonts w:ascii="Tahoma" w:hAnsi="Tahoma" w:cs="Tahoma"/>
          <w:snapToGrid w:val="0"/>
          <w:sz w:val="22"/>
          <w:szCs w:val="22"/>
        </w:rPr>
        <w:t xml:space="preserve">constante no item </w:t>
      </w:r>
      <w:r w:rsidR="00DA1AD5" w:rsidRPr="00277CED">
        <w:rPr>
          <w:rFonts w:ascii="Tahoma" w:hAnsi="Tahoma" w:cs="Tahoma"/>
          <w:snapToGrid w:val="0"/>
          <w:sz w:val="22"/>
          <w:szCs w:val="22"/>
        </w:rPr>
        <w:t>6.12</w:t>
      </w:r>
      <w:r w:rsidRPr="00277CED">
        <w:rPr>
          <w:rFonts w:ascii="Tahoma" w:hAnsi="Tahoma" w:cs="Tahoma"/>
          <w:snapToGrid w:val="0"/>
          <w:sz w:val="22"/>
          <w:szCs w:val="22"/>
        </w:rPr>
        <w:t>.</w:t>
      </w:r>
      <w:r w:rsidR="00395450" w:rsidRPr="00277CED">
        <w:rPr>
          <w:rFonts w:ascii="Tahoma" w:hAnsi="Tahoma" w:cs="Tahoma"/>
          <w:snapToGrid w:val="0"/>
          <w:sz w:val="22"/>
          <w:szCs w:val="22"/>
        </w:rPr>
        <w:t>3</w:t>
      </w:r>
      <w:r w:rsidR="004825AC" w:rsidRPr="00277CED">
        <w:rPr>
          <w:rFonts w:ascii="Tahoma" w:hAnsi="Tahoma" w:cs="Tahoma"/>
          <w:snapToGrid w:val="0"/>
          <w:sz w:val="22"/>
          <w:szCs w:val="22"/>
        </w:rPr>
        <w:t xml:space="preserve"> </w:t>
      </w:r>
      <w:r w:rsidR="00106C5A" w:rsidRPr="00277CED">
        <w:rPr>
          <w:rFonts w:ascii="Tahoma" w:hAnsi="Tahoma" w:cs="Tahoma"/>
          <w:snapToGrid w:val="0"/>
          <w:sz w:val="22"/>
          <w:szCs w:val="22"/>
        </w:rPr>
        <w:t>abaixo</w:t>
      </w:r>
      <w:r w:rsidR="00106C5A" w:rsidRPr="00277CED">
        <w:rPr>
          <w:rFonts w:ascii="Tahoma" w:hAnsi="Tahoma" w:cs="Tahoma"/>
          <w:sz w:val="22"/>
          <w:szCs w:val="22"/>
        </w:rPr>
        <w:t xml:space="preserve"> (</w:t>
      </w:r>
      <w:r w:rsidR="00E75E04" w:rsidRPr="00277CED">
        <w:rPr>
          <w:rFonts w:ascii="Tahoma" w:hAnsi="Tahoma" w:cs="Tahoma"/>
          <w:sz w:val="22"/>
          <w:szCs w:val="22"/>
        </w:rPr>
        <w:t>“</w:t>
      </w:r>
      <w:r w:rsidR="00106C5A" w:rsidRPr="00277CED">
        <w:rPr>
          <w:rFonts w:ascii="Tahoma" w:hAnsi="Tahoma" w:cs="Tahoma"/>
          <w:sz w:val="22"/>
          <w:szCs w:val="22"/>
          <w:u w:val="single"/>
        </w:rPr>
        <w:t>Remuneração</w:t>
      </w:r>
      <w:r w:rsidR="00D1162F" w:rsidRPr="00277CED">
        <w:rPr>
          <w:rFonts w:ascii="Tahoma" w:hAnsi="Tahoma" w:cs="Tahoma"/>
          <w:sz w:val="22"/>
          <w:szCs w:val="22"/>
          <w:u w:val="single"/>
        </w:rPr>
        <w:t xml:space="preserve"> da Primeira Série</w:t>
      </w:r>
      <w:r w:rsidR="00E75E04" w:rsidRPr="00277CED">
        <w:rPr>
          <w:rFonts w:ascii="Tahoma" w:hAnsi="Tahoma" w:cs="Tahoma"/>
          <w:sz w:val="22"/>
          <w:szCs w:val="22"/>
        </w:rPr>
        <w:t>”</w:t>
      </w:r>
      <w:r w:rsidR="00106C5A" w:rsidRPr="00277CED">
        <w:rPr>
          <w:rFonts w:ascii="Tahoma" w:hAnsi="Tahoma" w:cs="Tahoma"/>
          <w:sz w:val="22"/>
          <w:szCs w:val="22"/>
        </w:rPr>
        <w:t>).</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.3</w:t>
      </w:r>
      <w:r w:rsidR="0032219C" w:rsidRPr="00277CED">
        <w:rPr>
          <w:rFonts w:ascii="Tahoma" w:hAnsi="Tahoma" w:cs="Tahoma"/>
          <w:snapToGrid w:val="0"/>
          <w:sz w:val="22"/>
          <w:szCs w:val="22"/>
        </w:rPr>
        <w:t>. O cálculo da Remuneração obedecerá à seguinte fórmula:</w:t>
      </w:r>
    </w:p>
    <w:p w:rsidR="0032219C" w:rsidRPr="00277CED" w:rsidRDefault="0032219C" w:rsidP="009D6571">
      <w:pPr>
        <w:suppressAutoHyphens/>
        <w:spacing w:line="320" w:lineRule="exact"/>
        <w:jc w:val="center"/>
        <w:rPr>
          <w:rFonts w:ascii="Tahoma" w:hAnsi="Tahoma" w:cs="Tahoma"/>
          <w:snapToGrid w:val="0"/>
          <w:sz w:val="22"/>
          <w:szCs w:val="22"/>
        </w:rPr>
      </w:pPr>
    </w:p>
    <w:p w:rsidR="0032219C" w:rsidRPr="00277CED" w:rsidRDefault="00242F20" w:rsidP="009D6571">
      <w:pPr>
        <w:suppressAutoHyphens/>
        <w:spacing w:line="320" w:lineRule="exact"/>
        <w:jc w:val="center"/>
        <w:rPr>
          <w:rFonts w:ascii="Tahoma" w:hAnsi="Tahoma" w:cs="Tahoma"/>
          <w:b/>
          <w:snapToGrid w:val="0"/>
          <w:sz w:val="22"/>
          <w:szCs w:val="22"/>
        </w:rPr>
      </w:pPr>
      <w:r w:rsidRPr="00277CED">
        <w:rPr>
          <w:rFonts w:ascii="Tahoma" w:hAnsi="Tahoma" w:cs="Tahoma"/>
          <w:b/>
          <w:snapToGrid w:val="0"/>
          <w:sz w:val="22"/>
          <w:szCs w:val="22"/>
        </w:rPr>
        <w:t xml:space="preserve">J = </w:t>
      </w:r>
      <w:proofErr w:type="spellStart"/>
      <w:r w:rsidRPr="00277CED">
        <w:rPr>
          <w:rFonts w:ascii="Tahoma" w:hAnsi="Tahoma" w:cs="Tahoma"/>
          <w:b/>
          <w:snapToGrid w:val="0"/>
          <w:sz w:val="22"/>
          <w:szCs w:val="22"/>
        </w:rPr>
        <w:t>VNe</w:t>
      </w:r>
      <w:proofErr w:type="spellEnd"/>
      <w:r w:rsidRPr="00277CED">
        <w:rPr>
          <w:rFonts w:ascii="Tahoma" w:hAnsi="Tahoma" w:cs="Tahoma"/>
          <w:b/>
          <w:snapToGrid w:val="0"/>
          <w:sz w:val="22"/>
          <w:szCs w:val="22"/>
        </w:rPr>
        <w:t xml:space="preserve"> x (Fator de Juros – 1)</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2219C" w:rsidP="009D6571">
      <w:pPr>
        <w:suppressAutoHyphens/>
        <w:spacing w:line="320" w:lineRule="exact"/>
        <w:ind w:firstLine="708"/>
        <w:rPr>
          <w:rFonts w:ascii="Tahoma" w:hAnsi="Tahoma" w:cs="Tahoma"/>
          <w:snapToGrid w:val="0"/>
          <w:sz w:val="22"/>
          <w:szCs w:val="22"/>
        </w:rPr>
      </w:pPr>
      <w:r w:rsidRPr="00277CED">
        <w:rPr>
          <w:rFonts w:ascii="Tahoma" w:hAnsi="Tahoma" w:cs="Tahoma"/>
          <w:snapToGrid w:val="0"/>
          <w:sz w:val="22"/>
          <w:szCs w:val="22"/>
        </w:rPr>
        <w:t>onde:</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2219C" w:rsidP="009D6571">
      <w:pPr>
        <w:suppressAutoHyphens/>
        <w:spacing w:line="320" w:lineRule="exact"/>
        <w:ind w:left="2124" w:hanging="1416"/>
        <w:rPr>
          <w:rFonts w:ascii="Tahoma" w:hAnsi="Tahoma" w:cs="Tahoma"/>
          <w:snapToGrid w:val="0"/>
          <w:sz w:val="22"/>
          <w:szCs w:val="22"/>
        </w:rPr>
      </w:pPr>
      <w:r w:rsidRPr="00277CED">
        <w:rPr>
          <w:rFonts w:ascii="Tahoma" w:hAnsi="Tahoma" w:cs="Tahoma"/>
          <w:snapToGrid w:val="0"/>
          <w:sz w:val="22"/>
          <w:szCs w:val="22"/>
        </w:rPr>
        <w:t>J</w:t>
      </w:r>
      <w:r w:rsidRPr="00277CED">
        <w:rPr>
          <w:rFonts w:ascii="Tahoma" w:hAnsi="Tahoma" w:cs="Tahoma"/>
          <w:snapToGrid w:val="0"/>
          <w:sz w:val="22"/>
          <w:szCs w:val="22"/>
        </w:rPr>
        <w:tab/>
        <w:t>valor unitário da Remuneração</w:t>
      </w:r>
      <w:r w:rsidR="0070353C">
        <w:rPr>
          <w:rFonts w:ascii="Tahoma" w:hAnsi="Tahoma" w:cs="Tahoma"/>
          <w:snapToGrid w:val="0"/>
          <w:sz w:val="22"/>
          <w:szCs w:val="22"/>
        </w:rPr>
        <w:t xml:space="preserve"> da Primeira Série</w:t>
      </w:r>
      <w:r w:rsidRPr="00277CED">
        <w:rPr>
          <w:rFonts w:ascii="Tahoma" w:hAnsi="Tahoma" w:cs="Tahoma"/>
          <w:snapToGrid w:val="0"/>
          <w:sz w:val="22"/>
          <w:szCs w:val="22"/>
        </w:rPr>
        <w:t xml:space="preserve"> devida no final de cada Período de Capitalização, calculado com </w:t>
      </w:r>
      <w:r w:rsidR="003F7A26" w:rsidRPr="00277CED">
        <w:rPr>
          <w:rFonts w:ascii="Tahoma" w:hAnsi="Tahoma" w:cs="Tahoma"/>
          <w:snapToGrid w:val="0"/>
          <w:sz w:val="22"/>
          <w:szCs w:val="22"/>
        </w:rPr>
        <w:t>8</w:t>
      </w:r>
      <w:r w:rsidRPr="00277CED">
        <w:rPr>
          <w:rFonts w:ascii="Tahoma" w:hAnsi="Tahoma" w:cs="Tahoma"/>
          <w:snapToGrid w:val="0"/>
          <w:sz w:val="22"/>
          <w:szCs w:val="22"/>
        </w:rPr>
        <w:t xml:space="preserve"> (</w:t>
      </w:r>
      <w:r w:rsidR="003F7A26" w:rsidRPr="00277CED">
        <w:rPr>
          <w:rFonts w:ascii="Tahoma" w:hAnsi="Tahoma" w:cs="Tahoma"/>
          <w:snapToGrid w:val="0"/>
          <w:sz w:val="22"/>
          <w:szCs w:val="22"/>
        </w:rPr>
        <w:t>oito</w:t>
      </w:r>
      <w:r w:rsidRPr="00277CED">
        <w:rPr>
          <w:rFonts w:ascii="Tahoma" w:hAnsi="Tahoma" w:cs="Tahoma"/>
          <w:snapToGrid w:val="0"/>
          <w:sz w:val="22"/>
          <w:szCs w:val="22"/>
        </w:rPr>
        <w:t>) casas decimais sem arredondamento;</w:t>
      </w:r>
    </w:p>
    <w:p w:rsidR="0032219C" w:rsidRPr="00277CED" w:rsidRDefault="0032219C" w:rsidP="009D6571">
      <w:pPr>
        <w:suppressAutoHyphens/>
        <w:spacing w:line="320" w:lineRule="exact"/>
        <w:ind w:left="2124" w:hanging="1416"/>
        <w:rPr>
          <w:rFonts w:ascii="Tahoma" w:hAnsi="Tahoma" w:cs="Tahoma"/>
          <w:snapToGrid w:val="0"/>
          <w:sz w:val="22"/>
          <w:szCs w:val="22"/>
        </w:rPr>
      </w:pPr>
    </w:p>
    <w:p w:rsidR="00242F20" w:rsidRPr="00277CED" w:rsidRDefault="0032219C" w:rsidP="009D6571">
      <w:pPr>
        <w:suppressAutoHyphens/>
        <w:spacing w:line="320" w:lineRule="exact"/>
        <w:ind w:left="2124" w:hanging="1416"/>
        <w:rPr>
          <w:rFonts w:ascii="Tahoma" w:hAnsi="Tahoma" w:cs="Tahoma"/>
          <w:snapToGrid w:val="0"/>
          <w:sz w:val="22"/>
          <w:szCs w:val="22"/>
        </w:rPr>
      </w:pPr>
      <w:proofErr w:type="spellStart"/>
      <w:r w:rsidRPr="00277CED">
        <w:rPr>
          <w:rFonts w:ascii="Tahoma" w:hAnsi="Tahoma" w:cs="Tahoma"/>
          <w:snapToGrid w:val="0"/>
          <w:sz w:val="22"/>
          <w:szCs w:val="22"/>
        </w:rPr>
        <w:t>VNe</w:t>
      </w:r>
      <w:proofErr w:type="spellEnd"/>
      <w:r w:rsidRPr="00277CED">
        <w:rPr>
          <w:rFonts w:ascii="Tahoma" w:hAnsi="Tahoma" w:cs="Tahoma"/>
          <w:snapToGrid w:val="0"/>
          <w:sz w:val="22"/>
          <w:szCs w:val="22"/>
        </w:rPr>
        <w:tab/>
        <w:t>Valor Nominal Unitário</w:t>
      </w:r>
      <w:r w:rsidR="00776C97" w:rsidRPr="00277CED">
        <w:rPr>
          <w:rFonts w:ascii="Tahoma" w:hAnsi="Tahoma" w:cs="Tahoma"/>
          <w:snapToGrid w:val="0"/>
          <w:sz w:val="22"/>
          <w:szCs w:val="22"/>
        </w:rPr>
        <w:t xml:space="preserve"> ou saldo do Valor Nominal Unitário</w:t>
      </w:r>
      <w:r w:rsidRPr="00277CED">
        <w:rPr>
          <w:rFonts w:ascii="Tahoma" w:hAnsi="Tahoma" w:cs="Tahoma"/>
          <w:snapToGrid w:val="0"/>
          <w:sz w:val="22"/>
          <w:szCs w:val="22"/>
        </w:rPr>
        <w:t xml:space="preserve">, no início de cada Período de Capitalização, informado/calculado com </w:t>
      </w:r>
      <w:r w:rsidR="003F7A26" w:rsidRPr="00277CED">
        <w:rPr>
          <w:rFonts w:ascii="Tahoma" w:hAnsi="Tahoma" w:cs="Tahoma"/>
          <w:snapToGrid w:val="0"/>
          <w:sz w:val="22"/>
          <w:szCs w:val="22"/>
        </w:rPr>
        <w:t xml:space="preserve">8 </w:t>
      </w:r>
      <w:r w:rsidRPr="00277CED">
        <w:rPr>
          <w:rFonts w:ascii="Tahoma" w:hAnsi="Tahoma" w:cs="Tahoma"/>
          <w:snapToGrid w:val="0"/>
          <w:sz w:val="22"/>
          <w:szCs w:val="22"/>
        </w:rPr>
        <w:t>(</w:t>
      </w:r>
      <w:r w:rsidR="003F7A26" w:rsidRPr="00277CED">
        <w:rPr>
          <w:rFonts w:ascii="Tahoma" w:hAnsi="Tahoma" w:cs="Tahoma"/>
          <w:snapToGrid w:val="0"/>
          <w:sz w:val="22"/>
          <w:szCs w:val="22"/>
        </w:rPr>
        <w:t>oito</w:t>
      </w:r>
      <w:r w:rsidRPr="00277CED">
        <w:rPr>
          <w:rFonts w:ascii="Tahoma" w:hAnsi="Tahoma" w:cs="Tahoma"/>
          <w:snapToGrid w:val="0"/>
          <w:sz w:val="22"/>
          <w:szCs w:val="22"/>
        </w:rPr>
        <w:t>) casas decimais, sem arredondamento;</w:t>
      </w:r>
      <w:r w:rsidR="001D4171" w:rsidRPr="00277CED">
        <w:rPr>
          <w:rFonts w:ascii="Tahoma" w:hAnsi="Tahoma" w:cs="Tahoma"/>
          <w:snapToGrid w:val="0"/>
          <w:sz w:val="22"/>
          <w:szCs w:val="22"/>
        </w:rPr>
        <w:t xml:space="preserve"> </w:t>
      </w:r>
    </w:p>
    <w:p w:rsidR="008A1A51" w:rsidRPr="00277CED" w:rsidRDefault="008A1A51" w:rsidP="009D6571">
      <w:pPr>
        <w:suppressAutoHyphens/>
        <w:spacing w:line="320" w:lineRule="exact"/>
        <w:ind w:left="2124" w:hanging="1416"/>
        <w:rPr>
          <w:rFonts w:ascii="Tahoma" w:hAnsi="Tahoma" w:cs="Tahoma"/>
          <w:snapToGrid w:val="0"/>
          <w:sz w:val="22"/>
          <w:szCs w:val="22"/>
        </w:rPr>
      </w:pPr>
    </w:p>
    <w:p w:rsidR="00242F20" w:rsidRPr="00277CED" w:rsidRDefault="00242F20" w:rsidP="009D6571">
      <w:pPr>
        <w:suppressAutoHyphens/>
        <w:spacing w:line="320" w:lineRule="exact"/>
        <w:ind w:left="2124" w:hanging="1982"/>
        <w:rPr>
          <w:rFonts w:ascii="Tahoma" w:hAnsi="Tahoma" w:cs="Tahoma"/>
          <w:snapToGrid w:val="0"/>
          <w:sz w:val="22"/>
          <w:szCs w:val="22"/>
        </w:rPr>
      </w:pPr>
      <w:r w:rsidRPr="00277CED">
        <w:rPr>
          <w:rFonts w:ascii="Tahoma" w:hAnsi="Tahoma" w:cs="Tahoma"/>
          <w:snapToGrid w:val="0"/>
          <w:sz w:val="22"/>
          <w:szCs w:val="22"/>
        </w:rPr>
        <w:lastRenderedPageBreak/>
        <w:t xml:space="preserve">Fator </w:t>
      </w:r>
      <w:r w:rsidR="00A01638" w:rsidRPr="00277CED">
        <w:rPr>
          <w:rFonts w:ascii="Tahoma" w:hAnsi="Tahoma" w:cs="Tahoma"/>
          <w:snapToGrid w:val="0"/>
          <w:sz w:val="22"/>
          <w:szCs w:val="22"/>
        </w:rPr>
        <w:t xml:space="preserve">de </w:t>
      </w:r>
      <w:r w:rsidRPr="00277CED">
        <w:rPr>
          <w:rFonts w:ascii="Tahoma" w:hAnsi="Tahoma" w:cs="Tahoma"/>
          <w:snapToGrid w:val="0"/>
          <w:sz w:val="22"/>
          <w:szCs w:val="22"/>
        </w:rPr>
        <w:t>Juros</w:t>
      </w:r>
      <w:r w:rsidRPr="00277CED">
        <w:rPr>
          <w:rFonts w:ascii="Tahoma" w:hAnsi="Tahoma" w:cs="Tahoma"/>
          <w:snapToGrid w:val="0"/>
          <w:sz w:val="22"/>
          <w:szCs w:val="22"/>
        </w:rPr>
        <w:tab/>
        <w:t>Fator calculado com 9 (nove) casas decimais, com arredondamento, apurado da seguinte forma:</w:t>
      </w:r>
    </w:p>
    <w:p w:rsidR="00242F20" w:rsidRPr="00277CED" w:rsidRDefault="00242F20" w:rsidP="009D6571">
      <w:pPr>
        <w:suppressAutoHyphens/>
        <w:spacing w:line="320" w:lineRule="exact"/>
        <w:ind w:left="2124" w:hanging="1416"/>
        <w:rPr>
          <w:rFonts w:ascii="Tahoma" w:hAnsi="Tahoma" w:cs="Tahoma"/>
          <w:snapToGrid w:val="0"/>
          <w:sz w:val="22"/>
          <w:szCs w:val="22"/>
        </w:rPr>
      </w:pPr>
    </w:p>
    <w:p w:rsidR="003F7A26" w:rsidRPr="00277CED" w:rsidRDefault="003F7A26" w:rsidP="009D6571">
      <w:pPr>
        <w:suppressAutoHyphens/>
        <w:spacing w:line="320" w:lineRule="exact"/>
        <w:ind w:left="2124" w:hanging="1416"/>
        <w:jc w:val="center"/>
        <w:rPr>
          <w:rFonts w:ascii="Tahoma" w:hAnsi="Tahoma" w:cs="Tahoma"/>
          <w:snapToGrid w:val="0"/>
          <w:sz w:val="22"/>
          <w:szCs w:val="22"/>
        </w:rPr>
      </w:pPr>
      <w:r w:rsidRPr="00277CED">
        <w:rPr>
          <w:rFonts w:ascii="Tahoma" w:hAnsi="Tahoma" w:cs="Tahoma"/>
          <w:snapToGrid w:val="0"/>
          <w:sz w:val="22"/>
          <w:szCs w:val="22"/>
        </w:rPr>
        <w:t>Fator</w:t>
      </w:r>
      <w:r w:rsidR="008A1A51" w:rsidRPr="00277CED">
        <w:rPr>
          <w:rFonts w:ascii="Tahoma" w:hAnsi="Tahoma" w:cs="Tahoma"/>
          <w:snapToGrid w:val="0"/>
          <w:sz w:val="22"/>
          <w:szCs w:val="22"/>
        </w:rPr>
        <w:t xml:space="preserve"> </w:t>
      </w:r>
      <w:r w:rsidR="00A01638" w:rsidRPr="00277CED">
        <w:rPr>
          <w:rFonts w:ascii="Tahoma" w:hAnsi="Tahoma" w:cs="Tahoma"/>
          <w:snapToGrid w:val="0"/>
          <w:sz w:val="22"/>
          <w:szCs w:val="22"/>
        </w:rPr>
        <w:t xml:space="preserve">de </w:t>
      </w:r>
      <w:r w:rsidRPr="00277CED">
        <w:rPr>
          <w:rFonts w:ascii="Tahoma" w:hAnsi="Tahoma" w:cs="Tahoma"/>
          <w:snapToGrid w:val="0"/>
          <w:sz w:val="22"/>
          <w:szCs w:val="22"/>
        </w:rPr>
        <w:t>Juros = (</w:t>
      </w:r>
      <w:proofErr w:type="spellStart"/>
      <w:r w:rsidRPr="00277CED">
        <w:rPr>
          <w:rFonts w:ascii="Tahoma" w:hAnsi="Tahoma" w:cs="Tahoma"/>
          <w:snapToGrid w:val="0"/>
          <w:sz w:val="22"/>
          <w:szCs w:val="22"/>
        </w:rPr>
        <w:t>FatorDI</w:t>
      </w:r>
      <w:proofErr w:type="spellEnd"/>
      <w:r w:rsidRPr="00277CED">
        <w:rPr>
          <w:rFonts w:ascii="Tahoma" w:hAnsi="Tahoma" w:cs="Tahoma"/>
          <w:snapToGrid w:val="0"/>
          <w:sz w:val="22"/>
          <w:szCs w:val="22"/>
        </w:rPr>
        <w:t xml:space="preserve"> x </w:t>
      </w:r>
      <w:proofErr w:type="spellStart"/>
      <w:r w:rsidRPr="00277CED">
        <w:rPr>
          <w:rFonts w:ascii="Tahoma" w:hAnsi="Tahoma" w:cs="Tahoma"/>
          <w:snapToGrid w:val="0"/>
          <w:sz w:val="22"/>
          <w:szCs w:val="22"/>
        </w:rPr>
        <w:t>FatorSpread</w:t>
      </w:r>
      <w:proofErr w:type="spellEnd"/>
      <w:r w:rsidRPr="00277CED">
        <w:rPr>
          <w:rFonts w:ascii="Tahoma" w:hAnsi="Tahoma" w:cs="Tahoma"/>
          <w:snapToGrid w:val="0"/>
          <w:sz w:val="22"/>
          <w:szCs w:val="22"/>
        </w:rPr>
        <w:t>)</w:t>
      </w:r>
    </w:p>
    <w:p w:rsidR="0032219C" w:rsidRPr="00277CED" w:rsidRDefault="0032219C" w:rsidP="009D6571">
      <w:pPr>
        <w:suppressAutoHyphens/>
        <w:spacing w:line="320" w:lineRule="exact"/>
        <w:ind w:left="2124" w:hanging="1416"/>
        <w:rPr>
          <w:rFonts w:ascii="Tahoma" w:hAnsi="Tahoma" w:cs="Tahoma"/>
          <w:snapToGrid w:val="0"/>
          <w:sz w:val="22"/>
          <w:szCs w:val="22"/>
        </w:rPr>
      </w:pPr>
    </w:p>
    <w:p w:rsidR="0032219C" w:rsidRPr="00277CED" w:rsidRDefault="0032219C" w:rsidP="009D6571">
      <w:pPr>
        <w:suppressAutoHyphens/>
        <w:spacing w:line="320" w:lineRule="exact"/>
        <w:ind w:left="2124" w:hanging="1416"/>
        <w:rPr>
          <w:rFonts w:ascii="Tahoma" w:hAnsi="Tahoma" w:cs="Tahoma"/>
          <w:snapToGrid w:val="0"/>
          <w:sz w:val="22"/>
          <w:szCs w:val="22"/>
        </w:rPr>
      </w:pPr>
      <w:proofErr w:type="spellStart"/>
      <w:r w:rsidRPr="00277CED">
        <w:rPr>
          <w:rFonts w:ascii="Tahoma" w:hAnsi="Tahoma" w:cs="Tahoma"/>
          <w:snapToGrid w:val="0"/>
          <w:sz w:val="22"/>
          <w:szCs w:val="22"/>
        </w:rPr>
        <w:t>FatorDI</w:t>
      </w:r>
      <w:proofErr w:type="spellEnd"/>
      <w:r w:rsidRPr="00277CED">
        <w:rPr>
          <w:rFonts w:ascii="Tahoma" w:hAnsi="Tahoma" w:cs="Tahoma"/>
          <w:snapToGrid w:val="0"/>
          <w:sz w:val="22"/>
          <w:szCs w:val="22"/>
        </w:rPr>
        <w:tab/>
      </w:r>
      <w:proofErr w:type="spellStart"/>
      <w:r w:rsidRPr="00277CED">
        <w:rPr>
          <w:rFonts w:ascii="Tahoma" w:hAnsi="Tahoma" w:cs="Tahoma"/>
          <w:snapToGrid w:val="0"/>
          <w:sz w:val="22"/>
          <w:szCs w:val="22"/>
        </w:rPr>
        <w:t>produtório</w:t>
      </w:r>
      <w:proofErr w:type="spellEnd"/>
      <w:r w:rsidRPr="00277CED">
        <w:rPr>
          <w:rFonts w:ascii="Tahoma" w:hAnsi="Tahoma" w:cs="Tahoma"/>
          <w:snapToGrid w:val="0"/>
          <w:sz w:val="22"/>
          <w:szCs w:val="22"/>
        </w:rPr>
        <w:t xml:space="preserve"> das Taxas </w:t>
      </w:r>
      <w:proofErr w:type="spellStart"/>
      <w:r w:rsidRPr="00277CED">
        <w:rPr>
          <w:rFonts w:ascii="Tahoma" w:hAnsi="Tahoma" w:cs="Tahoma"/>
          <w:snapToGrid w:val="0"/>
          <w:sz w:val="22"/>
          <w:szCs w:val="22"/>
        </w:rPr>
        <w:t>DI-</w:t>
      </w:r>
      <w:r w:rsidRPr="00277CED">
        <w:rPr>
          <w:rFonts w:ascii="Tahoma" w:hAnsi="Tahoma" w:cs="Tahoma"/>
          <w:i/>
          <w:snapToGrid w:val="0"/>
          <w:sz w:val="22"/>
          <w:szCs w:val="22"/>
        </w:rPr>
        <w:t>Over</w:t>
      </w:r>
      <w:proofErr w:type="spellEnd"/>
      <w:r w:rsidRPr="00277CED">
        <w:rPr>
          <w:rFonts w:ascii="Tahoma" w:hAnsi="Tahoma" w:cs="Tahoma"/>
          <w:snapToGrid w:val="0"/>
          <w:sz w:val="22"/>
          <w:szCs w:val="22"/>
        </w:rPr>
        <w:t xml:space="preserve">, da data de início </w:t>
      </w:r>
      <w:r w:rsidR="00776C97" w:rsidRPr="00277CED">
        <w:rPr>
          <w:rFonts w:ascii="Tahoma" w:hAnsi="Tahoma" w:cs="Tahoma"/>
          <w:snapToGrid w:val="0"/>
          <w:sz w:val="22"/>
          <w:szCs w:val="22"/>
        </w:rPr>
        <w:t>do Período de Capitalização</w:t>
      </w:r>
      <w:r w:rsidR="00A01638" w:rsidRPr="00277CED">
        <w:rPr>
          <w:rFonts w:ascii="Tahoma" w:hAnsi="Tahoma" w:cs="Tahoma"/>
          <w:snapToGrid w:val="0"/>
          <w:sz w:val="22"/>
          <w:szCs w:val="22"/>
        </w:rPr>
        <w:t xml:space="preserve"> (conforme definido abaixo) </w:t>
      </w:r>
      <w:r w:rsidRPr="00277CED">
        <w:rPr>
          <w:rFonts w:ascii="Tahoma" w:hAnsi="Tahoma" w:cs="Tahoma"/>
          <w:snapToGrid w:val="0"/>
          <w:sz w:val="22"/>
          <w:szCs w:val="22"/>
        </w:rPr>
        <w:t>inclusive, até a data de cálculo da Remuneração</w:t>
      </w:r>
      <w:r w:rsidR="0070353C">
        <w:rPr>
          <w:rFonts w:ascii="Tahoma" w:hAnsi="Tahoma" w:cs="Tahoma"/>
          <w:snapToGrid w:val="0"/>
          <w:sz w:val="22"/>
          <w:szCs w:val="22"/>
        </w:rPr>
        <w:t xml:space="preserve"> da Primeira Série</w:t>
      </w:r>
      <w:r w:rsidRPr="00277CED">
        <w:rPr>
          <w:rFonts w:ascii="Tahoma" w:hAnsi="Tahoma" w:cs="Tahoma"/>
          <w:snapToGrid w:val="0"/>
          <w:sz w:val="22"/>
          <w:szCs w:val="22"/>
        </w:rPr>
        <w:t xml:space="preserve"> exclusive, calculado com 8 (oito) casas decimais, com arredondamento, apurado da seguinte forma:</w:t>
      </w:r>
    </w:p>
    <w:p w:rsidR="0032219C" w:rsidRPr="00277CED" w:rsidRDefault="0032219C" w:rsidP="009D6571">
      <w:pPr>
        <w:suppressAutoHyphens/>
        <w:spacing w:line="320" w:lineRule="exact"/>
        <w:ind w:left="1080" w:hanging="1080"/>
        <w:rPr>
          <w:rFonts w:ascii="Tahoma" w:hAnsi="Tahoma" w:cs="Tahoma"/>
          <w:snapToGrid w:val="0"/>
          <w:sz w:val="22"/>
          <w:szCs w:val="22"/>
        </w:rPr>
      </w:pPr>
    </w:p>
    <w:p w:rsidR="0032219C" w:rsidRPr="00277CED" w:rsidRDefault="00807B35" w:rsidP="009D6571">
      <w:pPr>
        <w:suppressAutoHyphens/>
        <w:spacing w:line="320" w:lineRule="exact"/>
        <w:ind w:left="1080" w:hanging="1080"/>
        <w:jc w:val="center"/>
        <w:rPr>
          <w:rFonts w:ascii="Tahoma" w:hAnsi="Tahoma" w:cs="Tahoma"/>
          <w:snapToGrid w:val="0"/>
          <w:sz w:val="22"/>
          <w:szCs w:val="22"/>
        </w:rPr>
      </w:pPr>
      <w:r w:rsidRPr="00277CED">
        <w:rPr>
          <w:rFonts w:ascii="Tahoma" w:hAnsi="Tahoma" w:cs="Tahoma"/>
          <w:noProof/>
          <w:sz w:val="22"/>
          <w:szCs w:val="22"/>
        </w:rPr>
        <w:drawing>
          <wp:anchor distT="0" distB="0" distL="114300" distR="114300" simplePos="0" relativeHeight="251656704" behindDoc="0" locked="0" layoutInCell="1" allowOverlap="1" wp14:anchorId="6B5BB6B2" wp14:editId="387CC6E5">
            <wp:simplePos x="0" y="0"/>
            <wp:positionH relativeFrom="column">
              <wp:align>center</wp:align>
            </wp:positionH>
            <wp:positionV relativeFrom="paragraph">
              <wp:posOffset>0</wp:posOffset>
            </wp:positionV>
            <wp:extent cx="1543050" cy="431800"/>
            <wp:effectExtent l="0" t="0" r="0" b="6350"/>
            <wp:wrapTopAndBottom/>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2219C" w:rsidRPr="00277CED" w:rsidRDefault="0032219C" w:rsidP="009D6571">
      <w:pPr>
        <w:suppressAutoHyphens/>
        <w:spacing w:line="320" w:lineRule="exact"/>
        <w:ind w:left="1080"/>
        <w:rPr>
          <w:rFonts w:ascii="Tahoma" w:hAnsi="Tahoma" w:cs="Tahoma"/>
          <w:snapToGrid w:val="0"/>
          <w:sz w:val="22"/>
          <w:szCs w:val="22"/>
        </w:rPr>
      </w:pPr>
      <w:r w:rsidRPr="00277CED">
        <w:rPr>
          <w:rFonts w:ascii="Tahoma" w:hAnsi="Tahoma" w:cs="Tahoma"/>
          <w:snapToGrid w:val="0"/>
          <w:sz w:val="22"/>
          <w:szCs w:val="22"/>
        </w:rPr>
        <w:t>onde:</w:t>
      </w:r>
    </w:p>
    <w:p w:rsidR="0032219C" w:rsidRPr="00277CED" w:rsidRDefault="0032219C" w:rsidP="009D6571">
      <w:pPr>
        <w:suppressAutoHyphens/>
        <w:spacing w:line="320" w:lineRule="exact"/>
        <w:ind w:left="1080"/>
        <w:rPr>
          <w:rFonts w:ascii="Tahoma" w:hAnsi="Tahoma" w:cs="Tahoma"/>
          <w:snapToGrid w:val="0"/>
          <w:sz w:val="22"/>
          <w:szCs w:val="22"/>
        </w:rPr>
      </w:pPr>
    </w:p>
    <w:p w:rsidR="0032219C" w:rsidRPr="00277CED" w:rsidRDefault="0032219C" w:rsidP="009D6571">
      <w:pPr>
        <w:tabs>
          <w:tab w:val="left" w:pos="993"/>
          <w:tab w:val="left" w:pos="2127"/>
        </w:tabs>
        <w:suppressAutoHyphens/>
        <w:spacing w:line="320" w:lineRule="exact"/>
        <w:ind w:left="108" w:firstLine="1026"/>
        <w:jc w:val="left"/>
        <w:rPr>
          <w:rFonts w:ascii="Tahoma" w:hAnsi="Tahoma" w:cs="Tahoma"/>
          <w:sz w:val="22"/>
          <w:szCs w:val="22"/>
        </w:rPr>
      </w:pPr>
      <w:r w:rsidRPr="00277CED">
        <w:rPr>
          <w:rFonts w:ascii="Tahoma" w:hAnsi="Tahoma" w:cs="Tahoma"/>
          <w:sz w:val="22"/>
          <w:szCs w:val="22"/>
        </w:rPr>
        <w:t>k</w:t>
      </w:r>
      <w:r w:rsidRPr="00277CED">
        <w:rPr>
          <w:rFonts w:ascii="Tahoma" w:hAnsi="Tahoma" w:cs="Tahoma"/>
          <w:sz w:val="22"/>
          <w:szCs w:val="22"/>
        </w:rPr>
        <w:tab/>
      </w:r>
      <w:r w:rsidRPr="00277CED">
        <w:rPr>
          <w:rFonts w:ascii="Tahoma" w:hAnsi="Tahoma" w:cs="Tahoma"/>
          <w:snapToGrid w:val="0"/>
          <w:sz w:val="22"/>
          <w:szCs w:val="22"/>
        </w:rPr>
        <w:t>número de ordem das Taxas DI, variando de 1 até n;</w:t>
      </w:r>
    </w:p>
    <w:p w:rsidR="0032219C" w:rsidRPr="00277CED" w:rsidRDefault="0032219C" w:rsidP="009D6571">
      <w:pPr>
        <w:suppressAutoHyphens/>
        <w:spacing w:line="320" w:lineRule="exact"/>
        <w:ind w:left="1080" w:hanging="1080"/>
        <w:rPr>
          <w:rFonts w:ascii="Tahoma" w:hAnsi="Tahoma" w:cs="Tahoma"/>
          <w:snapToGrid w:val="0"/>
          <w:sz w:val="22"/>
          <w:szCs w:val="22"/>
        </w:rPr>
      </w:pPr>
    </w:p>
    <w:p w:rsidR="0032219C" w:rsidRPr="00277CED" w:rsidRDefault="0032219C" w:rsidP="009D6571">
      <w:pPr>
        <w:suppressAutoHyphens/>
        <w:spacing w:line="320" w:lineRule="exact"/>
        <w:ind w:left="2160" w:hanging="1080"/>
        <w:rPr>
          <w:rFonts w:ascii="Tahoma" w:hAnsi="Tahoma" w:cs="Tahoma"/>
          <w:snapToGrid w:val="0"/>
          <w:sz w:val="22"/>
          <w:szCs w:val="22"/>
        </w:rPr>
      </w:pPr>
      <w:proofErr w:type="spellStart"/>
      <w:r w:rsidRPr="00277CED">
        <w:rPr>
          <w:rFonts w:ascii="Tahoma" w:hAnsi="Tahoma" w:cs="Tahoma"/>
          <w:snapToGrid w:val="0"/>
          <w:sz w:val="22"/>
          <w:szCs w:val="22"/>
        </w:rPr>
        <w:t>n</w:t>
      </w:r>
      <w:r w:rsidR="003F7A26" w:rsidRPr="00277CED">
        <w:rPr>
          <w:rFonts w:ascii="Tahoma" w:hAnsi="Tahoma" w:cs="Tahoma"/>
          <w:snapToGrid w:val="0"/>
          <w:sz w:val="22"/>
          <w:szCs w:val="22"/>
        </w:rPr>
        <w:t>DI</w:t>
      </w:r>
      <w:proofErr w:type="spellEnd"/>
      <w:r w:rsidRPr="00277CED">
        <w:rPr>
          <w:rFonts w:ascii="Tahoma" w:hAnsi="Tahoma" w:cs="Tahoma"/>
          <w:snapToGrid w:val="0"/>
          <w:sz w:val="22"/>
          <w:szCs w:val="22"/>
        </w:rPr>
        <w:tab/>
        <w:t xml:space="preserve">número total de Taxas </w:t>
      </w:r>
      <w:proofErr w:type="spellStart"/>
      <w:r w:rsidRPr="00277CED">
        <w:rPr>
          <w:rFonts w:ascii="Tahoma" w:hAnsi="Tahoma" w:cs="Tahoma"/>
          <w:snapToGrid w:val="0"/>
          <w:sz w:val="22"/>
          <w:szCs w:val="22"/>
        </w:rPr>
        <w:t>DI-</w:t>
      </w:r>
      <w:r w:rsidRPr="00277CED">
        <w:rPr>
          <w:rFonts w:ascii="Tahoma" w:hAnsi="Tahoma" w:cs="Tahoma"/>
          <w:i/>
          <w:snapToGrid w:val="0"/>
          <w:sz w:val="22"/>
          <w:szCs w:val="22"/>
        </w:rPr>
        <w:t>Over</w:t>
      </w:r>
      <w:proofErr w:type="spellEnd"/>
      <w:r w:rsidRPr="00277CED">
        <w:rPr>
          <w:rFonts w:ascii="Tahoma" w:hAnsi="Tahoma" w:cs="Tahoma"/>
          <w:snapToGrid w:val="0"/>
          <w:sz w:val="22"/>
          <w:szCs w:val="22"/>
        </w:rPr>
        <w:t xml:space="preserve"> consideradas em cada Período de Capitalização</w:t>
      </w:r>
      <w:r w:rsidR="009B1990" w:rsidRPr="00277CED">
        <w:rPr>
          <w:rFonts w:ascii="Tahoma" w:hAnsi="Tahoma" w:cs="Tahoma"/>
          <w:snapToGrid w:val="0"/>
          <w:sz w:val="22"/>
          <w:szCs w:val="22"/>
        </w:rPr>
        <w:t xml:space="preserve"> (conforme definido abaixo)</w:t>
      </w:r>
      <w:r w:rsidRPr="00277CED">
        <w:rPr>
          <w:rFonts w:ascii="Tahoma" w:hAnsi="Tahoma" w:cs="Tahoma"/>
          <w:snapToGrid w:val="0"/>
          <w:sz w:val="22"/>
          <w:szCs w:val="22"/>
        </w:rPr>
        <w:t xml:space="preserve">, sendo </w:t>
      </w:r>
      <w:r w:rsidR="00E75E04" w:rsidRPr="00277CED">
        <w:rPr>
          <w:rFonts w:ascii="Tahoma" w:hAnsi="Tahoma" w:cs="Tahoma"/>
          <w:snapToGrid w:val="0"/>
          <w:sz w:val="22"/>
          <w:szCs w:val="22"/>
        </w:rPr>
        <w:t>“</w:t>
      </w:r>
      <w:r w:rsidRPr="00277CED">
        <w:rPr>
          <w:rFonts w:ascii="Tahoma" w:hAnsi="Tahoma" w:cs="Tahoma"/>
          <w:snapToGrid w:val="0"/>
          <w:sz w:val="22"/>
          <w:szCs w:val="22"/>
        </w:rPr>
        <w:t>n</w:t>
      </w:r>
      <w:r w:rsidR="00E75E04" w:rsidRPr="00277CED">
        <w:rPr>
          <w:rFonts w:ascii="Tahoma" w:hAnsi="Tahoma" w:cs="Tahoma"/>
          <w:snapToGrid w:val="0"/>
          <w:sz w:val="22"/>
          <w:szCs w:val="22"/>
        </w:rPr>
        <w:t>”</w:t>
      </w:r>
      <w:r w:rsidRPr="00277CED">
        <w:rPr>
          <w:rFonts w:ascii="Tahoma" w:hAnsi="Tahoma" w:cs="Tahoma"/>
          <w:snapToGrid w:val="0"/>
          <w:sz w:val="22"/>
          <w:szCs w:val="22"/>
        </w:rPr>
        <w:t xml:space="preserve"> um número inteiro;</w:t>
      </w:r>
    </w:p>
    <w:p w:rsidR="0032219C" w:rsidRPr="00277CED" w:rsidRDefault="0032219C" w:rsidP="009D6571">
      <w:pPr>
        <w:suppressAutoHyphens/>
        <w:spacing w:line="320" w:lineRule="exact"/>
        <w:ind w:left="2160" w:hanging="1080"/>
        <w:rPr>
          <w:rFonts w:ascii="Tahoma" w:hAnsi="Tahoma" w:cs="Tahoma"/>
          <w:snapToGrid w:val="0"/>
          <w:sz w:val="22"/>
          <w:szCs w:val="22"/>
        </w:rPr>
      </w:pPr>
    </w:p>
    <w:p w:rsidR="0032219C" w:rsidRPr="00277CED" w:rsidRDefault="0032219C" w:rsidP="009D6571">
      <w:pPr>
        <w:suppressAutoHyphens/>
        <w:spacing w:line="320" w:lineRule="exact"/>
        <w:ind w:left="2160" w:hanging="1080"/>
        <w:rPr>
          <w:rFonts w:ascii="Tahoma" w:hAnsi="Tahoma" w:cs="Tahoma"/>
          <w:snapToGrid w:val="0"/>
          <w:sz w:val="22"/>
          <w:szCs w:val="22"/>
        </w:rPr>
      </w:pPr>
      <w:proofErr w:type="spellStart"/>
      <w:r w:rsidRPr="00277CED">
        <w:rPr>
          <w:rFonts w:ascii="Tahoma" w:hAnsi="Tahoma" w:cs="Tahoma"/>
          <w:snapToGrid w:val="0"/>
          <w:sz w:val="22"/>
          <w:szCs w:val="22"/>
        </w:rPr>
        <w:t>TDI</w:t>
      </w:r>
      <w:r w:rsidRPr="00277CED">
        <w:rPr>
          <w:rFonts w:ascii="Tahoma" w:hAnsi="Tahoma" w:cs="Tahoma"/>
          <w:snapToGrid w:val="0"/>
          <w:sz w:val="22"/>
          <w:szCs w:val="22"/>
          <w:vertAlign w:val="subscript"/>
        </w:rPr>
        <w:t>k</w:t>
      </w:r>
      <w:proofErr w:type="spellEnd"/>
      <w:r w:rsidRPr="00277CED">
        <w:rPr>
          <w:rFonts w:ascii="Tahoma" w:hAnsi="Tahoma" w:cs="Tahoma"/>
          <w:snapToGrid w:val="0"/>
          <w:sz w:val="22"/>
          <w:szCs w:val="22"/>
        </w:rPr>
        <w:t xml:space="preserve"> </w:t>
      </w:r>
      <w:r w:rsidRPr="00277CED">
        <w:rPr>
          <w:rFonts w:ascii="Tahoma" w:hAnsi="Tahoma" w:cs="Tahoma"/>
          <w:snapToGrid w:val="0"/>
          <w:sz w:val="22"/>
          <w:szCs w:val="22"/>
        </w:rPr>
        <w:tab/>
        <w:t xml:space="preserve">Taxa </w:t>
      </w:r>
      <w:proofErr w:type="spellStart"/>
      <w:r w:rsidRPr="00277CED">
        <w:rPr>
          <w:rFonts w:ascii="Tahoma" w:hAnsi="Tahoma" w:cs="Tahoma"/>
          <w:snapToGrid w:val="0"/>
          <w:sz w:val="22"/>
          <w:szCs w:val="22"/>
        </w:rPr>
        <w:t>DI-</w:t>
      </w:r>
      <w:r w:rsidRPr="00277CED">
        <w:rPr>
          <w:rFonts w:ascii="Tahoma" w:hAnsi="Tahoma" w:cs="Tahoma"/>
          <w:i/>
          <w:snapToGrid w:val="0"/>
          <w:sz w:val="22"/>
          <w:szCs w:val="22"/>
        </w:rPr>
        <w:t>Over</w:t>
      </w:r>
      <w:proofErr w:type="spellEnd"/>
      <w:r w:rsidRPr="00277CED">
        <w:rPr>
          <w:rFonts w:ascii="Tahoma" w:hAnsi="Tahoma" w:cs="Tahoma"/>
          <w:i/>
          <w:snapToGrid w:val="0"/>
          <w:sz w:val="22"/>
          <w:szCs w:val="22"/>
        </w:rPr>
        <w:t>,</w:t>
      </w:r>
      <w:r w:rsidRPr="00277CED">
        <w:rPr>
          <w:rFonts w:ascii="Tahoma" w:hAnsi="Tahoma" w:cs="Tahoma"/>
          <w:snapToGrid w:val="0"/>
          <w:sz w:val="22"/>
          <w:szCs w:val="22"/>
        </w:rPr>
        <w:t xml:space="preserve"> de ordem k, expressa ao dia, calculada com 8 (oito) casas decimais com arredondamento, apurado da seguinte forma</w:t>
      </w:r>
      <w:r w:rsidR="00AC31D1" w:rsidRPr="00277CED">
        <w:rPr>
          <w:rFonts w:ascii="Tahoma" w:hAnsi="Tahoma" w:cs="Tahoma"/>
          <w:snapToGrid w:val="0"/>
          <w:sz w:val="22"/>
          <w:szCs w:val="22"/>
        </w:rPr>
        <w:t>:</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807B35" w:rsidP="009D6571">
      <w:pPr>
        <w:suppressAutoHyphens/>
        <w:spacing w:line="320" w:lineRule="exact"/>
        <w:jc w:val="center"/>
        <w:rPr>
          <w:rFonts w:ascii="Tahoma" w:hAnsi="Tahoma" w:cs="Tahoma"/>
          <w:snapToGrid w:val="0"/>
          <w:sz w:val="22"/>
          <w:szCs w:val="22"/>
        </w:rPr>
      </w:pPr>
      <w:r w:rsidRPr="00277CED">
        <w:rPr>
          <w:rFonts w:ascii="Tahoma" w:hAnsi="Tahoma" w:cs="Tahoma"/>
          <w:noProof/>
          <w:sz w:val="22"/>
          <w:szCs w:val="22"/>
        </w:rPr>
        <w:drawing>
          <wp:anchor distT="0" distB="0" distL="114300" distR="114300" simplePos="0" relativeHeight="251657728" behindDoc="0" locked="0" layoutInCell="1" allowOverlap="1" wp14:anchorId="25E71F2D" wp14:editId="2EA3CEFA">
            <wp:simplePos x="0" y="0"/>
            <wp:positionH relativeFrom="column">
              <wp:align>center</wp:align>
            </wp:positionH>
            <wp:positionV relativeFrom="paragraph">
              <wp:posOffset>0</wp:posOffset>
            </wp:positionV>
            <wp:extent cx="1494790" cy="520700"/>
            <wp:effectExtent l="0" t="0" r="0" b="0"/>
            <wp:wrapTopAndBottom/>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2219C" w:rsidRPr="00277CED" w:rsidRDefault="0032219C" w:rsidP="009D6571">
      <w:pPr>
        <w:suppressAutoHyphens/>
        <w:spacing w:line="320" w:lineRule="exact"/>
        <w:ind w:left="2520" w:hanging="1080"/>
        <w:rPr>
          <w:rFonts w:ascii="Tahoma" w:hAnsi="Tahoma" w:cs="Tahoma"/>
          <w:snapToGrid w:val="0"/>
          <w:sz w:val="22"/>
          <w:szCs w:val="22"/>
        </w:rPr>
      </w:pPr>
      <w:r w:rsidRPr="00277CED">
        <w:rPr>
          <w:rFonts w:ascii="Tahoma" w:hAnsi="Tahoma" w:cs="Tahoma"/>
          <w:snapToGrid w:val="0"/>
          <w:sz w:val="22"/>
          <w:szCs w:val="22"/>
        </w:rPr>
        <w:t xml:space="preserve">onde: </w:t>
      </w:r>
    </w:p>
    <w:p w:rsidR="0032219C" w:rsidRPr="00277CED" w:rsidRDefault="0032219C" w:rsidP="009D6571">
      <w:pPr>
        <w:suppressAutoHyphens/>
        <w:spacing w:line="320" w:lineRule="exact"/>
        <w:ind w:left="2520" w:hanging="1080"/>
        <w:rPr>
          <w:rFonts w:ascii="Tahoma" w:hAnsi="Tahoma" w:cs="Tahoma"/>
          <w:snapToGrid w:val="0"/>
          <w:sz w:val="22"/>
          <w:szCs w:val="22"/>
        </w:rPr>
      </w:pPr>
    </w:p>
    <w:p w:rsidR="0032219C" w:rsidRPr="00277CED" w:rsidRDefault="0032219C" w:rsidP="009D6571">
      <w:pPr>
        <w:suppressAutoHyphens/>
        <w:spacing w:line="320" w:lineRule="exact"/>
        <w:ind w:left="2832" w:hanging="1392"/>
        <w:rPr>
          <w:rFonts w:ascii="Tahoma" w:hAnsi="Tahoma" w:cs="Tahoma"/>
          <w:snapToGrid w:val="0"/>
          <w:sz w:val="22"/>
          <w:szCs w:val="22"/>
        </w:rPr>
      </w:pPr>
      <w:proofErr w:type="spellStart"/>
      <w:r w:rsidRPr="00277CED">
        <w:rPr>
          <w:rFonts w:ascii="Tahoma" w:hAnsi="Tahoma" w:cs="Tahoma"/>
          <w:snapToGrid w:val="0"/>
          <w:sz w:val="22"/>
          <w:szCs w:val="22"/>
        </w:rPr>
        <w:t>DIk</w:t>
      </w:r>
      <w:proofErr w:type="spellEnd"/>
      <w:r w:rsidRPr="00277CED">
        <w:rPr>
          <w:rFonts w:ascii="Tahoma" w:hAnsi="Tahoma" w:cs="Tahoma"/>
          <w:snapToGrid w:val="0"/>
          <w:sz w:val="22"/>
          <w:szCs w:val="22"/>
        </w:rPr>
        <w:tab/>
        <w:t>Taxa DI, de ordem k, divulgada pela CETIP válida por 1 (um) dia útil (overnight), utilizada com 2 (duas) casas decimais;</w:t>
      </w:r>
    </w:p>
    <w:p w:rsidR="0032219C" w:rsidRPr="00277CED" w:rsidRDefault="0032219C" w:rsidP="009D6571">
      <w:pPr>
        <w:suppressAutoHyphens/>
        <w:spacing w:line="320" w:lineRule="exact"/>
        <w:ind w:left="2832" w:hanging="1392"/>
        <w:rPr>
          <w:rFonts w:ascii="Tahoma" w:hAnsi="Tahoma" w:cs="Tahoma"/>
          <w:snapToGrid w:val="0"/>
          <w:sz w:val="22"/>
          <w:szCs w:val="22"/>
        </w:rPr>
      </w:pPr>
    </w:p>
    <w:p w:rsidR="0032219C" w:rsidRPr="00277CED" w:rsidRDefault="00807B35" w:rsidP="009D6571">
      <w:pPr>
        <w:suppressAutoHyphens/>
        <w:spacing w:line="320" w:lineRule="exact"/>
        <w:ind w:left="2832" w:hanging="1416"/>
        <w:rPr>
          <w:rFonts w:ascii="Tahoma" w:hAnsi="Tahoma" w:cs="Tahoma"/>
          <w:snapToGrid w:val="0"/>
          <w:sz w:val="22"/>
          <w:szCs w:val="22"/>
        </w:rPr>
      </w:pPr>
      <w:r w:rsidRPr="00277CED">
        <w:rPr>
          <w:rFonts w:ascii="Tahoma" w:hAnsi="Tahoma" w:cs="Tahoma"/>
          <w:noProof/>
          <w:sz w:val="22"/>
          <w:szCs w:val="22"/>
        </w:rPr>
        <w:drawing>
          <wp:anchor distT="0" distB="0" distL="114300" distR="114300" simplePos="0" relativeHeight="251658752" behindDoc="0" locked="0" layoutInCell="1" allowOverlap="1" wp14:anchorId="5D480730" wp14:editId="2F48A962">
            <wp:simplePos x="0" y="0"/>
            <wp:positionH relativeFrom="column">
              <wp:posOffset>1954530</wp:posOffset>
            </wp:positionH>
            <wp:positionV relativeFrom="paragraph">
              <wp:posOffset>584200</wp:posOffset>
            </wp:positionV>
            <wp:extent cx="2179320" cy="683895"/>
            <wp:effectExtent l="0" t="0" r="0" b="1905"/>
            <wp:wrapTopAndBottom/>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9320" cy="68389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2219C" w:rsidRPr="00277CED">
        <w:rPr>
          <w:rFonts w:ascii="Tahoma" w:hAnsi="Tahoma" w:cs="Tahoma"/>
          <w:snapToGrid w:val="0"/>
          <w:sz w:val="22"/>
          <w:szCs w:val="22"/>
        </w:rPr>
        <w:t>FatorSpread</w:t>
      </w:r>
      <w:proofErr w:type="spellEnd"/>
      <w:r w:rsidR="0032219C" w:rsidRPr="00277CED">
        <w:rPr>
          <w:rFonts w:ascii="Tahoma" w:hAnsi="Tahoma" w:cs="Tahoma"/>
          <w:snapToGrid w:val="0"/>
          <w:sz w:val="22"/>
          <w:szCs w:val="22"/>
        </w:rPr>
        <w:tab/>
        <w:t>Sobretaxa de juros fixos, calculada com 9 (nove) casas decimais, com arredondamento, apurado da seguinte forma;</w:t>
      </w:r>
    </w:p>
    <w:p w:rsidR="0032219C" w:rsidRPr="00277CED" w:rsidRDefault="0032219C" w:rsidP="009D6571">
      <w:pPr>
        <w:suppressAutoHyphens/>
        <w:spacing w:line="320" w:lineRule="exact"/>
        <w:ind w:left="2520" w:hanging="1080"/>
        <w:rPr>
          <w:rFonts w:ascii="Tahoma" w:hAnsi="Tahoma" w:cs="Tahoma"/>
          <w:snapToGrid w:val="0"/>
          <w:sz w:val="22"/>
          <w:szCs w:val="22"/>
        </w:rPr>
      </w:pPr>
      <w:r w:rsidRPr="00277CED">
        <w:rPr>
          <w:rFonts w:ascii="Tahoma" w:hAnsi="Tahoma" w:cs="Tahoma"/>
          <w:snapToGrid w:val="0"/>
          <w:sz w:val="22"/>
          <w:szCs w:val="22"/>
        </w:rPr>
        <w:t xml:space="preserve">onde: </w:t>
      </w:r>
    </w:p>
    <w:p w:rsidR="0032219C" w:rsidRPr="00277CED" w:rsidRDefault="0032219C" w:rsidP="009D6571">
      <w:pPr>
        <w:suppressAutoHyphens/>
        <w:spacing w:line="320" w:lineRule="exact"/>
        <w:ind w:left="2520" w:hanging="1080"/>
        <w:rPr>
          <w:rFonts w:ascii="Tahoma" w:hAnsi="Tahoma" w:cs="Tahoma"/>
          <w:snapToGrid w:val="0"/>
          <w:sz w:val="22"/>
          <w:szCs w:val="22"/>
        </w:rPr>
      </w:pPr>
    </w:p>
    <w:p w:rsidR="0032219C" w:rsidRPr="00277CED" w:rsidRDefault="0032219C" w:rsidP="009D6571">
      <w:pPr>
        <w:suppressAutoHyphens/>
        <w:spacing w:line="320" w:lineRule="exact"/>
        <w:ind w:left="2520" w:hanging="1080"/>
        <w:rPr>
          <w:rFonts w:ascii="Tahoma" w:hAnsi="Tahoma" w:cs="Tahoma"/>
          <w:snapToGrid w:val="0"/>
          <w:sz w:val="22"/>
          <w:szCs w:val="22"/>
        </w:rPr>
      </w:pPr>
      <w:r w:rsidRPr="00277CED">
        <w:rPr>
          <w:rFonts w:ascii="Tahoma" w:hAnsi="Tahoma" w:cs="Tahoma"/>
          <w:i/>
          <w:snapToGrid w:val="0"/>
          <w:sz w:val="22"/>
          <w:szCs w:val="22"/>
        </w:rPr>
        <w:lastRenderedPageBreak/>
        <w:t>spread</w:t>
      </w:r>
      <w:r w:rsidRPr="00277CED">
        <w:rPr>
          <w:rFonts w:ascii="Tahoma" w:hAnsi="Tahoma" w:cs="Tahoma"/>
          <w:snapToGrid w:val="0"/>
          <w:sz w:val="22"/>
          <w:szCs w:val="22"/>
        </w:rPr>
        <w:tab/>
      </w:r>
      <w:r w:rsidR="00851651" w:rsidRPr="00277CED">
        <w:rPr>
          <w:rFonts w:ascii="Tahoma" w:hAnsi="Tahoma" w:cs="Tahoma"/>
          <w:snapToGrid w:val="0"/>
          <w:sz w:val="22"/>
          <w:szCs w:val="22"/>
        </w:rPr>
        <w:t>3,</w:t>
      </w:r>
      <w:r w:rsidR="00FB6654" w:rsidRPr="00277CED">
        <w:rPr>
          <w:rFonts w:ascii="Tahoma" w:hAnsi="Tahoma" w:cs="Tahoma"/>
          <w:snapToGrid w:val="0"/>
          <w:sz w:val="22"/>
          <w:szCs w:val="22"/>
        </w:rPr>
        <w:t>65</w:t>
      </w:r>
      <w:r w:rsidR="009B205B" w:rsidRPr="00277CED">
        <w:rPr>
          <w:rFonts w:ascii="Tahoma" w:hAnsi="Tahoma" w:cs="Tahoma"/>
          <w:snapToGrid w:val="0"/>
          <w:sz w:val="22"/>
          <w:szCs w:val="22"/>
        </w:rPr>
        <w:t>00 (três inteiros e sessenta e cinco centésimos)</w:t>
      </w:r>
      <w:r w:rsidRPr="00277CED">
        <w:rPr>
          <w:rFonts w:ascii="Tahoma" w:hAnsi="Tahoma" w:cs="Tahoma"/>
          <w:snapToGrid w:val="0"/>
          <w:sz w:val="22"/>
          <w:szCs w:val="22"/>
        </w:rPr>
        <w:t>;</w:t>
      </w:r>
      <w:r w:rsidR="00B13A77" w:rsidRPr="00277CED">
        <w:rPr>
          <w:rFonts w:ascii="Tahoma" w:hAnsi="Tahoma" w:cs="Tahoma"/>
          <w:snapToGrid w:val="0"/>
          <w:sz w:val="22"/>
          <w:szCs w:val="22"/>
        </w:rPr>
        <w:t xml:space="preserve"> </w:t>
      </w:r>
    </w:p>
    <w:p w:rsidR="0032219C" w:rsidRPr="00277CED" w:rsidRDefault="0032219C" w:rsidP="009D6571">
      <w:pPr>
        <w:suppressAutoHyphens/>
        <w:spacing w:line="320" w:lineRule="exact"/>
        <w:ind w:left="2520" w:hanging="1080"/>
        <w:rPr>
          <w:rFonts w:ascii="Tahoma" w:hAnsi="Tahoma" w:cs="Tahoma"/>
          <w:snapToGrid w:val="0"/>
          <w:sz w:val="22"/>
          <w:szCs w:val="22"/>
        </w:rPr>
      </w:pPr>
    </w:p>
    <w:p w:rsidR="0032219C" w:rsidRPr="00277CED" w:rsidRDefault="0032219C" w:rsidP="009D6571">
      <w:pPr>
        <w:suppressAutoHyphens/>
        <w:spacing w:line="320" w:lineRule="exact"/>
        <w:ind w:left="2520" w:hanging="1080"/>
        <w:rPr>
          <w:rFonts w:ascii="Tahoma" w:hAnsi="Tahoma" w:cs="Tahoma"/>
          <w:snapToGrid w:val="0"/>
          <w:sz w:val="22"/>
          <w:szCs w:val="22"/>
        </w:rPr>
      </w:pPr>
      <w:r w:rsidRPr="00277CED">
        <w:rPr>
          <w:rFonts w:ascii="Tahoma" w:hAnsi="Tahoma" w:cs="Tahoma"/>
          <w:snapToGrid w:val="0"/>
          <w:sz w:val="22"/>
          <w:szCs w:val="22"/>
        </w:rPr>
        <w:t xml:space="preserve">DP </w:t>
      </w:r>
      <w:r w:rsidRPr="00277CED">
        <w:rPr>
          <w:rFonts w:ascii="Tahoma" w:hAnsi="Tahoma" w:cs="Tahoma"/>
          <w:snapToGrid w:val="0"/>
          <w:sz w:val="22"/>
          <w:szCs w:val="22"/>
        </w:rPr>
        <w:tab/>
        <w:t xml:space="preserve">É o número de dias úteis entre a Data de </w:t>
      </w:r>
      <w:r w:rsidR="00E13597">
        <w:rPr>
          <w:rFonts w:ascii="Tahoma" w:hAnsi="Tahoma" w:cs="Tahoma"/>
          <w:snapToGrid w:val="0"/>
          <w:sz w:val="22"/>
          <w:szCs w:val="22"/>
        </w:rPr>
        <w:t>Liquidação</w:t>
      </w:r>
      <w:r w:rsidR="00E13597" w:rsidRPr="00277CED">
        <w:rPr>
          <w:rFonts w:ascii="Tahoma" w:hAnsi="Tahoma" w:cs="Tahoma"/>
          <w:snapToGrid w:val="0"/>
          <w:sz w:val="22"/>
          <w:szCs w:val="22"/>
        </w:rPr>
        <w:t xml:space="preserve"> </w:t>
      </w:r>
      <w:r w:rsidRPr="00277CED">
        <w:rPr>
          <w:rFonts w:ascii="Tahoma" w:hAnsi="Tahoma" w:cs="Tahoma"/>
          <w:snapToGrid w:val="0"/>
          <w:sz w:val="22"/>
          <w:szCs w:val="22"/>
        </w:rPr>
        <w:t xml:space="preserve">ou Data de Pagamento da Remuneração </w:t>
      </w:r>
      <w:r w:rsidR="0053756F" w:rsidRPr="00277CED">
        <w:rPr>
          <w:rFonts w:ascii="Tahoma" w:hAnsi="Tahoma" w:cs="Tahoma"/>
          <w:snapToGrid w:val="0"/>
          <w:sz w:val="22"/>
          <w:szCs w:val="22"/>
        </w:rPr>
        <w:t xml:space="preserve">(conforme definida abaixo) </w:t>
      </w:r>
      <w:r w:rsidRPr="00277CED">
        <w:rPr>
          <w:rFonts w:ascii="Tahoma" w:hAnsi="Tahoma" w:cs="Tahoma"/>
          <w:snapToGrid w:val="0"/>
          <w:sz w:val="22"/>
          <w:szCs w:val="22"/>
        </w:rPr>
        <w:t>imediatamente anterior</w:t>
      </w:r>
      <w:r w:rsidR="003F7A26" w:rsidRPr="00277CED">
        <w:rPr>
          <w:rFonts w:ascii="Tahoma" w:hAnsi="Tahoma" w:cs="Tahoma"/>
          <w:snapToGrid w:val="0"/>
          <w:sz w:val="22"/>
          <w:szCs w:val="22"/>
        </w:rPr>
        <w:t>, conforme o caso,</w:t>
      </w:r>
      <w:r w:rsidRPr="00277CED">
        <w:rPr>
          <w:rFonts w:ascii="Tahoma" w:hAnsi="Tahoma" w:cs="Tahoma"/>
          <w:snapToGrid w:val="0"/>
          <w:sz w:val="22"/>
          <w:szCs w:val="22"/>
        </w:rPr>
        <w:t xml:space="preserve"> e a data de cálculo, sendo </w:t>
      </w:r>
      <w:r w:rsidR="00E75E04" w:rsidRPr="00277CED">
        <w:rPr>
          <w:rFonts w:ascii="Tahoma" w:hAnsi="Tahoma" w:cs="Tahoma"/>
          <w:snapToGrid w:val="0"/>
          <w:sz w:val="22"/>
          <w:szCs w:val="22"/>
        </w:rPr>
        <w:t>“</w:t>
      </w:r>
      <w:r w:rsidRPr="00277CED">
        <w:rPr>
          <w:rFonts w:ascii="Tahoma" w:hAnsi="Tahoma" w:cs="Tahoma"/>
          <w:snapToGrid w:val="0"/>
          <w:sz w:val="22"/>
          <w:szCs w:val="22"/>
        </w:rPr>
        <w:t>DP</w:t>
      </w:r>
      <w:r w:rsidR="00E75E04" w:rsidRPr="00277CED">
        <w:rPr>
          <w:rFonts w:ascii="Tahoma" w:hAnsi="Tahoma" w:cs="Tahoma"/>
          <w:snapToGrid w:val="0"/>
          <w:sz w:val="22"/>
          <w:szCs w:val="22"/>
        </w:rPr>
        <w:t>”</w:t>
      </w:r>
      <w:r w:rsidRPr="00277CED">
        <w:rPr>
          <w:rFonts w:ascii="Tahoma" w:hAnsi="Tahoma" w:cs="Tahoma"/>
          <w:snapToGrid w:val="0"/>
          <w:sz w:val="22"/>
          <w:szCs w:val="22"/>
        </w:rPr>
        <w:t xml:space="preserve"> um número inteiro;</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 xml:space="preserve">.1. O fator resultante da expressão (1 + </w:t>
      </w:r>
      <w:proofErr w:type="spellStart"/>
      <w:r w:rsidR="0032219C" w:rsidRPr="00277CED">
        <w:rPr>
          <w:rFonts w:ascii="Tahoma" w:hAnsi="Tahoma" w:cs="Tahoma"/>
          <w:snapToGrid w:val="0"/>
          <w:sz w:val="22"/>
          <w:szCs w:val="22"/>
        </w:rPr>
        <w:t>TDI</w:t>
      </w:r>
      <w:r w:rsidR="0032219C" w:rsidRPr="00277CED">
        <w:rPr>
          <w:rFonts w:ascii="Tahoma" w:hAnsi="Tahoma" w:cs="Tahoma"/>
          <w:snapToGrid w:val="0"/>
          <w:sz w:val="22"/>
          <w:szCs w:val="22"/>
          <w:vertAlign w:val="subscript"/>
        </w:rPr>
        <w:t>k</w:t>
      </w:r>
      <w:proofErr w:type="spellEnd"/>
      <w:r w:rsidR="0032219C" w:rsidRPr="00277CED">
        <w:rPr>
          <w:rFonts w:ascii="Tahoma" w:hAnsi="Tahoma" w:cs="Tahoma"/>
          <w:snapToGrid w:val="0"/>
          <w:sz w:val="22"/>
          <w:szCs w:val="22"/>
        </w:rPr>
        <w:t>) é considerado com 16 (dezesseis) casas decimais, sem arredondamento.</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 xml:space="preserve">.2. Efetua-se o </w:t>
      </w:r>
      <w:proofErr w:type="spellStart"/>
      <w:r w:rsidR="0032219C" w:rsidRPr="00277CED">
        <w:rPr>
          <w:rFonts w:ascii="Tahoma" w:hAnsi="Tahoma" w:cs="Tahoma"/>
          <w:snapToGrid w:val="0"/>
          <w:sz w:val="22"/>
          <w:szCs w:val="22"/>
        </w:rPr>
        <w:t>produtório</w:t>
      </w:r>
      <w:proofErr w:type="spellEnd"/>
      <w:r w:rsidR="0032219C" w:rsidRPr="00277CED">
        <w:rPr>
          <w:rFonts w:ascii="Tahoma" w:hAnsi="Tahoma" w:cs="Tahoma"/>
          <w:snapToGrid w:val="0"/>
          <w:sz w:val="22"/>
          <w:szCs w:val="22"/>
        </w:rPr>
        <w:t xml:space="preserve"> dos fatores diários (1 + </w:t>
      </w:r>
      <w:proofErr w:type="spellStart"/>
      <w:r w:rsidR="0032219C" w:rsidRPr="00277CED">
        <w:rPr>
          <w:rFonts w:ascii="Tahoma" w:hAnsi="Tahoma" w:cs="Tahoma"/>
          <w:snapToGrid w:val="0"/>
          <w:sz w:val="22"/>
          <w:szCs w:val="22"/>
        </w:rPr>
        <w:t>TDI</w:t>
      </w:r>
      <w:r w:rsidR="0032219C" w:rsidRPr="00277CED">
        <w:rPr>
          <w:rFonts w:ascii="Tahoma" w:hAnsi="Tahoma" w:cs="Tahoma"/>
          <w:snapToGrid w:val="0"/>
          <w:sz w:val="22"/>
          <w:szCs w:val="22"/>
          <w:vertAlign w:val="subscript"/>
        </w:rPr>
        <w:t>k</w:t>
      </w:r>
      <w:proofErr w:type="spellEnd"/>
      <w:r w:rsidR="0032219C" w:rsidRPr="00277CED">
        <w:rPr>
          <w:rFonts w:ascii="Tahoma" w:hAnsi="Tahoma" w:cs="Tahoma"/>
          <w:snapToGrid w:val="0"/>
          <w:sz w:val="22"/>
          <w:szCs w:val="22"/>
        </w:rPr>
        <w:t>), sendo que a cada fator diário acumulado, trunca-se o resultado com 16 (dezesseis) casas decimais, aplicando-se o próximo fator diário, e assim por diante até o último considerado.</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 xml:space="preserve">.3 Uma vez os fatores estando acumulados, considera-se o fator resultante </w:t>
      </w:r>
      <w:r w:rsidR="00E75E04" w:rsidRPr="00277CED">
        <w:rPr>
          <w:rFonts w:ascii="Tahoma" w:hAnsi="Tahoma" w:cs="Tahoma"/>
          <w:snapToGrid w:val="0"/>
          <w:sz w:val="22"/>
          <w:szCs w:val="22"/>
        </w:rPr>
        <w:t>“</w:t>
      </w:r>
      <w:r w:rsidR="0032219C" w:rsidRPr="00277CED">
        <w:rPr>
          <w:rFonts w:ascii="Tahoma" w:hAnsi="Tahoma" w:cs="Tahoma"/>
          <w:snapToGrid w:val="0"/>
          <w:sz w:val="22"/>
          <w:szCs w:val="22"/>
        </w:rPr>
        <w:t>Fator DI</w:t>
      </w:r>
      <w:r w:rsidR="00E75E04" w:rsidRPr="00277CED">
        <w:rPr>
          <w:rFonts w:ascii="Tahoma" w:hAnsi="Tahoma" w:cs="Tahoma"/>
          <w:snapToGrid w:val="0"/>
          <w:sz w:val="22"/>
          <w:szCs w:val="22"/>
        </w:rPr>
        <w:t>”</w:t>
      </w:r>
      <w:r w:rsidR="0032219C" w:rsidRPr="00277CED">
        <w:rPr>
          <w:rFonts w:ascii="Tahoma" w:hAnsi="Tahoma" w:cs="Tahoma"/>
          <w:snapToGrid w:val="0"/>
          <w:sz w:val="22"/>
          <w:szCs w:val="22"/>
        </w:rPr>
        <w:t xml:space="preserve"> com 8 (oito) casas decimais, com arredondamento.</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.4. O fator resultante da expressão (</w:t>
      </w:r>
      <w:proofErr w:type="spellStart"/>
      <w:r w:rsidR="0032219C" w:rsidRPr="00277CED">
        <w:rPr>
          <w:rFonts w:ascii="Tahoma" w:hAnsi="Tahoma" w:cs="Tahoma"/>
          <w:snapToGrid w:val="0"/>
          <w:sz w:val="22"/>
          <w:szCs w:val="22"/>
        </w:rPr>
        <w:t>FatorDI</w:t>
      </w:r>
      <w:proofErr w:type="spellEnd"/>
      <w:r w:rsidR="0032219C" w:rsidRPr="00277CED">
        <w:rPr>
          <w:rFonts w:ascii="Tahoma" w:hAnsi="Tahoma" w:cs="Tahoma"/>
          <w:snapToGrid w:val="0"/>
          <w:sz w:val="22"/>
          <w:szCs w:val="22"/>
        </w:rPr>
        <w:t xml:space="preserve"> x </w:t>
      </w:r>
      <w:proofErr w:type="spellStart"/>
      <w:r w:rsidR="0032219C" w:rsidRPr="00277CED">
        <w:rPr>
          <w:rFonts w:ascii="Tahoma" w:hAnsi="Tahoma" w:cs="Tahoma"/>
          <w:snapToGrid w:val="0"/>
          <w:sz w:val="22"/>
          <w:szCs w:val="22"/>
        </w:rPr>
        <w:t>FatorSpread</w:t>
      </w:r>
      <w:proofErr w:type="spellEnd"/>
      <w:r w:rsidR="0032219C" w:rsidRPr="00277CED">
        <w:rPr>
          <w:rFonts w:ascii="Tahoma" w:hAnsi="Tahoma" w:cs="Tahoma"/>
          <w:snapToGrid w:val="0"/>
          <w:sz w:val="22"/>
          <w:szCs w:val="22"/>
        </w:rPr>
        <w:t>) é considerado com 9 (nove) casas decimais, com arredondamento.</w:t>
      </w:r>
    </w:p>
    <w:p w:rsidR="0032219C" w:rsidRPr="00277CED" w:rsidRDefault="0032219C" w:rsidP="009D6571">
      <w:pPr>
        <w:suppressAutoHyphens/>
        <w:spacing w:line="320" w:lineRule="exact"/>
        <w:rPr>
          <w:rFonts w:ascii="Tahoma" w:hAnsi="Tahoma" w:cs="Tahoma"/>
          <w:snapToGrid w:val="0"/>
          <w:sz w:val="22"/>
          <w:szCs w:val="22"/>
        </w:rPr>
      </w:pPr>
    </w:p>
    <w:p w:rsidR="008652E8" w:rsidRPr="00277CED" w:rsidRDefault="00DA1AD5"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6.12</w:t>
      </w:r>
      <w:r w:rsidR="003A519A"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.5. A Taxa DI deverá ser utilizada considerando idêntico número de casas decimais divulgado pela entidade responsável pelo seu cálculo</w:t>
      </w:r>
      <w:r w:rsidR="003F7A26" w:rsidRPr="00277CED">
        <w:rPr>
          <w:rFonts w:ascii="Tahoma" w:hAnsi="Tahoma" w:cs="Tahoma"/>
          <w:snapToGrid w:val="0"/>
          <w:sz w:val="22"/>
          <w:szCs w:val="22"/>
        </w:rPr>
        <w:t>.</w:t>
      </w:r>
    </w:p>
    <w:p w:rsidR="00550931" w:rsidRPr="00277CED" w:rsidRDefault="00550931" w:rsidP="009D6571">
      <w:pPr>
        <w:suppressAutoHyphens/>
        <w:spacing w:line="320" w:lineRule="exact"/>
        <w:rPr>
          <w:rFonts w:ascii="Tahoma" w:hAnsi="Tahoma" w:cs="Tahoma"/>
          <w:sz w:val="22"/>
          <w:szCs w:val="22"/>
        </w:rPr>
      </w:pPr>
    </w:p>
    <w:p w:rsidR="008652E8" w:rsidRPr="00277CED" w:rsidRDefault="00DA1AD5" w:rsidP="009D6571">
      <w:pPr>
        <w:pStyle w:val="Recuodecorpodetexto"/>
        <w:suppressAutoHyphens/>
        <w:spacing w:line="320" w:lineRule="exact"/>
        <w:ind w:left="0" w:firstLine="0"/>
        <w:rPr>
          <w:rFonts w:ascii="Tahoma" w:hAnsi="Tahoma" w:cs="Tahoma"/>
          <w:snapToGrid w:val="0"/>
          <w:sz w:val="22"/>
          <w:szCs w:val="22"/>
        </w:rPr>
      </w:pPr>
      <w:r w:rsidRPr="00277CED">
        <w:rPr>
          <w:rFonts w:ascii="Tahoma" w:hAnsi="Tahoma" w:cs="Tahoma"/>
          <w:snapToGrid w:val="0"/>
          <w:sz w:val="22"/>
          <w:szCs w:val="22"/>
        </w:rPr>
        <w:t>6.12</w:t>
      </w:r>
      <w:r w:rsidR="003A519A" w:rsidRPr="00277CED">
        <w:rPr>
          <w:rFonts w:ascii="Tahoma" w:hAnsi="Tahoma" w:cs="Tahoma"/>
          <w:snapToGrid w:val="0"/>
          <w:sz w:val="22"/>
          <w:szCs w:val="22"/>
        </w:rPr>
        <w:t>.</w:t>
      </w:r>
      <w:r w:rsidR="00902498" w:rsidRPr="00277CED">
        <w:rPr>
          <w:rFonts w:ascii="Tahoma" w:hAnsi="Tahoma" w:cs="Tahoma"/>
          <w:sz w:val="22"/>
          <w:szCs w:val="22"/>
        </w:rPr>
        <w:t>4</w:t>
      </w:r>
      <w:r w:rsidR="0036614B" w:rsidRPr="00277CED">
        <w:rPr>
          <w:rFonts w:ascii="Tahoma" w:hAnsi="Tahoma" w:cs="Tahoma"/>
          <w:sz w:val="22"/>
          <w:szCs w:val="22"/>
        </w:rPr>
        <w:t xml:space="preserve">. </w:t>
      </w:r>
      <w:r w:rsidR="008652E8" w:rsidRPr="00277CED">
        <w:rPr>
          <w:rFonts w:ascii="Tahoma" w:hAnsi="Tahoma" w:cs="Tahoma"/>
          <w:sz w:val="22"/>
          <w:szCs w:val="22"/>
        </w:rPr>
        <w:t>O período de capitalização da Remuneração (</w:t>
      </w:r>
      <w:r w:rsidR="00E75E04" w:rsidRPr="00277CED">
        <w:rPr>
          <w:rFonts w:ascii="Tahoma" w:hAnsi="Tahoma" w:cs="Tahoma"/>
          <w:sz w:val="22"/>
          <w:szCs w:val="22"/>
        </w:rPr>
        <w:t>“</w:t>
      </w:r>
      <w:r w:rsidR="008652E8" w:rsidRPr="00277CED">
        <w:rPr>
          <w:rFonts w:ascii="Tahoma" w:hAnsi="Tahoma" w:cs="Tahoma"/>
          <w:sz w:val="22"/>
          <w:szCs w:val="22"/>
          <w:u w:val="single"/>
        </w:rPr>
        <w:t>Período de Capitalização</w:t>
      </w:r>
      <w:r w:rsidR="00E75E04" w:rsidRPr="00277CED">
        <w:rPr>
          <w:rFonts w:ascii="Tahoma" w:hAnsi="Tahoma" w:cs="Tahoma"/>
          <w:sz w:val="22"/>
          <w:szCs w:val="22"/>
        </w:rPr>
        <w:t>”</w:t>
      </w:r>
      <w:r w:rsidR="008652E8" w:rsidRPr="00277CED">
        <w:rPr>
          <w:rFonts w:ascii="Tahoma" w:hAnsi="Tahoma" w:cs="Tahoma"/>
          <w:sz w:val="22"/>
          <w:szCs w:val="22"/>
        </w:rPr>
        <w:t>) é, para o primeiro Período de Capitalização, o intervalo de tempo que se inicia na Data de</w:t>
      </w:r>
      <w:r w:rsidR="00175892">
        <w:rPr>
          <w:rFonts w:ascii="Tahoma" w:hAnsi="Tahoma" w:cs="Tahoma"/>
          <w:sz w:val="22"/>
          <w:szCs w:val="22"/>
        </w:rPr>
        <w:t xml:space="preserve"> </w:t>
      </w:r>
      <w:r w:rsidR="00E13597">
        <w:rPr>
          <w:rFonts w:ascii="Tahoma" w:hAnsi="Tahoma" w:cs="Tahoma"/>
          <w:sz w:val="22"/>
          <w:szCs w:val="22"/>
        </w:rPr>
        <w:t>Liquidação</w:t>
      </w:r>
      <w:r w:rsidR="009B1990" w:rsidRPr="00277CED">
        <w:rPr>
          <w:rFonts w:ascii="Tahoma" w:hAnsi="Tahoma" w:cs="Tahoma"/>
          <w:sz w:val="22"/>
          <w:szCs w:val="22"/>
        </w:rPr>
        <w:t>,</w:t>
      </w:r>
      <w:r w:rsidR="008652E8" w:rsidRPr="00277CED">
        <w:rPr>
          <w:rFonts w:ascii="Tahoma" w:hAnsi="Tahoma" w:cs="Tahoma"/>
          <w:sz w:val="22"/>
          <w:szCs w:val="22"/>
        </w:rPr>
        <w:t xml:space="preserve"> e termina na primeira Data de Pagamento da Remuneração</w:t>
      </w:r>
      <w:r w:rsidR="009B1990" w:rsidRPr="00277CED">
        <w:rPr>
          <w:rFonts w:ascii="Tahoma" w:hAnsi="Tahoma" w:cs="Tahoma"/>
          <w:sz w:val="22"/>
          <w:szCs w:val="22"/>
        </w:rPr>
        <w:t xml:space="preserve"> (conforme definida abaixo)</w:t>
      </w:r>
      <w:r w:rsidRPr="00277CED">
        <w:rPr>
          <w:rFonts w:ascii="Tahoma" w:hAnsi="Tahoma" w:cs="Tahoma"/>
          <w:sz w:val="22"/>
          <w:szCs w:val="22"/>
        </w:rPr>
        <w:t xml:space="preserve"> </w:t>
      </w:r>
      <w:r w:rsidR="008652E8" w:rsidRPr="00277CED">
        <w:rPr>
          <w:rFonts w:ascii="Tahoma" w:hAnsi="Tahoma" w:cs="Tahoma"/>
          <w:sz w:val="22"/>
          <w:szCs w:val="22"/>
        </w:rPr>
        <w:t xml:space="preserve">e, para os demais Períodos de Capitalização, o intervalo de tempo que se inicia em </w:t>
      </w:r>
      <w:r w:rsidR="009B1990" w:rsidRPr="00277CED">
        <w:rPr>
          <w:rFonts w:ascii="Tahoma" w:hAnsi="Tahoma" w:cs="Tahoma"/>
          <w:sz w:val="22"/>
          <w:szCs w:val="22"/>
        </w:rPr>
        <w:t>na</w:t>
      </w:r>
      <w:r w:rsidR="008652E8" w:rsidRPr="00277CED">
        <w:rPr>
          <w:rFonts w:ascii="Tahoma" w:hAnsi="Tahoma" w:cs="Tahoma"/>
          <w:sz w:val="22"/>
          <w:szCs w:val="22"/>
        </w:rPr>
        <w:t xml:space="preserve"> </w:t>
      </w:r>
      <w:r w:rsidR="00D147F7" w:rsidRPr="00277CED">
        <w:rPr>
          <w:rFonts w:ascii="Tahoma" w:hAnsi="Tahoma" w:cs="Tahoma"/>
          <w:sz w:val="22"/>
          <w:szCs w:val="22"/>
        </w:rPr>
        <w:t>Data de Pagamento da Remuneração</w:t>
      </w:r>
      <w:r w:rsidR="009B1990" w:rsidRPr="00277CED">
        <w:rPr>
          <w:rFonts w:ascii="Tahoma" w:hAnsi="Tahoma" w:cs="Tahoma"/>
          <w:sz w:val="22"/>
          <w:szCs w:val="22"/>
        </w:rPr>
        <w:t xml:space="preserve"> imediatamente anterior</w:t>
      </w:r>
      <w:r w:rsidR="00D147F7" w:rsidRPr="00277CED">
        <w:rPr>
          <w:rFonts w:ascii="Tahoma" w:hAnsi="Tahoma" w:cs="Tahoma"/>
          <w:sz w:val="22"/>
          <w:szCs w:val="22"/>
        </w:rPr>
        <w:t xml:space="preserve"> </w:t>
      </w:r>
      <w:r w:rsidR="008652E8" w:rsidRPr="00277CED">
        <w:rPr>
          <w:rFonts w:ascii="Tahoma" w:hAnsi="Tahoma" w:cs="Tahoma"/>
          <w:sz w:val="22"/>
          <w:szCs w:val="22"/>
        </w:rPr>
        <w:t xml:space="preserve">e termina na </w:t>
      </w:r>
      <w:r w:rsidR="00D147F7" w:rsidRPr="00277CED">
        <w:rPr>
          <w:rFonts w:ascii="Tahoma" w:hAnsi="Tahoma" w:cs="Tahoma"/>
          <w:sz w:val="22"/>
          <w:szCs w:val="22"/>
        </w:rPr>
        <w:t xml:space="preserve">Data de Pagamento da Remuneração </w:t>
      </w:r>
      <w:r w:rsidR="008652E8" w:rsidRPr="00277CED">
        <w:rPr>
          <w:rFonts w:ascii="Tahoma" w:hAnsi="Tahoma" w:cs="Tahoma"/>
          <w:sz w:val="22"/>
          <w:szCs w:val="22"/>
        </w:rPr>
        <w:t>subsequente</w:t>
      </w:r>
      <w:r w:rsidR="009B205B" w:rsidRPr="00277CED">
        <w:rPr>
          <w:rFonts w:ascii="Tahoma" w:hAnsi="Tahoma" w:cs="Tahoma"/>
          <w:sz w:val="22"/>
          <w:szCs w:val="22"/>
        </w:rPr>
        <w:t>, ou na hipótese de declaração do vencimento antecipado, conforme previsto na Cláusula 6.19 abaixo, ou de um resgate antecipado, na data em que o primeiro deles ocorrer</w:t>
      </w:r>
      <w:r w:rsidR="008652E8" w:rsidRPr="00277CED">
        <w:rPr>
          <w:rFonts w:ascii="Tahoma" w:hAnsi="Tahoma" w:cs="Tahoma"/>
          <w:sz w:val="22"/>
          <w:szCs w:val="22"/>
        </w:rPr>
        <w:t>. Cada Período de Capitalização sucede o anterior sem solução de continuidade, até a Data de Vencimento</w:t>
      </w:r>
      <w:r w:rsidR="008652E8" w:rsidRPr="00277CED">
        <w:rPr>
          <w:rFonts w:ascii="Tahoma" w:hAnsi="Tahoma" w:cs="Tahoma"/>
          <w:snapToGrid w:val="0"/>
          <w:sz w:val="22"/>
          <w:szCs w:val="22"/>
        </w:rPr>
        <w:t>.</w:t>
      </w:r>
      <w:r w:rsidR="0053756F" w:rsidRPr="00277CED">
        <w:rPr>
          <w:rFonts w:ascii="Tahoma" w:hAnsi="Tahoma" w:cs="Tahoma"/>
          <w:snapToGrid w:val="0"/>
          <w:sz w:val="22"/>
          <w:szCs w:val="22"/>
        </w:rPr>
        <w:t xml:space="preserve"> </w:t>
      </w:r>
    </w:p>
    <w:p w:rsidR="008652E8" w:rsidRPr="00277CED" w:rsidRDefault="008652E8" w:rsidP="009D6571">
      <w:pPr>
        <w:suppressAutoHyphens/>
        <w:spacing w:line="320" w:lineRule="exact"/>
        <w:rPr>
          <w:rFonts w:ascii="Tahoma" w:hAnsi="Tahoma" w:cs="Tahoma"/>
          <w:sz w:val="22"/>
          <w:szCs w:val="22"/>
        </w:rPr>
      </w:pPr>
    </w:p>
    <w:p w:rsidR="008652E8" w:rsidRPr="00277CED" w:rsidRDefault="003A519A" w:rsidP="009D6571">
      <w:pPr>
        <w:suppressAutoHyphens/>
        <w:spacing w:line="320" w:lineRule="exact"/>
        <w:rPr>
          <w:rFonts w:ascii="Tahoma" w:hAnsi="Tahoma" w:cs="Tahoma"/>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z w:val="22"/>
          <w:szCs w:val="22"/>
        </w:rPr>
        <w:t>5</w:t>
      </w:r>
      <w:r w:rsidR="008652E8" w:rsidRPr="00277CED">
        <w:rPr>
          <w:rFonts w:ascii="Tahoma" w:hAnsi="Tahoma" w:cs="Tahoma"/>
          <w:sz w:val="22"/>
          <w:szCs w:val="22"/>
        </w:rPr>
        <w:t>. Caso a Taxa DI não esteja disponível quando da apuração da Remuneração</w:t>
      </w:r>
      <w:r w:rsidR="00A530E8" w:rsidRPr="00277CED">
        <w:rPr>
          <w:rFonts w:ascii="Tahoma" w:hAnsi="Tahoma" w:cs="Tahoma"/>
          <w:sz w:val="22"/>
          <w:szCs w:val="22"/>
        </w:rPr>
        <w:t xml:space="preserve"> da Primeira Série</w:t>
      </w:r>
      <w:r w:rsidR="008652E8" w:rsidRPr="00277CED">
        <w:rPr>
          <w:rFonts w:ascii="Tahoma" w:hAnsi="Tahoma" w:cs="Tahoma"/>
          <w:sz w:val="22"/>
          <w:szCs w:val="22"/>
        </w:rPr>
        <w:t>, será aplicada a última Taxa DI aplicável que estiver disponível naquela data, não sendo devidas quaisquer compensações financeiras, tanto por parte da Emissora</w:t>
      </w:r>
      <w:r w:rsidR="00277A60" w:rsidRPr="00277CED">
        <w:rPr>
          <w:rFonts w:ascii="Tahoma" w:hAnsi="Tahoma" w:cs="Tahoma"/>
          <w:sz w:val="22"/>
          <w:szCs w:val="22"/>
        </w:rPr>
        <w:t>,</w:t>
      </w:r>
      <w:r w:rsidR="008652E8" w:rsidRPr="00277CED">
        <w:rPr>
          <w:rFonts w:ascii="Tahoma" w:hAnsi="Tahoma" w:cs="Tahoma"/>
          <w:sz w:val="22"/>
          <w:szCs w:val="22"/>
        </w:rPr>
        <w:t xml:space="preserve"> quanto por parte dos Debenturistas, quando da divulgação da Taxa DI disponível.</w:t>
      </w:r>
    </w:p>
    <w:p w:rsidR="008652E8" w:rsidRPr="00277CED" w:rsidRDefault="008652E8" w:rsidP="009D6571">
      <w:pPr>
        <w:suppressAutoHyphens/>
        <w:spacing w:line="320" w:lineRule="exact"/>
        <w:rPr>
          <w:rFonts w:ascii="Tahoma" w:hAnsi="Tahoma" w:cs="Tahoma"/>
          <w:sz w:val="22"/>
          <w:szCs w:val="22"/>
        </w:rPr>
      </w:pPr>
    </w:p>
    <w:p w:rsidR="008652E8" w:rsidRPr="00277CED" w:rsidRDefault="003A519A" w:rsidP="009D6571">
      <w:pPr>
        <w:suppressAutoHyphens/>
        <w:spacing w:line="320" w:lineRule="exact"/>
        <w:rPr>
          <w:rFonts w:ascii="Tahoma" w:hAnsi="Tahoma" w:cs="Tahoma"/>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z w:val="22"/>
          <w:szCs w:val="22"/>
        </w:rPr>
        <w:t>5</w:t>
      </w:r>
      <w:r w:rsidR="00E702B3" w:rsidRPr="00277CED">
        <w:rPr>
          <w:rFonts w:ascii="Tahoma" w:hAnsi="Tahoma" w:cs="Tahoma"/>
          <w:sz w:val="22"/>
          <w:szCs w:val="22"/>
        </w:rPr>
        <w:t>.1.</w:t>
      </w:r>
      <w:r w:rsidR="008652E8" w:rsidRPr="00277CED">
        <w:rPr>
          <w:rFonts w:ascii="Tahoma" w:hAnsi="Tahoma" w:cs="Tahoma"/>
          <w:sz w:val="22"/>
          <w:szCs w:val="22"/>
        </w:rPr>
        <w:t xml:space="preserve"> Na ausência da apuração e/ou divulgação e/ou limitação da</w:t>
      </w:r>
      <w:r w:rsidR="00E702B3" w:rsidRPr="00277CED">
        <w:rPr>
          <w:rFonts w:ascii="Tahoma" w:hAnsi="Tahoma" w:cs="Tahoma"/>
          <w:sz w:val="22"/>
          <w:szCs w:val="22"/>
        </w:rPr>
        <w:t xml:space="preserve"> utilização </w:t>
      </w:r>
      <w:r w:rsidR="00472061" w:rsidRPr="00277CED">
        <w:rPr>
          <w:rFonts w:ascii="Tahoma" w:hAnsi="Tahoma" w:cs="Tahoma"/>
          <w:sz w:val="22"/>
          <w:szCs w:val="22"/>
        </w:rPr>
        <w:t xml:space="preserve">e/ou extinção </w:t>
      </w:r>
      <w:r w:rsidR="00E702B3" w:rsidRPr="00277CED">
        <w:rPr>
          <w:rFonts w:ascii="Tahoma" w:hAnsi="Tahoma" w:cs="Tahoma"/>
          <w:sz w:val="22"/>
          <w:szCs w:val="22"/>
        </w:rPr>
        <w:t>da</w:t>
      </w:r>
      <w:r w:rsidR="008652E8" w:rsidRPr="00277CED">
        <w:rPr>
          <w:rFonts w:ascii="Tahoma" w:hAnsi="Tahoma" w:cs="Tahoma"/>
          <w:sz w:val="22"/>
          <w:szCs w:val="22"/>
        </w:rPr>
        <w:t xml:space="preserve"> Taxa DI por prazo superior a 5 (cinco) dias úteis, após a data esperada para apuração e/ou </w:t>
      </w:r>
      <w:r w:rsidR="008652E8" w:rsidRPr="00277CED">
        <w:rPr>
          <w:rFonts w:ascii="Tahoma" w:hAnsi="Tahoma" w:cs="Tahoma"/>
          <w:sz w:val="22"/>
          <w:szCs w:val="22"/>
        </w:rPr>
        <w:lastRenderedPageBreak/>
        <w:t>divulgação e/ou em caso de extinção ou inaplicabilidade por disposição legal ou determinação judicial da Taxa DI, será convocada</w:t>
      </w:r>
      <w:r w:rsidR="00163B84" w:rsidRPr="00277CED">
        <w:rPr>
          <w:rFonts w:ascii="Tahoma" w:hAnsi="Tahoma" w:cs="Tahoma"/>
          <w:sz w:val="22"/>
          <w:szCs w:val="22"/>
        </w:rPr>
        <w:t>,</w:t>
      </w:r>
      <w:r w:rsidR="008652E8" w:rsidRPr="00277CED">
        <w:rPr>
          <w:rFonts w:ascii="Tahoma" w:hAnsi="Tahoma" w:cs="Tahoma"/>
          <w:sz w:val="22"/>
          <w:szCs w:val="22"/>
        </w:rPr>
        <w:t xml:space="preserve"> pelo Agente Fiduciário</w:t>
      </w:r>
      <w:r w:rsidR="00163B84" w:rsidRPr="00277CED">
        <w:rPr>
          <w:rFonts w:ascii="Tahoma" w:hAnsi="Tahoma" w:cs="Tahoma"/>
          <w:sz w:val="22"/>
          <w:szCs w:val="22"/>
        </w:rPr>
        <w:t>,</w:t>
      </w:r>
      <w:r w:rsidR="008652E8" w:rsidRPr="00277CED">
        <w:rPr>
          <w:rFonts w:ascii="Tahoma" w:hAnsi="Tahoma" w:cs="Tahoma"/>
          <w:sz w:val="22"/>
          <w:szCs w:val="22"/>
        </w:rPr>
        <w:t xml:space="preserve"> Assembleia Geral de Debenturistas</w:t>
      </w:r>
      <w:r w:rsidR="0053756F" w:rsidRPr="00277CED">
        <w:rPr>
          <w:rFonts w:ascii="Tahoma" w:hAnsi="Tahoma" w:cs="Tahoma"/>
          <w:sz w:val="22"/>
          <w:szCs w:val="22"/>
        </w:rPr>
        <w:t xml:space="preserve"> (conforme definida abaixo)</w:t>
      </w:r>
      <w:r w:rsidR="008652E8" w:rsidRPr="00277CED">
        <w:rPr>
          <w:rFonts w:ascii="Tahoma" w:hAnsi="Tahoma" w:cs="Tahoma"/>
          <w:sz w:val="22"/>
          <w:szCs w:val="22"/>
        </w:rPr>
        <w:t xml:space="preserve">, nos termos da Cláusula </w:t>
      </w:r>
      <w:r w:rsidR="00AD5565" w:rsidRPr="00277CED">
        <w:rPr>
          <w:rFonts w:ascii="Tahoma" w:hAnsi="Tahoma" w:cs="Tahoma"/>
          <w:sz w:val="22"/>
          <w:szCs w:val="22"/>
        </w:rPr>
        <w:t xml:space="preserve">Nona </w:t>
      </w:r>
      <w:r w:rsidR="008652E8" w:rsidRPr="00277CED">
        <w:rPr>
          <w:rFonts w:ascii="Tahoma" w:hAnsi="Tahoma" w:cs="Tahoma"/>
          <w:sz w:val="22"/>
          <w:szCs w:val="22"/>
        </w:rPr>
        <w:t>abaixo,</w:t>
      </w:r>
      <w:r w:rsidR="00132DEE" w:rsidRPr="00277CED">
        <w:rPr>
          <w:rFonts w:ascii="Tahoma" w:hAnsi="Tahoma" w:cs="Tahoma"/>
          <w:sz w:val="22"/>
          <w:szCs w:val="22"/>
        </w:rPr>
        <w:t xml:space="preserve"> a qual terá como objeto a deliberação pelos Debenturistas</w:t>
      </w:r>
      <w:r w:rsidR="008652E8" w:rsidRPr="00277CED">
        <w:rPr>
          <w:rFonts w:ascii="Tahoma" w:hAnsi="Tahoma" w:cs="Tahoma"/>
          <w:sz w:val="22"/>
          <w:szCs w:val="22"/>
        </w:rPr>
        <w:t xml:space="preserve">, de comum acordo com a Emissora, </w:t>
      </w:r>
      <w:r w:rsidR="003F7A26" w:rsidRPr="00277CED">
        <w:rPr>
          <w:rFonts w:ascii="Tahoma" w:hAnsi="Tahoma" w:cs="Tahoma"/>
          <w:sz w:val="22"/>
          <w:szCs w:val="22"/>
        </w:rPr>
        <w:t>d</w:t>
      </w:r>
      <w:r w:rsidR="008652E8" w:rsidRPr="00277CED">
        <w:rPr>
          <w:rFonts w:ascii="Tahoma" w:hAnsi="Tahoma" w:cs="Tahoma"/>
          <w:sz w:val="22"/>
          <w:szCs w:val="22"/>
        </w:rPr>
        <w:t>o novo parâmetro de remuneração das Debêntures</w:t>
      </w:r>
      <w:r w:rsidR="00A530E8" w:rsidRPr="00277CED">
        <w:rPr>
          <w:rFonts w:ascii="Tahoma" w:hAnsi="Tahoma" w:cs="Tahoma"/>
          <w:sz w:val="22"/>
          <w:szCs w:val="22"/>
        </w:rPr>
        <w:t xml:space="preserve"> da Primeira Série</w:t>
      </w:r>
      <w:r w:rsidR="008652E8" w:rsidRPr="00277CED">
        <w:rPr>
          <w:rFonts w:ascii="Tahoma" w:hAnsi="Tahoma" w:cs="Tahoma"/>
          <w:sz w:val="22"/>
          <w:szCs w:val="22"/>
        </w:rPr>
        <w:t>, parâmetro este que deverá preservar o valor real e os mesmos níveis da Remuneração</w:t>
      </w:r>
      <w:r w:rsidR="00A530E8" w:rsidRPr="00277CED">
        <w:rPr>
          <w:rFonts w:ascii="Tahoma" w:hAnsi="Tahoma" w:cs="Tahoma"/>
          <w:sz w:val="22"/>
          <w:szCs w:val="22"/>
        </w:rPr>
        <w:t xml:space="preserve"> da Primeira Série</w:t>
      </w:r>
      <w:r w:rsidR="008652E8" w:rsidRPr="00277CED">
        <w:rPr>
          <w:rFonts w:ascii="Tahoma" w:hAnsi="Tahoma" w:cs="Tahoma"/>
          <w:sz w:val="22"/>
          <w:szCs w:val="22"/>
        </w:rPr>
        <w:t xml:space="preserve">. Caso não haja acordo sobre </w:t>
      </w:r>
      <w:r w:rsidR="009D6FAC" w:rsidRPr="00277CED">
        <w:rPr>
          <w:rFonts w:ascii="Tahoma" w:hAnsi="Tahoma" w:cs="Tahoma"/>
          <w:sz w:val="22"/>
          <w:szCs w:val="22"/>
        </w:rPr>
        <w:t>o novo parâmetro de</w:t>
      </w:r>
      <w:r w:rsidR="009D6FAC" w:rsidRPr="00277CED" w:rsidDel="009D6FAC">
        <w:rPr>
          <w:rFonts w:ascii="Tahoma" w:hAnsi="Tahoma" w:cs="Tahoma"/>
          <w:sz w:val="22"/>
          <w:szCs w:val="22"/>
        </w:rPr>
        <w:t xml:space="preserve"> </w:t>
      </w:r>
      <w:r w:rsidR="008652E8" w:rsidRPr="00277CED">
        <w:rPr>
          <w:rFonts w:ascii="Tahoma" w:hAnsi="Tahoma" w:cs="Tahoma"/>
          <w:sz w:val="22"/>
          <w:szCs w:val="22"/>
        </w:rPr>
        <w:t xml:space="preserve">Remuneração entre a Emissora e </w:t>
      </w:r>
      <w:r w:rsidR="00163B84" w:rsidRPr="00277CED">
        <w:rPr>
          <w:rFonts w:ascii="Tahoma" w:hAnsi="Tahoma" w:cs="Tahoma"/>
          <w:sz w:val="22"/>
          <w:szCs w:val="22"/>
        </w:rPr>
        <w:t xml:space="preserve">os </w:t>
      </w:r>
      <w:r w:rsidR="008652E8" w:rsidRPr="00277CED">
        <w:rPr>
          <w:rFonts w:ascii="Tahoma" w:hAnsi="Tahoma" w:cs="Tahoma"/>
          <w:sz w:val="22"/>
          <w:szCs w:val="22"/>
        </w:rPr>
        <w:t>Debenturistas representando</w:t>
      </w:r>
      <w:r w:rsidR="00B84DE4" w:rsidRPr="00277CED">
        <w:rPr>
          <w:rFonts w:ascii="Tahoma" w:hAnsi="Tahoma" w:cs="Tahoma"/>
          <w:sz w:val="22"/>
          <w:szCs w:val="22"/>
        </w:rPr>
        <w:t>,</w:t>
      </w:r>
      <w:r w:rsidR="008652E8" w:rsidRPr="00277CED">
        <w:rPr>
          <w:rFonts w:ascii="Tahoma" w:hAnsi="Tahoma" w:cs="Tahoma"/>
          <w:sz w:val="22"/>
          <w:szCs w:val="22"/>
        </w:rPr>
        <w:t xml:space="preserve"> </w:t>
      </w:r>
      <w:r w:rsidR="00B84DE4" w:rsidRPr="00277CED">
        <w:rPr>
          <w:rFonts w:ascii="Tahoma" w:hAnsi="Tahoma" w:cs="Tahoma"/>
          <w:sz w:val="22"/>
          <w:szCs w:val="22"/>
        </w:rPr>
        <w:t xml:space="preserve">no mínimo, </w:t>
      </w:r>
      <w:r w:rsidR="007C2E1B" w:rsidRPr="00277CED">
        <w:rPr>
          <w:rFonts w:ascii="Tahoma" w:hAnsi="Tahoma" w:cs="Tahoma"/>
          <w:sz w:val="22"/>
          <w:szCs w:val="22"/>
        </w:rPr>
        <w:t>8</w:t>
      </w:r>
      <w:r w:rsidR="00B84DE4" w:rsidRPr="00277CED">
        <w:rPr>
          <w:rFonts w:ascii="Tahoma" w:hAnsi="Tahoma" w:cs="Tahoma"/>
          <w:sz w:val="22"/>
          <w:szCs w:val="22"/>
        </w:rPr>
        <w:t>5% (</w:t>
      </w:r>
      <w:r w:rsidR="007C2E1B" w:rsidRPr="00277CED">
        <w:rPr>
          <w:rFonts w:ascii="Tahoma" w:hAnsi="Tahoma" w:cs="Tahoma"/>
          <w:sz w:val="22"/>
          <w:szCs w:val="22"/>
        </w:rPr>
        <w:t xml:space="preserve">oitenta </w:t>
      </w:r>
      <w:r w:rsidR="00B84DE4" w:rsidRPr="00277CED">
        <w:rPr>
          <w:rFonts w:ascii="Tahoma" w:hAnsi="Tahoma" w:cs="Tahoma"/>
          <w:sz w:val="22"/>
          <w:szCs w:val="22"/>
        </w:rPr>
        <w:t>e cinco por cento)</w:t>
      </w:r>
      <w:r w:rsidR="008652E8" w:rsidRPr="00277CED">
        <w:rPr>
          <w:rFonts w:ascii="Tahoma" w:hAnsi="Tahoma" w:cs="Tahoma"/>
          <w:sz w:val="22"/>
          <w:szCs w:val="22"/>
        </w:rPr>
        <w:t xml:space="preserve"> das Debêntures</w:t>
      </w:r>
      <w:r w:rsidR="00055EB0">
        <w:rPr>
          <w:rFonts w:ascii="Tahoma" w:hAnsi="Tahoma" w:cs="Tahoma"/>
          <w:sz w:val="22"/>
          <w:szCs w:val="22"/>
        </w:rPr>
        <w:t xml:space="preserve"> em Circulação (conforme abaixo definido)</w:t>
      </w:r>
      <w:r w:rsidR="008652E8" w:rsidRPr="00277CED">
        <w:rPr>
          <w:rFonts w:ascii="Tahoma" w:hAnsi="Tahoma" w:cs="Tahoma"/>
          <w:sz w:val="22"/>
          <w:szCs w:val="22"/>
        </w:rPr>
        <w:t xml:space="preserve">, a Emissora deverá adquirir a totalidade das Debêntures </w:t>
      </w:r>
      <w:r w:rsidR="00A530E8" w:rsidRPr="00277CED">
        <w:rPr>
          <w:rFonts w:ascii="Tahoma" w:hAnsi="Tahoma" w:cs="Tahoma"/>
          <w:sz w:val="22"/>
          <w:szCs w:val="22"/>
        </w:rPr>
        <w:t>da Primeira Série</w:t>
      </w:r>
      <w:r w:rsidR="008652E8" w:rsidRPr="00277CED">
        <w:rPr>
          <w:rFonts w:ascii="Tahoma" w:hAnsi="Tahoma" w:cs="Tahoma"/>
          <w:sz w:val="22"/>
          <w:szCs w:val="22"/>
        </w:rPr>
        <w:t xml:space="preserve">, no prazo </w:t>
      </w:r>
      <w:r w:rsidR="00B84DE4" w:rsidRPr="00277CED">
        <w:rPr>
          <w:rFonts w:ascii="Tahoma" w:hAnsi="Tahoma" w:cs="Tahoma"/>
          <w:sz w:val="22"/>
          <w:szCs w:val="22"/>
        </w:rPr>
        <w:t xml:space="preserve">máximo </w:t>
      </w:r>
      <w:r w:rsidR="008652E8" w:rsidRPr="00277CED">
        <w:rPr>
          <w:rFonts w:ascii="Tahoma" w:hAnsi="Tahoma" w:cs="Tahoma"/>
          <w:sz w:val="22"/>
          <w:szCs w:val="22"/>
        </w:rPr>
        <w:t xml:space="preserve">de 30 (trinta) dias corridos contados da data de encerramento da respectiva Assembleia Geral de Debenturistas ou em prazo </w:t>
      </w:r>
      <w:r w:rsidR="00E702B3" w:rsidRPr="00277CED">
        <w:rPr>
          <w:rFonts w:ascii="Tahoma" w:hAnsi="Tahoma" w:cs="Tahoma"/>
          <w:sz w:val="22"/>
          <w:szCs w:val="22"/>
        </w:rPr>
        <w:t xml:space="preserve">superior </w:t>
      </w:r>
      <w:r w:rsidR="008652E8" w:rsidRPr="00277CED">
        <w:rPr>
          <w:rFonts w:ascii="Tahoma" w:hAnsi="Tahoma" w:cs="Tahoma"/>
          <w:sz w:val="22"/>
          <w:szCs w:val="22"/>
        </w:rPr>
        <w:t xml:space="preserve">que venha a ser definido </w:t>
      </w:r>
      <w:r w:rsidR="00E702B3" w:rsidRPr="00277CED">
        <w:rPr>
          <w:rFonts w:ascii="Tahoma" w:hAnsi="Tahoma" w:cs="Tahoma"/>
          <w:sz w:val="22"/>
          <w:szCs w:val="22"/>
        </w:rPr>
        <w:t xml:space="preserve">de comum acordo </w:t>
      </w:r>
      <w:r w:rsidR="007D2864" w:rsidRPr="00277CED">
        <w:rPr>
          <w:rFonts w:ascii="Tahoma" w:hAnsi="Tahoma" w:cs="Tahoma"/>
          <w:sz w:val="22"/>
          <w:szCs w:val="22"/>
        </w:rPr>
        <w:t>em referida assemble</w:t>
      </w:r>
      <w:r w:rsidR="008652E8" w:rsidRPr="00277CED">
        <w:rPr>
          <w:rFonts w:ascii="Tahoma" w:hAnsi="Tahoma" w:cs="Tahoma"/>
          <w:sz w:val="22"/>
          <w:szCs w:val="22"/>
        </w:rPr>
        <w:t>ia, pelo seu Valor Nominal Unitário</w:t>
      </w:r>
      <w:r w:rsidR="009E2AD8" w:rsidRPr="00277CED">
        <w:rPr>
          <w:rFonts w:ascii="Tahoma" w:hAnsi="Tahoma" w:cs="Tahoma"/>
          <w:sz w:val="22"/>
          <w:szCs w:val="22"/>
        </w:rPr>
        <w:t xml:space="preserve"> ou pelo saldo do Valor Nominal Unitário, conforme o caso,</w:t>
      </w:r>
      <w:r w:rsidR="008652E8" w:rsidRPr="00277CED">
        <w:rPr>
          <w:rFonts w:ascii="Tahoma" w:hAnsi="Tahoma" w:cs="Tahoma"/>
          <w:sz w:val="22"/>
          <w:szCs w:val="22"/>
        </w:rPr>
        <w:t xml:space="preserve"> acrescido da Remuneração </w:t>
      </w:r>
      <w:r w:rsidR="00A530E8" w:rsidRPr="00277CED">
        <w:rPr>
          <w:rFonts w:ascii="Tahoma" w:hAnsi="Tahoma" w:cs="Tahoma"/>
          <w:sz w:val="22"/>
          <w:szCs w:val="22"/>
        </w:rPr>
        <w:t xml:space="preserve">da Primeira Série </w:t>
      </w:r>
      <w:r w:rsidR="008652E8" w:rsidRPr="00277CED">
        <w:rPr>
          <w:rFonts w:ascii="Tahoma" w:hAnsi="Tahoma" w:cs="Tahoma"/>
          <w:sz w:val="22"/>
          <w:szCs w:val="22"/>
        </w:rPr>
        <w:t xml:space="preserve">devida até a data da efetiva aquisição, calculada </w:t>
      </w:r>
      <w:proofErr w:type="gramStart"/>
      <w:r w:rsidR="008652E8" w:rsidRPr="00277CED">
        <w:rPr>
          <w:rFonts w:ascii="Tahoma" w:hAnsi="Tahoma" w:cs="Tahoma"/>
          <w:i/>
          <w:sz w:val="22"/>
          <w:szCs w:val="22"/>
        </w:rPr>
        <w:t>pro rata</w:t>
      </w:r>
      <w:proofErr w:type="gramEnd"/>
      <w:r w:rsidR="008652E8" w:rsidRPr="00277CED">
        <w:rPr>
          <w:rFonts w:ascii="Tahoma" w:hAnsi="Tahoma" w:cs="Tahoma"/>
          <w:i/>
          <w:sz w:val="22"/>
          <w:szCs w:val="22"/>
        </w:rPr>
        <w:t xml:space="preserve"> </w:t>
      </w:r>
      <w:proofErr w:type="spellStart"/>
      <w:r w:rsidR="008652E8" w:rsidRPr="00277CED">
        <w:rPr>
          <w:rFonts w:ascii="Tahoma" w:hAnsi="Tahoma" w:cs="Tahoma"/>
          <w:i/>
          <w:sz w:val="22"/>
          <w:szCs w:val="22"/>
        </w:rPr>
        <w:t>tempor</w:t>
      </w:r>
      <w:r w:rsidR="00843D90" w:rsidRPr="00277CED">
        <w:rPr>
          <w:rFonts w:ascii="Tahoma" w:hAnsi="Tahoma" w:cs="Tahoma"/>
          <w:i/>
          <w:sz w:val="22"/>
          <w:szCs w:val="22"/>
        </w:rPr>
        <w:t>is</w:t>
      </w:r>
      <w:proofErr w:type="spellEnd"/>
      <w:r w:rsidR="006C5A79" w:rsidRPr="00277CED">
        <w:rPr>
          <w:rFonts w:ascii="Tahoma" w:hAnsi="Tahoma" w:cs="Tahoma"/>
          <w:sz w:val="22"/>
          <w:szCs w:val="22"/>
        </w:rPr>
        <w:t xml:space="preserve">, a partir da </w:t>
      </w:r>
      <w:r w:rsidR="009F4EDA" w:rsidRPr="00277CED">
        <w:rPr>
          <w:rFonts w:ascii="Tahoma" w:hAnsi="Tahoma" w:cs="Tahoma"/>
          <w:sz w:val="22"/>
          <w:szCs w:val="22"/>
        </w:rPr>
        <w:t>D</w:t>
      </w:r>
      <w:r w:rsidR="008652E8" w:rsidRPr="00277CED">
        <w:rPr>
          <w:rFonts w:ascii="Tahoma" w:hAnsi="Tahoma" w:cs="Tahoma"/>
          <w:sz w:val="22"/>
          <w:szCs w:val="22"/>
        </w:rPr>
        <w:t>ata de</w:t>
      </w:r>
      <w:r w:rsidR="00E13597">
        <w:rPr>
          <w:rFonts w:ascii="Tahoma" w:hAnsi="Tahoma" w:cs="Tahoma"/>
          <w:sz w:val="22"/>
          <w:szCs w:val="22"/>
        </w:rPr>
        <w:t xml:space="preserve"> Liquidação</w:t>
      </w:r>
      <w:r w:rsidR="001D4171" w:rsidRPr="00277CED">
        <w:rPr>
          <w:rFonts w:ascii="Tahoma" w:hAnsi="Tahoma" w:cs="Tahoma"/>
          <w:sz w:val="22"/>
          <w:szCs w:val="22"/>
        </w:rPr>
        <w:t xml:space="preserve"> </w:t>
      </w:r>
      <w:r w:rsidR="006C5A79" w:rsidRPr="00277CED">
        <w:rPr>
          <w:rFonts w:ascii="Tahoma" w:hAnsi="Tahoma" w:cs="Tahoma"/>
          <w:sz w:val="22"/>
          <w:szCs w:val="22"/>
        </w:rPr>
        <w:t>das Debêntures</w:t>
      </w:r>
      <w:r w:rsidR="008652E8" w:rsidRPr="00277CED">
        <w:rPr>
          <w:rFonts w:ascii="Tahoma" w:hAnsi="Tahoma" w:cs="Tahoma"/>
          <w:sz w:val="22"/>
          <w:szCs w:val="22"/>
        </w:rPr>
        <w:t xml:space="preserve"> ou</w:t>
      </w:r>
      <w:r w:rsidR="00163B84" w:rsidRPr="00277CED">
        <w:rPr>
          <w:rFonts w:ascii="Tahoma" w:hAnsi="Tahoma" w:cs="Tahoma"/>
          <w:sz w:val="22"/>
          <w:szCs w:val="22"/>
        </w:rPr>
        <w:t xml:space="preserve"> a partir</w:t>
      </w:r>
      <w:r w:rsidR="008652E8" w:rsidRPr="00277CED">
        <w:rPr>
          <w:rFonts w:ascii="Tahoma" w:hAnsi="Tahoma" w:cs="Tahoma"/>
          <w:sz w:val="22"/>
          <w:szCs w:val="22"/>
        </w:rPr>
        <w:t xml:space="preserve"> da última </w:t>
      </w:r>
      <w:r w:rsidR="00D147F7" w:rsidRPr="00277CED">
        <w:rPr>
          <w:rFonts w:ascii="Tahoma" w:hAnsi="Tahoma" w:cs="Tahoma"/>
          <w:sz w:val="22"/>
          <w:szCs w:val="22"/>
        </w:rPr>
        <w:t>Data de Pagamento da Remuneração</w:t>
      </w:r>
      <w:r w:rsidR="008652E8" w:rsidRPr="00277CED">
        <w:rPr>
          <w:rFonts w:ascii="Tahoma" w:hAnsi="Tahoma" w:cs="Tahoma"/>
          <w:sz w:val="22"/>
          <w:szCs w:val="22"/>
        </w:rPr>
        <w:t>, o que ocorrer por último</w:t>
      </w:r>
      <w:r w:rsidR="009B205B" w:rsidRPr="00277CED">
        <w:rPr>
          <w:rFonts w:ascii="Tahoma" w:hAnsi="Tahoma" w:cs="Tahoma"/>
          <w:sz w:val="22"/>
          <w:szCs w:val="22"/>
        </w:rPr>
        <w:t>, até a data do seu efetivo pagamento</w:t>
      </w:r>
      <w:r w:rsidR="00902C94" w:rsidRPr="00277CED">
        <w:rPr>
          <w:rFonts w:ascii="Tahoma" w:hAnsi="Tahoma" w:cs="Tahoma"/>
          <w:sz w:val="22"/>
          <w:szCs w:val="22"/>
        </w:rPr>
        <w:t xml:space="preserve">, sendo certo que não será aplicável a esta hipótese o pagamento </w:t>
      </w:r>
      <w:r w:rsidR="00902C94" w:rsidRPr="008064E2">
        <w:rPr>
          <w:rFonts w:ascii="Tahoma" w:hAnsi="Tahoma" w:cs="Tahoma"/>
          <w:sz w:val="22"/>
          <w:szCs w:val="22"/>
        </w:rPr>
        <w:t>do Prêmio de Resgate das Debêntures da Primeira Série, previsto na Cláusula 6.17.1, abaixo</w:t>
      </w:r>
      <w:r w:rsidR="008652E8" w:rsidRPr="00277CED">
        <w:rPr>
          <w:rFonts w:ascii="Tahoma" w:hAnsi="Tahoma" w:cs="Tahoma"/>
          <w:sz w:val="22"/>
          <w:szCs w:val="22"/>
        </w:rPr>
        <w:t xml:space="preserve">. As Debêntures </w:t>
      </w:r>
      <w:r w:rsidR="009F0007" w:rsidRPr="00277CED">
        <w:rPr>
          <w:rFonts w:ascii="Tahoma" w:hAnsi="Tahoma" w:cs="Tahoma"/>
          <w:sz w:val="22"/>
          <w:szCs w:val="22"/>
        </w:rPr>
        <w:t xml:space="preserve">da Primeira Série </w:t>
      </w:r>
      <w:r w:rsidR="008652E8" w:rsidRPr="00277CED">
        <w:rPr>
          <w:rFonts w:ascii="Tahoma" w:hAnsi="Tahoma" w:cs="Tahoma"/>
          <w:sz w:val="22"/>
          <w:szCs w:val="22"/>
        </w:rPr>
        <w:t>adquiridas nos termos deste item serão canceladas pela Emissora. Nesta alternativa, para cálculo da Remuneração</w:t>
      </w:r>
      <w:r w:rsidR="009F0007" w:rsidRPr="00277CED">
        <w:rPr>
          <w:rFonts w:ascii="Tahoma" w:hAnsi="Tahoma" w:cs="Tahoma"/>
          <w:sz w:val="22"/>
          <w:szCs w:val="22"/>
        </w:rPr>
        <w:t xml:space="preserve"> da Primeira Série</w:t>
      </w:r>
      <w:r w:rsidR="008652E8" w:rsidRPr="00277CED">
        <w:rPr>
          <w:rFonts w:ascii="Tahoma" w:hAnsi="Tahoma" w:cs="Tahoma"/>
          <w:sz w:val="22"/>
          <w:szCs w:val="22"/>
        </w:rPr>
        <w:t xml:space="preserve"> das Debêntures </w:t>
      </w:r>
      <w:r w:rsidR="009F0007" w:rsidRPr="00277CED">
        <w:rPr>
          <w:rFonts w:ascii="Tahoma" w:hAnsi="Tahoma" w:cs="Tahoma"/>
          <w:sz w:val="22"/>
          <w:szCs w:val="22"/>
        </w:rPr>
        <w:t xml:space="preserve">da Primeira Série </w:t>
      </w:r>
      <w:r w:rsidR="008652E8" w:rsidRPr="00277CED">
        <w:rPr>
          <w:rFonts w:ascii="Tahoma" w:hAnsi="Tahoma" w:cs="Tahoma"/>
          <w:sz w:val="22"/>
          <w:szCs w:val="22"/>
        </w:rPr>
        <w:t>a serem adquiridas, para cada dia do período em que ocorra a ausência de taxas, será utilizada a última Taxa DI divulgada oficialmente.</w:t>
      </w:r>
    </w:p>
    <w:p w:rsidR="00B84DE4" w:rsidRPr="00277CED" w:rsidRDefault="00B84DE4" w:rsidP="009D6571">
      <w:pPr>
        <w:suppressAutoHyphens/>
        <w:spacing w:line="320" w:lineRule="exact"/>
        <w:rPr>
          <w:rFonts w:ascii="Tahoma" w:hAnsi="Tahoma" w:cs="Tahoma"/>
          <w:sz w:val="22"/>
          <w:szCs w:val="22"/>
        </w:rPr>
      </w:pPr>
    </w:p>
    <w:p w:rsidR="00B84DE4" w:rsidRPr="00277CED" w:rsidRDefault="00DA1AD5" w:rsidP="009D6571">
      <w:pPr>
        <w:suppressAutoHyphens/>
        <w:spacing w:line="320" w:lineRule="exact"/>
        <w:rPr>
          <w:rFonts w:ascii="Tahoma" w:eastAsia="Arial Unicode MS" w:hAnsi="Tahoma" w:cs="Tahoma"/>
          <w:sz w:val="22"/>
          <w:szCs w:val="22"/>
        </w:rPr>
      </w:pPr>
      <w:r w:rsidRPr="00277CED">
        <w:rPr>
          <w:rFonts w:ascii="Tahoma" w:hAnsi="Tahoma" w:cs="Tahoma"/>
          <w:snapToGrid w:val="0"/>
          <w:sz w:val="22"/>
          <w:szCs w:val="22"/>
        </w:rPr>
        <w:t>6.12</w:t>
      </w:r>
      <w:r w:rsidR="00AC089B" w:rsidRPr="00277CED">
        <w:rPr>
          <w:rFonts w:ascii="Tahoma" w:hAnsi="Tahoma" w:cs="Tahoma"/>
          <w:snapToGrid w:val="0"/>
          <w:sz w:val="22"/>
          <w:szCs w:val="22"/>
        </w:rPr>
        <w:t>.</w:t>
      </w:r>
      <w:r w:rsidR="00902498" w:rsidRPr="00277CED">
        <w:rPr>
          <w:rFonts w:ascii="Tahoma" w:hAnsi="Tahoma" w:cs="Tahoma"/>
          <w:sz w:val="22"/>
          <w:szCs w:val="22"/>
        </w:rPr>
        <w:t>5</w:t>
      </w:r>
      <w:r w:rsidR="00B84DE4" w:rsidRPr="00277CED">
        <w:rPr>
          <w:rFonts w:ascii="Tahoma" w:hAnsi="Tahoma" w:cs="Tahoma"/>
          <w:sz w:val="22"/>
          <w:szCs w:val="22"/>
        </w:rPr>
        <w:t>.2. Até a deliberação desse novo parâmetro de remuneração, quando do cálculo de quaisquer obrigações previstas nesta Escritura de Emissão, será aplicada a última Taxa DI aplicável que estiver disponível naquela data, não sendo devidas quaisquer compensações financeiras, tanto por parte da Emissora, quanto por parte dos Debenturistas, quando da divulgação da Taxa DI disponível.</w:t>
      </w:r>
    </w:p>
    <w:p w:rsidR="008652E8" w:rsidRPr="00277CED" w:rsidRDefault="008652E8" w:rsidP="009D6571">
      <w:pPr>
        <w:suppressAutoHyphens/>
        <w:spacing w:line="320" w:lineRule="exact"/>
        <w:rPr>
          <w:rFonts w:ascii="Tahoma" w:hAnsi="Tahoma" w:cs="Tahoma"/>
          <w:sz w:val="22"/>
          <w:szCs w:val="22"/>
        </w:rPr>
      </w:pPr>
    </w:p>
    <w:p w:rsidR="008652E8" w:rsidRPr="00277CED" w:rsidRDefault="00DA1AD5" w:rsidP="009D6571">
      <w:pPr>
        <w:suppressAutoHyphens/>
        <w:spacing w:line="320" w:lineRule="exact"/>
        <w:rPr>
          <w:rFonts w:ascii="Tahoma" w:hAnsi="Tahoma" w:cs="Tahoma"/>
          <w:sz w:val="22"/>
          <w:szCs w:val="22"/>
        </w:rPr>
      </w:pPr>
      <w:r w:rsidRPr="00277CED">
        <w:rPr>
          <w:rFonts w:ascii="Tahoma" w:hAnsi="Tahoma" w:cs="Tahoma"/>
          <w:snapToGrid w:val="0"/>
          <w:sz w:val="22"/>
          <w:szCs w:val="22"/>
        </w:rPr>
        <w:t>6.12</w:t>
      </w:r>
      <w:r w:rsidR="00AC089B" w:rsidRPr="00277CED">
        <w:rPr>
          <w:rFonts w:ascii="Tahoma" w:hAnsi="Tahoma" w:cs="Tahoma"/>
          <w:snapToGrid w:val="0"/>
          <w:sz w:val="22"/>
          <w:szCs w:val="22"/>
        </w:rPr>
        <w:t>.</w:t>
      </w:r>
      <w:r w:rsidR="00902498" w:rsidRPr="00277CED">
        <w:rPr>
          <w:rFonts w:ascii="Tahoma" w:hAnsi="Tahoma" w:cs="Tahoma"/>
          <w:sz w:val="22"/>
          <w:szCs w:val="22"/>
        </w:rPr>
        <w:t>6</w:t>
      </w:r>
      <w:r w:rsidR="008652E8" w:rsidRPr="00277CED">
        <w:rPr>
          <w:rFonts w:ascii="Tahoma" w:hAnsi="Tahoma" w:cs="Tahoma"/>
          <w:sz w:val="22"/>
          <w:szCs w:val="22"/>
        </w:rPr>
        <w:t>. Caso a Taxa DI volte a ser</w:t>
      </w:r>
      <w:r w:rsidR="00E702B3" w:rsidRPr="00277CED">
        <w:rPr>
          <w:rFonts w:ascii="Tahoma" w:hAnsi="Tahoma" w:cs="Tahoma"/>
          <w:sz w:val="22"/>
          <w:szCs w:val="22"/>
        </w:rPr>
        <w:t xml:space="preserve"> apurada/</w:t>
      </w:r>
      <w:r w:rsidR="008652E8" w:rsidRPr="00277CED">
        <w:rPr>
          <w:rFonts w:ascii="Tahoma" w:hAnsi="Tahoma" w:cs="Tahoma"/>
          <w:sz w:val="22"/>
          <w:szCs w:val="22"/>
        </w:rPr>
        <w:t>divulgada</w:t>
      </w:r>
      <w:r w:rsidR="00E702B3" w:rsidRPr="00277CED">
        <w:rPr>
          <w:rFonts w:ascii="Tahoma" w:hAnsi="Tahoma" w:cs="Tahoma"/>
          <w:sz w:val="22"/>
          <w:szCs w:val="22"/>
        </w:rPr>
        <w:t xml:space="preserve"> e/ou sua utilização volte a ser permitida</w:t>
      </w:r>
      <w:r w:rsidR="008652E8" w:rsidRPr="00277CED">
        <w:rPr>
          <w:rFonts w:ascii="Tahoma" w:hAnsi="Tahoma" w:cs="Tahoma"/>
          <w:sz w:val="22"/>
          <w:szCs w:val="22"/>
        </w:rPr>
        <w:t xml:space="preserve"> antes da realização da Assembleia Geral de Debenturistas de que trata o item </w:t>
      </w:r>
      <w:r w:rsidR="00AC089B" w:rsidRPr="00277CED">
        <w:rPr>
          <w:rFonts w:ascii="Tahoma" w:hAnsi="Tahoma" w:cs="Tahoma"/>
          <w:snapToGrid w:val="0"/>
          <w:sz w:val="22"/>
          <w:szCs w:val="22"/>
        </w:rPr>
        <w:t>6.1</w:t>
      </w:r>
      <w:r w:rsidRPr="00277CED">
        <w:rPr>
          <w:rFonts w:ascii="Tahoma" w:hAnsi="Tahoma" w:cs="Tahoma"/>
          <w:snapToGrid w:val="0"/>
          <w:sz w:val="22"/>
          <w:szCs w:val="22"/>
        </w:rPr>
        <w:t>2</w:t>
      </w:r>
      <w:r w:rsidR="00AC089B" w:rsidRPr="00277CED">
        <w:rPr>
          <w:rFonts w:ascii="Tahoma" w:hAnsi="Tahoma" w:cs="Tahoma"/>
          <w:snapToGrid w:val="0"/>
          <w:sz w:val="22"/>
          <w:szCs w:val="22"/>
        </w:rPr>
        <w:t>.</w:t>
      </w:r>
      <w:r w:rsidR="00902498" w:rsidRPr="00277CED">
        <w:rPr>
          <w:rFonts w:ascii="Tahoma" w:hAnsi="Tahoma" w:cs="Tahoma"/>
          <w:sz w:val="22"/>
          <w:szCs w:val="22"/>
        </w:rPr>
        <w:t>5</w:t>
      </w:r>
      <w:r w:rsidR="002D4EBB" w:rsidRPr="00277CED">
        <w:rPr>
          <w:rFonts w:ascii="Tahoma" w:hAnsi="Tahoma" w:cs="Tahoma"/>
          <w:sz w:val="22"/>
          <w:szCs w:val="22"/>
        </w:rPr>
        <w:t>.1</w:t>
      </w:r>
      <w:r w:rsidR="008652E8" w:rsidRPr="00277CED">
        <w:rPr>
          <w:rFonts w:ascii="Tahoma" w:hAnsi="Tahoma" w:cs="Tahoma"/>
          <w:sz w:val="22"/>
          <w:szCs w:val="22"/>
        </w:rPr>
        <w:t xml:space="preserve"> acima, referida Assembleia Geral de Debenturistas</w:t>
      </w:r>
      <w:r w:rsidR="002F267A" w:rsidRPr="00277CED">
        <w:rPr>
          <w:rFonts w:ascii="Tahoma" w:hAnsi="Tahoma" w:cs="Tahoma"/>
          <w:sz w:val="22"/>
          <w:szCs w:val="22"/>
        </w:rPr>
        <w:t>, se convocada,</w:t>
      </w:r>
      <w:r w:rsidR="008652E8" w:rsidRPr="00277CED">
        <w:rPr>
          <w:rFonts w:ascii="Tahoma" w:hAnsi="Tahoma" w:cs="Tahoma"/>
          <w:sz w:val="22"/>
          <w:szCs w:val="22"/>
        </w:rPr>
        <w:t xml:space="preserve"> </w:t>
      </w:r>
      <w:r w:rsidR="003F7A26" w:rsidRPr="00277CED">
        <w:rPr>
          <w:rFonts w:ascii="Tahoma" w:hAnsi="Tahoma" w:cs="Tahoma"/>
          <w:sz w:val="22"/>
          <w:szCs w:val="22"/>
        </w:rPr>
        <w:t xml:space="preserve">deverá </w:t>
      </w:r>
      <w:r w:rsidR="002F267A" w:rsidRPr="00277CED">
        <w:rPr>
          <w:rFonts w:ascii="Tahoma" w:hAnsi="Tahoma" w:cs="Tahoma"/>
          <w:sz w:val="22"/>
          <w:szCs w:val="22"/>
        </w:rPr>
        <w:t xml:space="preserve">ser realizada e </w:t>
      </w:r>
      <w:r w:rsidR="003F7A26" w:rsidRPr="00277CED">
        <w:rPr>
          <w:rFonts w:ascii="Tahoma" w:hAnsi="Tahoma" w:cs="Tahoma"/>
          <w:sz w:val="22"/>
          <w:szCs w:val="22"/>
        </w:rPr>
        <w:t xml:space="preserve">estabelecer que </w:t>
      </w:r>
      <w:r w:rsidR="008652E8" w:rsidRPr="00277CED">
        <w:rPr>
          <w:rFonts w:ascii="Tahoma" w:hAnsi="Tahoma" w:cs="Tahoma"/>
          <w:sz w:val="22"/>
          <w:szCs w:val="22"/>
        </w:rPr>
        <w:t>a Taxa DI, a partir de sua divulgação, passará a ser novamente utilizada para o cálculo de quaisquer obrigações previstas nesta Escritura de Emissão</w:t>
      </w:r>
      <w:r w:rsidR="003F7A26" w:rsidRPr="00277CED">
        <w:rPr>
          <w:rFonts w:ascii="Tahoma" w:hAnsi="Tahoma" w:cs="Tahoma"/>
          <w:sz w:val="22"/>
          <w:szCs w:val="22"/>
        </w:rPr>
        <w:t xml:space="preserve">, sendo certo que até a data de divulgação da Taxa DI nos termos deste item </w:t>
      </w:r>
      <w:r w:rsidR="00AC089B" w:rsidRPr="00277CED">
        <w:rPr>
          <w:rFonts w:ascii="Tahoma" w:hAnsi="Tahoma" w:cs="Tahoma"/>
          <w:snapToGrid w:val="0"/>
          <w:sz w:val="22"/>
          <w:szCs w:val="22"/>
        </w:rPr>
        <w:t>6.1</w:t>
      </w:r>
      <w:r w:rsidR="00AD5565" w:rsidRPr="00277CED">
        <w:rPr>
          <w:rFonts w:ascii="Tahoma" w:hAnsi="Tahoma" w:cs="Tahoma"/>
          <w:snapToGrid w:val="0"/>
          <w:sz w:val="22"/>
          <w:szCs w:val="22"/>
        </w:rPr>
        <w:t>2</w:t>
      </w:r>
      <w:r w:rsidR="00AC089B" w:rsidRPr="00277CED">
        <w:rPr>
          <w:rFonts w:ascii="Tahoma" w:hAnsi="Tahoma" w:cs="Tahoma"/>
          <w:snapToGrid w:val="0"/>
          <w:sz w:val="22"/>
          <w:szCs w:val="22"/>
        </w:rPr>
        <w:t>.</w:t>
      </w:r>
      <w:r w:rsidR="00902498" w:rsidRPr="00277CED">
        <w:rPr>
          <w:rFonts w:ascii="Tahoma" w:hAnsi="Tahoma" w:cs="Tahoma"/>
          <w:sz w:val="22"/>
          <w:szCs w:val="22"/>
        </w:rPr>
        <w:t>6</w:t>
      </w:r>
      <w:r w:rsidR="003F7A26" w:rsidRPr="00277CED">
        <w:rPr>
          <w:rFonts w:ascii="Tahoma" w:hAnsi="Tahoma" w:cs="Tahoma"/>
          <w:sz w:val="22"/>
          <w:szCs w:val="22"/>
        </w:rPr>
        <w:t>, a última Taxa DI divulgada será utilizada para o cálculo de quaisquer obrigações previstas nesta Escritura de Emissão.</w:t>
      </w:r>
    </w:p>
    <w:p w:rsidR="006923F8" w:rsidRPr="00277CED" w:rsidRDefault="006923F8" w:rsidP="009D6571">
      <w:pPr>
        <w:suppressAutoHyphens/>
        <w:spacing w:line="320" w:lineRule="exact"/>
        <w:rPr>
          <w:rFonts w:ascii="Tahoma" w:hAnsi="Tahoma" w:cs="Tahoma"/>
          <w:sz w:val="22"/>
          <w:szCs w:val="22"/>
        </w:rPr>
      </w:pPr>
    </w:p>
    <w:p w:rsidR="006923F8" w:rsidRPr="00277CED" w:rsidRDefault="00DA1AD5" w:rsidP="009D6571">
      <w:pPr>
        <w:tabs>
          <w:tab w:val="left" w:pos="1134"/>
        </w:tabs>
        <w:suppressAutoHyphens/>
        <w:spacing w:line="320" w:lineRule="exact"/>
        <w:rPr>
          <w:rFonts w:ascii="Tahoma" w:hAnsi="Tahoma" w:cs="Tahoma"/>
          <w:sz w:val="22"/>
          <w:szCs w:val="22"/>
        </w:rPr>
      </w:pPr>
      <w:r w:rsidRPr="00277CED">
        <w:rPr>
          <w:rFonts w:ascii="Tahoma" w:hAnsi="Tahoma" w:cs="Tahoma"/>
          <w:snapToGrid w:val="0"/>
          <w:sz w:val="22"/>
          <w:szCs w:val="22"/>
        </w:rPr>
        <w:t>6.12</w:t>
      </w:r>
      <w:r w:rsidR="00AC089B" w:rsidRPr="00277CED">
        <w:rPr>
          <w:rFonts w:ascii="Tahoma" w:hAnsi="Tahoma" w:cs="Tahoma"/>
          <w:snapToGrid w:val="0"/>
          <w:sz w:val="22"/>
          <w:szCs w:val="22"/>
        </w:rPr>
        <w:t>.</w:t>
      </w:r>
      <w:r w:rsidR="00902498" w:rsidRPr="00277CED">
        <w:rPr>
          <w:rFonts w:ascii="Tahoma" w:hAnsi="Tahoma" w:cs="Tahoma"/>
          <w:sz w:val="22"/>
          <w:szCs w:val="22"/>
        </w:rPr>
        <w:t>7</w:t>
      </w:r>
      <w:r w:rsidR="006923F8" w:rsidRPr="00277CED">
        <w:rPr>
          <w:rFonts w:ascii="Tahoma" w:hAnsi="Tahoma" w:cs="Tahoma"/>
          <w:sz w:val="22"/>
          <w:szCs w:val="22"/>
        </w:rPr>
        <w:t>.</w:t>
      </w:r>
      <w:r w:rsidR="003B4841" w:rsidRPr="00277CED">
        <w:rPr>
          <w:rFonts w:ascii="Tahoma" w:hAnsi="Tahoma" w:cs="Tahoma"/>
          <w:sz w:val="22"/>
          <w:szCs w:val="22"/>
        </w:rPr>
        <w:t xml:space="preserve"> </w:t>
      </w:r>
      <w:r w:rsidRPr="00277CED">
        <w:rPr>
          <w:rFonts w:ascii="Tahoma" w:hAnsi="Tahoma" w:cs="Tahoma"/>
          <w:sz w:val="22"/>
          <w:szCs w:val="22"/>
        </w:rPr>
        <w:t>Os</w:t>
      </w:r>
      <w:r w:rsidR="006923F8" w:rsidRPr="00277CED">
        <w:rPr>
          <w:rFonts w:ascii="Tahoma" w:hAnsi="Tahoma" w:cs="Tahoma"/>
          <w:sz w:val="22"/>
          <w:szCs w:val="22"/>
        </w:rPr>
        <w:t xml:space="preserve"> Garantidor</w:t>
      </w:r>
      <w:r w:rsidRPr="00277CED">
        <w:rPr>
          <w:rFonts w:ascii="Tahoma" w:hAnsi="Tahoma" w:cs="Tahoma"/>
          <w:sz w:val="22"/>
          <w:szCs w:val="22"/>
        </w:rPr>
        <w:t>es</w:t>
      </w:r>
      <w:r w:rsidR="006923F8" w:rsidRPr="00277CED">
        <w:rPr>
          <w:rFonts w:ascii="Tahoma" w:hAnsi="Tahoma" w:cs="Tahoma"/>
          <w:sz w:val="22"/>
          <w:szCs w:val="22"/>
        </w:rPr>
        <w:t xml:space="preserve"> desde já concorda</w:t>
      </w:r>
      <w:r w:rsidRPr="00277CED">
        <w:rPr>
          <w:rFonts w:ascii="Tahoma" w:hAnsi="Tahoma" w:cs="Tahoma"/>
          <w:sz w:val="22"/>
          <w:szCs w:val="22"/>
        </w:rPr>
        <w:t>m</w:t>
      </w:r>
      <w:r w:rsidR="006923F8" w:rsidRPr="00277CED">
        <w:rPr>
          <w:rFonts w:ascii="Tahoma" w:hAnsi="Tahoma" w:cs="Tahoma"/>
          <w:sz w:val="22"/>
          <w:szCs w:val="22"/>
        </w:rPr>
        <w:t xml:space="preserve"> com o disposto no item </w:t>
      </w:r>
      <w:r w:rsidR="00AC089B" w:rsidRPr="00277CED">
        <w:rPr>
          <w:rFonts w:ascii="Tahoma" w:hAnsi="Tahoma" w:cs="Tahoma"/>
          <w:snapToGrid w:val="0"/>
          <w:sz w:val="22"/>
          <w:szCs w:val="22"/>
        </w:rPr>
        <w:t>6.1</w:t>
      </w:r>
      <w:r w:rsidRPr="00277CED">
        <w:rPr>
          <w:rFonts w:ascii="Tahoma" w:hAnsi="Tahoma" w:cs="Tahoma"/>
          <w:snapToGrid w:val="0"/>
          <w:sz w:val="22"/>
          <w:szCs w:val="22"/>
        </w:rPr>
        <w:t>2</w:t>
      </w:r>
      <w:r w:rsidR="00AC089B" w:rsidRPr="00277CED">
        <w:rPr>
          <w:rFonts w:ascii="Tahoma" w:hAnsi="Tahoma" w:cs="Tahoma"/>
          <w:snapToGrid w:val="0"/>
          <w:sz w:val="22"/>
          <w:szCs w:val="22"/>
        </w:rPr>
        <w:t>.</w:t>
      </w:r>
      <w:r w:rsidR="00AD5565" w:rsidRPr="00277CED">
        <w:rPr>
          <w:rFonts w:ascii="Tahoma" w:hAnsi="Tahoma" w:cs="Tahoma"/>
          <w:sz w:val="22"/>
          <w:szCs w:val="22"/>
        </w:rPr>
        <w:t>6</w:t>
      </w:r>
      <w:r w:rsidR="006923F8" w:rsidRPr="00277CED">
        <w:rPr>
          <w:rFonts w:ascii="Tahoma" w:hAnsi="Tahoma" w:cs="Tahoma"/>
          <w:sz w:val="22"/>
          <w:szCs w:val="22"/>
        </w:rPr>
        <w:t xml:space="preserve"> acima, declarando que o ali disposto não importará em novação, conforme definida e regulada nos termos do artigo 360 e seguintes </w:t>
      </w:r>
      <w:r w:rsidR="00AD5565" w:rsidRPr="00277CED">
        <w:rPr>
          <w:rFonts w:ascii="Tahoma" w:hAnsi="Tahoma" w:cs="Tahoma"/>
          <w:sz w:val="22"/>
          <w:szCs w:val="22"/>
        </w:rPr>
        <w:t xml:space="preserve">do </w:t>
      </w:r>
      <w:r w:rsidR="006923F8" w:rsidRPr="00277CED">
        <w:rPr>
          <w:rFonts w:ascii="Tahoma" w:hAnsi="Tahoma" w:cs="Tahoma"/>
          <w:sz w:val="22"/>
          <w:szCs w:val="22"/>
        </w:rPr>
        <w:t xml:space="preserve">Código Civil, mantendo-se a Fiança (conforme abaixo definida) válida </w:t>
      </w:r>
      <w:r w:rsidR="006923F8" w:rsidRPr="00277CED">
        <w:rPr>
          <w:rFonts w:ascii="Tahoma" w:hAnsi="Tahoma" w:cs="Tahoma"/>
          <w:sz w:val="22"/>
          <w:szCs w:val="22"/>
        </w:rPr>
        <w:lastRenderedPageBreak/>
        <w:t xml:space="preserve">e em pleno vigor. </w:t>
      </w:r>
      <w:r w:rsidRPr="00277CED">
        <w:rPr>
          <w:rFonts w:ascii="Tahoma" w:hAnsi="Tahoma" w:cs="Tahoma"/>
          <w:sz w:val="22"/>
          <w:szCs w:val="22"/>
        </w:rPr>
        <w:t>Os</w:t>
      </w:r>
      <w:r w:rsidR="006923F8" w:rsidRPr="00277CED">
        <w:rPr>
          <w:rFonts w:ascii="Tahoma" w:hAnsi="Tahoma" w:cs="Tahoma"/>
          <w:sz w:val="22"/>
          <w:szCs w:val="22"/>
        </w:rPr>
        <w:t xml:space="preserve"> Garantidor</w:t>
      </w:r>
      <w:r w:rsidRPr="00277CED">
        <w:rPr>
          <w:rFonts w:ascii="Tahoma" w:hAnsi="Tahoma" w:cs="Tahoma"/>
          <w:sz w:val="22"/>
          <w:szCs w:val="22"/>
        </w:rPr>
        <w:t>es</w:t>
      </w:r>
      <w:r w:rsidR="006923F8" w:rsidRPr="00277CED">
        <w:rPr>
          <w:rFonts w:ascii="Tahoma" w:hAnsi="Tahoma" w:cs="Tahoma"/>
          <w:sz w:val="22"/>
          <w:szCs w:val="22"/>
        </w:rPr>
        <w:t xml:space="preserve"> desde já concorda</w:t>
      </w:r>
      <w:r w:rsidRPr="00277CED">
        <w:rPr>
          <w:rFonts w:ascii="Tahoma" w:hAnsi="Tahoma" w:cs="Tahoma"/>
          <w:sz w:val="22"/>
          <w:szCs w:val="22"/>
        </w:rPr>
        <w:t>m</w:t>
      </w:r>
      <w:r w:rsidR="008C36AB" w:rsidRPr="00277CED">
        <w:rPr>
          <w:rFonts w:ascii="Tahoma" w:hAnsi="Tahoma" w:cs="Tahoma"/>
          <w:sz w:val="22"/>
          <w:szCs w:val="22"/>
        </w:rPr>
        <w:t xml:space="preserve"> </w:t>
      </w:r>
      <w:r w:rsidR="006923F8" w:rsidRPr="00277CED">
        <w:rPr>
          <w:rFonts w:ascii="Tahoma" w:hAnsi="Tahoma" w:cs="Tahoma"/>
          <w:sz w:val="22"/>
          <w:szCs w:val="22"/>
        </w:rPr>
        <w:t>e se obriga</w:t>
      </w:r>
      <w:r w:rsidRPr="00277CED">
        <w:rPr>
          <w:rFonts w:ascii="Tahoma" w:hAnsi="Tahoma" w:cs="Tahoma"/>
          <w:sz w:val="22"/>
          <w:szCs w:val="22"/>
        </w:rPr>
        <w:t>m</w:t>
      </w:r>
      <w:r w:rsidR="006923F8" w:rsidRPr="00277CED">
        <w:rPr>
          <w:rFonts w:ascii="Tahoma" w:hAnsi="Tahoma" w:cs="Tahoma"/>
          <w:sz w:val="22"/>
          <w:szCs w:val="22"/>
        </w:rPr>
        <w:t xml:space="preserve"> a firmar todos e quaisquer instrumentos necessários à efetivação do disposto nesta Cláusula.</w:t>
      </w:r>
    </w:p>
    <w:p w:rsidR="006923F8" w:rsidRPr="00277CED" w:rsidRDefault="006923F8" w:rsidP="009D6571">
      <w:pPr>
        <w:tabs>
          <w:tab w:val="left" w:pos="1134"/>
        </w:tabs>
        <w:suppressAutoHyphens/>
        <w:spacing w:line="320" w:lineRule="exact"/>
        <w:rPr>
          <w:rFonts w:ascii="Tahoma" w:hAnsi="Tahoma" w:cs="Tahoma"/>
          <w:sz w:val="22"/>
          <w:szCs w:val="22"/>
        </w:rPr>
      </w:pPr>
    </w:p>
    <w:p w:rsidR="00FB6654" w:rsidRPr="00277CED" w:rsidRDefault="00AC089B"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DA1AD5" w:rsidRPr="00277CED">
        <w:rPr>
          <w:rFonts w:ascii="Tahoma" w:hAnsi="Tahoma" w:cs="Tahoma"/>
          <w:b/>
          <w:sz w:val="22"/>
          <w:szCs w:val="22"/>
        </w:rPr>
        <w:t>3</w:t>
      </w:r>
      <w:r w:rsidR="006923F8" w:rsidRPr="00277CED">
        <w:rPr>
          <w:rFonts w:ascii="Tahoma" w:hAnsi="Tahoma" w:cs="Tahoma"/>
          <w:b/>
          <w:sz w:val="22"/>
          <w:szCs w:val="22"/>
        </w:rPr>
        <w:t>.</w:t>
      </w:r>
      <w:r w:rsidR="006923F8" w:rsidRPr="00277CED">
        <w:rPr>
          <w:rFonts w:ascii="Tahoma" w:hAnsi="Tahoma" w:cs="Tahoma"/>
          <w:b/>
          <w:sz w:val="22"/>
          <w:szCs w:val="22"/>
        </w:rPr>
        <w:tab/>
      </w:r>
      <w:r w:rsidR="00FB6654" w:rsidRPr="00277CED">
        <w:rPr>
          <w:rFonts w:ascii="Tahoma" w:hAnsi="Tahoma" w:cs="Tahoma"/>
          <w:b/>
          <w:sz w:val="22"/>
          <w:szCs w:val="22"/>
        </w:rPr>
        <w:t>Remuneração</w:t>
      </w:r>
      <w:r w:rsidR="00D1162F" w:rsidRPr="00277CED">
        <w:rPr>
          <w:rFonts w:ascii="Tahoma" w:hAnsi="Tahoma" w:cs="Tahoma"/>
          <w:b/>
          <w:sz w:val="22"/>
          <w:szCs w:val="22"/>
        </w:rPr>
        <w:t xml:space="preserve"> das Debêntures da Segunda</w:t>
      </w:r>
      <w:r w:rsidR="00FB6654" w:rsidRPr="00277CED">
        <w:rPr>
          <w:rFonts w:ascii="Tahoma" w:hAnsi="Tahoma" w:cs="Tahoma"/>
          <w:b/>
          <w:sz w:val="22"/>
          <w:szCs w:val="22"/>
        </w:rPr>
        <w:t xml:space="preserve"> Série</w:t>
      </w:r>
    </w:p>
    <w:p w:rsidR="00FB6654" w:rsidRPr="00277CED" w:rsidRDefault="00FB6654" w:rsidP="009D6571">
      <w:pPr>
        <w:suppressAutoHyphens/>
        <w:spacing w:line="320" w:lineRule="exact"/>
        <w:rPr>
          <w:rFonts w:ascii="Tahoma" w:hAnsi="Tahoma" w:cs="Tahoma"/>
          <w:b/>
          <w:sz w:val="22"/>
          <w:szCs w:val="22"/>
        </w:rPr>
      </w:pPr>
    </w:p>
    <w:p w:rsidR="00FB6654" w:rsidRPr="00277CED" w:rsidRDefault="00FB6654" w:rsidP="009D6571">
      <w:pPr>
        <w:pStyle w:val="Corpodetexto"/>
        <w:tabs>
          <w:tab w:val="left" w:pos="851"/>
        </w:tabs>
        <w:suppressAutoHyphens/>
        <w:autoSpaceDE w:val="0"/>
        <w:autoSpaceDN w:val="0"/>
        <w:adjustRightInd w:val="0"/>
        <w:spacing w:line="320" w:lineRule="exact"/>
        <w:rPr>
          <w:rFonts w:ascii="Tahoma" w:hAnsi="Tahoma" w:cs="Tahoma"/>
          <w:sz w:val="22"/>
          <w:szCs w:val="22"/>
        </w:rPr>
      </w:pPr>
      <w:r w:rsidRPr="00277CED">
        <w:rPr>
          <w:rFonts w:ascii="Tahoma" w:hAnsi="Tahoma" w:cs="Tahoma"/>
          <w:sz w:val="22"/>
          <w:szCs w:val="22"/>
        </w:rPr>
        <w:t>6.1</w:t>
      </w:r>
      <w:r w:rsidR="00D1162F" w:rsidRPr="00277CED">
        <w:rPr>
          <w:rFonts w:ascii="Tahoma" w:hAnsi="Tahoma" w:cs="Tahoma"/>
          <w:sz w:val="22"/>
          <w:szCs w:val="22"/>
        </w:rPr>
        <w:t>3</w:t>
      </w:r>
      <w:r w:rsidRPr="00277CED">
        <w:rPr>
          <w:rFonts w:ascii="Tahoma" w:hAnsi="Tahoma" w:cs="Tahoma"/>
          <w:sz w:val="22"/>
          <w:szCs w:val="22"/>
        </w:rPr>
        <w:t>.1. O Valor Nominal Unitário das Debêntures da</w:t>
      </w:r>
      <w:r w:rsidR="00D1162F" w:rsidRPr="00277CED">
        <w:rPr>
          <w:rFonts w:ascii="Tahoma" w:hAnsi="Tahoma" w:cs="Tahoma"/>
          <w:sz w:val="22"/>
          <w:szCs w:val="22"/>
        </w:rPr>
        <w:t xml:space="preserve"> Segunda</w:t>
      </w:r>
      <w:r w:rsidRPr="00277CED">
        <w:rPr>
          <w:rFonts w:ascii="Tahoma" w:hAnsi="Tahoma" w:cs="Tahoma"/>
          <w:sz w:val="22"/>
          <w:szCs w:val="22"/>
        </w:rPr>
        <w:t xml:space="preserve"> Série não será atualizado. </w:t>
      </w:r>
    </w:p>
    <w:p w:rsidR="00D1162F" w:rsidRPr="00277CED" w:rsidRDefault="00D1162F" w:rsidP="009D6571">
      <w:pPr>
        <w:pStyle w:val="Corpodetexto"/>
        <w:tabs>
          <w:tab w:val="left" w:pos="851"/>
        </w:tabs>
        <w:suppressAutoHyphens/>
        <w:autoSpaceDE w:val="0"/>
        <w:autoSpaceDN w:val="0"/>
        <w:adjustRightInd w:val="0"/>
        <w:spacing w:line="320" w:lineRule="exact"/>
        <w:rPr>
          <w:rFonts w:ascii="Tahoma" w:hAnsi="Tahoma" w:cs="Tahoma"/>
          <w:sz w:val="22"/>
          <w:szCs w:val="22"/>
        </w:rPr>
      </w:pPr>
    </w:p>
    <w:p w:rsidR="00FB6654" w:rsidRPr="00277CED" w:rsidRDefault="00FB6654" w:rsidP="009D6571">
      <w:pPr>
        <w:suppressAutoHyphens/>
        <w:spacing w:line="320" w:lineRule="exact"/>
        <w:rPr>
          <w:rFonts w:ascii="Tahoma" w:hAnsi="Tahoma" w:cs="Tahoma"/>
          <w:sz w:val="22"/>
          <w:szCs w:val="22"/>
        </w:rPr>
      </w:pPr>
      <w:r w:rsidRPr="00277CED">
        <w:rPr>
          <w:rFonts w:ascii="Tahoma" w:hAnsi="Tahoma" w:cs="Tahoma"/>
          <w:sz w:val="22"/>
          <w:szCs w:val="22"/>
        </w:rPr>
        <w:t>6.13.</w:t>
      </w:r>
      <w:r w:rsidR="00D1162F" w:rsidRPr="00277CED">
        <w:rPr>
          <w:rFonts w:ascii="Tahoma" w:hAnsi="Tahoma" w:cs="Tahoma"/>
          <w:sz w:val="22"/>
          <w:szCs w:val="22"/>
        </w:rPr>
        <w:t>2</w:t>
      </w:r>
      <w:r w:rsidRPr="00277CED">
        <w:rPr>
          <w:rFonts w:ascii="Tahoma" w:hAnsi="Tahoma" w:cs="Tahoma"/>
          <w:sz w:val="22"/>
          <w:szCs w:val="22"/>
        </w:rPr>
        <w:t xml:space="preserve">. A remuneração das Debêntures </w:t>
      </w:r>
      <w:r w:rsidR="009F0007" w:rsidRPr="00277CED">
        <w:rPr>
          <w:rFonts w:ascii="Tahoma" w:hAnsi="Tahoma" w:cs="Tahoma"/>
          <w:sz w:val="22"/>
          <w:szCs w:val="22"/>
        </w:rPr>
        <w:t xml:space="preserve">da Segunda Série </w:t>
      </w:r>
      <w:r w:rsidRPr="00277CED">
        <w:rPr>
          <w:rFonts w:ascii="Tahoma" w:hAnsi="Tahoma" w:cs="Tahoma"/>
          <w:sz w:val="22"/>
          <w:szCs w:val="22"/>
        </w:rPr>
        <w:t xml:space="preserve">contemplará juros remuneratórios, a partir da Data de </w:t>
      </w:r>
      <w:r w:rsidR="00E13597">
        <w:rPr>
          <w:rFonts w:ascii="Tahoma" w:hAnsi="Tahoma" w:cs="Tahoma"/>
          <w:sz w:val="22"/>
          <w:szCs w:val="22"/>
        </w:rPr>
        <w:t>Liquidação</w:t>
      </w:r>
      <w:r w:rsidRPr="00277CED">
        <w:rPr>
          <w:rFonts w:ascii="Tahoma" w:hAnsi="Tahoma" w:cs="Tahoma"/>
          <w:sz w:val="22"/>
          <w:szCs w:val="22"/>
        </w:rPr>
        <w:t>, correspondentes à variação acumulada de 100% (cem inteiros por cento) da variação acumulada das taxas diárias da Taxa de Juros de Longo Prazo (“</w:t>
      </w:r>
      <w:r w:rsidRPr="00277CED">
        <w:rPr>
          <w:rFonts w:ascii="Tahoma" w:hAnsi="Tahoma" w:cs="Tahoma"/>
          <w:sz w:val="22"/>
          <w:szCs w:val="22"/>
          <w:u w:val="single"/>
        </w:rPr>
        <w:t>TJLP</w:t>
      </w:r>
      <w:r w:rsidRPr="00277CED">
        <w:rPr>
          <w:rFonts w:ascii="Tahoma" w:hAnsi="Tahoma" w:cs="Tahoma"/>
          <w:sz w:val="22"/>
          <w:szCs w:val="22"/>
        </w:rPr>
        <w:t xml:space="preserve">”) divulgada pelo Conselho Monetário Nacional, acrescida de </w:t>
      </w:r>
      <w:r w:rsidRPr="00277CED">
        <w:rPr>
          <w:rFonts w:ascii="Tahoma" w:hAnsi="Tahoma" w:cs="Tahoma"/>
          <w:i/>
          <w:sz w:val="22"/>
          <w:szCs w:val="22"/>
        </w:rPr>
        <w:t>Spread</w:t>
      </w:r>
      <w:r w:rsidRPr="00277CED">
        <w:rPr>
          <w:rFonts w:ascii="Tahoma" w:hAnsi="Tahoma" w:cs="Tahoma"/>
          <w:sz w:val="22"/>
          <w:szCs w:val="22"/>
        </w:rPr>
        <w:t xml:space="preserve"> de </w:t>
      </w:r>
      <w:r w:rsidR="00A530E8" w:rsidRPr="00277CED">
        <w:rPr>
          <w:rFonts w:ascii="Tahoma" w:hAnsi="Tahoma" w:cs="Tahoma"/>
          <w:sz w:val="22"/>
          <w:szCs w:val="22"/>
        </w:rPr>
        <w:t>[●]</w:t>
      </w:r>
      <w:r w:rsidRPr="00277CED">
        <w:rPr>
          <w:rFonts w:ascii="Tahoma" w:hAnsi="Tahoma" w:cs="Tahoma"/>
          <w:sz w:val="22"/>
          <w:szCs w:val="22"/>
        </w:rPr>
        <w:t>% (</w:t>
      </w:r>
      <w:r w:rsidR="00A530E8" w:rsidRPr="00277CED">
        <w:rPr>
          <w:rFonts w:ascii="Tahoma" w:hAnsi="Tahoma" w:cs="Tahoma"/>
          <w:sz w:val="22"/>
          <w:szCs w:val="22"/>
        </w:rPr>
        <w:t xml:space="preserve">[●] </w:t>
      </w:r>
      <w:r w:rsidRPr="00277CED">
        <w:rPr>
          <w:rFonts w:ascii="Tahoma" w:hAnsi="Tahoma" w:cs="Tahoma"/>
          <w:sz w:val="22"/>
          <w:szCs w:val="22"/>
        </w:rPr>
        <w:t>por cento) ao ano, com base em um ano de 360 (trezentos e sessenta) dias, incidentes sobre o Valor Nominal Unitário não amortizado das Debêntures</w:t>
      </w:r>
      <w:r w:rsidR="003E644E">
        <w:rPr>
          <w:rFonts w:ascii="Tahoma" w:hAnsi="Tahoma" w:cs="Tahoma"/>
          <w:sz w:val="22"/>
          <w:szCs w:val="22"/>
        </w:rPr>
        <w:t xml:space="preserve"> da Segunda Série</w:t>
      </w:r>
      <w:r w:rsidRPr="00277CED">
        <w:rPr>
          <w:rFonts w:ascii="Tahoma" w:hAnsi="Tahoma" w:cs="Tahoma"/>
          <w:sz w:val="22"/>
          <w:szCs w:val="22"/>
        </w:rPr>
        <w:t xml:space="preserve"> e pagos ao final de cada Período de Capitalização, de acordo com a fórmula abaixo (“</w:t>
      </w:r>
      <w:r w:rsidRPr="00277CED">
        <w:rPr>
          <w:rFonts w:ascii="Tahoma" w:hAnsi="Tahoma" w:cs="Tahoma"/>
          <w:sz w:val="22"/>
          <w:szCs w:val="22"/>
          <w:u w:val="single"/>
        </w:rPr>
        <w:t>Remuneração da Segunda Série</w:t>
      </w:r>
      <w:r w:rsidRPr="00277CED">
        <w:rPr>
          <w:rFonts w:ascii="Tahoma" w:hAnsi="Tahoma" w:cs="Tahoma"/>
          <w:sz w:val="22"/>
          <w:szCs w:val="22"/>
        </w:rPr>
        <w:t>” e, quando em conjunto com a Remuneração da Primeira Série, “</w:t>
      </w:r>
      <w:r w:rsidRPr="00277CED">
        <w:rPr>
          <w:rFonts w:ascii="Tahoma" w:hAnsi="Tahoma" w:cs="Tahoma"/>
          <w:sz w:val="22"/>
          <w:szCs w:val="22"/>
          <w:u w:val="single"/>
        </w:rPr>
        <w:t>Remuneração</w:t>
      </w:r>
      <w:r w:rsidRPr="00277CED">
        <w:rPr>
          <w:rFonts w:ascii="Tahoma" w:hAnsi="Tahoma" w:cs="Tahoma"/>
          <w:sz w:val="22"/>
          <w:szCs w:val="22"/>
        </w:rPr>
        <w:t>”).</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6.13.3</w:t>
      </w:r>
      <w:r w:rsidR="00FB6654" w:rsidRPr="00277CED">
        <w:rPr>
          <w:rFonts w:ascii="Tahoma" w:hAnsi="Tahoma" w:cs="Tahoma"/>
          <w:sz w:val="22"/>
          <w:szCs w:val="22"/>
        </w:rPr>
        <w:t xml:space="preserve">. Os juros são calculados de forma exponencial e cumulativa utilizando-se o critério </w:t>
      </w:r>
      <w:r w:rsidR="00FB6654" w:rsidRPr="00277CED">
        <w:rPr>
          <w:rFonts w:ascii="Tahoma" w:hAnsi="Tahoma" w:cs="Tahoma"/>
          <w:i/>
          <w:sz w:val="22"/>
          <w:szCs w:val="22"/>
        </w:rPr>
        <w:t xml:space="preserve">pro rata </w:t>
      </w:r>
      <w:proofErr w:type="spellStart"/>
      <w:r w:rsidR="00FB6654" w:rsidRPr="00277CED">
        <w:rPr>
          <w:rFonts w:ascii="Tahoma" w:hAnsi="Tahoma" w:cs="Tahoma"/>
          <w:i/>
          <w:sz w:val="22"/>
          <w:szCs w:val="22"/>
        </w:rPr>
        <w:t>temporis</w:t>
      </w:r>
      <w:proofErr w:type="spellEnd"/>
      <w:r w:rsidR="00FB6654" w:rsidRPr="00277CED">
        <w:rPr>
          <w:rFonts w:ascii="Tahoma" w:hAnsi="Tahoma" w:cs="Tahoma"/>
          <w:sz w:val="22"/>
          <w:szCs w:val="22"/>
        </w:rPr>
        <w:t xml:space="preserve"> por dias corridos, desde a Data de </w:t>
      </w:r>
      <w:r w:rsidR="00E13597">
        <w:rPr>
          <w:rFonts w:ascii="Tahoma" w:hAnsi="Tahoma" w:cs="Tahoma"/>
          <w:sz w:val="22"/>
          <w:szCs w:val="22"/>
        </w:rPr>
        <w:t>Liquidação</w:t>
      </w:r>
      <w:r w:rsidR="00FB6654" w:rsidRPr="00277CED">
        <w:rPr>
          <w:rFonts w:ascii="Tahoma" w:hAnsi="Tahoma" w:cs="Tahoma"/>
          <w:sz w:val="22"/>
          <w:szCs w:val="22"/>
        </w:rPr>
        <w:t xml:space="preserve"> ou a Data de Pagamento da Remuneração (conforme definido abaixo) imediatamente anterior, conforme o caso, até a data do seu efetivo pagamento, que deve ocorrer ao final de cada Período de Capitalização.</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6.13.4</w:t>
      </w:r>
      <w:r w:rsidR="00FB6654" w:rsidRPr="00277CED">
        <w:rPr>
          <w:rFonts w:ascii="Tahoma" w:hAnsi="Tahoma" w:cs="Tahoma"/>
          <w:sz w:val="22"/>
          <w:szCs w:val="22"/>
        </w:rPr>
        <w:t>. O cálculo da Remuneração da Segunda Série obedecerá à seguinte fórmula:</w:t>
      </w:r>
    </w:p>
    <w:p w:rsidR="00FB6654" w:rsidRPr="00277CED" w:rsidRDefault="00FB6654" w:rsidP="009D6571">
      <w:pPr>
        <w:suppressAutoHyphens/>
        <w:spacing w:line="320" w:lineRule="exact"/>
        <w:jc w:val="center"/>
        <w:rPr>
          <w:rFonts w:ascii="Tahoma" w:hAnsi="Tahoma" w:cs="Tahoma"/>
          <w:sz w:val="22"/>
          <w:szCs w:val="22"/>
        </w:rPr>
      </w:pPr>
    </w:p>
    <w:p w:rsidR="00FB6654" w:rsidRPr="00911D16" w:rsidRDefault="00FB6654" w:rsidP="009D6571">
      <w:pPr>
        <w:suppressAutoHyphens/>
        <w:spacing w:line="320" w:lineRule="exact"/>
        <w:jc w:val="center"/>
        <w:rPr>
          <w:rFonts w:ascii="Tahoma" w:hAnsi="Tahoma" w:cs="Tahoma"/>
          <w:b/>
          <w:sz w:val="22"/>
          <w:szCs w:val="22"/>
        </w:rPr>
      </w:pPr>
      <w:r w:rsidRPr="00911D16">
        <w:rPr>
          <w:rFonts w:ascii="Tahoma" w:hAnsi="Tahoma" w:cs="Tahoma"/>
          <w:b/>
          <w:sz w:val="22"/>
          <w:szCs w:val="22"/>
        </w:rPr>
        <w:t xml:space="preserve">J = </w:t>
      </w:r>
      <w:proofErr w:type="spellStart"/>
      <w:r w:rsidRPr="00911D16">
        <w:rPr>
          <w:rFonts w:ascii="Tahoma" w:hAnsi="Tahoma" w:cs="Tahoma"/>
          <w:b/>
          <w:sz w:val="22"/>
          <w:szCs w:val="22"/>
        </w:rPr>
        <w:t>VNe</w:t>
      </w:r>
      <w:proofErr w:type="spellEnd"/>
      <w:r w:rsidRPr="00911D16">
        <w:rPr>
          <w:rFonts w:ascii="Tahoma" w:hAnsi="Tahoma" w:cs="Tahoma"/>
          <w:b/>
          <w:sz w:val="22"/>
          <w:szCs w:val="22"/>
        </w:rPr>
        <w:t xml:space="preserve"> x (Fator de Juros – 1)</w:t>
      </w:r>
    </w:p>
    <w:p w:rsidR="00FB6654" w:rsidRPr="00277CED" w:rsidRDefault="00FB6654" w:rsidP="009D6571">
      <w:pPr>
        <w:suppressAutoHyphens/>
        <w:spacing w:line="320" w:lineRule="exact"/>
        <w:jc w:val="center"/>
        <w:rPr>
          <w:rFonts w:ascii="Tahoma" w:hAnsi="Tahoma" w:cs="Tahoma"/>
          <w:sz w:val="22"/>
          <w:szCs w:val="22"/>
        </w:rPr>
      </w:pPr>
    </w:p>
    <w:p w:rsidR="00FB6654" w:rsidRPr="00277CED" w:rsidRDefault="00FB6654" w:rsidP="009D6571">
      <w:pPr>
        <w:suppressAutoHyphens/>
        <w:spacing w:line="320" w:lineRule="exact"/>
        <w:ind w:firstLine="708"/>
        <w:rPr>
          <w:rFonts w:ascii="Tahoma" w:hAnsi="Tahoma" w:cs="Tahoma"/>
          <w:sz w:val="22"/>
          <w:szCs w:val="22"/>
        </w:rPr>
      </w:pPr>
      <w:r w:rsidRPr="00277CED">
        <w:rPr>
          <w:rFonts w:ascii="Tahoma" w:hAnsi="Tahoma" w:cs="Tahoma"/>
          <w:sz w:val="22"/>
          <w:szCs w:val="22"/>
        </w:rPr>
        <w:t>onde:</w:t>
      </w:r>
    </w:p>
    <w:p w:rsidR="00FB6654" w:rsidRPr="00277CED" w:rsidRDefault="00FB6654" w:rsidP="009D6571">
      <w:pPr>
        <w:suppressAutoHyphens/>
        <w:spacing w:line="320" w:lineRule="exact"/>
        <w:rPr>
          <w:rFonts w:ascii="Tahoma" w:hAnsi="Tahoma" w:cs="Tahoma"/>
          <w:sz w:val="22"/>
          <w:szCs w:val="22"/>
        </w:rPr>
      </w:pPr>
    </w:p>
    <w:p w:rsidR="00FB6654" w:rsidRPr="00277CED" w:rsidRDefault="00FB6654" w:rsidP="009D6571">
      <w:pPr>
        <w:suppressAutoHyphens/>
        <w:spacing w:line="320" w:lineRule="exact"/>
        <w:ind w:left="2124" w:hanging="1416"/>
        <w:rPr>
          <w:rFonts w:ascii="Tahoma" w:hAnsi="Tahoma" w:cs="Tahoma"/>
          <w:sz w:val="22"/>
          <w:szCs w:val="22"/>
        </w:rPr>
      </w:pPr>
      <w:r w:rsidRPr="00277CED">
        <w:rPr>
          <w:rFonts w:ascii="Tahoma" w:hAnsi="Tahoma" w:cs="Tahoma"/>
          <w:sz w:val="22"/>
          <w:szCs w:val="22"/>
        </w:rPr>
        <w:t>J</w:t>
      </w:r>
      <w:r w:rsidRPr="00277CED">
        <w:rPr>
          <w:rFonts w:ascii="Tahoma" w:hAnsi="Tahoma" w:cs="Tahoma"/>
          <w:sz w:val="22"/>
          <w:szCs w:val="22"/>
        </w:rPr>
        <w:tab/>
        <w:t xml:space="preserve">valor unitário da Remuneração </w:t>
      </w:r>
      <w:r w:rsidR="009F0007" w:rsidRPr="00277CED">
        <w:rPr>
          <w:rFonts w:ascii="Tahoma" w:hAnsi="Tahoma" w:cs="Tahoma"/>
          <w:sz w:val="22"/>
          <w:szCs w:val="22"/>
        </w:rPr>
        <w:t xml:space="preserve">da Segunda Série </w:t>
      </w:r>
      <w:r w:rsidRPr="00277CED">
        <w:rPr>
          <w:rFonts w:ascii="Tahoma" w:hAnsi="Tahoma" w:cs="Tahoma"/>
          <w:sz w:val="22"/>
          <w:szCs w:val="22"/>
        </w:rPr>
        <w:t>devida no final de cada Período de Capitalização, calculado com 8 (oito) casas decimais sem arredondamento;</w:t>
      </w:r>
    </w:p>
    <w:p w:rsidR="00FB6654" w:rsidRPr="00277CED" w:rsidRDefault="00FB6654" w:rsidP="009D6571">
      <w:pPr>
        <w:suppressAutoHyphens/>
        <w:spacing w:line="320" w:lineRule="exact"/>
        <w:ind w:left="2124" w:hanging="1416"/>
        <w:rPr>
          <w:rFonts w:ascii="Tahoma" w:hAnsi="Tahoma" w:cs="Tahoma"/>
          <w:sz w:val="22"/>
          <w:szCs w:val="22"/>
        </w:rPr>
      </w:pPr>
    </w:p>
    <w:p w:rsidR="00FB6654" w:rsidRPr="00277CED" w:rsidRDefault="00FB6654" w:rsidP="009D6571">
      <w:pPr>
        <w:suppressAutoHyphens/>
        <w:spacing w:line="320" w:lineRule="exact"/>
        <w:ind w:left="2124" w:hanging="1416"/>
        <w:rPr>
          <w:rFonts w:ascii="Tahoma" w:hAnsi="Tahoma" w:cs="Tahoma"/>
          <w:sz w:val="22"/>
          <w:szCs w:val="22"/>
        </w:rPr>
      </w:pPr>
      <w:proofErr w:type="spellStart"/>
      <w:r w:rsidRPr="00277CED">
        <w:rPr>
          <w:rFonts w:ascii="Tahoma" w:hAnsi="Tahoma" w:cs="Tahoma"/>
          <w:sz w:val="22"/>
          <w:szCs w:val="22"/>
        </w:rPr>
        <w:t>VNe</w:t>
      </w:r>
      <w:proofErr w:type="spellEnd"/>
      <w:r w:rsidRPr="00277CED">
        <w:rPr>
          <w:rFonts w:ascii="Tahoma" w:hAnsi="Tahoma" w:cs="Tahoma"/>
          <w:sz w:val="22"/>
          <w:szCs w:val="22"/>
        </w:rPr>
        <w:tab/>
        <w:t>Valor Nominal Unitário ou saldo do Valor Nominal Unitário das Debêntures, no início de cada Período de Capitalização, informado/calculado com 8 (oito) casas decimais, sem arredondamento;</w:t>
      </w:r>
    </w:p>
    <w:p w:rsidR="00FB6654" w:rsidRPr="00277CED" w:rsidRDefault="00FB6654" w:rsidP="009D6571">
      <w:pPr>
        <w:suppressAutoHyphens/>
        <w:spacing w:line="320" w:lineRule="exact"/>
        <w:ind w:left="2124" w:hanging="1416"/>
        <w:rPr>
          <w:rFonts w:ascii="Tahoma" w:hAnsi="Tahoma" w:cs="Tahoma"/>
          <w:sz w:val="22"/>
          <w:szCs w:val="22"/>
        </w:rPr>
      </w:pPr>
    </w:p>
    <w:p w:rsidR="00FB6654" w:rsidRPr="00277CED" w:rsidRDefault="00FB6654" w:rsidP="009D6571">
      <w:pPr>
        <w:suppressAutoHyphens/>
        <w:spacing w:line="320" w:lineRule="exact"/>
        <w:ind w:left="2124" w:hanging="1416"/>
        <w:rPr>
          <w:rFonts w:ascii="Tahoma" w:hAnsi="Tahoma" w:cs="Tahoma"/>
          <w:sz w:val="22"/>
          <w:szCs w:val="22"/>
        </w:rPr>
      </w:pPr>
      <w:r w:rsidRPr="00277CED">
        <w:rPr>
          <w:rFonts w:ascii="Tahoma" w:hAnsi="Tahoma" w:cs="Tahoma"/>
          <w:sz w:val="22"/>
          <w:szCs w:val="22"/>
        </w:rPr>
        <w:t>Fator Juros</w:t>
      </w:r>
      <w:r w:rsidRPr="00277CED">
        <w:rPr>
          <w:rFonts w:ascii="Tahoma" w:hAnsi="Tahoma" w:cs="Tahoma"/>
          <w:sz w:val="22"/>
          <w:szCs w:val="22"/>
        </w:rPr>
        <w:tab/>
        <w:t>Fator de juros, composto pelo parâmetro de flutuação, acrescido de spread, calculado com 9 (nove) casas decimais, com arredondamento, apurado da seguinte forma:</w:t>
      </w:r>
    </w:p>
    <w:p w:rsidR="00FB6654" w:rsidRPr="00277CED" w:rsidRDefault="00FB6654" w:rsidP="009D6571">
      <w:pPr>
        <w:suppressAutoHyphens/>
        <w:spacing w:line="320" w:lineRule="exact"/>
        <w:ind w:left="2124" w:hanging="1416"/>
        <w:rPr>
          <w:rFonts w:ascii="Tahoma" w:hAnsi="Tahoma" w:cs="Tahoma"/>
          <w:sz w:val="22"/>
          <w:szCs w:val="22"/>
        </w:rPr>
      </w:pPr>
    </w:p>
    <w:p w:rsidR="00FB6654" w:rsidRPr="00277CED" w:rsidRDefault="00FB6654" w:rsidP="009D6571">
      <w:pPr>
        <w:suppressAutoHyphens/>
        <w:spacing w:line="320" w:lineRule="exact"/>
        <w:jc w:val="center"/>
        <w:rPr>
          <w:rFonts w:ascii="Tahoma" w:hAnsi="Tahoma" w:cs="Tahoma"/>
          <w:sz w:val="22"/>
          <w:szCs w:val="22"/>
        </w:rPr>
      </w:pPr>
      <w:proofErr w:type="spellStart"/>
      <w:r w:rsidRPr="00277CED">
        <w:rPr>
          <w:rFonts w:ascii="Tahoma" w:hAnsi="Tahoma" w:cs="Tahoma"/>
          <w:sz w:val="22"/>
          <w:szCs w:val="22"/>
        </w:rPr>
        <w:t>FatorJuros</w:t>
      </w:r>
      <w:proofErr w:type="spellEnd"/>
      <w:r w:rsidRPr="00277CED">
        <w:rPr>
          <w:rFonts w:ascii="Tahoma" w:hAnsi="Tahoma" w:cs="Tahoma"/>
          <w:sz w:val="22"/>
          <w:szCs w:val="22"/>
        </w:rPr>
        <w:t xml:space="preserve"> = (</w:t>
      </w:r>
      <w:proofErr w:type="spellStart"/>
      <w:r w:rsidRPr="00277CED">
        <w:rPr>
          <w:rFonts w:ascii="Tahoma" w:hAnsi="Tahoma" w:cs="Tahoma"/>
          <w:sz w:val="22"/>
          <w:szCs w:val="22"/>
        </w:rPr>
        <w:t>FatorTJLP</w:t>
      </w:r>
      <w:proofErr w:type="spellEnd"/>
      <w:r w:rsidRPr="00277CED">
        <w:rPr>
          <w:rFonts w:ascii="Tahoma" w:hAnsi="Tahoma" w:cs="Tahoma"/>
          <w:sz w:val="22"/>
          <w:szCs w:val="22"/>
        </w:rPr>
        <w:t xml:space="preserve"> x </w:t>
      </w:r>
      <w:proofErr w:type="spellStart"/>
      <w:r w:rsidRPr="00277CED">
        <w:rPr>
          <w:rFonts w:ascii="Tahoma" w:hAnsi="Tahoma" w:cs="Tahoma"/>
          <w:sz w:val="22"/>
          <w:szCs w:val="22"/>
        </w:rPr>
        <w:t>FatorSpread</w:t>
      </w:r>
      <w:proofErr w:type="spellEnd"/>
      <w:r w:rsidRPr="00277CED">
        <w:rPr>
          <w:rFonts w:ascii="Tahoma" w:hAnsi="Tahoma" w:cs="Tahoma"/>
          <w:sz w:val="22"/>
          <w:szCs w:val="22"/>
        </w:rPr>
        <w:t>)</w:t>
      </w:r>
    </w:p>
    <w:p w:rsidR="00FB6654" w:rsidRPr="00277CED" w:rsidRDefault="00FB6654" w:rsidP="009D6571">
      <w:pPr>
        <w:suppressAutoHyphens/>
        <w:spacing w:line="320" w:lineRule="exact"/>
        <w:ind w:left="2124" w:hanging="1416"/>
        <w:rPr>
          <w:rFonts w:ascii="Tahoma" w:hAnsi="Tahoma" w:cs="Tahoma"/>
          <w:sz w:val="22"/>
          <w:szCs w:val="22"/>
        </w:rPr>
      </w:pPr>
    </w:p>
    <w:p w:rsidR="00FB6654" w:rsidRPr="00277CED" w:rsidRDefault="00FB6654" w:rsidP="009D6571">
      <w:pPr>
        <w:suppressAutoHyphens/>
        <w:spacing w:line="320" w:lineRule="exact"/>
        <w:ind w:left="2124" w:hanging="1416"/>
        <w:rPr>
          <w:rFonts w:ascii="Tahoma" w:hAnsi="Tahoma" w:cs="Tahoma"/>
          <w:sz w:val="22"/>
          <w:szCs w:val="22"/>
        </w:rPr>
      </w:pPr>
      <w:proofErr w:type="spellStart"/>
      <w:r w:rsidRPr="00277CED">
        <w:rPr>
          <w:rFonts w:ascii="Tahoma" w:hAnsi="Tahoma" w:cs="Tahoma"/>
          <w:sz w:val="22"/>
          <w:szCs w:val="22"/>
        </w:rPr>
        <w:t>FatorTJLP</w:t>
      </w:r>
      <w:proofErr w:type="spellEnd"/>
      <w:r w:rsidRPr="00277CED">
        <w:rPr>
          <w:rFonts w:ascii="Tahoma" w:hAnsi="Tahoma" w:cs="Tahoma"/>
          <w:sz w:val="22"/>
          <w:szCs w:val="22"/>
        </w:rPr>
        <w:tab/>
      </w:r>
      <w:proofErr w:type="spellStart"/>
      <w:r w:rsidR="009F0007" w:rsidRPr="00277CED">
        <w:rPr>
          <w:rFonts w:ascii="Tahoma" w:hAnsi="Tahoma" w:cs="Tahoma"/>
          <w:sz w:val="22"/>
          <w:szCs w:val="22"/>
        </w:rPr>
        <w:t>Produtório</w:t>
      </w:r>
      <w:proofErr w:type="spellEnd"/>
      <w:r w:rsidR="009F0007" w:rsidRPr="00277CED">
        <w:rPr>
          <w:rFonts w:ascii="Tahoma" w:hAnsi="Tahoma" w:cs="Tahoma"/>
          <w:sz w:val="22"/>
          <w:szCs w:val="22"/>
        </w:rPr>
        <w:t xml:space="preserve"> da TJLP, da data de início do Período de Capitalização, inclusive, até a data de cálculo, exclusive, calculado com 8 (oito) casas decimais, com arredondamento, apurado da seguinte forma:</w:t>
      </w:r>
    </w:p>
    <w:p w:rsidR="00FB6654" w:rsidRPr="00277CED" w:rsidRDefault="00807B35" w:rsidP="009D6571">
      <w:pPr>
        <w:suppressAutoHyphens/>
        <w:spacing w:line="320" w:lineRule="exact"/>
        <w:ind w:left="1080" w:hanging="1080"/>
        <w:rPr>
          <w:rFonts w:ascii="Tahoma" w:hAnsi="Tahoma" w:cs="Tahoma"/>
          <w:sz w:val="22"/>
          <w:szCs w:val="22"/>
        </w:rPr>
      </w:pPr>
      <w:r w:rsidRPr="00277CED">
        <w:rPr>
          <w:rFonts w:ascii="Tahoma" w:hAnsi="Tahoma" w:cs="Tahoma"/>
          <w:noProof/>
          <w:sz w:val="22"/>
          <w:szCs w:val="22"/>
        </w:rPr>
        <w:drawing>
          <wp:anchor distT="0" distB="0" distL="114300" distR="114300" simplePos="0" relativeHeight="251660800" behindDoc="0" locked="0" layoutInCell="1" allowOverlap="1" wp14:anchorId="1196F27D" wp14:editId="66E16FBD">
            <wp:simplePos x="0" y="0"/>
            <wp:positionH relativeFrom="column">
              <wp:posOffset>1947545</wp:posOffset>
            </wp:positionH>
            <wp:positionV relativeFrom="paragraph">
              <wp:posOffset>154940</wp:posOffset>
            </wp:positionV>
            <wp:extent cx="2600325" cy="781050"/>
            <wp:effectExtent l="0" t="0" r="9525" b="0"/>
            <wp:wrapNone/>
            <wp:docPr id="2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0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B6654" w:rsidRPr="00277CED" w:rsidRDefault="00FB6654" w:rsidP="009D6571">
      <w:pPr>
        <w:suppressAutoHyphens/>
        <w:spacing w:line="320" w:lineRule="exact"/>
        <w:ind w:left="1080" w:hanging="1080"/>
        <w:jc w:val="center"/>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r w:rsidRPr="00277CED">
        <w:rPr>
          <w:rFonts w:ascii="Tahoma" w:hAnsi="Tahoma" w:cs="Tahoma"/>
          <w:sz w:val="22"/>
          <w:szCs w:val="22"/>
        </w:rPr>
        <w:t xml:space="preserve">onde: </w:t>
      </w: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tabs>
          <w:tab w:val="left" w:pos="993"/>
          <w:tab w:val="left" w:pos="2127"/>
        </w:tabs>
        <w:suppressAutoHyphens/>
        <w:spacing w:line="320" w:lineRule="exact"/>
        <w:ind w:left="2154" w:hanging="1077"/>
        <w:jc w:val="left"/>
        <w:rPr>
          <w:rFonts w:ascii="Tahoma" w:hAnsi="Tahoma" w:cs="Tahoma"/>
          <w:sz w:val="22"/>
          <w:szCs w:val="22"/>
        </w:rPr>
      </w:pPr>
      <w:r w:rsidRPr="00277CED">
        <w:rPr>
          <w:rFonts w:ascii="Tahoma" w:hAnsi="Tahoma" w:cs="Tahoma"/>
          <w:sz w:val="22"/>
          <w:szCs w:val="22"/>
        </w:rPr>
        <w:t>n</w:t>
      </w:r>
      <w:r w:rsidRPr="00277CED">
        <w:rPr>
          <w:rFonts w:ascii="Tahoma" w:hAnsi="Tahoma" w:cs="Tahoma"/>
          <w:sz w:val="22"/>
          <w:szCs w:val="22"/>
        </w:rPr>
        <w:tab/>
        <w:t>número total de dias corridos durante o período de capitalização, sendo “n” um número inteiro;</w:t>
      </w:r>
    </w:p>
    <w:p w:rsidR="00FB6654" w:rsidRPr="00277CED" w:rsidRDefault="00FB6654" w:rsidP="009D6571">
      <w:pPr>
        <w:suppressAutoHyphens/>
        <w:spacing w:line="320" w:lineRule="exact"/>
        <w:ind w:left="1080" w:hanging="1080"/>
        <w:rPr>
          <w:rFonts w:ascii="Tahoma" w:hAnsi="Tahoma" w:cs="Tahoma"/>
          <w:sz w:val="22"/>
          <w:szCs w:val="22"/>
        </w:rPr>
      </w:pPr>
    </w:p>
    <w:p w:rsidR="00FB6654" w:rsidRPr="00277CED" w:rsidRDefault="00FB6654" w:rsidP="009D6571">
      <w:pPr>
        <w:suppressAutoHyphens/>
        <w:spacing w:line="320" w:lineRule="exact"/>
        <w:ind w:left="2160" w:hanging="1080"/>
        <w:rPr>
          <w:rFonts w:ascii="Tahoma" w:hAnsi="Tahoma" w:cs="Tahoma"/>
          <w:sz w:val="22"/>
          <w:szCs w:val="22"/>
        </w:rPr>
      </w:pPr>
      <w:proofErr w:type="spellStart"/>
      <w:r w:rsidRPr="00277CED">
        <w:rPr>
          <w:rFonts w:ascii="Tahoma" w:hAnsi="Tahoma" w:cs="Tahoma"/>
          <w:sz w:val="22"/>
          <w:szCs w:val="22"/>
        </w:rPr>
        <w:t>TJLPk</w:t>
      </w:r>
      <w:proofErr w:type="spellEnd"/>
      <w:r w:rsidRPr="00277CED">
        <w:rPr>
          <w:rFonts w:ascii="Tahoma" w:hAnsi="Tahoma" w:cs="Tahoma"/>
          <w:sz w:val="22"/>
          <w:szCs w:val="22"/>
        </w:rPr>
        <w:tab/>
        <w:t>Taxa de Juros de Longo Prazo para o dia “k” em referência expressa ao ano;</w:t>
      </w:r>
    </w:p>
    <w:p w:rsidR="00FB6654" w:rsidRPr="00277CED" w:rsidRDefault="00FB6654" w:rsidP="009D6571">
      <w:pPr>
        <w:suppressAutoHyphens/>
        <w:spacing w:line="320" w:lineRule="exact"/>
        <w:ind w:left="2160" w:hanging="1080"/>
        <w:rPr>
          <w:rFonts w:ascii="Tahoma" w:hAnsi="Tahoma" w:cs="Tahoma"/>
          <w:sz w:val="22"/>
          <w:szCs w:val="22"/>
        </w:rPr>
      </w:pPr>
    </w:p>
    <w:p w:rsidR="00FB6654" w:rsidRPr="00277CED" w:rsidRDefault="00FB6654" w:rsidP="009D6571">
      <w:pPr>
        <w:suppressAutoHyphens/>
        <w:spacing w:line="320" w:lineRule="exact"/>
        <w:ind w:left="2098" w:hanging="1418"/>
        <w:rPr>
          <w:rFonts w:ascii="Tahoma" w:hAnsi="Tahoma" w:cs="Tahoma"/>
          <w:sz w:val="22"/>
          <w:szCs w:val="22"/>
        </w:rPr>
      </w:pPr>
      <w:proofErr w:type="spellStart"/>
      <w:r w:rsidRPr="00277CED">
        <w:rPr>
          <w:rFonts w:ascii="Tahoma" w:hAnsi="Tahoma" w:cs="Tahoma"/>
          <w:sz w:val="22"/>
          <w:szCs w:val="22"/>
        </w:rPr>
        <w:t>FatorSpread</w:t>
      </w:r>
      <w:proofErr w:type="spellEnd"/>
      <w:r w:rsidRPr="00277CED">
        <w:rPr>
          <w:rFonts w:ascii="Tahoma" w:hAnsi="Tahoma" w:cs="Tahoma"/>
          <w:sz w:val="22"/>
          <w:szCs w:val="22"/>
        </w:rPr>
        <w:tab/>
        <w:t>Sobretaxa de juros fixos, calculada com 9 (nove) casas decimais, com arredondamento, apurado da seguinte forma;</w:t>
      </w:r>
    </w:p>
    <w:p w:rsidR="00FB6654" w:rsidRPr="00277CED" w:rsidRDefault="00807B35" w:rsidP="009D6571">
      <w:pPr>
        <w:suppressAutoHyphens/>
        <w:spacing w:line="320" w:lineRule="exact"/>
        <w:ind w:left="2124" w:hanging="2124"/>
        <w:rPr>
          <w:rFonts w:ascii="Tahoma" w:hAnsi="Tahoma" w:cs="Tahoma"/>
          <w:sz w:val="22"/>
          <w:szCs w:val="22"/>
        </w:rPr>
      </w:pPr>
      <w:r w:rsidRPr="00277CED">
        <w:rPr>
          <w:rFonts w:ascii="Tahoma" w:hAnsi="Tahoma" w:cs="Tahoma"/>
          <w:noProof/>
          <w:sz w:val="22"/>
          <w:szCs w:val="22"/>
        </w:rPr>
        <w:drawing>
          <wp:anchor distT="0" distB="0" distL="114300" distR="114300" simplePos="0" relativeHeight="251661824" behindDoc="0" locked="0" layoutInCell="1" allowOverlap="1" wp14:anchorId="718886B1" wp14:editId="1DA416C2">
            <wp:simplePos x="0" y="0"/>
            <wp:positionH relativeFrom="column">
              <wp:posOffset>1680845</wp:posOffset>
            </wp:positionH>
            <wp:positionV relativeFrom="paragraph">
              <wp:posOffset>189865</wp:posOffset>
            </wp:positionV>
            <wp:extent cx="2733675" cy="704850"/>
            <wp:effectExtent l="0" t="0" r="9525" b="0"/>
            <wp:wrapNone/>
            <wp:docPr id="2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3675"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r w:rsidRPr="00277CED">
        <w:rPr>
          <w:rFonts w:ascii="Tahoma" w:hAnsi="Tahoma" w:cs="Tahoma"/>
          <w:sz w:val="22"/>
          <w:szCs w:val="22"/>
        </w:rPr>
        <w:t xml:space="preserve">onde: </w:t>
      </w: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r w:rsidRPr="00277CED">
        <w:rPr>
          <w:rFonts w:ascii="Tahoma" w:hAnsi="Tahoma" w:cs="Tahoma"/>
          <w:sz w:val="22"/>
          <w:szCs w:val="22"/>
        </w:rPr>
        <w:t>Spread</w:t>
      </w:r>
      <w:r w:rsidRPr="00277CED">
        <w:rPr>
          <w:rFonts w:ascii="Tahoma" w:hAnsi="Tahoma" w:cs="Tahoma"/>
          <w:sz w:val="22"/>
          <w:szCs w:val="22"/>
        </w:rPr>
        <w:tab/>
      </w:r>
      <w:r w:rsidR="009F0007" w:rsidRPr="00277CED">
        <w:rPr>
          <w:rFonts w:ascii="Tahoma" w:hAnsi="Tahoma" w:cs="Tahoma"/>
          <w:sz w:val="22"/>
          <w:szCs w:val="22"/>
        </w:rPr>
        <w:t>[●]</w:t>
      </w:r>
      <w:r w:rsidR="008064E2">
        <w:rPr>
          <w:rFonts w:ascii="Tahoma" w:hAnsi="Tahoma" w:cs="Tahoma"/>
          <w:sz w:val="22"/>
          <w:szCs w:val="22"/>
        </w:rPr>
        <w:t xml:space="preserve"> (</w:t>
      </w:r>
      <w:r w:rsidR="008064E2" w:rsidRPr="00277CED">
        <w:rPr>
          <w:rFonts w:ascii="Tahoma" w:hAnsi="Tahoma" w:cs="Tahoma"/>
          <w:sz w:val="22"/>
          <w:szCs w:val="22"/>
        </w:rPr>
        <w:t>[●]</w:t>
      </w:r>
      <w:r w:rsidR="008064E2">
        <w:rPr>
          <w:rFonts w:ascii="Tahoma" w:hAnsi="Tahoma" w:cs="Tahoma"/>
          <w:sz w:val="22"/>
          <w:szCs w:val="22"/>
        </w:rPr>
        <w:t>)</w:t>
      </w:r>
      <w:r w:rsidRPr="00277CED">
        <w:rPr>
          <w:rFonts w:ascii="Tahoma" w:hAnsi="Tahoma" w:cs="Tahoma"/>
          <w:sz w:val="22"/>
          <w:szCs w:val="22"/>
        </w:rPr>
        <w:t>;</w:t>
      </w: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r w:rsidRPr="00277CED">
        <w:rPr>
          <w:rFonts w:ascii="Tahoma" w:hAnsi="Tahoma" w:cs="Tahoma"/>
          <w:sz w:val="22"/>
          <w:szCs w:val="22"/>
        </w:rPr>
        <w:t xml:space="preserve">n </w:t>
      </w:r>
      <w:r w:rsidRPr="00277CED">
        <w:rPr>
          <w:rFonts w:ascii="Tahoma" w:hAnsi="Tahoma" w:cs="Tahoma"/>
          <w:sz w:val="22"/>
          <w:szCs w:val="22"/>
        </w:rPr>
        <w:tab/>
        <w:t xml:space="preserve">É o número de dias corridos entre a Data de </w:t>
      </w:r>
      <w:r w:rsidR="00E13597">
        <w:rPr>
          <w:rFonts w:ascii="Tahoma" w:hAnsi="Tahoma" w:cs="Tahoma"/>
          <w:sz w:val="22"/>
          <w:szCs w:val="22"/>
        </w:rPr>
        <w:t>Liquidação</w:t>
      </w:r>
      <w:r w:rsidRPr="00277CED">
        <w:rPr>
          <w:rFonts w:ascii="Tahoma" w:hAnsi="Tahoma" w:cs="Tahoma"/>
          <w:sz w:val="22"/>
          <w:szCs w:val="22"/>
        </w:rPr>
        <w:t>, último pagamento de juros, conforme o caso, e a data atual, sendo “n” um número inteiro;</w:t>
      </w:r>
    </w:p>
    <w:p w:rsidR="00FB6654" w:rsidRPr="00277CED" w:rsidRDefault="00FB6654" w:rsidP="009D6571">
      <w:pPr>
        <w:suppressAutoHyphens/>
        <w:spacing w:line="320" w:lineRule="exact"/>
        <w:rPr>
          <w:rFonts w:ascii="Tahoma" w:hAnsi="Tahoma" w:cs="Tahoma"/>
          <w:sz w:val="22"/>
          <w:szCs w:val="22"/>
        </w:rPr>
      </w:pPr>
    </w:p>
    <w:p w:rsidR="00FB6654" w:rsidRPr="00277CED" w:rsidRDefault="00FB6654" w:rsidP="009D6571">
      <w:pPr>
        <w:suppressAutoHyphens/>
        <w:spacing w:line="320" w:lineRule="exact"/>
        <w:rPr>
          <w:rFonts w:ascii="Tahoma" w:hAnsi="Tahoma" w:cs="Tahoma"/>
          <w:sz w:val="22"/>
          <w:szCs w:val="22"/>
        </w:rPr>
      </w:pPr>
      <w:r w:rsidRPr="00277CED">
        <w:rPr>
          <w:rFonts w:ascii="Tahoma" w:hAnsi="Tahoma" w:cs="Tahoma"/>
          <w:sz w:val="22"/>
          <w:szCs w:val="22"/>
        </w:rPr>
        <w:t>A TJLP deverá ser utilizada considerando idêntico número de casas decimais divulgado pelo órgão responsável por seu cálculo</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6.13.4.1</w:t>
      </w:r>
      <w:r w:rsidR="00FB6654" w:rsidRPr="00277CED">
        <w:rPr>
          <w:rFonts w:ascii="Tahoma" w:hAnsi="Tahoma" w:cs="Tahoma"/>
          <w:sz w:val="22"/>
          <w:szCs w:val="22"/>
        </w:rPr>
        <w:t xml:space="preserve">. </w:t>
      </w:r>
      <w:r w:rsidR="00E242D0" w:rsidRPr="00277CED">
        <w:rPr>
          <w:rFonts w:ascii="Tahoma" w:hAnsi="Tahoma" w:cs="Tahoma"/>
          <w:sz w:val="22"/>
          <w:szCs w:val="22"/>
        </w:rPr>
        <w:t>O fator resultante da expressão</w:t>
      </w:r>
      <w:r w:rsidR="00807B35" w:rsidRPr="00277CED">
        <w:rPr>
          <w:rFonts w:ascii="Tahoma" w:hAnsi="Tahoma" w:cs="Tahoma"/>
          <w:noProof/>
          <w:sz w:val="22"/>
          <w:szCs w:val="22"/>
        </w:rPr>
        <w:drawing>
          <wp:anchor distT="0" distB="0" distL="114300" distR="114300" simplePos="0" relativeHeight="251662848" behindDoc="0" locked="0" layoutInCell="1" allowOverlap="1" wp14:anchorId="3B09DDE1" wp14:editId="0491CC92">
            <wp:simplePos x="0" y="0"/>
            <wp:positionH relativeFrom="column">
              <wp:posOffset>3119120</wp:posOffset>
            </wp:positionH>
            <wp:positionV relativeFrom="paragraph">
              <wp:posOffset>-368935</wp:posOffset>
            </wp:positionV>
            <wp:extent cx="1104900" cy="523875"/>
            <wp:effectExtent l="0" t="0" r="0" b="9525"/>
            <wp:wrapSquare wrapText="bothSides"/>
            <wp:docPr id="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00FB6654" w:rsidRPr="00277CED">
        <w:rPr>
          <w:rFonts w:ascii="Tahoma" w:hAnsi="Tahoma" w:cs="Tahoma"/>
          <w:sz w:val="22"/>
          <w:szCs w:val="22"/>
        </w:rPr>
        <w:t xml:space="preserve"> é considerado com 10 (dez) casas decimais, para em seguida ser considerado com 8 (oito) casas decimais, sem arredondamento.</w:t>
      </w:r>
    </w:p>
    <w:p w:rsidR="00FB6654" w:rsidRPr="00277CED" w:rsidRDefault="00807B35" w:rsidP="009D6571">
      <w:pPr>
        <w:suppressAutoHyphens/>
        <w:spacing w:line="320" w:lineRule="exact"/>
        <w:rPr>
          <w:rFonts w:ascii="Tahoma" w:hAnsi="Tahoma" w:cs="Tahoma"/>
          <w:sz w:val="22"/>
          <w:szCs w:val="22"/>
        </w:rPr>
      </w:pPr>
      <w:r w:rsidRPr="00277CED">
        <w:rPr>
          <w:rFonts w:ascii="Tahoma" w:hAnsi="Tahoma" w:cs="Tahoma"/>
          <w:noProof/>
          <w:sz w:val="22"/>
          <w:szCs w:val="22"/>
        </w:rPr>
        <w:drawing>
          <wp:anchor distT="0" distB="0" distL="114300" distR="114300" simplePos="0" relativeHeight="251663872" behindDoc="0" locked="0" layoutInCell="1" allowOverlap="1" wp14:anchorId="6861A99F" wp14:editId="05B51587">
            <wp:simplePos x="0" y="0"/>
            <wp:positionH relativeFrom="column">
              <wp:posOffset>2852420</wp:posOffset>
            </wp:positionH>
            <wp:positionV relativeFrom="paragraph">
              <wp:posOffset>37465</wp:posOffset>
            </wp:positionV>
            <wp:extent cx="1104900" cy="523875"/>
            <wp:effectExtent l="0" t="0" r="0" b="9525"/>
            <wp:wrapSquare wrapText="bothSides"/>
            <wp:docPr id="2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E242D0" w:rsidRPr="00277CED">
        <w:rPr>
          <w:rFonts w:ascii="Tahoma" w:hAnsi="Tahoma" w:cs="Tahoma"/>
          <w:sz w:val="22"/>
          <w:szCs w:val="22"/>
        </w:rPr>
        <w:t>4.2. Efetua-se o produto</w:t>
      </w:r>
      <w:r w:rsidR="00FB6654" w:rsidRPr="00277CED">
        <w:rPr>
          <w:rFonts w:ascii="Tahoma" w:hAnsi="Tahoma" w:cs="Tahoma"/>
          <w:sz w:val="22"/>
          <w:szCs w:val="22"/>
        </w:rPr>
        <w:t xml:space="preserve"> do fator</w:t>
      </w:r>
      <w:r w:rsidR="00CA496A" w:rsidRPr="00277CED">
        <w:rPr>
          <w:rFonts w:ascii="Tahoma" w:hAnsi="Tahoma" w:cs="Tahoma"/>
          <w:sz w:val="22"/>
          <w:szCs w:val="22"/>
        </w:rPr>
        <w:t xml:space="preserve"> </w:t>
      </w:r>
      <w:r w:rsidR="00FB6654" w:rsidRPr="00277CED">
        <w:rPr>
          <w:rFonts w:ascii="Tahoma" w:hAnsi="Tahoma" w:cs="Tahoma"/>
          <w:sz w:val="22"/>
          <w:szCs w:val="22"/>
        </w:rPr>
        <w:t>sendo que a cada fator acumulado considera-se seu resultado com 16 (dezesseis) casas decimais, sem arredondamento, aplicando-se o próximo fator, e assim por diante até o último considerado.</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 xml:space="preserve">.4.3 A aplicação da TJLP incidirá no menor período permitido pela legislação em vigor, sem necessidade de ajuste a esta Escritura </w:t>
      </w:r>
      <w:r w:rsidR="009F0007" w:rsidRPr="00277CED">
        <w:rPr>
          <w:rFonts w:ascii="Tahoma" w:hAnsi="Tahoma" w:cs="Tahoma"/>
          <w:sz w:val="22"/>
          <w:szCs w:val="22"/>
        </w:rPr>
        <w:t xml:space="preserve">de Emissão </w:t>
      </w:r>
      <w:r w:rsidR="00FB6654" w:rsidRPr="00277CED">
        <w:rPr>
          <w:rFonts w:ascii="Tahoma" w:hAnsi="Tahoma" w:cs="Tahoma"/>
          <w:sz w:val="22"/>
          <w:szCs w:val="22"/>
        </w:rPr>
        <w:t>ou qualquer outra formalidade.</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5. Caso a TJLP não tenha sido divulgada pelo Conselho Monetário Nacional quando da apuração da Remuneração da Segunda Série, será aplicada a última TJLP divulgada, não sendo devidas quaisquer compensações financeiras, tanto por parte da Emissora, quanto por parte dos Debenturistas, quando da divulgação posterior da TJLP.</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 xml:space="preserve">5.1. Na ausência da apuração e/ou divulgação e/ou limitação da utilização e/ou extinção da TJLP por prazo </w:t>
      </w:r>
      <w:r w:rsidR="00FB6654" w:rsidRPr="00562BD6">
        <w:rPr>
          <w:rFonts w:ascii="Tahoma" w:hAnsi="Tahoma" w:cs="Tahoma"/>
          <w:sz w:val="22"/>
          <w:szCs w:val="22"/>
        </w:rPr>
        <w:t xml:space="preserve">superior a </w:t>
      </w:r>
      <w:r w:rsidR="009B205B" w:rsidRPr="00AC3B29">
        <w:rPr>
          <w:rFonts w:ascii="Tahoma" w:hAnsi="Tahoma" w:cs="Tahoma"/>
          <w:sz w:val="22"/>
          <w:szCs w:val="22"/>
        </w:rPr>
        <w:t xml:space="preserve">5 </w:t>
      </w:r>
      <w:r w:rsidR="00FB6654" w:rsidRPr="00AC3B29">
        <w:rPr>
          <w:rFonts w:ascii="Tahoma" w:hAnsi="Tahoma" w:cs="Tahoma"/>
          <w:sz w:val="22"/>
          <w:szCs w:val="22"/>
        </w:rPr>
        <w:t>(</w:t>
      </w:r>
      <w:r w:rsidR="009B205B" w:rsidRPr="00AC3B29">
        <w:rPr>
          <w:rFonts w:ascii="Tahoma" w:hAnsi="Tahoma" w:cs="Tahoma"/>
          <w:sz w:val="22"/>
          <w:szCs w:val="22"/>
        </w:rPr>
        <w:t>cinco</w:t>
      </w:r>
      <w:r w:rsidR="00FB6654" w:rsidRPr="00AC3B29">
        <w:rPr>
          <w:rFonts w:ascii="Tahoma" w:hAnsi="Tahoma" w:cs="Tahoma"/>
          <w:sz w:val="22"/>
          <w:szCs w:val="22"/>
        </w:rPr>
        <w:t>)</w:t>
      </w:r>
      <w:r w:rsidR="00FB6654" w:rsidRPr="00562BD6">
        <w:rPr>
          <w:rFonts w:ascii="Tahoma" w:hAnsi="Tahoma" w:cs="Tahoma"/>
          <w:sz w:val="22"/>
          <w:szCs w:val="22"/>
        </w:rPr>
        <w:t xml:space="preserve"> dias úteis, após a data esperada para apuração e/ou divulgação e/ou em caso de extinção ou inaplicabilidade</w:t>
      </w:r>
      <w:r w:rsidR="00FB6654" w:rsidRPr="00277CED">
        <w:rPr>
          <w:rFonts w:ascii="Tahoma" w:hAnsi="Tahoma" w:cs="Tahoma"/>
          <w:sz w:val="22"/>
          <w:szCs w:val="22"/>
        </w:rPr>
        <w:t xml:space="preserve"> por disposição legal ou determinação judicial da TJLP, será convocada</w:t>
      </w:r>
      <w:r w:rsidR="00A763FB" w:rsidRPr="00277CED">
        <w:rPr>
          <w:rFonts w:ascii="Tahoma" w:hAnsi="Tahoma" w:cs="Tahoma"/>
          <w:sz w:val="22"/>
          <w:szCs w:val="22"/>
        </w:rPr>
        <w:t>,</w:t>
      </w:r>
      <w:r w:rsidR="00FB6654" w:rsidRPr="00277CED">
        <w:rPr>
          <w:rFonts w:ascii="Tahoma" w:hAnsi="Tahoma" w:cs="Tahoma"/>
          <w:sz w:val="22"/>
          <w:szCs w:val="22"/>
        </w:rPr>
        <w:t xml:space="preserve"> pelo Agente Fiduciário</w:t>
      </w:r>
      <w:r w:rsidR="00A763FB" w:rsidRPr="00277CED">
        <w:rPr>
          <w:rFonts w:ascii="Tahoma" w:hAnsi="Tahoma" w:cs="Tahoma"/>
          <w:sz w:val="22"/>
          <w:szCs w:val="22"/>
        </w:rPr>
        <w:t>,</w:t>
      </w:r>
      <w:r w:rsidR="00FB6654" w:rsidRPr="00277CED">
        <w:rPr>
          <w:rFonts w:ascii="Tahoma" w:hAnsi="Tahoma" w:cs="Tahoma"/>
          <w:sz w:val="22"/>
          <w:szCs w:val="22"/>
        </w:rPr>
        <w:t xml:space="preserve"> Assembleia Geral de Debenturistas</w:t>
      </w:r>
      <w:r w:rsidR="00A763FB" w:rsidRPr="00277CED">
        <w:rPr>
          <w:rFonts w:ascii="Tahoma" w:hAnsi="Tahoma" w:cs="Tahoma"/>
          <w:sz w:val="22"/>
          <w:szCs w:val="22"/>
        </w:rPr>
        <w:t xml:space="preserve"> (conforme definida abaixo)</w:t>
      </w:r>
      <w:r w:rsidR="00FB6654" w:rsidRPr="00277CED">
        <w:rPr>
          <w:rFonts w:ascii="Tahoma" w:hAnsi="Tahoma" w:cs="Tahoma"/>
          <w:sz w:val="22"/>
          <w:szCs w:val="22"/>
        </w:rPr>
        <w:t xml:space="preserve">, nos termos da Cláusula </w:t>
      </w:r>
      <w:r w:rsidR="00A763FB" w:rsidRPr="00277CED">
        <w:rPr>
          <w:rFonts w:ascii="Tahoma" w:hAnsi="Tahoma" w:cs="Tahoma"/>
          <w:sz w:val="22"/>
          <w:szCs w:val="22"/>
        </w:rPr>
        <w:t xml:space="preserve">Nona </w:t>
      </w:r>
      <w:r w:rsidR="00FB6654" w:rsidRPr="00277CED">
        <w:rPr>
          <w:rFonts w:ascii="Tahoma" w:hAnsi="Tahoma" w:cs="Tahoma"/>
          <w:sz w:val="22"/>
          <w:szCs w:val="22"/>
        </w:rPr>
        <w:t>abaixo</w:t>
      </w:r>
      <w:r w:rsidR="00A763FB" w:rsidRPr="00277CED">
        <w:rPr>
          <w:rFonts w:ascii="Tahoma" w:hAnsi="Tahoma" w:cs="Tahoma"/>
          <w:sz w:val="22"/>
          <w:szCs w:val="22"/>
        </w:rPr>
        <w:t>, a qual terá como objeto a deliberação pelos Debenturistas, de comum acordo com a Emissora, do novo parâmetro de remuneração das Debêntures da Segunda Série, parâmetro este que deverá preservar o valor real e os mesmos níveis da Remuneração da Segunda Série</w:t>
      </w:r>
      <w:r w:rsidR="00FB6654" w:rsidRPr="00277CED">
        <w:rPr>
          <w:rFonts w:ascii="Tahoma" w:hAnsi="Tahoma" w:cs="Tahoma"/>
          <w:sz w:val="22"/>
          <w:szCs w:val="22"/>
        </w:rPr>
        <w:t xml:space="preserve">. Caso não haja acordo sobre </w:t>
      </w:r>
      <w:r w:rsidR="00A763FB" w:rsidRPr="00277CED">
        <w:rPr>
          <w:rFonts w:ascii="Tahoma" w:hAnsi="Tahoma" w:cs="Tahoma"/>
          <w:sz w:val="22"/>
          <w:szCs w:val="22"/>
        </w:rPr>
        <w:t>o novo parâmetro de</w:t>
      </w:r>
      <w:r w:rsidR="00FB6654" w:rsidRPr="00277CED">
        <w:rPr>
          <w:rFonts w:ascii="Tahoma" w:hAnsi="Tahoma" w:cs="Tahoma"/>
          <w:sz w:val="22"/>
          <w:szCs w:val="22"/>
        </w:rPr>
        <w:t xml:space="preserve"> Remuneração entre a Emissora e Debenturistas representando, no mínimo, </w:t>
      </w:r>
      <w:r w:rsidR="007C2E1B" w:rsidRPr="00277CED">
        <w:rPr>
          <w:rFonts w:ascii="Tahoma" w:hAnsi="Tahoma" w:cs="Tahoma"/>
          <w:sz w:val="22"/>
          <w:szCs w:val="22"/>
        </w:rPr>
        <w:t>85</w:t>
      </w:r>
      <w:r w:rsidR="00FB6654" w:rsidRPr="00277CED">
        <w:rPr>
          <w:rFonts w:ascii="Tahoma" w:hAnsi="Tahoma" w:cs="Tahoma"/>
          <w:sz w:val="22"/>
          <w:szCs w:val="22"/>
        </w:rPr>
        <w:t>% (</w:t>
      </w:r>
      <w:r w:rsidR="007C2E1B" w:rsidRPr="00277CED">
        <w:rPr>
          <w:rFonts w:ascii="Tahoma" w:hAnsi="Tahoma" w:cs="Tahoma"/>
          <w:sz w:val="22"/>
          <w:szCs w:val="22"/>
        </w:rPr>
        <w:t xml:space="preserve">oitenta </w:t>
      </w:r>
      <w:r w:rsidR="00FB6654" w:rsidRPr="00277CED">
        <w:rPr>
          <w:rFonts w:ascii="Tahoma" w:hAnsi="Tahoma" w:cs="Tahoma"/>
          <w:sz w:val="22"/>
          <w:szCs w:val="22"/>
        </w:rPr>
        <w:t>e cinco por cento) das Debêntures</w:t>
      </w:r>
      <w:r w:rsidR="00055EB0">
        <w:rPr>
          <w:rFonts w:ascii="Tahoma" w:hAnsi="Tahoma" w:cs="Tahoma"/>
          <w:sz w:val="22"/>
          <w:szCs w:val="22"/>
        </w:rPr>
        <w:t xml:space="preserve"> em Circulação (conforme abaixo definido)</w:t>
      </w:r>
      <w:r w:rsidR="00FB6654" w:rsidRPr="00277CED">
        <w:rPr>
          <w:rFonts w:ascii="Tahoma" w:hAnsi="Tahoma" w:cs="Tahoma"/>
          <w:sz w:val="22"/>
          <w:szCs w:val="22"/>
        </w:rPr>
        <w:t>, a Emissora deverá adquirir a totalidade das Debêntures da Segunda Série, no prazo máximo de 30 (trinta) dias corridos contados da data de encerramento da respectiva Assembleia Geral de Debenturistas ou em prazo superior que venha a ser definido de comum acordo em referida assembleia, pelo seu Valor Nominal Unitário</w:t>
      </w:r>
      <w:r w:rsidR="00F04B92">
        <w:rPr>
          <w:rFonts w:ascii="Tahoma" w:hAnsi="Tahoma" w:cs="Tahoma"/>
          <w:sz w:val="22"/>
          <w:szCs w:val="22"/>
        </w:rPr>
        <w:t xml:space="preserve"> calculado pelo </w:t>
      </w:r>
      <w:r w:rsidR="009852DF" w:rsidRPr="00152DF9">
        <w:rPr>
          <w:rFonts w:ascii="Tahoma" w:hAnsi="Tahoma" w:cs="Tahoma"/>
          <w:sz w:val="22"/>
          <w:szCs w:val="22"/>
        </w:rPr>
        <w:t>Valor Unitário de Resgate Antecipado</w:t>
      </w:r>
      <w:r w:rsidR="009852DF" w:rsidDel="009852DF">
        <w:rPr>
          <w:rFonts w:ascii="Tahoma" w:hAnsi="Tahoma" w:cs="Tahoma"/>
          <w:sz w:val="22"/>
          <w:szCs w:val="22"/>
        </w:rPr>
        <w:t xml:space="preserve"> </w:t>
      </w:r>
      <w:r w:rsidR="00F04B92">
        <w:rPr>
          <w:rFonts w:ascii="Tahoma" w:hAnsi="Tahoma" w:cs="Tahoma"/>
          <w:sz w:val="22"/>
          <w:szCs w:val="22"/>
        </w:rPr>
        <w:t>(conforme abaixo definido), nos termos da Cláusula 6.17.2. abaixo,</w:t>
      </w:r>
      <w:r w:rsidR="00F04B92" w:rsidRPr="00F04B92">
        <w:rPr>
          <w:rFonts w:ascii="Tahoma" w:hAnsi="Tahoma" w:cs="Tahoma"/>
          <w:sz w:val="22"/>
          <w:szCs w:val="22"/>
        </w:rPr>
        <w:t xml:space="preserve"> </w:t>
      </w:r>
      <w:r w:rsidR="00F04B92" w:rsidRPr="00277CED">
        <w:rPr>
          <w:rFonts w:ascii="Tahoma" w:hAnsi="Tahoma" w:cs="Tahoma"/>
          <w:sz w:val="22"/>
          <w:szCs w:val="22"/>
        </w:rPr>
        <w:t xml:space="preserve">sendo certo que não será aplicável a esta hipótese o pagamento do </w:t>
      </w:r>
      <w:r w:rsidR="00F04B92" w:rsidRPr="008064E2">
        <w:rPr>
          <w:rFonts w:ascii="Tahoma" w:hAnsi="Tahoma" w:cs="Tahoma"/>
          <w:sz w:val="22"/>
          <w:szCs w:val="22"/>
        </w:rPr>
        <w:t>Prêmio de Resgate das Debêntures da Primeira Série, previsto na Cláusula 6.17.1, abaixo</w:t>
      </w:r>
      <w:r w:rsidR="00FB6654" w:rsidRPr="00277CED">
        <w:rPr>
          <w:rFonts w:ascii="Tahoma" w:hAnsi="Tahoma" w:cs="Tahoma"/>
          <w:sz w:val="22"/>
          <w:szCs w:val="22"/>
        </w:rPr>
        <w:t xml:space="preserve">. As Debêntures </w:t>
      </w:r>
      <w:r w:rsidR="00662CB7" w:rsidRPr="00277CED">
        <w:rPr>
          <w:rFonts w:ascii="Tahoma" w:hAnsi="Tahoma" w:cs="Tahoma"/>
          <w:sz w:val="22"/>
          <w:szCs w:val="22"/>
        </w:rPr>
        <w:t xml:space="preserve">da Segunda Série </w:t>
      </w:r>
      <w:r w:rsidR="00FB6654" w:rsidRPr="00277CED">
        <w:rPr>
          <w:rFonts w:ascii="Tahoma" w:hAnsi="Tahoma" w:cs="Tahoma"/>
          <w:sz w:val="22"/>
          <w:szCs w:val="22"/>
        </w:rPr>
        <w:t xml:space="preserve">adquiridas nos termos deste item serão canceladas pela Emissora. Nesta alternativa, para cálculo </w:t>
      </w:r>
      <w:r w:rsidR="00F04B92">
        <w:rPr>
          <w:rFonts w:ascii="Tahoma" w:hAnsi="Tahoma" w:cs="Tahoma"/>
          <w:sz w:val="22"/>
          <w:szCs w:val="22"/>
        </w:rPr>
        <w:t xml:space="preserve">do </w:t>
      </w:r>
      <w:r w:rsidR="009852DF" w:rsidRPr="00152DF9">
        <w:rPr>
          <w:rFonts w:ascii="Tahoma" w:hAnsi="Tahoma" w:cs="Tahoma"/>
          <w:sz w:val="22"/>
          <w:szCs w:val="22"/>
        </w:rPr>
        <w:t>Valor Unitário de Resgate Antecipado</w:t>
      </w:r>
      <w:r w:rsidR="00FB6654" w:rsidRPr="00277CED">
        <w:rPr>
          <w:rFonts w:ascii="Tahoma" w:hAnsi="Tahoma" w:cs="Tahoma"/>
          <w:sz w:val="22"/>
          <w:szCs w:val="22"/>
        </w:rPr>
        <w:t xml:space="preserve"> das Debêntures da Segunda Série a serem adquiridas, para cada dia do período em que ocorra a ausência de taxas, será utilizada a última Taxa </w:t>
      </w:r>
      <w:r w:rsidR="00A530E8" w:rsidRPr="00277CED">
        <w:rPr>
          <w:rFonts w:ascii="Tahoma" w:hAnsi="Tahoma" w:cs="Tahoma"/>
          <w:sz w:val="22"/>
          <w:szCs w:val="22"/>
        </w:rPr>
        <w:t>TJLP</w:t>
      </w:r>
      <w:r w:rsidR="00FB6654" w:rsidRPr="00277CED">
        <w:rPr>
          <w:rFonts w:ascii="Tahoma" w:hAnsi="Tahoma" w:cs="Tahoma"/>
          <w:sz w:val="22"/>
          <w:szCs w:val="22"/>
        </w:rPr>
        <w:t xml:space="preserve"> divulgada oficialmente.</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5.2. Até a deliberação desse novo parâmetro de remuneração, quando do cálculo de quaisquer obrigações previstas nesta Escritura de Emissão, será aplicada a última TJLP que estiver disponível naquela data, não sendo devidas quaisquer compensações financeiras, tanto por parte da Emissora, quanto por parte dos Debenturistas, quando da divulgação da Taxa DI disponível.</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 xml:space="preserve">6. Caso a TJLP volte a ser apurada/divulgada e/ou sua utilização volte a ser permitida antes da realização da Assembleia Geral de Debenturistas de que trata o item </w:t>
      </w:r>
      <w:r w:rsidRPr="00277CED">
        <w:rPr>
          <w:rFonts w:ascii="Tahoma" w:hAnsi="Tahoma" w:cs="Tahoma"/>
          <w:sz w:val="22"/>
          <w:szCs w:val="22"/>
        </w:rPr>
        <w:t>6.13.</w:t>
      </w:r>
      <w:r w:rsidR="00FB6654" w:rsidRPr="00277CED">
        <w:rPr>
          <w:rFonts w:ascii="Tahoma" w:hAnsi="Tahoma" w:cs="Tahoma"/>
          <w:sz w:val="22"/>
          <w:szCs w:val="22"/>
        </w:rPr>
        <w:t>5.1 acima, referida Assembleia Geral de Debenturistas deverá estabelecer que a TJLP, a partir de sua divulgação, passará a ser novamente utilizada para o cálculo de quaisquer obrigações previstas nesta Escritura de Emissão, sendo certo que até a data de divulgação da TJLP nos termos deste item, a última TJLP divulgada será utilizada para o cálculo de quaisquer obrigações previstas nesta Escritura de Emissão.</w:t>
      </w:r>
    </w:p>
    <w:p w:rsidR="003B44FF" w:rsidRPr="00277CED" w:rsidRDefault="003B44FF" w:rsidP="009D6571">
      <w:pPr>
        <w:suppressAutoHyphens/>
        <w:spacing w:line="320" w:lineRule="exact"/>
        <w:rPr>
          <w:rFonts w:ascii="Tahoma" w:hAnsi="Tahoma" w:cs="Tahoma"/>
          <w:sz w:val="22"/>
          <w:szCs w:val="22"/>
        </w:rPr>
      </w:pPr>
    </w:p>
    <w:p w:rsidR="003B44FF" w:rsidRPr="00277CED" w:rsidRDefault="003B44FF" w:rsidP="009D6571">
      <w:pPr>
        <w:suppressAutoHyphens/>
        <w:spacing w:line="320" w:lineRule="exact"/>
        <w:rPr>
          <w:rFonts w:ascii="Tahoma" w:hAnsi="Tahoma" w:cs="Tahoma"/>
          <w:sz w:val="22"/>
          <w:szCs w:val="22"/>
        </w:rPr>
      </w:pPr>
      <w:r w:rsidRPr="00277CED">
        <w:rPr>
          <w:rFonts w:ascii="Tahoma" w:hAnsi="Tahoma" w:cs="Tahoma"/>
          <w:sz w:val="22"/>
          <w:szCs w:val="22"/>
        </w:rPr>
        <w:t>6.13.7.</w:t>
      </w:r>
      <w:r w:rsidRPr="00277CED">
        <w:rPr>
          <w:rFonts w:ascii="Tahoma" w:hAnsi="Tahoma" w:cs="Tahoma"/>
          <w:sz w:val="22"/>
          <w:szCs w:val="22"/>
        </w:rPr>
        <w:tab/>
        <w:t xml:space="preserve"> Os Garantidores desde já concordam com o disposto no item 6.13.6 acima, declarando que o ali disposto não importará em novação, conforme definida e regulada nos termos do artigo 360 e seguintes do Código Civil, mantendo-se a Fiança (conforme abaixo definida) válida e em pleno vigor. Os Garantidores desde já concordam e se obrigam a firma</w:t>
      </w:r>
      <w:r w:rsidR="00086633" w:rsidRPr="00277CED">
        <w:rPr>
          <w:rFonts w:ascii="Tahoma" w:hAnsi="Tahoma" w:cs="Tahoma"/>
          <w:sz w:val="22"/>
          <w:szCs w:val="22"/>
        </w:rPr>
        <w:t>r</w:t>
      </w:r>
      <w:r w:rsidRPr="00277CED">
        <w:rPr>
          <w:rFonts w:ascii="Tahoma" w:hAnsi="Tahoma" w:cs="Tahoma"/>
          <w:sz w:val="22"/>
          <w:szCs w:val="22"/>
        </w:rPr>
        <w:t xml:space="preserve"> todos e quaisquer instrumentos necessários à efetivação do disposto nesta Cláusula.</w:t>
      </w:r>
    </w:p>
    <w:p w:rsidR="00FB6654" w:rsidRPr="00277CED" w:rsidRDefault="00FB6654" w:rsidP="009D6571">
      <w:pPr>
        <w:suppressAutoHyphens/>
        <w:spacing w:line="320" w:lineRule="exact"/>
        <w:rPr>
          <w:rFonts w:ascii="Tahoma" w:hAnsi="Tahoma" w:cs="Tahoma"/>
          <w:sz w:val="22"/>
          <w:szCs w:val="22"/>
        </w:rPr>
      </w:pPr>
    </w:p>
    <w:p w:rsidR="006923F8" w:rsidRPr="00277CED" w:rsidRDefault="00FB6654" w:rsidP="009D6571">
      <w:pPr>
        <w:tabs>
          <w:tab w:val="left" w:pos="1134"/>
        </w:tabs>
        <w:suppressAutoHyphens/>
        <w:spacing w:line="320" w:lineRule="exact"/>
        <w:rPr>
          <w:rFonts w:ascii="Tahoma" w:hAnsi="Tahoma" w:cs="Tahoma"/>
          <w:b/>
          <w:sz w:val="22"/>
          <w:szCs w:val="22"/>
        </w:rPr>
      </w:pPr>
      <w:r w:rsidRPr="00277CED">
        <w:rPr>
          <w:rFonts w:ascii="Tahoma" w:hAnsi="Tahoma" w:cs="Tahoma"/>
          <w:b/>
          <w:sz w:val="22"/>
          <w:szCs w:val="22"/>
        </w:rPr>
        <w:t xml:space="preserve">6.14. </w:t>
      </w:r>
      <w:r w:rsidR="006923F8" w:rsidRPr="00277CED">
        <w:rPr>
          <w:rFonts w:ascii="Tahoma" w:hAnsi="Tahoma" w:cs="Tahoma"/>
          <w:b/>
          <w:sz w:val="22"/>
          <w:szCs w:val="22"/>
        </w:rPr>
        <w:t>Pagamento da Remuneração</w:t>
      </w:r>
    </w:p>
    <w:p w:rsidR="008652E8" w:rsidRPr="00277CED" w:rsidRDefault="008652E8" w:rsidP="009D6571">
      <w:pPr>
        <w:suppressAutoHyphens/>
        <w:spacing w:line="320" w:lineRule="exact"/>
        <w:rPr>
          <w:rFonts w:ascii="Tahoma" w:hAnsi="Tahoma" w:cs="Tahoma"/>
          <w:sz w:val="22"/>
          <w:szCs w:val="22"/>
        </w:rPr>
      </w:pPr>
    </w:p>
    <w:bookmarkEnd w:id="7"/>
    <w:p w:rsidR="000B0725" w:rsidRPr="00277CED" w:rsidRDefault="00CE1A6A" w:rsidP="009D6571">
      <w:pPr>
        <w:tabs>
          <w:tab w:val="left" w:pos="3544"/>
        </w:tabs>
        <w:suppressAutoHyphens/>
        <w:spacing w:line="320" w:lineRule="exact"/>
        <w:rPr>
          <w:rFonts w:ascii="Tahoma" w:hAnsi="Tahoma" w:cs="Tahoma"/>
          <w:sz w:val="22"/>
          <w:szCs w:val="22"/>
        </w:rPr>
      </w:pPr>
      <w:r w:rsidRPr="00277CED">
        <w:rPr>
          <w:rFonts w:ascii="Tahoma" w:hAnsi="Tahoma" w:cs="Tahoma"/>
          <w:sz w:val="22"/>
          <w:szCs w:val="22"/>
        </w:rPr>
        <w:t>6.14</w:t>
      </w:r>
      <w:r w:rsidR="000B0725" w:rsidRPr="00277CED">
        <w:rPr>
          <w:rFonts w:ascii="Tahoma" w:hAnsi="Tahoma" w:cs="Tahoma"/>
          <w:sz w:val="22"/>
          <w:szCs w:val="22"/>
        </w:rPr>
        <w:t>.1. A Remuneração</w:t>
      </w:r>
      <w:r w:rsidR="00D16958">
        <w:rPr>
          <w:rFonts w:ascii="Tahoma" w:hAnsi="Tahoma" w:cs="Tahoma"/>
          <w:sz w:val="22"/>
          <w:szCs w:val="22"/>
        </w:rPr>
        <w:t xml:space="preserve"> de ambas as Séries</w:t>
      </w:r>
      <w:r w:rsidR="000B0725" w:rsidRPr="00277CED">
        <w:rPr>
          <w:rFonts w:ascii="Tahoma" w:hAnsi="Tahoma" w:cs="Tahoma"/>
          <w:sz w:val="22"/>
          <w:szCs w:val="22"/>
        </w:rPr>
        <w:t xml:space="preserve"> será paga </w:t>
      </w:r>
      <w:r w:rsidR="00D1162F" w:rsidRPr="00277CED">
        <w:rPr>
          <w:rFonts w:ascii="Tahoma" w:hAnsi="Tahoma" w:cs="Tahoma"/>
          <w:sz w:val="22"/>
          <w:szCs w:val="22"/>
        </w:rPr>
        <w:t>trime</w:t>
      </w:r>
      <w:r w:rsidR="000B0725" w:rsidRPr="00277CED">
        <w:rPr>
          <w:rFonts w:ascii="Tahoma" w:hAnsi="Tahoma" w:cs="Tahoma"/>
          <w:sz w:val="22"/>
          <w:szCs w:val="22"/>
        </w:rPr>
        <w:t>s</w:t>
      </w:r>
      <w:r w:rsidR="00D1162F" w:rsidRPr="00277CED">
        <w:rPr>
          <w:rFonts w:ascii="Tahoma" w:hAnsi="Tahoma" w:cs="Tahoma"/>
          <w:sz w:val="22"/>
          <w:szCs w:val="22"/>
        </w:rPr>
        <w:t>tr</w:t>
      </w:r>
      <w:r w:rsidR="000B0725" w:rsidRPr="00277CED">
        <w:rPr>
          <w:rFonts w:ascii="Tahoma" w:hAnsi="Tahoma" w:cs="Tahoma"/>
          <w:sz w:val="22"/>
          <w:szCs w:val="22"/>
        </w:rPr>
        <w:t xml:space="preserve">almente, sendo o primeiro pagamento em </w:t>
      </w:r>
      <w:r w:rsidR="00507C44">
        <w:rPr>
          <w:rFonts w:ascii="Tahoma" w:hAnsi="Tahoma" w:cs="Tahoma"/>
          <w:sz w:val="22"/>
          <w:szCs w:val="22"/>
        </w:rPr>
        <w:t>07</w:t>
      </w:r>
      <w:r w:rsidR="00507C44" w:rsidRPr="00277CED">
        <w:rPr>
          <w:rFonts w:ascii="Tahoma" w:hAnsi="Tahoma" w:cs="Tahoma"/>
          <w:sz w:val="22"/>
          <w:szCs w:val="22"/>
        </w:rPr>
        <w:t xml:space="preserve"> </w:t>
      </w:r>
      <w:r w:rsidR="000B0725" w:rsidRPr="00277CED">
        <w:rPr>
          <w:rFonts w:ascii="Tahoma" w:hAnsi="Tahoma" w:cs="Tahoma"/>
          <w:sz w:val="22"/>
          <w:szCs w:val="22"/>
        </w:rPr>
        <w:t xml:space="preserve">de </w:t>
      </w:r>
      <w:r w:rsidR="00BD6AAB">
        <w:rPr>
          <w:rFonts w:ascii="Tahoma" w:hAnsi="Tahoma" w:cs="Tahoma"/>
          <w:sz w:val="22"/>
          <w:szCs w:val="22"/>
        </w:rPr>
        <w:t>agosto</w:t>
      </w:r>
      <w:r w:rsidR="00BD6AAB" w:rsidRPr="00277CED">
        <w:rPr>
          <w:rFonts w:ascii="Tahoma" w:hAnsi="Tahoma" w:cs="Tahoma"/>
          <w:sz w:val="22"/>
          <w:szCs w:val="22"/>
        </w:rPr>
        <w:t xml:space="preserve"> </w:t>
      </w:r>
      <w:r w:rsidR="000B0725" w:rsidRPr="00277CED">
        <w:rPr>
          <w:rFonts w:ascii="Tahoma" w:hAnsi="Tahoma" w:cs="Tahoma"/>
          <w:sz w:val="22"/>
          <w:szCs w:val="22"/>
        </w:rPr>
        <w:t xml:space="preserve">de </w:t>
      </w:r>
      <w:r w:rsidR="00D1162F" w:rsidRPr="00277CED">
        <w:rPr>
          <w:rFonts w:ascii="Tahoma" w:hAnsi="Tahoma" w:cs="Tahoma"/>
          <w:sz w:val="22"/>
          <w:szCs w:val="22"/>
        </w:rPr>
        <w:t>2015</w:t>
      </w:r>
      <w:r w:rsidR="000B0725" w:rsidRPr="00277CED">
        <w:rPr>
          <w:rFonts w:ascii="Tahoma" w:hAnsi="Tahoma" w:cs="Tahoma"/>
          <w:sz w:val="22"/>
          <w:szCs w:val="22"/>
        </w:rPr>
        <w:t xml:space="preserve"> e os demais no dia </w:t>
      </w:r>
      <w:r w:rsidR="00507C44">
        <w:rPr>
          <w:rFonts w:ascii="Tahoma" w:hAnsi="Tahoma" w:cs="Tahoma"/>
          <w:sz w:val="22"/>
          <w:szCs w:val="22"/>
        </w:rPr>
        <w:t>07</w:t>
      </w:r>
      <w:r w:rsidR="00507C44" w:rsidRPr="00277CED">
        <w:rPr>
          <w:rFonts w:ascii="Tahoma" w:hAnsi="Tahoma" w:cs="Tahoma"/>
          <w:sz w:val="22"/>
          <w:szCs w:val="22"/>
        </w:rPr>
        <w:t xml:space="preserve"> </w:t>
      </w:r>
      <w:r w:rsidR="00D1162F" w:rsidRPr="00277CED">
        <w:rPr>
          <w:rFonts w:ascii="Tahoma" w:hAnsi="Tahoma" w:cs="Tahoma"/>
          <w:sz w:val="22"/>
          <w:szCs w:val="22"/>
        </w:rPr>
        <w:t xml:space="preserve">dos meses de </w:t>
      </w:r>
      <w:r w:rsidR="00507C44">
        <w:rPr>
          <w:rFonts w:ascii="Tahoma" w:hAnsi="Tahoma" w:cs="Tahoma"/>
          <w:sz w:val="22"/>
          <w:szCs w:val="22"/>
        </w:rPr>
        <w:t>novembro</w:t>
      </w:r>
      <w:r w:rsidR="00507C44" w:rsidRPr="00277CED">
        <w:rPr>
          <w:rFonts w:ascii="Tahoma" w:hAnsi="Tahoma" w:cs="Tahoma"/>
          <w:sz w:val="22"/>
          <w:szCs w:val="22"/>
        </w:rPr>
        <w:t xml:space="preserve">, </w:t>
      </w:r>
      <w:r w:rsidR="00507C44">
        <w:rPr>
          <w:rFonts w:ascii="Tahoma" w:hAnsi="Tahoma" w:cs="Tahoma"/>
          <w:sz w:val="22"/>
          <w:szCs w:val="22"/>
        </w:rPr>
        <w:t>fevereiro</w:t>
      </w:r>
      <w:r w:rsidR="00BD6AAB">
        <w:rPr>
          <w:rFonts w:ascii="Tahoma" w:hAnsi="Tahoma" w:cs="Tahoma"/>
          <w:sz w:val="22"/>
          <w:szCs w:val="22"/>
        </w:rPr>
        <w:t>,</w:t>
      </w:r>
      <w:r w:rsidR="00D1162F" w:rsidRPr="00277CED">
        <w:rPr>
          <w:rFonts w:ascii="Tahoma" w:hAnsi="Tahoma" w:cs="Tahoma"/>
          <w:sz w:val="22"/>
          <w:szCs w:val="22"/>
        </w:rPr>
        <w:t xml:space="preserve"> </w:t>
      </w:r>
      <w:r w:rsidR="00507C44">
        <w:rPr>
          <w:rFonts w:ascii="Tahoma" w:hAnsi="Tahoma" w:cs="Tahoma"/>
          <w:sz w:val="22"/>
          <w:szCs w:val="22"/>
        </w:rPr>
        <w:t>maio</w:t>
      </w:r>
      <w:r w:rsidR="00507C44" w:rsidRPr="00277CED">
        <w:rPr>
          <w:rFonts w:ascii="Tahoma" w:hAnsi="Tahoma" w:cs="Tahoma"/>
          <w:sz w:val="22"/>
          <w:szCs w:val="22"/>
        </w:rPr>
        <w:t xml:space="preserve"> </w:t>
      </w:r>
      <w:r w:rsidR="00BD6AAB">
        <w:rPr>
          <w:rFonts w:ascii="Tahoma" w:hAnsi="Tahoma" w:cs="Tahoma"/>
          <w:sz w:val="22"/>
          <w:szCs w:val="22"/>
        </w:rPr>
        <w:t xml:space="preserve">e agosto </w:t>
      </w:r>
      <w:r w:rsidR="00E242D0" w:rsidRPr="00277CED">
        <w:rPr>
          <w:rFonts w:ascii="Tahoma" w:hAnsi="Tahoma" w:cs="Tahoma"/>
          <w:sz w:val="22"/>
          <w:szCs w:val="22"/>
        </w:rPr>
        <w:t>de cada ano</w:t>
      </w:r>
      <w:r w:rsidR="000B0725" w:rsidRPr="00277CED">
        <w:rPr>
          <w:rFonts w:ascii="Tahoma" w:hAnsi="Tahoma" w:cs="Tahoma"/>
          <w:sz w:val="22"/>
          <w:szCs w:val="22"/>
        </w:rPr>
        <w:t>, devendo o último pagamento ocorrer na Data de Vencimento (ou na data em que ocorrer o Resgate Antecipado ou vencimento antecipado das Debêntures, conforme previsto nesta Escritura de Emissão, se for o caso) (“</w:t>
      </w:r>
      <w:r w:rsidR="000B0725" w:rsidRPr="00277CED">
        <w:rPr>
          <w:rFonts w:ascii="Tahoma" w:hAnsi="Tahoma" w:cs="Tahoma"/>
          <w:sz w:val="22"/>
          <w:szCs w:val="22"/>
          <w:u w:val="single"/>
        </w:rPr>
        <w:t>Data de Pagamento da Remuneração</w:t>
      </w:r>
      <w:r w:rsidR="000B0725" w:rsidRPr="00277CED">
        <w:rPr>
          <w:rFonts w:ascii="Tahoma" w:hAnsi="Tahoma" w:cs="Tahoma"/>
          <w:sz w:val="22"/>
          <w:szCs w:val="22"/>
        </w:rPr>
        <w:t>”).</w:t>
      </w:r>
    </w:p>
    <w:p w:rsidR="00B37A94" w:rsidRPr="00277CED" w:rsidRDefault="00B37A94" w:rsidP="009D6571">
      <w:pPr>
        <w:tabs>
          <w:tab w:val="left" w:pos="3544"/>
        </w:tabs>
        <w:suppressAutoHyphens/>
        <w:spacing w:line="320" w:lineRule="exact"/>
        <w:rPr>
          <w:rFonts w:ascii="Tahoma" w:hAnsi="Tahoma" w:cs="Tahoma"/>
          <w:sz w:val="22"/>
          <w:szCs w:val="22"/>
        </w:rPr>
      </w:pPr>
    </w:p>
    <w:p w:rsidR="00B84DE4" w:rsidRPr="00277CED" w:rsidRDefault="00CE1A6A" w:rsidP="009D6571">
      <w:pPr>
        <w:tabs>
          <w:tab w:val="left" w:pos="3544"/>
        </w:tabs>
        <w:suppressAutoHyphens/>
        <w:spacing w:line="320" w:lineRule="exact"/>
        <w:rPr>
          <w:rFonts w:ascii="Tahoma" w:hAnsi="Tahoma" w:cs="Tahoma"/>
          <w:sz w:val="22"/>
          <w:szCs w:val="22"/>
        </w:rPr>
      </w:pPr>
      <w:r w:rsidRPr="00277CED">
        <w:rPr>
          <w:rFonts w:ascii="Tahoma" w:hAnsi="Tahoma" w:cs="Tahoma"/>
          <w:sz w:val="22"/>
          <w:szCs w:val="22"/>
        </w:rPr>
        <w:t>6.14</w:t>
      </w:r>
      <w:r w:rsidR="006923F8" w:rsidRPr="00277CED">
        <w:rPr>
          <w:rFonts w:ascii="Tahoma" w:hAnsi="Tahoma" w:cs="Tahoma"/>
          <w:sz w:val="22"/>
          <w:szCs w:val="22"/>
        </w:rPr>
        <w:t>.</w:t>
      </w:r>
      <w:r w:rsidR="00AD5565" w:rsidRPr="00277CED">
        <w:rPr>
          <w:rFonts w:ascii="Tahoma" w:hAnsi="Tahoma" w:cs="Tahoma"/>
          <w:sz w:val="22"/>
          <w:szCs w:val="22"/>
        </w:rPr>
        <w:t>2</w:t>
      </w:r>
      <w:r w:rsidR="006923F8" w:rsidRPr="00277CED">
        <w:rPr>
          <w:rFonts w:ascii="Tahoma" w:hAnsi="Tahoma" w:cs="Tahoma"/>
          <w:sz w:val="22"/>
          <w:szCs w:val="22"/>
        </w:rPr>
        <w:t>.</w:t>
      </w:r>
      <w:r w:rsidR="00B37A94" w:rsidRPr="00277CED">
        <w:rPr>
          <w:rFonts w:ascii="Tahoma" w:hAnsi="Tahoma" w:cs="Tahoma"/>
          <w:sz w:val="22"/>
          <w:szCs w:val="22"/>
        </w:rPr>
        <w:t xml:space="preserve"> Farão jus </w:t>
      </w:r>
      <w:r w:rsidR="003F7A26" w:rsidRPr="00277CED">
        <w:rPr>
          <w:rFonts w:ascii="Tahoma" w:hAnsi="Tahoma" w:cs="Tahoma"/>
          <w:sz w:val="22"/>
          <w:szCs w:val="22"/>
        </w:rPr>
        <w:t>aos pagamentos</w:t>
      </w:r>
      <w:r w:rsidR="00B76442" w:rsidRPr="00277CED">
        <w:rPr>
          <w:rFonts w:ascii="Tahoma" w:hAnsi="Tahoma" w:cs="Tahoma"/>
          <w:sz w:val="22"/>
          <w:szCs w:val="22"/>
        </w:rPr>
        <w:t xml:space="preserve"> </w:t>
      </w:r>
      <w:r w:rsidR="00B37A94" w:rsidRPr="00277CED">
        <w:rPr>
          <w:rFonts w:ascii="Tahoma" w:hAnsi="Tahoma" w:cs="Tahoma"/>
          <w:sz w:val="22"/>
          <w:szCs w:val="22"/>
        </w:rPr>
        <w:t>aqueles que sejam titulares de Debêntures ao final do dia útil anterior a cada Data de Pagamento</w:t>
      </w:r>
      <w:r w:rsidR="003F7A26" w:rsidRPr="00277CED">
        <w:rPr>
          <w:rFonts w:ascii="Tahoma" w:hAnsi="Tahoma" w:cs="Tahoma"/>
          <w:sz w:val="22"/>
          <w:szCs w:val="22"/>
        </w:rPr>
        <w:t xml:space="preserve"> previst</w:t>
      </w:r>
      <w:r w:rsidR="00163B84" w:rsidRPr="00277CED">
        <w:rPr>
          <w:rFonts w:ascii="Tahoma" w:hAnsi="Tahoma" w:cs="Tahoma"/>
          <w:sz w:val="22"/>
          <w:szCs w:val="22"/>
        </w:rPr>
        <w:t>a</w:t>
      </w:r>
      <w:r w:rsidR="003F7A26" w:rsidRPr="00277CED">
        <w:rPr>
          <w:rFonts w:ascii="Tahoma" w:hAnsi="Tahoma" w:cs="Tahoma"/>
          <w:sz w:val="22"/>
          <w:szCs w:val="22"/>
        </w:rPr>
        <w:t xml:space="preserve"> na presente Escritura de Emissão.</w:t>
      </w:r>
    </w:p>
    <w:p w:rsidR="00B37A94" w:rsidRPr="00277CED" w:rsidRDefault="00B37A94" w:rsidP="009D6571">
      <w:pPr>
        <w:tabs>
          <w:tab w:val="left" w:pos="3544"/>
        </w:tabs>
        <w:suppressAutoHyphens/>
        <w:spacing w:line="320" w:lineRule="exact"/>
        <w:rPr>
          <w:rFonts w:ascii="Tahoma" w:hAnsi="Tahoma" w:cs="Tahoma"/>
          <w:sz w:val="22"/>
          <w:szCs w:val="22"/>
        </w:rPr>
      </w:pPr>
    </w:p>
    <w:p w:rsidR="00B37A94" w:rsidRPr="00277CED" w:rsidRDefault="00AC089B"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CE1A6A" w:rsidRPr="00277CED">
        <w:rPr>
          <w:rFonts w:ascii="Tahoma" w:hAnsi="Tahoma" w:cs="Tahoma"/>
          <w:b/>
          <w:sz w:val="22"/>
          <w:szCs w:val="22"/>
        </w:rPr>
        <w:t>5</w:t>
      </w:r>
      <w:r w:rsidRPr="00277CED">
        <w:rPr>
          <w:rFonts w:ascii="Tahoma" w:hAnsi="Tahoma" w:cs="Tahoma"/>
          <w:b/>
          <w:sz w:val="22"/>
          <w:szCs w:val="22"/>
        </w:rPr>
        <w:t>.</w:t>
      </w:r>
      <w:r w:rsidR="00B37A94" w:rsidRPr="00277CED">
        <w:rPr>
          <w:rFonts w:ascii="Tahoma" w:hAnsi="Tahoma" w:cs="Tahoma"/>
          <w:b/>
          <w:sz w:val="22"/>
          <w:szCs w:val="22"/>
        </w:rPr>
        <w:t xml:space="preserve"> Repactuação</w:t>
      </w:r>
    </w:p>
    <w:p w:rsidR="00B37A94" w:rsidRPr="00277CED" w:rsidRDefault="00B37A94" w:rsidP="009D6571">
      <w:pPr>
        <w:suppressAutoHyphens/>
        <w:spacing w:line="320" w:lineRule="exact"/>
        <w:rPr>
          <w:rFonts w:ascii="Tahoma" w:hAnsi="Tahoma" w:cs="Tahoma"/>
          <w:b/>
          <w:sz w:val="22"/>
          <w:szCs w:val="22"/>
        </w:rPr>
      </w:pPr>
    </w:p>
    <w:p w:rsidR="006103B7" w:rsidRPr="00277CED" w:rsidRDefault="00AC089B" w:rsidP="009D6571">
      <w:pPr>
        <w:suppressAutoHyphens/>
        <w:spacing w:line="320" w:lineRule="exact"/>
        <w:rPr>
          <w:rFonts w:ascii="Tahoma" w:hAnsi="Tahoma" w:cs="Tahoma"/>
          <w:sz w:val="22"/>
          <w:szCs w:val="22"/>
        </w:rPr>
      </w:pPr>
      <w:r w:rsidRPr="00277CED">
        <w:rPr>
          <w:rFonts w:ascii="Tahoma" w:hAnsi="Tahoma" w:cs="Tahoma"/>
          <w:sz w:val="22"/>
          <w:szCs w:val="22"/>
        </w:rPr>
        <w:t>6.1</w:t>
      </w:r>
      <w:r w:rsidR="00CE1A6A" w:rsidRPr="00277CED">
        <w:rPr>
          <w:rFonts w:ascii="Tahoma" w:hAnsi="Tahoma" w:cs="Tahoma"/>
          <w:sz w:val="22"/>
          <w:szCs w:val="22"/>
        </w:rPr>
        <w:t>5</w:t>
      </w:r>
      <w:r w:rsidRPr="00277CED">
        <w:rPr>
          <w:rFonts w:ascii="Tahoma" w:hAnsi="Tahoma" w:cs="Tahoma"/>
          <w:sz w:val="22"/>
          <w:szCs w:val="22"/>
        </w:rPr>
        <w:t>.</w:t>
      </w:r>
      <w:r w:rsidR="007F4526" w:rsidRPr="00277CED">
        <w:rPr>
          <w:rFonts w:ascii="Tahoma" w:hAnsi="Tahoma" w:cs="Tahoma"/>
          <w:sz w:val="22"/>
          <w:szCs w:val="22"/>
        </w:rPr>
        <w:t xml:space="preserve">1. </w:t>
      </w:r>
      <w:r w:rsidR="00B37A94" w:rsidRPr="00277CED">
        <w:rPr>
          <w:rFonts w:ascii="Tahoma" w:hAnsi="Tahoma" w:cs="Tahoma"/>
          <w:sz w:val="22"/>
          <w:szCs w:val="22"/>
        </w:rPr>
        <w:t>As Debêntures não serão objeto de repactuação programada.</w:t>
      </w:r>
    </w:p>
    <w:p w:rsidR="006103B7" w:rsidRPr="00277CED" w:rsidRDefault="006103B7" w:rsidP="009D6571">
      <w:pPr>
        <w:pStyle w:val="Cabealho"/>
        <w:widowControl/>
        <w:tabs>
          <w:tab w:val="clear" w:pos="4419"/>
          <w:tab w:val="clear" w:pos="8838"/>
        </w:tabs>
        <w:suppressAutoHyphens/>
        <w:spacing w:line="320" w:lineRule="exact"/>
        <w:rPr>
          <w:rFonts w:ascii="Tahoma" w:hAnsi="Tahoma" w:cs="Tahoma"/>
          <w:sz w:val="22"/>
          <w:szCs w:val="22"/>
        </w:rPr>
      </w:pPr>
    </w:p>
    <w:p w:rsidR="002A1E6A" w:rsidRPr="00277CED" w:rsidRDefault="00CE1A6A" w:rsidP="009D6571">
      <w:pPr>
        <w:suppressAutoHyphens/>
        <w:spacing w:line="320" w:lineRule="exact"/>
        <w:rPr>
          <w:rFonts w:ascii="Tahoma" w:hAnsi="Tahoma" w:cs="Tahoma"/>
          <w:b/>
          <w:sz w:val="22"/>
          <w:szCs w:val="22"/>
        </w:rPr>
      </w:pPr>
      <w:r w:rsidRPr="00277CED">
        <w:rPr>
          <w:rFonts w:ascii="Tahoma" w:hAnsi="Tahoma" w:cs="Tahoma"/>
          <w:b/>
          <w:sz w:val="22"/>
          <w:szCs w:val="22"/>
        </w:rPr>
        <w:t>6.16</w:t>
      </w:r>
      <w:r w:rsidR="002A1E6A" w:rsidRPr="00277CED">
        <w:rPr>
          <w:rFonts w:ascii="Tahoma" w:hAnsi="Tahoma" w:cs="Tahoma"/>
          <w:b/>
          <w:sz w:val="22"/>
          <w:szCs w:val="22"/>
        </w:rPr>
        <w:t>.</w:t>
      </w:r>
      <w:r w:rsidR="002A1E6A" w:rsidRPr="00277CED">
        <w:rPr>
          <w:rFonts w:ascii="Tahoma" w:hAnsi="Tahoma" w:cs="Tahoma"/>
          <w:sz w:val="22"/>
          <w:szCs w:val="22"/>
        </w:rPr>
        <w:t xml:space="preserve"> </w:t>
      </w:r>
      <w:r w:rsidR="002A1E6A" w:rsidRPr="00277CED">
        <w:rPr>
          <w:rFonts w:ascii="Tahoma" w:hAnsi="Tahoma" w:cs="Tahoma"/>
          <w:b/>
          <w:sz w:val="22"/>
          <w:szCs w:val="22"/>
        </w:rPr>
        <w:t>Aquisição Facultativa</w:t>
      </w:r>
    </w:p>
    <w:p w:rsidR="002A1E6A" w:rsidRPr="00277CED" w:rsidRDefault="002A1E6A" w:rsidP="009D6571">
      <w:pPr>
        <w:suppressAutoHyphens/>
        <w:spacing w:line="320" w:lineRule="exact"/>
        <w:rPr>
          <w:rFonts w:ascii="Tahoma" w:hAnsi="Tahoma" w:cs="Tahoma"/>
          <w:b/>
          <w:sz w:val="22"/>
          <w:szCs w:val="22"/>
        </w:rPr>
      </w:pPr>
    </w:p>
    <w:p w:rsidR="00B37A94" w:rsidRPr="00277CED" w:rsidRDefault="00CE1A6A" w:rsidP="009D6571">
      <w:pPr>
        <w:suppressAutoHyphens/>
        <w:spacing w:line="320" w:lineRule="exact"/>
        <w:rPr>
          <w:rFonts w:ascii="Tahoma" w:hAnsi="Tahoma" w:cs="Tahoma"/>
          <w:b/>
          <w:sz w:val="22"/>
          <w:szCs w:val="22"/>
        </w:rPr>
      </w:pPr>
      <w:r w:rsidRPr="00277CED">
        <w:rPr>
          <w:rFonts w:ascii="Tahoma" w:hAnsi="Tahoma" w:cs="Tahoma"/>
          <w:bCs/>
          <w:sz w:val="22"/>
          <w:szCs w:val="22"/>
        </w:rPr>
        <w:t>6.16</w:t>
      </w:r>
      <w:r w:rsidR="002A1E6A" w:rsidRPr="00277CED">
        <w:rPr>
          <w:rFonts w:ascii="Tahoma" w:hAnsi="Tahoma" w:cs="Tahoma"/>
          <w:bCs/>
          <w:sz w:val="22"/>
          <w:szCs w:val="22"/>
        </w:rPr>
        <w:t xml:space="preserve">.1. A Emissora poderá, a qualquer tempo, </w:t>
      </w:r>
      <w:proofErr w:type="gramStart"/>
      <w:r w:rsidR="002A1E6A" w:rsidRPr="00277CED">
        <w:rPr>
          <w:rFonts w:ascii="Tahoma" w:hAnsi="Tahoma" w:cs="Tahoma"/>
          <w:bCs/>
          <w:sz w:val="22"/>
          <w:szCs w:val="22"/>
        </w:rPr>
        <w:t>observados</w:t>
      </w:r>
      <w:proofErr w:type="gramEnd"/>
      <w:r w:rsidR="002A1E6A" w:rsidRPr="00277CED">
        <w:rPr>
          <w:rFonts w:ascii="Tahoma" w:hAnsi="Tahoma" w:cs="Tahoma"/>
          <w:bCs/>
          <w:sz w:val="22"/>
          <w:szCs w:val="22"/>
        </w:rPr>
        <w:t xml:space="preserve"> os prazos estabelecidos na </w:t>
      </w:r>
      <w:r w:rsidR="002A1E6A" w:rsidRPr="00277CED">
        <w:rPr>
          <w:rFonts w:ascii="Tahoma" w:hAnsi="Tahoma" w:cs="Tahoma"/>
          <w:sz w:val="22"/>
          <w:szCs w:val="22"/>
        </w:rPr>
        <w:t>Instrução CVM 476</w:t>
      </w:r>
      <w:r w:rsidR="002A1E6A" w:rsidRPr="00277CED">
        <w:rPr>
          <w:rFonts w:ascii="Tahoma" w:hAnsi="Tahoma" w:cs="Tahoma"/>
          <w:bCs/>
          <w:sz w:val="22"/>
          <w:szCs w:val="22"/>
        </w:rPr>
        <w:t xml:space="preserve">, adquirir Debêntures, observado o disposto no parágrafo 3º do artigo 55 da Lei das Sociedades por Ações. As Debêntures </w:t>
      </w:r>
      <w:r w:rsidR="00950145">
        <w:rPr>
          <w:rFonts w:ascii="Tahoma" w:hAnsi="Tahoma" w:cs="Tahoma"/>
          <w:bCs/>
          <w:sz w:val="22"/>
          <w:szCs w:val="22"/>
        </w:rPr>
        <w:t xml:space="preserve">deverão ser </w:t>
      </w:r>
      <w:r w:rsidR="002A1E6A" w:rsidRPr="00277CED">
        <w:rPr>
          <w:rFonts w:ascii="Tahoma" w:hAnsi="Tahoma" w:cs="Tahoma"/>
          <w:bCs/>
          <w:sz w:val="22"/>
          <w:szCs w:val="22"/>
        </w:rPr>
        <w:t>adquiridas</w:t>
      </w:r>
      <w:r w:rsidR="00950145">
        <w:rPr>
          <w:rFonts w:ascii="Tahoma" w:hAnsi="Tahoma" w:cs="Tahoma"/>
          <w:bCs/>
          <w:sz w:val="22"/>
          <w:szCs w:val="22"/>
        </w:rPr>
        <w:t xml:space="preserve"> na totalidade</w:t>
      </w:r>
      <w:r w:rsidR="00950145" w:rsidRPr="00FF5236">
        <w:rPr>
          <w:rFonts w:ascii="Tahoma" w:hAnsi="Tahoma" w:cs="Tahoma"/>
          <w:bCs/>
          <w:sz w:val="22"/>
          <w:szCs w:val="22"/>
        </w:rPr>
        <w:t xml:space="preserve"> </w:t>
      </w:r>
      <w:r w:rsidR="00950145" w:rsidRPr="00921C9A">
        <w:rPr>
          <w:rFonts w:ascii="Tahoma" w:hAnsi="Tahoma" w:cs="Tahoma"/>
          <w:bCs/>
          <w:sz w:val="22"/>
          <w:szCs w:val="22"/>
        </w:rPr>
        <w:t>pela Emissora</w:t>
      </w:r>
      <w:r w:rsidR="00950145">
        <w:rPr>
          <w:rFonts w:ascii="Tahoma" w:hAnsi="Tahoma" w:cs="Tahoma"/>
          <w:bCs/>
          <w:sz w:val="22"/>
          <w:szCs w:val="22"/>
        </w:rPr>
        <w:t xml:space="preserve">, para as Debêntures da Primeira Série, pelo valor de </w:t>
      </w:r>
      <w:r w:rsidR="00950145" w:rsidRPr="00921C9A">
        <w:rPr>
          <w:rFonts w:ascii="Tahoma" w:hAnsi="Tahoma" w:cs="Tahoma"/>
          <w:sz w:val="22"/>
          <w:szCs w:val="22"/>
          <w:u w:val="single"/>
        </w:rPr>
        <w:t>Resgate Antecipado Facultativo Total da Primeira Série</w:t>
      </w:r>
      <w:r w:rsidR="00950145">
        <w:rPr>
          <w:rFonts w:ascii="Tahoma" w:hAnsi="Tahoma" w:cs="Tahoma"/>
          <w:sz w:val="22"/>
          <w:szCs w:val="22"/>
        </w:rPr>
        <w:t xml:space="preserve">, definido abaixo e para as Debêntures de Segunda Série, pelo valor de </w:t>
      </w:r>
      <w:r w:rsidR="00950145" w:rsidRPr="00921C9A">
        <w:rPr>
          <w:rFonts w:ascii="Tahoma" w:hAnsi="Tahoma" w:cs="Tahoma"/>
          <w:sz w:val="22"/>
          <w:szCs w:val="22"/>
          <w:u w:val="single"/>
        </w:rPr>
        <w:t xml:space="preserve">Resgate Antecipado Facultativo Total da </w:t>
      </w:r>
      <w:r w:rsidR="00950145">
        <w:rPr>
          <w:rFonts w:ascii="Tahoma" w:hAnsi="Tahoma" w:cs="Tahoma"/>
          <w:sz w:val="22"/>
          <w:szCs w:val="22"/>
          <w:u w:val="single"/>
        </w:rPr>
        <w:t>Segunda</w:t>
      </w:r>
      <w:r w:rsidR="00950145" w:rsidRPr="00921C9A">
        <w:rPr>
          <w:rFonts w:ascii="Tahoma" w:hAnsi="Tahoma" w:cs="Tahoma"/>
          <w:sz w:val="22"/>
          <w:szCs w:val="22"/>
          <w:u w:val="single"/>
        </w:rPr>
        <w:t xml:space="preserve"> Série</w:t>
      </w:r>
      <w:r w:rsidR="00950145">
        <w:rPr>
          <w:rFonts w:ascii="Tahoma" w:hAnsi="Tahoma" w:cs="Tahoma"/>
          <w:sz w:val="22"/>
          <w:szCs w:val="22"/>
        </w:rPr>
        <w:t>, também definido abaixo</w:t>
      </w:r>
      <w:r w:rsidR="00221FF1">
        <w:rPr>
          <w:rFonts w:ascii="Tahoma" w:hAnsi="Tahoma" w:cs="Tahoma"/>
          <w:sz w:val="22"/>
          <w:szCs w:val="22"/>
        </w:rPr>
        <w:t>. As Debêntures adquiridas</w:t>
      </w:r>
      <w:r w:rsidR="002A1E6A" w:rsidRPr="00277CED">
        <w:rPr>
          <w:rFonts w:ascii="Tahoma" w:hAnsi="Tahoma" w:cs="Tahoma"/>
          <w:bCs/>
          <w:sz w:val="22"/>
          <w:szCs w:val="22"/>
        </w:rPr>
        <w:t xml:space="preserve"> pela Emissora poderão ser canceladas, permanecer na tesouraria da Emissora, ou serem novamente </w:t>
      </w:r>
      <w:r w:rsidR="002A1E6A" w:rsidRPr="00277CED">
        <w:rPr>
          <w:rFonts w:ascii="Tahoma" w:hAnsi="Tahoma" w:cs="Tahoma"/>
          <w:bCs/>
          <w:sz w:val="22"/>
          <w:szCs w:val="22"/>
        </w:rPr>
        <w:lastRenderedPageBreak/>
        <w:t>colocadas no mercado, observadas as restrições impostas pela Instrução CVM 476. As Debêntures adquiridas pela Emissora para permanência em tesouraria nos termos deste item, se e quando recolocadas no mercado, farão jus à mesma Remuneração aplicável às demais Debêntures.</w:t>
      </w:r>
    </w:p>
    <w:p w:rsidR="00AC089B" w:rsidRPr="00277CED" w:rsidRDefault="00AC089B" w:rsidP="009D6571">
      <w:pPr>
        <w:suppressAutoHyphens/>
        <w:spacing w:line="320" w:lineRule="exact"/>
        <w:rPr>
          <w:rFonts w:ascii="Tahoma" w:hAnsi="Tahoma" w:cs="Tahoma"/>
          <w:b/>
          <w:sz w:val="22"/>
          <w:szCs w:val="22"/>
        </w:rPr>
      </w:pPr>
    </w:p>
    <w:p w:rsidR="006103B7" w:rsidRPr="00277CED" w:rsidRDefault="00AC089B"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CE1A6A" w:rsidRPr="00277CED">
        <w:rPr>
          <w:rFonts w:ascii="Tahoma" w:hAnsi="Tahoma" w:cs="Tahoma"/>
          <w:b/>
          <w:sz w:val="22"/>
          <w:szCs w:val="22"/>
        </w:rPr>
        <w:t>7</w:t>
      </w:r>
      <w:r w:rsidR="00B37A94" w:rsidRPr="00277CED">
        <w:rPr>
          <w:rFonts w:ascii="Tahoma" w:hAnsi="Tahoma" w:cs="Tahoma"/>
          <w:b/>
          <w:sz w:val="22"/>
          <w:szCs w:val="22"/>
        </w:rPr>
        <w:t>. Resgate Antecipado</w:t>
      </w:r>
      <w:r w:rsidR="005048C0" w:rsidRPr="00277CED">
        <w:rPr>
          <w:rFonts w:ascii="Tahoma" w:hAnsi="Tahoma" w:cs="Tahoma"/>
          <w:b/>
          <w:sz w:val="22"/>
          <w:szCs w:val="22"/>
        </w:rPr>
        <w:t xml:space="preserve"> </w:t>
      </w:r>
      <w:r w:rsidR="006103B7" w:rsidRPr="00277CED">
        <w:rPr>
          <w:rFonts w:ascii="Tahoma" w:hAnsi="Tahoma" w:cs="Tahoma"/>
          <w:b/>
          <w:sz w:val="22"/>
          <w:szCs w:val="22"/>
        </w:rPr>
        <w:t>Facultativo</w:t>
      </w:r>
      <w:r w:rsidR="004C1866" w:rsidRPr="00277CED">
        <w:rPr>
          <w:rFonts w:ascii="Tahoma" w:hAnsi="Tahoma" w:cs="Tahoma"/>
          <w:b/>
          <w:sz w:val="22"/>
          <w:szCs w:val="22"/>
        </w:rPr>
        <w:t xml:space="preserve"> Total</w:t>
      </w:r>
      <w:r w:rsidR="00E242D0" w:rsidRPr="00277CED">
        <w:rPr>
          <w:rFonts w:ascii="Tahoma" w:hAnsi="Tahoma" w:cs="Tahoma"/>
          <w:b/>
          <w:sz w:val="22"/>
          <w:szCs w:val="22"/>
        </w:rPr>
        <w:t xml:space="preserve"> das Debêntures</w:t>
      </w:r>
    </w:p>
    <w:p w:rsidR="006103B7" w:rsidRPr="00277CED" w:rsidRDefault="006103B7" w:rsidP="009D6571">
      <w:pPr>
        <w:suppressAutoHyphens/>
        <w:spacing w:line="320" w:lineRule="exact"/>
        <w:rPr>
          <w:rFonts w:ascii="Tahoma" w:hAnsi="Tahoma" w:cs="Tahoma"/>
          <w:b/>
          <w:sz w:val="22"/>
          <w:szCs w:val="22"/>
        </w:rPr>
      </w:pPr>
    </w:p>
    <w:p w:rsidR="006103B7" w:rsidRPr="00277CED" w:rsidRDefault="00AC089B" w:rsidP="009D6571">
      <w:pPr>
        <w:suppressAutoHyphens/>
        <w:spacing w:line="320" w:lineRule="exact"/>
        <w:rPr>
          <w:rFonts w:ascii="Tahoma" w:hAnsi="Tahoma" w:cs="Tahoma"/>
          <w:sz w:val="22"/>
          <w:szCs w:val="22"/>
        </w:rPr>
      </w:pPr>
      <w:r w:rsidRPr="00277CED">
        <w:rPr>
          <w:rFonts w:ascii="Tahoma" w:hAnsi="Tahoma" w:cs="Tahoma"/>
          <w:sz w:val="22"/>
          <w:szCs w:val="22"/>
        </w:rPr>
        <w:t>6.1</w:t>
      </w:r>
      <w:r w:rsidR="00CE1A6A" w:rsidRPr="00277CED">
        <w:rPr>
          <w:rFonts w:ascii="Tahoma" w:hAnsi="Tahoma" w:cs="Tahoma"/>
          <w:sz w:val="22"/>
          <w:szCs w:val="22"/>
        </w:rPr>
        <w:t>7</w:t>
      </w:r>
      <w:r w:rsidR="006103B7" w:rsidRPr="00277CED">
        <w:rPr>
          <w:rFonts w:ascii="Tahoma" w:hAnsi="Tahoma" w:cs="Tahoma"/>
          <w:sz w:val="22"/>
          <w:szCs w:val="22"/>
        </w:rPr>
        <w:t>.1.</w:t>
      </w:r>
      <w:r w:rsidR="00B50B84" w:rsidRPr="00277CED">
        <w:rPr>
          <w:rFonts w:ascii="Tahoma" w:hAnsi="Tahoma" w:cs="Tahoma"/>
          <w:sz w:val="22"/>
          <w:szCs w:val="22"/>
        </w:rPr>
        <w:t xml:space="preserve"> </w:t>
      </w:r>
      <w:r w:rsidR="00B50B84" w:rsidRPr="00277CED">
        <w:rPr>
          <w:rFonts w:ascii="Tahoma" w:hAnsi="Tahoma" w:cs="Tahoma"/>
          <w:sz w:val="22"/>
          <w:szCs w:val="22"/>
          <w:u w:val="single"/>
        </w:rPr>
        <w:t>Resgate Antecipado Facultativo Total</w:t>
      </w:r>
      <w:r w:rsidR="00B50B84" w:rsidRPr="00277CED">
        <w:rPr>
          <w:rFonts w:ascii="Tahoma" w:hAnsi="Tahoma" w:cs="Tahoma"/>
          <w:sz w:val="22"/>
          <w:szCs w:val="22"/>
        </w:rPr>
        <w:t>.</w:t>
      </w:r>
      <w:r w:rsidR="008D09F5" w:rsidRPr="00277CED">
        <w:rPr>
          <w:rFonts w:ascii="Tahoma" w:hAnsi="Tahoma" w:cs="Tahoma"/>
          <w:sz w:val="22"/>
          <w:szCs w:val="22"/>
        </w:rPr>
        <w:t xml:space="preserve"> </w:t>
      </w:r>
      <w:r w:rsidR="00B803D9" w:rsidRPr="00277CED">
        <w:rPr>
          <w:rFonts w:ascii="Tahoma" w:hAnsi="Tahoma" w:cs="Tahoma"/>
          <w:sz w:val="22"/>
          <w:szCs w:val="22"/>
        </w:rPr>
        <w:t>Sujeito ao atendimento das condições abaixo, a</w:t>
      </w:r>
      <w:r w:rsidR="004C1866" w:rsidRPr="00277CED">
        <w:rPr>
          <w:rFonts w:ascii="Tahoma" w:hAnsi="Tahoma" w:cs="Tahoma"/>
          <w:sz w:val="22"/>
          <w:szCs w:val="22"/>
        </w:rPr>
        <w:t xml:space="preserve"> Emissora poderá, a seu ex</w:t>
      </w:r>
      <w:r w:rsidR="00A85D8A" w:rsidRPr="00277CED">
        <w:rPr>
          <w:rFonts w:ascii="Tahoma" w:hAnsi="Tahoma" w:cs="Tahoma"/>
          <w:sz w:val="22"/>
          <w:szCs w:val="22"/>
        </w:rPr>
        <w:t>clusivo critério</w:t>
      </w:r>
      <w:r w:rsidR="00B803D9" w:rsidRPr="00277CED">
        <w:rPr>
          <w:rFonts w:ascii="Tahoma" w:hAnsi="Tahoma" w:cs="Tahoma"/>
          <w:sz w:val="22"/>
          <w:szCs w:val="22"/>
        </w:rPr>
        <w:t xml:space="preserve"> e independentemente da anuência dos Debenturistas</w:t>
      </w:r>
      <w:r w:rsidR="00870543" w:rsidRPr="00277CED">
        <w:rPr>
          <w:rFonts w:ascii="Tahoma" w:hAnsi="Tahoma" w:cs="Tahoma"/>
          <w:sz w:val="22"/>
          <w:szCs w:val="22"/>
        </w:rPr>
        <w:t>,</w:t>
      </w:r>
      <w:r w:rsidR="00B803D9" w:rsidRPr="00277CED">
        <w:rPr>
          <w:rFonts w:ascii="Tahoma" w:hAnsi="Tahoma" w:cs="Tahoma"/>
          <w:sz w:val="22"/>
          <w:szCs w:val="22"/>
        </w:rPr>
        <w:t xml:space="preserve"> realizar</w:t>
      </w:r>
      <w:r w:rsidR="00E242D0" w:rsidRPr="00277CED">
        <w:rPr>
          <w:rFonts w:ascii="Tahoma" w:hAnsi="Tahoma" w:cs="Tahoma"/>
          <w:sz w:val="22"/>
          <w:szCs w:val="22"/>
        </w:rPr>
        <w:t>, a qualquer tempo,</w:t>
      </w:r>
      <w:r w:rsidR="004C1866" w:rsidRPr="00277CED">
        <w:rPr>
          <w:rFonts w:ascii="Tahoma" w:hAnsi="Tahoma" w:cs="Tahoma"/>
          <w:sz w:val="22"/>
          <w:szCs w:val="22"/>
        </w:rPr>
        <w:t xml:space="preserve"> </w:t>
      </w:r>
      <w:r w:rsidR="00B803D9" w:rsidRPr="00277CED">
        <w:rPr>
          <w:rFonts w:ascii="Tahoma" w:hAnsi="Tahoma" w:cs="Tahoma"/>
          <w:sz w:val="22"/>
          <w:szCs w:val="22"/>
        </w:rPr>
        <w:t xml:space="preserve">mediante </w:t>
      </w:r>
      <w:r w:rsidR="00EB7BB0" w:rsidRPr="00277CED">
        <w:rPr>
          <w:rFonts w:ascii="Tahoma" w:hAnsi="Tahoma" w:cs="Tahoma"/>
          <w:sz w:val="22"/>
          <w:szCs w:val="22"/>
        </w:rPr>
        <w:t xml:space="preserve">o envio </w:t>
      </w:r>
      <w:r w:rsidR="00024734">
        <w:rPr>
          <w:rFonts w:ascii="Tahoma" w:hAnsi="Tahoma" w:cs="Tahoma"/>
          <w:sz w:val="22"/>
          <w:szCs w:val="22"/>
        </w:rPr>
        <w:t xml:space="preserve">de comunicado aos Debenturistas </w:t>
      </w:r>
      <w:r w:rsidR="00D16958">
        <w:rPr>
          <w:rFonts w:ascii="Tahoma" w:hAnsi="Tahoma" w:cs="Tahoma"/>
          <w:sz w:val="22"/>
          <w:szCs w:val="22"/>
        </w:rPr>
        <w:t xml:space="preserve">de cada uma das Séries </w:t>
      </w:r>
      <w:r w:rsidR="00024734">
        <w:rPr>
          <w:rFonts w:ascii="Tahoma" w:hAnsi="Tahoma" w:cs="Tahoma"/>
          <w:sz w:val="22"/>
          <w:szCs w:val="22"/>
        </w:rPr>
        <w:t xml:space="preserve">e ao Agente Fiduciário </w:t>
      </w:r>
      <w:r w:rsidR="00A937C3" w:rsidRPr="00277CED">
        <w:rPr>
          <w:rFonts w:ascii="Tahoma" w:hAnsi="Tahoma" w:cs="Tahoma"/>
          <w:sz w:val="22"/>
          <w:szCs w:val="22"/>
        </w:rPr>
        <w:t>ou</w:t>
      </w:r>
      <w:r w:rsidR="00024734">
        <w:rPr>
          <w:rFonts w:ascii="Tahoma" w:hAnsi="Tahoma" w:cs="Tahoma"/>
          <w:sz w:val="22"/>
          <w:szCs w:val="22"/>
        </w:rPr>
        <w:t xml:space="preserve"> mediante</w:t>
      </w:r>
      <w:r w:rsidR="00A937C3" w:rsidRPr="00277CED">
        <w:rPr>
          <w:rFonts w:ascii="Tahoma" w:hAnsi="Tahoma" w:cs="Tahoma"/>
          <w:sz w:val="22"/>
          <w:szCs w:val="22"/>
        </w:rPr>
        <w:t xml:space="preserve"> a publicação </w:t>
      </w:r>
      <w:r w:rsidR="00EB7BB0" w:rsidRPr="00277CED">
        <w:rPr>
          <w:rFonts w:ascii="Tahoma" w:hAnsi="Tahoma" w:cs="Tahoma"/>
          <w:sz w:val="22"/>
          <w:szCs w:val="22"/>
        </w:rPr>
        <w:t>da Comunicação de Resgate Antecipado Facultativo Total</w:t>
      </w:r>
      <w:r w:rsidR="00B803D9" w:rsidRPr="00277CED">
        <w:rPr>
          <w:rFonts w:ascii="Tahoma" w:hAnsi="Tahoma" w:cs="Tahoma"/>
          <w:sz w:val="22"/>
          <w:szCs w:val="22"/>
        </w:rPr>
        <w:t xml:space="preserve"> (</w:t>
      </w:r>
      <w:r w:rsidR="00EB7BB0" w:rsidRPr="00277CED">
        <w:rPr>
          <w:rFonts w:ascii="Tahoma" w:hAnsi="Tahoma" w:cs="Tahoma"/>
          <w:sz w:val="22"/>
          <w:szCs w:val="22"/>
        </w:rPr>
        <w:t>conforme definido abaixo</w:t>
      </w:r>
      <w:r w:rsidR="00B803D9" w:rsidRPr="00277CED">
        <w:rPr>
          <w:rFonts w:ascii="Tahoma" w:hAnsi="Tahoma" w:cs="Tahoma"/>
          <w:sz w:val="22"/>
          <w:szCs w:val="22"/>
        </w:rPr>
        <w:t>)</w:t>
      </w:r>
      <w:r w:rsidR="008D2FFE" w:rsidRPr="00277CED">
        <w:rPr>
          <w:rFonts w:ascii="Tahoma" w:hAnsi="Tahoma" w:cs="Tahoma"/>
          <w:sz w:val="22"/>
          <w:szCs w:val="22"/>
        </w:rPr>
        <w:t>,</w:t>
      </w:r>
      <w:r w:rsidR="002E5650" w:rsidRPr="00277CED">
        <w:rPr>
          <w:rFonts w:ascii="Tahoma" w:hAnsi="Tahoma" w:cs="Tahoma"/>
          <w:sz w:val="22"/>
          <w:szCs w:val="22"/>
        </w:rPr>
        <w:t xml:space="preserve"> </w:t>
      </w:r>
      <w:r w:rsidR="0067699C" w:rsidRPr="00277CED">
        <w:rPr>
          <w:rFonts w:ascii="Tahoma" w:hAnsi="Tahoma" w:cs="Tahoma"/>
          <w:sz w:val="22"/>
          <w:szCs w:val="22"/>
        </w:rPr>
        <w:t>com antecedência mínima de 15 (quinze) dias contados da data prevista para realização do referido resgate</w:t>
      </w:r>
      <w:r w:rsidR="00D16958">
        <w:rPr>
          <w:rFonts w:ascii="Tahoma" w:hAnsi="Tahoma" w:cs="Tahoma"/>
          <w:sz w:val="22"/>
          <w:szCs w:val="22"/>
        </w:rPr>
        <w:t>.</w:t>
      </w:r>
      <w:r w:rsidR="0067699C" w:rsidRPr="00277CED">
        <w:rPr>
          <w:rFonts w:ascii="Tahoma" w:hAnsi="Tahoma" w:cs="Tahoma"/>
          <w:sz w:val="22"/>
          <w:szCs w:val="22"/>
        </w:rPr>
        <w:t xml:space="preserve"> </w:t>
      </w:r>
      <w:r w:rsidR="00D16958">
        <w:rPr>
          <w:rFonts w:ascii="Tahoma" w:hAnsi="Tahoma" w:cs="Tahoma"/>
          <w:sz w:val="22"/>
          <w:szCs w:val="22"/>
        </w:rPr>
        <w:t>O</w:t>
      </w:r>
      <w:r w:rsidR="0067699C" w:rsidRPr="00277CED">
        <w:rPr>
          <w:rFonts w:ascii="Tahoma" w:hAnsi="Tahoma" w:cs="Tahoma"/>
          <w:sz w:val="22"/>
          <w:szCs w:val="22"/>
        </w:rPr>
        <w:t xml:space="preserve"> </w:t>
      </w:r>
      <w:r w:rsidR="00B803D9" w:rsidRPr="00277CED">
        <w:rPr>
          <w:rFonts w:ascii="Tahoma" w:hAnsi="Tahoma" w:cs="Tahoma"/>
          <w:sz w:val="22"/>
          <w:szCs w:val="22"/>
        </w:rPr>
        <w:t>resgate antecipado da totalidade (sendo vedado o resgate antecipado fac</w:t>
      </w:r>
      <w:r w:rsidR="00E242D0" w:rsidRPr="00277CED">
        <w:rPr>
          <w:rFonts w:ascii="Tahoma" w:hAnsi="Tahoma" w:cs="Tahoma"/>
          <w:sz w:val="22"/>
          <w:szCs w:val="22"/>
        </w:rPr>
        <w:t>ultativo parcial) das Debênture</w:t>
      </w:r>
      <w:r w:rsidR="00662CB7" w:rsidRPr="00277CED">
        <w:rPr>
          <w:rFonts w:ascii="Tahoma" w:hAnsi="Tahoma" w:cs="Tahoma"/>
          <w:sz w:val="22"/>
          <w:szCs w:val="22"/>
        </w:rPr>
        <w:t>s</w:t>
      </w:r>
      <w:r w:rsidR="007D77A0">
        <w:rPr>
          <w:rFonts w:ascii="Tahoma" w:hAnsi="Tahoma" w:cs="Tahoma"/>
          <w:sz w:val="22"/>
          <w:szCs w:val="22"/>
        </w:rPr>
        <w:t xml:space="preserve"> da Primeira Série</w:t>
      </w:r>
      <w:r w:rsidR="00E242D0" w:rsidRPr="00277CED">
        <w:rPr>
          <w:rFonts w:ascii="Tahoma" w:hAnsi="Tahoma" w:cs="Tahoma"/>
          <w:sz w:val="22"/>
          <w:szCs w:val="22"/>
        </w:rPr>
        <w:t xml:space="preserve"> </w:t>
      </w:r>
      <w:r w:rsidR="007D77A0" w:rsidRPr="00921C9A">
        <w:rPr>
          <w:rFonts w:ascii="Tahoma" w:hAnsi="Tahoma" w:cs="Tahoma"/>
          <w:sz w:val="22"/>
          <w:szCs w:val="22"/>
        </w:rPr>
        <w:t>(“</w:t>
      </w:r>
      <w:r w:rsidR="007D77A0" w:rsidRPr="00921C9A">
        <w:rPr>
          <w:rFonts w:ascii="Tahoma" w:hAnsi="Tahoma" w:cs="Tahoma"/>
          <w:sz w:val="22"/>
          <w:szCs w:val="22"/>
          <w:u w:val="single"/>
        </w:rPr>
        <w:t>Resgate Antecipado Facultativo Total da Primeira Série</w:t>
      </w:r>
      <w:r w:rsidR="007D77A0" w:rsidRPr="00921C9A">
        <w:rPr>
          <w:rFonts w:ascii="Tahoma" w:hAnsi="Tahoma" w:cs="Tahoma"/>
          <w:sz w:val="22"/>
          <w:szCs w:val="22"/>
        </w:rPr>
        <w:t>”)</w:t>
      </w:r>
      <w:r w:rsidR="00B803D9" w:rsidRPr="00277CED">
        <w:rPr>
          <w:rFonts w:ascii="Tahoma" w:hAnsi="Tahoma" w:cs="Tahoma"/>
          <w:sz w:val="22"/>
          <w:szCs w:val="22"/>
        </w:rPr>
        <w:t>, com o consequente cancelamento de tais Debêntures</w:t>
      </w:r>
      <w:r w:rsidR="007D77A0">
        <w:rPr>
          <w:rFonts w:ascii="Tahoma" w:hAnsi="Tahoma" w:cs="Tahoma"/>
          <w:sz w:val="22"/>
          <w:szCs w:val="22"/>
        </w:rPr>
        <w:t xml:space="preserve"> da Primeira Série</w:t>
      </w:r>
      <w:r w:rsidR="00B803D9" w:rsidRPr="00277CED">
        <w:rPr>
          <w:rFonts w:ascii="Tahoma" w:hAnsi="Tahoma" w:cs="Tahoma"/>
          <w:sz w:val="22"/>
          <w:szCs w:val="22"/>
        </w:rPr>
        <w:t xml:space="preserve"> </w:t>
      </w:r>
      <w:r w:rsidR="004C1866" w:rsidRPr="00277CED">
        <w:rPr>
          <w:rFonts w:ascii="Tahoma" w:hAnsi="Tahoma" w:cs="Tahoma"/>
          <w:sz w:val="22"/>
          <w:szCs w:val="22"/>
        </w:rPr>
        <w:t>mediante o pagamento do</w:t>
      </w:r>
      <w:r w:rsidR="00E66D22" w:rsidRPr="00277CED">
        <w:rPr>
          <w:rFonts w:ascii="Tahoma" w:hAnsi="Tahoma" w:cs="Tahoma"/>
          <w:sz w:val="22"/>
          <w:szCs w:val="22"/>
        </w:rPr>
        <w:t xml:space="preserve"> </w:t>
      </w:r>
      <w:r w:rsidR="004C1866" w:rsidRPr="00277CED">
        <w:rPr>
          <w:rFonts w:ascii="Tahoma" w:hAnsi="Tahoma" w:cs="Tahoma"/>
          <w:sz w:val="22"/>
          <w:szCs w:val="22"/>
        </w:rPr>
        <w:t xml:space="preserve">Valor Nominal Unitário ou </w:t>
      </w:r>
      <w:r w:rsidR="0053756F" w:rsidRPr="00277CED">
        <w:rPr>
          <w:rFonts w:ascii="Tahoma" w:hAnsi="Tahoma" w:cs="Tahoma"/>
          <w:sz w:val="22"/>
          <w:szCs w:val="22"/>
        </w:rPr>
        <w:t>s</w:t>
      </w:r>
      <w:r w:rsidR="004C1866" w:rsidRPr="00277CED">
        <w:rPr>
          <w:rFonts w:ascii="Tahoma" w:hAnsi="Tahoma" w:cs="Tahoma"/>
          <w:sz w:val="22"/>
          <w:szCs w:val="22"/>
        </w:rPr>
        <w:t>aldo do Valor Nominal Unitário das Debêntures, conforme o caso, acrescido da Remuneração</w:t>
      </w:r>
      <w:r w:rsidR="00E242D0" w:rsidRPr="00277CED">
        <w:rPr>
          <w:rFonts w:ascii="Tahoma" w:hAnsi="Tahoma" w:cs="Tahoma"/>
          <w:sz w:val="22"/>
          <w:szCs w:val="22"/>
        </w:rPr>
        <w:t xml:space="preserve"> </w:t>
      </w:r>
      <w:r w:rsidR="007D77A0">
        <w:rPr>
          <w:rFonts w:ascii="Tahoma" w:hAnsi="Tahoma" w:cs="Tahoma"/>
          <w:sz w:val="22"/>
          <w:szCs w:val="22"/>
        </w:rPr>
        <w:t>da Primeira Série</w:t>
      </w:r>
      <w:r w:rsidR="004C1866" w:rsidRPr="00277CED">
        <w:rPr>
          <w:rFonts w:ascii="Tahoma" w:hAnsi="Tahoma" w:cs="Tahoma"/>
          <w:sz w:val="22"/>
          <w:szCs w:val="22"/>
        </w:rPr>
        <w:t xml:space="preserve">, calculada </w:t>
      </w:r>
      <w:r w:rsidR="004C1866" w:rsidRPr="00277CED">
        <w:rPr>
          <w:rFonts w:ascii="Tahoma" w:hAnsi="Tahoma" w:cs="Tahoma"/>
          <w:i/>
          <w:sz w:val="22"/>
          <w:szCs w:val="22"/>
        </w:rPr>
        <w:t xml:space="preserve">pro rata </w:t>
      </w:r>
      <w:proofErr w:type="spellStart"/>
      <w:r w:rsidR="004C1866" w:rsidRPr="00277CED">
        <w:rPr>
          <w:rFonts w:ascii="Tahoma" w:hAnsi="Tahoma" w:cs="Tahoma"/>
          <w:i/>
          <w:sz w:val="22"/>
          <w:szCs w:val="22"/>
        </w:rPr>
        <w:t>temporis</w:t>
      </w:r>
      <w:proofErr w:type="spellEnd"/>
      <w:r w:rsidR="004C1866" w:rsidRPr="00277CED">
        <w:rPr>
          <w:rFonts w:ascii="Tahoma" w:hAnsi="Tahoma" w:cs="Tahoma"/>
          <w:sz w:val="22"/>
          <w:szCs w:val="22"/>
        </w:rPr>
        <w:t xml:space="preserve"> desde a Data de </w:t>
      </w:r>
      <w:r w:rsidR="00E13597">
        <w:rPr>
          <w:rFonts w:ascii="Tahoma" w:hAnsi="Tahoma" w:cs="Tahoma"/>
          <w:sz w:val="22"/>
          <w:szCs w:val="22"/>
        </w:rPr>
        <w:t>Liquidação</w:t>
      </w:r>
      <w:r w:rsidR="00E13597" w:rsidRPr="00277CED">
        <w:rPr>
          <w:rFonts w:ascii="Tahoma" w:hAnsi="Tahoma" w:cs="Tahoma"/>
          <w:sz w:val="22"/>
          <w:szCs w:val="22"/>
        </w:rPr>
        <w:t xml:space="preserve"> </w:t>
      </w:r>
      <w:r w:rsidR="004C1866" w:rsidRPr="00277CED">
        <w:rPr>
          <w:rFonts w:ascii="Tahoma" w:hAnsi="Tahoma" w:cs="Tahoma"/>
          <w:sz w:val="22"/>
          <w:szCs w:val="22"/>
        </w:rPr>
        <w:t>(ou desde a última Data de Pagamento da Remuneração, conforme o caso) até a data do efetivo Resgate Antecipado</w:t>
      </w:r>
      <w:r w:rsidR="00DA1AD5" w:rsidRPr="00277CED">
        <w:rPr>
          <w:rFonts w:ascii="Tahoma" w:hAnsi="Tahoma" w:cs="Tahoma"/>
          <w:sz w:val="22"/>
          <w:szCs w:val="22"/>
        </w:rPr>
        <w:t xml:space="preserve"> Facultativo Total</w:t>
      </w:r>
      <w:r w:rsidR="004C1866" w:rsidRPr="00277CED">
        <w:rPr>
          <w:rFonts w:ascii="Tahoma" w:hAnsi="Tahoma" w:cs="Tahoma"/>
          <w:sz w:val="22"/>
          <w:szCs w:val="22"/>
        </w:rPr>
        <w:t>, bem como dos Encargos Moratórios e do prêmio de resgate</w:t>
      </w:r>
      <w:r w:rsidR="00024734">
        <w:rPr>
          <w:rFonts w:ascii="Tahoma" w:hAnsi="Tahoma" w:cs="Tahoma"/>
          <w:sz w:val="22"/>
          <w:szCs w:val="22"/>
        </w:rPr>
        <w:t xml:space="preserve"> incidente sobre </w:t>
      </w:r>
      <w:r w:rsidR="00D16958">
        <w:rPr>
          <w:rFonts w:ascii="Tahoma" w:hAnsi="Tahoma" w:cs="Tahoma"/>
          <w:sz w:val="22"/>
          <w:szCs w:val="22"/>
        </w:rPr>
        <w:t>saldo devedor das Debêntures da Primeira Série</w:t>
      </w:r>
      <w:r w:rsidR="004C1866" w:rsidRPr="00277CED">
        <w:rPr>
          <w:rFonts w:ascii="Tahoma" w:hAnsi="Tahoma" w:cs="Tahoma"/>
          <w:sz w:val="22"/>
          <w:szCs w:val="22"/>
        </w:rPr>
        <w:t>, conforme abaixo definido</w:t>
      </w:r>
      <w:r w:rsidR="00AD5565" w:rsidRPr="00277CED">
        <w:rPr>
          <w:rFonts w:ascii="Tahoma" w:hAnsi="Tahoma" w:cs="Tahoma"/>
          <w:sz w:val="22"/>
          <w:szCs w:val="22"/>
        </w:rPr>
        <w:t xml:space="preserve"> (“</w:t>
      </w:r>
      <w:r w:rsidR="00AD5565" w:rsidRPr="00277CED">
        <w:rPr>
          <w:rFonts w:ascii="Tahoma" w:hAnsi="Tahoma" w:cs="Tahoma"/>
          <w:sz w:val="22"/>
          <w:szCs w:val="22"/>
          <w:u w:val="single"/>
        </w:rPr>
        <w:t>Prêmio de Resgate</w:t>
      </w:r>
      <w:r w:rsidR="00DA669E" w:rsidRPr="00277CED">
        <w:rPr>
          <w:rFonts w:ascii="Tahoma" w:hAnsi="Tahoma" w:cs="Tahoma"/>
          <w:sz w:val="22"/>
          <w:szCs w:val="22"/>
          <w:u w:val="single"/>
        </w:rPr>
        <w:t xml:space="preserve"> das Debêntures </w:t>
      </w:r>
      <w:r w:rsidR="00494575" w:rsidRPr="00277CED">
        <w:rPr>
          <w:rFonts w:ascii="Tahoma" w:hAnsi="Tahoma" w:cs="Tahoma"/>
          <w:sz w:val="22"/>
          <w:szCs w:val="22"/>
          <w:u w:val="single"/>
        </w:rPr>
        <w:t xml:space="preserve">da </w:t>
      </w:r>
      <w:r w:rsidR="00DA669E" w:rsidRPr="00277CED">
        <w:rPr>
          <w:rFonts w:ascii="Tahoma" w:hAnsi="Tahoma" w:cs="Tahoma"/>
          <w:sz w:val="22"/>
          <w:szCs w:val="22"/>
          <w:u w:val="single"/>
        </w:rPr>
        <w:t>Primeira Série</w:t>
      </w:r>
      <w:r w:rsidR="00AD5565" w:rsidRPr="00277CED">
        <w:rPr>
          <w:rFonts w:ascii="Tahoma" w:hAnsi="Tahoma" w:cs="Tahoma"/>
          <w:sz w:val="22"/>
          <w:szCs w:val="22"/>
        </w:rPr>
        <w:t>”)</w:t>
      </w:r>
      <w:r w:rsidR="00DA669E" w:rsidRPr="00277CED">
        <w:rPr>
          <w:rFonts w:ascii="Tahoma" w:hAnsi="Tahoma" w:cs="Tahoma"/>
          <w:sz w:val="22"/>
          <w:szCs w:val="22"/>
        </w:rPr>
        <w:t>, restando claro que não haverá incidência de prêmio de resgate para as Debêntures da Segunda Série</w:t>
      </w:r>
      <w:r w:rsidR="004C1866" w:rsidRPr="00277CED">
        <w:rPr>
          <w:rFonts w:ascii="Tahoma" w:hAnsi="Tahoma" w:cs="Tahoma"/>
          <w:sz w:val="22"/>
          <w:szCs w:val="22"/>
        </w:rPr>
        <w:t>:</w:t>
      </w:r>
      <w:r w:rsidR="00B803D9" w:rsidRPr="00277CED">
        <w:rPr>
          <w:rFonts w:ascii="Tahoma" w:hAnsi="Tahoma" w:cs="Tahoma"/>
          <w:sz w:val="22"/>
          <w:szCs w:val="22"/>
        </w:rPr>
        <w:t xml:space="preserve"> </w:t>
      </w:r>
    </w:p>
    <w:p w:rsidR="004C1866" w:rsidRPr="00277CED" w:rsidRDefault="004C1866" w:rsidP="009D6571">
      <w:pPr>
        <w:suppressAutoHyphens/>
        <w:spacing w:line="320" w:lineRule="exact"/>
        <w:rPr>
          <w:rFonts w:ascii="Tahoma" w:hAnsi="Tahoma" w:cs="Tahoma"/>
          <w:sz w:val="22"/>
          <w:szCs w:val="22"/>
        </w:rPr>
      </w:pP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1"/>
        <w:gridCol w:w="1720"/>
      </w:tblGrid>
      <w:tr w:rsidR="000B0725" w:rsidRPr="00277CED" w:rsidTr="00841391">
        <w:trPr>
          <w:trHeight w:val="355"/>
        </w:trPr>
        <w:tc>
          <w:tcPr>
            <w:tcW w:w="5651" w:type="dxa"/>
            <w:shd w:val="clear" w:color="auto" w:fill="auto"/>
            <w:vAlign w:val="center"/>
          </w:tcPr>
          <w:p w:rsidR="000B0725" w:rsidRPr="00A804C3" w:rsidRDefault="000B0725" w:rsidP="00A804C3">
            <w:pPr>
              <w:keepNext/>
              <w:spacing w:line="320" w:lineRule="exact"/>
              <w:jc w:val="center"/>
              <w:rPr>
                <w:rFonts w:ascii="Tahoma" w:hAnsi="Tahoma" w:cs="Tahoma"/>
                <w:b/>
                <w:bCs/>
                <w:smallCaps/>
                <w:color w:val="000000"/>
                <w:sz w:val="22"/>
                <w:szCs w:val="22"/>
              </w:rPr>
            </w:pPr>
            <w:r w:rsidRPr="00A804C3">
              <w:rPr>
                <w:rFonts w:ascii="Tahoma" w:hAnsi="Tahoma" w:cs="Tahoma"/>
                <w:b/>
                <w:bCs/>
                <w:smallCaps/>
                <w:color w:val="000000"/>
                <w:sz w:val="22"/>
                <w:szCs w:val="22"/>
              </w:rPr>
              <w:t>Período</w:t>
            </w:r>
          </w:p>
        </w:tc>
        <w:tc>
          <w:tcPr>
            <w:tcW w:w="1720" w:type="dxa"/>
            <w:shd w:val="clear" w:color="auto" w:fill="auto"/>
            <w:vAlign w:val="center"/>
          </w:tcPr>
          <w:p w:rsidR="000B0725" w:rsidRPr="00A804C3" w:rsidRDefault="000B0725" w:rsidP="00A804C3">
            <w:pPr>
              <w:keepNext/>
              <w:spacing w:line="320" w:lineRule="exact"/>
              <w:jc w:val="center"/>
              <w:rPr>
                <w:rFonts w:ascii="Tahoma" w:hAnsi="Tahoma" w:cs="Tahoma"/>
                <w:b/>
                <w:bCs/>
                <w:smallCaps/>
                <w:color w:val="000000"/>
                <w:sz w:val="22"/>
                <w:szCs w:val="22"/>
              </w:rPr>
            </w:pPr>
            <w:r w:rsidRPr="00A804C3">
              <w:rPr>
                <w:rFonts w:ascii="Tahoma" w:hAnsi="Tahoma" w:cs="Tahoma"/>
                <w:b/>
                <w:bCs/>
                <w:smallCaps/>
                <w:color w:val="000000"/>
                <w:sz w:val="22"/>
                <w:szCs w:val="22"/>
              </w:rPr>
              <w:t>Prêmio (</w:t>
            </w:r>
            <w:r w:rsidRPr="00A804C3">
              <w:rPr>
                <w:rFonts w:ascii="Tahoma" w:hAnsi="Tahoma" w:cs="Tahoma"/>
                <w:b/>
                <w:bCs/>
                <w:i/>
                <w:smallCaps/>
                <w:color w:val="000000"/>
                <w:sz w:val="22"/>
                <w:szCs w:val="22"/>
              </w:rPr>
              <w:t>flat</w:t>
            </w:r>
            <w:r w:rsidRPr="00A804C3">
              <w:rPr>
                <w:rFonts w:ascii="Tahoma" w:hAnsi="Tahoma" w:cs="Tahoma"/>
                <w:b/>
                <w:bCs/>
                <w:smallCaps/>
                <w:color w:val="000000"/>
                <w:sz w:val="22"/>
                <w:szCs w:val="22"/>
              </w:rPr>
              <w:t>)</w:t>
            </w:r>
          </w:p>
        </w:tc>
      </w:tr>
      <w:tr w:rsidR="000B0725" w:rsidRPr="00277CED" w:rsidTr="00841391">
        <w:trPr>
          <w:trHeight w:val="337"/>
        </w:trPr>
        <w:tc>
          <w:tcPr>
            <w:tcW w:w="5651" w:type="dxa"/>
            <w:shd w:val="clear" w:color="auto" w:fill="auto"/>
            <w:vAlign w:val="center"/>
          </w:tcPr>
          <w:p w:rsidR="000B0725" w:rsidRPr="00277CED" w:rsidRDefault="00E242D0" w:rsidP="009D6571">
            <w:pPr>
              <w:suppressAutoHyphens/>
              <w:spacing w:line="320" w:lineRule="exact"/>
              <w:jc w:val="center"/>
              <w:rPr>
                <w:rFonts w:ascii="Tahoma" w:hAnsi="Tahoma" w:cs="Tahoma"/>
                <w:sz w:val="22"/>
                <w:szCs w:val="22"/>
              </w:rPr>
            </w:pPr>
            <w:r w:rsidRPr="00277CED">
              <w:rPr>
                <w:rFonts w:ascii="Tahoma" w:hAnsi="Tahoma" w:cs="Tahoma"/>
                <w:sz w:val="22"/>
                <w:szCs w:val="22"/>
              </w:rPr>
              <w:t>1</w:t>
            </w:r>
            <w:r w:rsidR="000B0725" w:rsidRPr="00277CED">
              <w:rPr>
                <w:rFonts w:ascii="Tahoma" w:hAnsi="Tahoma" w:cs="Tahoma"/>
                <w:sz w:val="22"/>
                <w:szCs w:val="22"/>
              </w:rPr>
              <w:t>º</w:t>
            </w:r>
            <w:r w:rsidRPr="00277CED">
              <w:rPr>
                <w:rFonts w:ascii="Tahoma" w:hAnsi="Tahoma" w:cs="Tahoma"/>
                <w:sz w:val="22"/>
                <w:szCs w:val="22"/>
              </w:rPr>
              <w:t xml:space="preserve"> ao 12º</w:t>
            </w:r>
            <w:r w:rsidR="000B0725" w:rsidRPr="00277CED">
              <w:rPr>
                <w:rFonts w:ascii="Tahoma" w:hAnsi="Tahoma" w:cs="Tahoma"/>
                <w:sz w:val="22"/>
                <w:szCs w:val="22"/>
              </w:rPr>
              <w:t xml:space="preserve"> mês </w:t>
            </w:r>
          </w:p>
          <w:p w:rsidR="000B0725" w:rsidRPr="00277CED" w:rsidRDefault="00E242D0" w:rsidP="00A804C3">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sidR="00C63631">
              <w:rPr>
                <w:rFonts w:ascii="Tahoma" w:hAnsi="Tahoma" w:cs="Tahoma"/>
                <w:sz w:val="22"/>
                <w:szCs w:val="22"/>
              </w:rPr>
              <w:t>07</w:t>
            </w:r>
            <w:r w:rsidR="00C63631" w:rsidRPr="00277CED">
              <w:rPr>
                <w:rFonts w:ascii="Tahoma" w:hAnsi="Tahoma" w:cs="Tahoma"/>
                <w:sz w:val="22"/>
                <w:szCs w:val="22"/>
              </w:rPr>
              <w:t xml:space="preserve"> </w:t>
            </w:r>
            <w:r w:rsidR="000B0725"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000B0725" w:rsidRPr="00277CED">
              <w:rPr>
                <w:rFonts w:ascii="Tahoma" w:hAnsi="Tahoma" w:cs="Tahoma"/>
                <w:sz w:val="22"/>
                <w:szCs w:val="22"/>
              </w:rPr>
              <w:t>de 201</w:t>
            </w:r>
            <w:r w:rsidRPr="00277CED">
              <w:rPr>
                <w:rFonts w:ascii="Tahoma" w:hAnsi="Tahoma" w:cs="Tahoma"/>
                <w:sz w:val="22"/>
                <w:szCs w:val="22"/>
              </w:rPr>
              <w:t>5</w:t>
            </w:r>
            <w:r w:rsidR="000B0725" w:rsidRPr="00277CED">
              <w:rPr>
                <w:rFonts w:ascii="Tahoma" w:hAnsi="Tahoma" w:cs="Tahoma"/>
                <w:sz w:val="22"/>
                <w:szCs w:val="22"/>
              </w:rPr>
              <w:t xml:space="preserve"> a </w:t>
            </w:r>
            <w:r w:rsidR="00C63631">
              <w:rPr>
                <w:rFonts w:ascii="Tahoma" w:hAnsi="Tahoma" w:cs="Tahoma"/>
                <w:sz w:val="22"/>
                <w:szCs w:val="22"/>
              </w:rPr>
              <w:t>06</w:t>
            </w:r>
            <w:r w:rsidR="00C63631" w:rsidRPr="00277CED">
              <w:rPr>
                <w:rFonts w:ascii="Tahoma" w:hAnsi="Tahoma" w:cs="Tahoma"/>
                <w:sz w:val="22"/>
                <w:szCs w:val="22"/>
              </w:rPr>
              <w:t xml:space="preserve"> </w:t>
            </w:r>
            <w:r w:rsidR="000B0725"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000B0725" w:rsidRPr="00277CED">
              <w:rPr>
                <w:rFonts w:ascii="Tahoma" w:hAnsi="Tahoma" w:cs="Tahoma"/>
                <w:sz w:val="22"/>
                <w:szCs w:val="22"/>
              </w:rPr>
              <w:t>de 20</w:t>
            </w:r>
            <w:r w:rsidR="00C63631">
              <w:rPr>
                <w:rFonts w:ascii="Tahoma" w:hAnsi="Tahoma" w:cs="Tahoma"/>
                <w:sz w:val="22"/>
                <w:szCs w:val="22"/>
              </w:rPr>
              <w:t>16</w:t>
            </w:r>
            <w:r w:rsidR="00C63631" w:rsidRPr="00277CED">
              <w:rPr>
                <w:rFonts w:ascii="Tahoma" w:hAnsi="Tahoma" w:cs="Tahoma"/>
                <w:sz w:val="22"/>
                <w:szCs w:val="22"/>
              </w:rPr>
              <w:t>)</w:t>
            </w:r>
          </w:p>
        </w:tc>
        <w:tc>
          <w:tcPr>
            <w:tcW w:w="1720" w:type="dxa"/>
            <w:shd w:val="clear" w:color="auto" w:fill="auto"/>
            <w:vAlign w:val="center"/>
          </w:tcPr>
          <w:p w:rsidR="000B0725" w:rsidRPr="00277CED" w:rsidRDefault="000B0725" w:rsidP="009D6571">
            <w:pPr>
              <w:suppressAutoHyphens/>
              <w:spacing w:line="320" w:lineRule="exact"/>
              <w:jc w:val="center"/>
              <w:rPr>
                <w:rFonts w:ascii="Tahoma" w:hAnsi="Tahoma" w:cs="Tahoma"/>
                <w:sz w:val="22"/>
                <w:szCs w:val="22"/>
              </w:rPr>
            </w:pPr>
            <w:r w:rsidRPr="00277CED">
              <w:rPr>
                <w:rFonts w:ascii="Tahoma" w:hAnsi="Tahoma" w:cs="Tahoma"/>
                <w:sz w:val="22"/>
                <w:szCs w:val="22"/>
              </w:rPr>
              <w:t>1,50%</w:t>
            </w:r>
          </w:p>
        </w:tc>
      </w:tr>
      <w:tr w:rsidR="000B0725" w:rsidRPr="00277CED" w:rsidTr="00841391">
        <w:trPr>
          <w:trHeight w:val="337"/>
        </w:trPr>
        <w:tc>
          <w:tcPr>
            <w:tcW w:w="5651" w:type="dxa"/>
            <w:shd w:val="clear" w:color="auto" w:fill="auto"/>
            <w:vAlign w:val="center"/>
          </w:tcPr>
          <w:p w:rsidR="000B0725" w:rsidRPr="00277CED" w:rsidRDefault="00E242D0" w:rsidP="009D6571">
            <w:pPr>
              <w:suppressAutoHyphens/>
              <w:spacing w:line="320" w:lineRule="exact"/>
              <w:jc w:val="center"/>
              <w:rPr>
                <w:rFonts w:ascii="Tahoma" w:hAnsi="Tahoma" w:cs="Tahoma"/>
                <w:sz w:val="22"/>
                <w:szCs w:val="22"/>
              </w:rPr>
            </w:pPr>
            <w:r w:rsidRPr="00277CED">
              <w:rPr>
                <w:rFonts w:ascii="Tahoma" w:hAnsi="Tahoma" w:cs="Tahoma"/>
                <w:sz w:val="22"/>
                <w:szCs w:val="22"/>
              </w:rPr>
              <w:t>13</w:t>
            </w:r>
            <w:r w:rsidR="000B0725" w:rsidRPr="00277CED">
              <w:rPr>
                <w:rFonts w:ascii="Tahoma" w:hAnsi="Tahoma" w:cs="Tahoma"/>
                <w:sz w:val="22"/>
                <w:szCs w:val="22"/>
              </w:rPr>
              <w:t xml:space="preserve">º ao </w:t>
            </w:r>
            <w:r w:rsidRPr="00277CED">
              <w:rPr>
                <w:rFonts w:ascii="Tahoma" w:hAnsi="Tahoma" w:cs="Tahoma"/>
                <w:sz w:val="22"/>
                <w:szCs w:val="22"/>
              </w:rPr>
              <w:t>24</w:t>
            </w:r>
            <w:r w:rsidR="000B0725" w:rsidRPr="00277CED">
              <w:rPr>
                <w:rFonts w:ascii="Tahoma" w:hAnsi="Tahoma" w:cs="Tahoma"/>
                <w:sz w:val="22"/>
                <w:szCs w:val="22"/>
              </w:rPr>
              <w:t xml:space="preserve">º mês </w:t>
            </w:r>
          </w:p>
          <w:p w:rsidR="000B0725" w:rsidRPr="00277CED" w:rsidRDefault="000B0725" w:rsidP="00A804C3">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sidR="00C63631">
              <w:rPr>
                <w:rFonts w:ascii="Tahoma" w:hAnsi="Tahoma" w:cs="Tahoma"/>
                <w:sz w:val="22"/>
                <w:szCs w:val="22"/>
              </w:rPr>
              <w:t>07</w:t>
            </w:r>
            <w:r w:rsidR="00C63631" w:rsidRPr="00277CED">
              <w:rPr>
                <w:rFonts w:ascii="Tahoma" w:hAnsi="Tahoma" w:cs="Tahoma"/>
                <w:sz w:val="22"/>
                <w:szCs w:val="22"/>
              </w:rPr>
              <w:t xml:space="preserve"> </w:t>
            </w:r>
            <w:r w:rsidR="00E242D0"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00E242D0" w:rsidRPr="00277CED">
              <w:rPr>
                <w:rFonts w:ascii="Tahoma" w:hAnsi="Tahoma" w:cs="Tahoma"/>
                <w:sz w:val="22"/>
                <w:szCs w:val="22"/>
              </w:rPr>
              <w:t>de 20</w:t>
            </w:r>
            <w:r w:rsidR="00C63631">
              <w:rPr>
                <w:rFonts w:ascii="Tahoma" w:hAnsi="Tahoma" w:cs="Tahoma"/>
                <w:sz w:val="22"/>
                <w:szCs w:val="22"/>
              </w:rPr>
              <w:t>16</w:t>
            </w:r>
            <w:r w:rsidR="00C63631" w:rsidRPr="00277CED">
              <w:rPr>
                <w:rFonts w:ascii="Tahoma" w:hAnsi="Tahoma" w:cs="Tahoma"/>
                <w:sz w:val="22"/>
                <w:szCs w:val="22"/>
              </w:rPr>
              <w:t xml:space="preserve"> </w:t>
            </w:r>
            <w:r w:rsidRPr="00277CED">
              <w:rPr>
                <w:rFonts w:ascii="Tahoma" w:hAnsi="Tahoma" w:cs="Tahoma"/>
                <w:sz w:val="22"/>
                <w:szCs w:val="22"/>
              </w:rPr>
              <w:t xml:space="preserve">a </w:t>
            </w:r>
            <w:r w:rsidR="00C63631">
              <w:rPr>
                <w:rFonts w:ascii="Tahoma" w:hAnsi="Tahoma" w:cs="Tahoma"/>
                <w:sz w:val="22"/>
                <w:szCs w:val="22"/>
              </w:rPr>
              <w:t>06</w:t>
            </w:r>
            <w:r w:rsidR="00C63631" w:rsidRPr="00277CED">
              <w:rPr>
                <w:rFonts w:ascii="Tahoma" w:hAnsi="Tahoma" w:cs="Tahoma"/>
                <w:sz w:val="22"/>
                <w:szCs w:val="22"/>
              </w:rPr>
              <w:t xml:space="preserve"> </w:t>
            </w:r>
            <w:r w:rsidR="00E242D0"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00E242D0" w:rsidRPr="00277CED">
              <w:rPr>
                <w:rFonts w:ascii="Tahoma" w:hAnsi="Tahoma" w:cs="Tahoma"/>
                <w:sz w:val="22"/>
                <w:szCs w:val="22"/>
              </w:rPr>
              <w:t>de 20</w:t>
            </w:r>
            <w:r w:rsidR="00C63631">
              <w:rPr>
                <w:rFonts w:ascii="Tahoma" w:hAnsi="Tahoma" w:cs="Tahoma"/>
                <w:sz w:val="22"/>
                <w:szCs w:val="22"/>
              </w:rPr>
              <w:t>17</w:t>
            </w:r>
            <w:r w:rsidR="00C63631" w:rsidRPr="00277CED">
              <w:rPr>
                <w:rFonts w:ascii="Tahoma" w:hAnsi="Tahoma" w:cs="Tahoma"/>
                <w:sz w:val="22"/>
                <w:szCs w:val="22"/>
              </w:rPr>
              <w:t>)</w:t>
            </w:r>
          </w:p>
        </w:tc>
        <w:tc>
          <w:tcPr>
            <w:tcW w:w="1720" w:type="dxa"/>
            <w:shd w:val="clear" w:color="auto" w:fill="auto"/>
            <w:vAlign w:val="center"/>
          </w:tcPr>
          <w:p w:rsidR="000B0725" w:rsidRPr="00277CED" w:rsidRDefault="000B0725" w:rsidP="009D6571">
            <w:pPr>
              <w:suppressAutoHyphens/>
              <w:spacing w:line="320" w:lineRule="exact"/>
              <w:jc w:val="center"/>
              <w:rPr>
                <w:rFonts w:ascii="Tahoma" w:hAnsi="Tahoma" w:cs="Tahoma"/>
                <w:sz w:val="22"/>
                <w:szCs w:val="22"/>
              </w:rPr>
            </w:pPr>
            <w:r w:rsidRPr="00277CED">
              <w:rPr>
                <w:rFonts w:ascii="Tahoma" w:hAnsi="Tahoma" w:cs="Tahoma"/>
                <w:sz w:val="22"/>
                <w:szCs w:val="22"/>
              </w:rPr>
              <w:t>1,25%</w:t>
            </w:r>
          </w:p>
        </w:tc>
      </w:tr>
      <w:tr w:rsidR="000B0725" w:rsidRPr="00277CED" w:rsidTr="00841391">
        <w:trPr>
          <w:trHeight w:val="355"/>
        </w:trPr>
        <w:tc>
          <w:tcPr>
            <w:tcW w:w="5651" w:type="dxa"/>
            <w:shd w:val="clear" w:color="auto" w:fill="auto"/>
            <w:vAlign w:val="center"/>
          </w:tcPr>
          <w:p w:rsidR="00E242D0" w:rsidRPr="00277CED" w:rsidRDefault="00E242D0" w:rsidP="009D6571">
            <w:pPr>
              <w:suppressAutoHyphens/>
              <w:spacing w:line="320" w:lineRule="exact"/>
              <w:jc w:val="center"/>
              <w:rPr>
                <w:rFonts w:ascii="Tahoma" w:hAnsi="Tahoma" w:cs="Tahoma"/>
                <w:sz w:val="22"/>
                <w:szCs w:val="22"/>
              </w:rPr>
            </w:pPr>
            <w:r w:rsidRPr="00277CED">
              <w:rPr>
                <w:rFonts w:ascii="Tahoma" w:hAnsi="Tahoma" w:cs="Tahoma"/>
                <w:sz w:val="22"/>
                <w:szCs w:val="22"/>
              </w:rPr>
              <w:t xml:space="preserve">25º ao 36º mês </w:t>
            </w:r>
          </w:p>
          <w:p w:rsidR="000B0725" w:rsidRPr="00277CED" w:rsidRDefault="00E242D0" w:rsidP="00A804C3">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sidR="00C63631">
              <w:rPr>
                <w:rFonts w:ascii="Tahoma" w:hAnsi="Tahoma" w:cs="Tahoma"/>
                <w:sz w:val="22"/>
                <w:szCs w:val="22"/>
              </w:rPr>
              <w:t>07</w:t>
            </w:r>
            <w:r w:rsidR="00C63631" w:rsidRPr="00277CED">
              <w:rPr>
                <w:rFonts w:ascii="Tahoma" w:hAnsi="Tahoma" w:cs="Tahoma"/>
                <w:sz w:val="22"/>
                <w:szCs w:val="22"/>
              </w:rPr>
              <w:t xml:space="preserve"> </w:t>
            </w:r>
            <w:r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Pr="00277CED">
              <w:rPr>
                <w:rFonts w:ascii="Tahoma" w:hAnsi="Tahoma" w:cs="Tahoma"/>
                <w:sz w:val="22"/>
                <w:szCs w:val="22"/>
              </w:rPr>
              <w:t>de 20</w:t>
            </w:r>
            <w:r w:rsidR="00C63631">
              <w:rPr>
                <w:rFonts w:ascii="Tahoma" w:hAnsi="Tahoma" w:cs="Tahoma"/>
                <w:sz w:val="22"/>
                <w:szCs w:val="22"/>
              </w:rPr>
              <w:t>17</w:t>
            </w:r>
            <w:r w:rsidR="00C63631" w:rsidRPr="00277CED">
              <w:rPr>
                <w:rFonts w:ascii="Tahoma" w:hAnsi="Tahoma" w:cs="Tahoma"/>
                <w:sz w:val="22"/>
                <w:szCs w:val="22"/>
              </w:rPr>
              <w:t xml:space="preserve"> </w:t>
            </w:r>
            <w:r w:rsidRPr="00277CED">
              <w:rPr>
                <w:rFonts w:ascii="Tahoma" w:hAnsi="Tahoma" w:cs="Tahoma"/>
                <w:sz w:val="22"/>
                <w:szCs w:val="22"/>
              </w:rPr>
              <w:t xml:space="preserve">a </w:t>
            </w:r>
            <w:r w:rsidR="00C63631">
              <w:rPr>
                <w:rFonts w:ascii="Tahoma" w:hAnsi="Tahoma" w:cs="Tahoma"/>
                <w:sz w:val="22"/>
                <w:szCs w:val="22"/>
              </w:rPr>
              <w:t>06</w:t>
            </w:r>
            <w:r w:rsidR="00C63631" w:rsidRPr="00277CED">
              <w:rPr>
                <w:rFonts w:ascii="Tahoma" w:hAnsi="Tahoma" w:cs="Tahoma"/>
                <w:sz w:val="22"/>
                <w:szCs w:val="22"/>
              </w:rPr>
              <w:t xml:space="preserve"> </w:t>
            </w:r>
            <w:r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Pr="00277CED">
              <w:rPr>
                <w:rFonts w:ascii="Tahoma" w:hAnsi="Tahoma" w:cs="Tahoma"/>
                <w:sz w:val="22"/>
                <w:szCs w:val="22"/>
              </w:rPr>
              <w:t>de 20</w:t>
            </w:r>
            <w:r w:rsidR="00C63631">
              <w:rPr>
                <w:rFonts w:ascii="Tahoma" w:hAnsi="Tahoma" w:cs="Tahoma"/>
                <w:sz w:val="22"/>
                <w:szCs w:val="22"/>
              </w:rPr>
              <w:t>18</w:t>
            </w:r>
            <w:r w:rsidR="00C63631" w:rsidRPr="00277CED">
              <w:rPr>
                <w:rFonts w:ascii="Tahoma" w:hAnsi="Tahoma" w:cs="Tahoma"/>
                <w:sz w:val="22"/>
                <w:szCs w:val="22"/>
              </w:rPr>
              <w:t>)</w:t>
            </w:r>
          </w:p>
        </w:tc>
        <w:tc>
          <w:tcPr>
            <w:tcW w:w="1720" w:type="dxa"/>
            <w:shd w:val="clear" w:color="auto" w:fill="auto"/>
            <w:vAlign w:val="center"/>
          </w:tcPr>
          <w:p w:rsidR="000B0725" w:rsidRPr="00277CED" w:rsidRDefault="000B0725" w:rsidP="009D6571">
            <w:pPr>
              <w:suppressAutoHyphens/>
              <w:spacing w:line="320" w:lineRule="exact"/>
              <w:jc w:val="center"/>
              <w:rPr>
                <w:rFonts w:ascii="Tahoma" w:hAnsi="Tahoma" w:cs="Tahoma"/>
                <w:sz w:val="22"/>
                <w:szCs w:val="22"/>
              </w:rPr>
            </w:pPr>
            <w:r w:rsidRPr="00277CED">
              <w:rPr>
                <w:rFonts w:ascii="Tahoma" w:hAnsi="Tahoma" w:cs="Tahoma"/>
                <w:sz w:val="22"/>
                <w:szCs w:val="22"/>
              </w:rPr>
              <w:t>1,00%</w:t>
            </w:r>
          </w:p>
        </w:tc>
      </w:tr>
      <w:tr w:rsidR="000B0725" w:rsidRPr="00CF633B" w:rsidTr="00841391">
        <w:trPr>
          <w:trHeight w:val="355"/>
        </w:trPr>
        <w:tc>
          <w:tcPr>
            <w:tcW w:w="5651" w:type="dxa"/>
            <w:shd w:val="clear" w:color="auto" w:fill="auto"/>
            <w:vAlign w:val="center"/>
          </w:tcPr>
          <w:p w:rsidR="00E242D0" w:rsidRPr="00CF633B" w:rsidRDefault="00E242D0" w:rsidP="009D6571">
            <w:pPr>
              <w:suppressAutoHyphens/>
              <w:spacing w:line="320" w:lineRule="exact"/>
              <w:jc w:val="center"/>
              <w:rPr>
                <w:rFonts w:ascii="Tahoma" w:hAnsi="Tahoma" w:cs="Tahoma"/>
                <w:sz w:val="22"/>
                <w:szCs w:val="22"/>
              </w:rPr>
            </w:pPr>
            <w:r w:rsidRPr="00CF633B">
              <w:rPr>
                <w:rFonts w:ascii="Tahoma" w:hAnsi="Tahoma" w:cs="Tahoma"/>
                <w:sz w:val="22"/>
                <w:szCs w:val="22"/>
              </w:rPr>
              <w:t xml:space="preserve">37º ao 48º mês </w:t>
            </w:r>
          </w:p>
          <w:p w:rsidR="000B0725" w:rsidRPr="00CF633B" w:rsidRDefault="00E242D0" w:rsidP="00A804C3">
            <w:pPr>
              <w:suppressAutoHyphens/>
              <w:spacing w:line="320" w:lineRule="exact"/>
              <w:jc w:val="center"/>
              <w:rPr>
                <w:rFonts w:ascii="Tahoma" w:hAnsi="Tahoma" w:cs="Tahoma"/>
                <w:sz w:val="22"/>
                <w:szCs w:val="22"/>
              </w:rPr>
            </w:pPr>
            <w:r w:rsidRPr="00CF633B">
              <w:rPr>
                <w:rFonts w:ascii="Tahoma" w:hAnsi="Tahoma" w:cs="Tahoma"/>
                <w:sz w:val="22"/>
                <w:szCs w:val="22"/>
              </w:rPr>
              <w:t xml:space="preserve">(de </w:t>
            </w:r>
            <w:r w:rsidR="00C63631">
              <w:rPr>
                <w:rFonts w:ascii="Tahoma" w:hAnsi="Tahoma" w:cs="Tahoma"/>
                <w:sz w:val="22"/>
                <w:szCs w:val="22"/>
              </w:rPr>
              <w:t>07</w:t>
            </w:r>
            <w:r w:rsidR="00C63631" w:rsidRPr="00CF633B">
              <w:rPr>
                <w:rFonts w:ascii="Tahoma" w:hAnsi="Tahoma" w:cs="Tahoma"/>
                <w:sz w:val="22"/>
                <w:szCs w:val="22"/>
              </w:rPr>
              <w:t xml:space="preserve"> </w:t>
            </w:r>
            <w:r w:rsidRPr="00CF633B">
              <w:rPr>
                <w:rFonts w:ascii="Tahoma" w:hAnsi="Tahoma" w:cs="Tahoma"/>
                <w:sz w:val="22"/>
                <w:szCs w:val="22"/>
              </w:rPr>
              <w:t xml:space="preserve">de </w:t>
            </w:r>
            <w:r w:rsidR="00C63631">
              <w:rPr>
                <w:rFonts w:ascii="Tahoma" w:hAnsi="Tahoma" w:cs="Tahoma"/>
                <w:sz w:val="22"/>
                <w:szCs w:val="22"/>
              </w:rPr>
              <w:t>maio</w:t>
            </w:r>
            <w:r w:rsidR="00C63631" w:rsidRPr="00CF633B">
              <w:rPr>
                <w:rFonts w:ascii="Tahoma" w:hAnsi="Tahoma" w:cs="Tahoma"/>
                <w:sz w:val="22"/>
                <w:szCs w:val="22"/>
              </w:rPr>
              <w:t xml:space="preserve"> </w:t>
            </w:r>
            <w:r w:rsidRPr="00CF633B">
              <w:rPr>
                <w:rFonts w:ascii="Tahoma" w:hAnsi="Tahoma" w:cs="Tahoma"/>
                <w:sz w:val="22"/>
                <w:szCs w:val="22"/>
              </w:rPr>
              <w:t>de 20</w:t>
            </w:r>
            <w:r w:rsidR="00C63631">
              <w:rPr>
                <w:rFonts w:ascii="Tahoma" w:hAnsi="Tahoma" w:cs="Tahoma"/>
                <w:sz w:val="22"/>
                <w:szCs w:val="22"/>
              </w:rPr>
              <w:t>18</w:t>
            </w:r>
            <w:r w:rsidR="00C63631" w:rsidRPr="00CF633B">
              <w:rPr>
                <w:rFonts w:ascii="Tahoma" w:hAnsi="Tahoma" w:cs="Tahoma"/>
                <w:sz w:val="22"/>
                <w:szCs w:val="22"/>
              </w:rPr>
              <w:t xml:space="preserve"> </w:t>
            </w:r>
            <w:r w:rsidRPr="00CF633B">
              <w:rPr>
                <w:rFonts w:ascii="Tahoma" w:hAnsi="Tahoma" w:cs="Tahoma"/>
                <w:sz w:val="22"/>
                <w:szCs w:val="22"/>
              </w:rPr>
              <w:t xml:space="preserve">a </w:t>
            </w:r>
            <w:r w:rsidR="00C63631">
              <w:rPr>
                <w:rFonts w:ascii="Tahoma" w:hAnsi="Tahoma" w:cs="Tahoma"/>
                <w:sz w:val="22"/>
                <w:szCs w:val="22"/>
              </w:rPr>
              <w:t>06</w:t>
            </w:r>
            <w:r w:rsidR="00C63631" w:rsidRPr="00CF633B">
              <w:rPr>
                <w:rFonts w:ascii="Tahoma" w:hAnsi="Tahoma" w:cs="Tahoma"/>
                <w:sz w:val="22"/>
                <w:szCs w:val="22"/>
              </w:rPr>
              <w:t xml:space="preserve"> </w:t>
            </w:r>
            <w:r w:rsidRPr="00CF633B">
              <w:rPr>
                <w:rFonts w:ascii="Tahoma" w:hAnsi="Tahoma" w:cs="Tahoma"/>
                <w:sz w:val="22"/>
                <w:szCs w:val="22"/>
              </w:rPr>
              <w:t xml:space="preserve">de </w:t>
            </w:r>
            <w:r w:rsidR="00C63631">
              <w:rPr>
                <w:rFonts w:ascii="Tahoma" w:hAnsi="Tahoma" w:cs="Tahoma"/>
                <w:sz w:val="22"/>
                <w:szCs w:val="22"/>
              </w:rPr>
              <w:t>maio</w:t>
            </w:r>
            <w:r w:rsidR="00C63631" w:rsidRPr="00CF633B">
              <w:rPr>
                <w:rFonts w:ascii="Tahoma" w:hAnsi="Tahoma" w:cs="Tahoma"/>
                <w:sz w:val="22"/>
                <w:szCs w:val="22"/>
              </w:rPr>
              <w:t xml:space="preserve"> </w:t>
            </w:r>
            <w:r w:rsidRPr="00CF633B">
              <w:rPr>
                <w:rFonts w:ascii="Tahoma" w:hAnsi="Tahoma" w:cs="Tahoma"/>
                <w:sz w:val="22"/>
                <w:szCs w:val="22"/>
              </w:rPr>
              <w:t>de 20</w:t>
            </w:r>
            <w:r w:rsidR="00C63631">
              <w:rPr>
                <w:rFonts w:ascii="Tahoma" w:hAnsi="Tahoma" w:cs="Tahoma"/>
                <w:sz w:val="22"/>
                <w:szCs w:val="22"/>
              </w:rPr>
              <w:t>19</w:t>
            </w:r>
            <w:r w:rsidR="00C63631" w:rsidRPr="00CF633B">
              <w:rPr>
                <w:rFonts w:ascii="Tahoma" w:hAnsi="Tahoma" w:cs="Tahoma"/>
                <w:sz w:val="22"/>
                <w:szCs w:val="22"/>
              </w:rPr>
              <w:t>)</w:t>
            </w:r>
          </w:p>
        </w:tc>
        <w:tc>
          <w:tcPr>
            <w:tcW w:w="1720" w:type="dxa"/>
            <w:shd w:val="clear" w:color="auto" w:fill="auto"/>
            <w:vAlign w:val="center"/>
          </w:tcPr>
          <w:p w:rsidR="000B0725" w:rsidRPr="00CF633B" w:rsidRDefault="000B0725" w:rsidP="009D6571">
            <w:pPr>
              <w:suppressAutoHyphens/>
              <w:spacing w:line="320" w:lineRule="exact"/>
              <w:jc w:val="center"/>
              <w:rPr>
                <w:rFonts w:ascii="Tahoma" w:hAnsi="Tahoma" w:cs="Tahoma"/>
                <w:sz w:val="22"/>
                <w:szCs w:val="22"/>
              </w:rPr>
            </w:pPr>
            <w:r w:rsidRPr="00CF633B">
              <w:rPr>
                <w:rFonts w:ascii="Tahoma" w:hAnsi="Tahoma" w:cs="Tahoma"/>
                <w:sz w:val="22"/>
                <w:szCs w:val="22"/>
              </w:rPr>
              <w:t>0,</w:t>
            </w:r>
            <w:r w:rsidR="007C2E1B" w:rsidRPr="00CF633B">
              <w:rPr>
                <w:rFonts w:ascii="Tahoma" w:hAnsi="Tahoma" w:cs="Tahoma"/>
                <w:sz w:val="22"/>
                <w:szCs w:val="22"/>
              </w:rPr>
              <w:t>75</w:t>
            </w:r>
            <w:r w:rsidRPr="00CF633B">
              <w:rPr>
                <w:rFonts w:ascii="Tahoma" w:hAnsi="Tahoma" w:cs="Tahoma"/>
                <w:sz w:val="22"/>
                <w:szCs w:val="22"/>
              </w:rPr>
              <w:t>%</w:t>
            </w:r>
          </w:p>
        </w:tc>
      </w:tr>
      <w:tr w:rsidR="000B0725" w:rsidRPr="00CF633B" w:rsidTr="00841391">
        <w:trPr>
          <w:trHeight w:val="355"/>
        </w:trPr>
        <w:tc>
          <w:tcPr>
            <w:tcW w:w="5651" w:type="dxa"/>
            <w:shd w:val="clear" w:color="auto" w:fill="auto"/>
            <w:vAlign w:val="center"/>
          </w:tcPr>
          <w:p w:rsidR="00E242D0" w:rsidRPr="00CF633B" w:rsidRDefault="00E242D0" w:rsidP="009D6571">
            <w:pPr>
              <w:suppressAutoHyphens/>
              <w:spacing w:line="320" w:lineRule="exact"/>
              <w:jc w:val="center"/>
              <w:rPr>
                <w:rFonts w:ascii="Tahoma" w:hAnsi="Tahoma" w:cs="Tahoma"/>
                <w:sz w:val="22"/>
                <w:szCs w:val="22"/>
              </w:rPr>
            </w:pPr>
            <w:r w:rsidRPr="00CF633B">
              <w:rPr>
                <w:rFonts w:ascii="Tahoma" w:hAnsi="Tahoma" w:cs="Tahoma"/>
                <w:sz w:val="22"/>
                <w:szCs w:val="22"/>
              </w:rPr>
              <w:t xml:space="preserve">49º ao 60º mês </w:t>
            </w:r>
          </w:p>
          <w:p w:rsidR="000B0725" w:rsidRPr="00CF633B" w:rsidRDefault="00E242D0" w:rsidP="00A804C3">
            <w:pPr>
              <w:suppressAutoHyphens/>
              <w:spacing w:line="320" w:lineRule="exact"/>
              <w:jc w:val="center"/>
              <w:rPr>
                <w:rFonts w:ascii="Tahoma" w:hAnsi="Tahoma" w:cs="Tahoma"/>
                <w:sz w:val="22"/>
                <w:szCs w:val="22"/>
              </w:rPr>
            </w:pPr>
            <w:r w:rsidRPr="00CF633B">
              <w:rPr>
                <w:rFonts w:ascii="Tahoma" w:hAnsi="Tahoma" w:cs="Tahoma"/>
                <w:sz w:val="22"/>
                <w:szCs w:val="22"/>
              </w:rPr>
              <w:t xml:space="preserve">(de </w:t>
            </w:r>
            <w:r w:rsidR="00C63631">
              <w:rPr>
                <w:rFonts w:ascii="Tahoma" w:hAnsi="Tahoma" w:cs="Tahoma"/>
                <w:sz w:val="22"/>
                <w:szCs w:val="22"/>
              </w:rPr>
              <w:t>07</w:t>
            </w:r>
            <w:r w:rsidR="00C63631" w:rsidRPr="00CF633B">
              <w:rPr>
                <w:rFonts w:ascii="Tahoma" w:hAnsi="Tahoma" w:cs="Tahoma"/>
                <w:sz w:val="22"/>
                <w:szCs w:val="22"/>
              </w:rPr>
              <w:t xml:space="preserve"> </w:t>
            </w:r>
            <w:r w:rsidRPr="00CF633B">
              <w:rPr>
                <w:rFonts w:ascii="Tahoma" w:hAnsi="Tahoma" w:cs="Tahoma"/>
                <w:sz w:val="22"/>
                <w:szCs w:val="22"/>
              </w:rPr>
              <w:t xml:space="preserve">de </w:t>
            </w:r>
            <w:r w:rsidR="00C63631">
              <w:rPr>
                <w:rFonts w:ascii="Tahoma" w:hAnsi="Tahoma" w:cs="Tahoma"/>
                <w:sz w:val="22"/>
                <w:szCs w:val="22"/>
              </w:rPr>
              <w:t>maio</w:t>
            </w:r>
            <w:r w:rsidR="00C63631" w:rsidRPr="00CF633B">
              <w:rPr>
                <w:rFonts w:ascii="Tahoma" w:hAnsi="Tahoma" w:cs="Tahoma"/>
                <w:sz w:val="22"/>
                <w:szCs w:val="22"/>
              </w:rPr>
              <w:t xml:space="preserve"> </w:t>
            </w:r>
            <w:r w:rsidRPr="00CF633B">
              <w:rPr>
                <w:rFonts w:ascii="Tahoma" w:hAnsi="Tahoma" w:cs="Tahoma"/>
                <w:sz w:val="22"/>
                <w:szCs w:val="22"/>
              </w:rPr>
              <w:t>de 20</w:t>
            </w:r>
            <w:r w:rsidR="00C63631">
              <w:rPr>
                <w:rFonts w:ascii="Tahoma" w:hAnsi="Tahoma" w:cs="Tahoma"/>
                <w:sz w:val="22"/>
                <w:szCs w:val="22"/>
              </w:rPr>
              <w:t>19</w:t>
            </w:r>
            <w:r w:rsidR="00C63631" w:rsidRPr="00CF633B">
              <w:rPr>
                <w:rFonts w:ascii="Tahoma" w:hAnsi="Tahoma" w:cs="Tahoma"/>
                <w:sz w:val="22"/>
                <w:szCs w:val="22"/>
              </w:rPr>
              <w:t xml:space="preserve"> </w:t>
            </w:r>
            <w:r w:rsidRPr="00CF633B">
              <w:rPr>
                <w:rFonts w:ascii="Tahoma" w:hAnsi="Tahoma" w:cs="Tahoma"/>
                <w:sz w:val="22"/>
                <w:szCs w:val="22"/>
              </w:rPr>
              <w:t xml:space="preserve">a </w:t>
            </w:r>
            <w:r w:rsidR="00C63631">
              <w:rPr>
                <w:rFonts w:ascii="Tahoma" w:hAnsi="Tahoma" w:cs="Tahoma"/>
                <w:sz w:val="22"/>
                <w:szCs w:val="22"/>
              </w:rPr>
              <w:t>06</w:t>
            </w:r>
            <w:r w:rsidR="00C63631" w:rsidRPr="00CF633B">
              <w:rPr>
                <w:rFonts w:ascii="Tahoma" w:hAnsi="Tahoma" w:cs="Tahoma"/>
                <w:sz w:val="22"/>
                <w:szCs w:val="22"/>
              </w:rPr>
              <w:t xml:space="preserve"> </w:t>
            </w:r>
            <w:r w:rsidRPr="00CF633B">
              <w:rPr>
                <w:rFonts w:ascii="Tahoma" w:hAnsi="Tahoma" w:cs="Tahoma"/>
                <w:sz w:val="22"/>
                <w:szCs w:val="22"/>
              </w:rPr>
              <w:t xml:space="preserve">de </w:t>
            </w:r>
            <w:r w:rsidR="00C63631">
              <w:rPr>
                <w:rFonts w:ascii="Tahoma" w:hAnsi="Tahoma" w:cs="Tahoma"/>
                <w:sz w:val="22"/>
                <w:szCs w:val="22"/>
              </w:rPr>
              <w:t>maio</w:t>
            </w:r>
            <w:r w:rsidR="00C63631" w:rsidRPr="00CF633B">
              <w:rPr>
                <w:rFonts w:ascii="Tahoma" w:hAnsi="Tahoma" w:cs="Tahoma"/>
                <w:sz w:val="22"/>
                <w:szCs w:val="22"/>
              </w:rPr>
              <w:t xml:space="preserve"> </w:t>
            </w:r>
            <w:r w:rsidRPr="00CF633B">
              <w:rPr>
                <w:rFonts w:ascii="Tahoma" w:hAnsi="Tahoma" w:cs="Tahoma"/>
                <w:sz w:val="22"/>
                <w:szCs w:val="22"/>
              </w:rPr>
              <w:t>de 20</w:t>
            </w:r>
            <w:r w:rsidR="00C63631">
              <w:rPr>
                <w:rFonts w:ascii="Tahoma" w:hAnsi="Tahoma" w:cs="Tahoma"/>
                <w:sz w:val="22"/>
                <w:szCs w:val="22"/>
              </w:rPr>
              <w:t>20</w:t>
            </w:r>
            <w:r w:rsidR="00C63631" w:rsidRPr="00CF633B">
              <w:rPr>
                <w:rFonts w:ascii="Tahoma" w:hAnsi="Tahoma" w:cs="Tahoma"/>
                <w:sz w:val="22"/>
                <w:szCs w:val="22"/>
              </w:rPr>
              <w:t>)</w:t>
            </w:r>
          </w:p>
        </w:tc>
        <w:tc>
          <w:tcPr>
            <w:tcW w:w="1720" w:type="dxa"/>
            <w:shd w:val="clear" w:color="auto" w:fill="auto"/>
            <w:vAlign w:val="center"/>
          </w:tcPr>
          <w:p w:rsidR="000B0725" w:rsidRPr="00CF633B" w:rsidRDefault="00E242D0" w:rsidP="006839CE">
            <w:pPr>
              <w:suppressAutoHyphens/>
              <w:spacing w:line="320" w:lineRule="exact"/>
              <w:jc w:val="center"/>
              <w:rPr>
                <w:rFonts w:ascii="Tahoma" w:hAnsi="Tahoma" w:cs="Tahoma"/>
                <w:sz w:val="22"/>
                <w:szCs w:val="22"/>
              </w:rPr>
            </w:pPr>
            <w:r w:rsidRPr="00CF633B">
              <w:rPr>
                <w:rFonts w:ascii="Tahoma" w:hAnsi="Tahoma" w:cs="Tahoma"/>
                <w:sz w:val="22"/>
                <w:szCs w:val="22"/>
              </w:rPr>
              <w:t>0,</w:t>
            </w:r>
            <w:r w:rsidR="006839CE" w:rsidRPr="00CF633B">
              <w:rPr>
                <w:rFonts w:ascii="Tahoma" w:hAnsi="Tahoma" w:cs="Tahoma"/>
                <w:sz w:val="22"/>
                <w:szCs w:val="22"/>
              </w:rPr>
              <w:t>50</w:t>
            </w:r>
            <w:r w:rsidR="000B0725" w:rsidRPr="00CF633B">
              <w:rPr>
                <w:rFonts w:ascii="Tahoma" w:hAnsi="Tahoma" w:cs="Tahoma"/>
                <w:sz w:val="22"/>
                <w:szCs w:val="22"/>
              </w:rPr>
              <w:t>%</w:t>
            </w:r>
          </w:p>
        </w:tc>
      </w:tr>
    </w:tbl>
    <w:p w:rsidR="00B803D9" w:rsidRPr="00277CED" w:rsidRDefault="00B803D9" w:rsidP="009D6571">
      <w:pPr>
        <w:suppressAutoHyphens/>
        <w:spacing w:line="320" w:lineRule="exact"/>
        <w:rPr>
          <w:rFonts w:ascii="Tahoma" w:hAnsi="Tahoma" w:cs="Tahoma"/>
          <w:sz w:val="22"/>
          <w:szCs w:val="22"/>
        </w:rPr>
      </w:pPr>
    </w:p>
    <w:p w:rsidR="00C87415" w:rsidRPr="005C5631" w:rsidRDefault="00CE1A6A" w:rsidP="009D6571">
      <w:pPr>
        <w:pStyle w:val="Corpodetexto"/>
        <w:tabs>
          <w:tab w:val="left" w:pos="851"/>
        </w:tabs>
        <w:suppressAutoHyphens/>
        <w:autoSpaceDE w:val="0"/>
        <w:autoSpaceDN w:val="0"/>
        <w:adjustRightInd w:val="0"/>
        <w:spacing w:line="320" w:lineRule="exact"/>
        <w:rPr>
          <w:rFonts w:ascii="Tahoma" w:hAnsi="Tahoma" w:cs="Tahoma"/>
          <w:sz w:val="22"/>
          <w:szCs w:val="22"/>
        </w:rPr>
      </w:pPr>
      <w:r w:rsidRPr="00277CED">
        <w:rPr>
          <w:rFonts w:ascii="Tahoma" w:hAnsi="Tahoma" w:cs="Tahoma"/>
          <w:sz w:val="22"/>
          <w:szCs w:val="22"/>
        </w:rPr>
        <w:t>6.17</w:t>
      </w:r>
      <w:r w:rsidR="00B50B84" w:rsidRPr="009852DF">
        <w:rPr>
          <w:rFonts w:ascii="Tahoma" w:hAnsi="Tahoma" w:cs="Tahoma"/>
          <w:sz w:val="22"/>
          <w:szCs w:val="22"/>
        </w:rPr>
        <w:t>.2</w:t>
      </w:r>
      <w:r w:rsidR="00DA669E" w:rsidRPr="009852DF">
        <w:rPr>
          <w:rFonts w:ascii="Tahoma" w:hAnsi="Tahoma" w:cs="Tahoma"/>
          <w:sz w:val="22"/>
          <w:szCs w:val="22"/>
        </w:rPr>
        <w:t>.</w:t>
      </w:r>
      <w:r w:rsidR="00B803D9" w:rsidRPr="009852DF">
        <w:rPr>
          <w:rFonts w:ascii="Tahoma" w:hAnsi="Tahoma" w:cs="Tahoma"/>
          <w:sz w:val="22"/>
          <w:szCs w:val="22"/>
        </w:rPr>
        <w:tab/>
      </w:r>
      <w:r w:rsidR="00B50B84" w:rsidRPr="009852DF">
        <w:rPr>
          <w:rFonts w:ascii="Tahoma" w:hAnsi="Tahoma" w:cs="Tahoma"/>
          <w:sz w:val="22"/>
          <w:szCs w:val="22"/>
        </w:rPr>
        <w:t xml:space="preserve">Para as Debêntures da Segunda Série, </w:t>
      </w:r>
      <w:r w:rsidR="00143FCF" w:rsidRPr="009852DF">
        <w:rPr>
          <w:rFonts w:ascii="Tahoma" w:hAnsi="Tahoma" w:cs="Tahoma"/>
          <w:sz w:val="22"/>
          <w:szCs w:val="22"/>
        </w:rPr>
        <w:t>n</w:t>
      </w:r>
      <w:r w:rsidR="00B50B84" w:rsidRPr="009852DF">
        <w:rPr>
          <w:rFonts w:ascii="Tahoma" w:hAnsi="Tahoma" w:cs="Tahoma"/>
          <w:sz w:val="22"/>
          <w:szCs w:val="22"/>
        </w:rPr>
        <w:t>o</w:t>
      </w:r>
      <w:r w:rsidR="00143FCF" w:rsidRPr="009852DF">
        <w:rPr>
          <w:rFonts w:ascii="Tahoma" w:hAnsi="Tahoma" w:cs="Tahoma"/>
          <w:sz w:val="22"/>
          <w:szCs w:val="22"/>
        </w:rPr>
        <w:t xml:space="preserve"> caso de</w:t>
      </w:r>
      <w:r w:rsidR="00B50B84" w:rsidRPr="009852DF">
        <w:rPr>
          <w:rFonts w:ascii="Tahoma" w:hAnsi="Tahoma" w:cs="Tahoma"/>
          <w:sz w:val="22"/>
          <w:szCs w:val="22"/>
        </w:rPr>
        <w:t xml:space="preserve"> resgate antecipado</w:t>
      </w:r>
      <w:r w:rsidR="007C2E1B" w:rsidRPr="009852DF">
        <w:rPr>
          <w:rFonts w:ascii="Tahoma" w:hAnsi="Tahoma" w:cs="Tahoma"/>
          <w:sz w:val="22"/>
          <w:szCs w:val="22"/>
        </w:rPr>
        <w:t xml:space="preserve"> da totalidade (sendo vedado o r</w:t>
      </w:r>
      <w:r w:rsidR="007C2E1B" w:rsidRPr="00277CED">
        <w:rPr>
          <w:rFonts w:ascii="Tahoma" w:hAnsi="Tahoma" w:cs="Tahoma"/>
          <w:sz w:val="22"/>
          <w:szCs w:val="22"/>
        </w:rPr>
        <w:t>esgate antecipado facultativo parcial) das Debêntures da Segunda Série</w:t>
      </w:r>
      <w:r w:rsidR="00143FCF">
        <w:rPr>
          <w:rFonts w:ascii="Tahoma" w:hAnsi="Tahoma" w:cs="Tahoma"/>
          <w:sz w:val="22"/>
          <w:szCs w:val="22"/>
        </w:rPr>
        <w:t>,</w:t>
      </w:r>
      <w:r w:rsidR="007C2E1B" w:rsidRPr="00277CED">
        <w:rPr>
          <w:rFonts w:ascii="Tahoma" w:hAnsi="Tahoma" w:cs="Tahoma"/>
          <w:sz w:val="22"/>
          <w:szCs w:val="22"/>
        </w:rPr>
        <w:t xml:space="preserve"> </w:t>
      </w:r>
      <w:r w:rsidR="00143FCF" w:rsidRPr="00A804C3">
        <w:rPr>
          <w:rFonts w:ascii="Tahoma" w:hAnsi="Tahoma" w:cs="Tahoma"/>
          <w:sz w:val="22"/>
          <w:szCs w:val="22"/>
        </w:rPr>
        <w:t xml:space="preserve">a Emissora deverá pagar aos Debenturistas da Segunda Série </w:t>
      </w:r>
      <w:r w:rsidR="009852DF">
        <w:rPr>
          <w:rFonts w:ascii="Tahoma" w:hAnsi="Tahoma" w:cs="Tahoma"/>
          <w:sz w:val="22"/>
          <w:szCs w:val="22"/>
        </w:rPr>
        <w:t>(i) </w:t>
      </w:r>
      <w:r w:rsidR="009852DF" w:rsidRPr="009852DF">
        <w:rPr>
          <w:rFonts w:ascii="Tahoma" w:hAnsi="Tahoma" w:cs="Tahoma"/>
          <w:sz w:val="22"/>
          <w:szCs w:val="22"/>
        </w:rPr>
        <w:t xml:space="preserve">o valor correspondente ao </w:t>
      </w:r>
      <w:r w:rsidR="000B299B" w:rsidRPr="00DB4017">
        <w:rPr>
          <w:rFonts w:ascii="Tahoma" w:hAnsi="Tahoma" w:cs="Tahoma"/>
          <w:sz w:val="22"/>
          <w:szCs w:val="22"/>
        </w:rPr>
        <w:t>saldo do Valor Nominal Unitário das Debêntures da Segunda Série,</w:t>
      </w:r>
      <w:r w:rsidR="000B299B">
        <w:rPr>
          <w:rFonts w:ascii="Tahoma" w:hAnsi="Tahoma" w:cs="Tahoma"/>
          <w:bCs/>
          <w:sz w:val="22"/>
          <w:szCs w:val="22"/>
        </w:rPr>
        <w:t xml:space="preserve"> </w:t>
      </w:r>
      <w:r w:rsidR="00143FCF" w:rsidRPr="000B299B">
        <w:rPr>
          <w:rFonts w:ascii="Tahoma" w:hAnsi="Tahoma" w:cs="Tahoma"/>
          <w:bCs/>
          <w:sz w:val="22"/>
          <w:szCs w:val="22"/>
        </w:rPr>
        <w:t xml:space="preserve">acrescido da respectiva </w:t>
      </w:r>
      <w:r w:rsidR="00143FCF" w:rsidRPr="000B299B">
        <w:rPr>
          <w:rFonts w:ascii="Tahoma" w:hAnsi="Tahoma" w:cs="Tahoma"/>
          <w:bCs/>
          <w:sz w:val="22"/>
          <w:szCs w:val="22"/>
        </w:rPr>
        <w:lastRenderedPageBreak/>
        <w:t xml:space="preserve">Remuneração, calculada </w:t>
      </w:r>
      <w:proofErr w:type="gramStart"/>
      <w:r w:rsidR="00143FCF" w:rsidRPr="00555932">
        <w:rPr>
          <w:rFonts w:ascii="Tahoma" w:hAnsi="Tahoma" w:cs="Tahoma"/>
          <w:bCs/>
          <w:i/>
          <w:sz w:val="22"/>
          <w:szCs w:val="22"/>
        </w:rPr>
        <w:t>pro rata</w:t>
      </w:r>
      <w:proofErr w:type="gramEnd"/>
      <w:r w:rsidR="00143FCF" w:rsidRPr="00555932">
        <w:rPr>
          <w:rFonts w:ascii="Tahoma" w:hAnsi="Tahoma" w:cs="Tahoma"/>
          <w:bCs/>
          <w:i/>
          <w:sz w:val="22"/>
          <w:szCs w:val="22"/>
        </w:rPr>
        <w:t xml:space="preserve"> </w:t>
      </w:r>
      <w:proofErr w:type="spellStart"/>
      <w:r w:rsidR="00143FCF" w:rsidRPr="00555932">
        <w:rPr>
          <w:rFonts w:ascii="Tahoma" w:hAnsi="Tahoma" w:cs="Tahoma"/>
          <w:bCs/>
          <w:i/>
          <w:sz w:val="22"/>
          <w:szCs w:val="22"/>
        </w:rPr>
        <w:t>temporis</w:t>
      </w:r>
      <w:proofErr w:type="spellEnd"/>
      <w:r w:rsidR="00143FCF">
        <w:rPr>
          <w:rFonts w:ascii="Tahoma" w:hAnsi="Tahoma" w:cs="Tahoma"/>
          <w:bCs/>
          <w:sz w:val="22"/>
          <w:szCs w:val="22"/>
        </w:rPr>
        <w:t xml:space="preserve"> desde a Data de Liquidação</w:t>
      </w:r>
      <w:r w:rsidR="00143FCF" w:rsidRPr="000B299B">
        <w:rPr>
          <w:rFonts w:ascii="Tahoma" w:hAnsi="Tahoma" w:cs="Tahoma"/>
          <w:bCs/>
          <w:sz w:val="22"/>
          <w:szCs w:val="22"/>
        </w:rPr>
        <w:t xml:space="preserve"> </w:t>
      </w:r>
      <w:r w:rsidR="00143FCF">
        <w:rPr>
          <w:rFonts w:ascii="Tahoma" w:hAnsi="Tahoma" w:cs="Tahoma"/>
          <w:bCs/>
          <w:sz w:val="22"/>
          <w:szCs w:val="22"/>
        </w:rPr>
        <w:t>(</w:t>
      </w:r>
      <w:r w:rsidR="00143FCF" w:rsidRPr="00277CED">
        <w:rPr>
          <w:rFonts w:ascii="Tahoma" w:hAnsi="Tahoma" w:cs="Tahoma"/>
          <w:sz w:val="22"/>
          <w:szCs w:val="22"/>
        </w:rPr>
        <w:t>ou desde a última Data de Pagamento da Remuneração, conforme o caso)</w:t>
      </w:r>
      <w:r w:rsidR="0046033E">
        <w:rPr>
          <w:rFonts w:ascii="Tahoma" w:hAnsi="Tahoma" w:cs="Tahoma"/>
          <w:sz w:val="22"/>
          <w:szCs w:val="22"/>
        </w:rPr>
        <w:t xml:space="preserve"> </w:t>
      </w:r>
      <w:r w:rsidR="0046033E" w:rsidRPr="00277CED">
        <w:rPr>
          <w:rFonts w:ascii="Tahoma" w:hAnsi="Tahoma" w:cs="Tahoma"/>
          <w:sz w:val="22"/>
          <w:szCs w:val="22"/>
        </w:rPr>
        <w:t>até a data do efetivo Resgate Antecipado Facultativo Total</w:t>
      </w:r>
      <w:r w:rsidR="00143FCF">
        <w:rPr>
          <w:rFonts w:ascii="Tahoma" w:hAnsi="Tahoma" w:cs="Tahoma"/>
          <w:bCs/>
          <w:sz w:val="22"/>
          <w:szCs w:val="22"/>
        </w:rPr>
        <w:t xml:space="preserve">, </w:t>
      </w:r>
      <w:r w:rsidR="009852DF" w:rsidRPr="009852DF">
        <w:rPr>
          <w:rFonts w:ascii="Tahoma" w:hAnsi="Tahoma" w:cs="Tahoma"/>
          <w:bCs/>
          <w:sz w:val="22"/>
          <w:szCs w:val="22"/>
        </w:rPr>
        <w:t xml:space="preserve">somado a um prêmio positivo resultante da aplicação da fórmula abaixo </w:t>
      </w:r>
      <w:r w:rsidR="009852DF" w:rsidRPr="009852DF">
        <w:rPr>
          <w:rFonts w:ascii="Tahoma" w:hAnsi="Tahoma" w:cs="Tahoma"/>
          <w:sz w:val="22"/>
          <w:szCs w:val="22"/>
        </w:rPr>
        <w:t>(“</w:t>
      </w:r>
      <w:r w:rsidR="009852DF" w:rsidRPr="00221EEE">
        <w:rPr>
          <w:rFonts w:ascii="Tahoma" w:hAnsi="Tahoma" w:cs="Tahoma"/>
          <w:sz w:val="22"/>
          <w:szCs w:val="22"/>
          <w:u w:val="single"/>
        </w:rPr>
        <w:t>Valor Unitário de Resgate Antecipado</w:t>
      </w:r>
      <w:r w:rsidR="009852DF" w:rsidRPr="009852DF">
        <w:rPr>
          <w:rFonts w:ascii="Tahoma" w:hAnsi="Tahoma" w:cs="Tahoma"/>
          <w:sz w:val="22"/>
          <w:szCs w:val="22"/>
        </w:rPr>
        <w:t>”)</w:t>
      </w:r>
      <w:r w:rsidR="00024734">
        <w:rPr>
          <w:rFonts w:ascii="Tahoma" w:hAnsi="Tahoma" w:cs="Tahoma"/>
          <w:bCs/>
          <w:sz w:val="22"/>
          <w:szCs w:val="22"/>
        </w:rPr>
        <w:t xml:space="preserve">, </w:t>
      </w:r>
      <w:r w:rsidR="00F04B92">
        <w:rPr>
          <w:rFonts w:ascii="Tahoma" w:hAnsi="Tahoma" w:cs="Tahoma"/>
          <w:bCs/>
          <w:sz w:val="22"/>
          <w:szCs w:val="22"/>
        </w:rPr>
        <w:t>e</w:t>
      </w:r>
      <w:r w:rsidR="00950145" w:rsidRPr="00950145">
        <w:rPr>
          <w:rFonts w:ascii="Tahoma" w:hAnsi="Tahoma" w:cs="Tahoma"/>
          <w:bCs/>
          <w:sz w:val="22"/>
          <w:szCs w:val="22"/>
        </w:rPr>
        <w:t xml:space="preserve"> (</w:t>
      </w:r>
      <w:proofErr w:type="spellStart"/>
      <w:r w:rsidR="00950145" w:rsidRPr="00950145">
        <w:rPr>
          <w:rFonts w:ascii="Tahoma" w:hAnsi="Tahoma" w:cs="Tahoma"/>
          <w:bCs/>
          <w:sz w:val="22"/>
          <w:szCs w:val="22"/>
        </w:rPr>
        <w:t>ii</w:t>
      </w:r>
      <w:proofErr w:type="spellEnd"/>
      <w:r w:rsidR="00950145" w:rsidRPr="00950145">
        <w:rPr>
          <w:rFonts w:ascii="Tahoma" w:hAnsi="Tahoma" w:cs="Tahoma"/>
          <w:bCs/>
          <w:sz w:val="22"/>
          <w:szCs w:val="22"/>
        </w:rPr>
        <w:t>) demais encargos devidos e não pagos pela Emissora</w:t>
      </w:r>
      <w:r w:rsidR="00950145" w:rsidRPr="00CF633B">
        <w:rPr>
          <w:rFonts w:ascii="Tahoma" w:hAnsi="Tahoma" w:cs="Tahoma"/>
          <w:bCs/>
          <w:sz w:val="22"/>
          <w:szCs w:val="22"/>
        </w:rPr>
        <w:t xml:space="preserve"> </w:t>
      </w:r>
      <w:r w:rsidR="006839CE" w:rsidRPr="00CF633B">
        <w:rPr>
          <w:rFonts w:ascii="Tahoma" w:hAnsi="Tahoma" w:cs="Tahoma"/>
          <w:bCs/>
          <w:sz w:val="22"/>
          <w:szCs w:val="22"/>
        </w:rPr>
        <w:t>(</w:t>
      </w:r>
      <w:r w:rsidR="00950145" w:rsidRPr="00CF633B">
        <w:rPr>
          <w:rFonts w:ascii="Tahoma" w:hAnsi="Tahoma" w:cs="Tahoma"/>
          <w:bCs/>
          <w:sz w:val="22"/>
          <w:szCs w:val="22"/>
        </w:rPr>
        <w:t>“</w:t>
      </w:r>
      <w:r w:rsidR="00950145" w:rsidRPr="00CF633B">
        <w:rPr>
          <w:rFonts w:ascii="Tahoma" w:hAnsi="Tahoma" w:cs="Tahoma"/>
          <w:bCs/>
          <w:sz w:val="22"/>
          <w:szCs w:val="22"/>
          <w:u w:val="single"/>
        </w:rPr>
        <w:t>Resgate Antecipado Facultativo Total da Segunda Série</w:t>
      </w:r>
      <w:r w:rsidR="006839CE" w:rsidRPr="00CF633B">
        <w:rPr>
          <w:rFonts w:ascii="Tahoma" w:hAnsi="Tahoma" w:cs="Tahoma"/>
          <w:bCs/>
          <w:sz w:val="22"/>
          <w:szCs w:val="22"/>
        </w:rPr>
        <w:t xml:space="preserve">”, e em conjunto com o </w:t>
      </w:r>
      <w:r w:rsidR="00950145" w:rsidRPr="007E0F74">
        <w:rPr>
          <w:rFonts w:ascii="Tahoma" w:hAnsi="Tahoma" w:cs="Tahoma"/>
          <w:bCs/>
          <w:sz w:val="22"/>
          <w:szCs w:val="22"/>
        </w:rPr>
        <w:t>Resgate Antecipado Facu</w:t>
      </w:r>
      <w:r w:rsidR="006839CE" w:rsidRPr="007E0F74">
        <w:rPr>
          <w:rFonts w:ascii="Tahoma" w:hAnsi="Tahoma" w:cs="Tahoma"/>
          <w:bCs/>
          <w:sz w:val="22"/>
          <w:szCs w:val="22"/>
        </w:rPr>
        <w:t>ltativo Total da Primeira Série</w:t>
      </w:r>
      <w:r w:rsidR="00950145" w:rsidRPr="007E0F74">
        <w:rPr>
          <w:rFonts w:ascii="Tahoma" w:hAnsi="Tahoma" w:cs="Tahoma"/>
          <w:bCs/>
          <w:sz w:val="22"/>
          <w:szCs w:val="22"/>
        </w:rPr>
        <w:t>, “</w:t>
      </w:r>
      <w:r w:rsidR="00950145" w:rsidRPr="007E0F74">
        <w:rPr>
          <w:rFonts w:ascii="Tahoma" w:hAnsi="Tahoma" w:cs="Tahoma"/>
          <w:bCs/>
          <w:sz w:val="22"/>
          <w:szCs w:val="22"/>
          <w:u w:val="single"/>
        </w:rPr>
        <w:t>Resgate</w:t>
      </w:r>
      <w:r w:rsidR="006839CE" w:rsidRPr="007E0F74">
        <w:rPr>
          <w:rFonts w:ascii="Tahoma" w:hAnsi="Tahoma" w:cs="Tahoma"/>
          <w:bCs/>
          <w:sz w:val="22"/>
          <w:szCs w:val="22"/>
          <w:u w:val="single"/>
        </w:rPr>
        <w:t xml:space="preserve"> Antecipado Facultativo Total</w:t>
      </w:r>
      <w:r w:rsidR="006839CE" w:rsidRPr="007E0F74">
        <w:rPr>
          <w:rFonts w:ascii="Tahoma" w:hAnsi="Tahoma" w:cs="Tahoma"/>
          <w:bCs/>
          <w:sz w:val="22"/>
          <w:szCs w:val="22"/>
        </w:rPr>
        <w:t>”)</w:t>
      </w:r>
      <w:r w:rsidR="005C5631" w:rsidRPr="007E0F74">
        <w:rPr>
          <w:rFonts w:ascii="Tahoma" w:hAnsi="Tahoma" w:cs="Tahoma"/>
          <w:sz w:val="22"/>
          <w:szCs w:val="22"/>
        </w:rPr>
        <w:t>:</w:t>
      </w:r>
    </w:p>
    <w:p w:rsidR="00B50B84" w:rsidRDefault="00B50B84" w:rsidP="009D6571">
      <w:pPr>
        <w:suppressAutoHyphens/>
        <w:spacing w:line="320" w:lineRule="exact"/>
        <w:rPr>
          <w:rFonts w:ascii="Tahoma" w:hAnsi="Tahoma" w:cs="Tahoma"/>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870F81" w:rsidP="00950145">
      <w:pPr>
        <w:suppressAutoHyphens/>
        <w:spacing w:line="320" w:lineRule="exact"/>
        <w:rPr>
          <w:rFonts w:ascii="Tahoma" w:hAnsi="Tahoma" w:cs="Tahoma"/>
          <w:bCs/>
          <w:sz w:val="22"/>
          <w:szCs w:val="22"/>
        </w:rPr>
      </w:pPr>
      <w:r>
        <w:rPr>
          <w:rFonts w:ascii="Tahoma" w:hAnsi="Tahoma" w:cs="Tahoma"/>
          <w:bCs/>
          <w:sz w:val="22"/>
          <w:szCs w:val="22"/>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9.2pt;margin-top:1.65pt;width:503pt;height:106pt;z-index:251665920">
            <v:imagedata r:id="rId15" o:title=""/>
          </v:shape>
          <o:OLEObject Type="Embed" ProgID="Equation.3" ShapeID="_x0000_s1027" DrawAspect="Content" ObjectID="_1490765765" r:id="rId16"/>
        </w:pic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Onde:</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m= Número de períodos de capitalização remanescentes incluindo o período de capitalização vigente, sendo m um número inteiro.</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p= Número inteiro de ordem dos períodos de capitalização, variando de 1 a “</w:t>
      </w:r>
      <w:r w:rsidR="00F04B92">
        <w:rPr>
          <w:rFonts w:ascii="Tahoma" w:hAnsi="Tahoma" w:cs="Tahoma"/>
          <w:bCs/>
          <w:sz w:val="22"/>
          <w:szCs w:val="22"/>
        </w:rPr>
        <w:t>n</w:t>
      </w:r>
      <w:r w:rsidRPr="00950145">
        <w:rPr>
          <w:rFonts w:ascii="Tahoma" w:hAnsi="Tahoma" w:cs="Tahoma"/>
          <w:bCs/>
          <w:sz w:val="22"/>
          <w:szCs w:val="22"/>
        </w:rPr>
        <w:t>”.</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roofErr w:type="spellStart"/>
      <w:r w:rsidRPr="00950145">
        <w:rPr>
          <w:rFonts w:ascii="Tahoma" w:hAnsi="Tahoma" w:cs="Tahoma"/>
          <w:bCs/>
          <w:sz w:val="22"/>
          <w:szCs w:val="22"/>
        </w:rPr>
        <w:t>VNe</w:t>
      </w:r>
      <w:r w:rsidRPr="00950145">
        <w:rPr>
          <w:rFonts w:ascii="Tahoma" w:hAnsi="Tahoma" w:cs="Tahoma"/>
          <w:bCs/>
          <w:sz w:val="22"/>
          <w:szCs w:val="22"/>
          <w:vertAlign w:val="subscript"/>
        </w:rPr>
        <w:t>p</w:t>
      </w:r>
      <w:proofErr w:type="spellEnd"/>
      <w:r w:rsidRPr="00950145">
        <w:rPr>
          <w:rFonts w:ascii="Tahoma" w:hAnsi="Tahoma" w:cs="Tahoma"/>
          <w:bCs/>
          <w:sz w:val="22"/>
          <w:szCs w:val="22"/>
        </w:rPr>
        <w:t>=</w:t>
      </w:r>
      <w:r w:rsidRPr="00950145">
        <w:rPr>
          <w:rFonts w:ascii="Tahoma" w:hAnsi="Tahoma" w:cs="Tahoma"/>
          <w:bCs/>
          <w:sz w:val="22"/>
          <w:szCs w:val="22"/>
        </w:rPr>
        <w:tab/>
        <w:t xml:space="preserve"> Valor Nominal Unitário ou </w:t>
      </w:r>
      <w:r w:rsidR="00221FF1">
        <w:rPr>
          <w:rFonts w:ascii="Tahoma" w:hAnsi="Tahoma" w:cs="Tahoma"/>
          <w:bCs/>
          <w:sz w:val="22"/>
          <w:szCs w:val="22"/>
        </w:rPr>
        <w:t>s</w:t>
      </w:r>
      <w:r w:rsidRPr="00950145">
        <w:rPr>
          <w:rFonts w:ascii="Tahoma" w:hAnsi="Tahoma" w:cs="Tahoma"/>
          <w:bCs/>
          <w:sz w:val="22"/>
          <w:szCs w:val="22"/>
        </w:rPr>
        <w:t>aldo do Valor Nominal Unitário das Debêntures resgatadas ou adquiridas antecipadamente</w:t>
      </w:r>
      <w:r w:rsidR="00B76763">
        <w:rPr>
          <w:rFonts w:ascii="Tahoma" w:hAnsi="Tahoma" w:cs="Tahoma"/>
          <w:bCs/>
          <w:sz w:val="22"/>
          <w:szCs w:val="22"/>
        </w:rPr>
        <w:t>,</w:t>
      </w:r>
      <w:r w:rsidRPr="00950145">
        <w:rPr>
          <w:rFonts w:ascii="Tahoma" w:hAnsi="Tahoma" w:cs="Tahoma"/>
          <w:bCs/>
          <w:sz w:val="22"/>
          <w:szCs w:val="22"/>
        </w:rPr>
        <w:t xml:space="preserve"> calculado com 6 (seis) casas decimais, sem arredondamento do período de capitalização “p”.</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n = número total de dias corridos do período de capitalização, sendo “n” um número inteiro.</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k = número de ordem da TJLP, variando de 1 até “n”;</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roofErr w:type="spellStart"/>
      <w:proofErr w:type="gramStart"/>
      <w:r w:rsidRPr="00950145">
        <w:rPr>
          <w:rFonts w:ascii="Tahoma" w:hAnsi="Tahoma" w:cs="Tahoma"/>
          <w:bCs/>
          <w:sz w:val="22"/>
          <w:szCs w:val="22"/>
        </w:rPr>
        <w:t>TJLPk</w:t>
      </w:r>
      <w:proofErr w:type="spellEnd"/>
      <w:proofErr w:type="gramEnd"/>
      <w:r w:rsidRPr="00950145">
        <w:rPr>
          <w:rFonts w:ascii="Tahoma" w:hAnsi="Tahoma" w:cs="Tahoma"/>
          <w:bCs/>
          <w:sz w:val="22"/>
          <w:szCs w:val="22"/>
        </w:rPr>
        <w:t xml:space="preserve"> = Taxa</w:t>
      </w:r>
      <w:r w:rsidR="00B76763">
        <w:rPr>
          <w:rFonts w:ascii="Tahoma" w:hAnsi="Tahoma" w:cs="Tahoma"/>
          <w:bCs/>
          <w:sz w:val="22"/>
          <w:szCs w:val="22"/>
        </w:rPr>
        <w:t>s</w:t>
      </w:r>
      <w:r w:rsidRPr="00950145">
        <w:rPr>
          <w:rFonts w:ascii="Tahoma" w:hAnsi="Tahoma" w:cs="Tahoma"/>
          <w:bCs/>
          <w:sz w:val="22"/>
          <w:szCs w:val="22"/>
        </w:rPr>
        <w:t xml:space="preserve"> observadas e futuras, conforme o caso, da</w:t>
      </w:r>
      <w:r w:rsidR="00B76763">
        <w:rPr>
          <w:rFonts w:ascii="Tahoma" w:hAnsi="Tahoma" w:cs="Tahoma"/>
          <w:bCs/>
          <w:sz w:val="22"/>
          <w:szCs w:val="22"/>
        </w:rPr>
        <w:t>s</w:t>
      </w:r>
      <w:r w:rsidRPr="00950145">
        <w:rPr>
          <w:rFonts w:ascii="Tahoma" w:hAnsi="Tahoma" w:cs="Tahoma"/>
          <w:bCs/>
          <w:sz w:val="22"/>
          <w:szCs w:val="22"/>
        </w:rPr>
        <w:t xml:space="preserve"> Taxas de Juros de Longo Prazo (TJLP) para o dia “k” em referência expressa ao ano, determinada pelos </w:t>
      </w:r>
      <w:r w:rsidR="00B76763">
        <w:rPr>
          <w:rFonts w:ascii="Tahoma" w:hAnsi="Tahoma" w:cs="Tahoma"/>
          <w:bCs/>
          <w:sz w:val="22"/>
          <w:szCs w:val="22"/>
        </w:rPr>
        <w:t>D</w:t>
      </w:r>
      <w:r w:rsidRPr="00950145">
        <w:rPr>
          <w:rFonts w:ascii="Tahoma" w:hAnsi="Tahoma" w:cs="Tahoma"/>
          <w:bCs/>
          <w:sz w:val="22"/>
          <w:szCs w:val="22"/>
        </w:rPr>
        <w:t>ebenturistas</w:t>
      </w:r>
      <w:r w:rsidR="00B13449">
        <w:rPr>
          <w:rFonts w:ascii="Tahoma" w:hAnsi="Tahoma" w:cs="Tahoma"/>
          <w:bCs/>
          <w:sz w:val="22"/>
          <w:szCs w:val="22"/>
        </w:rPr>
        <w:t xml:space="preserve"> da Segunda Série previamente reunidos em Assembleia Geral</w:t>
      </w:r>
      <w:r w:rsidRPr="00950145">
        <w:rPr>
          <w:rFonts w:ascii="Tahoma" w:hAnsi="Tahoma" w:cs="Tahoma"/>
          <w:bCs/>
          <w:sz w:val="22"/>
          <w:szCs w:val="22"/>
        </w:rPr>
        <w:t>;</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spread = 9,65</w:t>
      </w:r>
      <w:r w:rsidR="00B76763">
        <w:rPr>
          <w:rFonts w:ascii="Tahoma" w:hAnsi="Tahoma" w:cs="Tahoma"/>
          <w:bCs/>
          <w:sz w:val="22"/>
          <w:szCs w:val="22"/>
        </w:rPr>
        <w:t xml:space="preserve"> (nove inteiros e sessenta e cinco centésimos por cento)</w:t>
      </w:r>
      <w:r w:rsidRPr="00950145">
        <w:rPr>
          <w:rFonts w:ascii="Tahoma" w:hAnsi="Tahoma" w:cs="Tahoma"/>
          <w:bCs/>
          <w:sz w:val="22"/>
          <w:szCs w:val="22"/>
        </w:rPr>
        <w:t xml:space="preserve">; </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roofErr w:type="spellStart"/>
      <w:r w:rsidRPr="00950145">
        <w:rPr>
          <w:rFonts w:ascii="Tahoma" w:hAnsi="Tahoma" w:cs="Tahoma"/>
          <w:bCs/>
          <w:sz w:val="22"/>
          <w:szCs w:val="22"/>
        </w:rPr>
        <w:t>nr</w:t>
      </w:r>
      <w:proofErr w:type="spellEnd"/>
      <w:r w:rsidRPr="00950145">
        <w:rPr>
          <w:rFonts w:ascii="Tahoma" w:hAnsi="Tahoma" w:cs="Tahoma"/>
          <w:bCs/>
          <w:sz w:val="22"/>
          <w:szCs w:val="22"/>
        </w:rPr>
        <w:t xml:space="preserve"> = número de Dias Úteis entre a data do efetivo resgate antecipado das Debêntures, exclusive, e a data do evento programado de cada período de capitalização “p” vincenda inclusive.</w:t>
      </w:r>
    </w:p>
    <w:p w:rsidR="00950145" w:rsidRPr="00950145" w:rsidRDefault="00950145" w:rsidP="00950145">
      <w:pPr>
        <w:suppressAutoHyphens/>
        <w:spacing w:line="320" w:lineRule="exact"/>
        <w:rPr>
          <w:rFonts w:ascii="Tahoma" w:hAnsi="Tahoma" w:cs="Tahoma"/>
          <w:bCs/>
          <w:sz w:val="22"/>
          <w:szCs w:val="22"/>
        </w:rPr>
      </w:pPr>
    </w:p>
    <w:p w:rsidR="00950145" w:rsidRDefault="00950145" w:rsidP="009D6571">
      <w:pPr>
        <w:suppressAutoHyphens/>
        <w:spacing w:line="320" w:lineRule="exact"/>
        <w:rPr>
          <w:rFonts w:ascii="Tahoma" w:hAnsi="Tahoma" w:cs="Tahoma"/>
          <w:sz w:val="22"/>
          <w:szCs w:val="22"/>
        </w:rPr>
      </w:pPr>
      <w:r w:rsidRPr="00950145">
        <w:rPr>
          <w:rFonts w:ascii="Tahoma" w:hAnsi="Tahoma" w:cs="Tahoma"/>
          <w:sz w:val="22"/>
          <w:szCs w:val="22"/>
        </w:rPr>
        <w:lastRenderedPageBreak/>
        <w:t xml:space="preserve">Juros de </w:t>
      </w:r>
      <w:proofErr w:type="spellStart"/>
      <w:r w:rsidRPr="00950145">
        <w:rPr>
          <w:rFonts w:ascii="Tahoma" w:hAnsi="Tahoma" w:cs="Tahoma"/>
          <w:sz w:val="22"/>
          <w:szCs w:val="22"/>
        </w:rPr>
        <w:t>Mercado</w:t>
      </w:r>
      <w:r w:rsidRPr="00950145">
        <w:rPr>
          <w:rFonts w:ascii="Tahoma" w:hAnsi="Tahoma" w:cs="Tahoma"/>
          <w:sz w:val="22"/>
          <w:szCs w:val="22"/>
          <w:vertAlign w:val="subscript"/>
        </w:rPr>
        <w:t>p</w:t>
      </w:r>
      <w:proofErr w:type="spellEnd"/>
      <w:r w:rsidRPr="00950145">
        <w:rPr>
          <w:rFonts w:ascii="Tahoma" w:hAnsi="Tahoma" w:cs="Tahoma"/>
          <w:sz w:val="22"/>
          <w:szCs w:val="22"/>
        </w:rPr>
        <w:t xml:space="preserve"> = Serão determinados com base na taxa futura da Taxa DI com vencimento igual ao vencimento do Período de Capitalização “p” disponibilizada pela BM&amp;FBOVESPA.</w:t>
      </w:r>
    </w:p>
    <w:p w:rsidR="00950145" w:rsidRPr="00277CED" w:rsidRDefault="00950145" w:rsidP="009D6571">
      <w:pPr>
        <w:suppressAutoHyphens/>
        <w:spacing w:line="320" w:lineRule="exact"/>
        <w:rPr>
          <w:rFonts w:ascii="Tahoma" w:hAnsi="Tahoma" w:cs="Tahoma"/>
          <w:sz w:val="22"/>
          <w:szCs w:val="22"/>
        </w:rPr>
      </w:pPr>
    </w:p>
    <w:p w:rsidR="00B803D9" w:rsidRPr="00277CED" w:rsidRDefault="00CE1A6A" w:rsidP="009D6571">
      <w:pPr>
        <w:suppressAutoHyphens/>
        <w:spacing w:line="320" w:lineRule="exact"/>
        <w:rPr>
          <w:rFonts w:ascii="Tahoma" w:hAnsi="Tahoma" w:cs="Tahoma"/>
          <w:sz w:val="22"/>
          <w:szCs w:val="22"/>
        </w:rPr>
      </w:pPr>
      <w:r w:rsidRPr="00277CED">
        <w:rPr>
          <w:rFonts w:ascii="Tahoma" w:hAnsi="Tahoma" w:cs="Tahoma"/>
          <w:sz w:val="22"/>
          <w:szCs w:val="22"/>
        </w:rPr>
        <w:t>6.17</w:t>
      </w:r>
      <w:r w:rsidR="00B50B84" w:rsidRPr="00277CED">
        <w:rPr>
          <w:rFonts w:ascii="Tahoma" w:hAnsi="Tahoma" w:cs="Tahoma"/>
          <w:sz w:val="22"/>
          <w:szCs w:val="22"/>
        </w:rPr>
        <w:t>.3.</w:t>
      </w:r>
      <w:r w:rsidR="00DA669E" w:rsidRPr="00277CED">
        <w:rPr>
          <w:rFonts w:ascii="Tahoma" w:hAnsi="Tahoma" w:cs="Tahoma"/>
          <w:sz w:val="22"/>
          <w:szCs w:val="22"/>
        </w:rPr>
        <w:tab/>
      </w:r>
      <w:r w:rsidR="00B803D9" w:rsidRPr="00277CED">
        <w:rPr>
          <w:rFonts w:ascii="Tahoma" w:hAnsi="Tahoma" w:cs="Tahoma"/>
          <w:sz w:val="22"/>
          <w:szCs w:val="22"/>
        </w:rPr>
        <w:t>O</w:t>
      </w:r>
      <w:r w:rsidR="00870543" w:rsidRPr="00277CED">
        <w:rPr>
          <w:rFonts w:ascii="Tahoma" w:hAnsi="Tahoma" w:cs="Tahoma"/>
          <w:sz w:val="22"/>
          <w:szCs w:val="22"/>
        </w:rPr>
        <w:t>bs</w:t>
      </w:r>
      <w:r w:rsidR="00A55BE5" w:rsidRPr="00277CED">
        <w:rPr>
          <w:rFonts w:ascii="Tahoma" w:hAnsi="Tahoma" w:cs="Tahoma"/>
          <w:sz w:val="22"/>
          <w:szCs w:val="22"/>
        </w:rPr>
        <w:t>ervado o disposto no</w:t>
      </w:r>
      <w:r w:rsidR="00F04B92">
        <w:rPr>
          <w:rFonts w:ascii="Tahoma" w:hAnsi="Tahoma" w:cs="Tahoma"/>
          <w:sz w:val="22"/>
          <w:szCs w:val="22"/>
        </w:rPr>
        <w:t>s</w:t>
      </w:r>
      <w:r w:rsidR="00A55BE5" w:rsidRPr="00277CED">
        <w:rPr>
          <w:rFonts w:ascii="Tahoma" w:hAnsi="Tahoma" w:cs="Tahoma"/>
          <w:sz w:val="22"/>
          <w:szCs w:val="22"/>
        </w:rPr>
        <w:t xml:space="preserve"> </w:t>
      </w:r>
      <w:r w:rsidR="00F04B92" w:rsidRPr="00277CED">
        <w:rPr>
          <w:rFonts w:ascii="Tahoma" w:hAnsi="Tahoma" w:cs="Tahoma"/>
          <w:sz w:val="22"/>
          <w:szCs w:val="22"/>
        </w:rPr>
        <w:t>ite</w:t>
      </w:r>
      <w:r w:rsidR="00F04B92">
        <w:rPr>
          <w:rFonts w:ascii="Tahoma" w:hAnsi="Tahoma" w:cs="Tahoma"/>
          <w:sz w:val="22"/>
          <w:szCs w:val="22"/>
        </w:rPr>
        <w:t>ns</w:t>
      </w:r>
      <w:r w:rsidR="00F04B92" w:rsidRPr="00277CED">
        <w:rPr>
          <w:rFonts w:ascii="Tahoma" w:hAnsi="Tahoma" w:cs="Tahoma"/>
          <w:sz w:val="22"/>
          <w:szCs w:val="22"/>
        </w:rPr>
        <w:t xml:space="preserve"> </w:t>
      </w:r>
      <w:r w:rsidR="00A55BE5" w:rsidRPr="00277CED">
        <w:rPr>
          <w:rFonts w:ascii="Tahoma" w:hAnsi="Tahoma" w:cs="Tahoma"/>
          <w:sz w:val="22"/>
          <w:szCs w:val="22"/>
        </w:rPr>
        <w:t>6.</w:t>
      </w:r>
      <w:r w:rsidR="00F04B92" w:rsidRPr="00277CED">
        <w:rPr>
          <w:rFonts w:ascii="Tahoma" w:hAnsi="Tahoma" w:cs="Tahoma"/>
          <w:sz w:val="22"/>
          <w:szCs w:val="22"/>
        </w:rPr>
        <w:t>1</w:t>
      </w:r>
      <w:r w:rsidR="00F04B92">
        <w:rPr>
          <w:rFonts w:ascii="Tahoma" w:hAnsi="Tahoma" w:cs="Tahoma"/>
          <w:sz w:val="22"/>
          <w:szCs w:val="22"/>
        </w:rPr>
        <w:t>7</w:t>
      </w:r>
      <w:r w:rsidR="00A55BE5" w:rsidRPr="00277CED">
        <w:rPr>
          <w:rFonts w:ascii="Tahoma" w:hAnsi="Tahoma" w:cs="Tahoma"/>
          <w:sz w:val="22"/>
          <w:szCs w:val="22"/>
        </w:rPr>
        <w:t>.1</w:t>
      </w:r>
      <w:r w:rsidR="00F04B92">
        <w:rPr>
          <w:rFonts w:ascii="Tahoma" w:hAnsi="Tahoma" w:cs="Tahoma"/>
          <w:sz w:val="22"/>
          <w:szCs w:val="22"/>
        </w:rPr>
        <w:t xml:space="preserve"> e 6.17.2</w:t>
      </w:r>
      <w:r w:rsidR="00870543" w:rsidRPr="00277CED">
        <w:rPr>
          <w:rFonts w:ascii="Tahoma" w:hAnsi="Tahoma" w:cs="Tahoma"/>
          <w:sz w:val="22"/>
          <w:szCs w:val="22"/>
        </w:rPr>
        <w:t xml:space="preserve"> acima, o</w:t>
      </w:r>
      <w:r w:rsidR="00B803D9" w:rsidRPr="00277CED">
        <w:rPr>
          <w:rFonts w:ascii="Tahoma" w:hAnsi="Tahoma" w:cs="Tahoma"/>
          <w:sz w:val="22"/>
          <w:szCs w:val="22"/>
        </w:rPr>
        <w:t xml:space="preserve"> Resgate Antecipado Facultativo Total somente poderá ocorrer mediante o envio de comunicação</w:t>
      </w:r>
      <w:r w:rsidR="002F267A" w:rsidRPr="00277CED">
        <w:rPr>
          <w:rFonts w:ascii="Tahoma" w:hAnsi="Tahoma" w:cs="Tahoma"/>
          <w:sz w:val="22"/>
          <w:szCs w:val="22"/>
        </w:rPr>
        <w:t xml:space="preserve"> </w:t>
      </w:r>
      <w:r w:rsidR="00A937C3" w:rsidRPr="00277CED">
        <w:rPr>
          <w:rFonts w:ascii="Tahoma" w:hAnsi="Tahoma" w:cs="Tahoma"/>
          <w:sz w:val="22"/>
          <w:szCs w:val="22"/>
        </w:rPr>
        <w:t xml:space="preserve">individual ou publicação de anúncio </w:t>
      </w:r>
      <w:r w:rsidR="002F267A" w:rsidRPr="00277CED">
        <w:rPr>
          <w:rFonts w:ascii="Tahoma" w:hAnsi="Tahoma" w:cs="Tahoma"/>
          <w:sz w:val="22"/>
          <w:szCs w:val="22"/>
        </w:rPr>
        <w:t>pela Emissora</w:t>
      </w:r>
      <w:r w:rsidR="00B803D9" w:rsidRPr="00277CED">
        <w:rPr>
          <w:rFonts w:ascii="Tahoma" w:hAnsi="Tahoma" w:cs="Tahoma"/>
          <w:sz w:val="22"/>
          <w:szCs w:val="22"/>
        </w:rPr>
        <w:t xml:space="preserve"> dirigida ao Agente Fiduciário e aos Debenturistas (</w:t>
      </w:r>
      <w:r w:rsidR="00C87415" w:rsidRPr="00277CED">
        <w:rPr>
          <w:rFonts w:ascii="Tahoma" w:hAnsi="Tahoma" w:cs="Tahoma"/>
          <w:sz w:val="22"/>
          <w:szCs w:val="22"/>
        </w:rPr>
        <w:t>“</w:t>
      </w:r>
      <w:r w:rsidR="00B803D9" w:rsidRPr="00277CED">
        <w:rPr>
          <w:rFonts w:ascii="Tahoma" w:hAnsi="Tahoma" w:cs="Tahoma"/>
          <w:sz w:val="22"/>
          <w:szCs w:val="22"/>
          <w:u w:val="single"/>
        </w:rPr>
        <w:t>Comunicação de Resgate Antecipado Facultativo Total</w:t>
      </w:r>
      <w:r w:rsidR="00C87415" w:rsidRPr="00277CED">
        <w:rPr>
          <w:rFonts w:ascii="Tahoma" w:hAnsi="Tahoma" w:cs="Tahoma"/>
          <w:sz w:val="22"/>
          <w:szCs w:val="22"/>
        </w:rPr>
        <w:t>”</w:t>
      </w:r>
      <w:r w:rsidR="00B803D9" w:rsidRPr="00277CED">
        <w:rPr>
          <w:rFonts w:ascii="Tahoma" w:hAnsi="Tahoma" w:cs="Tahoma"/>
          <w:sz w:val="22"/>
          <w:szCs w:val="22"/>
        </w:rPr>
        <w:t xml:space="preserve">), com antecedência mínima de 15 (quinze) dias </w:t>
      </w:r>
      <w:r w:rsidR="000B6E40" w:rsidRPr="00277CED">
        <w:rPr>
          <w:rFonts w:ascii="Tahoma" w:hAnsi="Tahoma" w:cs="Tahoma"/>
          <w:sz w:val="22"/>
          <w:szCs w:val="22"/>
        </w:rPr>
        <w:t xml:space="preserve">contados </w:t>
      </w:r>
      <w:r w:rsidR="00B803D9" w:rsidRPr="00277CED">
        <w:rPr>
          <w:rFonts w:ascii="Tahoma" w:hAnsi="Tahoma" w:cs="Tahoma"/>
          <w:sz w:val="22"/>
          <w:szCs w:val="22"/>
        </w:rPr>
        <w:t>da data prevista para realização do efetivo Resgate Antecipado Facultativo Total (</w:t>
      </w:r>
      <w:r w:rsidR="00C87415" w:rsidRPr="00277CED">
        <w:rPr>
          <w:rFonts w:ascii="Tahoma" w:hAnsi="Tahoma" w:cs="Tahoma"/>
          <w:sz w:val="22"/>
          <w:szCs w:val="22"/>
        </w:rPr>
        <w:t>“</w:t>
      </w:r>
      <w:r w:rsidR="00B803D9" w:rsidRPr="00277CED">
        <w:rPr>
          <w:rFonts w:ascii="Tahoma" w:hAnsi="Tahoma" w:cs="Tahoma"/>
          <w:sz w:val="22"/>
          <w:szCs w:val="22"/>
          <w:u w:val="single"/>
        </w:rPr>
        <w:t>Data do Resgate Antecipado Facultativo Total</w:t>
      </w:r>
      <w:r w:rsidR="00C87415" w:rsidRPr="00277CED">
        <w:rPr>
          <w:rFonts w:ascii="Tahoma" w:hAnsi="Tahoma" w:cs="Tahoma"/>
          <w:sz w:val="22"/>
          <w:szCs w:val="22"/>
        </w:rPr>
        <w:t>”</w:t>
      </w:r>
      <w:r w:rsidR="00C42D7E" w:rsidRPr="00277CED">
        <w:rPr>
          <w:rFonts w:ascii="Tahoma" w:hAnsi="Tahoma" w:cs="Tahoma"/>
          <w:sz w:val="22"/>
          <w:szCs w:val="22"/>
        </w:rPr>
        <w:t xml:space="preserve">) que deverá, necessariamente, ser um </w:t>
      </w:r>
      <w:r w:rsidR="00D16503" w:rsidRPr="00277CED">
        <w:rPr>
          <w:rFonts w:ascii="Tahoma" w:hAnsi="Tahoma" w:cs="Tahoma"/>
          <w:sz w:val="22"/>
          <w:szCs w:val="22"/>
        </w:rPr>
        <w:t>Dia Útil</w:t>
      </w:r>
      <w:r w:rsidR="00B803D9" w:rsidRPr="00277CED">
        <w:rPr>
          <w:rFonts w:ascii="Tahoma" w:hAnsi="Tahoma" w:cs="Tahoma"/>
          <w:sz w:val="22"/>
          <w:szCs w:val="22"/>
        </w:rPr>
        <w:t>. Na Comunicação de Resgate Antecipado Facultativo</w:t>
      </w:r>
      <w:r w:rsidR="00C42D7E" w:rsidRPr="00277CED">
        <w:rPr>
          <w:rFonts w:ascii="Tahoma" w:hAnsi="Tahoma" w:cs="Tahoma"/>
          <w:sz w:val="22"/>
          <w:szCs w:val="22"/>
        </w:rPr>
        <w:t xml:space="preserve"> </w:t>
      </w:r>
      <w:r w:rsidR="00B803D9" w:rsidRPr="00277CED">
        <w:rPr>
          <w:rFonts w:ascii="Tahoma" w:hAnsi="Tahoma" w:cs="Tahoma"/>
          <w:sz w:val="22"/>
          <w:szCs w:val="22"/>
        </w:rPr>
        <w:t>Total deverão constar (i)</w:t>
      </w:r>
      <w:r w:rsidR="00D16503" w:rsidRPr="00277CED">
        <w:rPr>
          <w:rFonts w:ascii="Tahoma" w:hAnsi="Tahoma" w:cs="Tahoma"/>
          <w:sz w:val="22"/>
          <w:szCs w:val="22"/>
        </w:rPr>
        <w:t xml:space="preserve"> a</w:t>
      </w:r>
      <w:r w:rsidR="00B803D9" w:rsidRPr="00277CED">
        <w:rPr>
          <w:rFonts w:ascii="Tahoma" w:hAnsi="Tahoma" w:cs="Tahoma"/>
          <w:sz w:val="22"/>
          <w:szCs w:val="22"/>
        </w:rPr>
        <w:t xml:space="preserve"> Data do Resgate</w:t>
      </w:r>
      <w:r w:rsidR="00B13449">
        <w:rPr>
          <w:rFonts w:ascii="Tahoma" w:hAnsi="Tahoma" w:cs="Tahoma"/>
          <w:sz w:val="22"/>
          <w:szCs w:val="22"/>
        </w:rPr>
        <w:t xml:space="preserve"> Antecipado Facultativo Total;</w:t>
      </w:r>
      <w:r w:rsidR="00B803D9" w:rsidRPr="00277CED">
        <w:rPr>
          <w:rFonts w:ascii="Tahoma" w:hAnsi="Tahoma" w:cs="Tahoma"/>
          <w:sz w:val="22"/>
          <w:szCs w:val="22"/>
        </w:rPr>
        <w:t xml:space="preserve"> (</w:t>
      </w:r>
      <w:proofErr w:type="spellStart"/>
      <w:proofErr w:type="gramStart"/>
      <w:r w:rsidR="00B803D9" w:rsidRPr="00277CED">
        <w:rPr>
          <w:rFonts w:ascii="Tahoma" w:hAnsi="Tahoma" w:cs="Tahoma"/>
          <w:sz w:val="22"/>
          <w:szCs w:val="22"/>
        </w:rPr>
        <w:t>ii</w:t>
      </w:r>
      <w:proofErr w:type="spellEnd"/>
      <w:proofErr w:type="gramEnd"/>
      <w:r w:rsidR="00B803D9" w:rsidRPr="00277CED">
        <w:rPr>
          <w:rFonts w:ascii="Tahoma" w:hAnsi="Tahoma" w:cs="Tahoma"/>
          <w:sz w:val="22"/>
          <w:szCs w:val="22"/>
        </w:rPr>
        <w:t>)</w:t>
      </w:r>
      <w:r w:rsidR="00024734">
        <w:rPr>
          <w:rFonts w:ascii="Tahoma" w:hAnsi="Tahoma" w:cs="Tahoma"/>
          <w:sz w:val="22"/>
          <w:szCs w:val="22"/>
        </w:rPr>
        <w:t xml:space="preserve"> o valor a ser pago aos Debenturistas</w:t>
      </w:r>
      <w:r w:rsidR="00B13449">
        <w:rPr>
          <w:rFonts w:ascii="Tahoma" w:hAnsi="Tahoma" w:cs="Tahoma"/>
          <w:sz w:val="22"/>
          <w:szCs w:val="22"/>
        </w:rPr>
        <w:t xml:space="preserve">, cujo cálculo dependerá da prévia realização de Assembleia Geral de Debenturistas da Segunda Série, a fim de determinar a </w:t>
      </w:r>
      <w:proofErr w:type="spellStart"/>
      <w:r w:rsidR="00B13449" w:rsidRPr="00950145">
        <w:rPr>
          <w:rFonts w:ascii="Tahoma" w:hAnsi="Tahoma" w:cs="Tahoma"/>
          <w:bCs/>
          <w:sz w:val="22"/>
          <w:szCs w:val="22"/>
        </w:rPr>
        <w:t>TJLPk</w:t>
      </w:r>
      <w:proofErr w:type="spellEnd"/>
      <w:r w:rsidR="00B13449">
        <w:rPr>
          <w:rFonts w:ascii="Tahoma" w:hAnsi="Tahoma" w:cs="Tahoma"/>
          <w:bCs/>
          <w:sz w:val="22"/>
          <w:szCs w:val="22"/>
        </w:rPr>
        <w:t xml:space="preserve"> a ser utilizada no cálculo do </w:t>
      </w:r>
      <w:r w:rsidR="009852DF" w:rsidRPr="00152DF9">
        <w:rPr>
          <w:rFonts w:ascii="Tahoma" w:hAnsi="Tahoma" w:cs="Tahoma"/>
          <w:sz w:val="22"/>
          <w:szCs w:val="22"/>
        </w:rPr>
        <w:t>Valor Unitário de Resgate Antecipado</w:t>
      </w:r>
      <w:r w:rsidR="00024734">
        <w:rPr>
          <w:rFonts w:ascii="Tahoma" w:hAnsi="Tahoma" w:cs="Tahoma"/>
          <w:sz w:val="22"/>
          <w:szCs w:val="22"/>
        </w:rPr>
        <w:t>; e (</w:t>
      </w:r>
      <w:proofErr w:type="spellStart"/>
      <w:r w:rsidR="00024734">
        <w:rPr>
          <w:rFonts w:ascii="Tahoma" w:hAnsi="Tahoma" w:cs="Tahoma"/>
          <w:sz w:val="22"/>
          <w:szCs w:val="22"/>
        </w:rPr>
        <w:t>iii</w:t>
      </w:r>
      <w:proofErr w:type="spellEnd"/>
      <w:r w:rsidR="00024734">
        <w:rPr>
          <w:rFonts w:ascii="Tahoma" w:hAnsi="Tahoma" w:cs="Tahoma"/>
          <w:sz w:val="22"/>
          <w:szCs w:val="22"/>
        </w:rPr>
        <w:t>)</w:t>
      </w:r>
      <w:r w:rsidR="00B803D9" w:rsidRPr="00277CED">
        <w:rPr>
          <w:rFonts w:ascii="Tahoma" w:hAnsi="Tahoma" w:cs="Tahoma"/>
          <w:sz w:val="22"/>
          <w:szCs w:val="22"/>
        </w:rPr>
        <w:t xml:space="preserve"> quaisquer outras informações necessárias à operacionalização do Resgate Antecipado Facultativo Total.</w:t>
      </w:r>
      <w:r w:rsidR="006D2C8D" w:rsidRPr="00277CED">
        <w:rPr>
          <w:rFonts w:ascii="Tahoma" w:hAnsi="Tahoma" w:cs="Tahoma"/>
          <w:sz w:val="22"/>
          <w:szCs w:val="22"/>
        </w:rPr>
        <w:t xml:space="preserve"> </w:t>
      </w:r>
    </w:p>
    <w:p w:rsidR="00B803D9" w:rsidRPr="00277CED" w:rsidRDefault="00B803D9" w:rsidP="009D6571">
      <w:pPr>
        <w:suppressAutoHyphens/>
        <w:spacing w:line="320" w:lineRule="exact"/>
        <w:rPr>
          <w:rFonts w:ascii="Tahoma" w:hAnsi="Tahoma" w:cs="Tahoma"/>
          <w:sz w:val="22"/>
          <w:szCs w:val="22"/>
        </w:rPr>
      </w:pPr>
    </w:p>
    <w:p w:rsidR="004C1866" w:rsidRPr="00277CED" w:rsidRDefault="00C42D7E" w:rsidP="009D6571">
      <w:pPr>
        <w:suppressAutoHyphens/>
        <w:spacing w:line="320" w:lineRule="exact"/>
        <w:rPr>
          <w:rFonts w:ascii="Tahoma" w:hAnsi="Tahoma" w:cs="Tahoma"/>
          <w:sz w:val="22"/>
          <w:szCs w:val="22"/>
        </w:rPr>
      </w:pPr>
      <w:r w:rsidRPr="00277CED">
        <w:rPr>
          <w:rFonts w:ascii="Tahoma" w:hAnsi="Tahoma" w:cs="Tahoma"/>
          <w:sz w:val="22"/>
          <w:szCs w:val="22"/>
        </w:rPr>
        <w:t>6.1</w:t>
      </w:r>
      <w:r w:rsidR="00CE1A6A" w:rsidRPr="00277CED">
        <w:rPr>
          <w:rFonts w:ascii="Tahoma" w:hAnsi="Tahoma" w:cs="Tahoma"/>
          <w:sz w:val="22"/>
          <w:szCs w:val="22"/>
        </w:rPr>
        <w:t>7</w:t>
      </w:r>
      <w:r w:rsidRPr="00277CED">
        <w:rPr>
          <w:rFonts w:ascii="Tahoma" w:hAnsi="Tahoma" w:cs="Tahoma"/>
          <w:sz w:val="22"/>
          <w:szCs w:val="22"/>
        </w:rPr>
        <w:t>.</w:t>
      </w:r>
      <w:r w:rsidR="00B50B84" w:rsidRPr="00277CED">
        <w:rPr>
          <w:rFonts w:ascii="Tahoma" w:hAnsi="Tahoma" w:cs="Tahoma"/>
          <w:sz w:val="22"/>
          <w:szCs w:val="22"/>
        </w:rPr>
        <w:t>3.1.</w:t>
      </w:r>
      <w:r w:rsidRPr="00277CED">
        <w:rPr>
          <w:rFonts w:ascii="Tahoma" w:hAnsi="Tahoma" w:cs="Tahoma"/>
          <w:sz w:val="22"/>
          <w:szCs w:val="22"/>
        </w:rPr>
        <w:t xml:space="preserve"> O</w:t>
      </w:r>
      <w:r w:rsidR="004C1866" w:rsidRPr="00277CED">
        <w:rPr>
          <w:rFonts w:ascii="Tahoma" w:hAnsi="Tahoma" w:cs="Tahoma"/>
          <w:sz w:val="22"/>
          <w:szCs w:val="22"/>
        </w:rPr>
        <w:t xml:space="preserve"> Resgate Antecipado </w:t>
      </w:r>
      <w:r w:rsidR="00C87415" w:rsidRPr="00277CED">
        <w:rPr>
          <w:rFonts w:ascii="Tahoma" w:hAnsi="Tahoma" w:cs="Tahoma"/>
          <w:sz w:val="22"/>
          <w:szCs w:val="22"/>
        </w:rPr>
        <w:t xml:space="preserve">Facultativo </w:t>
      </w:r>
      <w:r w:rsidR="004C1866" w:rsidRPr="00277CED">
        <w:rPr>
          <w:rFonts w:ascii="Tahoma" w:hAnsi="Tahoma" w:cs="Tahoma"/>
          <w:sz w:val="22"/>
          <w:szCs w:val="22"/>
        </w:rPr>
        <w:t xml:space="preserve">Total </w:t>
      </w:r>
      <w:r w:rsidRPr="00277CED">
        <w:rPr>
          <w:rFonts w:ascii="Tahoma" w:hAnsi="Tahoma" w:cs="Tahoma"/>
          <w:sz w:val="22"/>
          <w:szCs w:val="22"/>
        </w:rPr>
        <w:t xml:space="preserve">deverá ser comunicado à CETIP, ao Banco Liquidante e ao </w:t>
      </w:r>
      <w:proofErr w:type="spellStart"/>
      <w:r w:rsidRPr="00277CED">
        <w:rPr>
          <w:rFonts w:ascii="Tahoma" w:hAnsi="Tahoma" w:cs="Tahoma"/>
          <w:sz w:val="22"/>
          <w:szCs w:val="22"/>
        </w:rPr>
        <w:t>Escriturador</w:t>
      </w:r>
      <w:proofErr w:type="spellEnd"/>
      <w:r w:rsidRPr="00277CED">
        <w:rPr>
          <w:rFonts w:ascii="Tahoma" w:hAnsi="Tahoma" w:cs="Tahoma"/>
          <w:sz w:val="22"/>
          <w:szCs w:val="22"/>
        </w:rPr>
        <w:t xml:space="preserve"> Mandatário </w:t>
      </w:r>
      <w:r w:rsidR="004C1866" w:rsidRPr="00277CED">
        <w:rPr>
          <w:rFonts w:ascii="Tahoma" w:hAnsi="Tahoma" w:cs="Tahoma"/>
          <w:sz w:val="22"/>
          <w:szCs w:val="22"/>
        </w:rPr>
        <w:t xml:space="preserve">com antecedência mínima de 2 (dois) </w:t>
      </w:r>
      <w:r w:rsidR="00AD5565" w:rsidRPr="00277CED">
        <w:rPr>
          <w:rFonts w:ascii="Tahoma" w:hAnsi="Tahoma" w:cs="Tahoma"/>
          <w:sz w:val="22"/>
          <w:szCs w:val="22"/>
        </w:rPr>
        <w:t>dias úteis</w:t>
      </w:r>
      <w:r w:rsidRPr="00277CED">
        <w:rPr>
          <w:rFonts w:ascii="Tahoma" w:hAnsi="Tahoma" w:cs="Tahoma"/>
          <w:sz w:val="22"/>
          <w:szCs w:val="22"/>
        </w:rPr>
        <w:t xml:space="preserve"> da Data do Resgate Antecipado Facultativo Total</w:t>
      </w:r>
      <w:r w:rsidR="004C1866" w:rsidRPr="00277CED">
        <w:rPr>
          <w:rFonts w:ascii="Tahoma" w:hAnsi="Tahoma" w:cs="Tahoma"/>
          <w:sz w:val="22"/>
          <w:szCs w:val="22"/>
        </w:rPr>
        <w:t>.</w:t>
      </w:r>
    </w:p>
    <w:p w:rsidR="004C1866" w:rsidRPr="00277CED" w:rsidRDefault="004C1866" w:rsidP="009D6571">
      <w:pPr>
        <w:suppressAutoHyphens/>
        <w:spacing w:line="320" w:lineRule="exact"/>
        <w:rPr>
          <w:rFonts w:ascii="Tahoma" w:hAnsi="Tahoma" w:cs="Tahoma"/>
          <w:sz w:val="22"/>
          <w:szCs w:val="22"/>
        </w:rPr>
      </w:pPr>
    </w:p>
    <w:p w:rsidR="004C1866" w:rsidRPr="00277CED" w:rsidRDefault="00AC089B" w:rsidP="009D6571">
      <w:pPr>
        <w:suppressAutoHyphens/>
        <w:spacing w:line="320" w:lineRule="exact"/>
        <w:rPr>
          <w:rFonts w:ascii="Tahoma" w:hAnsi="Tahoma" w:cs="Tahoma"/>
          <w:sz w:val="22"/>
          <w:szCs w:val="22"/>
        </w:rPr>
      </w:pPr>
      <w:r w:rsidRPr="00277CED">
        <w:rPr>
          <w:rFonts w:ascii="Tahoma" w:hAnsi="Tahoma" w:cs="Tahoma"/>
          <w:sz w:val="22"/>
          <w:szCs w:val="22"/>
        </w:rPr>
        <w:t>6.1</w:t>
      </w:r>
      <w:r w:rsidR="00CE1A6A" w:rsidRPr="00277CED">
        <w:rPr>
          <w:rFonts w:ascii="Tahoma" w:hAnsi="Tahoma" w:cs="Tahoma"/>
          <w:sz w:val="22"/>
          <w:szCs w:val="22"/>
        </w:rPr>
        <w:t>7</w:t>
      </w:r>
      <w:r w:rsidR="00B50B84" w:rsidRPr="00277CED">
        <w:rPr>
          <w:rFonts w:ascii="Tahoma" w:hAnsi="Tahoma" w:cs="Tahoma"/>
          <w:sz w:val="22"/>
          <w:szCs w:val="22"/>
        </w:rPr>
        <w:t>.4</w:t>
      </w:r>
      <w:r w:rsidR="004C1866" w:rsidRPr="00277CED">
        <w:rPr>
          <w:rFonts w:ascii="Tahoma" w:hAnsi="Tahoma" w:cs="Tahoma"/>
          <w:sz w:val="22"/>
          <w:szCs w:val="22"/>
        </w:rPr>
        <w:t>.</w:t>
      </w:r>
      <w:r w:rsidR="00497826" w:rsidRPr="00277CED">
        <w:rPr>
          <w:rFonts w:ascii="Tahoma" w:hAnsi="Tahoma" w:cs="Tahoma"/>
          <w:sz w:val="22"/>
          <w:szCs w:val="22"/>
        </w:rPr>
        <w:t xml:space="preserve"> </w:t>
      </w:r>
      <w:r w:rsidR="004C1866" w:rsidRPr="00277CED">
        <w:rPr>
          <w:rFonts w:ascii="Tahoma" w:hAnsi="Tahoma" w:cs="Tahoma"/>
          <w:sz w:val="22"/>
          <w:szCs w:val="22"/>
        </w:rPr>
        <w:t xml:space="preserve">O pagamento das Debêntures objeto de Resgate Antecipado </w:t>
      </w:r>
      <w:r w:rsidR="00AD5565" w:rsidRPr="00277CED">
        <w:rPr>
          <w:rFonts w:ascii="Tahoma" w:hAnsi="Tahoma" w:cs="Tahoma"/>
          <w:sz w:val="22"/>
          <w:szCs w:val="22"/>
        </w:rPr>
        <w:t>Facultativo</w:t>
      </w:r>
      <w:r w:rsidR="004C1866" w:rsidRPr="00277CED">
        <w:rPr>
          <w:rFonts w:ascii="Tahoma" w:hAnsi="Tahoma" w:cs="Tahoma"/>
          <w:sz w:val="22"/>
          <w:szCs w:val="22"/>
        </w:rPr>
        <w:t xml:space="preserve"> Total será feito (i) por meio dos procedimentos adotados pela CETIP para as Debêntures custodiadas eletronicamente na CETIP; e/ou (</w:t>
      </w:r>
      <w:proofErr w:type="spellStart"/>
      <w:r w:rsidR="004C1866" w:rsidRPr="00277CED">
        <w:rPr>
          <w:rFonts w:ascii="Tahoma" w:hAnsi="Tahoma" w:cs="Tahoma"/>
          <w:sz w:val="22"/>
          <w:szCs w:val="22"/>
        </w:rPr>
        <w:t>ii</w:t>
      </w:r>
      <w:proofErr w:type="spellEnd"/>
      <w:r w:rsidR="004C1866" w:rsidRPr="00277CED">
        <w:rPr>
          <w:rFonts w:ascii="Tahoma" w:hAnsi="Tahoma" w:cs="Tahoma"/>
          <w:sz w:val="22"/>
          <w:szCs w:val="22"/>
        </w:rPr>
        <w:t xml:space="preserve">) mediante depósito em contas correntes indicadas pelos Debenturistas a ser realizado pelo Banco Liquidante e pelo </w:t>
      </w:r>
      <w:proofErr w:type="spellStart"/>
      <w:r w:rsidR="004C1866" w:rsidRPr="00277CED">
        <w:rPr>
          <w:rFonts w:ascii="Tahoma" w:hAnsi="Tahoma" w:cs="Tahoma"/>
          <w:sz w:val="22"/>
          <w:szCs w:val="22"/>
        </w:rPr>
        <w:t>Escriturador</w:t>
      </w:r>
      <w:proofErr w:type="spellEnd"/>
      <w:r w:rsidR="004C1866" w:rsidRPr="00277CED">
        <w:rPr>
          <w:rFonts w:ascii="Tahoma" w:hAnsi="Tahoma" w:cs="Tahoma"/>
          <w:sz w:val="22"/>
          <w:szCs w:val="22"/>
        </w:rPr>
        <w:t xml:space="preserve"> Mandatário, no caso de Debêntures que não estejam custodiadas eletronicamente na CETIP.</w:t>
      </w:r>
    </w:p>
    <w:p w:rsidR="004C1866" w:rsidRPr="00277CED" w:rsidRDefault="004C1866" w:rsidP="009D6571">
      <w:pPr>
        <w:suppressAutoHyphens/>
        <w:spacing w:line="320" w:lineRule="exact"/>
        <w:rPr>
          <w:rFonts w:ascii="Tahoma" w:hAnsi="Tahoma" w:cs="Tahoma"/>
          <w:sz w:val="22"/>
          <w:szCs w:val="22"/>
        </w:rPr>
      </w:pPr>
    </w:p>
    <w:p w:rsidR="00B50B84" w:rsidRDefault="00CE1A6A" w:rsidP="009D6571">
      <w:pPr>
        <w:suppressAutoHyphens/>
        <w:spacing w:line="320" w:lineRule="exact"/>
        <w:rPr>
          <w:rFonts w:ascii="Tahoma" w:hAnsi="Tahoma" w:cs="Tahoma"/>
          <w:sz w:val="22"/>
          <w:szCs w:val="22"/>
        </w:rPr>
      </w:pPr>
      <w:r w:rsidRPr="00277CED">
        <w:rPr>
          <w:rFonts w:ascii="Tahoma" w:hAnsi="Tahoma" w:cs="Tahoma"/>
          <w:sz w:val="22"/>
          <w:szCs w:val="22"/>
        </w:rPr>
        <w:t>6.17</w:t>
      </w:r>
      <w:r w:rsidR="00B50B84" w:rsidRPr="00277CED">
        <w:rPr>
          <w:rFonts w:ascii="Tahoma" w:hAnsi="Tahoma" w:cs="Tahoma"/>
          <w:sz w:val="22"/>
          <w:szCs w:val="22"/>
        </w:rPr>
        <w:t>.5</w:t>
      </w:r>
      <w:r w:rsidR="009D6FAC" w:rsidRPr="00277CED">
        <w:rPr>
          <w:rFonts w:ascii="Tahoma" w:hAnsi="Tahoma" w:cs="Tahoma"/>
          <w:sz w:val="22"/>
          <w:szCs w:val="22"/>
        </w:rPr>
        <w:t xml:space="preserve">. As Debêntures objeto do Resgate Antecipado Facultativo Total </w:t>
      </w:r>
      <w:r w:rsidR="00EE0D26" w:rsidRPr="00277CED">
        <w:rPr>
          <w:rFonts w:ascii="Tahoma" w:hAnsi="Tahoma" w:cs="Tahoma"/>
          <w:sz w:val="22"/>
          <w:szCs w:val="22"/>
        </w:rPr>
        <w:t>dev</w:t>
      </w:r>
      <w:r w:rsidR="009D6FAC" w:rsidRPr="00277CED">
        <w:rPr>
          <w:rFonts w:ascii="Tahoma" w:hAnsi="Tahoma" w:cs="Tahoma"/>
          <w:sz w:val="22"/>
          <w:szCs w:val="22"/>
        </w:rPr>
        <w:t>erão ser canceladas</w:t>
      </w:r>
      <w:r w:rsidR="00A55BE5" w:rsidRPr="00277CED">
        <w:rPr>
          <w:rFonts w:ascii="Tahoma" w:hAnsi="Tahoma" w:cs="Tahoma"/>
          <w:sz w:val="22"/>
          <w:szCs w:val="22"/>
        </w:rPr>
        <w:t>.</w:t>
      </w:r>
    </w:p>
    <w:p w:rsidR="00143FCF" w:rsidRDefault="00143FCF" w:rsidP="009D6571">
      <w:pPr>
        <w:suppressAutoHyphens/>
        <w:spacing w:line="320" w:lineRule="exact"/>
        <w:rPr>
          <w:rFonts w:ascii="Tahoma" w:hAnsi="Tahoma" w:cs="Tahoma"/>
          <w:sz w:val="22"/>
          <w:szCs w:val="22"/>
        </w:rPr>
      </w:pPr>
    </w:p>
    <w:p w:rsidR="008661CA" w:rsidRPr="00277CED" w:rsidRDefault="00143FCF" w:rsidP="009D6571">
      <w:pPr>
        <w:suppressAutoHyphens/>
        <w:spacing w:line="320" w:lineRule="exact"/>
        <w:rPr>
          <w:rFonts w:ascii="Tahoma" w:hAnsi="Tahoma" w:cs="Tahoma"/>
          <w:sz w:val="22"/>
          <w:szCs w:val="22"/>
        </w:rPr>
      </w:pPr>
      <w:r>
        <w:rPr>
          <w:rFonts w:ascii="Tahoma" w:hAnsi="Tahoma" w:cs="Tahoma"/>
          <w:sz w:val="22"/>
          <w:szCs w:val="22"/>
        </w:rPr>
        <w:t>6.17.6</w:t>
      </w:r>
      <w:r w:rsidR="0046033E">
        <w:rPr>
          <w:rFonts w:ascii="Tahoma" w:hAnsi="Tahoma" w:cs="Tahoma"/>
          <w:sz w:val="22"/>
          <w:szCs w:val="22"/>
        </w:rPr>
        <w:t>.</w:t>
      </w:r>
      <w:r>
        <w:rPr>
          <w:rFonts w:ascii="Tahoma" w:hAnsi="Tahoma" w:cs="Tahoma"/>
          <w:sz w:val="22"/>
          <w:szCs w:val="22"/>
        </w:rPr>
        <w:t xml:space="preserve"> </w:t>
      </w:r>
      <w:r w:rsidR="0046033E" w:rsidRPr="0046033E">
        <w:rPr>
          <w:rFonts w:ascii="Tahoma" w:hAnsi="Tahoma" w:cs="Tahoma"/>
          <w:sz w:val="22"/>
          <w:szCs w:val="22"/>
        </w:rPr>
        <w:t xml:space="preserve">Ao subscrever as Debêntures, os Debenturistas declaram-se cientes </w:t>
      </w:r>
      <w:r w:rsidR="004B1C1E">
        <w:rPr>
          <w:rFonts w:ascii="Tahoma" w:hAnsi="Tahoma" w:cs="Tahoma"/>
          <w:sz w:val="22"/>
          <w:szCs w:val="22"/>
        </w:rPr>
        <w:t>e de acordo com</w:t>
      </w:r>
      <w:r w:rsidR="0046033E" w:rsidRPr="0046033E">
        <w:rPr>
          <w:rFonts w:ascii="Tahoma" w:hAnsi="Tahoma" w:cs="Tahoma"/>
          <w:sz w:val="22"/>
          <w:szCs w:val="22"/>
        </w:rPr>
        <w:t xml:space="preserve"> a fórmula </w:t>
      </w:r>
      <w:r w:rsidR="004B1C1E">
        <w:rPr>
          <w:rFonts w:ascii="Tahoma" w:hAnsi="Tahoma" w:cs="Tahoma"/>
          <w:sz w:val="22"/>
          <w:szCs w:val="22"/>
        </w:rPr>
        <w:t xml:space="preserve">de cálculo </w:t>
      </w:r>
      <w:r w:rsidR="0046033E" w:rsidRPr="0046033E">
        <w:rPr>
          <w:rFonts w:ascii="Tahoma" w:hAnsi="Tahoma" w:cs="Tahoma"/>
          <w:sz w:val="22"/>
          <w:szCs w:val="22"/>
        </w:rPr>
        <w:t xml:space="preserve">do </w:t>
      </w:r>
      <w:r w:rsidR="0020611E" w:rsidRPr="00152DF9">
        <w:rPr>
          <w:rFonts w:ascii="Tahoma" w:hAnsi="Tahoma" w:cs="Tahoma"/>
          <w:sz w:val="22"/>
          <w:szCs w:val="22"/>
        </w:rPr>
        <w:t>Valor Unitário de Resgate Antecipado</w:t>
      </w:r>
      <w:r w:rsidR="0046033E" w:rsidRPr="0046033E">
        <w:rPr>
          <w:rFonts w:ascii="Tahoma" w:hAnsi="Tahoma" w:cs="Tahoma"/>
          <w:sz w:val="22"/>
          <w:szCs w:val="22"/>
        </w:rPr>
        <w:t xml:space="preserve"> indicada no item 6.17.2 acima.</w:t>
      </w:r>
    </w:p>
    <w:p w:rsidR="009D6FAC" w:rsidRPr="001065BD" w:rsidRDefault="009D6FAC" w:rsidP="009D6571">
      <w:pPr>
        <w:suppressAutoHyphens/>
        <w:spacing w:line="320" w:lineRule="exact"/>
        <w:rPr>
          <w:rFonts w:ascii="Tahoma" w:hAnsi="Tahoma" w:cs="Tahoma"/>
          <w:sz w:val="22"/>
          <w:szCs w:val="22"/>
        </w:rPr>
      </w:pPr>
    </w:p>
    <w:p w:rsidR="00384BB7" w:rsidRPr="001065BD" w:rsidRDefault="00AC089B" w:rsidP="00384BB7">
      <w:pPr>
        <w:suppressAutoHyphens/>
        <w:spacing w:line="320" w:lineRule="exact"/>
        <w:rPr>
          <w:rFonts w:ascii="Tahoma" w:hAnsi="Tahoma" w:cs="Tahoma"/>
          <w:b/>
          <w:sz w:val="22"/>
          <w:szCs w:val="22"/>
        </w:rPr>
      </w:pPr>
      <w:r w:rsidRPr="001065BD">
        <w:rPr>
          <w:rFonts w:ascii="Tahoma" w:hAnsi="Tahoma" w:cs="Tahoma"/>
          <w:b/>
          <w:sz w:val="22"/>
          <w:szCs w:val="22"/>
        </w:rPr>
        <w:t>6.1</w:t>
      </w:r>
      <w:r w:rsidR="00AD5565" w:rsidRPr="001065BD">
        <w:rPr>
          <w:rFonts w:ascii="Tahoma" w:hAnsi="Tahoma" w:cs="Tahoma"/>
          <w:b/>
          <w:sz w:val="22"/>
          <w:szCs w:val="22"/>
        </w:rPr>
        <w:t>8</w:t>
      </w:r>
      <w:r w:rsidR="00C8458A" w:rsidRPr="001065BD">
        <w:rPr>
          <w:rFonts w:ascii="Tahoma" w:hAnsi="Tahoma" w:cs="Tahoma"/>
          <w:b/>
          <w:sz w:val="22"/>
          <w:szCs w:val="22"/>
        </w:rPr>
        <w:t>.</w:t>
      </w:r>
      <w:r w:rsidR="00C8458A" w:rsidRPr="001065BD">
        <w:rPr>
          <w:rFonts w:ascii="Tahoma" w:hAnsi="Tahoma" w:cs="Tahoma"/>
          <w:b/>
          <w:sz w:val="22"/>
          <w:szCs w:val="22"/>
        </w:rPr>
        <w:tab/>
      </w:r>
      <w:r w:rsidR="00384BB7" w:rsidRPr="001065BD">
        <w:rPr>
          <w:rFonts w:ascii="Tahoma" w:hAnsi="Tahoma" w:cs="Tahoma"/>
          <w:b/>
          <w:sz w:val="22"/>
          <w:szCs w:val="22"/>
        </w:rPr>
        <w:t>Amortização Extraordinária</w:t>
      </w:r>
    </w:p>
    <w:p w:rsidR="00384BB7" w:rsidRPr="00614C9F" w:rsidRDefault="00384BB7" w:rsidP="00384BB7">
      <w:pPr>
        <w:pStyle w:val="Corpodetexto"/>
        <w:widowControl w:val="0"/>
        <w:tabs>
          <w:tab w:val="clear" w:pos="576"/>
          <w:tab w:val="clear" w:pos="1152"/>
          <w:tab w:val="left" w:pos="709"/>
        </w:tabs>
        <w:suppressAutoHyphens/>
        <w:spacing w:line="320" w:lineRule="exact"/>
        <w:ind w:right="0"/>
        <w:rPr>
          <w:rFonts w:ascii="Arial" w:hAnsi="Arial" w:cs="Arial"/>
          <w:sz w:val="22"/>
          <w:szCs w:val="22"/>
        </w:rPr>
      </w:pPr>
    </w:p>
    <w:p w:rsidR="001065BD" w:rsidRPr="004C380D" w:rsidRDefault="00384BB7" w:rsidP="001065BD">
      <w:pPr>
        <w:suppressAutoHyphens/>
        <w:spacing w:line="320" w:lineRule="exact"/>
        <w:rPr>
          <w:rFonts w:ascii="Tahoma" w:hAnsi="Tahoma" w:cs="Tahoma"/>
          <w:bCs/>
          <w:sz w:val="22"/>
          <w:szCs w:val="22"/>
        </w:rPr>
      </w:pPr>
      <w:r w:rsidRPr="00614C9F">
        <w:rPr>
          <w:rFonts w:ascii="Arial" w:hAnsi="Arial" w:cs="Arial"/>
          <w:sz w:val="22"/>
          <w:szCs w:val="22"/>
        </w:rPr>
        <w:t>6.1</w:t>
      </w:r>
      <w:r>
        <w:rPr>
          <w:rFonts w:ascii="Arial" w:hAnsi="Arial" w:cs="Arial"/>
          <w:sz w:val="22"/>
          <w:szCs w:val="22"/>
        </w:rPr>
        <w:t>8</w:t>
      </w:r>
      <w:r w:rsidRPr="00614C9F">
        <w:rPr>
          <w:rFonts w:ascii="Arial" w:hAnsi="Arial" w:cs="Arial"/>
          <w:sz w:val="22"/>
          <w:szCs w:val="22"/>
        </w:rPr>
        <w:t>.1.</w:t>
      </w:r>
      <w:r w:rsidRPr="00614C9F">
        <w:rPr>
          <w:rFonts w:ascii="Arial" w:hAnsi="Arial" w:cs="Arial"/>
          <w:sz w:val="22"/>
          <w:szCs w:val="22"/>
        </w:rPr>
        <w:tab/>
      </w:r>
      <w:r w:rsidR="001065BD">
        <w:rPr>
          <w:rFonts w:ascii="Arial" w:hAnsi="Arial" w:cs="Arial"/>
          <w:sz w:val="22"/>
          <w:szCs w:val="22"/>
        </w:rPr>
        <w:t xml:space="preserve"> </w:t>
      </w:r>
      <w:r w:rsidR="001065BD" w:rsidRPr="004C380D">
        <w:rPr>
          <w:rFonts w:ascii="Tahoma" w:hAnsi="Tahoma" w:cs="Tahoma"/>
          <w:bCs/>
          <w:sz w:val="22"/>
          <w:szCs w:val="22"/>
        </w:rPr>
        <w:t>A Emissora poderá, a seu exclusivo critério e a qualquer tempo, amortizar extraordinariamente as Debêntures, limitada a 98% (noventa e oito por cento) do Saldo do Valor Nominal Unitário (“</w:t>
      </w:r>
      <w:r w:rsidR="001065BD" w:rsidRPr="004C380D">
        <w:rPr>
          <w:rFonts w:ascii="Tahoma" w:hAnsi="Tahoma" w:cs="Tahoma"/>
          <w:bCs/>
          <w:sz w:val="22"/>
          <w:szCs w:val="22"/>
          <w:u w:val="single"/>
        </w:rPr>
        <w:t>Amortização Extraordinária</w:t>
      </w:r>
      <w:r w:rsidR="001065BD" w:rsidRPr="004C380D">
        <w:rPr>
          <w:rFonts w:ascii="Tahoma" w:hAnsi="Tahoma" w:cs="Tahoma"/>
          <w:bCs/>
          <w:sz w:val="22"/>
          <w:szCs w:val="22"/>
        </w:rPr>
        <w:t>”).</w:t>
      </w:r>
    </w:p>
    <w:p w:rsidR="001065BD" w:rsidRPr="004C380D" w:rsidRDefault="001065BD" w:rsidP="001065BD">
      <w:pPr>
        <w:suppressAutoHyphens/>
        <w:spacing w:line="320" w:lineRule="exact"/>
        <w:rPr>
          <w:rFonts w:ascii="Tahoma" w:hAnsi="Tahoma" w:cs="Tahoma"/>
          <w:bCs/>
          <w:sz w:val="22"/>
          <w:szCs w:val="22"/>
        </w:rPr>
      </w:pPr>
    </w:p>
    <w:p w:rsidR="001065BD" w:rsidRPr="004C380D" w:rsidRDefault="001065BD" w:rsidP="001065BD">
      <w:pPr>
        <w:suppressAutoHyphens/>
        <w:spacing w:line="320" w:lineRule="exact"/>
        <w:rPr>
          <w:rFonts w:ascii="Tahoma" w:hAnsi="Tahoma" w:cs="Tahoma"/>
          <w:bCs/>
          <w:sz w:val="22"/>
          <w:szCs w:val="22"/>
        </w:rPr>
      </w:pPr>
      <w:r>
        <w:rPr>
          <w:rFonts w:ascii="Tahoma" w:hAnsi="Tahoma" w:cs="Tahoma"/>
          <w:bCs/>
          <w:sz w:val="22"/>
          <w:szCs w:val="22"/>
        </w:rPr>
        <w:t>6</w:t>
      </w:r>
      <w:r w:rsidRPr="004C380D">
        <w:rPr>
          <w:rFonts w:ascii="Tahoma" w:hAnsi="Tahoma" w:cs="Tahoma"/>
          <w:bCs/>
          <w:sz w:val="22"/>
          <w:szCs w:val="22"/>
        </w:rPr>
        <w:t>.18.2. A Emissora deverá comunicar, com antecedência mínima de 10 (dez) Dias Úteis, a data pretendida para a realização da Amortização Extraordinária por meio de comunicação individual endereçada a todos os Debenturistas</w:t>
      </w:r>
      <w:r w:rsidR="00696C47">
        <w:rPr>
          <w:rFonts w:ascii="Tahoma" w:hAnsi="Tahoma" w:cs="Tahoma"/>
          <w:bCs/>
          <w:sz w:val="22"/>
          <w:szCs w:val="22"/>
        </w:rPr>
        <w:t>,</w:t>
      </w:r>
      <w:r w:rsidRPr="004C380D">
        <w:rPr>
          <w:rFonts w:ascii="Tahoma" w:hAnsi="Tahoma" w:cs="Tahoma"/>
          <w:bCs/>
          <w:sz w:val="22"/>
          <w:szCs w:val="22"/>
        </w:rPr>
        <w:t xml:space="preserve"> ao Agente Fiduciário</w:t>
      </w:r>
      <w:r w:rsidR="00696C47">
        <w:rPr>
          <w:rFonts w:ascii="Tahoma" w:hAnsi="Tahoma" w:cs="Tahoma"/>
          <w:bCs/>
          <w:sz w:val="22"/>
          <w:szCs w:val="22"/>
        </w:rPr>
        <w:t xml:space="preserve"> e à CETIP com, ao menos, </w:t>
      </w:r>
      <w:proofErr w:type="gramStart"/>
      <w:r w:rsidR="00696C47">
        <w:rPr>
          <w:rFonts w:ascii="Tahoma" w:hAnsi="Tahoma" w:cs="Tahoma"/>
          <w:bCs/>
          <w:sz w:val="22"/>
          <w:szCs w:val="22"/>
        </w:rPr>
        <w:t>2</w:t>
      </w:r>
      <w:proofErr w:type="gramEnd"/>
      <w:r w:rsidR="00696C47">
        <w:rPr>
          <w:rFonts w:ascii="Tahoma" w:hAnsi="Tahoma" w:cs="Tahoma"/>
          <w:bCs/>
          <w:sz w:val="22"/>
          <w:szCs w:val="22"/>
        </w:rPr>
        <w:t xml:space="preserve"> (dois) </w:t>
      </w:r>
      <w:r w:rsidR="00696C47">
        <w:rPr>
          <w:rFonts w:ascii="Tahoma" w:hAnsi="Tahoma" w:cs="Tahoma"/>
          <w:bCs/>
          <w:sz w:val="22"/>
          <w:szCs w:val="22"/>
        </w:rPr>
        <w:lastRenderedPageBreak/>
        <w:t>dias úteis de antecedência</w:t>
      </w:r>
      <w:r w:rsidRPr="004C380D">
        <w:rPr>
          <w:rFonts w:ascii="Tahoma" w:hAnsi="Tahoma" w:cs="Tahoma"/>
          <w:bCs/>
          <w:sz w:val="22"/>
          <w:szCs w:val="22"/>
        </w:rPr>
        <w:t>, que deverá conter, no mínimo, as seguintes informações: (i)</w:t>
      </w:r>
      <w:r w:rsidR="000B299B">
        <w:rPr>
          <w:rFonts w:ascii="Tahoma" w:hAnsi="Tahoma" w:cs="Tahoma"/>
          <w:bCs/>
          <w:sz w:val="22"/>
          <w:szCs w:val="22"/>
        </w:rPr>
        <w:t> </w:t>
      </w:r>
      <w:r w:rsidRPr="004C380D">
        <w:rPr>
          <w:rFonts w:ascii="Tahoma" w:hAnsi="Tahoma" w:cs="Tahoma"/>
          <w:bCs/>
          <w:sz w:val="22"/>
          <w:szCs w:val="22"/>
        </w:rPr>
        <w:t>a data efetiva para o pagamento aos Debenturistas (“</w:t>
      </w:r>
      <w:r w:rsidRPr="004C380D">
        <w:rPr>
          <w:rFonts w:ascii="Tahoma" w:hAnsi="Tahoma" w:cs="Tahoma"/>
          <w:bCs/>
          <w:sz w:val="22"/>
          <w:szCs w:val="22"/>
          <w:u w:val="single"/>
        </w:rPr>
        <w:t>Data de Amortização Extraordinária</w:t>
      </w:r>
      <w:r w:rsidR="000B299B">
        <w:rPr>
          <w:rFonts w:ascii="Tahoma" w:hAnsi="Tahoma" w:cs="Tahoma"/>
          <w:bCs/>
          <w:sz w:val="22"/>
          <w:szCs w:val="22"/>
        </w:rPr>
        <w:t>”); (</w:t>
      </w:r>
      <w:proofErr w:type="spellStart"/>
      <w:r w:rsidR="000B299B">
        <w:rPr>
          <w:rFonts w:ascii="Tahoma" w:hAnsi="Tahoma" w:cs="Tahoma"/>
          <w:bCs/>
          <w:sz w:val="22"/>
          <w:szCs w:val="22"/>
        </w:rPr>
        <w:t>ii</w:t>
      </w:r>
      <w:proofErr w:type="spellEnd"/>
      <w:r w:rsidR="000B299B">
        <w:rPr>
          <w:rFonts w:ascii="Tahoma" w:hAnsi="Tahoma" w:cs="Tahoma"/>
          <w:bCs/>
          <w:sz w:val="22"/>
          <w:szCs w:val="22"/>
        </w:rPr>
        <w:t>) o percentual do s</w:t>
      </w:r>
      <w:r w:rsidRPr="004C380D">
        <w:rPr>
          <w:rFonts w:ascii="Tahoma" w:hAnsi="Tahoma" w:cs="Tahoma"/>
          <w:bCs/>
          <w:sz w:val="22"/>
          <w:szCs w:val="22"/>
        </w:rPr>
        <w:t>aldo do Valor Nominal Unitário a ser amortizado extraordinariamente; (</w:t>
      </w:r>
      <w:proofErr w:type="spellStart"/>
      <w:r w:rsidRPr="004C380D">
        <w:rPr>
          <w:rFonts w:ascii="Tahoma" w:hAnsi="Tahoma" w:cs="Tahoma"/>
          <w:bCs/>
          <w:sz w:val="22"/>
          <w:szCs w:val="22"/>
        </w:rPr>
        <w:t>iii</w:t>
      </w:r>
      <w:proofErr w:type="spellEnd"/>
      <w:r w:rsidRPr="004C380D">
        <w:rPr>
          <w:rFonts w:ascii="Tahoma" w:hAnsi="Tahoma" w:cs="Tahoma"/>
          <w:bCs/>
          <w:sz w:val="22"/>
          <w:szCs w:val="22"/>
        </w:rPr>
        <w:t>)</w:t>
      </w:r>
      <w:r w:rsidR="000B299B">
        <w:rPr>
          <w:rFonts w:ascii="Tahoma" w:hAnsi="Tahoma" w:cs="Tahoma"/>
          <w:bCs/>
          <w:sz w:val="22"/>
          <w:szCs w:val="22"/>
        </w:rPr>
        <w:t> </w:t>
      </w:r>
      <w:r w:rsidRPr="004C380D">
        <w:rPr>
          <w:rFonts w:ascii="Tahoma" w:hAnsi="Tahoma" w:cs="Tahoma"/>
          <w:sz w:val="22"/>
          <w:szCs w:val="22"/>
        </w:rPr>
        <w:t xml:space="preserve">o valor a ser pago pela Amortização Extraordinária, o qual deverá ser calculado conforme previsto nos itens </w:t>
      </w:r>
      <w:r>
        <w:rPr>
          <w:rFonts w:ascii="Tahoma" w:hAnsi="Tahoma" w:cs="Tahoma"/>
          <w:sz w:val="22"/>
          <w:szCs w:val="22"/>
        </w:rPr>
        <w:t>6</w:t>
      </w:r>
      <w:r w:rsidRPr="004C380D">
        <w:rPr>
          <w:rFonts w:ascii="Tahoma" w:hAnsi="Tahoma" w:cs="Tahoma"/>
          <w:sz w:val="22"/>
          <w:szCs w:val="22"/>
        </w:rPr>
        <w:t>.18.3 abaixo</w:t>
      </w:r>
      <w:r w:rsidR="000B299B">
        <w:rPr>
          <w:rFonts w:ascii="Tahoma" w:hAnsi="Tahoma" w:cs="Tahoma"/>
          <w:bCs/>
          <w:sz w:val="22"/>
          <w:szCs w:val="22"/>
        </w:rPr>
        <w:t>; e (</w:t>
      </w:r>
      <w:proofErr w:type="spellStart"/>
      <w:r w:rsidR="000B299B">
        <w:rPr>
          <w:rFonts w:ascii="Tahoma" w:hAnsi="Tahoma" w:cs="Tahoma"/>
          <w:bCs/>
          <w:sz w:val="22"/>
          <w:szCs w:val="22"/>
        </w:rPr>
        <w:t>iv</w:t>
      </w:r>
      <w:proofErr w:type="spellEnd"/>
      <w:r w:rsidR="000B299B">
        <w:rPr>
          <w:rFonts w:ascii="Tahoma" w:hAnsi="Tahoma" w:cs="Tahoma"/>
          <w:bCs/>
          <w:sz w:val="22"/>
          <w:szCs w:val="22"/>
        </w:rPr>
        <w:t>) </w:t>
      </w:r>
      <w:r w:rsidRPr="004C380D">
        <w:rPr>
          <w:rFonts w:ascii="Tahoma" w:hAnsi="Tahoma" w:cs="Tahoma"/>
          <w:bCs/>
          <w:sz w:val="22"/>
          <w:szCs w:val="22"/>
        </w:rPr>
        <w:t>quaisquer outras informações necessárias à operacionalização da Amortização Extraordinária (“</w:t>
      </w:r>
      <w:r w:rsidRPr="004C380D">
        <w:rPr>
          <w:rFonts w:ascii="Tahoma" w:hAnsi="Tahoma" w:cs="Tahoma"/>
          <w:bCs/>
          <w:sz w:val="22"/>
          <w:szCs w:val="22"/>
          <w:u w:val="single"/>
        </w:rPr>
        <w:t>Comunicação de Amortização Extraordinária</w:t>
      </w:r>
      <w:r w:rsidRPr="004C380D">
        <w:rPr>
          <w:rFonts w:ascii="Tahoma" w:hAnsi="Tahoma" w:cs="Tahoma"/>
          <w:bCs/>
          <w:sz w:val="22"/>
          <w:szCs w:val="22"/>
        </w:rPr>
        <w:t>”).</w:t>
      </w:r>
    </w:p>
    <w:p w:rsidR="001065BD" w:rsidRPr="004C380D" w:rsidRDefault="001065BD" w:rsidP="001065BD">
      <w:pPr>
        <w:suppressAutoHyphens/>
        <w:spacing w:line="320" w:lineRule="exact"/>
        <w:rPr>
          <w:rFonts w:ascii="Tahoma" w:hAnsi="Tahoma" w:cs="Tahoma"/>
          <w:bCs/>
          <w:sz w:val="22"/>
          <w:szCs w:val="22"/>
        </w:rPr>
      </w:pPr>
    </w:p>
    <w:p w:rsidR="001065BD" w:rsidRPr="004C380D" w:rsidRDefault="001065BD" w:rsidP="001065BD">
      <w:pPr>
        <w:suppressAutoHyphens/>
        <w:spacing w:line="320" w:lineRule="exact"/>
        <w:rPr>
          <w:rFonts w:ascii="Tahoma" w:hAnsi="Tahoma" w:cs="Tahoma"/>
          <w:sz w:val="22"/>
          <w:szCs w:val="22"/>
        </w:rPr>
      </w:pPr>
      <w:r>
        <w:rPr>
          <w:rFonts w:ascii="Tahoma" w:hAnsi="Tahoma" w:cs="Tahoma"/>
          <w:bCs/>
          <w:sz w:val="22"/>
          <w:szCs w:val="22"/>
        </w:rPr>
        <w:t>6</w:t>
      </w:r>
      <w:r w:rsidRPr="004C380D">
        <w:rPr>
          <w:rFonts w:ascii="Tahoma" w:hAnsi="Tahoma" w:cs="Tahoma"/>
          <w:bCs/>
          <w:sz w:val="22"/>
          <w:szCs w:val="22"/>
        </w:rPr>
        <w:t xml:space="preserve">.18.3. O </w:t>
      </w:r>
      <w:r w:rsidR="004A1FFD" w:rsidRPr="004C380D">
        <w:rPr>
          <w:rFonts w:ascii="Tahoma" w:hAnsi="Tahoma" w:cs="Tahoma"/>
          <w:bCs/>
          <w:sz w:val="22"/>
          <w:szCs w:val="22"/>
        </w:rPr>
        <w:t>valor da amortização extraordinária</w:t>
      </w:r>
      <w:r w:rsidR="004A1FFD">
        <w:rPr>
          <w:rFonts w:ascii="Tahoma" w:hAnsi="Tahoma" w:cs="Tahoma"/>
          <w:bCs/>
          <w:sz w:val="22"/>
          <w:szCs w:val="22"/>
        </w:rPr>
        <w:t xml:space="preserve"> das Debêntures da Primeira Série</w:t>
      </w:r>
      <w:r w:rsidR="004A1FFD" w:rsidRPr="004C380D">
        <w:rPr>
          <w:rFonts w:ascii="Tahoma" w:hAnsi="Tahoma" w:cs="Tahoma"/>
          <w:bCs/>
          <w:sz w:val="22"/>
          <w:szCs w:val="22"/>
        </w:rPr>
        <w:t xml:space="preserve"> </w:t>
      </w:r>
      <w:r w:rsidRPr="004C380D">
        <w:rPr>
          <w:rFonts w:ascii="Tahoma" w:hAnsi="Tahoma" w:cs="Tahoma"/>
          <w:bCs/>
          <w:sz w:val="22"/>
          <w:szCs w:val="22"/>
        </w:rPr>
        <w:t xml:space="preserve">será correspondente à parcela </w:t>
      </w:r>
      <w:r w:rsidR="004A1FFD">
        <w:rPr>
          <w:rFonts w:ascii="Tahoma" w:hAnsi="Tahoma" w:cs="Tahoma"/>
          <w:bCs/>
          <w:sz w:val="22"/>
          <w:szCs w:val="22"/>
        </w:rPr>
        <w:t>d</w:t>
      </w:r>
      <w:r w:rsidRPr="004C380D">
        <w:rPr>
          <w:rFonts w:ascii="Tahoma" w:hAnsi="Tahoma" w:cs="Tahoma"/>
          <w:bCs/>
          <w:sz w:val="22"/>
          <w:szCs w:val="22"/>
        </w:rPr>
        <w:t xml:space="preserve">o </w:t>
      </w:r>
      <w:r w:rsidR="004A1FFD" w:rsidRPr="004C380D">
        <w:rPr>
          <w:rFonts w:ascii="Tahoma" w:hAnsi="Tahoma" w:cs="Tahoma"/>
          <w:sz w:val="22"/>
          <w:szCs w:val="22"/>
        </w:rPr>
        <w:t>Valor Nominal Unitário</w:t>
      </w:r>
      <w:r w:rsidR="004A1FFD">
        <w:rPr>
          <w:rFonts w:ascii="Tahoma" w:hAnsi="Tahoma" w:cs="Tahoma"/>
          <w:sz w:val="22"/>
          <w:szCs w:val="22"/>
        </w:rPr>
        <w:t xml:space="preserve"> </w:t>
      </w:r>
      <w:r w:rsidRPr="004C380D">
        <w:rPr>
          <w:rFonts w:ascii="Tahoma" w:hAnsi="Tahoma" w:cs="Tahoma"/>
          <w:bCs/>
          <w:sz w:val="22"/>
          <w:szCs w:val="22"/>
        </w:rPr>
        <w:t xml:space="preserve">a ser </w:t>
      </w:r>
      <w:proofErr w:type="gramStart"/>
      <w:r w:rsidRPr="004C380D">
        <w:rPr>
          <w:rFonts w:ascii="Tahoma" w:hAnsi="Tahoma" w:cs="Tahoma"/>
          <w:bCs/>
          <w:sz w:val="22"/>
          <w:szCs w:val="22"/>
        </w:rPr>
        <w:t xml:space="preserve">amortizado extraordinariamente, </w:t>
      </w:r>
      <w:r w:rsidR="004A1FFD">
        <w:rPr>
          <w:rFonts w:ascii="Tahoma" w:hAnsi="Tahoma" w:cs="Tahoma"/>
          <w:sz w:val="22"/>
          <w:szCs w:val="22"/>
        </w:rPr>
        <w:t>acrescido (i</w:t>
      </w:r>
      <w:r w:rsidRPr="004C380D">
        <w:rPr>
          <w:rFonts w:ascii="Tahoma" w:hAnsi="Tahoma" w:cs="Tahoma"/>
          <w:sz w:val="22"/>
          <w:szCs w:val="22"/>
        </w:rPr>
        <w:t>) da Remuner</w:t>
      </w:r>
      <w:r w:rsidR="006C7239">
        <w:rPr>
          <w:rFonts w:ascii="Tahoma" w:hAnsi="Tahoma" w:cs="Tahoma"/>
          <w:sz w:val="22"/>
          <w:szCs w:val="22"/>
        </w:rPr>
        <w:t>ação, calculada</w:t>
      </w:r>
      <w:proofErr w:type="gramEnd"/>
      <w:r w:rsidR="006C7239">
        <w:rPr>
          <w:rFonts w:ascii="Tahoma" w:hAnsi="Tahoma" w:cs="Tahoma"/>
          <w:sz w:val="22"/>
          <w:szCs w:val="22"/>
        </w:rPr>
        <w:t xml:space="preserve"> desde a Data de Liquidação</w:t>
      </w:r>
      <w:r w:rsidR="000B299B" w:rsidRPr="000B299B">
        <w:rPr>
          <w:rFonts w:ascii="Tahoma" w:hAnsi="Tahoma" w:cs="Tahoma"/>
          <w:sz w:val="22"/>
          <w:szCs w:val="22"/>
        </w:rPr>
        <w:t xml:space="preserve"> </w:t>
      </w:r>
      <w:r w:rsidR="000B299B">
        <w:rPr>
          <w:rFonts w:ascii="Tahoma" w:hAnsi="Tahoma" w:cs="Tahoma"/>
          <w:sz w:val="22"/>
          <w:szCs w:val="22"/>
        </w:rPr>
        <w:t>(</w:t>
      </w:r>
      <w:r w:rsidR="000B299B" w:rsidRPr="00277CED">
        <w:rPr>
          <w:rFonts w:ascii="Tahoma" w:hAnsi="Tahoma" w:cs="Tahoma"/>
          <w:sz w:val="22"/>
          <w:szCs w:val="22"/>
        </w:rPr>
        <w:t>ou desde a última Data de Pagamento da Remuneração, conforme o caso)</w:t>
      </w:r>
      <w:r w:rsidRPr="004C380D">
        <w:rPr>
          <w:rFonts w:ascii="Tahoma" w:hAnsi="Tahoma" w:cs="Tahoma"/>
          <w:sz w:val="22"/>
          <w:szCs w:val="22"/>
        </w:rPr>
        <w:t xml:space="preserve">, até a Data de Amortização Extraordinária, </w:t>
      </w:r>
      <w:r w:rsidRPr="004C380D">
        <w:rPr>
          <w:rFonts w:ascii="Tahoma" w:hAnsi="Tahoma" w:cs="Tahoma"/>
          <w:i/>
          <w:sz w:val="22"/>
          <w:szCs w:val="22"/>
        </w:rPr>
        <w:t xml:space="preserve">pro rata </w:t>
      </w:r>
      <w:proofErr w:type="spellStart"/>
      <w:r w:rsidRPr="004C380D">
        <w:rPr>
          <w:rFonts w:ascii="Tahoma" w:hAnsi="Tahoma" w:cs="Tahoma"/>
          <w:i/>
          <w:sz w:val="22"/>
          <w:szCs w:val="22"/>
        </w:rPr>
        <w:t>temporis</w:t>
      </w:r>
      <w:proofErr w:type="spellEnd"/>
      <w:r w:rsidRPr="004C380D">
        <w:rPr>
          <w:rFonts w:ascii="Tahoma" w:hAnsi="Tahoma" w:cs="Tahoma"/>
          <w:sz w:val="22"/>
          <w:szCs w:val="22"/>
        </w:rPr>
        <w:t>, conforme o caso, (</w:t>
      </w:r>
      <w:proofErr w:type="spellStart"/>
      <w:r w:rsidR="004A1FFD">
        <w:rPr>
          <w:rFonts w:ascii="Tahoma" w:hAnsi="Tahoma" w:cs="Tahoma"/>
          <w:sz w:val="22"/>
          <w:szCs w:val="22"/>
        </w:rPr>
        <w:t>ii</w:t>
      </w:r>
      <w:proofErr w:type="spellEnd"/>
      <w:r w:rsidRPr="004C380D">
        <w:rPr>
          <w:rFonts w:ascii="Tahoma" w:hAnsi="Tahoma" w:cs="Tahoma"/>
          <w:sz w:val="22"/>
          <w:szCs w:val="22"/>
        </w:rPr>
        <w:t>) dos Encargos Moratórios, se houver, e de quaisquer outros valores eventualmente devidos pela Emissora nos termos desta Escritura de Emissão até a data da efetiva amortização, (os itens (</w:t>
      </w:r>
      <w:r w:rsidR="004A1FFD">
        <w:rPr>
          <w:rFonts w:ascii="Tahoma" w:hAnsi="Tahoma" w:cs="Tahoma"/>
          <w:sz w:val="22"/>
          <w:szCs w:val="22"/>
        </w:rPr>
        <w:t>i</w:t>
      </w:r>
      <w:r w:rsidRPr="004C380D">
        <w:rPr>
          <w:rFonts w:ascii="Tahoma" w:hAnsi="Tahoma" w:cs="Tahoma"/>
          <w:sz w:val="22"/>
          <w:szCs w:val="22"/>
        </w:rPr>
        <w:t>) e (</w:t>
      </w:r>
      <w:proofErr w:type="spellStart"/>
      <w:r w:rsidR="004A1FFD">
        <w:rPr>
          <w:rFonts w:ascii="Tahoma" w:hAnsi="Tahoma" w:cs="Tahoma"/>
          <w:sz w:val="22"/>
          <w:szCs w:val="22"/>
        </w:rPr>
        <w:t>ii</w:t>
      </w:r>
      <w:proofErr w:type="spellEnd"/>
      <w:r w:rsidR="004A1FFD">
        <w:rPr>
          <w:rFonts w:ascii="Tahoma" w:hAnsi="Tahoma" w:cs="Tahoma"/>
          <w:sz w:val="22"/>
          <w:szCs w:val="22"/>
        </w:rPr>
        <w:t>)</w:t>
      </w:r>
      <w:r w:rsidRPr="004C380D">
        <w:rPr>
          <w:rFonts w:ascii="Tahoma" w:hAnsi="Tahoma" w:cs="Tahoma"/>
          <w:sz w:val="22"/>
          <w:szCs w:val="22"/>
        </w:rPr>
        <w:t>, em conjunto, o “</w:t>
      </w:r>
      <w:r w:rsidRPr="004C380D">
        <w:rPr>
          <w:rFonts w:ascii="Tahoma" w:hAnsi="Tahoma" w:cs="Tahoma"/>
          <w:sz w:val="22"/>
          <w:szCs w:val="22"/>
          <w:u w:val="single"/>
        </w:rPr>
        <w:t>Valor da Amortização Extraordinária</w:t>
      </w:r>
      <w:r w:rsidR="004A1FFD">
        <w:rPr>
          <w:rFonts w:ascii="Tahoma" w:hAnsi="Tahoma" w:cs="Tahoma"/>
          <w:sz w:val="22"/>
          <w:szCs w:val="22"/>
          <w:u w:val="single"/>
        </w:rPr>
        <w:t xml:space="preserve"> das Debêntures da Primeira Série</w:t>
      </w:r>
      <w:r w:rsidRPr="004C380D">
        <w:rPr>
          <w:rFonts w:ascii="Tahoma" w:hAnsi="Tahoma" w:cs="Tahoma"/>
          <w:sz w:val="22"/>
          <w:szCs w:val="22"/>
        </w:rPr>
        <w:t>”), e (</w:t>
      </w:r>
      <w:proofErr w:type="spellStart"/>
      <w:r w:rsidRPr="004C380D">
        <w:rPr>
          <w:rFonts w:ascii="Tahoma" w:hAnsi="Tahoma" w:cs="Tahoma"/>
          <w:sz w:val="22"/>
          <w:szCs w:val="22"/>
        </w:rPr>
        <w:t>iii</w:t>
      </w:r>
      <w:proofErr w:type="spellEnd"/>
      <w:r w:rsidRPr="004C380D">
        <w:rPr>
          <w:rFonts w:ascii="Tahoma" w:hAnsi="Tahoma" w:cs="Tahoma"/>
          <w:sz w:val="22"/>
          <w:szCs w:val="22"/>
        </w:rPr>
        <w:t xml:space="preserve">) de um prêmio </w:t>
      </w:r>
      <w:r w:rsidRPr="004C380D">
        <w:rPr>
          <w:rFonts w:ascii="Tahoma" w:hAnsi="Tahoma" w:cs="Tahoma"/>
          <w:i/>
          <w:sz w:val="22"/>
          <w:szCs w:val="22"/>
        </w:rPr>
        <w:t xml:space="preserve">flat </w:t>
      </w:r>
      <w:r w:rsidRPr="004C380D">
        <w:rPr>
          <w:rFonts w:ascii="Tahoma" w:hAnsi="Tahoma" w:cs="Tahoma"/>
          <w:sz w:val="22"/>
          <w:szCs w:val="22"/>
        </w:rPr>
        <w:t>aplicado sobre Valor da Amortização Extraordinária</w:t>
      </w:r>
      <w:r w:rsidR="004A1FFD">
        <w:rPr>
          <w:rFonts w:ascii="Tahoma" w:hAnsi="Tahoma" w:cs="Tahoma"/>
          <w:sz w:val="22"/>
          <w:szCs w:val="22"/>
        </w:rPr>
        <w:t xml:space="preserve"> das Debêntures da Primeira Série</w:t>
      </w:r>
      <w:r w:rsidRPr="004C380D">
        <w:rPr>
          <w:rFonts w:ascii="Tahoma" w:hAnsi="Tahoma" w:cs="Tahoma"/>
          <w:sz w:val="22"/>
          <w:szCs w:val="22"/>
        </w:rPr>
        <w:t xml:space="preserve">, conforme tabela abaixo: </w:t>
      </w:r>
    </w:p>
    <w:p w:rsidR="001065BD" w:rsidRDefault="001065BD" w:rsidP="001065BD">
      <w:pPr>
        <w:suppressAutoHyphens/>
        <w:spacing w:line="320" w:lineRule="exact"/>
        <w:rPr>
          <w:rFonts w:ascii="Tahoma" w:hAnsi="Tahoma" w:cs="Tahoma"/>
          <w:bCs/>
          <w:sz w:val="22"/>
          <w:szCs w:val="22"/>
        </w:rPr>
      </w:pP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1"/>
        <w:gridCol w:w="1720"/>
      </w:tblGrid>
      <w:tr w:rsidR="00C63631" w:rsidRPr="00277CED" w:rsidTr="00661478">
        <w:trPr>
          <w:trHeight w:val="355"/>
        </w:trPr>
        <w:tc>
          <w:tcPr>
            <w:tcW w:w="5651" w:type="dxa"/>
            <w:shd w:val="clear" w:color="auto" w:fill="auto"/>
            <w:vAlign w:val="center"/>
          </w:tcPr>
          <w:p w:rsidR="00C63631" w:rsidRPr="00070AAD" w:rsidRDefault="00C63631" w:rsidP="00661478">
            <w:pPr>
              <w:keepNext/>
              <w:spacing w:line="320" w:lineRule="exact"/>
              <w:jc w:val="center"/>
              <w:rPr>
                <w:rFonts w:ascii="Tahoma" w:hAnsi="Tahoma" w:cs="Tahoma"/>
                <w:b/>
                <w:bCs/>
                <w:smallCaps/>
                <w:color w:val="000000"/>
                <w:sz w:val="22"/>
                <w:szCs w:val="22"/>
              </w:rPr>
            </w:pPr>
            <w:r w:rsidRPr="00070AAD">
              <w:rPr>
                <w:rFonts w:ascii="Tahoma" w:hAnsi="Tahoma" w:cs="Tahoma"/>
                <w:b/>
                <w:bCs/>
                <w:smallCaps/>
                <w:color w:val="000000"/>
                <w:sz w:val="22"/>
                <w:szCs w:val="22"/>
              </w:rPr>
              <w:t>Período</w:t>
            </w:r>
          </w:p>
        </w:tc>
        <w:tc>
          <w:tcPr>
            <w:tcW w:w="1720" w:type="dxa"/>
            <w:shd w:val="clear" w:color="auto" w:fill="auto"/>
            <w:vAlign w:val="center"/>
          </w:tcPr>
          <w:p w:rsidR="00C63631" w:rsidRPr="00070AAD" w:rsidRDefault="00C63631" w:rsidP="00661478">
            <w:pPr>
              <w:keepNext/>
              <w:spacing w:line="320" w:lineRule="exact"/>
              <w:jc w:val="center"/>
              <w:rPr>
                <w:rFonts w:ascii="Tahoma" w:hAnsi="Tahoma" w:cs="Tahoma"/>
                <w:b/>
                <w:bCs/>
                <w:smallCaps/>
                <w:color w:val="000000"/>
                <w:sz w:val="22"/>
                <w:szCs w:val="22"/>
              </w:rPr>
            </w:pPr>
            <w:r w:rsidRPr="00070AAD">
              <w:rPr>
                <w:rFonts w:ascii="Tahoma" w:hAnsi="Tahoma" w:cs="Tahoma"/>
                <w:b/>
                <w:bCs/>
                <w:smallCaps/>
                <w:color w:val="000000"/>
                <w:sz w:val="22"/>
                <w:szCs w:val="22"/>
              </w:rPr>
              <w:t>Prêmio (</w:t>
            </w:r>
            <w:r w:rsidRPr="00070AAD">
              <w:rPr>
                <w:rFonts w:ascii="Tahoma" w:hAnsi="Tahoma" w:cs="Tahoma"/>
                <w:b/>
                <w:bCs/>
                <w:i/>
                <w:smallCaps/>
                <w:color w:val="000000"/>
                <w:sz w:val="22"/>
                <w:szCs w:val="22"/>
              </w:rPr>
              <w:t>flat</w:t>
            </w:r>
            <w:r w:rsidRPr="00070AAD">
              <w:rPr>
                <w:rFonts w:ascii="Tahoma" w:hAnsi="Tahoma" w:cs="Tahoma"/>
                <w:b/>
                <w:bCs/>
                <w:smallCaps/>
                <w:color w:val="000000"/>
                <w:sz w:val="22"/>
                <w:szCs w:val="22"/>
              </w:rPr>
              <w:t>)</w:t>
            </w:r>
          </w:p>
        </w:tc>
      </w:tr>
      <w:tr w:rsidR="00C63631" w:rsidRPr="00277CED" w:rsidTr="00661478">
        <w:trPr>
          <w:trHeight w:val="337"/>
        </w:trPr>
        <w:tc>
          <w:tcPr>
            <w:tcW w:w="5651"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1º ao 12º mês </w:t>
            </w:r>
          </w:p>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Pr>
                <w:rFonts w:ascii="Tahoma" w:hAnsi="Tahoma" w:cs="Tahoma"/>
                <w:sz w:val="22"/>
                <w:szCs w:val="22"/>
              </w:rPr>
              <w:t>07</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2015 a </w:t>
            </w:r>
            <w:r>
              <w:rPr>
                <w:rFonts w:ascii="Tahoma" w:hAnsi="Tahoma" w:cs="Tahoma"/>
                <w:sz w:val="22"/>
                <w:szCs w:val="22"/>
              </w:rPr>
              <w:t>06</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16</w:t>
            </w:r>
            <w:r w:rsidRPr="00277CED">
              <w:rPr>
                <w:rFonts w:ascii="Tahoma" w:hAnsi="Tahoma" w:cs="Tahoma"/>
                <w:sz w:val="22"/>
                <w:szCs w:val="22"/>
              </w:rPr>
              <w:t>)</w:t>
            </w:r>
          </w:p>
        </w:tc>
        <w:tc>
          <w:tcPr>
            <w:tcW w:w="1720"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1,50%</w:t>
            </w:r>
          </w:p>
        </w:tc>
      </w:tr>
      <w:tr w:rsidR="00C63631" w:rsidRPr="00277CED" w:rsidTr="00661478">
        <w:trPr>
          <w:trHeight w:val="337"/>
        </w:trPr>
        <w:tc>
          <w:tcPr>
            <w:tcW w:w="5651"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13º ao 24º mês </w:t>
            </w:r>
          </w:p>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Pr>
                <w:rFonts w:ascii="Tahoma" w:hAnsi="Tahoma" w:cs="Tahoma"/>
                <w:sz w:val="22"/>
                <w:szCs w:val="22"/>
              </w:rPr>
              <w:t>07</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16</w:t>
            </w:r>
            <w:r w:rsidRPr="00277CED">
              <w:rPr>
                <w:rFonts w:ascii="Tahoma" w:hAnsi="Tahoma" w:cs="Tahoma"/>
                <w:sz w:val="22"/>
                <w:szCs w:val="22"/>
              </w:rPr>
              <w:t xml:space="preserve"> a </w:t>
            </w:r>
            <w:r>
              <w:rPr>
                <w:rFonts w:ascii="Tahoma" w:hAnsi="Tahoma" w:cs="Tahoma"/>
                <w:sz w:val="22"/>
                <w:szCs w:val="22"/>
              </w:rPr>
              <w:t>06</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17</w:t>
            </w:r>
            <w:r w:rsidRPr="00277CED">
              <w:rPr>
                <w:rFonts w:ascii="Tahoma" w:hAnsi="Tahoma" w:cs="Tahoma"/>
                <w:sz w:val="22"/>
                <w:szCs w:val="22"/>
              </w:rPr>
              <w:t>)</w:t>
            </w:r>
          </w:p>
        </w:tc>
        <w:tc>
          <w:tcPr>
            <w:tcW w:w="1720"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1,25%</w:t>
            </w:r>
          </w:p>
        </w:tc>
      </w:tr>
      <w:tr w:rsidR="00C63631" w:rsidRPr="00277CED" w:rsidTr="00661478">
        <w:trPr>
          <w:trHeight w:val="355"/>
        </w:trPr>
        <w:tc>
          <w:tcPr>
            <w:tcW w:w="5651"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25º ao 36º mês </w:t>
            </w:r>
          </w:p>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Pr>
                <w:rFonts w:ascii="Tahoma" w:hAnsi="Tahoma" w:cs="Tahoma"/>
                <w:sz w:val="22"/>
                <w:szCs w:val="22"/>
              </w:rPr>
              <w:t>07</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17</w:t>
            </w:r>
            <w:r w:rsidRPr="00277CED">
              <w:rPr>
                <w:rFonts w:ascii="Tahoma" w:hAnsi="Tahoma" w:cs="Tahoma"/>
                <w:sz w:val="22"/>
                <w:szCs w:val="22"/>
              </w:rPr>
              <w:t xml:space="preserve"> a </w:t>
            </w:r>
            <w:r>
              <w:rPr>
                <w:rFonts w:ascii="Tahoma" w:hAnsi="Tahoma" w:cs="Tahoma"/>
                <w:sz w:val="22"/>
                <w:szCs w:val="22"/>
              </w:rPr>
              <w:t>06</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18</w:t>
            </w:r>
            <w:r w:rsidRPr="00277CED">
              <w:rPr>
                <w:rFonts w:ascii="Tahoma" w:hAnsi="Tahoma" w:cs="Tahoma"/>
                <w:sz w:val="22"/>
                <w:szCs w:val="22"/>
              </w:rPr>
              <w:t>)</w:t>
            </w:r>
          </w:p>
        </w:tc>
        <w:tc>
          <w:tcPr>
            <w:tcW w:w="1720"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1,00%</w:t>
            </w:r>
          </w:p>
        </w:tc>
      </w:tr>
      <w:tr w:rsidR="00C63631" w:rsidRPr="00CF633B" w:rsidTr="00661478">
        <w:trPr>
          <w:trHeight w:val="355"/>
        </w:trPr>
        <w:tc>
          <w:tcPr>
            <w:tcW w:w="5651" w:type="dxa"/>
            <w:shd w:val="clear" w:color="auto" w:fill="auto"/>
            <w:vAlign w:val="center"/>
          </w:tcPr>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 xml:space="preserve">37º ao 48º mês </w:t>
            </w:r>
          </w:p>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 xml:space="preserve">(de </w:t>
            </w:r>
            <w:r>
              <w:rPr>
                <w:rFonts w:ascii="Tahoma" w:hAnsi="Tahoma" w:cs="Tahoma"/>
                <w:sz w:val="22"/>
                <w:szCs w:val="22"/>
              </w:rPr>
              <w:t>07</w:t>
            </w:r>
            <w:r w:rsidRPr="00CF633B">
              <w:rPr>
                <w:rFonts w:ascii="Tahoma" w:hAnsi="Tahoma" w:cs="Tahoma"/>
                <w:sz w:val="22"/>
                <w:szCs w:val="22"/>
              </w:rPr>
              <w:t xml:space="preserve"> de </w:t>
            </w:r>
            <w:r>
              <w:rPr>
                <w:rFonts w:ascii="Tahoma" w:hAnsi="Tahoma" w:cs="Tahoma"/>
                <w:sz w:val="22"/>
                <w:szCs w:val="22"/>
              </w:rPr>
              <w:t>maio</w:t>
            </w:r>
            <w:r w:rsidRPr="00CF633B">
              <w:rPr>
                <w:rFonts w:ascii="Tahoma" w:hAnsi="Tahoma" w:cs="Tahoma"/>
                <w:sz w:val="22"/>
                <w:szCs w:val="22"/>
              </w:rPr>
              <w:t xml:space="preserve"> de 20</w:t>
            </w:r>
            <w:r>
              <w:rPr>
                <w:rFonts w:ascii="Tahoma" w:hAnsi="Tahoma" w:cs="Tahoma"/>
                <w:sz w:val="22"/>
                <w:szCs w:val="22"/>
              </w:rPr>
              <w:t>18</w:t>
            </w:r>
            <w:r w:rsidRPr="00CF633B">
              <w:rPr>
                <w:rFonts w:ascii="Tahoma" w:hAnsi="Tahoma" w:cs="Tahoma"/>
                <w:sz w:val="22"/>
                <w:szCs w:val="22"/>
              </w:rPr>
              <w:t xml:space="preserve"> a </w:t>
            </w:r>
            <w:r>
              <w:rPr>
                <w:rFonts w:ascii="Tahoma" w:hAnsi="Tahoma" w:cs="Tahoma"/>
                <w:sz w:val="22"/>
                <w:szCs w:val="22"/>
              </w:rPr>
              <w:t>06</w:t>
            </w:r>
            <w:r w:rsidRPr="00CF633B">
              <w:rPr>
                <w:rFonts w:ascii="Tahoma" w:hAnsi="Tahoma" w:cs="Tahoma"/>
                <w:sz w:val="22"/>
                <w:szCs w:val="22"/>
              </w:rPr>
              <w:t xml:space="preserve"> de </w:t>
            </w:r>
            <w:r>
              <w:rPr>
                <w:rFonts w:ascii="Tahoma" w:hAnsi="Tahoma" w:cs="Tahoma"/>
                <w:sz w:val="22"/>
                <w:szCs w:val="22"/>
              </w:rPr>
              <w:t>maio</w:t>
            </w:r>
            <w:r w:rsidRPr="00CF633B">
              <w:rPr>
                <w:rFonts w:ascii="Tahoma" w:hAnsi="Tahoma" w:cs="Tahoma"/>
                <w:sz w:val="22"/>
                <w:szCs w:val="22"/>
              </w:rPr>
              <w:t xml:space="preserve"> de 20</w:t>
            </w:r>
            <w:r>
              <w:rPr>
                <w:rFonts w:ascii="Tahoma" w:hAnsi="Tahoma" w:cs="Tahoma"/>
                <w:sz w:val="22"/>
                <w:szCs w:val="22"/>
              </w:rPr>
              <w:t>19</w:t>
            </w:r>
            <w:r w:rsidRPr="00CF633B">
              <w:rPr>
                <w:rFonts w:ascii="Tahoma" w:hAnsi="Tahoma" w:cs="Tahoma"/>
                <w:sz w:val="22"/>
                <w:szCs w:val="22"/>
              </w:rPr>
              <w:t>)</w:t>
            </w:r>
          </w:p>
        </w:tc>
        <w:tc>
          <w:tcPr>
            <w:tcW w:w="1720" w:type="dxa"/>
            <w:shd w:val="clear" w:color="auto" w:fill="auto"/>
            <w:vAlign w:val="center"/>
          </w:tcPr>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0,75%</w:t>
            </w:r>
          </w:p>
        </w:tc>
      </w:tr>
      <w:tr w:rsidR="00C63631" w:rsidRPr="00CF633B" w:rsidTr="00661478">
        <w:trPr>
          <w:trHeight w:val="355"/>
        </w:trPr>
        <w:tc>
          <w:tcPr>
            <w:tcW w:w="5651" w:type="dxa"/>
            <w:shd w:val="clear" w:color="auto" w:fill="auto"/>
            <w:vAlign w:val="center"/>
          </w:tcPr>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 xml:space="preserve">49º ao 60º mês </w:t>
            </w:r>
          </w:p>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 xml:space="preserve">(de </w:t>
            </w:r>
            <w:r>
              <w:rPr>
                <w:rFonts w:ascii="Tahoma" w:hAnsi="Tahoma" w:cs="Tahoma"/>
                <w:sz w:val="22"/>
                <w:szCs w:val="22"/>
              </w:rPr>
              <w:t>07</w:t>
            </w:r>
            <w:r w:rsidRPr="00CF633B">
              <w:rPr>
                <w:rFonts w:ascii="Tahoma" w:hAnsi="Tahoma" w:cs="Tahoma"/>
                <w:sz w:val="22"/>
                <w:szCs w:val="22"/>
              </w:rPr>
              <w:t xml:space="preserve"> de </w:t>
            </w:r>
            <w:r>
              <w:rPr>
                <w:rFonts w:ascii="Tahoma" w:hAnsi="Tahoma" w:cs="Tahoma"/>
                <w:sz w:val="22"/>
                <w:szCs w:val="22"/>
              </w:rPr>
              <w:t>maio</w:t>
            </w:r>
            <w:r w:rsidRPr="00CF633B">
              <w:rPr>
                <w:rFonts w:ascii="Tahoma" w:hAnsi="Tahoma" w:cs="Tahoma"/>
                <w:sz w:val="22"/>
                <w:szCs w:val="22"/>
              </w:rPr>
              <w:t xml:space="preserve"> de 20</w:t>
            </w:r>
            <w:r>
              <w:rPr>
                <w:rFonts w:ascii="Tahoma" w:hAnsi="Tahoma" w:cs="Tahoma"/>
                <w:sz w:val="22"/>
                <w:szCs w:val="22"/>
              </w:rPr>
              <w:t>19</w:t>
            </w:r>
            <w:r w:rsidRPr="00CF633B">
              <w:rPr>
                <w:rFonts w:ascii="Tahoma" w:hAnsi="Tahoma" w:cs="Tahoma"/>
                <w:sz w:val="22"/>
                <w:szCs w:val="22"/>
              </w:rPr>
              <w:t xml:space="preserve"> a </w:t>
            </w:r>
            <w:r>
              <w:rPr>
                <w:rFonts w:ascii="Tahoma" w:hAnsi="Tahoma" w:cs="Tahoma"/>
                <w:sz w:val="22"/>
                <w:szCs w:val="22"/>
              </w:rPr>
              <w:t>06</w:t>
            </w:r>
            <w:r w:rsidRPr="00CF633B">
              <w:rPr>
                <w:rFonts w:ascii="Tahoma" w:hAnsi="Tahoma" w:cs="Tahoma"/>
                <w:sz w:val="22"/>
                <w:szCs w:val="22"/>
              </w:rPr>
              <w:t xml:space="preserve"> de </w:t>
            </w:r>
            <w:r>
              <w:rPr>
                <w:rFonts w:ascii="Tahoma" w:hAnsi="Tahoma" w:cs="Tahoma"/>
                <w:sz w:val="22"/>
                <w:szCs w:val="22"/>
              </w:rPr>
              <w:t>maio</w:t>
            </w:r>
            <w:r w:rsidRPr="00CF633B">
              <w:rPr>
                <w:rFonts w:ascii="Tahoma" w:hAnsi="Tahoma" w:cs="Tahoma"/>
                <w:sz w:val="22"/>
                <w:szCs w:val="22"/>
              </w:rPr>
              <w:t xml:space="preserve"> de 20</w:t>
            </w:r>
            <w:r>
              <w:rPr>
                <w:rFonts w:ascii="Tahoma" w:hAnsi="Tahoma" w:cs="Tahoma"/>
                <w:sz w:val="22"/>
                <w:szCs w:val="22"/>
              </w:rPr>
              <w:t>20</w:t>
            </w:r>
            <w:r w:rsidRPr="00CF633B">
              <w:rPr>
                <w:rFonts w:ascii="Tahoma" w:hAnsi="Tahoma" w:cs="Tahoma"/>
                <w:sz w:val="22"/>
                <w:szCs w:val="22"/>
              </w:rPr>
              <w:t>)</w:t>
            </w:r>
          </w:p>
        </w:tc>
        <w:tc>
          <w:tcPr>
            <w:tcW w:w="1720" w:type="dxa"/>
            <w:shd w:val="clear" w:color="auto" w:fill="auto"/>
            <w:vAlign w:val="center"/>
          </w:tcPr>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0,50%</w:t>
            </w:r>
          </w:p>
        </w:tc>
      </w:tr>
    </w:tbl>
    <w:p w:rsidR="00C63631" w:rsidRPr="004C380D" w:rsidRDefault="00C63631" w:rsidP="001065BD">
      <w:pPr>
        <w:suppressAutoHyphens/>
        <w:spacing w:line="320" w:lineRule="exact"/>
        <w:rPr>
          <w:rFonts w:ascii="Tahoma" w:hAnsi="Tahoma" w:cs="Tahoma"/>
          <w:bCs/>
          <w:sz w:val="22"/>
          <w:szCs w:val="22"/>
        </w:rPr>
      </w:pPr>
    </w:p>
    <w:p w:rsidR="001065BD" w:rsidRPr="004C380D" w:rsidRDefault="001065BD" w:rsidP="001065BD">
      <w:pPr>
        <w:suppressAutoHyphens/>
        <w:spacing w:line="320" w:lineRule="exact"/>
        <w:rPr>
          <w:rFonts w:ascii="Tahoma" w:hAnsi="Tahoma" w:cs="Tahoma"/>
          <w:bCs/>
          <w:sz w:val="22"/>
          <w:szCs w:val="22"/>
        </w:rPr>
      </w:pPr>
    </w:p>
    <w:p w:rsidR="004A1FFD" w:rsidRDefault="004A1FFD" w:rsidP="001065BD">
      <w:pPr>
        <w:pStyle w:val="Corpodetexto"/>
        <w:widowControl w:val="0"/>
        <w:tabs>
          <w:tab w:val="clear" w:pos="576"/>
          <w:tab w:val="left" w:pos="0"/>
          <w:tab w:val="left" w:pos="709"/>
        </w:tabs>
        <w:suppressAutoHyphens/>
        <w:spacing w:line="320" w:lineRule="exact"/>
        <w:rPr>
          <w:rFonts w:ascii="Tahoma" w:hAnsi="Tahoma" w:cs="Tahoma"/>
          <w:bCs/>
          <w:sz w:val="22"/>
          <w:szCs w:val="22"/>
        </w:rPr>
      </w:pPr>
      <w:r>
        <w:rPr>
          <w:rFonts w:ascii="Tahoma" w:hAnsi="Tahoma" w:cs="Tahoma"/>
          <w:bCs/>
          <w:sz w:val="22"/>
          <w:szCs w:val="22"/>
        </w:rPr>
        <w:t>6</w:t>
      </w:r>
      <w:r w:rsidR="001065BD" w:rsidRPr="004C380D">
        <w:rPr>
          <w:rFonts w:ascii="Tahoma" w:hAnsi="Tahoma" w:cs="Tahoma"/>
          <w:bCs/>
          <w:sz w:val="22"/>
          <w:szCs w:val="22"/>
        </w:rPr>
        <w:t xml:space="preserve">.18.4. </w:t>
      </w:r>
      <w:r w:rsidRPr="00277CED">
        <w:rPr>
          <w:rFonts w:ascii="Tahoma" w:hAnsi="Tahoma" w:cs="Tahoma"/>
          <w:sz w:val="22"/>
          <w:szCs w:val="22"/>
        </w:rPr>
        <w:t>Para a</w:t>
      </w:r>
      <w:r w:rsidR="001B582B">
        <w:rPr>
          <w:rFonts w:ascii="Tahoma" w:hAnsi="Tahoma" w:cs="Tahoma"/>
          <w:sz w:val="22"/>
          <w:szCs w:val="22"/>
        </w:rPr>
        <w:t xml:space="preserve"> </w:t>
      </w:r>
      <w:r w:rsidR="00143FCF">
        <w:rPr>
          <w:rFonts w:ascii="Tahoma" w:hAnsi="Tahoma" w:cs="Tahoma"/>
          <w:sz w:val="22"/>
          <w:szCs w:val="22"/>
        </w:rPr>
        <w:t xml:space="preserve">Amortização Extraordinária das </w:t>
      </w:r>
      <w:r w:rsidR="001B582B">
        <w:rPr>
          <w:rFonts w:ascii="Tahoma" w:hAnsi="Tahoma" w:cs="Tahoma"/>
          <w:sz w:val="22"/>
          <w:szCs w:val="22"/>
        </w:rPr>
        <w:t>Debêntures da Segunda Série,</w:t>
      </w:r>
      <w:r w:rsidR="00143FCF">
        <w:rPr>
          <w:rFonts w:ascii="Tahoma" w:hAnsi="Tahoma" w:cs="Tahoma"/>
          <w:sz w:val="22"/>
          <w:szCs w:val="22"/>
        </w:rPr>
        <w:t xml:space="preserve"> </w:t>
      </w:r>
      <w:r w:rsidR="0046033E" w:rsidRPr="001548E9">
        <w:rPr>
          <w:rFonts w:ascii="Tahoma" w:hAnsi="Tahoma" w:cs="Tahoma"/>
          <w:sz w:val="22"/>
          <w:szCs w:val="22"/>
        </w:rPr>
        <w:t xml:space="preserve">a Emissora deverá pagar aos Debenturistas da Segunda Série </w:t>
      </w:r>
      <w:r w:rsidR="004147F5">
        <w:rPr>
          <w:rFonts w:ascii="Tahoma" w:hAnsi="Tahoma" w:cs="Tahoma"/>
          <w:sz w:val="22"/>
          <w:szCs w:val="22"/>
        </w:rPr>
        <w:t>(i) </w:t>
      </w:r>
      <w:r w:rsidR="004147F5" w:rsidRPr="009852DF">
        <w:rPr>
          <w:rFonts w:ascii="Tahoma" w:hAnsi="Tahoma" w:cs="Tahoma"/>
          <w:sz w:val="22"/>
          <w:szCs w:val="22"/>
        </w:rPr>
        <w:t xml:space="preserve">o valor correspondente ao </w:t>
      </w:r>
      <w:r w:rsidR="004147F5" w:rsidRPr="00DB4017">
        <w:rPr>
          <w:rFonts w:ascii="Tahoma" w:hAnsi="Tahoma" w:cs="Tahoma"/>
          <w:sz w:val="22"/>
          <w:szCs w:val="22"/>
        </w:rPr>
        <w:t>saldo do Valor Nominal Unitário das Debêntures da Segunda Série,</w:t>
      </w:r>
      <w:r w:rsidR="004147F5">
        <w:rPr>
          <w:rFonts w:ascii="Tahoma" w:hAnsi="Tahoma" w:cs="Tahoma"/>
          <w:bCs/>
          <w:sz w:val="22"/>
          <w:szCs w:val="22"/>
        </w:rPr>
        <w:t xml:space="preserve"> </w:t>
      </w:r>
      <w:r w:rsidR="004147F5" w:rsidRPr="000B299B">
        <w:rPr>
          <w:rFonts w:ascii="Tahoma" w:hAnsi="Tahoma" w:cs="Tahoma"/>
          <w:bCs/>
          <w:sz w:val="22"/>
          <w:szCs w:val="22"/>
        </w:rPr>
        <w:t xml:space="preserve">acrescido da respectiva Remuneração, calculada </w:t>
      </w:r>
      <w:proofErr w:type="gramStart"/>
      <w:r w:rsidR="004147F5" w:rsidRPr="00555932">
        <w:rPr>
          <w:rFonts w:ascii="Tahoma" w:hAnsi="Tahoma" w:cs="Tahoma"/>
          <w:bCs/>
          <w:i/>
          <w:sz w:val="22"/>
          <w:szCs w:val="22"/>
        </w:rPr>
        <w:t>pro rata</w:t>
      </w:r>
      <w:proofErr w:type="gramEnd"/>
      <w:r w:rsidR="004147F5" w:rsidRPr="00555932">
        <w:rPr>
          <w:rFonts w:ascii="Tahoma" w:hAnsi="Tahoma" w:cs="Tahoma"/>
          <w:bCs/>
          <w:i/>
          <w:sz w:val="22"/>
          <w:szCs w:val="22"/>
        </w:rPr>
        <w:t xml:space="preserve"> </w:t>
      </w:r>
      <w:proofErr w:type="spellStart"/>
      <w:r w:rsidR="004147F5" w:rsidRPr="00555932">
        <w:rPr>
          <w:rFonts w:ascii="Tahoma" w:hAnsi="Tahoma" w:cs="Tahoma"/>
          <w:bCs/>
          <w:i/>
          <w:sz w:val="22"/>
          <w:szCs w:val="22"/>
        </w:rPr>
        <w:t>temporis</w:t>
      </w:r>
      <w:proofErr w:type="spellEnd"/>
      <w:r w:rsidR="004147F5">
        <w:rPr>
          <w:rFonts w:ascii="Tahoma" w:hAnsi="Tahoma" w:cs="Tahoma"/>
          <w:bCs/>
          <w:sz w:val="22"/>
          <w:szCs w:val="22"/>
        </w:rPr>
        <w:t xml:space="preserve"> desde a Data de Liquidação</w:t>
      </w:r>
      <w:r w:rsidR="004147F5" w:rsidRPr="000B299B">
        <w:rPr>
          <w:rFonts w:ascii="Tahoma" w:hAnsi="Tahoma" w:cs="Tahoma"/>
          <w:bCs/>
          <w:sz w:val="22"/>
          <w:szCs w:val="22"/>
        </w:rPr>
        <w:t xml:space="preserve"> </w:t>
      </w:r>
      <w:r w:rsidR="004147F5">
        <w:rPr>
          <w:rFonts w:ascii="Tahoma" w:hAnsi="Tahoma" w:cs="Tahoma"/>
          <w:bCs/>
          <w:sz w:val="22"/>
          <w:szCs w:val="22"/>
        </w:rPr>
        <w:t>(</w:t>
      </w:r>
      <w:r w:rsidR="004147F5" w:rsidRPr="00277CED">
        <w:rPr>
          <w:rFonts w:ascii="Tahoma" w:hAnsi="Tahoma" w:cs="Tahoma"/>
          <w:sz w:val="22"/>
          <w:szCs w:val="22"/>
        </w:rPr>
        <w:t>ou desde a última Data de Pagamento da Remuneração, conforme o caso)</w:t>
      </w:r>
      <w:r w:rsidR="004147F5">
        <w:rPr>
          <w:rFonts w:ascii="Tahoma" w:hAnsi="Tahoma" w:cs="Tahoma"/>
          <w:sz w:val="22"/>
          <w:szCs w:val="22"/>
        </w:rPr>
        <w:t xml:space="preserve"> até a data da</w:t>
      </w:r>
      <w:r w:rsidR="004147F5" w:rsidRPr="00277CED">
        <w:rPr>
          <w:rFonts w:ascii="Tahoma" w:hAnsi="Tahoma" w:cs="Tahoma"/>
          <w:sz w:val="22"/>
          <w:szCs w:val="22"/>
        </w:rPr>
        <w:t xml:space="preserve"> efetiv</w:t>
      </w:r>
      <w:r w:rsidR="004147F5">
        <w:rPr>
          <w:rFonts w:ascii="Tahoma" w:hAnsi="Tahoma" w:cs="Tahoma"/>
          <w:sz w:val="22"/>
          <w:szCs w:val="22"/>
        </w:rPr>
        <w:t>a</w:t>
      </w:r>
      <w:r w:rsidR="004147F5" w:rsidRPr="00277CED">
        <w:rPr>
          <w:rFonts w:ascii="Tahoma" w:hAnsi="Tahoma" w:cs="Tahoma"/>
          <w:sz w:val="22"/>
          <w:szCs w:val="22"/>
        </w:rPr>
        <w:t xml:space="preserve"> </w:t>
      </w:r>
      <w:r w:rsidR="004147F5">
        <w:rPr>
          <w:rFonts w:ascii="Tahoma" w:hAnsi="Tahoma" w:cs="Tahoma"/>
          <w:sz w:val="22"/>
          <w:szCs w:val="22"/>
        </w:rPr>
        <w:t>Amortização Extraordinária</w:t>
      </w:r>
      <w:r w:rsidR="004147F5">
        <w:rPr>
          <w:rFonts w:ascii="Tahoma" w:hAnsi="Tahoma" w:cs="Tahoma"/>
          <w:bCs/>
          <w:sz w:val="22"/>
          <w:szCs w:val="22"/>
        </w:rPr>
        <w:t xml:space="preserve">, </w:t>
      </w:r>
      <w:r w:rsidR="004147F5" w:rsidRPr="009852DF">
        <w:rPr>
          <w:rFonts w:ascii="Tahoma" w:hAnsi="Tahoma" w:cs="Tahoma"/>
          <w:bCs/>
          <w:sz w:val="22"/>
          <w:szCs w:val="22"/>
        </w:rPr>
        <w:t>somado a</w:t>
      </w:r>
      <w:r w:rsidR="004147F5">
        <w:rPr>
          <w:rFonts w:ascii="Tahoma" w:hAnsi="Tahoma" w:cs="Tahoma"/>
          <w:bCs/>
          <w:sz w:val="22"/>
          <w:szCs w:val="22"/>
        </w:rPr>
        <w:t xml:space="preserve">o </w:t>
      </w:r>
      <w:r w:rsidR="004147F5" w:rsidRPr="00221EEE">
        <w:rPr>
          <w:rFonts w:ascii="Tahoma" w:hAnsi="Tahoma" w:cs="Tahoma"/>
          <w:sz w:val="22"/>
          <w:szCs w:val="22"/>
        </w:rPr>
        <w:t>Valor Unitário de Resgate Antecipado</w:t>
      </w:r>
      <w:r w:rsidR="004147F5">
        <w:rPr>
          <w:rFonts w:ascii="Tahoma" w:hAnsi="Tahoma" w:cs="Tahoma"/>
          <w:bCs/>
          <w:sz w:val="22"/>
          <w:szCs w:val="22"/>
        </w:rPr>
        <w:t xml:space="preserve">, </w:t>
      </w:r>
      <w:r w:rsidR="00221EEE">
        <w:rPr>
          <w:rFonts w:ascii="Tahoma" w:hAnsi="Tahoma" w:cs="Tahoma"/>
          <w:bCs/>
          <w:sz w:val="22"/>
          <w:szCs w:val="22"/>
        </w:rPr>
        <w:t xml:space="preserve">calculado conforme fórmula </w:t>
      </w:r>
      <w:r w:rsidR="00221EEE" w:rsidRPr="00A804C3">
        <w:rPr>
          <w:rFonts w:ascii="Tahoma" w:hAnsi="Tahoma" w:cs="Tahoma"/>
          <w:sz w:val="22"/>
          <w:szCs w:val="22"/>
        </w:rPr>
        <w:t>prevista no item 6.17.2 acima</w:t>
      </w:r>
      <w:r w:rsidR="00221EEE">
        <w:rPr>
          <w:rFonts w:ascii="Tahoma" w:hAnsi="Tahoma" w:cs="Tahoma"/>
          <w:bCs/>
          <w:sz w:val="22"/>
          <w:szCs w:val="22"/>
        </w:rPr>
        <w:t xml:space="preserve">, </w:t>
      </w:r>
      <w:r w:rsidR="004147F5">
        <w:rPr>
          <w:rFonts w:ascii="Tahoma" w:hAnsi="Tahoma" w:cs="Tahoma"/>
          <w:bCs/>
          <w:sz w:val="22"/>
          <w:szCs w:val="22"/>
        </w:rPr>
        <w:t>e</w:t>
      </w:r>
      <w:r w:rsidR="004147F5" w:rsidRPr="00950145">
        <w:rPr>
          <w:rFonts w:ascii="Tahoma" w:hAnsi="Tahoma" w:cs="Tahoma"/>
          <w:bCs/>
          <w:sz w:val="22"/>
          <w:szCs w:val="22"/>
        </w:rPr>
        <w:t xml:space="preserve"> (</w:t>
      </w:r>
      <w:proofErr w:type="spellStart"/>
      <w:r w:rsidR="004147F5" w:rsidRPr="00950145">
        <w:rPr>
          <w:rFonts w:ascii="Tahoma" w:hAnsi="Tahoma" w:cs="Tahoma"/>
          <w:bCs/>
          <w:sz w:val="22"/>
          <w:szCs w:val="22"/>
        </w:rPr>
        <w:t>ii</w:t>
      </w:r>
      <w:proofErr w:type="spellEnd"/>
      <w:r w:rsidR="004147F5" w:rsidRPr="00950145">
        <w:rPr>
          <w:rFonts w:ascii="Tahoma" w:hAnsi="Tahoma" w:cs="Tahoma"/>
          <w:bCs/>
          <w:sz w:val="22"/>
          <w:szCs w:val="22"/>
        </w:rPr>
        <w:t>) demais encargos devidos e não pagos pela Emissora</w:t>
      </w:r>
      <w:r w:rsidR="00221EEE">
        <w:rPr>
          <w:rFonts w:ascii="Tahoma" w:hAnsi="Tahoma" w:cs="Tahoma"/>
          <w:bCs/>
          <w:sz w:val="22"/>
          <w:szCs w:val="22"/>
        </w:rPr>
        <w:t xml:space="preserve"> </w:t>
      </w:r>
      <w:r w:rsidRPr="00CF633B">
        <w:rPr>
          <w:rFonts w:ascii="Tahoma" w:hAnsi="Tahoma" w:cs="Tahoma"/>
          <w:bCs/>
          <w:sz w:val="22"/>
          <w:szCs w:val="22"/>
        </w:rPr>
        <w:t>(“</w:t>
      </w:r>
      <w:r w:rsidRPr="00A804C3">
        <w:rPr>
          <w:rFonts w:ascii="Tahoma" w:hAnsi="Tahoma" w:cs="Tahoma"/>
          <w:bCs/>
          <w:sz w:val="22"/>
          <w:szCs w:val="22"/>
          <w:u w:val="single"/>
        </w:rPr>
        <w:t xml:space="preserve">Valor </w:t>
      </w:r>
      <w:r>
        <w:rPr>
          <w:rFonts w:ascii="Tahoma" w:hAnsi="Tahoma" w:cs="Tahoma"/>
          <w:bCs/>
          <w:sz w:val="22"/>
          <w:szCs w:val="22"/>
          <w:u w:val="single"/>
        </w:rPr>
        <w:t xml:space="preserve">da Amortização Extraordinária das </w:t>
      </w:r>
      <w:r>
        <w:rPr>
          <w:rFonts w:ascii="Tahoma" w:hAnsi="Tahoma" w:cs="Tahoma"/>
          <w:sz w:val="22"/>
          <w:szCs w:val="22"/>
          <w:u w:val="single"/>
        </w:rPr>
        <w:t>Debêntures da</w:t>
      </w:r>
      <w:r w:rsidRPr="00CF633B">
        <w:rPr>
          <w:rFonts w:ascii="Tahoma" w:hAnsi="Tahoma" w:cs="Tahoma"/>
          <w:bCs/>
          <w:sz w:val="22"/>
          <w:szCs w:val="22"/>
          <w:u w:val="single"/>
        </w:rPr>
        <w:t xml:space="preserve"> Segunda Série</w:t>
      </w:r>
      <w:r>
        <w:rPr>
          <w:rFonts w:ascii="Tahoma" w:hAnsi="Tahoma" w:cs="Tahoma"/>
          <w:bCs/>
          <w:sz w:val="22"/>
          <w:szCs w:val="22"/>
        </w:rPr>
        <w:t xml:space="preserve">”). </w:t>
      </w:r>
    </w:p>
    <w:p w:rsidR="004A1FFD" w:rsidRDefault="004A1FFD" w:rsidP="001065BD">
      <w:pPr>
        <w:pStyle w:val="Corpodetexto"/>
        <w:widowControl w:val="0"/>
        <w:tabs>
          <w:tab w:val="clear" w:pos="576"/>
          <w:tab w:val="left" w:pos="0"/>
          <w:tab w:val="left" w:pos="709"/>
        </w:tabs>
        <w:suppressAutoHyphens/>
        <w:spacing w:line="320" w:lineRule="exact"/>
        <w:rPr>
          <w:rFonts w:ascii="Tahoma" w:hAnsi="Tahoma" w:cs="Tahoma"/>
          <w:bCs/>
          <w:sz w:val="22"/>
          <w:szCs w:val="22"/>
        </w:rPr>
      </w:pPr>
    </w:p>
    <w:p w:rsidR="001065BD" w:rsidRDefault="004A1FFD" w:rsidP="001065BD">
      <w:pPr>
        <w:pStyle w:val="Corpodetexto"/>
        <w:widowControl w:val="0"/>
        <w:tabs>
          <w:tab w:val="clear" w:pos="576"/>
          <w:tab w:val="left" w:pos="0"/>
          <w:tab w:val="left" w:pos="709"/>
        </w:tabs>
        <w:suppressAutoHyphens/>
        <w:spacing w:line="320" w:lineRule="exact"/>
        <w:rPr>
          <w:rFonts w:ascii="Tahoma" w:hAnsi="Tahoma" w:cs="Tahoma"/>
          <w:bCs/>
          <w:sz w:val="22"/>
          <w:szCs w:val="22"/>
        </w:rPr>
      </w:pPr>
      <w:r>
        <w:rPr>
          <w:rFonts w:ascii="Tahoma" w:hAnsi="Tahoma" w:cs="Tahoma"/>
          <w:bCs/>
          <w:sz w:val="22"/>
          <w:szCs w:val="22"/>
        </w:rPr>
        <w:t xml:space="preserve">6.18.5. </w:t>
      </w:r>
      <w:r w:rsidR="001065BD" w:rsidRPr="004C380D">
        <w:rPr>
          <w:rFonts w:ascii="Tahoma" w:hAnsi="Tahoma" w:cs="Tahoma"/>
          <w:bCs/>
          <w:sz w:val="22"/>
          <w:szCs w:val="22"/>
        </w:rPr>
        <w:t>Caso após a realização de uma</w:t>
      </w:r>
      <w:r w:rsidR="001B582B">
        <w:rPr>
          <w:rFonts w:ascii="Tahoma" w:hAnsi="Tahoma" w:cs="Tahoma"/>
          <w:bCs/>
          <w:sz w:val="22"/>
          <w:szCs w:val="22"/>
        </w:rPr>
        <w:t xml:space="preserve"> Amortização Extraordinária, o s</w:t>
      </w:r>
      <w:r w:rsidR="001065BD" w:rsidRPr="004C380D">
        <w:rPr>
          <w:rFonts w:ascii="Tahoma" w:hAnsi="Tahoma" w:cs="Tahoma"/>
          <w:bCs/>
          <w:sz w:val="22"/>
          <w:szCs w:val="22"/>
        </w:rPr>
        <w:t xml:space="preserve">aldo do Valor Nominal </w:t>
      </w:r>
      <w:r w:rsidR="001065BD" w:rsidRPr="004C380D">
        <w:rPr>
          <w:rFonts w:ascii="Tahoma" w:hAnsi="Tahoma" w:cs="Tahoma"/>
          <w:bCs/>
          <w:sz w:val="22"/>
          <w:szCs w:val="22"/>
        </w:rPr>
        <w:lastRenderedPageBreak/>
        <w:t xml:space="preserve">Unitário se torne </w:t>
      </w:r>
      <w:r w:rsidR="007A5A4A">
        <w:rPr>
          <w:rFonts w:ascii="Tahoma" w:hAnsi="Tahoma" w:cs="Tahoma"/>
          <w:bCs/>
          <w:sz w:val="22"/>
          <w:szCs w:val="22"/>
        </w:rPr>
        <w:t>igual</w:t>
      </w:r>
      <w:r w:rsidR="007A5A4A" w:rsidRPr="004C380D">
        <w:rPr>
          <w:rFonts w:ascii="Tahoma" w:hAnsi="Tahoma" w:cs="Tahoma"/>
          <w:bCs/>
          <w:sz w:val="22"/>
          <w:szCs w:val="22"/>
        </w:rPr>
        <w:t xml:space="preserve"> </w:t>
      </w:r>
      <w:r w:rsidR="001065BD" w:rsidRPr="004C380D">
        <w:rPr>
          <w:rFonts w:ascii="Tahoma" w:hAnsi="Tahoma" w:cs="Tahoma"/>
          <w:bCs/>
          <w:sz w:val="22"/>
          <w:szCs w:val="22"/>
        </w:rPr>
        <w:t xml:space="preserve">a 2% (dois por cento) do Valor Total de Emissão, conforme apurado pelo Agente Fiduciário e validado pela Emissora, a Emissora não poderá realizar outra Amortização Extraordinária, devendo, se o desejar, realizar o Resgate Antecipado </w:t>
      </w:r>
      <w:r w:rsidR="001B582B">
        <w:rPr>
          <w:rFonts w:ascii="Tahoma" w:hAnsi="Tahoma" w:cs="Tahoma"/>
          <w:bCs/>
          <w:sz w:val="22"/>
          <w:szCs w:val="22"/>
        </w:rPr>
        <w:t xml:space="preserve">Facultativo </w:t>
      </w:r>
      <w:r w:rsidR="001B582B" w:rsidRPr="001B582B">
        <w:rPr>
          <w:rFonts w:ascii="Tahoma" w:hAnsi="Tahoma" w:cs="Tahoma"/>
          <w:bCs/>
          <w:sz w:val="22"/>
          <w:szCs w:val="22"/>
        </w:rPr>
        <w:t>Total das Debêntures</w:t>
      </w:r>
      <w:r w:rsidR="001065BD" w:rsidRPr="004C380D">
        <w:rPr>
          <w:rFonts w:ascii="Tahoma" w:hAnsi="Tahoma" w:cs="Tahoma"/>
          <w:bCs/>
          <w:sz w:val="22"/>
          <w:szCs w:val="22"/>
        </w:rPr>
        <w:t xml:space="preserve">, nos termos do item </w:t>
      </w:r>
      <w:r w:rsidR="00731256">
        <w:rPr>
          <w:rFonts w:ascii="Tahoma" w:hAnsi="Tahoma" w:cs="Tahoma"/>
          <w:bCs/>
          <w:sz w:val="22"/>
          <w:szCs w:val="22"/>
        </w:rPr>
        <w:t>6.17</w:t>
      </w:r>
      <w:r w:rsidR="001065BD" w:rsidRPr="004C380D">
        <w:rPr>
          <w:rFonts w:ascii="Tahoma" w:hAnsi="Tahoma" w:cs="Tahoma"/>
          <w:bCs/>
          <w:sz w:val="22"/>
          <w:szCs w:val="22"/>
        </w:rPr>
        <w:t xml:space="preserve"> </w:t>
      </w:r>
      <w:r w:rsidR="00731256">
        <w:rPr>
          <w:rFonts w:ascii="Tahoma" w:hAnsi="Tahoma" w:cs="Tahoma"/>
          <w:bCs/>
          <w:sz w:val="22"/>
          <w:szCs w:val="22"/>
        </w:rPr>
        <w:t>acima.</w:t>
      </w:r>
    </w:p>
    <w:p w:rsidR="006E79E7" w:rsidRDefault="006E79E7" w:rsidP="009D6571">
      <w:pPr>
        <w:suppressAutoHyphens/>
        <w:spacing w:line="320" w:lineRule="exact"/>
        <w:rPr>
          <w:rFonts w:ascii="Tahoma" w:hAnsi="Tahoma" w:cs="Tahoma"/>
          <w:b/>
          <w:sz w:val="22"/>
          <w:szCs w:val="22"/>
        </w:rPr>
      </w:pPr>
    </w:p>
    <w:p w:rsidR="00A55BE5" w:rsidRPr="00277CED" w:rsidRDefault="00AC089B" w:rsidP="009D6571">
      <w:pPr>
        <w:suppressAutoHyphens/>
        <w:spacing w:line="320" w:lineRule="exact"/>
        <w:rPr>
          <w:rFonts w:ascii="Tahoma" w:hAnsi="Tahoma" w:cs="Tahoma"/>
          <w:sz w:val="22"/>
          <w:szCs w:val="22"/>
        </w:rPr>
      </w:pPr>
      <w:r w:rsidRPr="00277CED">
        <w:rPr>
          <w:rFonts w:ascii="Tahoma" w:hAnsi="Tahoma" w:cs="Tahoma"/>
          <w:b/>
          <w:sz w:val="22"/>
          <w:szCs w:val="22"/>
        </w:rPr>
        <w:t>6.</w:t>
      </w:r>
      <w:r w:rsidR="00AD5565" w:rsidRPr="00277CED">
        <w:rPr>
          <w:rFonts w:ascii="Tahoma" w:hAnsi="Tahoma" w:cs="Tahoma"/>
          <w:b/>
          <w:sz w:val="22"/>
          <w:szCs w:val="22"/>
        </w:rPr>
        <w:t>19</w:t>
      </w:r>
      <w:r w:rsidR="00A7694A" w:rsidRPr="00277CED">
        <w:rPr>
          <w:rFonts w:ascii="Tahoma" w:hAnsi="Tahoma" w:cs="Tahoma"/>
          <w:b/>
          <w:sz w:val="22"/>
          <w:szCs w:val="22"/>
        </w:rPr>
        <w:t>.</w:t>
      </w:r>
      <w:r w:rsidR="00A7694A" w:rsidRPr="00277CED">
        <w:rPr>
          <w:rFonts w:ascii="Tahoma" w:hAnsi="Tahoma" w:cs="Tahoma"/>
          <w:b/>
          <w:sz w:val="22"/>
          <w:szCs w:val="22"/>
        </w:rPr>
        <w:tab/>
      </w:r>
      <w:r w:rsidR="00B37A94" w:rsidRPr="00277CED">
        <w:rPr>
          <w:rFonts w:ascii="Tahoma" w:hAnsi="Tahoma" w:cs="Tahoma"/>
          <w:b/>
          <w:sz w:val="22"/>
          <w:szCs w:val="22"/>
        </w:rPr>
        <w:t>Vencimento Antecipado</w:t>
      </w:r>
    </w:p>
    <w:p w:rsidR="00A55BE5" w:rsidRPr="00277CED" w:rsidRDefault="00A55BE5" w:rsidP="009D6571">
      <w:pPr>
        <w:suppressAutoHyphens/>
        <w:spacing w:line="320" w:lineRule="exact"/>
        <w:rPr>
          <w:rFonts w:ascii="Tahoma" w:hAnsi="Tahoma" w:cs="Tahoma"/>
          <w:sz w:val="22"/>
          <w:szCs w:val="22"/>
        </w:rPr>
      </w:pPr>
    </w:p>
    <w:p w:rsidR="00405147" w:rsidRPr="00277CED" w:rsidRDefault="00CE1A6A" w:rsidP="009D6571">
      <w:pPr>
        <w:suppressAutoHyphens/>
        <w:spacing w:line="320" w:lineRule="exact"/>
        <w:rPr>
          <w:rStyle w:val="DeltaViewInsertion"/>
          <w:rFonts w:ascii="Tahoma" w:hAnsi="Tahoma" w:cs="Tahoma"/>
          <w:color w:val="auto"/>
          <w:sz w:val="22"/>
          <w:szCs w:val="22"/>
          <w:u w:val="none"/>
        </w:rPr>
      </w:pPr>
      <w:r w:rsidRPr="00277CED">
        <w:rPr>
          <w:rStyle w:val="DeltaViewInsertion"/>
          <w:rFonts w:ascii="Tahoma" w:hAnsi="Tahoma" w:cs="Tahoma"/>
          <w:color w:val="auto"/>
          <w:sz w:val="22"/>
          <w:szCs w:val="22"/>
          <w:u w:val="none"/>
        </w:rPr>
        <w:t>6.19</w:t>
      </w:r>
      <w:r w:rsidR="00D87E93" w:rsidRPr="00277CED">
        <w:rPr>
          <w:rStyle w:val="DeltaViewInsertion"/>
          <w:rFonts w:ascii="Tahoma" w:hAnsi="Tahoma" w:cs="Tahoma"/>
          <w:color w:val="auto"/>
          <w:sz w:val="22"/>
          <w:szCs w:val="22"/>
          <w:u w:val="none"/>
        </w:rPr>
        <w:t>.1.</w:t>
      </w:r>
      <w:r w:rsidR="00A54826" w:rsidRPr="00277CED">
        <w:rPr>
          <w:rStyle w:val="DeltaViewInsertion"/>
          <w:rFonts w:ascii="Tahoma" w:hAnsi="Tahoma" w:cs="Tahoma"/>
          <w:color w:val="auto"/>
          <w:sz w:val="22"/>
          <w:szCs w:val="22"/>
          <w:u w:val="none"/>
        </w:rPr>
        <w:t xml:space="preserve"> </w:t>
      </w:r>
      <w:r w:rsidR="00D97D80" w:rsidRPr="00277CED">
        <w:rPr>
          <w:rFonts w:ascii="Tahoma" w:hAnsi="Tahoma" w:cs="Tahoma"/>
          <w:sz w:val="22"/>
          <w:szCs w:val="22"/>
        </w:rPr>
        <w:t>A</w:t>
      </w:r>
      <w:r w:rsidR="00D949B5" w:rsidRPr="00277CED">
        <w:rPr>
          <w:rFonts w:ascii="Tahoma" w:hAnsi="Tahoma" w:cs="Tahoma"/>
          <w:sz w:val="22"/>
          <w:szCs w:val="22"/>
        </w:rPr>
        <w:t>s Debêntures e todas as obrigações constantes desta Escritura de Emissão serão consideradas antecipadamente vencidas, tornando-se imediatamente exigível da Emissora o pagamento</w:t>
      </w:r>
      <w:r w:rsidR="00950145">
        <w:rPr>
          <w:rFonts w:ascii="Tahoma" w:hAnsi="Tahoma" w:cs="Tahoma"/>
          <w:sz w:val="22"/>
          <w:szCs w:val="22"/>
        </w:rPr>
        <w:t xml:space="preserve"> (i) para as Debêntures de Primeira Série,</w:t>
      </w:r>
      <w:r w:rsidR="00D949B5" w:rsidRPr="00277CED">
        <w:rPr>
          <w:rFonts w:ascii="Tahoma" w:hAnsi="Tahoma" w:cs="Tahoma"/>
          <w:sz w:val="22"/>
          <w:szCs w:val="22"/>
        </w:rPr>
        <w:t xml:space="preserve"> </w:t>
      </w:r>
      <w:r w:rsidR="000E5BA0" w:rsidRPr="00277CED">
        <w:rPr>
          <w:rFonts w:ascii="Tahoma" w:hAnsi="Tahoma" w:cs="Tahoma"/>
          <w:sz w:val="22"/>
          <w:szCs w:val="22"/>
        </w:rPr>
        <w:t>do Valor Nominal Unitário</w:t>
      </w:r>
      <w:r w:rsidR="008B6DE8" w:rsidRPr="00277CED">
        <w:rPr>
          <w:rFonts w:ascii="Tahoma" w:hAnsi="Tahoma" w:cs="Tahoma"/>
          <w:sz w:val="22"/>
          <w:szCs w:val="22"/>
        </w:rPr>
        <w:t xml:space="preserve"> ou do saldo do Valor Nominal Unitário</w:t>
      </w:r>
      <w:r w:rsidR="00D949B5" w:rsidRPr="00277CED">
        <w:rPr>
          <w:rFonts w:ascii="Tahoma" w:hAnsi="Tahoma" w:cs="Tahoma"/>
          <w:sz w:val="22"/>
          <w:szCs w:val="22"/>
        </w:rPr>
        <w:t xml:space="preserve"> das </w:t>
      </w:r>
      <w:r w:rsidR="00E87C23" w:rsidRPr="00277CED">
        <w:rPr>
          <w:rStyle w:val="DeltaViewInsertion"/>
          <w:rFonts w:ascii="Tahoma" w:hAnsi="Tahoma" w:cs="Tahoma"/>
          <w:color w:val="auto"/>
          <w:w w:val="0"/>
          <w:sz w:val="22"/>
          <w:szCs w:val="22"/>
          <w:u w:val="none"/>
        </w:rPr>
        <w:t>Debêntures</w:t>
      </w:r>
      <w:r w:rsidR="00D949B5" w:rsidRPr="00277CED">
        <w:rPr>
          <w:rFonts w:ascii="Tahoma" w:hAnsi="Tahoma" w:cs="Tahoma"/>
          <w:sz w:val="22"/>
          <w:szCs w:val="22"/>
        </w:rPr>
        <w:t>,</w:t>
      </w:r>
      <w:r w:rsidR="000E5BA0" w:rsidRPr="00277CED">
        <w:rPr>
          <w:rFonts w:ascii="Tahoma" w:hAnsi="Tahoma" w:cs="Tahoma"/>
          <w:sz w:val="22"/>
          <w:szCs w:val="22"/>
        </w:rPr>
        <w:t xml:space="preserve"> </w:t>
      </w:r>
      <w:r w:rsidR="00D949B5" w:rsidRPr="00277CED">
        <w:rPr>
          <w:rFonts w:ascii="Tahoma" w:hAnsi="Tahoma" w:cs="Tahoma"/>
          <w:sz w:val="22"/>
          <w:szCs w:val="22"/>
        </w:rPr>
        <w:t xml:space="preserve">acrescido da Remuneração, calculada </w:t>
      </w:r>
      <w:proofErr w:type="gramStart"/>
      <w:r w:rsidR="00D949B5" w:rsidRPr="00277CED">
        <w:rPr>
          <w:rFonts w:ascii="Tahoma" w:hAnsi="Tahoma" w:cs="Tahoma"/>
          <w:i/>
          <w:sz w:val="22"/>
          <w:szCs w:val="22"/>
        </w:rPr>
        <w:t>pro</w:t>
      </w:r>
      <w:r w:rsidR="00D949B5" w:rsidRPr="00277CED">
        <w:rPr>
          <w:rFonts w:ascii="Tahoma" w:hAnsi="Tahoma" w:cs="Tahoma"/>
          <w:sz w:val="22"/>
          <w:szCs w:val="22"/>
        </w:rPr>
        <w:t xml:space="preserve"> </w:t>
      </w:r>
      <w:r w:rsidR="00D949B5" w:rsidRPr="00277CED">
        <w:rPr>
          <w:rFonts w:ascii="Tahoma" w:hAnsi="Tahoma" w:cs="Tahoma"/>
          <w:i/>
          <w:sz w:val="22"/>
          <w:szCs w:val="22"/>
        </w:rPr>
        <w:t>rata</w:t>
      </w:r>
      <w:proofErr w:type="gramEnd"/>
      <w:r w:rsidR="00D949B5" w:rsidRPr="00277CED">
        <w:rPr>
          <w:rFonts w:ascii="Tahoma" w:hAnsi="Tahoma" w:cs="Tahoma"/>
          <w:sz w:val="22"/>
          <w:szCs w:val="22"/>
        </w:rPr>
        <w:t xml:space="preserve"> </w:t>
      </w:r>
      <w:proofErr w:type="spellStart"/>
      <w:r w:rsidR="00D949B5" w:rsidRPr="00277CED">
        <w:rPr>
          <w:rFonts w:ascii="Tahoma" w:hAnsi="Tahoma" w:cs="Tahoma"/>
          <w:i/>
          <w:sz w:val="22"/>
          <w:szCs w:val="22"/>
        </w:rPr>
        <w:t>temporis</w:t>
      </w:r>
      <w:proofErr w:type="spellEnd"/>
      <w:r w:rsidR="00405147" w:rsidRPr="00277CED">
        <w:rPr>
          <w:rStyle w:val="DeltaViewInsertion"/>
          <w:rFonts w:ascii="Tahoma" w:hAnsi="Tahoma" w:cs="Tahoma"/>
          <w:color w:val="auto"/>
          <w:sz w:val="22"/>
          <w:szCs w:val="22"/>
          <w:u w:val="none"/>
        </w:rPr>
        <w:t xml:space="preserve">, desde a Data de </w:t>
      </w:r>
      <w:r w:rsidR="00E13597">
        <w:rPr>
          <w:rStyle w:val="DeltaViewInsertion"/>
          <w:rFonts w:ascii="Tahoma" w:hAnsi="Tahoma" w:cs="Tahoma"/>
          <w:color w:val="auto"/>
          <w:sz w:val="22"/>
          <w:szCs w:val="22"/>
          <w:u w:val="none"/>
        </w:rPr>
        <w:t>Liquidação</w:t>
      </w:r>
      <w:r w:rsidR="00405147" w:rsidRPr="00277CED">
        <w:rPr>
          <w:rStyle w:val="DeltaViewInsertion"/>
          <w:rFonts w:ascii="Tahoma" w:hAnsi="Tahoma" w:cs="Tahoma"/>
          <w:color w:val="auto"/>
          <w:sz w:val="22"/>
          <w:szCs w:val="22"/>
          <w:u w:val="none"/>
        </w:rPr>
        <w:t xml:space="preserve">, ou </w:t>
      </w:r>
      <w:r w:rsidR="000E5BA0" w:rsidRPr="00277CED">
        <w:rPr>
          <w:rStyle w:val="DeltaViewInsertion"/>
          <w:rFonts w:ascii="Tahoma" w:hAnsi="Tahoma" w:cs="Tahoma"/>
          <w:color w:val="auto"/>
          <w:sz w:val="22"/>
          <w:szCs w:val="22"/>
          <w:u w:val="none"/>
        </w:rPr>
        <w:t xml:space="preserve">a última </w:t>
      </w:r>
      <w:r w:rsidR="0043304B" w:rsidRPr="00277CED">
        <w:rPr>
          <w:rStyle w:val="DeltaViewInsertion"/>
          <w:rFonts w:ascii="Tahoma" w:hAnsi="Tahoma" w:cs="Tahoma"/>
          <w:color w:val="auto"/>
          <w:sz w:val="22"/>
          <w:szCs w:val="22"/>
          <w:u w:val="none"/>
        </w:rPr>
        <w:t xml:space="preserve">Data </w:t>
      </w:r>
      <w:r w:rsidR="000E5BA0" w:rsidRPr="00277CED">
        <w:rPr>
          <w:rStyle w:val="DeltaViewInsertion"/>
          <w:rFonts w:ascii="Tahoma" w:hAnsi="Tahoma" w:cs="Tahoma"/>
          <w:color w:val="auto"/>
          <w:sz w:val="22"/>
          <w:szCs w:val="22"/>
          <w:u w:val="none"/>
        </w:rPr>
        <w:t xml:space="preserve">de </w:t>
      </w:r>
      <w:r w:rsidR="0043304B" w:rsidRPr="00277CED">
        <w:rPr>
          <w:rStyle w:val="DeltaViewInsertion"/>
          <w:rFonts w:ascii="Tahoma" w:hAnsi="Tahoma" w:cs="Tahoma"/>
          <w:color w:val="auto"/>
          <w:sz w:val="22"/>
          <w:szCs w:val="22"/>
          <w:u w:val="none"/>
        </w:rPr>
        <w:t xml:space="preserve">Pagamento </w:t>
      </w:r>
      <w:r w:rsidR="00405147" w:rsidRPr="00277CED">
        <w:rPr>
          <w:rStyle w:val="DeltaViewInsertion"/>
          <w:rFonts w:ascii="Tahoma" w:hAnsi="Tahoma" w:cs="Tahoma"/>
          <w:color w:val="auto"/>
          <w:sz w:val="22"/>
          <w:szCs w:val="22"/>
          <w:u w:val="none"/>
        </w:rPr>
        <w:t>da Remuneração</w:t>
      </w:r>
      <w:r w:rsidR="00D949B5" w:rsidRPr="00277CED">
        <w:rPr>
          <w:rStyle w:val="DeltaViewInsertion"/>
          <w:rFonts w:ascii="Tahoma" w:hAnsi="Tahoma" w:cs="Tahoma"/>
          <w:color w:val="auto"/>
          <w:sz w:val="22"/>
          <w:szCs w:val="22"/>
          <w:u w:val="none"/>
        </w:rPr>
        <w:t xml:space="preserve">, </w:t>
      </w:r>
      <w:r w:rsidR="00405147" w:rsidRPr="00277CED">
        <w:rPr>
          <w:rStyle w:val="DeltaViewInsertion"/>
          <w:rFonts w:ascii="Tahoma" w:hAnsi="Tahoma" w:cs="Tahoma"/>
          <w:color w:val="auto"/>
          <w:sz w:val="22"/>
          <w:szCs w:val="22"/>
          <w:u w:val="none"/>
        </w:rPr>
        <w:t>até a data do seu efetivo pagamento</w:t>
      </w:r>
      <w:r w:rsidR="0023472C">
        <w:rPr>
          <w:rStyle w:val="DeltaViewInsertion"/>
          <w:rFonts w:ascii="Tahoma" w:hAnsi="Tahoma" w:cs="Tahoma"/>
          <w:color w:val="auto"/>
          <w:sz w:val="22"/>
          <w:szCs w:val="22"/>
          <w:u w:val="none"/>
        </w:rPr>
        <w:t xml:space="preserve"> </w:t>
      </w:r>
      <w:r w:rsidR="0023472C" w:rsidRPr="00921C9A">
        <w:rPr>
          <w:rFonts w:ascii="Tahoma" w:hAnsi="Tahoma" w:cs="Tahoma"/>
          <w:noProof/>
          <w:sz w:val="22"/>
          <w:szCs w:val="22"/>
        </w:rPr>
        <w:t>sem prejuízo, quando for o caso, da cobrança dos Encargos Moratórios (conforme abaixo definidos) e de quaisquer outros valores eventualmente devidos pela Emissora nos termos de quaisquer dos documentos da Emissão</w:t>
      </w:r>
      <w:r w:rsidR="0023472C" w:rsidRPr="00921C9A">
        <w:rPr>
          <w:rStyle w:val="DeltaViewInsertion"/>
          <w:rFonts w:ascii="Tahoma" w:hAnsi="Tahoma" w:cs="Tahoma"/>
          <w:color w:val="auto"/>
          <w:sz w:val="22"/>
          <w:szCs w:val="22"/>
          <w:u w:val="none"/>
        </w:rPr>
        <w:t xml:space="preserve"> (“</w:t>
      </w:r>
      <w:r w:rsidR="0023472C" w:rsidRPr="00921C9A">
        <w:rPr>
          <w:rStyle w:val="DeltaViewInsertion"/>
          <w:rFonts w:ascii="Tahoma" w:hAnsi="Tahoma" w:cs="Tahoma"/>
          <w:color w:val="auto"/>
          <w:sz w:val="22"/>
          <w:szCs w:val="22"/>
          <w:u w:val="single"/>
        </w:rPr>
        <w:t>Montante Devido Antecipadamente</w:t>
      </w:r>
      <w:r w:rsidR="002A385A">
        <w:rPr>
          <w:rStyle w:val="DeltaViewInsertion"/>
          <w:rFonts w:ascii="Tahoma" w:hAnsi="Tahoma" w:cs="Tahoma"/>
          <w:color w:val="auto"/>
          <w:sz w:val="22"/>
          <w:szCs w:val="22"/>
          <w:u w:val="single"/>
        </w:rPr>
        <w:t xml:space="preserve"> da Primeira Série</w:t>
      </w:r>
      <w:r w:rsidR="0023472C" w:rsidRPr="00921C9A">
        <w:rPr>
          <w:rStyle w:val="DeltaViewInsertion"/>
          <w:rFonts w:ascii="Tahoma" w:hAnsi="Tahoma" w:cs="Tahoma"/>
          <w:color w:val="auto"/>
          <w:sz w:val="22"/>
          <w:szCs w:val="22"/>
          <w:u w:val="none"/>
        </w:rPr>
        <w:t>”)</w:t>
      </w:r>
      <w:r w:rsidR="0023472C">
        <w:rPr>
          <w:rStyle w:val="DeltaViewInsertion"/>
          <w:rFonts w:ascii="Tahoma" w:hAnsi="Tahoma" w:cs="Tahoma"/>
          <w:color w:val="auto"/>
          <w:sz w:val="22"/>
          <w:szCs w:val="22"/>
          <w:u w:val="none"/>
        </w:rPr>
        <w:t>,</w:t>
      </w:r>
      <w:r w:rsidR="0023472C" w:rsidRPr="0023472C">
        <w:rPr>
          <w:rStyle w:val="DeltaViewInsertion"/>
          <w:rFonts w:ascii="Tahoma" w:hAnsi="Tahoma" w:cs="Tahoma"/>
          <w:color w:val="auto"/>
          <w:sz w:val="22"/>
          <w:szCs w:val="22"/>
          <w:u w:val="none"/>
        </w:rPr>
        <w:t xml:space="preserve"> </w:t>
      </w:r>
      <w:r w:rsidR="0023472C">
        <w:rPr>
          <w:rStyle w:val="DeltaViewInsertion"/>
          <w:rFonts w:ascii="Tahoma" w:hAnsi="Tahoma" w:cs="Tahoma"/>
          <w:color w:val="auto"/>
          <w:sz w:val="22"/>
          <w:szCs w:val="22"/>
          <w:u w:val="none"/>
        </w:rPr>
        <w:t>e (</w:t>
      </w:r>
      <w:proofErr w:type="spellStart"/>
      <w:r w:rsidR="0023472C">
        <w:rPr>
          <w:rStyle w:val="DeltaViewInsertion"/>
          <w:rFonts w:ascii="Tahoma" w:hAnsi="Tahoma" w:cs="Tahoma"/>
          <w:color w:val="auto"/>
          <w:sz w:val="22"/>
          <w:szCs w:val="22"/>
          <w:u w:val="none"/>
        </w:rPr>
        <w:t>ii</w:t>
      </w:r>
      <w:proofErr w:type="spellEnd"/>
      <w:r w:rsidR="0023472C">
        <w:rPr>
          <w:rStyle w:val="DeltaViewInsertion"/>
          <w:rFonts w:ascii="Tahoma" w:hAnsi="Tahoma" w:cs="Tahoma"/>
          <w:color w:val="auto"/>
          <w:sz w:val="22"/>
          <w:szCs w:val="22"/>
          <w:u w:val="none"/>
        </w:rPr>
        <w:t xml:space="preserve">) para as Debêntures de Segunda Série, de seu </w:t>
      </w:r>
      <w:r w:rsidR="0020611E" w:rsidRPr="00152DF9">
        <w:rPr>
          <w:rFonts w:ascii="Tahoma" w:hAnsi="Tahoma" w:cs="Tahoma"/>
          <w:sz w:val="22"/>
          <w:szCs w:val="22"/>
        </w:rPr>
        <w:t>Valor Unitário de Resgate Antecipado</w:t>
      </w:r>
      <w:r w:rsidR="00812A79">
        <w:rPr>
          <w:rFonts w:ascii="Tahoma" w:hAnsi="Tahoma" w:cs="Tahoma"/>
          <w:sz w:val="22"/>
          <w:szCs w:val="22"/>
        </w:rPr>
        <w:t xml:space="preserve"> </w:t>
      </w:r>
      <w:r w:rsidR="00783DA5">
        <w:rPr>
          <w:rFonts w:ascii="Tahoma" w:hAnsi="Tahoma" w:cs="Tahoma"/>
          <w:sz w:val="22"/>
          <w:szCs w:val="22"/>
        </w:rPr>
        <w:t>e demais encargos vencidos e não pagos pela Emissora</w:t>
      </w:r>
      <w:r w:rsidR="0023472C">
        <w:rPr>
          <w:rStyle w:val="DeltaViewInsertion"/>
          <w:rFonts w:ascii="Tahoma" w:hAnsi="Tahoma" w:cs="Tahoma"/>
          <w:color w:val="auto"/>
          <w:sz w:val="22"/>
          <w:szCs w:val="22"/>
          <w:u w:val="none"/>
        </w:rPr>
        <w:t xml:space="preserve">, </w:t>
      </w:r>
      <w:r w:rsidR="0023472C" w:rsidRPr="00921C9A">
        <w:rPr>
          <w:rFonts w:ascii="Tahoma" w:hAnsi="Tahoma" w:cs="Tahoma"/>
          <w:sz w:val="22"/>
          <w:szCs w:val="22"/>
        </w:rPr>
        <w:t>calculad</w:t>
      </w:r>
      <w:r w:rsidR="0023472C">
        <w:rPr>
          <w:rFonts w:ascii="Tahoma" w:hAnsi="Tahoma" w:cs="Tahoma"/>
          <w:sz w:val="22"/>
          <w:szCs w:val="22"/>
        </w:rPr>
        <w:t>o</w:t>
      </w:r>
      <w:r w:rsidR="0023472C" w:rsidRPr="00921C9A">
        <w:rPr>
          <w:rFonts w:ascii="Tahoma" w:hAnsi="Tahoma" w:cs="Tahoma"/>
          <w:sz w:val="22"/>
          <w:szCs w:val="22"/>
        </w:rPr>
        <w:t xml:space="preserve"> nos termos do item 6.1</w:t>
      </w:r>
      <w:r w:rsidR="0023472C">
        <w:rPr>
          <w:rFonts w:ascii="Tahoma" w:hAnsi="Tahoma" w:cs="Tahoma"/>
          <w:sz w:val="22"/>
          <w:szCs w:val="22"/>
        </w:rPr>
        <w:t>7.2</w:t>
      </w:r>
      <w:r w:rsidR="0023472C" w:rsidRPr="00921C9A">
        <w:rPr>
          <w:rFonts w:ascii="Tahoma" w:hAnsi="Tahoma" w:cs="Tahoma"/>
          <w:sz w:val="22"/>
          <w:szCs w:val="22"/>
        </w:rPr>
        <w:t xml:space="preserve"> desta Escritura de Emissão</w:t>
      </w:r>
      <w:r w:rsidR="00783DA5">
        <w:rPr>
          <w:rFonts w:ascii="Tahoma" w:hAnsi="Tahoma" w:cs="Tahoma"/>
          <w:sz w:val="22"/>
          <w:szCs w:val="22"/>
        </w:rPr>
        <w:t xml:space="preserve"> (com o que os Debenturistas ao subscreverem as Debêntures declaram-se cientes e de acordo)</w:t>
      </w:r>
      <w:r w:rsidR="00405147" w:rsidRPr="00277CED">
        <w:rPr>
          <w:rStyle w:val="DeltaViewInsertion"/>
          <w:rFonts w:ascii="Tahoma" w:hAnsi="Tahoma" w:cs="Tahoma"/>
          <w:color w:val="auto"/>
          <w:sz w:val="22"/>
          <w:szCs w:val="22"/>
          <w:u w:val="none"/>
        </w:rPr>
        <w:t xml:space="preserve">, </w:t>
      </w:r>
      <w:r w:rsidR="00A54826" w:rsidRPr="00277CED">
        <w:rPr>
          <w:rFonts w:ascii="Tahoma" w:hAnsi="Tahoma" w:cs="Tahoma"/>
          <w:noProof/>
          <w:sz w:val="22"/>
          <w:szCs w:val="22"/>
        </w:rPr>
        <w:t>sem prejuízo, quando for o caso, da cobrança dos Encargos Moratórios (conforme abaixo definidos) e de quaisquer outros valores eventualmente devidos pela Emissora</w:t>
      </w:r>
      <w:r w:rsidR="00617F5A" w:rsidRPr="00277CED">
        <w:rPr>
          <w:rFonts w:ascii="Tahoma" w:hAnsi="Tahoma" w:cs="Tahoma"/>
          <w:noProof/>
          <w:sz w:val="22"/>
          <w:szCs w:val="22"/>
        </w:rPr>
        <w:t xml:space="preserve"> nos termos de quaisquer dos do</w:t>
      </w:r>
      <w:r w:rsidR="002F267A" w:rsidRPr="00277CED">
        <w:rPr>
          <w:rFonts w:ascii="Tahoma" w:hAnsi="Tahoma" w:cs="Tahoma"/>
          <w:noProof/>
          <w:sz w:val="22"/>
          <w:szCs w:val="22"/>
        </w:rPr>
        <w:t>cu</w:t>
      </w:r>
      <w:r w:rsidR="00617F5A" w:rsidRPr="00277CED">
        <w:rPr>
          <w:rFonts w:ascii="Tahoma" w:hAnsi="Tahoma" w:cs="Tahoma"/>
          <w:noProof/>
          <w:sz w:val="22"/>
          <w:szCs w:val="22"/>
        </w:rPr>
        <w:t>mentos da Emissão</w:t>
      </w:r>
      <w:r w:rsidR="00A54826" w:rsidRPr="00277CED">
        <w:rPr>
          <w:rStyle w:val="DeltaViewInsertion"/>
          <w:rFonts w:ascii="Tahoma" w:hAnsi="Tahoma" w:cs="Tahoma"/>
          <w:color w:val="auto"/>
          <w:sz w:val="22"/>
          <w:szCs w:val="22"/>
          <w:u w:val="none"/>
        </w:rPr>
        <w:t xml:space="preserve"> (</w:t>
      </w:r>
      <w:r w:rsidR="002A385A">
        <w:rPr>
          <w:rStyle w:val="DeltaViewInsertion"/>
          <w:rFonts w:ascii="Tahoma" w:hAnsi="Tahoma" w:cs="Tahoma"/>
          <w:color w:val="auto"/>
          <w:sz w:val="22"/>
          <w:szCs w:val="22"/>
          <w:u w:val="none"/>
        </w:rPr>
        <w:t>“</w:t>
      </w:r>
      <w:r w:rsidR="002A385A" w:rsidRPr="00AC3B29">
        <w:rPr>
          <w:rStyle w:val="DeltaViewInsertion"/>
          <w:rFonts w:ascii="Tahoma" w:hAnsi="Tahoma" w:cs="Tahoma"/>
          <w:color w:val="auto"/>
          <w:sz w:val="22"/>
          <w:szCs w:val="22"/>
          <w:u w:val="single"/>
        </w:rPr>
        <w:t>Montante Devido Antecipadamente da Segunda Série</w:t>
      </w:r>
      <w:r w:rsidR="002A385A">
        <w:rPr>
          <w:rStyle w:val="DeltaViewInsertion"/>
          <w:rFonts w:ascii="Tahoma" w:hAnsi="Tahoma" w:cs="Tahoma"/>
          <w:color w:val="auto"/>
          <w:sz w:val="22"/>
          <w:szCs w:val="22"/>
          <w:u w:val="none"/>
        </w:rPr>
        <w:t>” e, em conjunto com o Montante Devido Antecipadamente da Primeira Série,</w:t>
      </w:r>
      <w:r w:rsidR="0023472C">
        <w:rPr>
          <w:rStyle w:val="DeltaViewInsertion"/>
          <w:rFonts w:ascii="Tahoma" w:hAnsi="Tahoma" w:cs="Tahoma"/>
          <w:color w:val="auto"/>
          <w:sz w:val="22"/>
          <w:szCs w:val="22"/>
          <w:u w:val="none"/>
        </w:rPr>
        <w:t xml:space="preserve"> </w:t>
      </w:r>
      <w:r w:rsidR="00A54826" w:rsidRPr="00277CED">
        <w:rPr>
          <w:rStyle w:val="DeltaViewInsertion"/>
          <w:rFonts w:ascii="Tahoma" w:hAnsi="Tahoma" w:cs="Tahoma"/>
          <w:color w:val="auto"/>
          <w:sz w:val="22"/>
          <w:szCs w:val="22"/>
          <w:u w:val="none"/>
        </w:rPr>
        <w:t>“</w:t>
      </w:r>
      <w:r w:rsidR="00A54826" w:rsidRPr="00277CED">
        <w:rPr>
          <w:rStyle w:val="DeltaViewInsertion"/>
          <w:rFonts w:ascii="Tahoma" w:hAnsi="Tahoma" w:cs="Tahoma"/>
          <w:color w:val="auto"/>
          <w:sz w:val="22"/>
          <w:szCs w:val="22"/>
          <w:u w:val="single"/>
        </w:rPr>
        <w:t xml:space="preserve">Montante Devido </w:t>
      </w:r>
      <w:r w:rsidR="002A385A">
        <w:rPr>
          <w:rStyle w:val="DeltaViewInsertion"/>
          <w:rFonts w:ascii="Tahoma" w:hAnsi="Tahoma" w:cs="Tahoma"/>
          <w:color w:val="auto"/>
          <w:sz w:val="22"/>
          <w:szCs w:val="22"/>
          <w:u w:val="single"/>
        </w:rPr>
        <w:t>Antecipadamente</w:t>
      </w:r>
      <w:r w:rsidR="00A54826" w:rsidRPr="00277CED">
        <w:rPr>
          <w:rStyle w:val="DeltaViewInsertion"/>
          <w:rFonts w:ascii="Tahoma" w:hAnsi="Tahoma" w:cs="Tahoma"/>
          <w:color w:val="auto"/>
          <w:sz w:val="22"/>
          <w:szCs w:val="22"/>
          <w:u w:val="none"/>
        </w:rPr>
        <w:t xml:space="preserve">”), na ocorrência das hipóteses descritas nos itens </w:t>
      </w:r>
      <w:r w:rsidRPr="00277CED">
        <w:rPr>
          <w:rStyle w:val="DeltaViewInsertion"/>
          <w:rFonts w:ascii="Tahoma" w:hAnsi="Tahoma" w:cs="Tahoma"/>
          <w:color w:val="auto"/>
          <w:sz w:val="22"/>
          <w:szCs w:val="22"/>
          <w:u w:val="none"/>
        </w:rPr>
        <w:t>6.19</w:t>
      </w:r>
      <w:r w:rsidR="00A54826" w:rsidRPr="00277CED">
        <w:rPr>
          <w:rStyle w:val="DeltaViewInsertion"/>
          <w:rFonts w:ascii="Tahoma" w:hAnsi="Tahoma" w:cs="Tahoma"/>
          <w:color w:val="auto"/>
          <w:sz w:val="22"/>
          <w:szCs w:val="22"/>
          <w:u w:val="none"/>
        </w:rPr>
        <w:t xml:space="preserve">.2. e </w:t>
      </w:r>
      <w:r w:rsidR="00AC089B" w:rsidRPr="00277CED">
        <w:rPr>
          <w:rStyle w:val="DeltaViewInsertion"/>
          <w:rFonts w:ascii="Tahoma" w:hAnsi="Tahoma" w:cs="Tahoma"/>
          <w:color w:val="auto"/>
          <w:sz w:val="22"/>
          <w:szCs w:val="22"/>
          <w:u w:val="none"/>
        </w:rPr>
        <w:t>6.</w:t>
      </w:r>
      <w:r w:rsidRPr="00277CED">
        <w:rPr>
          <w:rStyle w:val="DeltaViewInsertion"/>
          <w:rFonts w:ascii="Tahoma" w:hAnsi="Tahoma" w:cs="Tahoma"/>
          <w:color w:val="auto"/>
          <w:sz w:val="22"/>
          <w:szCs w:val="22"/>
          <w:u w:val="none"/>
        </w:rPr>
        <w:t>19</w:t>
      </w:r>
      <w:r w:rsidR="00A54826" w:rsidRPr="00277CED">
        <w:rPr>
          <w:rStyle w:val="DeltaViewInsertion"/>
          <w:rFonts w:ascii="Tahoma" w:hAnsi="Tahoma" w:cs="Tahoma"/>
          <w:color w:val="auto"/>
          <w:sz w:val="22"/>
          <w:szCs w:val="22"/>
          <w:u w:val="none"/>
        </w:rPr>
        <w:t>.3. abaixo, observados os eventuais prazos de cura, quando aplicáveis (“</w:t>
      </w:r>
      <w:r w:rsidR="00A54826" w:rsidRPr="00277CED">
        <w:rPr>
          <w:rStyle w:val="DeltaViewInsertion"/>
          <w:rFonts w:ascii="Tahoma" w:hAnsi="Tahoma" w:cs="Tahoma"/>
          <w:color w:val="auto"/>
          <w:sz w:val="22"/>
          <w:szCs w:val="22"/>
          <w:u w:val="single"/>
        </w:rPr>
        <w:t>Eventos de Vencimento Antecipado</w:t>
      </w:r>
      <w:r w:rsidR="00A54826" w:rsidRPr="00277CED">
        <w:rPr>
          <w:rStyle w:val="DeltaViewInsertion"/>
          <w:rFonts w:ascii="Tahoma" w:hAnsi="Tahoma" w:cs="Tahoma"/>
          <w:color w:val="auto"/>
          <w:sz w:val="22"/>
          <w:szCs w:val="22"/>
          <w:u w:val="none"/>
        </w:rPr>
        <w:t>”)</w:t>
      </w:r>
      <w:r w:rsidR="0083707E" w:rsidRPr="00277CED">
        <w:rPr>
          <w:rStyle w:val="DeltaViewInsertion"/>
          <w:rFonts w:ascii="Tahoma" w:hAnsi="Tahoma" w:cs="Tahoma"/>
          <w:color w:val="auto"/>
          <w:sz w:val="22"/>
          <w:szCs w:val="22"/>
          <w:u w:val="none"/>
        </w:rPr>
        <w:t>.</w:t>
      </w:r>
    </w:p>
    <w:p w:rsidR="00405147" w:rsidRPr="00277CED" w:rsidRDefault="00405147" w:rsidP="009D6571">
      <w:pPr>
        <w:pStyle w:val="Subttulo"/>
        <w:widowControl/>
        <w:spacing w:line="320" w:lineRule="exact"/>
        <w:ind w:left="709"/>
        <w:jc w:val="both"/>
        <w:rPr>
          <w:rStyle w:val="DeltaViewInsertion"/>
          <w:rFonts w:ascii="Tahoma" w:hAnsi="Tahoma" w:cs="Tahoma"/>
          <w:b w:val="0"/>
          <w:color w:val="auto"/>
          <w:sz w:val="22"/>
          <w:szCs w:val="22"/>
          <w:u w:val="none"/>
        </w:rPr>
      </w:pPr>
    </w:p>
    <w:p w:rsidR="00A54826" w:rsidRPr="00277CED" w:rsidRDefault="00CE1A6A" w:rsidP="009D6571">
      <w:pPr>
        <w:suppressAutoHyphens/>
        <w:spacing w:line="320" w:lineRule="exact"/>
        <w:rPr>
          <w:rFonts w:ascii="Tahoma" w:hAnsi="Tahoma" w:cs="Tahoma"/>
          <w:sz w:val="22"/>
          <w:szCs w:val="22"/>
        </w:rPr>
      </w:pPr>
      <w:r w:rsidRPr="00277CED">
        <w:rPr>
          <w:rStyle w:val="DeltaViewInsertion"/>
          <w:rFonts w:ascii="Tahoma" w:hAnsi="Tahoma" w:cs="Tahoma"/>
          <w:color w:val="auto"/>
          <w:sz w:val="22"/>
          <w:szCs w:val="22"/>
          <w:u w:val="none"/>
        </w:rPr>
        <w:t>6.19</w:t>
      </w:r>
      <w:r w:rsidR="00A54826" w:rsidRPr="00277CED">
        <w:rPr>
          <w:rStyle w:val="DeltaViewInsertion"/>
          <w:rFonts w:ascii="Tahoma" w:hAnsi="Tahoma" w:cs="Tahoma"/>
          <w:color w:val="auto"/>
          <w:sz w:val="22"/>
          <w:szCs w:val="22"/>
          <w:u w:val="none"/>
        </w:rPr>
        <w:t>.2. A</w:t>
      </w:r>
      <w:r w:rsidR="00A54826" w:rsidRPr="00277CED">
        <w:rPr>
          <w:rFonts w:ascii="Tahoma" w:hAnsi="Tahoma" w:cs="Tahoma"/>
          <w:sz w:val="22"/>
          <w:szCs w:val="22"/>
        </w:rPr>
        <w:t xml:space="preserve"> ocorrência de quaisquer dos eventos indicados neste item </w:t>
      </w:r>
      <w:r w:rsidR="00AC089B" w:rsidRPr="00277CED">
        <w:rPr>
          <w:rFonts w:ascii="Tahoma" w:hAnsi="Tahoma" w:cs="Tahoma"/>
          <w:sz w:val="22"/>
          <w:szCs w:val="22"/>
        </w:rPr>
        <w:t>6.</w:t>
      </w:r>
      <w:r w:rsidRPr="00277CED">
        <w:rPr>
          <w:rFonts w:ascii="Tahoma" w:hAnsi="Tahoma" w:cs="Tahoma"/>
          <w:sz w:val="22"/>
          <w:szCs w:val="22"/>
        </w:rPr>
        <w:t>19</w:t>
      </w:r>
      <w:r w:rsidR="00A55BE5" w:rsidRPr="00277CED">
        <w:rPr>
          <w:rFonts w:ascii="Tahoma" w:hAnsi="Tahoma" w:cs="Tahoma"/>
          <w:sz w:val="22"/>
          <w:szCs w:val="22"/>
        </w:rPr>
        <w:t>.2</w:t>
      </w:r>
      <w:r w:rsidR="00A54826" w:rsidRPr="00277CED">
        <w:rPr>
          <w:rFonts w:ascii="Tahoma" w:hAnsi="Tahoma" w:cs="Tahoma"/>
          <w:sz w:val="22"/>
          <w:szCs w:val="22"/>
        </w:rPr>
        <w:t xml:space="preserve"> acarretará o vencimento antecipado automático das Debêntures, independentemente de qualquer aviso extrajudicial, interpelação judicial, notificação prévia à Emissora ou consulta aos Debenturistas (“</w:t>
      </w:r>
      <w:r w:rsidR="00A54826" w:rsidRPr="00277CED">
        <w:rPr>
          <w:rFonts w:ascii="Tahoma" w:hAnsi="Tahoma" w:cs="Tahoma"/>
          <w:sz w:val="22"/>
          <w:szCs w:val="22"/>
          <w:u w:val="single"/>
        </w:rPr>
        <w:t>Eventos de Vencimento Antecipado Automático</w:t>
      </w:r>
      <w:r w:rsidR="00A54826" w:rsidRPr="00277CED">
        <w:rPr>
          <w:rFonts w:ascii="Tahoma" w:hAnsi="Tahoma" w:cs="Tahoma"/>
          <w:sz w:val="22"/>
          <w:szCs w:val="22"/>
        </w:rPr>
        <w:t xml:space="preserve">”): </w:t>
      </w:r>
    </w:p>
    <w:p w:rsidR="00A54826" w:rsidRPr="00277CED" w:rsidRDefault="00A54826" w:rsidP="009D6571">
      <w:pPr>
        <w:pStyle w:val="Corpodetexto"/>
        <w:suppressAutoHyphens/>
        <w:spacing w:line="320" w:lineRule="exact"/>
        <w:rPr>
          <w:rFonts w:ascii="Tahoma" w:hAnsi="Tahoma" w:cs="Tahoma"/>
          <w:sz w:val="22"/>
          <w:szCs w:val="22"/>
        </w:rPr>
      </w:pPr>
    </w:p>
    <w:p w:rsidR="006E5C58" w:rsidRPr="00277CED" w:rsidRDefault="006E5C58"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cessação pela Emissora de suas atividades empresariais e/ou </w:t>
      </w:r>
      <w:r w:rsidR="004A504A" w:rsidRPr="00277CED">
        <w:rPr>
          <w:rFonts w:ascii="Tahoma" w:hAnsi="Tahoma" w:cs="Tahoma"/>
          <w:sz w:val="22"/>
          <w:szCs w:val="22"/>
        </w:rPr>
        <w:t xml:space="preserve">adoção de medidas societárias voltadas à sua </w:t>
      </w:r>
      <w:r w:rsidRPr="00277CED">
        <w:rPr>
          <w:rFonts w:ascii="Tahoma" w:hAnsi="Tahoma" w:cs="Tahoma"/>
          <w:sz w:val="22"/>
          <w:szCs w:val="22"/>
        </w:rPr>
        <w:t>liquidação, dissolução ou extinção;</w:t>
      </w:r>
    </w:p>
    <w:p w:rsidR="006E5C58" w:rsidRPr="00277CED" w:rsidRDefault="006E5C58" w:rsidP="009D6571">
      <w:pPr>
        <w:suppressAutoHyphens/>
        <w:spacing w:line="320" w:lineRule="exact"/>
        <w:ind w:left="567"/>
        <w:rPr>
          <w:rFonts w:ascii="Tahoma" w:hAnsi="Tahoma" w:cs="Tahoma"/>
          <w:sz w:val="22"/>
          <w:szCs w:val="22"/>
        </w:rPr>
      </w:pPr>
    </w:p>
    <w:p w:rsidR="0032190D" w:rsidRPr="00277CED" w:rsidRDefault="0032190D"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pagamento pela </w:t>
      </w:r>
      <w:r w:rsidR="00EA339E" w:rsidRPr="00277CED">
        <w:rPr>
          <w:rFonts w:ascii="Tahoma" w:hAnsi="Tahoma" w:cs="Tahoma"/>
          <w:sz w:val="22"/>
          <w:szCs w:val="22"/>
        </w:rPr>
        <w:t>Emissora e/ou pel</w:t>
      </w:r>
      <w:r w:rsidR="008F35CC" w:rsidRPr="00277CED">
        <w:rPr>
          <w:rFonts w:ascii="Tahoma" w:hAnsi="Tahoma" w:cs="Tahoma"/>
          <w:sz w:val="22"/>
          <w:szCs w:val="22"/>
        </w:rPr>
        <w:t>os</w:t>
      </w:r>
      <w:r w:rsidR="00EA339E" w:rsidRPr="00277CED">
        <w:rPr>
          <w:rFonts w:ascii="Tahoma" w:hAnsi="Tahoma" w:cs="Tahoma"/>
          <w:sz w:val="22"/>
          <w:szCs w:val="22"/>
        </w:rPr>
        <w:t xml:space="preserve"> </w:t>
      </w:r>
      <w:r w:rsidRPr="00277CED">
        <w:rPr>
          <w:rFonts w:ascii="Tahoma" w:hAnsi="Tahoma" w:cs="Tahoma"/>
          <w:sz w:val="22"/>
          <w:szCs w:val="22"/>
        </w:rPr>
        <w:t>Garantidor</w:t>
      </w:r>
      <w:r w:rsidR="008F35CC" w:rsidRPr="00277CED">
        <w:rPr>
          <w:rFonts w:ascii="Tahoma" w:hAnsi="Tahoma" w:cs="Tahoma"/>
          <w:sz w:val="22"/>
          <w:szCs w:val="22"/>
        </w:rPr>
        <w:t>es</w:t>
      </w:r>
      <w:r w:rsidRPr="00277CED">
        <w:rPr>
          <w:rFonts w:ascii="Tahoma" w:hAnsi="Tahoma" w:cs="Tahoma"/>
          <w:sz w:val="22"/>
          <w:szCs w:val="22"/>
        </w:rPr>
        <w:t xml:space="preserve"> </w:t>
      </w:r>
      <w:r w:rsidR="00C8458A" w:rsidRPr="00277CED">
        <w:rPr>
          <w:rFonts w:ascii="Tahoma" w:hAnsi="Tahoma" w:cs="Tahoma"/>
          <w:sz w:val="22"/>
          <w:szCs w:val="22"/>
        </w:rPr>
        <w:t>de qualquer</w:t>
      </w:r>
      <w:r w:rsidRPr="00277CED">
        <w:rPr>
          <w:rFonts w:ascii="Tahoma" w:hAnsi="Tahoma" w:cs="Tahoma"/>
          <w:sz w:val="22"/>
          <w:szCs w:val="22"/>
        </w:rPr>
        <w:t xml:space="preserve"> obrigaç</w:t>
      </w:r>
      <w:r w:rsidR="00C8458A" w:rsidRPr="00277CED">
        <w:rPr>
          <w:rFonts w:ascii="Tahoma" w:hAnsi="Tahoma" w:cs="Tahoma"/>
          <w:sz w:val="22"/>
          <w:szCs w:val="22"/>
        </w:rPr>
        <w:t>ão</w:t>
      </w:r>
      <w:r w:rsidRPr="00277CED">
        <w:rPr>
          <w:rFonts w:ascii="Tahoma" w:hAnsi="Tahoma" w:cs="Tahoma"/>
          <w:sz w:val="22"/>
          <w:szCs w:val="22"/>
        </w:rPr>
        <w:t xml:space="preserve"> pecuniária</w:t>
      </w:r>
      <w:r w:rsidR="00C8458A" w:rsidRPr="00277CED">
        <w:rPr>
          <w:rFonts w:ascii="Tahoma" w:hAnsi="Tahoma" w:cs="Tahoma"/>
          <w:sz w:val="22"/>
          <w:szCs w:val="22"/>
        </w:rPr>
        <w:t xml:space="preserve"> relativa às Debêntures e/ou prevista nesta Escritura de Emissão e/ou no</w:t>
      </w:r>
      <w:r w:rsidR="008F35CC" w:rsidRPr="00277CED">
        <w:rPr>
          <w:rFonts w:ascii="Tahoma" w:hAnsi="Tahoma" w:cs="Tahoma"/>
          <w:sz w:val="22"/>
          <w:szCs w:val="22"/>
        </w:rPr>
        <w:t>s</w:t>
      </w:r>
      <w:r w:rsidR="00C8458A" w:rsidRPr="00277CED">
        <w:rPr>
          <w:rFonts w:ascii="Tahoma" w:hAnsi="Tahoma" w:cs="Tahoma"/>
          <w:sz w:val="22"/>
          <w:szCs w:val="22"/>
        </w:rPr>
        <w:t xml:space="preserve"> </w:t>
      </w:r>
      <w:r w:rsidR="008F35CC" w:rsidRPr="00277CED">
        <w:rPr>
          <w:rFonts w:ascii="Tahoma" w:hAnsi="Tahoma" w:cs="Tahoma"/>
          <w:sz w:val="22"/>
          <w:szCs w:val="22"/>
        </w:rPr>
        <w:t>Instrumentos de Garantia</w:t>
      </w:r>
      <w:r w:rsidR="00C8458A" w:rsidRPr="00277CED">
        <w:rPr>
          <w:rFonts w:ascii="Tahoma" w:hAnsi="Tahoma" w:cs="Tahoma"/>
          <w:sz w:val="22"/>
          <w:szCs w:val="22"/>
        </w:rPr>
        <w:t xml:space="preserve">, </w:t>
      </w:r>
      <w:r w:rsidRPr="00277CED">
        <w:rPr>
          <w:rFonts w:ascii="Tahoma" w:hAnsi="Tahoma" w:cs="Tahoma"/>
          <w:sz w:val="22"/>
          <w:szCs w:val="22"/>
        </w:rPr>
        <w:t xml:space="preserve">devidas aos Debenturistas </w:t>
      </w:r>
      <w:r w:rsidR="00C8458A" w:rsidRPr="00277CED">
        <w:rPr>
          <w:rFonts w:ascii="Tahoma" w:hAnsi="Tahoma" w:cs="Tahoma"/>
          <w:sz w:val="22"/>
          <w:szCs w:val="22"/>
        </w:rPr>
        <w:t>na respectiva data de pagamento;</w:t>
      </w:r>
    </w:p>
    <w:p w:rsidR="00C8458A" w:rsidRPr="00277CED" w:rsidRDefault="00C8458A" w:rsidP="009D6571">
      <w:pPr>
        <w:pStyle w:val="PargrafodaLista"/>
        <w:suppressAutoHyphens/>
        <w:spacing w:line="320" w:lineRule="exact"/>
        <w:rPr>
          <w:rFonts w:ascii="Tahoma" w:hAnsi="Tahoma" w:cs="Tahoma"/>
          <w:sz w:val="22"/>
          <w:szCs w:val="22"/>
        </w:rPr>
      </w:pPr>
    </w:p>
    <w:p w:rsidR="00934E67" w:rsidRPr="00277CED" w:rsidRDefault="00934E67"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com relação a qualquer dos bens objeto </w:t>
      </w:r>
      <w:r w:rsidR="00EC31ED" w:rsidRPr="00277CED">
        <w:rPr>
          <w:rFonts w:ascii="Tahoma" w:hAnsi="Tahoma" w:cs="Tahoma"/>
          <w:sz w:val="22"/>
          <w:szCs w:val="22"/>
        </w:rPr>
        <w:t>da</w:t>
      </w:r>
      <w:r w:rsidRPr="00277CED">
        <w:rPr>
          <w:rFonts w:ascii="Tahoma" w:hAnsi="Tahoma" w:cs="Tahoma"/>
          <w:sz w:val="22"/>
          <w:szCs w:val="22"/>
        </w:rPr>
        <w:t xml:space="preserve"> Cessão Fiduciária</w:t>
      </w:r>
      <w:r w:rsidR="008F35CC" w:rsidRPr="00277CED">
        <w:rPr>
          <w:rFonts w:ascii="Tahoma" w:hAnsi="Tahoma" w:cs="Tahoma"/>
          <w:sz w:val="22"/>
          <w:szCs w:val="22"/>
        </w:rPr>
        <w:t xml:space="preserve"> </w:t>
      </w:r>
      <w:r w:rsidRPr="00277CED">
        <w:rPr>
          <w:rFonts w:ascii="Tahoma" w:hAnsi="Tahoma" w:cs="Tahoma"/>
          <w:sz w:val="22"/>
          <w:szCs w:val="22"/>
        </w:rPr>
        <w:t>e/ou</w:t>
      </w:r>
      <w:r w:rsidR="00EC31ED" w:rsidRPr="00277CED">
        <w:rPr>
          <w:rFonts w:ascii="Tahoma" w:hAnsi="Tahoma" w:cs="Tahoma"/>
          <w:sz w:val="22"/>
          <w:szCs w:val="22"/>
        </w:rPr>
        <w:t xml:space="preserve"> da</w:t>
      </w:r>
      <w:r w:rsidR="00535D7C" w:rsidRPr="00277CED">
        <w:rPr>
          <w:rFonts w:ascii="Tahoma" w:hAnsi="Tahoma" w:cs="Tahoma"/>
          <w:sz w:val="22"/>
          <w:szCs w:val="22"/>
        </w:rPr>
        <w:t>s</w:t>
      </w:r>
      <w:r w:rsidRPr="00277CED">
        <w:rPr>
          <w:rFonts w:ascii="Tahoma" w:hAnsi="Tahoma" w:cs="Tahoma"/>
          <w:sz w:val="22"/>
          <w:szCs w:val="22"/>
        </w:rPr>
        <w:t xml:space="preserve"> Hipoteca</w:t>
      </w:r>
      <w:r w:rsidR="00535D7C" w:rsidRPr="00277CED">
        <w:rPr>
          <w:rFonts w:ascii="Tahoma" w:hAnsi="Tahoma" w:cs="Tahoma"/>
          <w:sz w:val="22"/>
          <w:szCs w:val="22"/>
        </w:rPr>
        <w:t>s</w:t>
      </w:r>
      <w:r w:rsidR="00CE19E9" w:rsidRPr="00277CED">
        <w:rPr>
          <w:rFonts w:ascii="Tahoma" w:hAnsi="Tahoma" w:cs="Tahoma"/>
          <w:sz w:val="22"/>
          <w:szCs w:val="22"/>
        </w:rPr>
        <w:t xml:space="preserve"> </w:t>
      </w:r>
      <w:r w:rsidRPr="00277CED">
        <w:rPr>
          <w:rFonts w:ascii="Tahoma" w:hAnsi="Tahoma" w:cs="Tahoma"/>
          <w:sz w:val="22"/>
          <w:szCs w:val="22"/>
        </w:rPr>
        <w:t xml:space="preserve">e/ou a qualquer dos direitos a estes inerentes, nos termos dos respectivos </w:t>
      </w:r>
      <w:r w:rsidR="004A504A" w:rsidRPr="00277CED">
        <w:rPr>
          <w:rFonts w:ascii="Tahoma" w:hAnsi="Tahoma" w:cs="Tahoma"/>
          <w:sz w:val="22"/>
          <w:szCs w:val="22"/>
        </w:rPr>
        <w:t xml:space="preserve">Instrumentos de </w:t>
      </w:r>
      <w:r w:rsidR="004A504A" w:rsidRPr="00277CED">
        <w:rPr>
          <w:rFonts w:ascii="Tahoma" w:hAnsi="Tahoma" w:cs="Tahoma"/>
          <w:sz w:val="22"/>
          <w:szCs w:val="22"/>
        </w:rPr>
        <w:lastRenderedPageBreak/>
        <w:t>Garantia</w:t>
      </w:r>
      <w:r w:rsidRPr="00277CED">
        <w:rPr>
          <w:rFonts w:ascii="Tahoma" w:hAnsi="Tahoma" w:cs="Tahoma"/>
          <w:sz w:val="22"/>
          <w:szCs w:val="22"/>
        </w:rPr>
        <w:t xml:space="preserve">, conforme aplicável, qualquer forma de alteração, alienação, venda, cessão, transferência, permuta, conferência ao capital, comodato, empréstimo, locação, arrendamento, dação em pagamento, endosso, desconto ou qualquer outra forma de transferência ou disposição, inclusive por meio de redução de capital, ou constituição de qualquer </w:t>
      </w:r>
      <w:r w:rsidR="008F35CC" w:rsidRPr="00277CED">
        <w:rPr>
          <w:rFonts w:ascii="Tahoma" w:hAnsi="Tahoma" w:cs="Tahoma"/>
          <w:sz w:val="22"/>
          <w:szCs w:val="22"/>
        </w:rPr>
        <w:t xml:space="preserve">ônus </w:t>
      </w:r>
      <w:r w:rsidRPr="00277CED">
        <w:rPr>
          <w:rFonts w:ascii="Tahoma" w:hAnsi="Tahoma" w:cs="Tahoma"/>
          <w:sz w:val="22"/>
          <w:szCs w:val="22"/>
        </w:rPr>
        <w:t xml:space="preserve">(exceto pelas próprias Garantias), ou permissão que qualquer dos atos acima seja realizado, em qualquer dos casos deste inciso, de forma gratuita ou onerosa, no todo ou em parte, direta ou indiretamente, </w:t>
      </w:r>
      <w:r w:rsidR="006E372A" w:rsidRPr="00277CED">
        <w:rPr>
          <w:rFonts w:ascii="Tahoma" w:hAnsi="Tahoma" w:cs="Tahoma"/>
          <w:sz w:val="22"/>
          <w:szCs w:val="22"/>
        </w:rPr>
        <w:t xml:space="preserve">exceto quando sejam </w:t>
      </w:r>
      <w:r w:rsidR="009E1D00" w:rsidRPr="00277CED">
        <w:rPr>
          <w:rFonts w:ascii="Tahoma" w:hAnsi="Tahoma" w:cs="Tahoma"/>
          <w:sz w:val="22"/>
          <w:szCs w:val="22"/>
        </w:rPr>
        <w:t>previamente aprovados pelos D</w:t>
      </w:r>
      <w:r w:rsidR="008E1775" w:rsidRPr="00277CED">
        <w:rPr>
          <w:rFonts w:ascii="Tahoma" w:hAnsi="Tahoma" w:cs="Tahoma"/>
          <w:sz w:val="22"/>
          <w:szCs w:val="22"/>
        </w:rPr>
        <w:t>ebenturistas</w:t>
      </w:r>
      <w:r w:rsidR="0067699C" w:rsidRPr="00277CED">
        <w:rPr>
          <w:rFonts w:ascii="Tahoma" w:hAnsi="Tahoma" w:cs="Tahoma"/>
          <w:sz w:val="22"/>
          <w:szCs w:val="22"/>
        </w:rPr>
        <w:t>, representando mais de 85% (oitenta e cinco por cento) das Debêntures em circulação</w:t>
      </w:r>
      <w:r w:rsidR="009E1D00" w:rsidRPr="00277CED">
        <w:rPr>
          <w:rFonts w:ascii="Tahoma" w:hAnsi="Tahoma" w:cs="Tahoma"/>
          <w:sz w:val="22"/>
          <w:szCs w:val="22"/>
        </w:rPr>
        <w:t>;</w:t>
      </w:r>
    </w:p>
    <w:p w:rsidR="00A54826" w:rsidRPr="00277CED" w:rsidRDefault="00A54826" w:rsidP="009D6571">
      <w:pPr>
        <w:suppressAutoHyphens/>
        <w:spacing w:line="320" w:lineRule="exact"/>
        <w:ind w:left="567"/>
        <w:rPr>
          <w:rFonts w:ascii="Tahoma" w:hAnsi="Tahoma" w:cs="Tahoma"/>
          <w:sz w:val="22"/>
          <w:szCs w:val="22"/>
        </w:rPr>
      </w:pPr>
    </w:p>
    <w:p w:rsidR="006E5C58" w:rsidRPr="00277CED" w:rsidRDefault="006E5C58"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transferência, direta ou indireta, do controle acionário detido pelo(s) atual(</w:t>
      </w:r>
      <w:proofErr w:type="spellStart"/>
      <w:r w:rsidRPr="00277CED">
        <w:rPr>
          <w:rFonts w:ascii="Tahoma" w:hAnsi="Tahoma" w:cs="Tahoma"/>
          <w:sz w:val="22"/>
          <w:szCs w:val="22"/>
        </w:rPr>
        <w:t>is</w:t>
      </w:r>
      <w:proofErr w:type="spellEnd"/>
      <w:r w:rsidRPr="00277CED">
        <w:rPr>
          <w:rFonts w:ascii="Tahoma" w:hAnsi="Tahoma" w:cs="Tahoma"/>
          <w:sz w:val="22"/>
          <w:szCs w:val="22"/>
        </w:rPr>
        <w:t>) controlador(es) da Emissora (conforme definição de controle prevista no artigo 116 da Lei das Sociedades por Ações)</w:t>
      </w:r>
      <w:r w:rsidR="00AD0A64">
        <w:rPr>
          <w:rFonts w:ascii="Tahoma" w:hAnsi="Tahoma" w:cs="Tahoma"/>
          <w:sz w:val="22"/>
          <w:szCs w:val="22"/>
        </w:rPr>
        <w:t xml:space="preserve"> exceto </w:t>
      </w:r>
      <w:r w:rsidR="0030272B">
        <w:rPr>
          <w:rFonts w:ascii="Tahoma" w:hAnsi="Tahoma" w:cs="Tahoma"/>
          <w:sz w:val="22"/>
          <w:szCs w:val="22"/>
        </w:rPr>
        <w:t>(i)</w:t>
      </w:r>
      <w:r w:rsidR="0030272B" w:rsidRPr="0030272B">
        <w:rPr>
          <w:rFonts w:ascii="Tahoma" w:hAnsi="Tahoma" w:cs="Tahoma"/>
          <w:sz w:val="22"/>
          <w:szCs w:val="22"/>
        </w:rPr>
        <w:t xml:space="preserve"> </w:t>
      </w:r>
      <w:r w:rsidR="0030272B">
        <w:rPr>
          <w:rFonts w:ascii="Tahoma" w:hAnsi="Tahoma" w:cs="Tahoma"/>
          <w:sz w:val="22"/>
          <w:szCs w:val="22"/>
        </w:rPr>
        <w:t>no caso de doação do atual controlador Sr. Rubens Dias de Morais para seus herdeiros necessários Fabr</w:t>
      </w:r>
      <w:r w:rsidR="00D0465F">
        <w:rPr>
          <w:rFonts w:ascii="Tahoma" w:hAnsi="Tahoma" w:cs="Tahoma"/>
          <w:sz w:val="22"/>
          <w:szCs w:val="22"/>
        </w:rPr>
        <w:t>í</w:t>
      </w:r>
      <w:r w:rsidR="0030272B">
        <w:rPr>
          <w:rFonts w:ascii="Tahoma" w:hAnsi="Tahoma" w:cs="Tahoma"/>
          <w:sz w:val="22"/>
          <w:szCs w:val="22"/>
        </w:rPr>
        <w:t>cio e Patr</w:t>
      </w:r>
      <w:r w:rsidR="00D0465F">
        <w:rPr>
          <w:rFonts w:ascii="Tahoma" w:hAnsi="Tahoma" w:cs="Tahoma"/>
          <w:sz w:val="22"/>
          <w:szCs w:val="22"/>
        </w:rPr>
        <w:t>í</w:t>
      </w:r>
      <w:r w:rsidR="0030272B">
        <w:rPr>
          <w:rFonts w:ascii="Tahoma" w:hAnsi="Tahoma" w:cs="Tahoma"/>
          <w:sz w:val="22"/>
          <w:szCs w:val="22"/>
        </w:rPr>
        <w:t xml:space="preserve">cia, acima qualificados, </w:t>
      </w:r>
      <w:r w:rsidR="00902C94" w:rsidRPr="00277CED">
        <w:rPr>
          <w:rFonts w:ascii="Tahoma" w:hAnsi="Tahoma" w:cs="Tahoma"/>
          <w:sz w:val="22"/>
          <w:szCs w:val="22"/>
        </w:rPr>
        <w:t>(</w:t>
      </w:r>
      <w:proofErr w:type="spellStart"/>
      <w:r w:rsidR="00902C94" w:rsidRPr="00277CED">
        <w:rPr>
          <w:rFonts w:ascii="Tahoma" w:hAnsi="Tahoma" w:cs="Tahoma"/>
          <w:sz w:val="22"/>
          <w:szCs w:val="22"/>
        </w:rPr>
        <w:t>i</w:t>
      </w:r>
      <w:r w:rsidR="0030272B">
        <w:rPr>
          <w:rFonts w:ascii="Tahoma" w:hAnsi="Tahoma" w:cs="Tahoma"/>
          <w:sz w:val="22"/>
          <w:szCs w:val="22"/>
        </w:rPr>
        <w:t>i</w:t>
      </w:r>
      <w:proofErr w:type="spellEnd"/>
      <w:r w:rsidR="00902C94" w:rsidRPr="00277CED">
        <w:rPr>
          <w:rFonts w:ascii="Tahoma" w:hAnsi="Tahoma" w:cs="Tahoma"/>
          <w:sz w:val="22"/>
          <w:szCs w:val="22"/>
        </w:rPr>
        <w:t>)</w:t>
      </w:r>
      <w:r w:rsidR="00783DA5">
        <w:rPr>
          <w:rFonts w:ascii="Tahoma" w:hAnsi="Tahoma" w:cs="Tahoma"/>
          <w:sz w:val="22"/>
          <w:szCs w:val="22"/>
        </w:rPr>
        <w:t xml:space="preserve"> pela</w:t>
      </w:r>
      <w:r w:rsidR="00902C94" w:rsidRPr="00277CED">
        <w:rPr>
          <w:rFonts w:ascii="Tahoma" w:hAnsi="Tahoma" w:cs="Tahoma"/>
          <w:sz w:val="22"/>
          <w:szCs w:val="22"/>
        </w:rPr>
        <w:t xml:space="preserve"> integralização das ações da Emissora em outras sociedades que sejam controladas pelo(s) atual(</w:t>
      </w:r>
      <w:proofErr w:type="spellStart"/>
      <w:r w:rsidR="00902C94" w:rsidRPr="00277CED">
        <w:rPr>
          <w:rFonts w:ascii="Tahoma" w:hAnsi="Tahoma" w:cs="Tahoma"/>
          <w:sz w:val="22"/>
          <w:szCs w:val="22"/>
        </w:rPr>
        <w:t>is</w:t>
      </w:r>
      <w:proofErr w:type="spellEnd"/>
      <w:r w:rsidR="00902C94" w:rsidRPr="00277CED">
        <w:rPr>
          <w:rFonts w:ascii="Tahoma" w:hAnsi="Tahoma" w:cs="Tahoma"/>
          <w:sz w:val="22"/>
          <w:szCs w:val="22"/>
        </w:rPr>
        <w:t>) controlador(es) e/ou pelos herdeiros necessários do(s) atual(</w:t>
      </w:r>
      <w:proofErr w:type="spellStart"/>
      <w:r w:rsidR="00902C94" w:rsidRPr="00277CED">
        <w:rPr>
          <w:rFonts w:ascii="Tahoma" w:hAnsi="Tahoma" w:cs="Tahoma"/>
          <w:sz w:val="22"/>
          <w:szCs w:val="22"/>
        </w:rPr>
        <w:t>is</w:t>
      </w:r>
      <w:proofErr w:type="spellEnd"/>
      <w:r w:rsidR="00902C94" w:rsidRPr="00277CED">
        <w:rPr>
          <w:rFonts w:ascii="Tahoma" w:hAnsi="Tahoma" w:cs="Tahoma"/>
          <w:sz w:val="22"/>
          <w:szCs w:val="22"/>
        </w:rPr>
        <w:t>) controlador(es) da Emissora, ou (</w:t>
      </w:r>
      <w:proofErr w:type="spellStart"/>
      <w:r w:rsidR="00902C94" w:rsidRPr="00277CED">
        <w:rPr>
          <w:rFonts w:ascii="Tahoma" w:hAnsi="Tahoma" w:cs="Tahoma"/>
          <w:sz w:val="22"/>
          <w:szCs w:val="22"/>
        </w:rPr>
        <w:t>i</w:t>
      </w:r>
      <w:r w:rsidR="0030272B">
        <w:rPr>
          <w:rFonts w:ascii="Tahoma" w:hAnsi="Tahoma" w:cs="Tahoma"/>
          <w:sz w:val="22"/>
          <w:szCs w:val="22"/>
        </w:rPr>
        <w:t>i</w:t>
      </w:r>
      <w:r w:rsidR="00783DA5">
        <w:rPr>
          <w:rFonts w:ascii="Tahoma" w:hAnsi="Tahoma" w:cs="Tahoma"/>
          <w:sz w:val="22"/>
          <w:szCs w:val="22"/>
        </w:rPr>
        <w:t>i</w:t>
      </w:r>
      <w:proofErr w:type="spellEnd"/>
      <w:r w:rsidR="00902C94" w:rsidRPr="00277CED">
        <w:rPr>
          <w:rFonts w:ascii="Tahoma" w:hAnsi="Tahoma" w:cs="Tahoma"/>
          <w:sz w:val="22"/>
          <w:szCs w:val="22"/>
        </w:rPr>
        <w:t>)</w:t>
      </w:r>
      <w:r w:rsidRPr="00277CED">
        <w:rPr>
          <w:rFonts w:ascii="Tahoma" w:hAnsi="Tahoma" w:cs="Tahoma"/>
          <w:sz w:val="22"/>
          <w:szCs w:val="22"/>
        </w:rPr>
        <w:t xml:space="preserve"> se a operação tiver sido previamente aprovada por Debenturistas representando mais de </w:t>
      </w:r>
      <w:r w:rsidR="007C2E1B" w:rsidRPr="00277CED">
        <w:rPr>
          <w:rFonts w:ascii="Tahoma" w:hAnsi="Tahoma" w:cs="Tahoma"/>
          <w:sz w:val="22"/>
          <w:szCs w:val="22"/>
        </w:rPr>
        <w:t>85</w:t>
      </w:r>
      <w:r w:rsidR="004A504A" w:rsidRPr="00277CED">
        <w:rPr>
          <w:rFonts w:ascii="Tahoma" w:hAnsi="Tahoma" w:cs="Tahoma"/>
          <w:sz w:val="22"/>
          <w:szCs w:val="22"/>
        </w:rPr>
        <w:t>% (</w:t>
      </w:r>
      <w:r w:rsidR="007C2E1B" w:rsidRPr="00277CED">
        <w:rPr>
          <w:rFonts w:ascii="Tahoma" w:hAnsi="Tahoma" w:cs="Tahoma"/>
          <w:sz w:val="22"/>
          <w:szCs w:val="22"/>
        </w:rPr>
        <w:t xml:space="preserve">oitenta </w:t>
      </w:r>
      <w:r w:rsidR="004A504A" w:rsidRPr="00277CED">
        <w:rPr>
          <w:rFonts w:ascii="Tahoma" w:hAnsi="Tahoma" w:cs="Tahoma"/>
          <w:sz w:val="22"/>
          <w:szCs w:val="22"/>
        </w:rPr>
        <w:t xml:space="preserve">e cinco por cento) </w:t>
      </w:r>
      <w:r w:rsidRPr="00277CED">
        <w:rPr>
          <w:rFonts w:ascii="Tahoma" w:hAnsi="Tahoma" w:cs="Tahoma"/>
          <w:sz w:val="22"/>
          <w:szCs w:val="22"/>
        </w:rPr>
        <w:t xml:space="preserve">das Debêntures em Circulação; </w:t>
      </w:r>
    </w:p>
    <w:p w:rsidR="006E5C58" w:rsidRPr="00277CED" w:rsidRDefault="006E5C58" w:rsidP="009D6571">
      <w:pPr>
        <w:pStyle w:val="PargrafodaLista"/>
        <w:suppressAutoHyphens/>
        <w:rPr>
          <w:rFonts w:ascii="Tahoma" w:hAnsi="Tahoma" w:cs="Tahoma"/>
          <w:sz w:val="22"/>
          <w:szCs w:val="22"/>
        </w:rPr>
      </w:pPr>
    </w:p>
    <w:p w:rsidR="00A54826" w:rsidRPr="00277CED" w:rsidRDefault="004A504A"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(i) </w:t>
      </w:r>
      <w:r w:rsidR="00A54826" w:rsidRPr="00277CED">
        <w:rPr>
          <w:rFonts w:ascii="Tahoma" w:hAnsi="Tahoma" w:cs="Tahoma"/>
          <w:sz w:val="22"/>
          <w:szCs w:val="22"/>
        </w:rPr>
        <w:t xml:space="preserve">proposta pela Emissora, a qualquer credor ou classe de credores de plano de recuperação judicial ou extrajudicial, independentemente de ter sido requerida ou obtida homologação judicial do referido plano; </w:t>
      </w:r>
      <w:r w:rsidRPr="00277CED">
        <w:rPr>
          <w:rFonts w:ascii="Tahoma" w:hAnsi="Tahoma" w:cs="Tahoma"/>
          <w:sz w:val="22"/>
          <w:szCs w:val="22"/>
        </w:rPr>
        <w:t>(</w:t>
      </w:r>
      <w:proofErr w:type="spellStart"/>
      <w:r w:rsidRPr="00277CED">
        <w:rPr>
          <w:rFonts w:ascii="Tahoma" w:hAnsi="Tahoma" w:cs="Tahoma"/>
          <w:sz w:val="22"/>
          <w:szCs w:val="22"/>
        </w:rPr>
        <w:t>ii</w:t>
      </w:r>
      <w:proofErr w:type="spellEnd"/>
      <w:r w:rsidRPr="00277CED">
        <w:rPr>
          <w:rFonts w:ascii="Tahoma" w:hAnsi="Tahoma" w:cs="Tahoma"/>
          <w:sz w:val="22"/>
          <w:szCs w:val="22"/>
        </w:rPr>
        <w:t xml:space="preserve">) </w:t>
      </w:r>
      <w:r w:rsidR="00A54826" w:rsidRPr="00277CED">
        <w:rPr>
          <w:rFonts w:ascii="Tahoma" w:hAnsi="Tahoma" w:cs="Tahoma"/>
          <w:sz w:val="22"/>
          <w:szCs w:val="22"/>
        </w:rPr>
        <w:t xml:space="preserve">requerimento pela Emissora de recuperação judicial, independentemente de deferimento do processamento da recuperação ou de sua concessão pelo juiz competente ou, ainda, pedido de autofalência pela Emissora; </w:t>
      </w:r>
    </w:p>
    <w:p w:rsidR="00A54826" w:rsidRPr="00277CED" w:rsidRDefault="00A54826" w:rsidP="009D6571">
      <w:pPr>
        <w:suppressAutoHyphens/>
        <w:spacing w:line="320" w:lineRule="exact"/>
        <w:ind w:left="567"/>
        <w:rPr>
          <w:rFonts w:ascii="Tahoma" w:hAnsi="Tahoma" w:cs="Tahoma"/>
          <w:sz w:val="22"/>
          <w:szCs w:val="22"/>
        </w:rPr>
      </w:pPr>
    </w:p>
    <w:p w:rsidR="00A54826" w:rsidRPr="00277CED" w:rsidRDefault="00934E67"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w:t>
      </w:r>
      <w:r w:rsidR="0011545C" w:rsidRPr="00277CED">
        <w:rPr>
          <w:rFonts w:ascii="Tahoma" w:hAnsi="Tahoma" w:cs="Tahoma"/>
          <w:sz w:val="22"/>
          <w:szCs w:val="22"/>
        </w:rPr>
        <w:t>i</w:t>
      </w:r>
      <w:r w:rsidRPr="00277CED">
        <w:rPr>
          <w:rFonts w:ascii="Tahoma" w:hAnsi="Tahoma" w:cs="Tahoma"/>
          <w:sz w:val="22"/>
          <w:szCs w:val="22"/>
        </w:rPr>
        <w:t xml:space="preserve">) decretação de falência da </w:t>
      </w:r>
      <w:r w:rsidR="008F35CC" w:rsidRPr="00277CED">
        <w:rPr>
          <w:rFonts w:ascii="Tahoma" w:hAnsi="Tahoma" w:cs="Tahoma"/>
          <w:sz w:val="22"/>
          <w:szCs w:val="22"/>
        </w:rPr>
        <w:t>Emissora</w:t>
      </w:r>
      <w:r w:rsidR="00585968" w:rsidRPr="00277CED">
        <w:rPr>
          <w:rFonts w:ascii="Tahoma" w:hAnsi="Tahoma" w:cs="Tahoma"/>
          <w:sz w:val="22"/>
          <w:szCs w:val="22"/>
        </w:rPr>
        <w:t xml:space="preserve"> </w:t>
      </w:r>
      <w:r w:rsidR="008F35CC" w:rsidRPr="00277CED">
        <w:rPr>
          <w:rFonts w:ascii="Tahoma" w:hAnsi="Tahoma" w:cs="Tahoma"/>
          <w:sz w:val="22"/>
          <w:szCs w:val="22"/>
        </w:rPr>
        <w:t xml:space="preserve">ou decretação de insolvência civil </w:t>
      </w:r>
      <w:r w:rsidR="00585968" w:rsidRPr="00277CED">
        <w:rPr>
          <w:rFonts w:ascii="Tahoma" w:hAnsi="Tahoma" w:cs="Tahoma"/>
          <w:sz w:val="22"/>
          <w:szCs w:val="22"/>
        </w:rPr>
        <w:t>dos Garantidores</w:t>
      </w:r>
      <w:r w:rsidRPr="00277CED">
        <w:rPr>
          <w:rFonts w:ascii="Tahoma" w:hAnsi="Tahoma" w:cs="Tahoma"/>
          <w:sz w:val="22"/>
          <w:szCs w:val="22"/>
        </w:rPr>
        <w:t>; (</w:t>
      </w:r>
      <w:proofErr w:type="spellStart"/>
      <w:r w:rsidR="0011545C" w:rsidRPr="00277CED">
        <w:rPr>
          <w:rFonts w:ascii="Tahoma" w:hAnsi="Tahoma" w:cs="Tahoma"/>
          <w:sz w:val="22"/>
          <w:szCs w:val="22"/>
        </w:rPr>
        <w:t>ii</w:t>
      </w:r>
      <w:proofErr w:type="spellEnd"/>
      <w:r w:rsidRPr="00277CED">
        <w:rPr>
          <w:rFonts w:ascii="Tahoma" w:hAnsi="Tahoma" w:cs="Tahoma"/>
          <w:sz w:val="22"/>
          <w:szCs w:val="22"/>
        </w:rPr>
        <w:t xml:space="preserve">) pedido de autofalência formulado pela </w:t>
      </w:r>
      <w:r w:rsidR="008F35CC" w:rsidRPr="00277CED">
        <w:rPr>
          <w:rFonts w:ascii="Tahoma" w:hAnsi="Tahoma" w:cs="Tahoma"/>
          <w:sz w:val="22"/>
          <w:szCs w:val="22"/>
        </w:rPr>
        <w:t>Emissora ou pedido de</w:t>
      </w:r>
      <w:r w:rsidR="00585968" w:rsidRPr="00277CED">
        <w:rPr>
          <w:rFonts w:ascii="Tahoma" w:hAnsi="Tahoma" w:cs="Tahoma"/>
          <w:sz w:val="22"/>
          <w:szCs w:val="22"/>
        </w:rPr>
        <w:t xml:space="preserve"> insolvência civil formulado pelos Garantidores</w:t>
      </w:r>
      <w:r w:rsidRPr="00277CED">
        <w:rPr>
          <w:rFonts w:ascii="Tahoma" w:hAnsi="Tahoma" w:cs="Tahoma"/>
          <w:sz w:val="22"/>
          <w:szCs w:val="22"/>
        </w:rPr>
        <w:t>; (</w:t>
      </w:r>
      <w:proofErr w:type="spellStart"/>
      <w:r w:rsidR="0011545C" w:rsidRPr="00277CED">
        <w:rPr>
          <w:rFonts w:ascii="Tahoma" w:hAnsi="Tahoma" w:cs="Tahoma"/>
          <w:sz w:val="22"/>
          <w:szCs w:val="22"/>
        </w:rPr>
        <w:t>iii</w:t>
      </w:r>
      <w:proofErr w:type="spellEnd"/>
      <w:r w:rsidRPr="00277CED">
        <w:rPr>
          <w:rFonts w:ascii="Tahoma" w:hAnsi="Tahoma" w:cs="Tahoma"/>
          <w:sz w:val="22"/>
          <w:szCs w:val="22"/>
        </w:rPr>
        <w:t xml:space="preserve">) </w:t>
      </w:r>
      <w:r w:rsidR="00A54826" w:rsidRPr="00277CED">
        <w:rPr>
          <w:rFonts w:ascii="Tahoma" w:hAnsi="Tahoma" w:cs="Tahoma"/>
          <w:sz w:val="22"/>
          <w:szCs w:val="22"/>
        </w:rPr>
        <w:t xml:space="preserve">pedido de falência formulado por terceiros em face da Emissora </w:t>
      </w:r>
      <w:r w:rsidR="008F35CC" w:rsidRPr="00277CED">
        <w:rPr>
          <w:rFonts w:ascii="Tahoma" w:hAnsi="Tahoma" w:cs="Tahoma"/>
          <w:sz w:val="22"/>
          <w:szCs w:val="22"/>
        </w:rPr>
        <w:t xml:space="preserve">ou </w:t>
      </w:r>
      <w:r w:rsidR="00585968" w:rsidRPr="00277CED">
        <w:rPr>
          <w:rFonts w:ascii="Tahoma" w:hAnsi="Tahoma" w:cs="Tahoma"/>
          <w:sz w:val="22"/>
          <w:szCs w:val="22"/>
        </w:rPr>
        <w:t>de insolvência civil em face dos Garantidores</w:t>
      </w:r>
      <w:r w:rsidR="008F35CC" w:rsidRPr="00277CED">
        <w:rPr>
          <w:rFonts w:ascii="Tahoma" w:hAnsi="Tahoma" w:cs="Tahoma"/>
          <w:sz w:val="22"/>
          <w:szCs w:val="22"/>
        </w:rPr>
        <w:t xml:space="preserve"> </w:t>
      </w:r>
      <w:r w:rsidR="00A54826" w:rsidRPr="00277CED">
        <w:rPr>
          <w:rFonts w:ascii="Tahoma" w:hAnsi="Tahoma" w:cs="Tahoma"/>
          <w:sz w:val="22"/>
          <w:szCs w:val="22"/>
        </w:rPr>
        <w:t xml:space="preserve">e não devidamente elidido no prazo </w:t>
      </w:r>
      <w:r w:rsidR="00A20A32" w:rsidRPr="00277CED">
        <w:rPr>
          <w:rFonts w:ascii="Tahoma" w:hAnsi="Tahoma" w:cs="Tahoma"/>
          <w:sz w:val="22"/>
          <w:szCs w:val="22"/>
        </w:rPr>
        <w:t>legal</w:t>
      </w:r>
      <w:r w:rsidR="00A54826" w:rsidRPr="00277CED">
        <w:rPr>
          <w:rFonts w:ascii="Tahoma" w:hAnsi="Tahoma" w:cs="Tahoma"/>
          <w:sz w:val="22"/>
          <w:szCs w:val="22"/>
        </w:rPr>
        <w:t>;</w:t>
      </w:r>
      <w:r w:rsidR="00EF533D" w:rsidRPr="00277CED">
        <w:rPr>
          <w:rFonts w:ascii="Tahoma" w:hAnsi="Tahoma" w:cs="Tahoma"/>
          <w:sz w:val="22"/>
          <w:szCs w:val="22"/>
        </w:rPr>
        <w:t xml:space="preserve"> </w:t>
      </w:r>
    </w:p>
    <w:p w:rsidR="00934E67" w:rsidRPr="00277CED" w:rsidRDefault="00934E67" w:rsidP="009D6571">
      <w:pPr>
        <w:suppressAutoHyphens/>
        <w:spacing w:line="320" w:lineRule="exact"/>
        <w:ind w:left="567"/>
        <w:rPr>
          <w:rFonts w:ascii="Tahoma" w:hAnsi="Tahoma" w:cs="Tahoma"/>
          <w:sz w:val="22"/>
          <w:szCs w:val="22"/>
        </w:rPr>
      </w:pPr>
    </w:p>
    <w:p w:rsidR="002A1E6A" w:rsidRPr="00277CED" w:rsidRDefault="002A1E6A"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transformação do tipo societário da Emissora,</w:t>
      </w:r>
      <w:r w:rsidR="00902394" w:rsidRPr="00277CED">
        <w:rPr>
          <w:rFonts w:ascii="Tahoma" w:hAnsi="Tahoma" w:cs="Tahoma"/>
          <w:sz w:val="22"/>
          <w:szCs w:val="22"/>
        </w:rPr>
        <w:t xml:space="preserve"> de modo que deixe de ser uma sociedade anônima,</w:t>
      </w:r>
      <w:r w:rsidRPr="00277CED">
        <w:rPr>
          <w:rFonts w:ascii="Tahoma" w:hAnsi="Tahoma" w:cs="Tahoma"/>
          <w:sz w:val="22"/>
          <w:szCs w:val="22"/>
        </w:rPr>
        <w:t xml:space="preserve"> nos termos do artigo 220 </w:t>
      </w:r>
      <w:r w:rsidR="00EF533D" w:rsidRPr="00277CED">
        <w:rPr>
          <w:rFonts w:ascii="Tahoma" w:hAnsi="Tahoma" w:cs="Tahoma"/>
          <w:sz w:val="22"/>
          <w:szCs w:val="22"/>
        </w:rPr>
        <w:t>da Lei das Sociedades por Ações</w:t>
      </w:r>
      <w:r w:rsidR="00902394" w:rsidRPr="00277CED">
        <w:rPr>
          <w:rFonts w:ascii="Tahoma" w:hAnsi="Tahoma" w:cs="Tahoma"/>
          <w:sz w:val="22"/>
          <w:szCs w:val="22"/>
        </w:rPr>
        <w:t>; e</w:t>
      </w:r>
    </w:p>
    <w:p w:rsidR="00902394" w:rsidRPr="00277CED" w:rsidRDefault="00902394" w:rsidP="009D6571">
      <w:pPr>
        <w:pStyle w:val="PargrafodaLista"/>
        <w:suppressAutoHyphens/>
        <w:rPr>
          <w:rFonts w:ascii="Tahoma" w:hAnsi="Tahoma" w:cs="Tahoma"/>
          <w:sz w:val="22"/>
          <w:szCs w:val="22"/>
        </w:rPr>
      </w:pPr>
    </w:p>
    <w:p w:rsidR="00902394" w:rsidRPr="00277CED" w:rsidRDefault="00902394" w:rsidP="00A804C3">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realização de redução de capital social da Emissora</w:t>
      </w:r>
      <w:r w:rsidR="00C10ABE" w:rsidRPr="00277CED">
        <w:rPr>
          <w:rFonts w:ascii="Tahoma" w:hAnsi="Tahoma" w:cs="Tahoma"/>
          <w:sz w:val="22"/>
          <w:szCs w:val="22"/>
        </w:rPr>
        <w:t>, sob qualquer forma</w:t>
      </w:r>
      <w:r w:rsidRPr="00277CED">
        <w:rPr>
          <w:rFonts w:ascii="Tahoma" w:hAnsi="Tahoma" w:cs="Tahoma"/>
          <w:sz w:val="22"/>
          <w:szCs w:val="22"/>
        </w:rPr>
        <w:t>, após a data de assinatura desta Escritura de Emissão, sem que haja anuência prévia dos Debenturistas, conforme disposto no parágrafo 3º do artigo 174 da Lei das Sociedades por Ações</w:t>
      </w:r>
      <w:r w:rsidR="00C80F43" w:rsidRPr="00277CED">
        <w:rPr>
          <w:rFonts w:ascii="Tahoma" w:hAnsi="Tahoma" w:cs="Tahoma"/>
          <w:sz w:val="22"/>
          <w:szCs w:val="22"/>
        </w:rPr>
        <w:t xml:space="preserve">, exceto </w:t>
      </w:r>
      <w:r w:rsidR="00AE0871">
        <w:rPr>
          <w:rFonts w:ascii="Tahoma" w:hAnsi="Tahoma" w:cs="Tahoma"/>
          <w:sz w:val="22"/>
          <w:szCs w:val="22"/>
        </w:rPr>
        <w:t>se</w:t>
      </w:r>
      <w:r w:rsidR="00C80F43" w:rsidRPr="00277CED">
        <w:rPr>
          <w:rFonts w:ascii="Tahoma" w:hAnsi="Tahoma" w:cs="Tahoma"/>
          <w:sz w:val="22"/>
          <w:szCs w:val="22"/>
        </w:rPr>
        <w:t xml:space="preserve"> decorrente do cancelamento das ações em tesouraria da Emissora</w:t>
      </w:r>
      <w:r w:rsidR="00D0465F">
        <w:rPr>
          <w:rFonts w:ascii="Tahoma" w:hAnsi="Tahoma" w:cs="Tahoma"/>
          <w:sz w:val="22"/>
          <w:szCs w:val="22"/>
        </w:rPr>
        <w:t xml:space="preserve"> na Data de Emissão</w:t>
      </w:r>
      <w:r w:rsidR="00AD0A64">
        <w:rPr>
          <w:rFonts w:ascii="Tahoma" w:hAnsi="Tahoma" w:cs="Tahoma"/>
          <w:sz w:val="22"/>
          <w:szCs w:val="22"/>
        </w:rPr>
        <w:t xml:space="preserve">, equivalentes </w:t>
      </w:r>
      <w:r w:rsidR="00D0465F">
        <w:rPr>
          <w:rFonts w:ascii="Tahoma" w:hAnsi="Tahoma" w:cs="Tahoma"/>
          <w:sz w:val="22"/>
          <w:szCs w:val="22"/>
        </w:rPr>
        <w:t>a</w:t>
      </w:r>
      <w:r w:rsidR="00AD0A64">
        <w:rPr>
          <w:rFonts w:ascii="Tahoma" w:hAnsi="Tahoma" w:cs="Tahoma"/>
          <w:sz w:val="22"/>
          <w:szCs w:val="22"/>
        </w:rPr>
        <w:t xml:space="preserve"> 5,79% (cinco inteiros e setenta e nove décimos por cento) do Capital Social </w:t>
      </w:r>
      <w:r w:rsidR="00AD0A64">
        <w:rPr>
          <w:rFonts w:ascii="Tahoma" w:hAnsi="Tahoma" w:cs="Tahoma"/>
          <w:sz w:val="22"/>
          <w:szCs w:val="22"/>
        </w:rPr>
        <w:lastRenderedPageBreak/>
        <w:t>da Emissora</w:t>
      </w:r>
      <w:r w:rsidR="007E0F74">
        <w:rPr>
          <w:rFonts w:ascii="Tahoma" w:hAnsi="Tahoma" w:cs="Tahoma"/>
          <w:sz w:val="22"/>
          <w:szCs w:val="22"/>
        </w:rPr>
        <w:t xml:space="preserve">, cujo </w:t>
      </w:r>
      <w:r w:rsidR="007E0F74" w:rsidRPr="007E0F74">
        <w:rPr>
          <w:rFonts w:ascii="Tahoma" w:hAnsi="Tahoma" w:cs="Tahoma"/>
          <w:sz w:val="22"/>
          <w:szCs w:val="22"/>
        </w:rPr>
        <w:t xml:space="preserve">saldo </w:t>
      </w:r>
      <w:r w:rsidR="007E0F74">
        <w:rPr>
          <w:rFonts w:ascii="Tahoma" w:hAnsi="Tahoma" w:cs="Tahoma"/>
          <w:sz w:val="22"/>
          <w:szCs w:val="22"/>
        </w:rPr>
        <w:t xml:space="preserve">a pagar </w:t>
      </w:r>
      <w:r w:rsidR="00404069">
        <w:rPr>
          <w:rFonts w:ascii="Tahoma" w:hAnsi="Tahoma" w:cs="Tahoma"/>
          <w:sz w:val="22"/>
          <w:szCs w:val="22"/>
        </w:rPr>
        <w:t xml:space="preserve">pela Emissora </w:t>
      </w:r>
      <w:r w:rsidR="007E0F74">
        <w:rPr>
          <w:rFonts w:ascii="Tahoma" w:hAnsi="Tahoma" w:cs="Tahoma"/>
          <w:sz w:val="22"/>
          <w:szCs w:val="22"/>
        </w:rPr>
        <w:t xml:space="preserve">aos </w:t>
      </w:r>
      <w:r w:rsidR="00404069">
        <w:rPr>
          <w:rFonts w:ascii="Tahoma" w:hAnsi="Tahoma" w:cs="Tahoma"/>
          <w:sz w:val="22"/>
          <w:szCs w:val="22"/>
        </w:rPr>
        <w:t xml:space="preserve">acionistas vendedores das ações correspondia, </w:t>
      </w:r>
      <w:r w:rsidR="007E0F74" w:rsidRPr="007E0F74">
        <w:rPr>
          <w:rFonts w:ascii="Tahoma" w:hAnsi="Tahoma" w:cs="Tahoma"/>
          <w:sz w:val="22"/>
          <w:szCs w:val="22"/>
        </w:rPr>
        <w:t xml:space="preserve">em </w:t>
      </w:r>
      <w:r w:rsidR="00404069">
        <w:rPr>
          <w:rFonts w:ascii="Tahoma" w:hAnsi="Tahoma" w:cs="Tahoma"/>
          <w:sz w:val="22"/>
          <w:szCs w:val="22"/>
        </w:rPr>
        <w:t xml:space="preserve">31 de dezembro de </w:t>
      </w:r>
      <w:r w:rsidR="007E0F74" w:rsidRPr="007E0F74">
        <w:rPr>
          <w:rFonts w:ascii="Tahoma" w:hAnsi="Tahoma" w:cs="Tahoma"/>
          <w:sz w:val="22"/>
          <w:szCs w:val="22"/>
        </w:rPr>
        <w:t>2014</w:t>
      </w:r>
      <w:r w:rsidR="00404069">
        <w:rPr>
          <w:rFonts w:ascii="Tahoma" w:hAnsi="Tahoma" w:cs="Tahoma"/>
          <w:sz w:val="22"/>
          <w:szCs w:val="22"/>
        </w:rPr>
        <w:t>, a</w:t>
      </w:r>
      <w:r w:rsidR="007E0F74" w:rsidRPr="007E0F74">
        <w:rPr>
          <w:rFonts w:ascii="Tahoma" w:hAnsi="Tahoma" w:cs="Tahoma"/>
          <w:sz w:val="22"/>
          <w:szCs w:val="22"/>
        </w:rPr>
        <w:t xml:space="preserve"> R</w:t>
      </w:r>
      <w:r w:rsidR="00404069">
        <w:rPr>
          <w:rFonts w:ascii="Tahoma" w:hAnsi="Tahoma" w:cs="Tahoma"/>
          <w:sz w:val="22"/>
          <w:szCs w:val="22"/>
        </w:rPr>
        <w:t>$</w:t>
      </w:r>
      <w:r w:rsidR="007E0F74" w:rsidRPr="007E0F74">
        <w:rPr>
          <w:rFonts w:ascii="Tahoma" w:hAnsi="Tahoma" w:cs="Tahoma"/>
          <w:sz w:val="22"/>
          <w:szCs w:val="22"/>
        </w:rPr>
        <w:t>757.669,78</w:t>
      </w:r>
      <w:r w:rsidR="00404069">
        <w:rPr>
          <w:rFonts w:ascii="Tahoma" w:hAnsi="Tahoma" w:cs="Tahoma"/>
          <w:sz w:val="22"/>
          <w:szCs w:val="22"/>
        </w:rPr>
        <w:t xml:space="preserve"> (setecentos e cinquenta e sete mil, seiscentos e sessenta e nove reais e setenta e oito centavos)</w:t>
      </w:r>
      <w:r w:rsidRPr="00277CED">
        <w:rPr>
          <w:rFonts w:ascii="Tahoma" w:hAnsi="Tahoma" w:cs="Tahoma"/>
          <w:sz w:val="22"/>
          <w:szCs w:val="22"/>
        </w:rPr>
        <w:t>;</w:t>
      </w:r>
      <w:r w:rsidR="00C80F43" w:rsidRPr="00277CED">
        <w:rPr>
          <w:rFonts w:ascii="Tahoma" w:hAnsi="Tahoma" w:cs="Tahoma"/>
          <w:sz w:val="22"/>
          <w:szCs w:val="22"/>
        </w:rPr>
        <w:t xml:space="preserve"> </w:t>
      </w:r>
    </w:p>
    <w:p w:rsidR="00A32DF2" w:rsidRPr="00277CED" w:rsidRDefault="00A32DF2" w:rsidP="009D6571">
      <w:pPr>
        <w:pStyle w:val="PargrafodaLista"/>
        <w:suppressAutoHyphens/>
        <w:rPr>
          <w:rFonts w:ascii="Tahoma" w:hAnsi="Tahoma" w:cs="Tahoma"/>
          <w:sz w:val="22"/>
          <w:szCs w:val="22"/>
        </w:rPr>
      </w:pPr>
    </w:p>
    <w:p w:rsidR="00A32DF2" w:rsidRPr="00277CED" w:rsidRDefault="00A32DF2"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não utilização, pela Emissora, dos recursos líquidos obtidos com a Emissão nos termos da Cláusula Quarta acima;</w:t>
      </w:r>
    </w:p>
    <w:p w:rsidR="00A26203" w:rsidRPr="00277CED" w:rsidRDefault="00A26203" w:rsidP="009D6571">
      <w:pPr>
        <w:pStyle w:val="PargrafodaLista"/>
        <w:suppressAutoHyphens/>
        <w:rPr>
          <w:rFonts w:ascii="Tahoma" w:hAnsi="Tahoma" w:cs="Tahoma"/>
          <w:sz w:val="22"/>
          <w:szCs w:val="22"/>
        </w:rPr>
      </w:pPr>
    </w:p>
    <w:p w:rsidR="00A26203" w:rsidRPr="00277CED" w:rsidRDefault="00A26203"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cessão ou qualquer forma de transferência a terceiros, no todo ou em parte, pela Emissora e/ou pelos Garantidores, conforme aplicável, de qualquer de suas obrigações nos termos desta Escritura de Emissão e/ou dos Instrumentos de Garantia;</w:t>
      </w:r>
    </w:p>
    <w:p w:rsidR="00902394" w:rsidRPr="00277CED" w:rsidRDefault="00902394" w:rsidP="009D6571">
      <w:pPr>
        <w:pStyle w:val="PargrafodaLista"/>
        <w:suppressAutoHyphens/>
        <w:rPr>
          <w:rFonts w:ascii="Tahoma" w:hAnsi="Tahoma" w:cs="Tahoma"/>
          <w:sz w:val="22"/>
          <w:szCs w:val="22"/>
        </w:rPr>
      </w:pPr>
    </w:p>
    <w:p w:rsidR="00902394" w:rsidRDefault="00A32DF2"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noProof/>
          <w:sz w:val="22"/>
          <w:szCs w:val="22"/>
        </w:rPr>
        <w:t xml:space="preserve">inadimplemento de quaisquer obrigações pecuniárias ou ocorrência de </w:t>
      </w:r>
      <w:r w:rsidR="00902394" w:rsidRPr="00277CED">
        <w:rPr>
          <w:rFonts w:ascii="Tahoma" w:hAnsi="Tahoma" w:cs="Tahoma"/>
          <w:noProof/>
          <w:sz w:val="22"/>
          <w:szCs w:val="22"/>
        </w:rPr>
        <w:t>vencimento antecipado de quaisquer obrigações a que estejam sujeitas a Emissora e/ou os Garantidores, assim entendidas as dívidas contraídas</w:t>
      </w:r>
      <w:r w:rsidR="00077037">
        <w:rPr>
          <w:rFonts w:ascii="Tahoma" w:hAnsi="Tahoma" w:cs="Tahoma"/>
          <w:noProof/>
          <w:sz w:val="22"/>
          <w:szCs w:val="22"/>
        </w:rPr>
        <w:t xml:space="preserve"> </w:t>
      </w:r>
      <w:r w:rsidR="00D3586E">
        <w:rPr>
          <w:rFonts w:ascii="Tahoma" w:hAnsi="Tahoma" w:cs="Tahoma"/>
          <w:noProof/>
          <w:sz w:val="22"/>
          <w:szCs w:val="22"/>
        </w:rPr>
        <w:t>no âmbito do mercado financeiro ou no mercado de capitais</w:t>
      </w:r>
      <w:r w:rsidR="003869D0">
        <w:rPr>
          <w:rFonts w:ascii="Tahoma" w:hAnsi="Tahoma" w:cs="Tahoma"/>
          <w:noProof/>
          <w:sz w:val="22"/>
          <w:szCs w:val="22"/>
        </w:rPr>
        <w:t>,</w:t>
      </w:r>
      <w:r w:rsidR="00902394" w:rsidRPr="00277CED">
        <w:rPr>
          <w:rFonts w:ascii="Tahoma" w:hAnsi="Tahoma" w:cs="Tahoma"/>
          <w:noProof/>
          <w:sz w:val="22"/>
          <w:szCs w:val="22"/>
        </w:rPr>
        <w:t xml:space="preserve"> pela Emissora</w:t>
      </w:r>
      <w:r w:rsidRPr="00277CED">
        <w:rPr>
          <w:rFonts w:ascii="Tahoma" w:hAnsi="Tahoma" w:cs="Tahoma"/>
          <w:noProof/>
          <w:sz w:val="22"/>
          <w:szCs w:val="22"/>
        </w:rPr>
        <w:t xml:space="preserve"> e/ou Garantidores</w:t>
      </w:r>
      <w:r w:rsidR="003869D0">
        <w:rPr>
          <w:rFonts w:ascii="Tahoma" w:hAnsi="Tahoma" w:cs="Tahoma"/>
          <w:noProof/>
          <w:sz w:val="22"/>
          <w:szCs w:val="22"/>
        </w:rPr>
        <w:t>,</w:t>
      </w:r>
      <w:r w:rsidR="00902394" w:rsidRPr="00277CED">
        <w:rPr>
          <w:rFonts w:ascii="Tahoma" w:hAnsi="Tahoma" w:cs="Tahoma"/>
          <w:noProof/>
          <w:sz w:val="22"/>
          <w:szCs w:val="22"/>
        </w:rPr>
        <w:t xml:space="preserve"> que não sejam decorrentes da presente Escritura de Emissão, </w:t>
      </w:r>
      <w:r w:rsidR="00902394" w:rsidRPr="00277CED">
        <w:rPr>
          <w:rFonts w:ascii="Tahoma" w:hAnsi="Tahoma" w:cs="Tahoma"/>
          <w:sz w:val="22"/>
          <w:szCs w:val="22"/>
        </w:rPr>
        <w:t xml:space="preserve">não sanado nos prazos de cura eventualmente previstos nos respectivos contratos ou instrumentos; </w:t>
      </w:r>
    </w:p>
    <w:p w:rsidR="00077037" w:rsidRDefault="00077037" w:rsidP="00AC3B29">
      <w:pPr>
        <w:pStyle w:val="PargrafodaLista"/>
        <w:rPr>
          <w:rFonts w:ascii="Tahoma" w:hAnsi="Tahoma" w:cs="Tahoma"/>
          <w:sz w:val="22"/>
          <w:szCs w:val="22"/>
        </w:rPr>
      </w:pPr>
    </w:p>
    <w:p w:rsidR="00077037" w:rsidRPr="00277CED" w:rsidRDefault="00D0465F" w:rsidP="00077037">
      <w:pPr>
        <w:numPr>
          <w:ilvl w:val="0"/>
          <w:numId w:val="24"/>
        </w:numPr>
        <w:suppressAutoHyphens/>
        <w:spacing w:line="320" w:lineRule="exact"/>
        <w:ind w:left="567" w:hanging="567"/>
        <w:rPr>
          <w:rFonts w:ascii="Tahoma" w:hAnsi="Tahoma" w:cs="Tahoma"/>
          <w:sz w:val="22"/>
          <w:szCs w:val="22"/>
        </w:rPr>
      </w:pPr>
      <w:r>
        <w:rPr>
          <w:rFonts w:ascii="Tahoma" w:hAnsi="Tahoma" w:cs="Tahoma"/>
          <w:noProof/>
          <w:sz w:val="22"/>
          <w:szCs w:val="22"/>
        </w:rPr>
        <w:t xml:space="preserve">exceto pelos casos indicados no item (k) acima, </w:t>
      </w:r>
      <w:r w:rsidR="00077037" w:rsidRPr="00277CED">
        <w:rPr>
          <w:rFonts w:ascii="Tahoma" w:hAnsi="Tahoma" w:cs="Tahoma"/>
          <w:noProof/>
          <w:sz w:val="22"/>
          <w:szCs w:val="22"/>
        </w:rPr>
        <w:t xml:space="preserve">inadimplemento de quaisquer obrigações </w:t>
      </w:r>
      <w:r w:rsidR="00077037" w:rsidRPr="001B783B">
        <w:rPr>
          <w:rFonts w:ascii="Tahoma" w:hAnsi="Tahoma" w:cs="Tahoma"/>
          <w:noProof/>
          <w:sz w:val="22"/>
          <w:szCs w:val="22"/>
        </w:rPr>
        <w:t xml:space="preserve">pecuniárias ou ocorrência de vencimento antecipado de quaisquer obrigações a que estejam sujeitas a Emissora e/ou os Garantidores, </w:t>
      </w:r>
      <w:r w:rsidR="00077037" w:rsidRPr="001B783B">
        <w:rPr>
          <w:rFonts w:ascii="Tahoma" w:hAnsi="Tahoma" w:cs="Tahoma"/>
          <w:sz w:val="22"/>
          <w:szCs w:val="22"/>
        </w:rPr>
        <w:t xml:space="preserve">em valor individual ou agregado, igual ou superior a </w:t>
      </w:r>
      <w:r w:rsidR="00077037" w:rsidRPr="00A804C3">
        <w:rPr>
          <w:rFonts w:ascii="Tahoma" w:hAnsi="Tahoma" w:cs="Tahoma"/>
          <w:sz w:val="22"/>
          <w:szCs w:val="22"/>
        </w:rPr>
        <w:t>R$ 3.000.000,00 (três milhões de reais)</w:t>
      </w:r>
      <w:r w:rsidR="00077037" w:rsidRPr="001B783B">
        <w:rPr>
          <w:rFonts w:ascii="Tahoma" w:hAnsi="Tahoma" w:cs="Tahoma"/>
          <w:sz w:val="22"/>
          <w:szCs w:val="22"/>
        </w:rPr>
        <w:t xml:space="preserve"> e</w:t>
      </w:r>
      <w:r w:rsidR="00077037" w:rsidRPr="00277CED">
        <w:rPr>
          <w:rFonts w:ascii="Tahoma" w:hAnsi="Tahoma" w:cs="Tahoma"/>
          <w:noProof/>
          <w:sz w:val="22"/>
          <w:szCs w:val="22"/>
        </w:rPr>
        <w:t xml:space="preserve"> que não sejam decorrentes da presente Escritura de Emissão, </w:t>
      </w:r>
      <w:r w:rsidR="00077037" w:rsidRPr="00277CED">
        <w:rPr>
          <w:rFonts w:ascii="Tahoma" w:hAnsi="Tahoma" w:cs="Tahoma"/>
          <w:sz w:val="22"/>
          <w:szCs w:val="22"/>
        </w:rPr>
        <w:t xml:space="preserve">não sanado nos prazos de cura eventualmente previstos nos respectivos contratos ou instrumentos; </w:t>
      </w:r>
    </w:p>
    <w:p w:rsidR="00902394" w:rsidRPr="00277CED" w:rsidRDefault="00902394" w:rsidP="009D6571">
      <w:pPr>
        <w:pStyle w:val="PargrafodaLista"/>
        <w:suppressAutoHyphens/>
        <w:rPr>
          <w:rFonts w:ascii="Tahoma" w:hAnsi="Tahoma" w:cs="Tahoma"/>
          <w:sz w:val="22"/>
          <w:szCs w:val="22"/>
        </w:rPr>
      </w:pPr>
    </w:p>
    <w:p w:rsidR="00902394" w:rsidRPr="00277CED" w:rsidRDefault="00902394"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cisão, fusão, incorporação (inclusive incorporação de ações) ou qualquer forma de reorganização societária da Emissora sem prévia aprovação de, pelo menos, </w:t>
      </w:r>
      <w:r w:rsidR="007C2E1B" w:rsidRPr="00277CED">
        <w:rPr>
          <w:rFonts w:ascii="Tahoma" w:hAnsi="Tahoma" w:cs="Tahoma"/>
          <w:sz w:val="22"/>
          <w:szCs w:val="22"/>
        </w:rPr>
        <w:t>8</w:t>
      </w:r>
      <w:r w:rsidRPr="00277CED">
        <w:rPr>
          <w:rFonts w:ascii="Tahoma" w:hAnsi="Tahoma" w:cs="Tahoma"/>
          <w:sz w:val="22"/>
          <w:szCs w:val="22"/>
        </w:rPr>
        <w:t>5% (</w:t>
      </w:r>
      <w:r w:rsidR="007C2E1B" w:rsidRPr="00277CED">
        <w:rPr>
          <w:rFonts w:ascii="Tahoma" w:hAnsi="Tahoma" w:cs="Tahoma"/>
          <w:sz w:val="22"/>
          <w:szCs w:val="22"/>
        </w:rPr>
        <w:t>oitenta</w:t>
      </w:r>
      <w:r w:rsidRPr="00277CED">
        <w:rPr>
          <w:rFonts w:ascii="Tahoma" w:hAnsi="Tahoma" w:cs="Tahoma"/>
          <w:sz w:val="22"/>
          <w:szCs w:val="22"/>
        </w:rPr>
        <w:t xml:space="preserve"> e cinco por cento) dos titulares das Debêntures em Circulação reunidos em Assembleia Geral de Debenturistas convocada especificamente para este fim, nos termos do artigo 231 da Lei das Sociedades por Ações, ressalvada a hipótese prevista no parágrafo primeiro do referido artigo</w:t>
      </w:r>
      <w:r w:rsidR="00C10ABE" w:rsidRPr="00277CED">
        <w:rPr>
          <w:rFonts w:ascii="Tahoma" w:hAnsi="Tahoma" w:cs="Tahoma"/>
          <w:sz w:val="22"/>
          <w:szCs w:val="22"/>
        </w:rPr>
        <w:t xml:space="preserve">, bem como as hipóteses previstas no item “d” da </w:t>
      </w:r>
      <w:r w:rsidR="00142C37">
        <w:rPr>
          <w:rFonts w:ascii="Tahoma" w:hAnsi="Tahoma" w:cs="Tahoma"/>
          <w:sz w:val="22"/>
          <w:szCs w:val="22"/>
        </w:rPr>
        <w:t>C</w:t>
      </w:r>
      <w:r w:rsidR="00C10ABE" w:rsidRPr="00277CED">
        <w:rPr>
          <w:rFonts w:ascii="Tahoma" w:hAnsi="Tahoma" w:cs="Tahoma"/>
          <w:sz w:val="22"/>
          <w:szCs w:val="22"/>
        </w:rPr>
        <w:t>láusula 6.19.2 acima</w:t>
      </w:r>
      <w:r w:rsidRPr="00277CED">
        <w:rPr>
          <w:rFonts w:ascii="Tahoma" w:hAnsi="Tahoma" w:cs="Tahoma"/>
          <w:sz w:val="22"/>
          <w:szCs w:val="22"/>
        </w:rPr>
        <w:t>;</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caso provarem-se falsas ou enganosas quaisquer das declarações prestadas pela Emissora e/ou pelos Garantidores nesta Escritura de Emissão e/ou nos Instrumentos de Garantias;</w:t>
      </w:r>
    </w:p>
    <w:p w:rsidR="00A32DF2" w:rsidRPr="00277CED" w:rsidRDefault="00A32DF2" w:rsidP="009D6571">
      <w:pPr>
        <w:pStyle w:val="PargrafodaLista"/>
        <w:suppressAutoHyphens/>
        <w:rPr>
          <w:rFonts w:ascii="Tahoma" w:hAnsi="Tahoma" w:cs="Tahoma"/>
          <w:sz w:val="22"/>
          <w:szCs w:val="22"/>
        </w:rPr>
      </w:pPr>
    </w:p>
    <w:p w:rsidR="00A32DF2" w:rsidRPr="00277CED" w:rsidRDefault="00A32DF2"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alteração do objeto social da Emissora, conforme disposto em seu estatuto social vigente na Data de Emissão, exceto se não resultar em alteração da atividade principal da Emissora;</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se qualquer documento da Emissão ou qualquer uma de suas disposições substanciais forem revogadas, anuladas, rescindidas, se tornarem nulas, inválidas, inexequíveis ou deixarem de estar em pleno efeito e vigor;</w:t>
      </w:r>
    </w:p>
    <w:p w:rsidR="00902394" w:rsidRPr="00277CED" w:rsidRDefault="00902394" w:rsidP="009D6571">
      <w:pPr>
        <w:pStyle w:val="PargrafodaLista"/>
        <w:suppressAutoHyphens/>
        <w:rPr>
          <w:rFonts w:ascii="Tahoma" w:hAnsi="Tahoma" w:cs="Tahoma"/>
          <w:sz w:val="22"/>
          <w:szCs w:val="22"/>
        </w:rPr>
      </w:pPr>
    </w:p>
    <w:p w:rsidR="00301FD8" w:rsidRPr="00277CED" w:rsidRDefault="00A904E5" w:rsidP="00A804C3">
      <w:pPr>
        <w:numPr>
          <w:ilvl w:val="0"/>
          <w:numId w:val="24"/>
        </w:numPr>
        <w:suppressAutoHyphens/>
        <w:spacing w:line="320" w:lineRule="exact"/>
        <w:ind w:left="567" w:hanging="567"/>
      </w:pPr>
      <w:r w:rsidRPr="00AC3B29">
        <w:rPr>
          <w:rFonts w:ascii="Tahoma" w:hAnsi="Tahoma" w:cs="Tahoma"/>
          <w:sz w:val="22"/>
          <w:szCs w:val="22"/>
        </w:rPr>
        <w:t>caso a Emissora</w:t>
      </w:r>
      <w:r w:rsidR="00D92946" w:rsidRPr="00AC3B29">
        <w:rPr>
          <w:rFonts w:ascii="Tahoma" w:hAnsi="Tahoma" w:cs="Tahoma"/>
          <w:sz w:val="22"/>
          <w:szCs w:val="22"/>
        </w:rPr>
        <w:t>, durante a vigência desta Escritura de Emissão,</w:t>
      </w:r>
      <w:r w:rsidR="00E04DB9" w:rsidRPr="00AC3B29">
        <w:rPr>
          <w:rFonts w:ascii="Tahoma" w:hAnsi="Tahoma" w:cs="Tahoma"/>
          <w:sz w:val="22"/>
          <w:szCs w:val="22"/>
        </w:rPr>
        <w:t xml:space="preserve"> realize</w:t>
      </w:r>
      <w:r w:rsidRPr="00AC3B29">
        <w:rPr>
          <w:rFonts w:ascii="Tahoma" w:hAnsi="Tahoma" w:cs="Tahoma"/>
          <w:sz w:val="22"/>
          <w:szCs w:val="22"/>
        </w:rPr>
        <w:t xml:space="preserve">, </w:t>
      </w:r>
      <w:r w:rsidR="00E04DB9" w:rsidRPr="00AC3B29">
        <w:rPr>
          <w:rFonts w:ascii="Tahoma" w:hAnsi="Tahoma" w:cs="Tahoma"/>
          <w:sz w:val="22"/>
          <w:szCs w:val="22"/>
        </w:rPr>
        <w:t xml:space="preserve">isolada ou </w:t>
      </w:r>
      <w:r w:rsidRPr="00AC3B29">
        <w:rPr>
          <w:rFonts w:ascii="Tahoma" w:hAnsi="Tahoma" w:cs="Tahoma"/>
          <w:sz w:val="22"/>
          <w:szCs w:val="22"/>
        </w:rPr>
        <w:t>cumulativamente: (i) pagamentos as acionistas, a título de dividendos, participação nos resultados, juros sobre capital próprio e remuneração por prestação de avais ou fianças; e (</w:t>
      </w:r>
      <w:proofErr w:type="spellStart"/>
      <w:r w:rsidRPr="00AC3B29">
        <w:rPr>
          <w:rFonts w:ascii="Tahoma" w:hAnsi="Tahoma" w:cs="Tahoma"/>
          <w:sz w:val="22"/>
          <w:szCs w:val="22"/>
        </w:rPr>
        <w:t>ii</w:t>
      </w:r>
      <w:proofErr w:type="spellEnd"/>
      <w:r w:rsidRPr="00AC3B29">
        <w:rPr>
          <w:rFonts w:ascii="Tahoma" w:hAnsi="Tahoma" w:cs="Tahoma"/>
          <w:sz w:val="22"/>
          <w:szCs w:val="22"/>
        </w:rPr>
        <w:t>) operações de concessões de empréstimos, incluindo a subscrição de debêntures, a pessoas físicas ou jurídicas</w:t>
      </w:r>
      <w:r w:rsidR="00D70869" w:rsidRPr="00077037">
        <w:rPr>
          <w:rFonts w:ascii="Tahoma" w:hAnsi="Tahoma" w:cs="Tahoma"/>
          <w:sz w:val="22"/>
          <w:szCs w:val="22"/>
        </w:rPr>
        <w:t xml:space="preserve">, </w:t>
      </w:r>
      <w:r w:rsidR="00E04DB9" w:rsidRPr="00077037">
        <w:rPr>
          <w:rFonts w:ascii="Tahoma" w:hAnsi="Tahoma" w:cs="Tahoma"/>
          <w:sz w:val="22"/>
          <w:szCs w:val="22"/>
        </w:rPr>
        <w:t>em valor superior ao equivalente a 25% (vinte e cinco por cento) do lucro líquido da Emissora apurado em cada exercício financeiro</w:t>
      </w:r>
      <w:r w:rsidR="00301FD8" w:rsidRPr="00077037">
        <w:rPr>
          <w:rFonts w:ascii="Tahoma" w:hAnsi="Tahoma" w:cs="Tahoma"/>
          <w:sz w:val="22"/>
          <w:szCs w:val="22"/>
        </w:rPr>
        <w:t xml:space="preserve">; </w:t>
      </w:r>
      <w:r w:rsidR="00301FD8" w:rsidRPr="00AC3B29">
        <w:rPr>
          <w:rFonts w:ascii="Tahoma" w:hAnsi="Tahoma" w:cs="Tahoma"/>
          <w:sz w:val="22"/>
          <w:szCs w:val="22"/>
        </w:rPr>
        <w:t>e</w:t>
      </w:r>
    </w:p>
    <w:p w:rsidR="0059389D" w:rsidRDefault="0059389D" w:rsidP="00AC3B29">
      <w:pPr>
        <w:suppressAutoHyphens/>
        <w:autoSpaceDE w:val="0"/>
        <w:autoSpaceDN w:val="0"/>
        <w:adjustRightInd w:val="0"/>
        <w:spacing w:line="320" w:lineRule="exact"/>
        <w:rPr>
          <w:rFonts w:ascii="Tahoma" w:hAnsi="Tahoma" w:cs="Tahoma"/>
          <w:sz w:val="22"/>
          <w:szCs w:val="22"/>
        </w:rPr>
      </w:pPr>
    </w:p>
    <w:p w:rsidR="0059389D" w:rsidRPr="00277CED" w:rsidRDefault="0059389D" w:rsidP="00A804C3">
      <w:pPr>
        <w:numPr>
          <w:ilvl w:val="0"/>
          <w:numId w:val="24"/>
        </w:numPr>
        <w:suppressAutoHyphens/>
        <w:spacing w:line="320" w:lineRule="exact"/>
        <w:ind w:left="567" w:hanging="567"/>
        <w:rPr>
          <w:rFonts w:ascii="Tahoma" w:hAnsi="Tahoma" w:cs="Tahoma"/>
          <w:sz w:val="22"/>
          <w:szCs w:val="22"/>
        </w:rPr>
      </w:pPr>
      <w:r w:rsidRPr="00AA0B8B">
        <w:rPr>
          <w:rFonts w:ascii="Tahoma" w:hAnsi="Tahoma" w:cs="Tahoma"/>
          <w:sz w:val="22"/>
          <w:szCs w:val="22"/>
        </w:rPr>
        <w:t xml:space="preserve">caso a Emissora efetue qualquer alienação de </w:t>
      </w:r>
      <w:r w:rsidRPr="00AC3B29">
        <w:rPr>
          <w:rFonts w:ascii="Tahoma" w:hAnsi="Tahoma" w:cs="Tahoma"/>
          <w:sz w:val="22"/>
          <w:szCs w:val="22"/>
        </w:rPr>
        <w:t xml:space="preserve">Fábrica 1 (conforme abaixo definido) e </w:t>
      </w:r>
      <w:r>
        <w:rPr>
          <w:rFonts w:ascii="Tahoma" w:hAnsi="Tahoma" w:cs="Tahoma"/>
          <w:sz w:val="22"/>
          <w:szCs w:val="22"/>
        </w:rPr>
        <w:t xml:space="preserve">não </w:t>
      </w:r>
      <w:r w:rsidRPr="00AA0B8B">
        <w:rPr>
          <w:rFonts w:ascii="Tahoma" w:hAnsi="Tahoma" w:cs="Tahoma"/>
          <w:sz w:val="22"/>
          <w:szCs w:val="22"/>
        </w:rPr>
        <w:t>deposit</w:t>
      </w:r>
      <w:r>
        <w:rPr>
          <w:rFonts w:ascii="Tahoma" w:hAnsi="Tahoma" w:cs="Tahoma"/>
          <w:sz w:val="22"/>
          <w:szCs w:val="22"/>
        </w:rPr>
        <w:t>e</w:t>
      </w:r>
      <w:r w:rsidR="002A385A">
        <w:rPr>
          <w:rFonts w:ascii="Tahoma" w:hAnsi="Tahoma" w:cs="Tahoma"/>
          <w:sz w:val="22"/>
          <w:szCs w:val="22"/>
        </w:rPr>
        <w:t xml:space="preserve"> a totalidade do</w:t>
      </w:r>
      <w:r>
        <w:rPr>
          <w:rFonts w:ascii="Tahoma" w:hAnsi="Tahoma" w:cs="Tahoma"/>
          <w:sz w:val="22"/>
          <w:szCs w:val="22"/>
        </w:rPr>
        <w:t>s recursos oriundos de tal alienação</w:t>
      </w:r>
      <w:r w:rsidRPr="00AA0B8B">
        <w:rPr>
          <w:rFonts w:ascii="Tahoma" w:hAnsi="Tahoma" w:cs="Tahoma"/>
          <w:sz w:val="22"/>
          <w:szCs w:val="22"/>
        </w:rPr>
        <w:t xml:space="preserve"> na Conta </w:t>
      </w:r>
      <w:r w:rsidR="00404069">
        <w:rPr>
          <w:rFonts w:ascii="Tahoma" w:hAnsi="Tahoma" w:cs="Tahoma"/>
          <w:sz w:val="22"/>
          <w:szCs w:val="22"/>
        </w:rPr>
        <w:t>Reserva</w:t>
      </w:r>
      <w:r w:rsidR="00404069" w:rsidRPr="00AA0B8B">
        <w:rPr>
          <w:rFonts w:ascii="Tahoma" w:hAnsi="Tahoma" w:cs="Tahoma"/>
          <w:sz w:val="22"/>
          <w:szCs w:val="22"/>
        </w:rPr>
        <w:t xml:space="preserve"> </w:t>
      </w:r>
      <w:r w:rsidRPr="00AA0B8B">
        <w:rPr>
          <w:rFonts w:ascii="Tahoma" w:hAnsi="Tahoma" w:cs="Tahoma"/>
          <w:sz w:val="22"/>
          <w:szCs w:val="22"/>
        </w:rPr>
        <w:t>que será cedida fiduciariamente aos Debenturistas por meio da Cessão Fiduciária</w:t>
      </w:r>
      <w:r>
        <w:rPr>
          <w:rFonts w:ascii="Tahoma" w:hAnsi="Tahoma" w:cs="Tahoma"/>
          <w:sz w:val="22"/>
          <w:szCs w:val="22"/>
        </w:rPr>
        <w:t xml:space="preserve"> </w:t>
      </w:r>
      <w:r w:rsidR="00783DA5">
        <w:rPr>
          <w:rFonts w:ascii="Tahoma" w:hAnsi="Tahoma" w:cs="Tahoma"/>
          <w:sz w:val="22"/>
          <w:szCs w:val="22"/>
        </w:rPr>
        <w:t xml:space="preserve">ou não utilize </w:t>
      </w:r>
      <w:r w:rsidR="002A385A">
        <w:rPr>
          <w:rFonts w:ascii="Tahoma" w:hAnsi="Tahoma" w:cs="Tahoma"/>
          <w:sz w:val="22"/>
          <w:szCs w:val="22"/>
        </w:rPr>
        <w:t xml:space="preserve">a totalidade dos recursos oriundos de tal </w:t>
      </w:r>
      <w:r w:rsidR="00783DA5">
        <w:rPr>
          <w:rFonts w:ascii="Tahoma" w:hAnsi="Tahoma" w:cs="Tahoma"/>
          <w:sz w:val="22"/>
          <w:szCs w:val="22"/>
        </w:rPr>
        <w:t xml:space="preserve">alienação para a realização de Resgate Antecipado Facultativo Total ou </w:t>
      </w:r>
      <w:r w:rsidR="002A385A">
        <w:rPr>
          <w:rFonts w:ascii="Tahoma" w:hAnsi="Tahoma" w:cs="Tahoma"/>
          <w:sz w:val="22"/>
          <w:szCs w:val="22"/>
        </w:rPr>
        <w:t>de</w:t>
      </w:r>
      <w:r w:rsidR="00783DA5">
        <w:rPr>
          <w:rFonts w:ascii="Tahoma" w:hAnsi="Tahoma" w:cs="Tahoma"/>
          <w:sz w:val="22"/>
          <w:szCs w:val="22"/>
        </w:rPr>
        <w:t xml:space="preserve"> </w:t>
      </w:r>
      <w:r w:rsidR="00C37C5B">
        <w:rPr>
          <w:rFonts w:ascii="Tahoma" w:hAnsi="Tahoma" w:cs="Tahoma"/>
          <w:sz w:val="22"/>
          <w:szCs w:val="22"/>
        </w:rPr>
        <w:t>Amortização Extraordinária</w:t>
      </w:r>
      <w:r w:rsidR="002A385A">
        <w:rPr>
          <w:rFonts w:ascii="Tahoma" w:hAnsi="Tahoma" w:cs="Tahoma"/>
          <w:sz w:val="22"/>
          <w:szCs w:val="22"/>
        </w:rPr>
        <w:t xml:space="preserve"> das Debêntures nos termos desta Escritura de Emissão</w:t>
      </w:r>
      <w:r>
        <w:rPr>
          <w:rFonts w:ascii="Tahoma" w:hAnsi="Tahoma" w:cs="Tahoma"/>
          <w:sz w:val="22"/>
          <w:szCs w:val="22"/>
        </w:rPr>
        <w:t>.</w:t>
      </w:r>
      <w:r w:rsidR="00FB55C1" w:rsidRPr="00FB55C1">
        <w:rPr>
          <w:rFonts w:ascii="Tahoma" w:hAnsi="Tahoma" w:cs="Tahoma"/>
          <w:sz w:val="22"/>
          <w:szCs w:val="22"/>
        </w:rPr>
        <w:t xml:space="preserve"> </w:t>
      </w:r>
    </w:p>
    <w:p w:rsidR="00301FD8" w:rsidRPr="00277CED" w:rsidRDefault="00301FD8" w:rsidP="00911D16">
      <w:pPr>
        <w:suppressAutoHyphens/>
        <w:spacing w:line="320" w:lineRule="exact"/>
        <w:ind w:left="567"/>
        <w:rPr>
          <w:rFonts w:ascii="Tahoma" w:hAnsi="Tahoma" w:cs="Tahoma"/>
          <w:sz w:val="22"/>
          <w:szCs w:val="22"/>
        </w:rPr>
      </w:pPr>
    </w:p>
    <w:p w:rsidR="008400C4" w:rsidRPr="00277CED" w:rsidRDefault="004A504A" w:rsidP="009D6571">
      <w:pPr>
        <w:tabs>
          <w:tab w:val="left" w:pos="426"/>
          <w:tab w:val="left" w:pos="567"/>
          <w:tab w:val="left" w:pos="709"/>
          <w:tab w:val="left" w:pos="851"/>
        </w:tabs>
        <w:suppressAutoHyphens/>
        <w:spacing w:line="320" w:lineRule="exact"/>
        <w:rPr>
          <w:rFonts w:ascii="Tahoma" w:hAnsi="Tahoma" w:cs="Tahoma"/>
          <w:sz w:val="22"/>
          <w:szCs w:val="22"/>
        </w:rPr>
      </w:pPr>
      <w:r w:rsidRPr="00277CED">
        <w:rPr>
          <w:rFonts w:ascii="Tahoma" w:hAnsi="Tahoma" w:cs="Tahoma"/>
          <w:sz w:val="22"/>
          <w:szCs w:val="22"/>
        </w:rPr>
        <w:t>6.19</w:t>
      </w:r>
      <w:r w:rsidR="008400C4" w:rsidRPr="00277CED">
        <w:rPr>
          <w:rFonts w:ascii="Tahoma" w:hAnsi="Tahoma" w:cs="Tahoma"/>
          <w:sz w:val="22"/>
          <w:szCs w:val="22"/>
        </w:rPr>
        <w:t>.3</w:t>
      </w:r>
      <w:r w:rsidR="008F35CC" w:rsidRPr="00277CED">
        <w:rPr>
          <w:rFonts w:ascii="Tahoma" w:hAnsi="Tahoma" w:cs="Tahoma"/>
          <w:sz w:val="22"/>
          <w:szCs w:val="22"/>
        </w:rPr>
        <w:tab/>
      </w:r>
      <w:r w:rsidR="008400C4" w:rsidRPr="00277CED">
        <w:rPr>
          <w:rFonts w:ascii="Tahoma" w:hAnsi="Tahoma" w:cs="Tahoma"/>
          <w:sz w:val="22"/>
          <w:szCs w:val="22"/>
        </w:rPr>
        <w:tab/>
        <w:t xml:space="preserve">Na ocorrência de quaisquer dos eventos indicados neste item </w:t>
      </w:r>
      <w:r w:rsidR="00AC089B" w:rsidRPr="00277CED">
        <w:rPr>
          <w:rFonts w:ascii="Tahoma" w:hAnsi="Tahoma" w:cs="Tahoma"/>
          <w:sz w:val="22"/>
          <w:szCs w:val="22"/>
        </w:rPr>
        <w:t>6.</w:t>
      </w:r>
      <w:r w:rsidR="00585968" w:rsidRPr="00277CED">
        <w:rPr>
          <w:rFonts w:ascii="Tahoma" w:hAnsi="Tahoma" w:cs="Tahoma"/>
          <w:sz w:val="22"/>
          <w:szCs w:val="22"/>
        </w:rPr>
        <w:t>19</w:t>
      </w:r>
      <w:r w:rsidR="008400C4" w:rsidRPr="00277CED">
        <w:rPr>
          <w:rFonts w:ascii="Tahoma" w:hAnsi="Tahoma" w:cs="Tahoma"/>
          <w:sz w:val="22"/>
          <w:szCs w:val="22"/>
        </w:rPr>
        <w:t xml:space="preserve">.3 não sanados no prazo de cura, quando aplicável, o Agente Fiduciário deverá convocar Assembleia Geral de Debenturistas (conforme definida abaixo), nos termos do item </w:t>
      </w:r>
      <w:r w:rsidR="00585968" w:rsidRPr="00277CED">
        <w:rPr>
          <w:rFonts w:ascii="Tahoma" w:hAnsi="Tahoma" w:cs="Tahoma"/>
          <w:sz w:val="22"/>
          <w:szCs w:val="22"/>
        </w:rPr>
        <w:t>6.19</w:t>
      </w:r>
      <w:r w:rsidR="008400C4" w:rsidRPr="00277CED">
        <w:rPr>
          <w:rFonts w:ascii="Tahoma" w:hAnsi="Tahoma" w:cs="Tahoma"/>
          <w:sz w:val="22"/>
          <w:szCs w:val="22"/>
        </w:rPr>
        <w:t xml:space="preserve">.3.1 abaixo, para deliberar sobre a não declaração de vencimento </w:t>
      </w:r>
      <w:r w:rsidR="008400C4" w:rsidRPr="00277CED">
        <w:rPr>
          <w:rStyle w:val="DeltaViewInsertion"/>
          <w:rFonts w:ascii="Tahoma" w:hAnsi="Tahoma" w:cs="Tahoma"/>
          <w:color w:val="auto"/>
          <w:sz w:val="22"/>
          <w:szCs w:val="22"/>
          <w:u w:val="none"/>
        </w:rPr>
        <w:t>antecipado das Debêntures, observado o disposto nos itens abaixo</w:t>
      </w:r>
      <w:r w:rsidR="008400C4" w:rsidRPr="00277CED">
        <w:rPr>
          <w:rFonts w:ascii="Tahoma" w:hAnsi="Tahoma" w:cs="Tahoma"/>
          <w:sz w:val="22"/>
          <w:szCs w:val="22"/>
        </w:rPr>
        <w:t xml:space="preserve"> (“</w:t>
      </w:r>
      <w:r w:rsidR="008400C4" w:rsidRPr="00277CED">
        <w:rPr>
          <w:rFonts w:ascii="Tahoma" w:hAnsi="Tahoma" w:cs="Tahoma"/>
          <w:sz w:val="22"/>
          <w:szCs w:val="22"/>
          <w:u w:val="single"/>
        </w:rPr>
        <w:t>Eventos de Vencimento Antecipado Não-Automático</w:t>
      </w:r>
      <w:r w:rsidR="008400C4" w:rsidRPr="00277CED">
        <w:rPr>
          <w:rFonts w:ascii="Tahoma" w:hAnsi="Tahoma" w:cs="Tahoma"/>
          <w:sz w:val="22"/>
          <w:szCs w:val="22"/>
        </w:rPr>
        <w:t>”):</w:t>
      </w:r>
      <w:r w:rsidR="002F267A" w:rsidRPr="00277CED">
        <w:rPr>
          <w:rFonts w:ascii="Tahoma" w:hAnsi="Tahoma" w:cs="Tahoma"/>
          <w:sz w:val="22"/>
          <w:szCs w:val="22"/>
        </w:rPr>
        <w:t xml:space="preserve"> </w:t>
      </w:r>
    </w:p>
    <w:p w:rsidR="008400C4" w:rsidRPr="00277CED" w:rsidRDefault="008400C4" w:rsidP="009D6571">
      <w:pPr>
        <w:pStyle w:val="PargrafodaLista"/>
        <w:suppressAutoHyphens/>
        <w:spacing w:line="320" w:lineRule="exact"/>
        <w:rPr>
          <w:rFonts w:ascii="Tahoma" w:hAnsi="Tahoma" w:cs="Tahoma"/>
          <w:sz w:val="22"/>
          <w:szCs w:val="22"/>
        </w:rPr>
      </w:pPr>
    </w:p>
    <w:p w:rsidR="00902394" w:rsidRPr="00277CED" w:rsidRDefault="00902394" w:rsidP="00A804C3">
      <w:pPr>
        <w:numPr>
          <w:ilvl w:val="0"/>
          <w:numId w:val="31"/>
        </w:numPr>
        <w:suppressAutoHyphens/>
        <w:spacing w:line="320" w:lineRule="exact"/>
        <w:ind w:left="567" w:hanging="567"/>
        <w:rPr>
          <w:rFonts w:ascii="Tahoma" w:hAnsi="Tahoma" w:cs="Tahoma"/>
          <w:sz w:val="22"/>
          <w:szCs w:val="22"/>
        </w:rPr>
      </w:pPr>
      <w:proofErr w:type="gramStart"/>
      <w:r w:rsidRPr="00277CED">
        <w:rPr>
          <w:rFonts w:ascii="Tahoma" w:hAnsi="Tahoma" w:cs="Tahoma"/>
          <w:sz w:val="22"/>
          <w:szCs w:val="22"/>
        </w:rPr>
        <w:t>cessão</w:t>
      </w:r>
      <w:proofErr w:type="gramEnd"/>
      <w:r w:rsidRPr="00277CED">
        <w:rPr>
          <w:rFonts w:ascii="Tahoma" w:hAnsi="Tahoma" w:cs="Tahoma"/>
          <w:sz w:val="22"/>
          <w:szCs w:val="22"/>
        </w:rPr>
        <w:t xml:space="preserve">, promessa de cessão, venda, alienação e/ou qualquer forma de transferência ou promessa de transferência, pela Emissora , por qualquer meio, de forma gratuita ou onerosa, de ativos que representem mais de 10% (dez por cento) </w:t>
      </w:r>
      <w:r w:rsidR="00962337">
        <w:rPr>
          <w:rFonts w:ascii="Tahoma" w:hAnsi="Tahoma" w:cs="Tahoma"/>
          <w:sz w:val="22"/>
          <w:szCs w:val="22"/>
        </w:rPr>
        <w:t xml:space="preserve">ou de R$ 5.000.000,00 (cinco milhões de reais), dos dois o menor, </w:t>
      </w:r>
      <w:r w:rsidRPr="00277CED">
        <w:rPr>
          <w:rFonts w:ascii="Tahoma" w:hAnsi="Tahoma" w:cs="Tahoma"/>
          <w:sz w:val="22"/>
          <w:szCs w:val="22"/>
        </w:rPr>
        <w:t xml:space="preserve">dos ativos totais da Emissora e/ou que estejam fora do curso ordinário de seus negócios, sem a anuência prévia de Debenturistas representando </w:t>
      </w:r>
      <w:r w:rsidR="00C10ABE" w:rsidRPr="00277CED">
        <w:rPr>
          <w:rFonts w:ascii="Tahoma" w:hAnsi="Tahoma" w:cs="Tahoma"/>
          <w:sz w:val="22"/>
          <w:szCs w:val="22"/>
        </w:rPr>
        <w:t>8</w:t>
      </w:r>
      <w:r w:rsidRPr="00277CED">
        <w:rPr>
          <w:rFonts w:ascii="Tahoma" w:hAnsi="Tahoma" w:cs="Tahoma"/>
          <w:sz w:val="22"/>
          <w:szCs w:val="22"/>
        </w:rPr>
        <w:t>5% (</w:t>
      </w:r>
      <w:r w:rsidR="00C10ABE" w:rsidRPr="00277CED">
        <w:rPr>
          <w:rFonts w:ascii="Tahoma" w:hAnsi="Tahoma" w:cs="Tahoma"/>
          <w:sz w:val="22"/>
          <w:szCs w:val="22"/>
        </w:rPr>
        <w:t>oitenta</w:t>
      </w:r>
      <w:r w:rsidRPr="00277CED">
        <w:rPr>
          <w:rFonts w:ascii="Tahoma" w:hAnsi="Tahoma" w:cs="Tahoma"/>
          <w:sz w:val="22"/>
          <w:szCs w:val="22"/>
        </w:rPr>
        <w:t xml:space="preserve"> e cinco por cento) das Debêntures em Circulação;</w:t>
      </w:r>
    </w:p>
    <w:p w:rsidR="00EF533D" w:rsidRPr="00277CED" w:rsidRDefault="00EF533D" w:rsidP="009D6571">
      <w:pPr>
        <w:suppressAutoHyphens/>
        <w:autoSpaceDE w:val="0"/>
        <w:autoSpaceDN w:val="0"/>
        <w:adjustRightInd w:val="0"/>
        <w:spacing w:line="320" w:lineRule="exact"/>
        <w:ind w:left="567"/>
        <w:rPr>
          <w:rFonts w:ascii="Tahoma" w:hAnsi="Tahoma" w:cs="Tahoma"/>
          <w:sz w:val="22"/>
          <w:szCs w:val="22"/>
        </w:rPr>
      </w:pPr>
    </w:p>
    <w:p w:rsidR="00F66F55" w:rsidRDefault="00F66F55"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não constituição das Garantias, nos termos e prazos definidos nos Instrumentos de Garantia;</w:t>
      </w:r>
    </w:p>
    <w:p w:rsidR="00AD0A64" w:rsidRDefault="00AD0A64" w:rsidP="00AD0A64">
      <w:pPr>
        <w:pStyle w:val="PargrafodaLista"/>
        <w:rPr>
          <w:rFonts w:ascii="Tahoma" w:hAnsi="Tahoma" w:cs="Tahoma"/>
          <w:sz w:val="22"/>
          <w:szCs w:val="22"/>
        </w:rPr>
      </w:pPr>
    </w:p>
    <w:p w:rsidR="00AD0A64" w:rsidRPr="00277CED" w:rsidRDefault="00AD0A64"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transferência, direta ou indireta, do controle acionário detido pelo(s) atual(</w:t>
      </w:r>
      <w:proofErr w:type="spellStart"/>
      <w:r w:rsidRPr="00277CED">
        <w:rPr>
          <w:rFonts w:ascii="Tahoma" w:hAnsi="Tahoma" w:cs="Tahoma"/>
          <w:sz w:val="22"/>
          <w:szCs w:val="22"/>
        </w:rPr>
        <w:t>is</w:t>
      </w:r>
      <w:proofErr w:type="spellEnd"/>
      <w:r w:rsidRPr="00277CED">
        <w:rPr>
          <w:rFonts w:ascii="Tahoma" w:hAnsi="Tahoma" w:cs="Tahoma"/>
          <w:sz w:val="22"/>
          <w:szCs w:val="22"/>
        </w:rPr>
        <w:t>) controlador(es) da Emissora (conforme definição de controle prevista no artigo 116 da Lei das Sociedades por Ações)</w:t>
      </w:r>
      <w:r>
        <w:rPr>
          <w:rFonts w:ascii="Tahoma" w:hAnsi="Tahoma" w:cs="Tahoma"/>
          <w:sz w:val="22"/>
          <w:szCs w:val="22"/>
        </w:rPr>
        <w:t xml:space="preserve"> nos casos de sucessão causa mortis</w:t>
      </w:r>
      <w:r w:rsidR="0030272B">
        <w:rPr>
          <w:rFonts w:ascii="Tahoma" w:hAnsi="Tahoma" w:cs="Tahoma"/>
          <w:sz w:val="22"/>
          <w:szCs w:val="22"/>
        </w:rPr>
        <w:t xml:space="preserve"> dos</w:t>
      </w:r>
      <w:r w:rsidR="0030272B" w:rsidRPr="00277CED">
        <w:rPr>
          <w:rFonts w:ascii="Tahoma" w:hAnsi="Tahoma" w:cs="Tahoma"/>
          <w:sz w:val="22"/>
          <w:szCs w:val="22"/>
        </w:rPr>
        <w:t>(s) atual(</w:t>
      </w:r>
      <w:proofErr w:type="spellStart"/>
      <w:r w:rsidR="0030272B" w:rsidRPr="00277CED">
        <w:rPr>
          <w:rFonts w:ascii="Tahoma" w:hAnsi="Tahoma" w:cs="Tahoma"/>
          <w:sz w:val="22"/>
          <w:szCs w:val="22"/>
        </w:rPr>
        <w:t>is</w:t>
      </w:r>
      <w:proofErr w:type="spellEnd"/>
      <w:r w:rsidR="0030272B" w:rsidRPr="00277CED">
        <w:rPr>
          <w:rFonts w:ascii="Tahoma" w:hAnsi="Tahoma" w:cs="Tahoma"/>
          <w:sz w:val="22"/>
          <w:szCs w:val="22"/>
        </w:rPr>
        <w:t>) controlador(es) da Emissora</w:t>
      </w:r>
      <w:r w:rsidRPr="00277CED">
        <w:rPr>
          <w:rFonts w:ascii="Tahoma" w:hAnsi="Tahoma" w:cs="Tahoma"/>
          <w:sz w:val="22"/>
          <w:szCs w:val="22"/>
        </w:rPr>
        <w:t>;</w:t>
      </w:r>
    </w:p>
    <w:p w:rsidR="00902394" w:rsidRPr="00277CED" w:rsidRDefault="00902394" w:rsidP="009D6571">
      <w:pPr>
        <w:pStyle w:val="PargrafodaLista"/>
        <w:suppressAutoHyphens/>
        <w:rPr>
          <w:rFonts w:ascii="Tahoma" w:hAnsi="Tahoma" w:cs="Tahoma"/>
          <w:sz w:val="22"/>
          <w:szCs w:val="22"/>
        </w:rPr>
      </w:pPr>
    </w:p>
    <w:p w:rsidR="00783DA5" w:rsidRPr="00277CED" w:rsidRDefault="00783DA5"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descumprimento pela Emissora e/ou pelos Garantidores de qualquer obrigação não pecuniária prevista na presente Escritura de Emissão, e/ou nos Instrumentos de Garantia não sanada no período de </w:t>
      </w:r>
      <w:r>
        <w:rPr>
          <w:rFonts w:ascii="Tahoma" w:hAnsi="Tahoma" w:cs="Tahoma"/>
          <w:sz w:val="22"/>
          <w:szCs w:val="22"/>
        </w:rPr>
        <w:t>05</w:t>
      </w:r>
      <w:r w:rsidRPr="00277CED">
        <w:rPr>
          <w:rFonts w:ascii="Tahoma" w:hAnsi="Tahoma" w:cs="Tahoma"/>
          <w:sz w:val="22"/>
          <w:szCs w:val="22"/>
        </w:rPr>
        <w:t xml:space="preserve"> (</w:t>
      </w:r>
      <w:r>
        <w:rPr>
          <w:rFonts w:ascii="Tahoma" w:hAnsi="Tahoma" w:cs="Tahoma"/>
          <w:sz w:val="22"/>
          <w:szCs w:val="22"/>
        </w:rPr>
        <w:t>cinco</w:t>
      </w:r>
      <w:r w:rsidRPr="00277CED">
        <w:rPr>
          <w:rFonts w:ascii="Tahoma" w:hAnsi="Tahoma" w:cs="Tahoma"/>
          <w:sz w:val="22"/>
          <w:szCs w:val="22"/>
        </w:rPr>
        <w:t>) Dias</w:t>
      </w:r>
      <w:r>
        <w:rPr>
          <w:rFonts w:ascii="Tahoma" w:hAnsi="Tahoma" w:cs="Tahoma"/>
          <w:sz w:val="22"/>
          <w:szCs w:val="22"/>
        </w:rPr>
        <w:t xml:space="preserve"> Úteis</w:t>
      </w:r>
      <w:r w:rsidRPr="00277CED">
        <w:rPr>
          <w:rFonts w:ascii="Tahoma" w:hAnsi="Tahoma" w:cs="Tahoma"/>
          <w:sz w:val="22"/>
          <w:szCs w:val="22"/>
        </w:rPr>
        <w:t xml:space="preserve"> da sua ocorrência;</w:t>
      </w:r>
      <w:r w:rsidR="00FB55C1" w:rsidRPr="00FB55C1">
        <w:rPr>
          <w:rFonts w:ascii="Tahoma" w:hAnsi="Tahoma" w:cs="Tahoma"/>
          <w:sz w:val="22"/>
          <w:szCs w:val="22"/>
        </w:rPr>
        <w:t xml:space="preserve"> </w:t>
      </w:r>
    </w:p>
    <w:p w:rsidR="00783DA5" w:rsidRDefault="00783DA5" w:rsidP="00AC3B29">
      <w:pPr>
        <w:suppressAutoHyphens/>
        <w:autoSpaceDE w:val="0"/>
        <w:autoSpaceDN w:val="0"/>
        <w:adjustRightInd w:val="0"/>
        <w:spacing w:line="320" w:lineRule="exact"/>
        <w:ind w:left="567"/>
        <w:rPr>
          <w:rFonts w:ascii="Tahoma" w:hAnsi="Tahoma" w:cs="Tahoma"/>
          <w:sz w:val="22"/>
          <w:szCs w:val="22"/>
        </w:rPr>
      </w:pPr>
    </w:p>
    <w:p w:rsidR="00077037" w:rsidRDefault="00077037" w:rsidP="00A804C3">
      <w:pPr>
        <w:numPr>
          <w:ilvl w:val="0"/>
          <w:numId w:val="31"/>
        </w:numPr>
        <w:suppressAutoHyphens/>
        <w:spacing w:line="320" w:lineRule="exact"/>
        <w:ind w:left="567" w:hanging="567"/>
        <w:rPr>
          <w:rFonts w:ascii="Tahoma" w:hAnsi="Tahoma" w:cs="Tahoma"/>
          <w:sz w:val="22"/>
          <w:szCs w:val="22"/>
        </w:rPr>
      </w:pPr>
      <w:r w:rsidRPr="00077037">
        <w:rPr>
          <w:rFonts w:ascii="Tahoma" w:hAnsi="Tahoma" w:cs="Tahoma"/>
          <w:sz w:val="22"/>
          <w:szCs w:val="22"/>
        </w:rPr>
        <w:lastRenderedPageBreak/>
        <w:t>não cumprimento de qualquer laudo arbitral definitivo, decisão ou sentença judicial transitada em julgado contra a Emissora e/ou os Garantidores, no prazo definido para pagamento na referida decisão</w:t>
      </w:r>
      <w:r>
        <w:rPr>
          <w:rFonts w:ascii="Tahoma" w:hAnsi="Tahoma" w:cs="Tahoma"/>
          <w:sz w:val="22"/>
          <w:szCs w:val="22"/>
        </w:rPr>
        <w:t>;</w:t>
      </w:r>
    </w:p>
    <w:p w:rsidR="00077037" w:rsidRDefault="00077037" w:rsidP="00AC3B29">
      <w:pPr>
        <w:pStyle w:val="PargrafodaLista"/>
        <w:rPr>
          <w:rFonts w:ascii="Tahoma" w:hAnsi="Tahoma" w:cs="Tahoma"/>
          <w:sz w:val="22"/>
          <w:szCs w:val="22"/>
        </w:rPr>
      </w:pPr>
    </w:p>
    <w:p w:rsidR="00902394" w:rsidRPr="00277CED" w:rsidRDefault="00902394"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questionamento judicial, pela </w:t>
      </w:r>
      <w:r w:rsidR="00AE0871">
        <w:rPr>
          <w:rFonts w:ascii="Tahoma" w:hAnsi="Tahoma" w:cs="Tahoma"/>
          <w:sz w:val="22"/>
          <w:szCs w:val="22"/>
        </w:rPr>
        <w:t>Emissora</w:t>
      </w:r>
      <w:r w:rsidRPr="00277CED">
        <w:rPr>
          <w:rFonts w:ascii="Tahoma" w:hAnsi="Tahoma" w:cs="Tahoma"/>
          <w:sz w:val="22"/>
          <w:szCs w:val="22"/>
        </w:rPr>
        <w:t xml:space="preserve"> e/ou por qualquer dos Garantidores, e/ou por qualquer de suas controladoras, controladas e/ou coligadas da </w:t>
      </w:r>
      <w:r w:rsidR="00AE0871">
        <w:rPr>
          <w:rFonts w:ascii="Tahoma" w:hAnsi="Tahoma" w:cs="Tahoma"/>
          <w:sz w:val="22"/>
          <w:szCs w:val="22"/>
        </w:rPr>
        <w:t>Emissora</w:t>
      </w:r>
      <w:r w:rsidRPr="00277CED">
        <w:rPr>
          <w:rFonts w:ascii="Tahoma" w:hAnsi="Tahoma" w:cs="Tahoma"/>
          <w:sz w:val="22"/>
          <w:szCs w:val="22"/>
        </w:rPr>
        <w:t xml:space="preserve"> da Escritura de Emissão</w:t>
      </w:r>
      <w:r w:rsidR="00AE0871">
        <w:rPr>
          <w:rFonts w:ascii="Tahoma" w:hAnsi="Tahoma" w:cs="Tahoma"/>
          <w:sz w:val="22"/>
          <w:szCs w:val="22"/>
        </w:rPr>
        <w:t xml:space="preserve"> e/ou dos Instrumentos de Garantia</w:t>
      </w:r>
      <w:r w:rsidRPr="00277CED">
        <w:rPr>
          <w:rFonts w:ascii="Tahoma" w:hAnsi="Tahoma" w:cs="Tahoma"/>
          <w:sz w:val="22"/>
          <w:szCs w:val="22"/>
        </w:rPr>
        <w:t>;</w:t>
      </w:r>
    </w:p>
    <w:p w:rsidR="00902394" w:rsidRPr="00277CED" w:rsidRDefault="00902394" w:rsidP="009D6571">
      <w:pPr>
        <w:pStyle w:val="PargrafodaLista"/>
        <w:suppressAutoHyphens/>
        <w:rPr>
          <w:rFonts w:ascii="Tahoma" w:hAnsi="Tahoma" w:cs="Tahoma"/>
          <w:sz w:val="22"/>
          <w:szCs w:val="22"/>
        </w:rPr>
      </w:pPr>
    </w:p>
    <w:p w:rsidR="00902394" w:rsidRPr="00277CED" w:rsidRDefault="00902394"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questionamento judicial,</w:t>
      </w:r>
      <w:r w:rsidRPr="00277CED" w:rsidDel="008035B9">
        <w:rPr>
          <w:rFonts w:ascii="Tahoma" w:hAnsi="Tahoma" w:cs="Tahoma"/>
          <w:sz w:val="22"/>
          <w:szCs w:val="22"/>
        </w:rPr>
        <w:t xml:space="preserve"> </w:t>
      </w:r>
      <w:r w:rsidRPr="00277CED">
        <w:rPr>
          <w:rFonts w:ascii="Tahoma" w:hAnsi="Tahoma" w:cs="Tahoma"/>
          <w:sz w:val="22"/>
          <w:szCs w:val="22"/>
        </w:rPr>
        <w:t>por qualquer pessoa não mencionada no item (</w:t>
      </w:r>
      <w:r w:rsidR="003869D0">
        <w:rPr>
          <w:rFonts w:ascii="Tahoma" w:hAnsi="Tahoma" w:cs="Tahoma"/>
          <w:sz w:val="22"/>
          <w:szCs w:val="22"/>
        </w:rPr>
        <w:t>c</w:t>
      </w:r>
      <w:r w:rsidRPr="00277CED">
        <w:rPr>
          <w:rFonts w:ascii="Tahoma" w:hAnsi="Tahoma" w:cs="Tahoma"/>
          <w:sz w:val="22"/>
          <w:szCs w:val="22"/>
        </w:rPr>
        <w:t>) acima, da Escritura de Emissão</w:t>
      </w:r>
      <w:r w:rsidR="00AE0871">
        <w:rPr>
          <w:rFonts w:ascii="Tahoma" w:hAnsi="Tahoma" w:cs="Tahoma"/>
          <w:sz w:val="22"/>
          <w:szCs w:val="22"/>
        </w:rPr>
        <w:t xml:space="preserve"> e/ou dos Instrumentos de Garantia</w:t>
      </w:r>
      <w:r w:rsidRPr="00277CED">
        <w:rPr>
          <w:rFonts w:ascii="Tahoma" w:hAnsi="Tahoma" w:cs="Tahoma"/>
          <w:sz w:val="22"/>
          <w:szCs w:val="22"/>
        </w:rPr>
        <w:t>, não sanado</w:t>
      </w:r>
      <w:r w:rsidR="003869D0">
        <w:rPr>
          <w:rFonts w:ascii="Tahoma" w:hAnsi="Tahoma" w:cs="Tahoma"/>
          <w:sz w:val="22"/>
          <w:szCs w:val="22"/>
        </w:rPr>
        <w:t xml:space="preserve"> nos prazos legais,</w:t>
      </w:r>
      <w:r w:rsidRPr="00277CED">
        <w:rPr>
          <w:rFonts w:ascii="Tahoma" w:hAnsi="Tahoma" w:cs="Tahoma"/>
          <w:sz w:val="22"/>
          <w:szCs w:val="22"/>
        </w:rPr>
        <w:t xml:space="preserve"> l;</w:t>
      </w:r>
    </w:p>
    <w:p w:rsidR="006462A1" w:rsidRPr="00277CED" w:rsidRDefault="006462A1" w:rsidP="009D6571">
      <w:pPr>
        <w:pStyle w:val="PargrafodaLista"/>
        <w:suppressAutoHyphens/>
        <w:rPr>
          <w:rFonts w:ascii="Tahoma" w:hAnsi="Tahoma" w:cs="Tahoma"/>
          <w:sz w:val="22"/>
          <w:szCs w:val="22"/>
        </w:rPr>
      </w:pPr>
    </w:p>
    <w:p w:rsidR="006462A1" w:rsidRPr="00277CED" w:rsidRDefault="006462A1"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caso as Garantias previstas na Cláusula 6.23 abaixo tornem-se insuficientes e a Emissora não realize sua substituição e/ou reforço na forma do disposto no artigo 333, inciso III do Código Civil e nos respectivos Instrumentos de Garantia;</w:t>
      </w:r>
      <w:r w:rsidR="00C80F43" w:rsidRPr="00277CED">
        <w:rPr>
          <w:rFonts w:ascii="Tahoma" w:hAnsi="Tahoma" w:cs="Tahoma"/>
          <w:sz w:val="22"/>
          <w:szCs w:val="22"/>
        </w:rPr>
        <w:t xml:space="preserve"> </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caso a Fiança, por qualquer motivo, venha a deixar de ser válida ou deixe de ser oponível em relação a qualquer dos Garantidores, ou, ainda caso a Emissora, qualquer dos Fiadores ou quaisquer terceiros tentem praticar ou interpor, ou pratiquem ou interponham, quaisquer atos ou medidas, judiciais ou extrajudiciais, que objetivem anular, questionar, revisar, cancelar, repudiar, suspender ou invalidar a Fiança e/ou quaisquer das obrigações de qualquer dos </w:t>
      </w:r>
      <w:r w:rsidR="00AE0871">
        <w:rPr>
          <w:rFonts w:ascii="Tahoma" w:hAnsi="Tahoma" w:cs="Tahoma"/>
          <w:sz w:val="22"/>
          <w:szCs w:val="22"/>
        </w:rPr>
        <w:t>Garantidores</w:t>
      </w:r>
      <w:r w:rsidRPr="00277CED">
        <w:rPr>
          <w:rFonts w:ascii="Tahoma" w:hAnsi="Tahoma" w:cs="Tahoma"/>
          <w:sz w:val="22"/>
          <w:szCs w:val="22"/>
        </w:rPr>
        <w:t xml:space="preserve"> nos termos da presente Escritura de Emissão, conforme o caso;</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092BA4">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falecimento, interdição, prisão, incapacidade, insolvência, evento equivalente ou procedimento similar com relação a qualquer </w:t>
      </w:r>
      <w:r w:rsidR="00AE0871">
        <w:rPr>
          <w:rFonts w:ascii="Tahoma" w:hAnsi="Tahoma" w:cs="Tahoma"/>
          <w:sz w:val="22"/>
          <w:szCs w:val="22"/>
        </w:rPr>
        <w:t>Garantidor</w:t>
      </w:r>
      <w:r w:rsidRPr="00277CED">
        <w:rPr>
          <w:rFonts w:ascii="Tahoma" w:hAnsi="Tahoma" w:cs="Tahoma"/>
          <w:sz w:val="22"/>
          <w:szCs w:val="22"/>
        </w:rPr>
        <w:t xml:space="preserve">, sem a observância dos seguintes prazos e procedimentos: (i) indicação pela Emissora aos Debenturistas, para que estes tomem ciência do potencial fiador substituto idôneo, no prazo máximo de </w:t>
      </w:r>
      <w:r w:rsidR="00404069">
        <w:rPr>
          <w:rFonts w:ascii="Tahoma" w:hAnsi="Tahoma" w:cs="Tahoma"/>
          <w:sz w:val="22"/>
          <w:szCs w:val="22"/>
        </w:rPr>
        <w:t>10</w:t>
      </w:r>
      <w:r w:rsidR="00404069" w:rsidRPr="00277CED">
        <w:rPr>
          <w:rFonts w:ascii="Tahoma" w:hAnsi="Tahoma" w:cs="Tahoma"/>
          <w:sz w:val="22"/>
          <w:szCs w:val="22"/>
        </w:rPr>
        <w:t xml:space="preserve"> </w:t>
      </w:r>
      <w:r w:rsidRPr="00277CED">
        <w:rPr>
          <w:rFonts w:ascii="Tahoma" w:hAnsi="Tahoma" w:cs="Tahoma"/>
          <w:sz w:val="22"/>
          <w:szCs w:val="22"/>
        </w:rPr>
        <w:t xml:space="preserve">dias </w:t>
      </w:r>
      <w:r w:rsidR="00404069" w:rsidRPr="00277CED">
        <w:rPr>
          <w:rFonts w:ascii="Tahoma" w:hAnsi="Tahoma" w:cs="Tahoma"/>
          <w:sz w:val="22"/>
          <w:szCs w:val="22"/>
        </w:rPr>
        <w:t>(</w:t>
      </w:r>
      <w:r w:rsidR="00404069">
        <w:rPr>
          <w:rFonts w:ascii="Tahoma" w:hAnsi="Tahoma" w:cs="Tahoma"/>
          <w:sz w:val="22"/>
          <w:szCs w:val="22"/>
        </w:rPr>
        <w:t>dez</w:t>
      </w:r>
      <w:r w:rsidR="00404069" w:rsidRPr="00277CED">
        <w:rPr>
          <w:rFonts w:ascii="Tahoma" w:hAnsi="Tahoma" w:cs="Tahoma"/>
          <w:sz w:val="22"/>
          <w:szCs w:val="22"/>
        </w:rPr>
        <w:t xml:space="preserve">) </w:t>
      </w:r>
      <w:r w:rsidRPr="00277CED">
        <w:rPr>
          <w:rFonts w:ascii="Tahoma" w:hAnsi="Tahoma" w:cs="Tahoma"/>
          <w:sz w:val="22"/>
          <w:szCs w:val="22"/>
        </w:rPr>
        <w:t>dias, contados da ocorrência de um dos eventos citados no início deste item; (</w:t>
      </w:r>
      <w:proofErr w:type="spellStart"/>
      <w:r w:rsidRPr="00277CED">
        <w:rPr>
          <w:rFonts w:ascii="Tahoma" w:hAnsi="Tahoma" w:cs="Tahoma"/>
          <w:sz w:val="22"/>
          <w:szCs w:val="22"/>
        </w:rPr>
        <w:t>ii</w:t>
      </w:r>
      <w:proofErr w:type="spellEnd"/>
      <w:r w:rsidRPr="00277CED">
        <w:rPr>
          <w:rFonts w:ascii="Tahoma" w:hAnsi="Tahoma" w:cs="Tahoma"/>
          <w:sz w:val="22"/>
          <w:szCs w:val="22"/>
        </w:rPr>
        <w:t xml:space="preserve">) em até </w:t>
      </w:r>
      <w:r w:rsidR="00404069">
        <w:rPr>
          <w:rFonts w:ascii="Tahoma" w:hAnsi="Tahoma" w:cs="Tahoma"/>
          <w:sz w:val="22"/>
          <w:szCs w:val="22"/>
        </w:rPr>
        <w:t>5</w:t>
      </w:r>
      <w:r w:rsidR="00404069" w:rsidRPr="00277CED">
        <w:rPr>
          <w:rFonts w:ascii="Tahoma" w:hAnsi="Tahoma" w:cs="Tahoma"/>
          <w:sz w:val="22"/>
          <w:szCs w:val="22"/>
        </w:rPr>
        <w:t xml:space="preserve"> (</w:t>
      </w:r>
      <w:r w:rsidR="00404069">
        <w:rPr>
          <w:rFonts w:ascii="Tahoma" w:hAnsi="Tahoma" w:cs="Tahoma"/>
          <w:sz w:val="22"/>
          <w:szCs w:val="22"/>
        </w:rPr>
        <w:t>cinco</w:t>
      </w:r>
      <w:r w:rsidR="00404069" w:rsidRPr="00277CED">
        <w:rPr>
          <w:rFonts w:ascii="Tahoma" w:hAnsi="Tahoma" w:cs="Tahoma"/>
          <w:sz w:val="22"/>
          <w:szCs w:val="22"/>
        </w:rPr>
        <w:t xml:space="preserve">) </w:t>
      </w:r>
      <w:r w:rsidRPr="00277CED">
        <w:rPr>
          <w:rFonts w:ascii="Tahoma" w:hAnsi="Tahoma" w:cs="Tahoma"/>
          <w:sz w:val="22"/>
          <w:szCs w:val="22"/>
        </w:rPr>
        <w:t xml:space="preserve">dias após a indicação pela Emissora do novo fiador, deverá ser convocada Assembleia Geral de Debenturistas pelo Agente Fiduciário para formalização da aceitação ou não, pelos Debenturistas, do novo fiador ou coobrigada apresentado pela Emissora, nos termos da Cláusula </w:t>
      </w:r>
      <w:r w:rsidR="00906F58">
        <w:rPr>
          <w:rFonts w:ascii="Tahoma" w:hAnsi="Tahoma" w:cs="Tahoma"/>
          <w:sz w:val="22"/>
          <w:szCs w:val="22"/>
        </w:rPr>
        <w:t>Nona</w:t>
      </w:r>
      <w:r w:rsidRPr="00277CED">
        <w:rPr>
          <w:rFonts w:ascii="Tahoma" w:hAnsi="Tahoma" w:cs="Tahoma"/>
          <w:sz w:val="22"/>
          <w:szCs w:val="22"/>
        </w:rPr>
        <w:t xml:space="preserve"> desta Escritura de Emissão, observado que o novo fiador e/ou coobrigada deverá ter sido efetivamente substituído em até </w:t>
      </w:r>
      <w:r w:rsidR="00507C44">
        <w:rPr>
          <w:rFonts w:ascii="Tahoma" w:hAnsi="Tahoma" w:cs="Tahoma"/>
          <w:sz w:val="22"/>
          <w:szCs w:val="22"/>
        </w:rPr>
        <w:t>20</w:t>
      </w:r>
      <w:r w:rsidR="00507C44" w:rsidRPr="00277CED">
        <w:rPr>
          <w:rFonts w:ascii="Tahoma" w:hAnsi="Tahoma" w:cs="Tahoma"/>
          <w:sz w:val="22"/>
          <w:szCs w:val="22"/>
        </w:rPr>
        <w:t xml:space="preserve"> </w:t>
      </w:r>
      <w:r w:rsidR="00404069" w:rsidRPr="00277CED">
        <w:rPr>
          <w:rFonts w:ascii="Tahoma" w:hAnsi="Tahoma" w:cs="Tahoma"/>
          <w:sz w:val="22"/>
          <w:szCs w:val="22"/>
        </w:rPr>
        <w:t>(</w:t>
      </w:r>
      <w:r w:rsidR="00507C44">
        <w:rPr>
          <w:rFonts w:ascii="Tahoma" w:hAnsi="Tahoma" w:cs="Tahoma"/>
          <w:sz w:val="22"/>
          <w:szCs w:val="22"/>
        </w:rPr>
        <w:t>vinte</w:t>
      </w:r>
      <w:r w:rsidR="00404069" w:rsidRPr="00277CED">
        <w:rPr>
          <w:rFonts w:ascii="Tahoma" w:hAnsi="Tahoma" w:cs="Tahoma"/>
          <w:sz w:val="22"/>
          <w:szCs w:val="22"/>
        </w:rPr>
        <w:t xml:space="preserve">) </w:t>
      </w:r>
      <w:r w:rsidRPr="00277CED">
        <w:rPr>
          <w:rFonts w:ascii="Tahoma" w:hAnsi="Tahoma" w:cs="Tahoma"/>
          <w:sz w:val="22"/>
          <w:szCs w:val="22"/>
        </w:rPr>
        <w:t>dias contados da ocorrência de um dos eventos citados no início deste item</w:t>
      </w:r>
      <w:r w:rsidR="003869D0">
        <w:rPr>
          <w:rFonts w:ascii="Tahoma" w:hAnsi="Tahoma" w:cs="Tahoma"/>
          <w:sz w:val="22"/>
          <w:szCs w:val="22"/>
        </w:rPr>
        <w:t>, sendo certo que até a indicação de novo fiador aceito pela Assembleia Geral de Debenturistas, permanecerá o sucessor</w:t>
      </w:r>
      <w:r w:rsidR="001452B8">
        <w:rPr>
          <w:rFonts w:ascii="Tahoma" w:hAnsi="Tahoma" w:cs="Tahoma"/>
          <w:sz w:val="22"/>
          <w:szCs w:val="22"/>
        </w:rPr>
        <w:t>, quando aplicável,</w:t>
      </w:r>
      <w:r w:rsidR="003869D0">
        <w:rPr>
          <w:rFonts w:ascii="Tahoma" w:hAnsi="Tahoma" w:cs="Tahoma"/>
          <w:sz w:val="22"/>
          <w:szCs w:val="22"/>
        </w:rPr>
        <w:t xml:space="preserve"> obrigado nos termos da lei</w:t>
      </w:r>
      <w:r w:rsidRPr="00277CED">
        <w:rPr>
          <w:rFonts w:ascii="Tahoma" w:hAnsi="Tahoma" w:cs="Tahoma"/>
          <w:sz w:val="22"/>
          <w:szCs w:val="22"/>
        </w:rPr>
        <w:t>;</w:t>
      </w:r>
      <w:r w:rsidR="00FB55C1">
        <w:rPr>
          <w:rFonts w:ascii="Tahoma" w:hAnsi="Tahoma" w:cs="Tahoma"/>
          <w:sz w:val="22"/>
          <w:szCs w:val="22"/>
        </w:rPr>
        <w:t xml:space="preserve"> </w:t>
      </w:r>
    </w:p>
    <w:p w:rsidR="00EF533D" w:rsidRPr="00277CED" w:rsidRDefault="00EF533D" w:rsidP="009D6571">
      <w:pPr>
        <w:suppressAutoHyphens/>
        <w:autoSpaceDE w:val="0"/>
        <w:autoSpaceDN w:val="0"/>
        <w:adjustRightInd w:val="0"/>
        <w:spacing w:line="320" w:lineRule="exact"/>
        <w:ind w:left="567"/>
        <w:rPr>
          <w:rFonts w:ascii="Tahoma" w:hAnsi="Tahoma" w:cs="Tahoma"/>
          <w:b/>
          <w:sz w:val="22"/>
          <w:szCs w:val="22"/>
        </w:rPr>
      </w:pPr>
    </w:p>
    <w:p w:rsidR="00EF533D" w:rsidRPr="00277CED" w:rsidRDefault="00EF533D" w:rsidP="00A804C3">
      <w:pPr>
        <w:numPr>
          <w:ilvl w:val="0"/>
          <w:numId w:val="31"/>
        </w:numPr>
        <w:suppressAutoHyphens/>
        <w:spacing w:line="320" w:lineRule="exact"/>
        <w:ind w:left="567" w:hanging="567"/>
        <w:rPr>
          <w:rFonts w:ascii="Tahoma" w:hAnsi="Tahoma" w:cs="Tahoma"/>
          <w:b/>
          <w:sz w:val="22"/>
          <w:szCs w:val="22"/>
        </w:rPr>
      </w:pPr>
      <w:r w:rsidRPr="00277CED">
        <w:rPr>
          <w:rFonts w:ascii="Tahoma" w:hAnsi="Tahoma" w:cs="Tahoma"/>
          <w:sz w:val="22"/>
          <w:szCs w:val="22"/>
        </w:rPr>
        <w:t>caso a Hipoteca de Sétimo Grau (conforme definida no item 6.23.3 abaixo), não seja convertida em hipoteca de primeiro grau no prazo máximo de 30 (trinta) dias</w:t>
      </w:r>
      <w:r w:rsidR="00C10ABE" w:rsidRPr="00277CED">
        <w:rPr>
          <w:rFonts w:ascii="Tahoma" w:hAnsi="Tahoma" w:cs="Tahoma"/>
          <w:sz w:val="22"/>
          <w:szCs w:val="22"/>
        </w:rPr>
        <w:t xml:space="preserve"> corridos</w:t>
      </w:r>
      <w:r w:rsidRPr="00277CED">
        <w:rPr>
          <w:rFonts w:ascii="Tahoma" w:hAnsi="Tahoma" w:cs="Tahoma"/>
          <w:sz w:val="22"/>
          <w:szCs w:val="22"/>
        </w:rPr>
        <w:t xml:space="preserve"> contados da Data de </w:t>
      </w:r>
      <w:r w:rsidR="00BE4A2F">
        <w:rPr>
          <w:rFonts w:ascii="Tahoma" w:hAnsi="Tahoma" w:cs="Tahoma"/>
          <w:sz w:val="22"/>
          <w:szCs w:val="22"/>
        </w:rPr>
        <w:t>Liquidação</w:t>
      </w:r>
      <w:r w:rsidR="00301FD8" w:rsidRPr="00277CED">
        <w:rPr>
          <w:rFonts w:ascii="Tahoma" w:hAnsi="Tahoma" w:cs="Tahoma"/>
          <w:sz w:val="22"/>
          <w:szCs w:val="22"/>
        </w:rPr>
        <w:t xml:space="preserve"> </w:t>
      </w:r>
      <w:r w:rsidRPr="00277CED">
        <w:rPr>
          <w:rFonts w:ascii="Tahoma" w:hAnsi="Tahoma" w:cs="Tahoma"/>
          <w:sz w:val="22"/>
          <w:szCs w:val="22"/>
        </w:rPr>
        <w:t xml:space="preserve">das Debêntures, conforme previsto nesta Escritura de Emissão e na </w:t>
      </w:r>
      <w:r w:rsidR="0092783E">
        <w:rPr>
          <w:rFonts w:ascii="Tahoma" w:hAnsi="Tahoma" w:cs="Tahoma"/>
          <w:sz w:val="22"/>
          <w:szCs w:val="22"/>
        </w:rPr>
        <w:t xml:space="preserve">respectiva </w:t>
      </w:r>
      <w:r w:rsidRPr="00277CED">
        <w:rPr>
          <w:rFonts w:ascii="Tahoma" w:hAnsi="Tahoma" w:cs="Tahoma"/>
          <w:sz w:val="22"/>
          <w:szCs w:val="22"/>
        </w:rPr>
        <w:t>Escritura Pública de Garantia Hipotecária;</w:t>
      </w:r>
      <w:r w:rsidR="00C80F43" w:rsidRPr="00277CED">
        <w:rPr>
          <w:rFonts w:ascii="Tahoma" w:hAnsi="Tahoma" w:cs="Tahoma"/>
          <w:sz w:val="22"/>
          <w:szCs w:val="22"/>
        </w:rPr>
        <w:t xml:space="preserve"> </w:t>
      </w:r>
    </w:p>
    <w:p w:rsidR="00C10ABE" w:rsidRPr="00277CED" w:rsidRDefault="00C10ABE" w:rsidP="009D6571">
      <w:pPr>
        <w:pStyle w:val="PargrafodaLista"/>
        <w:suppressAutoHyphens/>
        <w:rPr>
          <w:rFonts w:ascii="Tahoma" w:hAnsi="Tahoma" w:cs="Tahoma"/>
          <w:sz w:val="22"/>
          <w:szCs w:val="22"/>
        </w:rPr>
      </w:pPr>
    </w:p>
    <w:p w:rsidR="00C10ABE" w:rsidRPr="00A804C3" w:rsidRDefault="00C10ABE"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ocorrência de</w:t>
      </w:r>
      <w:r w:rsidR="0009440A" w:rsidRPr="00277CED">
        <w:rPr>
          <w:rFonts w:ascii="Tahoma" w:hAnsi="Tahoma" w:cs="Tahoma"/>
          <w:sz w:val="22"/>
          <w:szCs w:val="22"/>
        </w:rPr>
        <w:t xml:space="preserve"> eventos ou situações que afetem, de modo relevante e adverso, a critério d</w:t>
      </w:r>
      <w:r w:rsidR="00301FD8">
        <w:rPr>
          <w:rFonts w:ascii="Tahoma" w:hAnsi="Tahoma" w:cs="Tahoma"/>
          <w:sz w:val="22"/>
          <w:szCs w:val="22"/>
        </w:rPr>
        <w:t>os Debenturistas</w:t>
      </w:r>
      <w:r w:rsidR="0009440A" w:rsidRPr="00277CED">
        <w:rPr>
          <w:rFonts w:ascii="Tahoma" w:hAnsi="Tahoma" w:cs="Tahoma"/>
          <w:sz w:val="22"/>
          <w:szCs w:val="22"/>
        </w:rPr>
        <w:t xml:space="preserve">, a </w:t>
      </w:r>
      <w:r w:rsidR="0009440A" w:rsidRPr="00A804C3">
        <w:rPr>
          <w:rFonts w:ascii="Tahoma" w:hAnsi="Tahoma" w:cs="Tahoma"/>
          <w:sz w:val="22"/>
          <w:szCs w:val="22"/>
        </w:rPr>
        <w:t xml:space="preserve">capacidade financeira e/ou operacional da Emissora e </w:t>
      </w:r>
      <w:r w:rsidRPr="00A804C3">
        <w:rPr>
          <w:rFonts w:ascii="Tahoma" w:hAnsi="Tahoma" w:cs="Tahoma"/>
          <w:sz w:val="22"/>
          <w:szCs w:val="22"/>
        </w:rPr>
        <w:t>impossibilite</w:t>
      </w:r>
      <w:r w:rsidR="0009440A" w:rsidRPr="00A804C3">
        <w:rPr>
          <w:rFonts w:ascii="Tahoma" w:hAnsi="Tahoma" w:cs="Tahoma"/>
          <w:sz w:val="22"/>
          <w:szCs w:val="22"/>
        </w:rPr>
        <w:t>m</w:t>
      </w:r>
      <w:r w:rsidRPr="00A804C3">
        <w:rPr>
          <w:rFonts w:ascii="Tahoma" w:hAnsi="Tahoma" w:cs="Tahoma"/>
          <w:sz w:val="22"/>
          <w:szCs w:val="22"/>
        </w:rPr>
        <w:t xml:space="preserve"> que a Emissora honre tempestivamente suas obrigações, pecuniárias ou não, relativas às Debêntures, decorrentes desta Escritura</w:t>
      </w:r>
      <w:r w:rsidR="0009440A" w:rsidRPr="00A804C3">
        <w:rPr>
          <w:rFonts w:ascii="Tahoma" w:hAnsi="Tahoma" w:cs="Tahoma"/>
          <w:sz w:val="22"/>
          <w:szCs w:val="22"/>
        </w:rPr>
        <w:t xml:space="preserve"> de Emissão (“</w:t>
      </w:r>
      <w:r w:rsidR="0009440A" w:rsidRPr="00A804C3">
        <w:rPr>
          <w:rFonts w:ascii="Tahoma" w:hAnsi="Tahoma" w:cs="Tahoma"/>
          <w:sz w:val="22"/>
          <w:szCs w:val="22"/>
          <w:u w:val="single"/>
        </w:rPr>
        <w:t>Mudança Adversa Relevante</w:t>
      </w:r>
      <w:r w:rsidR="0009440A" w:rsidRPr="00A804C3">
        <w:rPr>
          <w:rFonts w:ascii="Tahoma" w:hAnsi="Tahoma" w:cs="Tahoma"/>
          <w:sz w:val="22"/>
          <w:szCs w:val="22"/>
        </w:rPr>
        <w:t>”)</w:t>
      </w:r>
      <w:r w:rsidRPr="00A804C3">
        <w:rPr>
          <w:rFonts w:ascii="Tahoma" w:hAnsi="Tahoma" w:cs="Tahoma"/>
          <w:sz w:val="22"/>
          <w:szCs w:val="22"/>
        </w:rPr>
        <w:t>;</w:t>
      </w:r>
    </w:p>
    <w:p w:rsidR="00EF533D" w:rsidRPr="00A804C3" w:rsidRDefault="00EF533D" w:rsidP="009D6571">
      <w:pPr>
        <w:pStyle w:val="PargrafodaLista"/>
        <w:suppressAutoHyphens/>
        <w:rPr>
          <w:rFonts w:ascii="Tahoma" w:hAnsi="Tahoma" w:cs="Tahoma"/>
          <w:sz w:val="22"/>
          <w:szCs w:val="22"/>
        </w:rPr>
      </w:pPr>
    </w:p>
    <w:p w:rsidR="00EF533D" w:rsidRPr="00A804C3" w:rsidRDefault="00EF533D" w:rsidP="00A804C3">
      <w:pPr>
        <w:numPr>
          <w:ilvl w:val="0"/>
          <w:numId w:val="31"/>
        </w:numPr>
        <w:suppressAutoHyphens/>
        <w:spacing w:line="320" w:lineRule="exact"/>
        <w:ind w:left="567" w:hanging="567"/>
        <w:rPr>
          <w:rFonts w:ascii="Tahoma" w:hAnsi="Tahoma" w:cs="Tahoma"/>
          <w:sz w:val="22"/>
          <w:szCs w:val="22"/>
        </w:rPr>
      </w:pPr>
      <w:r w:rsidRPr="00A804C3">
        <w:rPr>
          <w:rFonts w:ascii="Tahoma" w:hAnsi="Tahoma" w:cs="Tahoma"/>
          <w:sz w:val="22"/>
          <w:szCs w:val="22"/>
        </w:rPr>
        <w:t>protesto legítimo de títulos contra a Emissora e/ou contra os Garantidores no mercado local ou internacional, em valor individual ou agregado, superior a R$</w:t>
      </w:r>
      <w:r w:rsidR="00AE0871" w:rsidRPr="00A804C3">
        <w:rPr>
          <w:rFonts w:ascii="Tahoma" w:hAnsi="Tahoma" w:cs="Tahoma"/>
          <w:sz w:val="22"/>
          <w:szCs w:val="22"/>
        </w:rPr>
        <w:t>3</w:t>
      </w:r>
      <w:r w:rsidRPr="00A804C3">
        <w:rPr>
          <w:rFonts w:ascii="Tahoma" w:hAnsi="Tahoma" w:cs="Tahoma"/>
          <w:sz w:val="22"/>
          <w:szCs w:val="22"/>
        </w:rPr>
        <w:t>.000.000,00 (</w:t>
      </w:r>
      <w:r w:rsidR="00AE0871" w:rsidRPr="00A804C3">
        <w:rPr>
          <w:rFonts w:ascii="Tahoma" w:hAnsi="Tahoma" w:cs="Tahoma"/>
          <w:sz w:val="22"/>
          <w:szCs w:val="22"/>
        </w:rPr>
        <w:t xml:space="preserve">três milhões </w:t>
      </w:r>
      <w:r w:rsidRPr="00A804C3">
        <w:rPr>
          <w:rFonts w:ascii="Tahoma" w:hAnsi="Tahoma" w:cs="Tahoma"/>
          <w:sz w:val="22"/>
          <w:szCs w:val="22"/>
        </w:rPr>
        <w:t>de reais), por cujo pagamento a Emissora e/ou os Garantidores seja responsável;</w:t>
      </w:r>
    </w:p>
    <w:p w:rsidR="00F66F55" w:rsidRPr="00A804C3" w:rsidRDefault="00F66F55" w:rsidP="009D6571">
      <w:pPr>
        <w:suppressAutoHyphens/>
        <w:autoSpaceDE w:val="0"/>
        <w:autoSpaceDN w:val="0"/>
        <w:adjustRightInd w:val="0"/>
        <w:spacing w:line="320" w:lineRule="exact"/>
        <w:ind w:left="567"/>
        <w:rPr>
          <w:rFonts w:ascii="Tahoma" w:hAnsi="Tahoma" w:cs="Tahoma"/>
          <w:sz w:val="22"/>
          <w:szCs w:val="22"/>
        </w:rPr>
      </w:pPr>
    </w:p>
    <w:p w:rsidR="00AD6D88" w:rsidRPr="00A804C3" w:rsidRDefault="00AD6D88" w:rsidP="00A804C3">
      <w:pPr>
        <w:numPr>
          <w:ilvl w:val="0"/>
          <w:numId w:val="31"/>
        </w:numPr>
        <w:suppressAutoHyphens/>
        <w:spacing w:line="320" w:lineRule="exact"/>
        <w:ind w:left="567" w:hanging="567"/>
        <w:rPr>
          <w:rFonts w:ascii="Tahoma" w:hAnsi="Tahoma" w:cs="Tahoma"/>
          <w:sz w:val="22"/>
          <w:szCs w:val="22"/>
        </w:rPr>
      </w:pPr>
      <w:r w:rsidRPr="00A804C3">
        <w:rPr>
          <w:rFonts w:ascii="Tahoma" w:hAnsi="Tahoma" w:cs="Tahoma"/>
          <w:sz w:val="22"/>
          <w:szCs w:val="22"/>
        </w:rPr>
        <w:t>arresto, sequestro ou penhora de bens da Emissora e/ou dos Garantidores, em valor igual ou superior, em montante individual ou agregado, a R$</w:t>
      </w:r>
      <w:r w:rsidR="00AE0871" w:rsidRPr="00A804C3">
        <w:rPr>
          <w:rFonts w:ascii="Tahoma" w:hAnsi="Tahoma" w:cs="Tahoma"/>
          <w:sz w:val="22"/>
          <w:szCs w:val="22"/>
        </w:rPr>
        <w:t>3</w:t>
      </w:r>
      <w:r w:rsidRPr="00A804C3">
        <w:rPr>
          <w:rFonts w:ascii="Tahoma" w:hAnsi="Tahoma" w:cs="Tahoma"/>
          <w:sz w:val="22"/>
          <w:szCs w:val="22"/>
        </w:rPr>
        <w:t>.000.000,00 (</w:t>
      </w:r>
      <w:r w:rsidR="00AE0871" w:rsidRPr="00A804C3">
        <w:rPr>
          <w:rFonts w:ascii="Tahoma" w:hAnsi="Tahoma" w:cs="Tahoma"/>
          <w:sz w:val="22"/>
          <w:szCs w:val="22"/>
        </w:rPr>
        <w:t xml:space="preserve">três milhões </w:t>
      </w:r>
      <w:r w:rsidRPr="00A804C3">
        <w:rPr>
          <w:rFonts w:ascii="Tahoma" w:hAnsi="Tahoma" w:cs="Tahoma"/>
          <w:sz w:val="22"/>
          <w:szCs w:val="22"/>
        </w:rPr>
        <w:t xml:space="preserve">de reais); </w:t>
      </w:r>
    </w:p>
    <w:p w:rsidR="00AD6D88" w:rsidRPr="00277CED" w:rsidRDefault="00AD6D88" w:rsidP="00BC21BC">
      <w:pPr>
        <w:pStyle w:val="PargrafodaLista"/>
        <w:rPr>
          <w:rFonts w:ascii="Tahoma" w:hAnsi="Tahoma" w:cs="Tahoma"/>
          <w:sz w:val="22"/>
          <w:szCs w:val="22"/>
        </w:rPr>
      </w:pPr>
    </w:p>
    <w:p w:rsidR="00FA567D" w:rsidRPr="00277CED" w:rsidRDefault="00FA567D"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existência de sentença condenatória transitada em julgado relativa à inobservância da legislação socioambiental, em especial, mas não se limitando, à legislação e regulamentação relacionadas à saúde e segurança ocupacional e ao meio ambiente, bem como, se</w:t>
      </w:r>
      <w:r w:rsidR="00D0390D">
        <w:rPr>
          <w:rFonts w:ascii="Tahoma" w:hAnsi="Tahoma" w:cs="Tahoma"/>
          <w:sz w:val="22"/>
          <w:szCs w:val="22"/>
        </w:rPr>
        <w:t xml:space="preserve"> forem feita</w:t>
      </w:r>
      <w:r w:rsidR="001452B8">
        <w:rPr>
          <w:rFonts w:ascii="Tahoma" w:hAnsi="Tahoma" w:cs="Tahoma"/>
          <w:sz w:val="22"/>
          <w:szCs w:val="22"/>
        </w:rPr>
        <w:t>s</w:t>
      </w:r>
      <w:r w:rsidR="00D0390D">
        <w:rPr>
          <w:rFonts w:ascii="Tahoma" w:hAnsi="Tahoma" w:cs="Tahoma"/>
          <w:sz w:val="22"/>
          <w:szCs w:val="22"/>
        </w:rPr>
        <w:t xml:space="preserve"> alegações contra</w:t>
      </w:r>
      <w:r w:rsidRPr="00277CED">
        <w:rPr>
          <w:rFonts w:ascii="Tahoma" w:hAnsi="Tahoma" w:cs="Tahoma"/>
          <w:sz w:val="22"/>
          <w:szCs w:val="22"/>
        </w:rPr>
        <w:t xml:space="preserve"> a Emissora, de qualquer forma,</w:t>
      </w:r>
      <w:r w:rsidR="00D0390D">
        <w:rPr>
          <w:rFonts w:ascii="Tahoma" w:hAnsi="Tahoma" w:cs="Tahoma"/>
          <w:sz w:val="22"/>
          <w:szCs w:val="22"/>
        </w:rPr>
        <w:t xml:space="preserve"> referentes</w:t>
      </w:r>
      <w:r w:rsidRPr="00277CED">
        <w:rPr>
          <w:rFonts w:ascii="Tahoma" w:hAnsi="Tahoma" w:cs="Tahoma"/>
          <w:sz w:val="22"/>
          <w:szCs w:val="22"/>
        </w:rPr>
        <w:t xml:space="preserve"> a prostituição ou </w:t>
      </w:r>
      <w:r w:rsidR="00CD5468">
        <w:rPr>
          <w:rFonts w:ascii="Tahoma" w:hAnsi="Tahoma" w:cs="Tahoma"/>
          <w:sz w:val="22"/>
          <w:szCs w:val="22"/>
        </w:rPr>
        <w:t>a utilização</w:t>
      </w:r>
      <w:r w:rsidR="00CD5468" w:rsidRPr="00277CED">
        <w:rPr>
          <w:rFonts w:ascii="Tahoma" w:hAnsi="Tahoma" w:cs="Tahoma"/>
          <w:sz w:val="22"/>
          <w:szCs w:val="22"/>
        </w:rPr>
        <w:t xml:space="preserve"> </w:t>
      </w:r>
      <w:r w:rsidRPr="00277CED">
        <w:rPr>
          <w:rFonts w:ascii="Tahoma" w:hAnsi="Tahoma" w:cs="Tahoma"/>
          <w:sz w:val="22"/>
          <w:szCs w:val="22"/>
        </w:rPr>
        <w:t>em suas atividades mão-de-obra infantil e/ou em condição análoga à de escravo;</w:t>
      </w:r>
      <w:r w:rsidR="00BC21BC">
        <w:rPr>
          <w:rFonts w:ascii="Tahoma" w:hAnsi="Tahoma" w:cs="Tahoma"/>
          <w:sz w:val="22"/>
          <w:szCs w:val="22"/>
        </w:rPr>
        <w:t xml:space="preserve"> </w:t>
      </w:r>
    </w:p>
    <w:p w:rsidR="00FA567D" w:rsidRPr="00277CED" w:rsidRDefault="00FA567D" w:rsidP="009D6571">
      <w:pPr>
        <w:suppressAutoHyphens/>
        <w:autoSpaceDE w:val="0"/>
        <w:autoSpaceDN w:val="0"/>
        <w:adjustRightInd w:val="0"/>
        <w:spacing w:line="320" w:lineRule="exact"/>
        <w:ind w:left="567"/>
        <w:rPr>
          <w:rFonts w:ascii="Tahoma" w:hAnsi="Tahoma" w:cs="Tahoma"/>
          <w:sz w:val="22"/>
          <w:szCs w:val="22"/>
        </w:rPr>
      </w:pPr>
    </w:p>
    <w:p w:rsidR="000E4DE0" w:rsidRPr="00277CED" w:rsidRDefault="00FA567D"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existência de sentença condenatória transitada em julgado relativamente à prática de atos, pela Emissora e, que importem em infringência à legislação que trata do combate à discriminação de raça ou de gênero, ao trabalho infantil ou ao trabalho escravo, assédio moral ou sexual ou crime contra o meio ambiente;</w:t>
      </w:r>
      <w:r w:rsidR="00BC21BC" w:rsidRPr="00BC21BC">
        <w:rPr>
          <w:rFonts w:ascii="Tahoma" w:hAnsi="Tahoma" w:cs="Tahoma"/>
          <w:sz w:val="22"/>
          <w:szCs w:val="22"/>
        </w:rPr>
        <w:t xml:space="preserve"> </w:t>
      </w:r>
    </w:p>
    <w:p w:rsidR="000E4DE0" w:rsidRPr="00277CED" w:rsidRDefault="000E4DE0" w:rsidP="009D6571">
      <w:pPr>
        <w:suppressAutoHyphens/>
        <w:autoSpaceDE w:val="0"/>
        <w:autoSpaceDN w:val="0"/>
        <w:adjustRightInd w:val="0"/>
        <w:spacing w:line="320" w:lineRule="exact"/>
        <w:ind w:left="567"/>
        <w:rPr>
          <w:rFonts w:ascii="Tahoma" w:hAnsi="Tahoma" w:cs="Tahoma"/>
          <w:sz w:val="22"/>
          <w:szCs w:val="22"/>
        </w:rPr>
      </w:pPr>
      <w:bookmarkStart w:id="9" w:name="_DV_M152"/>
      <w:bookmarkEnd w:id="9"/>
    </w:p>
    <w:p w:rsidR="00F66F55" w:rsidRPr="00277CED" w:rsidRDefault="00F66F55"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desapropriação, confisco ou qualquer outro ato de qualquer entidade governamental de qualquer jurisdição que resulte na perda, pela </w:t>
      </w:r>
      <w:r w:rsidR="008F35CC" w:rsidRPr="00277CED">
        <w:rPr>
          <w:rFonts w:ascii="Tahoma" w:hAnsi="Tahoma" w:cs="Tahoma"/>
          <w:sz w:val="22"/>
          <w:szCs w:val="22"/>
        </w:rPr>
        <w:t>Emissora</w:t>
      </w:r>
      <w:r w:rsidRPr="00277CED">
        <w:rPr>
          <w:rFonts w:ascii="Tahoma" w:hAnsi="Tahoma" w:cs="Tahoma"/>
          <w:sz w:val="22"/>
          <w:szCs w:val="22"/>
        </w:rPr>
        <w:t>, da propriedade e/ou da posse direta ou indireta de parte substancial de seus ativos;</w:t>
      </w:r>
    </w:p>
    <w:p w:rsidR="005C0C7F" w:rsidRPr="00277CED" w:rsidRDefault="005C0C7F" w:rsidP="009D6571">
      <w:pPr>
        <w:suppressAutoHyphens/>
        <w:autoSpaceDE w:val="0"/>
        <w:autoSpaceDN w:val="0"/>
        <w:adjustRightInd w:val="0"/>
        <w:spacing w:line="320" w:lineRule="exact"/>
        <w:ind w:left="567"/>
        <w:rPr>
          <w:rFonts w:ascii="Tahoma" w:hAnsi="Tahoma" w:cs="Tahoma"/>
          <w:sz w:val="22"/>
          <w:szCs w:val="22"/>
        </w:rPr>
      </w:pPr>
    </w:p>
    <w:p w:rsidR="00545658" w:rsidRPr="00277CED" w:rsidRDefault="00545658"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não obtenção, renovação, cancelamento, revogação</w:t>
      </w:r>
      <w:r w:rsidR="00FA567D" w:rsidRPr="00277CED">
        <w:rPr>
          <w:rFonts w:ascii="Tahoma" w:hAnsi="Tahoma" w:cs="Tahoma"/>
          <w:sz w:val="22"/>
          <w:szCs w:val="22"/>
        </w:rPr>
        <w:t xml:space="preserve"> ou suspensão de</w:t>
      </w:r>
      <w:r w:rsidRPr="00277CED">
        <w:rPr>
          <w:rFonts w:ascii="Tahoma" w:hAnsi="Tahoma" w:cs="Tahoma"/>
          <w:sz w:val="22"/>
          <w:szCs w:val="22"/>
        </w:rPr>
        <w:t xml:space="preserve"> autorizações, licenças e outorgas, inclusive as ambientais, exigidas para </w:t>
      </w:r>
      <w:r w:rsidR="0032190D" w:rsidRPr="00277CED">
        <w:rPr>
          <w:rFonts w:ascii="Tahoma" w:hAnsi="Tahoma" w:cs="Tahoma"/>
          <w:sz w:val="22"/>
          <w:szCs w:val="22"/>
        </w:rPr>
        <w:t xml:space="preserve">que a Emissora possa </w:t>
      </w:r>
      <w:r w:rsidRPr="00277CED">
        <w:rPr>
          <w:rFonts w:ascii="Tahoma" w:hAnsi="Tahoma" w:cs="Tahoma"/>
          <w:sz w:val="22"/>
          <w:szCs w:val="22"/>
        </w:rPr>
        <w:t>operar</w:t>
      </w:r>
      <w:r w:rsidR="006462A1" w:rsidRPr="00277CED">
        <w:rPr>
          <w:rFonts w:ascii="Tahoma" w:hAnsi="Tahoma" w:cs="Tahoma"/>
          <w:sz w:val="22"/>
          <w:szCs w:val="22"/>
        </w:rPr>
        <w:t xml:space="preserve"> </w:t>
      </w:r>
      <w:r w:rsidR="00FA567D" w:rsidRPr="00277CED">
        <w:rPr>
          <w:rFonts w:ascii="Tahoma" w:hAnsi="Tahoma" w:cs="Tahoma"/>
          <w:sz w:val="22"/>
          <w:szCs w:val="22"/>
        </w:rPr>
        <w:t xml:space="preserve">que afete o regular exercício das atividades desenvolvidas pela Emissora, </w:t>
      </w:r>
      <w:r w:rsidR="00FA567D" w:rsidRPr="00277CED">
        <w:rPr>
          <w:rFonts w:ascii="Tahoma" w:hAnsi="Tahoma" w:cs="Tahoma"/>
          <w:bCs/>
          <w:sz w:val="22"/>
          <w:szCs w:val="22"/>
        </w:rPr>
        <w:t xml:space="preserve">exceto se, dentro do prazo de </w:t>
      </w:r>
      <w:r w:rsidR="000D3495" w:rsidRPr="00277CED">
        <w:rPr>
          <w:rFonts w:ascii="Tahoma" w:hAnsi="Tahoma" w:cs="Tahoma"/>
          <w:bCs/>
          <w:sz w:val="22"/>
          <w:szCs w:val="22"/>
        </w:rPr>
        <w:t>1</w:t>
      </w:r>
      <w:r w:rsidR="000D3495">
        <w:rPr>
          <w:rFonts w:ascii="Tahoma" w:hAnsi="Tahoma" w:cs="Tahoma"/>
          <w:sz w:val="22"/>
          <w:szCs w:val="22"/>
        </w:rPr>
        <w:t>5</w:t>
      </w:r>
      <w:r w:rsidR="000D3495" w:rsidRPr="00277CED">
        <w:rPr>
          <w:rFonts w:ascii="Tahoma" w:hAnsi="Tahoma" w:cs="Tahoma"/>
          <w:sz w:val="22"/>
          <w:szCs w:val="22"/>
        </w:rPr>
        <w:t xml:space="preserve"> </w:t>
      </w:r>
      <w:r w:rsidR="00FA567D" w:rsidRPr="00277CED">
        <w:rPr>
          <w:rFonts w:ascii="Tahoma" w:hAnsi="Tahoma" w:cs="Tahoma"/>
          <w:sz w:val="22"/>
          <w:szCs w:val="22"/>
        </w:rPr>
        <w:t>(</w:t>
      </w:r>
      <w:r w:rsidR="000D3495">
        <w:rPr>
          <w:rFonts w:ascii="Tahoma" w:hAnsi="Tahoma" w:cs="Tahoma"/>
          <w:sz w:val="22"/>
          <w:szCs w:val="22"/>
        </w:rPr>
        <w:t>quinze</w:t>
      </w:r>
      <w:r w:rsidR="00FA567D" w:rsidRPr="00277CED">
        <w:rPr>
          <w:rFonts w:ascii="Tahoma" w:hAnsi="Tahoma" w:cs="Tahoma"/>
          <w:sz w:val="22"/>
          <w:szCs w:val="22"/>
        </w:rPr>
        <w:t>) dias</w:t>
      </w:r>
      <w:r w:rsidR="00FA567D" w:rsidRPr="00277CED">
        <w:rPr>
          <w:rFonts w:ascii="Tahoma" w:hAnsi="Tahoma" w:cs="Tahoma"/>
          <w:bCs/>
          <w:sz w:val="22"/>
          <w:szCs w:val="22"/>
        </w:rPr>
        <w:t xml:space="preserve"> a contar da data de tal não obtenção, renovação, cancelamento, revogação ou suspensão, a Emissora comprove a existência de provimento jurisdicional autorizando a regular continuidade de suas atividades até a renovação ou obtenção da referida licença, autorização ou outorga</w:t>
      </w:r>
      <w:r w:rsidRPr="00277CED">
        <w:rPr>
          <w:rFonts w:ascii="Tahoma" w:hAnsi="Tahoma" w:cs="Tahoma"/>
          <w:sz w:val="22"/>
          <w:szCs w:val="22"/>
        </w:rPr>
        <w:t>;</w:t>
      </w:r>
      <w:r w:rsidR="00FB55C1" w:rsidRPr="00FB55C1">
        <w:rPr>
          <w:rFonts w:ascii="Tahoma" w:hAnsi="Tahoma" w:cs="Tahoma"/>
          <w:sz w:val="22"/>
          <w:szCs w:val="22"/>
        </w:rPr>
        <w:t xml:space="preserve"> </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atuação da Emissora ou de qualquer um dos Garantidores, em desconformidade com as disposições da Lei n° 12.846, de 1 de agosto de 2013 (“</w:t>
      </w:r>
      <w:r w:rsidRPr="00277CED">
        <w:rPr>
          <w:rFonts w:ascii="Tahoma" w:hAnsi="Tahoma" w:cs="Tahoma"/>
          <w:sz w:val="22"/>
          <w:szCs w:val="22"/>
          <w:u w:val="single"/>
        </w:rPr>
        <w:t>Lei Anticorrupção</w:t>
      </w:r>
      <w:r w:rsidRPr="00277CED">
        <w:rPr>
          <w:rFonts w:ascii="Tahoma" w:hAnsi="Tahoma" w:cs="Tahoma"/>
          <w:sz w:val="22"/>
          <w:szCs w:val="22"/>
        </w:rPr>
        <w:t>”), apurada através de sentença judicial transitada em julgado</w:t>
      </w:r>
      <w:r w:rsidR="00494575" w:rsidRPr="00277CED">
        <w:rPr>
          <w:rFonts w:ascii="Tahoma" w:hAnsi="Tahoma" w:cs="Tahoma"/>
          <w:sz w:val="22"/>
          <w:szCs w:val="22"/>
        </w:rPr>
        <w:t>;</w:t>
      </w:r>
    </w:p>
    <w:p w:rsidR="00A20A32" w:rsidRPr="00277CED" w:rsidRDefault="00A20A32" w:rsidP="009D6571">
      <w:pPr>
        <w:suppressAutoHyphens/>
        <w:autoSpaceDE w:val="0"/>
        <w:autoSpaceDN w:val="0"/>
        <w:adjustRightInd w:val="0"/>
        <w:spacing w:line="320" w:lineRule="exact"/>
        <w:ind w:left="567"/>
        <w:rPr>
          <w:rFonts w:ascii="Tahoma" w:hAnsi="Tahoma" w:cs="Tahoma"/>
          <w:sz w:val="22"/>
          <w:szCs w:val="22"/>
        </w:rPr>
      </w:pPr>
    </w:p>
    <w:p w:rsidR="001806CE" w:rsidRPr="00277CED" w:rsidRDefault="002A1E6A"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caso provarem-se incompletas quaisquer das declarações prestadas pela Emissora e/ou pel</w:t>
      </w:r>
      <w:r w:rsidR="008F35CC" w:rsidRPr="00277CED">
        <w:rPr>
          <w:rFonts w:ascii="Tahoma" w:hAnsi="Tahoma" w:cs="Tahoma"/>
          <w:sz w:val="22"/>
          <w:szCs w:val="22"/>
        </w:rPr>
        <w:t>os</w:t>
      </w:r>
      <w:r w:rsidRPr="00277CED">
        <w:rPr>
          <w:rFonts w:ascii="Tahoma" w:hAnsi="Tahoma" w:cs="Tahoma"/>
          <w:sz w:val="22"/>
          <w:szCs w:val="22"/>
        </w:rPr>
        <w:t xml:space="preserve"> Garantidor</w:t>
      </w:r>
      <w:r w:rsidR="008F35CC" w:rsidRPr="00277CED">
        <w:rPr>
          <w:rFonts w:ascii="Tahoma" w:hAnsi="Tahoma" w:cs="Tahoma"/>
          <w:sz w:val="22"/>
          <w:szCs w:val="22"/>
        </w:rPr>
        <w:t>es</w:t>
      </w:r>
      <w:r w:rsidRPr="00277CED">
        <w:rPr>
          <w:rFonts w:ascii="Tahoma" w:hAnsi="Tahoma" w:cs="Tahoma"/>
          <w:sz w:val="22"/>
          <w:szCs w:val="22"/>
        </w:rPr>
        <w:t xml:space="preserve"> nesta Escritura de Emissão e/ou nos Instrumentos de Garantias</w:t>
      </w:r>
      <w:r w:rsidR="00311760" w:rsidRPr="00277CED">
        <w:rPr>
          <w:rFonts w:ascii="Tahoma" w:hAnsi="Tahoma" w:cs="Tahoma"/>
          <w:sz w:val="22"/>
          <w:szCs w:val="22"/>
        </w:rPr>
        <w:t>; e</w:t>
      </w:r>
    </w:p>
    <w:p w:rsidR="00672ECA" w:rsidRPr="00277CED" w:rsidRDefault="00672ECA" w:rsidP="009D6571">
      <w:pPr>
        <w:pStyle w:val="PargrafodaLista"/>
        <w:suppressAutoHyphens/>
        <w:rPr>
          <w:rFonts w:ascii="Tahoma" w:hAnsi="Tahoma" w:cs="Tahoma"/>
          <w:sz w:val="22"/>
          <w:szCs w:val="22"/>
        </w:rPr>
      </w:pPr>
    </w:p>
    <w:p w:rsidR="00672ECA" w:rsidRPr="00277CED" w:rsidRDefault="00672ECA" w:rsidP="00A804C3">
      <w:pPr>
        <w:numPr>
          <w:ilvl w:val="0"/>
          <w:numId w:val="31"/>
        </w:numPr>
        <w:suppressAutoHyphens/>
        <w:spacing w:line="320" w:lineRule="exact"/>
        <w:ind w:left="567" w:hanging="567"/>
        <w:rPr>
          <w:rFonts w:ascii="Tahoma" w:hAnsi="Tahoma" w:cs="Tahoma"/>
          <w:b/>
          <w:sz w:val="22"/>
          <w:szCs w:val="22"/>
        </w:rPr>
      </w:pPr>
      <w:r w:rsidRPr="00277CED">
        <w:rPr>
          <w:rFonts w:ascii="Tahoma" w:hAnsi="Tahoma" w:cs="Tahoma"/>
          <w:sz w:val="22"/>
          <w:szCs w:val="22"/>
        </w:rPr>
        <w:t>não observância pela Emissora dos seguintes índices financeiros</w:t>
      </w:r>
      <w:r w:rsidR="00077037">
        <w:rPr>
          <w:rFonts w:ascii="Tahoma" w:hAnsi="Tahoma" w:cs="Tahoma"/>
          <w:sz w:val="22"/>
          <w:szCs w:val="22"/>
        </w:rPr>
        <w:t xml:space="preserve"> a serem calculados anualmente</w:t>
      </w:r>
      <w:r w:rsidRPr="00277CED">
        <w:rPr>
          <w:rFonts w:ascii="Tahoma" w:hAnsi="Tahoma" w:cs="Tahoma"/>
          <w:sz w:val="22"/>
          <w:szCs w:val="22"/>
        </w:rPr>
        <w:t xml:space="preserve"> (“</w:t>
      </w:r>
      <w:r w:rsidRPr="00277CED">
        <w:rPr>
          <w:rFonts w:ascii="Tahoma" w:hAnsi="Tahoma" w:cs="Tahoma"/>
          <w:sz w:val="22"/>
          <w:szCs w:val="22"/>
          <w:u w:val="single"/>
        </w:rPr>
        <w:t>Índices Financeiros</w:t>
      </w:r>
      <w:r w:rsidRPr="00277CED">
        <w:rPr>
          <w:rFonts w:ascii="Tahoma" w:hAnsi="Tahoma" w:cs="Tahoma"/>
          <w:sz w:val="22"/>
          <w:szCs w:val="22"/>
        </w:rPr>
        <w:t>”): (i) da relação entre Dívida Líquida da Emissora e EBITDA da Emissora, igual ou menor que (a) 3,2 (três inteiros e dois centésimos) em Dezembro de 2014, (b) 3,0 (três) em Dezembro de 2015 e (c) 2,75 (dois inteiros e setenta e cinco centésimos) de Dezembro de 2016 em diante; (</w:t>
      </w:r>
      <w:proofErr w:type="spellStart"/>
      <w:r w:rsidRPr="00277CED">
        <w:rPr>
          <w:rFonts w:ascii="Tahoma" w:hAnsi="Tahoma" w:cs="Tahoma"/>
          <w:sz w:val="22"/>
          <w:szCs w:val="22"/>
        </w:rPr>
        <w:t>ii</w:t>
      </w:r>
      <w:proofErr w:type="spellEnd"/>
      <w:r w:rsidRPr="00277CED">
        <w:rPr>
          <w:rFonts w:ascii="Tahoma" w:hAnsi="Tahoma" w:cs="Tahoma"/>
          <w:sz w:val="22"/>
          <w:szCs w:val="22"/>
        </w:rPr>
        <w:t>) da relação entre ativo circulante da Emissora e passivo circulante da Emissora, maior ou igual a (a) 0,90 (noventa centés</w:t>
      </w:r>
      <w:r w:rsidR="007C198F">
        <w:rPr>
          <w:rFonts w:ascii="Tahoma" w:hAnsi="Tahoma" w:cs="Tahoma"/>
          <w:sz w:val="22"/>
          <w:szCs w:val="22"/>
        </w:rPr>
        <w:t>imos) em Dezembro de 2014 e (b) </w:t>
      </w:r>
      <w:r w:rsidRPr="00277CED">
        <w:rPr>
          <w:rFonts w:ascii="Tahoma" w:hAnsi="Tahoma" w:cs="Tahoma"/>
          <w:sz w:val="22"/>
          <w:szCs w:val="22"/>
        </w:rPr>
        <w:t>1,10 (um inteiro e dez centésimos) a partir de Dezembro de 2015 e (</w:t>
      </w:r>
      <w:proofErr w:type="spellStart"/>
      <w:r w:rsidRPr="00277CED">
        <w:rPr>
          <w:rFonts w:ascii="Tahoma" w:hAnsi="Tahoma" w:cs="Tahoma"/>
          <w:sz w:val="22"/>
          <w:szCs w:val="22"/>
        </w:rPr>
        <w:t>iii</w:t>
      </w:r>
      <w:proofErr w:type="spellEnd"/>
      <w:r w:rsidRPr="00277CED">
        <w:rPr>
          <w:rFonts w:ascii="Tahoma" w:hAnsi="Tahoma" w:cs="Tahoma"/>
          <w:sz w:val="22"/>
          <w:szCs w:val="22"/>
        </w:rPr>
        <w:t xml:space="preserve">) o total da Dívida Líquida </w:t>
      </w:r>
      <w:r w:rsidR="00AD6D88" w:rsidRPr="00277CED">
        <w:rPr>
          <w:rFonts w:ascii="Tahoma" w:hAnsi="Tahoma" w:cs="Tahoma"/>
          <w:sz w:val="22"/>
          <w:szCs w:val="22"/>
        </w:rPr>
        <w:t xml:space="preserve">da Emissora </w:t>
      </w:r>
      <w:r w:rsidRPr="00277CED">
        <w:rPr>
          <w:rFonts w:ascii="Tahoma" w:hAnsi="Tahoma" w:cs="Tahoma"/>
          <w:sz w:val="22"/>
          <w:szCs w:val="22"/>
        </w:rPr>
        <w:t xml:space="preserve">seja igual ou menor </w:t>
      </w:r>
      <w:r w:rsidR="00AD6D88" w:rsidRPr="00277CED">
        <w:rPr>
          <w:rFonts w:ascii="Tahoma" w:hAnsi="Tahoma" w:cs="Tahoma"/>
          <w:sz w:val="22"/>
          <w:szCs w:val="22"/>
        </w:rPr>
        <w:t>que</w:t>
      </w:r>
      <w:r w:rsidRPr="00277CED">
        <w:rPr>
          <w:rFonts w:ascii="Tahoma" w:hAnsi="Tahoma" w:cs="Tahoma"/>
          <w:sz w:val="22"/>
          <w:szCs w:val="22"/>
        </w:rPr>
        <w:t xml:space="preserve"> R$ 120.000.000,00 (cento e vinte milhões</w:t>
      </w:r>
      <w:r w:rsidR="000D3495">
        <w:rPr>
          <w:rFonts w:ascii="Tahoma" w:hAnsi="Tahoma" w:cs="Tahoma"/>
          <w:sz w:val="22"/>
          <w:szCs w:val="22"/>
        </w:rPr>
        <w:t xml:space="preserve"> de reais</w:t>
      </w:r>
      <w:r w:rsidRPr="00277CED">
        <w:rPr>
          <w:rFonts w:ascii="Tahoma" w:hAnsi="Tahoma" w:cs="Tahoma"/>
          <w:sz w:val="22"/>
          <w:szCs w:val="22"/>
        </w:rPr>
        <w:t>) durante todo o Prazo de Vigência das Debêntures. Os Índices Financeiros serão apurados a partir das demonstrações financeiras consolidadas</w:t>
      </w:r>
      <w:r w:rsidR="005C61AD" w:rsidRPr="00277CED">
        <w:rPr>
          <w:rFonts w:ascii="Tahoma" w:hAnsi="Tahoma" w:cs="Tahoma"/>
          <w:sz w:val="22"/>
          <w:szCs w:val="22"/>
        </w:rPr>
        <w:t xml:space="preserve"> e auditadas pelos</w:t>
      </w:r>
      <w:r w:rsidRPr="00277CED">
        <w:rPr>
          <w:rFonts w:ascii="Tahoma" w:hAnsi="Tahoma" w:cs="Tahoma"/>
          <w:sz w:val="22"/>
          <w:szCs w:val="22"/>
        </w:rPr>
        <w:t xml:space="preserve"> auditores independentes, e calculados de acordo com as práticas contábeis adotadas no Brasil, com base na Lei das Sociedades por Ações e nos procedimentos e interpretações emitidos pelo Comitê de Pronunciamentos Contábeis (“</w:t>
      </w:r>
      <w:r w:rsidRPr="00277CED">
        <w:rPr>
          <w:rFonts w:ascii="Tahoma" w:hAnsi="Tahoma" w:cs="Tahoma"/>
          <w:sz w:val="22"/>
          <w:szCs w:val="22"/>
          <w:u w:val="single"/>
        </w:rPr>
        <w:t>CPC</w:t>
      </w:r>
      <w:r w:rsidRPr="00277CED">
        <w:rPr>
          <w:rFonts w:ascii="Tahoma" w:hAnsi="Tahoma" w:cs="Tahoma"/>
          <w:sz w:val="22"/>
          <w:szCs w:val="22"/>
        </w:rPr>
        <w:t xml:space="preserve">”), a serem verificados </w:t>
      </w:r>
      <w:r w:rsidR="00AD6D88" w:rsidRPr="00277CED">
        <w:rPr>
          <w:rFonts w:ascii="Tahoma" w:hAnsi="Tahoma" w:cs="Tahoma"/>
          <w:sz w:val="22"/>
          <w:szCs w:val="22"/>
        </w:rPr>
        <w:t>anualmente</w:t>
      </w:r>
      <w:r w:rsidRPr="00277CED">
        <w:rPr>
          <w:rFonts w:ascii="Tahoma" w:hAnsi="Tahoma" w:cs="Tahoma"/>
          <w:sz w:val="22"/>
          <w:szCs w:val="22"/>
        </w:rPr>
        <w:t xml:space="preserve">, a partir de </w:t>
      </w:r>
      <w:r w:rsidR="007A5A4A">
        <w:rPr>
          <w:rFonts w:ascii="Tahoma" w:hAnsi="Tahoma" w:cs="Tahoma"/>
          <w:sz w:val="22"/>
          <w:szCs w:val="22"/>
        </w:rPr>
        <w:t>31</w:t>
      </w:r>
      <w:r w:rsidR="007A5A4A" w:rsidRPr="00277CED">
        <w:rPr>
          <w:rFonts w:ascii="Tahoma" w:hAnsi="Tahoma" w:cs="Tahoma"/>
          <w:sz w:val="22"/>
          <w:szCs w:val="22"/>
        </w:rPr>
        <w:t xml:space="preserve"> </w:t>
      </w:r>
      <w:r w:rsidR="00984DC2" w:rsidRPr="00277CED">
        <w:rPr>
          <w:rFonts w:ascii="Tahoma" w:hAnsi="Tahoma" w:cs="Tahoma"/>
          <w:sz w:val="22"/>
          <w:szCs w:val="22"/>
        </w:rPr>
        <w:t xml:space="preserve">de </w:t>
      </w:r>
      <w:r w:rsidR="007A5A4A">
        <w:rPr>
          <w:rFonts w:ascii="Tahoma" w:hAnsi="Tahoma" w:cs="Tahoma"/>
          <w:sz w:val="22"/>
          <w:szCs w:val="22"/>
        </w:rPr>
        <w:t>dezembro</w:t>
      </w:r>
      <w:r w:rsidR="007A5A4A" w:rsidRPr="00277CED">
        <w:rPr>
          <w:rFonts w:ascii="Tahoma" w:hAnsi="Tahoma" w:cs="Tahoma"/>
          <w:sz w:val="22"/>
          <w:szCs w:val="22"/>
        </w:rPr>
        <w:t xml:space="preserve"> </w:t>
      </w:r>
      <w:r w:rsidR="00984DC2" w:rsidRPr="00277CED">
        <w:rPr>
          <w:rFonts w:ascii="Tahoma" w:hAnsi="Tahoma" w:cs="Tahoma"/>
          <w:sz w:val="22"/>
          <w:szCs w:val="22"/>
        </w:rPr>
        <w:t>de 20</w:t>
      </w:r>
      <w:r w:rsidR="00C63631">
        <w:rPr>
          <w:rFonts w:ascii="Tahoma" w:hAnsi="Tahoma" w:cs="Tahoma"/>
          <w:sz w:val="22"/>
          <w:szCs w:val="22"/>
        </w:rPr>
        <w:t>1</w:t>
      </w:r>
      <w:r w:rsidR="007A5A4A">
        <w:rPr>
          <w:rFonts w:ascii="Tahoma" w:hAnsi="Tahoma" w:cs="Tahoma"/>
          <w:sz w:val="22"/>
          <w:szCs w:val="22"/>
        </w:rPr>
        <w:t>5</w:t>
      </w:r>
      <w:r w:rsidR="00AD6D88" w:rsidRPr="00277CED">
        <w:rPr>
          <w:rFonts w:ascii="Tahoma" w:hAnsi="Tahoma" w:cs="Tahoma"/>
          <w:sz w:val="22"/>
          <w:szCs w:val="22"/>
        </w:rPr>
        <w:t>.</w:t>
      </w:r>
    </w:p>
    <w:p w:rsidR="00AD6D88" w:rsidRPr="00277CED" w:rsidRDefault="00AD6D88" w:rsidP="009D6571">
      <w:pPr>
        <w:suppressAutoHyphens/>
        <w:autoSpaceDE w:val="0"/>
        <w:autoSpaceDN w:val="0"/>
        <w:adjustRightInd w:val="0"/>
        <w:spacing w:line="320" w:lineRule="exact"/>
        <w:ind w:left="567"/>
        <w:rPr>
          <w:rFonts w:ascii="Tahoma" w:hAnsi="Tahoma" w:cs="Tahoma"/>
          <w:b/>
          <w:sz w:val="22"/>
          <w:szCs w:val="22"/>
        </w:rPr>
      </w:pPr>
    </w:p>
    <w:p w:rsidR="00AD6D88" w:rsidRPr="00277CED" w:rsidRDefault="00AD6D88" w:rsidP="009D6571">
      <w:pPr>
        <w:widowControl w:val="0"/>
        <w:tabs>
          <w:tab w:val="left" w:pos="567"/>
          <w:tab w:val="left" w:pos="1276"/>
          <w:tab w:val="left" w:pos="2268"/>
        </w:tabs>
        <w:suppressAutoHyphens/>
        <w:spacing w:line="320" w:lineRule="exact"/>
        <w:ind w:left="2268" w:hanging="850"/>
        <w:rPr>
          <w:rFonts w:ascii="Tahoma" w:hAnsi="Tahoma" w:cs="Tahoma"/>
          <w:sz w:val="22"/>
          <w:szCs w:val="22"/>
        </w:rPr>
      </w:pPr>
      <w:r w:rsidRPr="00277CED">
        <w:rPr>
          <w:rFonts w:ascii="Tahoma" w:hAnsi="Tahoma" w:cs="Tahoma"/>
          <w:sz w:val="22"/>
          <w:szCs w:val="22"/>
        </w:rPr>
        <w:t>(</w:t>
      </w:r>
      <w:r w:rsidR="001B783B">
        <w:rPr>
          <w:rFonts w:ascii="Tahoma" w:hAnsi="Tahoma" w:cs="Tahoma"/>
          <w:sz w:val="22"/>
          <w:szCs w:val="22"/>
        </w:rPr>
        <w:t>u.</w:t>
      </w:r>
      <w:r w:rsidRPr="00277CED">
        <w:rPr>
          <w:rFonts w:ascii="Tahoma" w:hAnsi="Tahoma" w:cs="Tahoma"/>
          <w:sz w:val="22"/>
          <w:szCs w:val="22"/>
        </w:rPr>
        <w:t>1)</w:t>
      </w:r>
      <w:r w:rsidRPr="00277CED">
        <w:rPr>
          <w:rFonts w:ascii="Tahoma" w:hAnsi="Tahoma" w:cs="Tahoma"/>
          <w:sz w:val="22"/>
          <w:szCs w:val="22"/>
        </w:rPr>
        <w:tab/>
        <w:t xml:space="preserve">Para fins do presente item, aplicar-se-ão as seguintes definições: </w:t>
      </w:r>
    </w:p>
    <w:p w:rsidR="00AD6D88" w:rsidRPr="00277CED" w:rsidRDefault="00AD6D88" w:rsidP="009D6571">
      <w:pPr>
        <w:widowControl w:val="0"/>
        <w:tabs>
          <w:tab w:val="num" w:pos="540"/>
          <w:tab w:val="left" w:pos="2160"/>
        </w:tabs>
        <w:suppressAutoHyphens/>
        <w:spacing w:line="320" w:lineRule="exact"/>
        <w:ind w:left="2160" w:hanging="720"/>
        <w:rPr>
          <w:rFonts w:ascii="Tahoma" w:hAnsi="Tahoma" w:cs="Tahoma"/>
          <w:sz w:val="22"/>
          <w:szCs w:val="22"/>
        </w:rPr>
      </w:pPr>
    </w:p>
    <w:p w:rsidR="00AD6D88" w:rsidRPr="00277CED" w:rsidRDefault="00AD6D88" w:rsidP="009D6571">
      <w:pPr>
        <w:widowControl w:val="0"/>
        <w:tabs>
          <w:tab w:val="num" w:pos="540"/>
          <w:tab w:val="left" w:pos="2160"/>
        </w:tabs>
        <w:suppressAutoHyphens/>
        <w:spacing w:line="320" w:lineRule="exact"/>
        <w:ind w:left="2160" w:hanging="720"/>
        <w:rPr>
          <w:rFonts w:ascii="Tahoma" w:hAnsi="Tahoma" w:cs="Tahoma"/>
          <w:sz w:val="22"/>
          <w:szCs w:val="22"/>
          <w:highlight w:val="yellow"/>
        </w:rPr>
      </w:pPr>
      <w:r w:rsidRPr="00277CED">
        <w:rPr>
          <w:rFonts w:ascii="Tahoma" w:hAnsi="Tahoma" w:cs="Tahoma"/>
          <w:sz w:val="22"/>
          <w:szCs w:val="22"/>
        </w:rPr>
        <w:tab/>
        <w:t>“</w:t>
      </w:r>
      <w:r w:rsidRPr="00277CED">
        <w:rPr>
          <w:rFonts w:ascii="Tahoma" w:hAnsi="Tahoma" w:cs="Tahoma"/>
          <w:sz w:val="22"/>
          <w:szCs w:val="22"/>
          <w:u w:val="single"/>
        </w:rPr>
        <w:t>Dívida Líquida</w:t>
      </w:r>
      <w:r w:rsidRPr="00277CED">
        <w:rPr>
          <w:rFonts w:ascii="Tahoma" w:hAnsi="Tahoma" w:cs="Tahoma"/>
          <w:sz w:val="22"/>
          <w:szCs w:val="22"/>
        </w:rPr>
        <w:t>” significa, com base na última Demonstração Financeira da Emissora: (a) o somatório do valor de principal, juros e, quando devidos, encargos, inclusive os Encargos Moratórios, de empréstimos, financiamentos e obrigações por aquisições de bens (exceto compromissos com fornecedores, na aquisição a prazo de equipamentos, materiais e serviços, aluguéis de bens móveis e imóveis, entre outros, destinados às atividades operacionais da</w:t>
      </w:r>
      <w:r w:rsidR="007C198F">
        <w:rPr>
          <w:rFonts w:ascii="Tahoma" w:hAnsi="Tahoma" w:cs="Tahoma"/>
          <w:sz w:val="22"/>
          <w:szCs w:val="22"/>
        </w:rPr>
        <w:t xml:space="preserve"> Emissora), porém incluindo (i) </w:t>
      </w:r>
      <w:r w:rsidRPr="00277CED">
        <w:rPr>
          <w:rFonts w:ascii="Tahoma" w:hAnsi="Tahoma" w:cs="Tahoma"/>
          <w:sz w:val="22"/>
          <w:szCs w:val="22"/>
        </w:rPr>
        <w:t>operações financeiras com terceiros (exceto por obrigações assumidas com os governos federal, estadual ou municipal em decorrência de parcelamentos de tributos vigentes); (</w:t>
      </w:r>
      <w:proofErr w:type="spellStart"/>
      <w:r w:rsidRPr="00277CED">
        <w:rPr>
          <w:rFonts w:ascii="Tahoma" w:hAnsi="Tahoma" w:cs="Tahoma"/>
          <w:sz w:val="22"/>
          <w:szCs w:val="22"/>
        </w:rPr>
        <w:t>ii</w:t>
      </w:r>
      <w:proofErr w:type="spellEnd"/>
      <w:r w:rsidRPr="00277CED">
        <w:rPr>
          <w:rFonts w:ascii="Tahoma" w:hAnsi="Tahoma" w:cs="Tahoma"/>
          <w:sz w:val="22"/>
          <w:szCs w:val="22"/>
        </w:rPr>
        <w:t xml:space="preserve">) títulos de renda fixa, conversíveis ou não em ações, </w:t>
      </w:r>
      <w:r w:rsidRPr="00142C37">
        <w:rPr>
          <w:rFonts w:ascii="Tahoma" w:hAnsi="Tahoma" w:cs="Tahoma"/>
          <w:sz w:val="22"/>
          <w:szCs w:val="22"/>
        </w:rPr>
        <w:t>no mercado de capitais lo</w:t>
      </w:r>
      <w:r w:rsidR="007C198F" w:rsidRPr="00142C37">
        <w:rPr>
          <w:rFonts w:ascii="Tahoma" w:hAnsi="Tahoma" w:cs="Tahoma"/>
          <w:sz w:val="22"/>
          <w:szCs w:val="22"/>
        </w:rPr>
        <w:t>cal e/ou internacional; e (</w:t>
      </w:r>
      <w:proofErr w:type="spellStart"/>
      <w:r w:rsidR="007C198F" w:rsidRPr="00142C37">
        <w:rPr>
          <w:rFonts w:ascii="Tahoma" w:hAnsi="Tahoma" w:cs="Tahoma"/>
          <w:sz w:val="22"/>
          <w:szCs w:val="22"/>
        </w:rPr>
        <w:t>iii</w:t>
      </w:r>
      <w:proofErr w:type="spellEnd"/>
      <w:r w:rsidR="007C198F" w:rsidRPr="00142C37">
        <w:rPr>
          <w:rFonts w:ascii="Tahoma" w:hAnsi="Tahoma" w:cs="Tahoma"/>
          <w:sz w:val="22"/>
          <w:szCs w:val="22"/>
        </w:rPr>
        <w:t>) </w:t>
      </w:r>
      <w:r w:rsidRPr="00142C37">
        <w:rPr>
          <w:rFonts w:ascii="Tahoma" w:hAnsi="Tahoma" w:cs="Tahoma"/>
          <w:sz w:val="22"/>
          <w:szCs w:val="22"/>
        </w:rPr>
        <w:t>venda de recebíveis presentes (</w:t>
      </w:r>
      <w:proofErr w:type="spellStart"/>
      <w:r w:rsidRPr="00142C37">
        <w:rPr>
          <w:rFonts w:ascii="Tahoma" w:hAnsi="Tahoma" w:cs="Tahoma"/>
          <w:sz w:val="22"/>
          <w:szCs w:val="22"/>
        </w:rPr>
        <w:t>performados</w:t>
      </w:r>
      <w:proofErr w:type="spellEnd"/>
      <w:r w:rsidRPr="00142C37">
        <w:rPr>
          <w:rFonts w:ascii="Tahoma" w:hAnsi="Tahoma" w:cs="Tahoma"/>
          <w:sz w:val="22"/>
          <w:szCs w:val="22"/>
        </w:rPr>
        <w:t xml:space="preserve">), com coobrigação da </w:t>
      </w:r>
      <w:r w:rsidR="002B087E" w:rsidRPr="00142C37">
        <w:rPr>
          <w:rFonts w:ascii="Tahoma" w:hAnsi="Tahoma" w:cs="Tahoma"/>
          <w:sz w:val="22"/>
          <w:szCs w:val="22"/>
        </w:rPr>
        <w:t>Emissora</w:t>
      </w:r>
      <w:r w:rsidRPr="00142C37">
        <w:rPr>
          <w:rFonts w:ascii="Tahoma" w:hAnsi="Tahoma" w:cs="Tahoma"/>
          <w:sz w:val="22"/>
          <w:szCs w:val="22"/>
        </w:rPr>
        <w:t xml:space="preserve">, e de recebíveis futuros (não </w:t>
      </w:r>
      <w:proofErr w:type="spellStart"/>
      <w:r w:rsidRPr="00142C37">
        <w:rPr>
          <w:rFonts w:ascii="Tahoma" w:hAnsi="Tahoma" w:cs="Tahoma"/>
          <w:sz w:val="22"/>
          <w:szCs w:val="22"/>
        </w:rPr>
        <w:t>performados</w:t>
      </w:r>
      <w:proofErr w:type="spellEnd"/>
      <w:r w:rsidRPr="00142C37">
        <w:rPr>
          <w:rFonts w:ascii="Tahoma" w:hAnsi="Tahoma" w:cs="Tahoma"/>
          <w:sz w:val="22"/>
          <w:szCs w:val="22"/>
        </w:rPr>
        <w:t xml:space="preserve">), com ou sem coobrigação </w:t>
      </w:r>
      <w:r w:rsidR="002B087E" w:rsidRPr="00142C37">
        <w:rPr>
          <w:rFonts w:ascii="Tahoma" w:hAnsi="Tahoma" w:cs="Tahoma"/>
          <w:sz w:val="22"/>
          <w:szCs w:val="22"/>
        </w:rPr>
        <w:t>da Emissora</w:t>
      </w:r>
      <w:r w:rsidR="007C198F" w:rsidRPr="00142C37">
        <w:rPr>
          <w:rFonts w:ascii="Tahoma" w:hAnsi="Tahoma" w:cs="Tahoma"/>
          <w:sz w:val="22"/>
          <w:szCs w:val="22"/>
        </w:rPr>
        <w:t>; menos</w:t>
      </w:r>
      <w:r w:rsidR="007C198F">
        <w:rPr>
          <w:rFonts w:ascii="Tahoma" w:hAnsi="Tahoma" w:cs="Tahoma"/>
          <w:sz w:val="22"/>
          <w:szCs w:val="22"/>
        </w:rPr>
        <w:t xml:space="preserve"> (b) </w:t>
      </w:r>
      <w:r w:rsidRPr="00277CED">
        <w:rPr>
          <w:rFonts w:ascii="Tahoma" w:hAnsi="Tahoma" w:cs="Tahoma"/>
          <w:sz w:val="22"/>
          <w:szCs w:val="22"/>
        </w:rPr>
        <w:t>o somatório de caixa e disponibilidades; e</w:t>
      </w:r>
    </w:p>
    <w:p w:rsidR="00AD6D88" w:rsidRPr="00277CED" w:rsidRDefault="00AD6D88" w:rsidP="009D6571">
      <w:pPr>
        <w:widowControl w:val="0"/>
        <w:tabs>
          <w:tab w:val="num" w:pos="540"/>
          <w:tab w:val="left" w:pos="2160"/>
        </w:tabs>
        <w:suppressAutoHyphens/>
        <w:spacing w:line="320" w:lineRule="exact"/>
        <w:ind w:left="2160" w:hanging="720"/>
        <w:rPr>
          <w:rFonts w:ascii="Tahoma" w:hAnsi="Tahoma" w:cs="Tahoma"/>
          <w:sz w:val="22"/>
          <w:szCs w:val="22"/>
        </w:rPr>
      </w:pPr>
    </w:p>
    <w:p w:rsidR="00AD6D88" w:rsidRPr="00277CED" w:rsidRDefault="00AD6D88" w:rsidP="00A804C3">
      <w:pPr>
        <w:widowControl w:val="0"/>
        <w:tabs>
          <w:tab w:val="left" w:pos="567"/>
          <w:tab w:val="left" w:pos="1276"/>
          <w:tab w:val="left" w:pos="2268"/>
        </w:tabs>
        <w:suppressAutoHyphens/>
        <w:spacing w:line="320" w:lineRule="exact"/>
        <w:ind w:left="2127" w:hanging="709"/>
        <w:rPr>
          <w:rFonts w:ascii="Tahoma" w:hAnsi="Tahoma" w:cs="Tahoma"/>
          <w:b/>
          <w:sz w:val="22"/>
          <w:szCs w:val="22"/>
        </w:rPr>
      </w:pPr>
      <w:r w:rsidRPr="00277CED">
        <w:rPr>
          <w:rFonts w:ascii="Tahoma" w:hAnsi="Tahoma" w:cs="Tahoma"/>
          <w:sz w:val="22"/>
          <w:szCs w:val="22"/>
        </w:rPr>
        <w:tab/>
        <w:t>“</w:t>
      </w:r>
      <w:r w:rsidRPr="00277CED">
        <w:rPr>
          <w:rFonts w:ascii="Tahoma" w:hAnsi="Tahoma" w:cs="Tahoma"/>
          <w:sz w:val="22"/>
          <w:szCs w:val="22"/>
          <w:u w:val="single"/>
        </w:rPr>
        <w:t>EBITDA</w:t>
      </w:r>
      <w:r w:rsidRPr="00277CED">
        <w:rPr>
          <w:rFonts w:ascii="Tahoma" w:hAnsi="Tahoma" w:cs="Tahoma"/>
          <w:sz w:val="22"/>
          <w:szCs w:val="22"/>
        </w:rPr>
        <w:t xml:space="preserve">” significa </w:t>
      </w:r>
      <w:r w:rsidR="00562BD6">
        <w:rPr>
          <w:rFonts w:ascii="Tahoma" w:hAnsi="Tahoma" w:cs="Tahoma"/>
          <w:sz w:val="22"/>
          <w:szCs w:val="22"/>
        </w:rPr>
        <w:t xml:space="preserve">o </w:t>
      </w:r>
      <w:r w:rsidR="00562BD6" w:rsidRPr="00562BD6">
        <w:rPr>
          <w:rFonts w:ascii="Tahoma" w:hAnsi="Tahoma" w:cs="Tahoma"/>
          <w:sz w:val="22"/>
          <w:szCs w:val="22"/>
        </w:rPr>
        <w:t>resultado relativo aos 12 meses anteriores à data de apuração</w:t>
      </w:r>
      <w:r w:rsidR="00562BD6">
        <w:rPr>
          <w:rFonts w:ascii="Tahoma" w:hAnsi="Tahoma" w:cs="Tahoma"/>
          <w:sz w:val="22"/>
          <w:szCs w:val="22"/>
        </w:rPr>
        <w:t xml:space="preserve"> com </w:t>
      </w:r>
      <w:r w:rsidRPr="00277CED">
        <w:rPr>
          <w:rFonts w:ascii="Tahoma" w:hAnsi="Tahoma" w:cs="Tahoma"/>
          <w:sz w:val="22"/>
          <w:szCs w:val="22"/>
        </w:rPr>
        <w:t>base na última Demonstração Finan</w:t>
      </w:r>
      <w:r w:rsidR="002B087E" w:rsidRPr="00277CED">
        <w:rPr>
          <w:rFonts w:ascii="Tahoma" w:hAnsi="Tahoma" w:cs="Tahoma"/>
          <w:sz w:val="22"/>
          <w:szCs w:val="22"/>
        </w:rPr>
        <w:t xml:space="preserve">ceira </w:t>
      </w:r>
      <w:r w:rsidRPr="00277CED">
        <w:rPr>
          <w:rFonts w:ascii="Tahoma" w:hAnsi="Tahoma" w:cs="Tahoma"/>
          <w:sz w:val="22"/>
          <w:szCs w:val="22"/>
        </w:rPr>
        <w:t xml:space="preserve">da Emissora: o lucro ou o prejuízo líquido, antes da contribuição social e do imposto de </w:t>
      </w:r>
      <w:r w:rsidRPr="00277CED">
        <w:rPr>
          <w:rFonts w:ascii="Tahoma" w:hAnsi="Tahoma" w:cs="Tahoma"/>
          <w:sz w:val="22"/>
          <w:szCs w:val="22"/>
        </w:rPr>
        <w:lastRenderedPageBreak/>
        <w:t xml:space="preserve">renda, subtraindo-se as receitas e adicionando-se as despesas geradas pelos resultados financeiros e não </w:t>
      </w:r>
      <w:proofErr w:type="gramStart"/>
      <w:r w:rsidRPr="00277CED">
        <w:rPr>
          <w:rFonts w:ascii="Tahoma" w:hAnsi="Tahoma" w:cs="Tahoma"/>
          <w:sz w:val="22"/>
          <w:szCs w:val="22"/>
        </w:rPr>
        <w:t>operacionais, depreciação e amortização</w:t>
      </w:r>
      <w:proofErr w:type="gramEnd"/>
      <w:r w:rsidRPr="00277CED">
        <w:rPr>
          <w:rFonts w:ascii="Tahoma" w:hAnsi="Tahoma" w:cs="Tahoma"/>
          <w:sz w:val="22"/>
          <w:szCs w:val="22"/>
        </w:rPr>
        <w:t xml:space="preserve"> e resultados não recorrentes.</w:t>
      </w:r>
      <w:r w:rsidR="002B087E" w:rsidRPr="00277CED">
        <w:rPr>
          <w:rFonts w:ascii="Tahoma" w:hAnsi="Tahoma" w:cs="Tahoma"/>
          <w:sz w:val="22"/>
          <w:szCs w:val="22"/>
        </w:rPr>
        <w:t xml:space="preserve"> </w:t>
      </w:r>
    </w:p>
    <w:p w:rsidR="00984DC2" w:rsidRPr="00277CED" w:rsidRDefault="00984DC2" w:rsidP="009D6571">
      <w:pPr>
        <w:suppressAutoHyphens/>
        <w:autoSpaceDE w:val="0"/>
        <w:autoSpaceDN w:val="0"/>
        <w:adjustRightInd w:val="0"/>
        <w:spacing w:line="320" w:lineRule="exact"/>
        <w:ind w:left="567"/>
        <w:rPr>
          <w:rFonts w:ascii="Tahoma" w:hAnsi="Tahoma" w:cs="Tahoma"/>
          <w:b/>
          <w:sz w:val="22"/>
          <w:szCs w:val="22"/>
        </w:rPr>
      </w:pPr>
    </w:p>
    <w:p w:rsidR="008400C4" w:rsidRPr="00277CED" w:rsidRDefault="00984DC2" w:rsidP="009D6571">
      <w:pPr>
        <w:tabs>
          <w:tab w:val="left" w:pos="1134"/>
        </w:tabs>
        <w:suppressAutoHyphens/>
        <w:spacing w:line="320" w:lineRule="exact"/>
        <w:rPr>
          <w:rFonts w:ascii="Tahoma" w:hAnsi="Tahoma" w:cs="Tahoma"/>
          <w:sz w:val="22"/>
          <w:szCs w:val="22"/>
        </w:rPr>
      </w:pPr>
      <w:r w:rsidRPr="00277CED">
        <w:rPr>
          <w:rFonts w:ascii="Tahoma" w:hAnsi="Tahoma" w:cs="Tahoma"/>
          <w:sz w:val="22"/>
          <w:szCs w:val="22"/>
        </w:rPr>
        <w:t>6.19</w:t>
      </w:r>
      <w:r w:rsidR="008400C4" w:rsidRPr="00277CED">
        <w:rPr>
          <w:rFonts w:ascii="Tahoma" w:hAnsi="Tahoma" w:cs="Tahoma"/>
          <w:sz w:val="22"/>
          <w:szCs w:val="22"/>
        </w:rPr>
        <w:t>.3.</w:t>
      </w:r>
      <w:r w:rsidR="00F04B92">
        <w:rPr>
          <w:rFonts w:ascii="Tahoma" w:hAnsi="Tahoma" w:cs="Tahoma"/>
          <w:sz w:val="22"/>
          <w:szCs w:val="22"/>
        </w:rPr>
        <w:t>1.</w:t>
      </w:r>
      <w:r w:rsidR="00F04B92" w:rsidRPr="00277CED">
        <w:rPr>
          <w:rFonts w:ascii="Tahoma" w:hAnsi="Tahoma" w:cs="Tahoma"/>
          <w:sz w:val="22"/>
          <w:szCs w:val="22"/>
        </w:rPr>
        <w:t xml:space="preserve"> </w:t>
      </w:r>
      <w:r w:rsidR="008400C4" w:rsidRPr="00277CED">
        <w:rPr>
          <w:rFonts w:ascii="Tahoma" w:hAnsi="Tahoma" w:cs="Tahoma"/>
          <w:sz w:val="22"/>
          <w:szCs w:val="22"/>
        </w:rPr>
        <w:t>Na ocorrência de qualquer Evento de Vencimento Antecipado Não-Automático</w:t>
      </w:r>
      <w:r w:rsidR="002B087E" w:rsidRPr="00277CED">
        <w:rPr>
          <w:rFonts w:ascii="Tahoma" w:hAnsi="Tahoma" w:cs="Tahoma"/>
          <w:sz w:val="22"/>
          <w:szCs w:val="22"/>
        </w:rPr>
        <w:t>,</w:t>
      </w:r>
      <w:r w:rsidR="008400C4" w:rsidRPr="00277CED">
        <w:rPr>
          <w:rFonts w:ascii="Tahoma" w:hAnsi="Tahoma" w:cs="Tahoma"/>
          <w:sz w:val="22"/>
          <w:szCs w:val="22"/>
        </w:rPr>
        <w:t xml:space="preserve"> o Agente Fiduciário deverá </w:t>
      </w:r>
      <w:r w:rsidR="00C3722A" w:rsidRPr="00277CED">
        <w:rPr>
          <w:rFonts w:ascii="Tahoma" w:hAnsi="Tahoma" w:cs="Tahoma"/>
          <w:sz w:val="22"/>
          <w:szCs w:val="22"/>
        </w:rPr>
        <w:t>convocar</w:t>
      </w:r>
      <w:r w:rsidR="008400C4" w:rsidRPr="00277CED">
        <w:rPr>
          <w:rFonts w:ascii="Tahoma" w:hAnsi="Tahoma" w:cs="Tahoma"/>
          <w:sz w:val="22"/>
          <w:szCs w:val="22"/>
        </w:rPr>
        <w:t xml:space="preserve"> Assembleia Geral de Debenturistas (conforme definida abaixo), conforme previsto na Cláusula Sétima abaixo, no prazo de 2 (dois) </w:t>
      </w:r>
      <w:r w:rsidR="008F35CC" w:rsidRPr="00277CED">
        <w:rPr>
          <w:rFonts w:ascii="Tahoma" w:hAnsi="Tahoma" w:cs="Tahoma"/>
          <w:sz w:val="22"/>
          <w:szCs w:val="22"/>
        </w:rPr>
        <w:t xml:space="preserve">dias úteis </w:t>
      </w:r>
      <w:r w:rsidR="008400C4" w:rsidRPr="00277CED">
        <w:rPr>
          <w:rFonts w:ascii="Tahoma" w:hAnsi="Tahoma" w:cs="Tahoma"/>
          <w:sz w:val="22"/>
          <w:szCs w:val="22"/>
        </w:rPr>
        <w:t>a contar da data em</w:t>
      </w:r>
      <w:r w:rsidR="007C5832" w:rsidRPr="00277CED">
        <w:rPr>
          <w:rFonts w:ascii="Tahoma" w:hAnsi="Tahoma" w:cs="Tahoma"/>
          <w:sz w:val="22"/>
          <w:szCs w:val="22"/>
        </w:rPr>
        <w:t xml:space="preserve"> que tomar ciência do Evento de Vencimento Antecipado Não-Automático ou</w:t>
      </w:r>
      <w:r w:rsidR="008400C4" w:rsidRPr="00277CED">
        <w:rPr>
          <w:rFonts w:ascii="Tahoma" w:hAnsi="Tahoma" w:cs="Tahoma"/>
          <w:sz w:val="22"/>
          <w:szCs w:val="22"/>
        </w:rPr>
        <w:t xml:space="preserve"> for </w:t>
      </w:r>
      <w:r w:rsidR="007C5832" w:rsidRPr="00277CED">
        <w:rPr>
          <w:rFonts w:ascii="Tahoma" w:hAnsi="Tahoma" w:cs="Tahoma"/>
          <w:sz w:val="22"/>
          <w:szCs w:val="22"/>
        </w:rPr>
        <w:t>assim informado</w:t>
      </w:r>
      <w:r w:rsidR="00CD1680" w:rsidRPr="00277CED">
        <w:rPr>
          <w:rFonts w:ascii="Tahoma" w:hAnsi="Tahoma" w:cs="Tahoma"/>
          <w:sz w:val="22"/>
          <w:szCs w:val="22"/>
        </w:rPr>
        <w:t xml:space="preserve"> </w:t>
      </w:r>
      <w:r w:rsidR="008400C4" w:rsidRPr="00277CED">
        <w:rPr>
          <w:rFonts w:ascii="Tahoma" w:hAnsi="Tahoma" w:cs="Tahoma"/>
          <w:sz w:val="22"/>
          <w:szCs w:val="22"/>
        </w:rPr>
        <w:t>por quaisquer dos Debenturistas ou pela Emissora, para deliberar sobre a eventual não decretação de vencimento antecipado das Debêntures.</w:t>
      </w:r>
      <w:r w:rsidR="000C4F05" w:rsidRPr="00277CED">
        <w:rPr>
          <w:rFonts w:ascii="Tahoma" w:hAnsi="Tahoma" w:cs="Tahoma"/>
          <w:sz w:val="22"/>
          <w:szCs w:val="22"/>
        </w:rPr>
        <w:t xml:space="preserve"> </w:t>
      </w:r>
    </w:p>
    <w:p w:rsidR="00F42485" w:rsidRPr="00277CED" w:rsidRDefault="00F42485" w:rsidP="009D6571">
      <w:pPr>
        <w:suppressAutoHyphens/>
        <w:spacing w:line="320" w:lineRule="exact"/>
        <w:rPr>
          <w:rStyle w:val="DeltaViewInsertion"/>
          <w:rFonts w:ascii="Tahoma" w:hAnsi="Tahoma" w:cs="Tahoma"/>
          <w:color w:val="auto"/>
          <w:sz w:val="22"/>
          <w:szCs w:val="22"/>
          <w:u w:val="none"/>
        </w:rPr>
      </w:pPr>
    </w:p>
    <w:p w:rsidR="00074994" w:rsidRPr="00277CED" w:rsidRDefault="00AC089B" w:rsidP="009D6571">
      <w:pPr>
        <w:suppressAutoHyphens/>
        <w:autoSpaceDE w:val="0"/>
        <w:autoSpaceDN w:val="0"/>
        <w:adjustRightInd w:val="0"/>
        <w:spacing w:line="320" w:lineRule="exact"/>
        <w:rPr>
          <w:rStyle w:val="DeltaViewInsertion"/>
          <w:rFonts w:ascii="Tahoma" w:hAnsi="Tahoma" w:cs="Tahoma"/>
          <w:color w:val="auto"/>
          <w:sz w:val="22"/>
          <w:szCs w:val="22"/>
          <w:u w:val="none"/>
        </w:rPr>
      </w:pPr>
      <w:r w:rsidRPr="00277CED">
        <w:rPr>
          <w:rStyle w:val="DeltaViewInsertion"/>
          <w:rFonts w:ascii="Tahoma" w:hAnsi="Tahoma" w:cs="Tahoma"/>
          <w:color w:val="auto"/>
          <w:sz w:val="22"/>
          <w:szCs w:val="22"/>
          <w:u w:val="none"/>
        </w:rPr>
        <w:t>6.</w:t>
      </w:r>
      <w:r w:rsidR="00984DC2" w:rsidRPr="00277CED">
        <w:rPr>
          <w:rStyle w:val="DeltaViewInsertion"/>
          <w:rFonts w:ascii="Tahoma" w:hAnsi="Tahoma" w:cs="Tahoma"/>
          <w:color w:val="auto"/>
          <w:sz w:val="22"/>
          <w:szCs w:val="22"/>
          <w:u w:val="none"/>
        </w:rPr>
        <w:t>19</w:t>
      </w:r>
      <w:r w:rsidR="00F05D02" w:rsidRPr="00277CED">
        <w:rPr>
          <w:rStyle w:val="DeltaViewInsertion"/>
          <w:rFonts w:ascii="Tahoma" w:hAnsi="Tahoma" w:cs="Tahoma"/>
          <w:color w:val="auto"/>
          <w:sz w:val="22"/>
          <w:szCs w:val="22"/>
          <w:u w:val="none"/>
        </w:rPr>
        <w:t>.</w:t>
      </w:r>
      <w:r w:rsidR="008400C4" w:rsidRPr="00277CED">
        <w:rPr>
          <w:rStyle w:val="DeltaViewInsertion"/>
          <w:rFonts w:ascii="Tahoma" w:hAnsi="Tahoma" w:cs="Tahoma"/>
          <w:color w:val="auto"/>
          <w:sz w:val="22"/>
          <w:szCs w:val="22"/>
          <w:u w:val="none"/>
        </w:rPr>
        <w:t>4</w:t>
      </w:r>
      <w:r w:rsidR="00F05D02" w:rsidRPr="00277CED">
        <w:rPr>
          <w:rStyle w:val="DeltaViewInsertion"/>
          <w:rFonts w:ascii="Tahoma" w:hAnsi="Tahoma" w:cs="Tahoma"/>
          <w:color w:val="auto"/>
          <w:sz w:val="22"/>
          <w:szCs w:val="22"/>
          <w:u w:val="none"/>
        </w:rPr>
        <w:t xml:space="preserve">. Na </w:t>
      </w:r>
      <w:r w:rsidR="007D2864" w:rsidRPr="00277CED">
        <w:rPr>
          <w:rFonts w:ascii="Tahoma" w:hAnsi="Tahoma" w:cs="Tahoma"/>
          <w:sz w:val="22"/>
          <w:szCs w:val="22"/>
        </w:rPr>
        <w:t>Assembleia Geral de Debenturistas</w:t>
      </w:r>
      <w:r w:rsidR="00405147" w:rsidRPr="00277CED">
        <w:rPr>
          <w:rStyle w:val="DeltaViewInsertion"/>
          <w:rFonts w:ascii="Tahoma" w:hAnsi="Tahoma" w:cs="Tahoma"/>
          <w:color w:val="auto"/>
          <w:sz w:val="22"/>
          <w:szCs w:val="22"/>
          <w:u w:val="none"/>
        </w:rPr>
        <w:t xml:space="preserve"> mencionada no item </w:t>
      </w:r>
      <w:r w:rsidR="00984DC2" w:rsidRPr="00277CED">
        <w:rPr>
          <w:rStyle w:val="DeltaViewInsertion"/>
          <w:rFonts w:ascii="Tahoma" w:hAnsi="Tahoma" w:cs="Tahoma"/>
          <w:color w:val="auto"/>
          <w:sz w:val="22"/>
          <w:szCs w:val="22"/>
          <w:u w:val="none"/>
        </w:rPr>
        <w:t>6.19</w:t>
      </w:r>
      <w:r w:rsidR="00405147" w:rsidRPr="00277CED">
        <w:rPr>
          <w:rStyle w:val="DeltaViewInsertion"/>
          <w:rFonts w:ascii="Tahoma" w:hAnsi="Tahoma" w:cs="Tahoma"/>
          <w:color w:val="auto"/>
          <w:sz w:val="22"/>
          <w:szCs w:val="22"/>
          <w:u w:val="none"/>
        </w:rPr>
        <w:t>.</w:t>
      </w:r>
      <w:r w:rsidR="008400C4" w:rsidRPr="00277CED">
        <w:rPr>
          <w:rStyle w:val="DeltaViewInsertion"/>
          <w:rFonts w:ascii="Tahoma" w:hAnsi="Tahoma" w:cs="Tahoma"/>
          <w:color w:val="auto"/>
          <w:sz w:val="22"/>
          <w:szCs w:val="22"/>
          <w:u w:val="none"/>
        </w:rPr>
        <w:t>3</w:t>
      </w:r>
      <w:r w:rsidR="001767DF" w:rsidRPr="00277CED">
        <w:rPr>
          <w:rStyle w:val="DeltaViewInsertion"/>
          <w:rFonts w:ascii="Tahoma" w:hAnsi="Tahoma" w:cs="Tahoma"/>
          <w:color w:val="auto"/>
          <w:sz w:val="22"/>
          <w:szCs w:val="22"/>
          <w:u w:val="none"/>
        </w:rPr>
        <w:t>.</w:t>
      </w:r>
      <w:r w:rsidR="00F04B92">
        <w:rPr>
          <w:rStyle w:val="DeltaViewInsertion"/>
          <w:rFonts w:ascii="Tahoma" w:hAnsi="Tahoma" w:cs="Tahoma"/>
          <w:color w:val="auto"/>
          <w:sz w:val="22"/>
          <w:szCs w:val="22"/>
          <w:u w:val="none"/>
        </w:rPr>
        <w:t>1</w:t>
      </w:r>
      <w:r w:rsidR="00F04B92" w:rsidRPr="00277CED">
        <w:rPr>
          <w:rStyle w:val="DeltaViewInsertion"/>
          <w:rFonts w:ascii="Tahoma" w:hAnsi="Tahoma" w:cs="Tahoma"/>
          <w:color w:val="auto"/>
          <w:sz w:val="22"/>
          <w:szCs w:val="22"/>
          <w:u w:val="none"/>
        </w:rPr>
        <w:t xml:space="preserve"> </w:t>
      </w:r>
      <w:r w:rsidR="00405147" w:rsidRPr="00277CED">
        <w:rPr>
          <w:rStyle w:val="DeltaViewInsertion"/>
          <w:rFonts w:ascii="Tahoma" w:hAnsi="Tahoma" w:cs="Tahoma"/>
          <w:color w:val="auto"/>
          <w:sz w:val="22"/>
          <w:szCs w:val="22"/>
          <w:u w:val="none"/>
        </w:rPr>
        <w:t xml:space="preserve">acima, que será instalada de acordo com os procedimentos e </w:t>
      </w:r>
      <w:r w:rsidR="005B48FE" w:rsidRPr="00277CED">
        <w:rPr>
          <w:rStyle w:val="DeltaViewInsertion"/>
          <w:rFonts w:ascii="Tahoma" w:hAnsi="Tahoma" w:cs="Tahoma"/>
          <w:color w:val="auto"/>
          <w:sz w:val="22"/>
          <w:szCs w:val="22"/>
          <w:u w:val="none"/>
        </w:rPr>
        <w:t>quórum</w:t>
      </w:r>
      <w:r w:rsidR="00405147" w:rsidRPr="00277CED">
        <w:rPr>
          <w:rStyle w:val="DeltaViewInsertion"/>
          <w:rFonts w:ascii="Tahoma" w:hAnsi="Tahoma" w:cs="Tahoma"/>
          <w:color w:val="auto"/>
          <w:sz w:val="22"/>
          <w:szCs w:val="22"/>
          <w:u w:val="none"/>
        </w:rPr>
        <w:t xml:space="preserve"> previsto na Cláusula </w:t>
      </w:r>
      <w:r w:rsidR="008F35CC" w:rsidRPr="00277CED">
        <w:rPr>
          <w:rStyle w:val="DeltaViewInsertion"/>
          <w:rFonts w:ascii="Tahoma" w:hAnsi="Tahoma" w:cs="Tahoma"/>
          <w:color w:val="auto"/>
          <w:sz w:val="22"/>
          <w:szCs w:val="22"/>
          <w:u w:val="none"/>
        </w:rPr>
        <w:t xml:space="preserve">Nona </w:t>
      </w:r>
      <w:r w:rsidR="00405147" w:rsidRPr="00277CED">
        <w:rPr>
          <w:rStyle w:val="DeltaViewInsertion"/>
          <w:rFonts w:ascii="Tahoma" w:hAnsi="Tahoma" w:cs="Tahoma"/>
          <w:color w:val="auto"/>
          <w:sz w:val="22"/>
          <w:szCs w:val="22"/>
          <w:u w:val="none"/>
        </w:rPr>
        <w:t>desta Escritura</w:t>
      </w:r>
      <w:r w:rsidR="0064535E" w:rsidRPr="00277CED">
        <w:rPr>
          <w:rStyle w:val="DeltaViewInsertion"/>
          <w:rFonts w:ascii="Tahoma" w:hAnsi="Tahoma" w:cs="Tahoma"/>
          <w:color w:val="auto"/>
          <w:sz w:val="22"/>
          <w:szCs w:val="22"/>
          <w:u w:val="none"/>
        </w:rPr>
        <w:t xml:space="preserve"> de Emissão</w:t>
      </w:r>
      <w:r w:rsidR="00405147" w:rsidRPr="00277CED">
        <w:rPr>
          <w:rStyle w:val="DeltaViewInsertion"/>
          <w:rFonts w:ascii="Tahoma" w:hAnsi="Tahoma" w:cs="Tahoma"/>
          <w:color w:val="auto"/>
          <w:sz w:val="22"/>
          <w:szCs w:val="22"/>
          <w:u w:val="none"/>
        </w:rPr>
        <w:t xml:space="preserve">, os </w:t>
      </w:r>
      <w:r w:rsidR="003A7527" w:rsidRPr="00277CED">
        <w:rPr>
          <w:rStyle w:val="DeltaViewInsertion"/>
          <w:rFonts w:ascii="Tahoma" w:hAnsi="Tahoma" w:cs="Tahoma"/>
          <w:color w:val="auto"/>
          <w:sz w:val="22"/>
          <w:szCs w:val="22"/>
          <w:u w:val="none"/>
        </w:rPr>
        <w:t>Debenturistas</w:t>
      </w:r>
      <w:r w:rsidR="00405147" w:rsidRPr="00277CED">
        <w:rPr>
          <w:rStyle w:val="DeltaViewInsertion"/>
          <w:rFonts w:ascii="Tahoma" w:hAnsi="Tahoma" w:cs="Tahoma"/>
          <w:color w:val="auto"/>
          <w:sz w:val="22"/>
          <w:szCs w:val="22"/>
          <w:u w:val="none"/>
        </w:rPr>
        <w:t xml:space="preserve"> poderão optar, </w:t>
      </w:r>
      <w:r w:rsidR="008D7019" w:rsidRPr="00277CED">
        <w:rPr>
          <w:rStyle w:val="DeltaViewInsertion"/>
          <w:rFonts w:ascii="Tahoma" w:hAnsi="Tahoma" w:cs="Tahoma"/>
          <w:color w:val="auto"/>
          <w:sz w:val="22"/>
          <w:szCs w:val="22"/>
          <w:u w:val="none"/>
        </w:rPr>
        <w:t xml:space="preserve">desde que </w:t>
      </w:r>
      <w:r w:rsidR="00405147" w:rsidRPr="00277CED">
        <w:rPr>
          <w:rStyle w:val="DeltaViewInsertion"/>
          <w:rFonts w:ascii="Tahoma" w:hAnsi="Tahoma" w:cs="Tahoma"/>
          <w:color w:val="auto"/>
          <w:sz w:val="22"/>
          <w:szCs w:val="22"/>
          <w:u w:val="none"/>
        </w:rPr>
        <w:t xml:space="preserve">por deliberação de titulares que representem </w:t>
      </w:r>
      <w:r w:rsidR="008D7019" w:rsidRPr="00277CED">
        <w:rPr>
          <w:rStyle w:val="DeltaViewInsertion"/>
          <w:rFonts w:ascii="Tahoma" w:hAnsi="Tahoma" w:cs="Tahoma"/>
          <w:color w:val="auto"/>
          <w:sz w:val="22"/>
          <w:szCs w:val="22"/>
          <w:u w:val="none"/>
        </w:rPr>
        <w:t xml:space="preserve">no mínimo </w:t>
      </w:r>
      <w:r w:rsidR="00CE3D28">
        <w:rPr>
          <w:rStyle w:val="DeltaViewInsertion"/>
          <w:rFonts w:ascii="Tahoma" w:hAnsi="Tahoma" w:cs="Tahoma"/>
          <w:color w:val="auto"/>
          <w:sz w:val="22"/>
          <w:szCs w:val="22"/>
          <w:u w:val="none"/>
        </w:rPr>
        <w:t>8</w:t>
      </w:r>
      <w:r w:rsidR="00CE3D28" w:rsidRPr="00277CED">
        <w:rPr>
          <w:rStyle w:val="DeltaViewInsertion"/>
          <w:rFonts w:ascii="Tahoma" w:hAnsi="Tahoma" w:cs="Tahoma"/>
          <w:color w:val="auto"/>
          <w:sz w:val="22"/>
          <w:szCs w:val="22"/>
          <w:u w:val="none"/>
        </w:rPr>
        <w:t>5</w:t>
      </w:r>
      <w:r w:rsidR="004714EE" w:rsidRPr="00277CED">
        <w:rPr>
          <w:rStyle w:val="DeltaViewInsertion"/>
          <w:rFonts w:ascii="Tahoma" w:hAnsi="Tahoma" w:cs="Tahoma"/>
          <w:color w:val="auto"/>
          <w:sz w:val="22"/>
          <w:szCs w:val="22"/>
          <w:u w:val="none"/>
        </w:rPr>
        <w:t>% (</w:t>
      </w:r>
      <w:r w:rsidR="00CE3D28">
        <w:rPr>
          <w:rStyle w:val="DeltaViewInsertion"/>
          <w:rFonts w:ascii="Tahoma" w:hAnsi="Tahoma" w:cs="Tahoma"/>
          <w:color w:val="auto"/>
          <w:sz w:val="22"/>
          <w:szCs w:val="22"/>
          <w:u w:val="none"/>
        </w:rPr>
        <w:t xml:space="preserve">oitenta </w:t>
      </w:r>
      <w:r w:rsidR="00073689" w:rsidRPr="00277CED">
        <w:rPr>
          <w:rStyle w:val="DeltaViewInsertion"/>
          <w:rFonts w:ascii="Tahoma" w:hAnsi="Tahoma" w:cs="Tahoma"/>
          <w:color w:val="auto"/>
          <w:sz w:val="22"/>
          <w:szCs w:val="22"/>
          <w:u w:val="none"/>
        </w:rPr>
        <w:t xml:space="preserve">e cinco </w:t>
      </w:r>
      <w:r w:rsidR="004714EE" w:rsidRPr="00277CED">
        <w:rPr>
          <w:rStyle w:val="DeltaViewInsertion"/>
          <w:rFonts w:ascii="Tahoma" w:hAnsi="Tahoma" w:cs="Tahoma"/>
          <w:color w:val="auto"/>
          <w:sz w:val="22"/>
          <w:szCs w:val="22"/>
          <w:u w:val="none"/>
        </w:rPr>
        <w:t xml:space="preserve">por cento) </w:t>
      </w:r>
      <w:r w:rsidR="00405147" w:rsidRPr="00277CED">
        <w:rPr>
          <w:rStyle w:val="DeltaViewInsertion"/>
          <w:rFonts w:ascii="Tahoma" w:hAnsi="Tahoma" w:cs="Tahoma"/>
          <w:color w:val="auto"/>
          <w:sz w:val="22"/>
          <w:szCs w:val="22"/>
          <w:u w:val="none"/>
        </w:rPr>
        <w:t xml:space="preserve">das </w:t>
      </w:r>
      <w:r w:rsidR="00E87C23" w:rsidRPr="00277CED">
        <w:rPr>
          <w:rStyle w:val="DeltaViewInsertion"/>
          <w:rFonts w:ascii="Tahoma" w:hAnsi="Tahoma" w:cs="Tahoma"/>
          <w:color w:val="auto"/>
          <w:w w:val="0"/>
          <w:sz w:val="22"/>
          <w:szCs w:val="22"/>
          <w:u w:val="none"/>
        </w:rPr>
        <w:t xml:space="preserve">Debêntures em </w:t>
      </w:r>
      <w:r w:rsidR="00933F5C" w:rsidRPr="00277CED">
        <w:rPr>
          <w:rStyle w:val="DeltaViewInsertion"/>
          <w:rFonts w:ascii="Tahoma" w:hAnsi="Tahoma" w:cs="Tahoma"/>
          <w:color w:val="auto"/>
          <w:w w:val="0"/>
          <w:sz w:val="22"/>
          <w:szCs w:val="22"/>
          <w:u w:val="none"/>
        </w:rPr>
        <w:t>Circulação</w:t>
      </w:r>
      <w:r w:rsidR="00405147" w:rsidRPr="00277CED">
        <w:rPr>
          <w:rStyle w:val="DeltaViewInsertion"/>
          <w:rFonts w:ascii="Tahoma" w:hAnsi="Tahoma" w:cs="Tahoma"/>
          <w:color w:val="auto"/>
          <w:sz w:val="22"/>
          <w:szCs w:val="22"/>
          <w:u w:val="none"/>
        </w:rPr>
        <w:t>, por não declarar antecipadamente vencidas as Debêntures</w:t>
      </w:r>
      <w:r w:rsidR="00074994" w:rsidRPr="00277CED">
        <w:rPr>
          <w:rStyle w:val="DeltaViewInsertion"/>
          <w:rFonts w:ascii="Tahoma" w:hAnsi="Tahoma" w:cs="Tahoma"/>
          <w:color w:val="auto"/>
          <w:sz w:val="22"/>
          <w:szCs w:val="22"/>
          <w:u w:val="none"/>
        </w:rPr>
        <w:t>.</w:t>
      </w:r>
      <w:r w:rsidR="00E66D22" w:rsidRPr="00277CED">
        <w:rPr>
          <w:rStyle w:val="DeltaViewInsertion"/>
          <w:rFonts w:ascii="Tahoma" w:hAnsi="Tahoma" w:cs="Tahoma"/>
          <w:color w:val="auto"/>
          <w:sz w:val="22"/>
          <w:szCs w:val="22"/>
          <w:u w:val="none"/>
        </w:rPr>
        <w:t xml:space="preserve"> </w:t>
      </w:r>
    </w:p>
    <w:p w:rsidR="00956657" w:rsidRPr="00277CED" w:rsidRDefault="00956657" w:rsidP="009D6571">
      <w:pPr>
        <w:suppressAutoHyphens/>
        <w:autoSpaceDE w:val="0"/>
        <w:autoSpaceDN w:val="0"/>
        <w:adjustRightInd w:val="0"/>
        <w:spacing w:line="320" w:lineRule="exact"/>
        <w:rPr>
          <w:rStyle w:val="DeltaViewInsertion"/>
          <w:rFonts w:ascii="Tahoma" w:hAnsi="Tahoma" w:cs="Tahoma"/>
          <w:color w:val="auto"/>
          <w:sz w:val="22"/>
          <w:szCs w:val="22"/>
          <w:u w:val="none"/>
        </w:rPr>
      </w:pPr>
    </w:p>
    <w:p w:rsidR="00956657" w:rsidRPr="00277CED" w:rsidRDefault="00956657" w:rsidP="009D6571">
      <w:pPr>
        <w:suppressAutoHyphens/>
        <w:autoSpaceDE w:val="0"/>
        <w:autoSpaceDN w:val="0"/>
        <w:adjustRightInd w:val="0"/>
        <w:spacing w:line="320" w:lineRule="exact"/>
        <w:rPr>
          <w:rStyle w:val="DeltaViewInsertion"/>
          <w:rFonts w:ascii="Tahoma" w:hAnsi="Tahoma" w:cs="Tahoma"/>
          <w:color w:val="auto"/>
          <w:sz w:val="22"/>
          <w:szCs w:val="22"/>
          <w:u w:val="none"/>
        </w:rPr>
      </w:pPr>
      <w:r w:rsidRPr="00277CED">
        <w:rPr>
          <w:rStyle w:val="DeltaViewInsertion"/>
          <w:rFonts w:ascii="Tahoma" w:hAnsi="Tahoma" w:cs="Tahoma"/>
          <w:color w:val="auto"/>
          <w:sz w:val="22"/>
          <w:szCs w:val="22"/>
          <w:u w:val="none"/>
        </w:rPr>
        <w:t>6.19.5. Na hipótese (a) de não instalação da Assembleia Geral de Debenturistas mencionada no item 6.19.4 acima por falta de quórum, após segunda convocação, ou (b) de não ser alcançado o quórum mínimo para deliberação acerca da não declaração de vencimento antecipado, conforme estabelecido no item 6.19.4 acima, o Agente Fiduciário deverá declarar o vencimento antecipado das Debêntures, mediante imediato envio de notificação à Emissora neste sentido.</w:t>
      </w:r>
    </w:p>
    <w:p w:rsidR="00405147" w:rsidRPr="00277CED" w:rsidRDefault="00405147" w:rsidP="009D6571">
      <w:pPr>
        <w:tabs>
          <w:tab w:val="left" w:pos="851"/>
        </w:tabs>
        <w:suppressAutoHyphens/>
        <w:spacing w:line="320" w:lineRule="exact"/>
        <w:rPr>
          <w:rStyle w:val="DeltaViewInsertion"/>
          <w:rFonts w:ascii="Tahoma" w:hAnsi="Tahoma" w:cs="Tahoma"/>
          <w:color w:val="auto"/>
          <w:sz w:val="22"/>
          <w:szCs w:val="22"/>
          <w:u w:val="none"/>
        </w:rPr>
      </w:pPr>
    </w:p>
    <w:p w:rsidR="00405147" w:rsidRPr="00277CED" w:rsidRDefault="00984DC2" w:rsidP="009D6571">
      <w:pPr>
        <w:tabs>
          <w:tab w:val="left" w:pos="-2268"/>
        </w:tabs>
        <w:suppressAutoHyphens/>
        <w:spacing w:line="320" w:lineRule="exact"/>
        <w:rPr>
          <w:rStyle w:val="DeltaViewInsertion"/>
          <w:rFonts w:ascii="Tahoma" w:hAnsi="Tahoma" w:cs="Tahoma"/>
          <w:color w:val="auto"/>
          <w:sz w:val="22"/>
          <w:szCs w:val="22"/>
          <w:u w:val="none"/>
        </w:rPr>
      </w:pPr>
      <w:r w:rsidRPr="00277CED">
        <w:rPr>
          <w:rStyle w:val="DeltaViewInsertion"/>
          <w:rFonts w:ascii="Tahoma" w:hAnsi="Tahoma" w:cs="Tahoma"/>
          <w:color w:val="auto"/>
          <w:sz w:val="22"/>
          <w:szCs w:val="22"/>
          <w:u w:val="none"/>
        </w:rPr>
        <w:t>6.19</w:t>
      </w:r>
      <w:r w:rsidR="00405147" w:rsidRPr="00277CED">
        <w:rPr>
          <w:rStyle w:val="DeltaViewInsertion"/>
          <w:rFonts w:ascii="Tahoma" w:hAnsi="Tahoma" w:cs="Tahoma"/>
          <w:color w:val="auto"/>
          <w:sz w:val="22"/>
          <w:szCs w:val="22"/>
          <w:u w:val="none"/>
        </w:rPr>
        <w:t>.</w:t>
      </w:r>
      <w:r w:rsidR="00956657" w:rsidRPr="00277CED">
        <w:rPr>
          <w:rStyle w:val="DeltaViewInsertion"/>
          <w:rFonts w:ascii="Tahoma" w:hAnsi="Tahoma" w:cs="Tahoma"/>
          <w:color w:val="auto"/>
          <w:sz w:val="22"/>
          <w:szCs w:val="22"/>
          <w:u w:val="none"/>
        </w:rPr>
        <w:t>6</w:t>
      </w:r>
      <w:r w:rsidR="00405147" w:rsidRPr="00277CED">
        <w:rPr>
          <w:rStyle w:val="DeltaViewInsertion"/>
          <w:rFonts w:ascii="Tahoma" w:hAnsi="Tahoma" w:cs="Tahoma"/>
          <w:color w:val="auto"/>
          <w:sz w:val="22"/>
          <w:szCs w:val="22"/>
          <w:u w:val="none"/>
        </w:rPr>
        <w:t xml:space="preserve">. Em caso de declaração do vencimento antecipado das Debêntures, a Emissora obriga-se a </w:t>
      </w:r>
      <w:r w:rsidR="00C3722A" w:rsidRPr="00277CED">
        <w:rPr>
          <w:rStyle w:val="DeltaViewInsertion"/>
          <w:rFonts w:ascii="Tahoma" w:hAnsi="Tahoma" w:cs="Tahoma"/>
          <w:color w:val="auto"/>
          <w:sz w:val="22"/>
          <w:szCs w:val="22"/>
          <w:u w:val="none"/>
        </w:rPr>
        <w:t>resgatar a totalidade das Debêntures, com o seu consequente cancelamento, mediante</w:t>
      </w:r>
      <w:r w:rsidR="00405147" w:rsidRPr="00277CED">
        <w:rPr>
          <w:rStyle w:val="DeltaViewInsertion"/>
          <w:rFonts w:ascii="Tahoma" w:hAnsi="Tahoma" w:cs="Tahoma"/>
          <w:color w:val="auto"/>
          <w:sz w:val="22"/>
          <w:szCs w:val="22"/>
          <w:u w:val="none"/>
        </w:rPr>
        <w:t xml:space="preserve"> o pagamento do </w:t>
      </w:r>
      <w:r w:rsidR="002A385A">
        <w:rPr>
          <w:rStyle w:val="DeltaViewInsertion"/>
          <w:rFonts w:ascii="Tahoma" w:hAnsi="Tahoma" w:cs="Tahoma"/>
          <w:color w:val="auto"/>
          <w:sz w:val="22"/>
          <w:szCs w:val="22"/>
          <w:u w:val="none"/>
        </w:rPr>
        <w:t xml:space="preserve">Montante Devido </w:t>
      </w:r>
      <w:r w:rsidR="00077037">
        <w:rPr>
          <w:rStyle w:val="DeltaViewInsertion"/>
          <w:rFonts w:ascii="Tahoma" w:hAnsi="Tahoma" w:cs="Tahoma"/>
          <w:color w:val="auto"/>
          <w:sz w:val="22"/>
          <w:szCs w:val="22"/>
          <w:u w:val="none"/>
        </w:rPr>
        <w:t>Antecipad</w:t>
      </w:r>
      <w:r w:rsidR="002A385A">
        <w:rPr>
          <w:rStyle w:val="DeltaViewInsertion"/>
          <w:rFonts w:ascii="Tahoma" w:hAnsi="Tahoma" w:cs="Tahoma"/>
          <w:color w:val="auto"/>
          <w:sz w:val="22"/>
          <w:szCs w:val="22"/>
          <w:u w:val="none"/>
        </w:rPr>
        <w:t>amente</w:t>
      </w:r>
      <w:r w:rsidR="00405147" w:rsidRPr="00277CED">
        <w:rPr>
          <w:rStyle w:val="DeltaViewInsertion"/>
          <w:rFonts w:ascii="Tahoma" w:hAnsi="Tahoma" w:cs="Tahoma"/>
          <w:color w:val="auto"/>
          <w:sz w:val="22"/>
          <w:szCs w:val="22"/>
          <w:u w:val="none"/>
        </w:rPr>
        <w:t xml:space="preserve">, em até </w:t>
      </w:r>
      <w:proofErr w:type="gramStart"/>
      <w:r w:rsidR="00CE3D28">
        <w:rPr>
          <w:rStyle w:val="DeltaViewInsertion"/>
          <w:rFonts w:ascii="Tahoma" w:hAnsi="Tahoma" w:cs="Tahoma"/>
          <w:color w:val="auto"/>
          <w:sz w:val="22"/>
          <w:szCs w:val="22"/>
          <w:u w:val="none"/>
        </w:rPr>
        <w:t>1</w:t>
      </w:r>
      <w:proofErr w:type="gramEnd"/>
      <w:r w:rsidR="00CE3D28" w:rsidRPr="00277CED">
        <w:rPr>
          <w:rStyle w:val="DeltaViewInsertion"/>
          <w:rFonts w:ascii="Tahoma" w:hAnsi="Tahoma" w:cs="Tahoma"/>
          <w:color w:val="auto"/>
          <w:sz w:val="22"/>
          <w:szCs w:val="22"/>
          <w:u w:val="none"/>
        </w:rPr>
        <w:t xml:space="preserve"> </w:t>
      </w:r>
      <w:r w:rsidR="00405147" w:rsidRPr="00277CED">
        <w:rPr>
          <w:rStyle w:val="DeltaViewInsertion"/>
          <w:rFonts w:ascii="Tahoma" w:hAnsi="Tahoma" w:cs="Tahoma"/>
          <w:color w:val="auto"/>
          <w:sz w:val="22"/>
          <w:szCs w:val="22"/>
          <w:u w:val="none"/>
        </w:rPr>
        <w:t>(</w:t>
      </w:r>
      <w:r w:rsidR="00CE3D28">
        <w:rPr>
          <w:rStyle w:val="DeltaViewInsertion"/>
          <w:rFonts w:ascii="Tahoma" w:hAnsi="Tahoma" w:cs="Tahoma"/>
          <w:color w:val="auto"/>
          <w:sz w:val="22"/>
          <w:szCs w:val="22"/>
          <w:u w:val="none"/>
        </w:rPr>
        <w:t>um</w:t>
      </w:r>
      <w:r w:rsidR="00405147" w:rsidRPr="00277CED">
        <w:rPr>
          <w:rStyle w:val="DeltaViewInsertion"/>
          <w:rFonts w:ascii="Tahoma" w:hAnsi="Tahoma" w:cs="Tahoma"/>
          <w:color w:val="auto"/>
          <w:sz w:val="22"/>
          <w:szCs w:val="22"/>
          <w:u w:val="none"/>
        </w:rPr>
        <w:t>) dia úti</w:t>
      </w:r>
      <w:r w:rsidR="00CE3D28">
        <w:rPr>
          <w:rStyle w:val="DeltaViewInsertion"/>
          <w:rFonts w:ascii="Tahoma" w:hAnsi="Tahoma" w:cs="Tahoma"/>
          <w:color w:val="auto"/>
          <w:sz w:val="22"/>
          <w:szCs w:val="22"/>
          <w:u w:val="none"/>
        </w:rPr>
        <w:t>l</w:t>
      </w:r>
      <w:r w:rsidR="00405147" w:rsidRPr="00277CED">
        <w:rPr>
          <w:rStyle w:val="DeltaViewInsertion"/>
          <w:rFonts w:ascii="Tahoma" w:hAnsi="Tahoma" w:cs="Tahoma"/>
          <w:color w:val="auto"/>
          <w:sz w:val="22"/>
          <w:szCs w:val="22"/>
          <w:u w:val="none"/>
        </w:rPr>
        <w:t xml:space="preserve"> contado do recebimento, pela Emissora, de comunicação por escrito a ser enviada pelo Agente Fiduciário por meio de carta protocolizada</w:t>
      </w:r>
      <w:r w:rsidR="007A0955" w:rsidRPr="00277CED">
        <w:rPr>
          <w:rStyle w:val="DeltaViewInsertion"/>
          <w:rFonts w:ascii="Tahoma" w:hAnsi="Tahoma" w:cs="Tahoma"/>
          <w:color w:val="auto"/>
          <w:sz w:val="22"/>
          <w:szCs w:val="22"/>
          <w:u w:val="none"/>
        </w:rPr>
        <w:t xml:space="preserve"> ou encaminhada com aviso de recebimento</w:t>
      </w:r>
      <w:r w:rsidR="00405147" w:rsidRPr="00277CED">
        <w:rPr>
          <w:rStyle w:val="DeltaViewInsertion"/>
          <w:rFonts w:ascii="Tahoma" w:hAnsi="Tahoma" w:cs="Tahoma"/>
          <w:color w:val="auto"/>
          <w:sz w:val="22"/>
          <w:szCs w:val="22"/>
          <w:u w:val="none"/>
        </w:rPr>
        <w:t xml:space="preserve"> no endereço constante da Cláusula </w:t>
      </w:r>
      <w:r w:rsidR="00E27B09" w:rsidRPr="00277CED">
        <w:rPr>
          <w:rStyle w:val="DeltaViewInsertion"/>
          <w:rFonts w:ascii="Tahoma" w:hAnsi="Tahoma" w:cs="Tahoma"/>
          <w:color w:val="auto"/>
          <w:sz w:val="22"/>
          <w:szCs w:val="22"/>
          <w:u w:val="none"/>
        </w:rPr>
        <w:t>Nona</w:t>
      </w:r>
      <w:r w:rsidR="00405147" w:rsidRPr="00277CED">
        <w:rPr>
          <w:rStyle w:val="DeltaViewInsertion"/>
          <w:rFonts w:ascii="Tahoma" w:hAnsi="Tahoma" w:cs="Tahoma"/>
          <w:color w:val="auto"/>
          <w:sz w:val="22"/>
          <w:szCs w:val="22"/>
          <w:u w:val="none"/>
        </w:rPr>
        <w:t xml:space="preserve"> desta </w:t>
      </w:r>
      <w:r w:rsidR="00313E0D" w:rsidRPr="00277CED">
        <w:rPr>
          <w:rFonts w:ascii="Tahoma" w:hAnsi="Tahoma" w:cs="Tahoma"/>
          <w:sz w:val="22"/>
          <w:szCs w:val="22"/>
        </w:rPr>
        <w:t>Escritura de Emissão</w:t>
      </w:r>
      <w:r w:rsidR="001B26F4" w:rsidRPr="00277CED">
        <w:rPr>
          <w:rFonts w:ascii="Tahoma" w:hAnsi="Tahoma" w:cs="Tahoma"/>
          <w:sz w:val="22"/>
          <w:szCs w:val="22"/>
        </w:rPr>
        <w:t xml:space="preserve">, sendo certo que não será aplicável a esta hipótese o pagamento do </w:t>
      </w:r>
      <w:r w:rsidR="001B26F4" w:rsidRPr="00911D16">
        <w:rPr>
          <w:rFonts w:ascii="Tahoma" w:hAnsi="Tahoma" w:cs="Tahoma"/>
          <w:sz w:val="22"/>
          <w:szCs w:val="22"/>
        </w:rPr>
        <w:t>Prêmio de Resgate das Debêntures da Primeira Série, previsto na Cláusula 6.17.</w:t>
      </w:r>
      <w:r w:rsidR="001B26F4" w:rsidRPr="002A385A">
        <w:rPr>
          <w:rFonts w:ascii="Tahoma" w:hAnsi="Tahoma" w:cs="Tahoma"/>
          <w:sz w:val="22"/>
          <w:szCs w:val="22"/>
        </w:rPr>
        <w:t>1</w:t>
      </w:r>
      <w:r w:rsidR="00A75B67" w:rsidRPr="002A385A">
        <w:rPr>
          <w:rFonts w:ascii="Tahoma" w:hAnsi="Tahoma" w:cs="Tahoma"/>
          <w:sz w:val="22"/>
          <w:szCs w:val="22"/>
        </w:rPr>
        <w:t xml:space="preserve"> acima</w:t>
      </w:r>
      <w:r w:rsidR="00405147" w:rsidRPr="00277CED">
        <w:rPr>
          <w:rStyle w:val="DeltaViewInsertion"/>
          <w:rFonts w:ascii="Tahoma" w:hAnsi="Tahoma" w:cs="Tahoma"/>
          <w:color w:val="auto"/>
          <w:sz w:val="22"/>
          <w:szCs w:val="22"/>
          <w:u w:val="none"/>
        </w:rPr>
        <w:t>.</w:t>
      </w:r>
    </w:p>
    <w:p w:rsidR="00405147" w:rsidRPr="00277CED" w:rsidRDefault="00405147" w:rsidP="009D6571">
      <w:pPr>
        <w:tabs>
          <w:tab w:val="left" w:pos="-2268"/>
        </w:tabs>
        <w:suppressAutoHyphens/>
        <w:spacing w:line="320" w:lineRule="exact"/>
        <w:rPr>
          <w:rStyle w:val="DeltaViewInsertion"/>
          <w:rFonts w:ascii="Tahoma" w:hAnsi="Tahoma" w:cs="Tahoma"/>
          <w:color w:val="auto"/>
          <w:sz w:val="22"/>
          <w:szCs w:val="22"/>
          <w:u w:val="none"/>
        </w:rPr>
      </w:pPr>
    </w:p>
    <w:p w:rsidR="00405147" w:rsidRPr="00277CED" w:rsidRDefault="00984DC2" w:rsidP="009D6571">
      <w:pPr>
        <w:tabs>
          <w:tab w:val="left" w:pos="-2268"/>
        </w:tabs>
        <w:suppressAutoHyphens/>
        <w:spacing w:line="320" w:lineRule="exact"/>
        <w:rPr>
          <w:rFonts w:ascii="Tahoma" w:hAnsi="Tahoma" w:cs="Tahoma"/>
          <w:sz w:val="22"/>
          <w:szCs w:val="22"/>
        </w:rPr>
      </w:pPr>
      <w:r w:rsidRPr="00277CED">
        <w:rPr>
          <w:rStyle w:val="DeltaViewInsertion"/>
          <w:rFonts w:ascii="Tahoma" w:hAnsi="Tahoma" w:cs="Tahoma"/>
          <w:color w:val="auto"/>
          <w:sz w:val="22"/>
          <w:szCs w:val="22"/>
          <w:u w:val="none"/>
        </w:rPr>
        <w:t>6.19</w:t>
      </w:r>
      <w:r w:rsidR="00405147" w:rsidRPr="00277CED">
        <w:rPr>
          <w:rStyle w:val="DeltaViewInsertion"/>
          <w:rFonts w:ascii="Tahoma" w:hAnsi="Tahoma" w:cs="Tahoma"/>
          <w:color w:val="auto"/>
          <w:sz w:val="22"/>
          <w:szCs w:val="22"/>
          <w:u w:val="none"/>
        </w:rPr>
        <w:t>.</w:t>
      </w:r>
      <w:r w:rsidR="00956657" w:rsidRPr="00277CED">
        <w:rPr>
          <w:rStyle w:val="DeltaViewInsertion"/>
          <w:rFonts w:ascii="Tahoma" w:hAnsi="Tahoma" w:cs="Tahoma"/>
          <w:color w:val="auto"/>
          <w:sz w:val="22"/>
          <w:szCs w:val="22"/>
          <w:u w:val="none"/>
        </w:rPr>
        <w:t>6</w:t>
      </w:r>
      <w:r w:rsidR="00405147" w:rsidRPr="00277CED">
        <w:rPr>
          <w:rStyle w:val="DeltaViewInsertion"/>
          <w:rFonts w:ascii="Tahoma" w:hAnsi="Tahoma" w:cs="Tahoma"/>
          <w:color w:val="auto"/>
          <w:sz w:val="22"/>
          <w:szCs w:val="22"/>
          <w:u w:val="none"/>
        </w:rPr>
        <w:t xml:space="preserve">.1. </w:t>
      </w:r>
      <w:r w:rsidR="00405147" w:rsidRPr="00277CED">
        <w:rPr>
          <w:rFonts w:ascii="Tahoma" w:hAnsi="Tahoma" w:cs="Tahoma"/>
          <w:sz w:val="22"/>
          <w:szCs w:val="22"/>
        </w:rPr>
        <w:t xml:space="preserve">A Emissora, </w:t>
      </w:r>
      <w:r w:rsidR="006508C7" w:rsidRPr="00277CED">
        <w:rPr>
          <w:rFonts w:ascii="Tahoma" w:hAnsi="Tahoma" w:cs="Tahoma"/>
          <w:sz w:val="22"/>
          <w:szCs w:val="22"/>
        </w:rPr>
        <w:t>em conjunto</w:t>
      </w:r>
      <w:r w:rsidR="00405147" w:rsidRPr="00277CED">
        <w:rPr>
          <w:rFonts w:ascii="Tahoma" w:hAnsi="Tahoma" w:cs="Tahoma"/>
          <w:sz w:val="22"/>
          <w:szCs w:val="22"/>
        </w:rPr>
        <w:t xml:space="preserve"> com o Agente Fiduciário, deverá comunicar a CETIP sobre o pagamento de que trata o item </w:t>
      </w:r>
      <w:r w:rsidRPr="00277CED">
        <w:rPr>
          <w:rFonts w:ascii="Tahoma" w:hAnsi="Tahoma" w:cs="Tahoma"/>
          <w:sz w:val="22"/>
          <w:szCs w:val="22"/>
        </w:rPr>
        <w:t>6.19</w:t>
      </w:r>
      <w:r w:rsidR="00405147" w:rsidRPr="00277CED">
        <w:rPr>
          <w:rFonts w:ascii="Tahoma" w:hAnsi="Tahoma" w:cs="Tahoma"/>
          <w:sz w:val="22"/>
          <w:szCs w:val="22"/>
        </w:rPr>
        <w:t>.</w:t>
      </w:r>
      <w:r w:rsidR="00956657" w:rsidRPr="00277CED">
        <w:rPr>
          <w:rFonts w:ascii="Tahoma" w:hAnsi="Tahoma" w:cs="Tahoma"/>
          <w:sz w:val="22"/>
          <w:szCs w:val="22"/>
        </w:rPr>
        <w:t>6</w:t>
      </w:r>
      <w:r w:rsidR="00405147" w:rsidRPr="00277CED">
        <w:rPr>
          <w:rFonts w:ascii="Tahoma" w:hAnsi="Tahoma" w:cs="Tahoma"/>
          <w:sz w:val="22"/>
          <w:szCs w:val="22"/>
        </w:rPr>
        <w:t xml:space="preserve"> acima, com, no mínimo, 2 (dois) dias úteis de antecedência.</w:t>
      </w:r>
    </w:p>
    <w:p w:rsidR="00B60AA4" w:rsidRPr="00277CED" w:rsidRDefault="00B60AA4" w:rsidP="009D6571">
      <w:pPr>
        <w:suppressAutoHyphens/>
        <w:autoSpaceDE w:val="0"/>
        <w:autoSpaceDN w:val="0"/>
        <w:adjustRightInd w:val="0"/>
        <w:spacing w:line="320" w:lineRule="exact"/>
        <w:rPr>
          <w:rStyle w:val="DeltaViewInsertion"/>
          <w:rFonts w:ascii="Tahoma" w:hAnsi="Tahoma" w:cs="Tahoma"/>
          <w:color w:val="auto"/>
          <w:sz w:val="22"/>
          <w:szCs w:val="22"/>
          <w:u w:val="none"/>
        </w:rPr>
      </w:pPr>
    </w:p>
    <w:p w:rsidR="00B37A94" w:rsidRPr="00277CED" w:rsidRDefault="00AC089B" w:rsidP="009D6571">
      <w:pPr>
        <w:suppressAutoHyphens/>
        <w:spacing w:line="320" w:lineRule="exact"/>
        <w:rPr>
          <w:rFonts w:ascii="Tahoma" w:hAnsi="Tahoma" w:cs="Tahoma"/>
          <w:b/>
          <w:snapToGrid w:val="0"/>
          <w:sz w:val="22"/>
          <w:szCs w:val="22"/>
        </w:rPr>
      </w:pPr>
      <w:r w:rsidRPr="00277CED">
        <w:rPr>
          <w:rFonts w:ascii="Tahoma" w:hAnsi="Tahoma" w:cs="Tahoma"/>
          <w:b/>
          <w:snapToGrid w:val="0"/>
          <w:sz w:val="22"/>
          <w:szCs w:val="22"/>
        </w:rPr>
        <w:t>6.2</w:t>
      </w:r>
      <w:r w:rsidR="006D0938" w:rsidRPr="00277CED">
        <w:rPr>
          <w:rFonts w:ascii="Tahoma" w:hAnsi="Tahoma" w:cs="Tahoma"/>
          <w:b/>
          <w:snapToGrid w:val="0"/>
          <w:sz w:val="22"/>
          <w:szCs w:val="22"/>
        </w:rPr>
        <w:t>0</w:t>
      </w:r>
      <w:r w:rsidRPr="00277CED">
        <w:rPr>
          <w:rFonts w:ascii="Tahoma" w:hAnsi="Tahoma" w:cs="Tahoma"/>
          <w:b/>
          <w:snapToGrid w:val="0"/>
          <w:sz w:val="22"/>
          <w:szCs w:val="22"/>
        </w:rPr>
        <w:t>.</w:t>
      </w:r>
      <w:r w:rsidR="00B37A94" w:rsidRPr="00277CED">
        <w:rPr>
          <w:rFonts w:ascii="Tahoma" w:hAnsi="Tahoma" w:cs="Tahoma"/>
          <w:b/>
          <w:snapToGrid w:val="0"/>
          <w:sz w:val="22"/>
          <w:szCs w:val="22"/>
        </w:rPr>
        <w:t xml:space="preserve"> Multa e Juros Moratórios</w:t>
      </w:r>
    </w:p>
    <w:p w:rsidR="00B37A94" w:rsidRPr="00277CED" w:rsidRDefault="00B37A94" w:rsidP="009D6571">
      <w:pPr>
        <w:pStyle w:val="p0"/>
        <w:tabs>
          <w:tab w:val="clear" w:pos="720"/>
        </w:tabs>
        <w:suppressAutoHyphens/>
        <w:spacing w:line="320" w:lineRule="exact"/>
        <w:rPr>
          <w:rFonts w:ascii="Tahoma" w:hAnsi="Tahoma" w:cs="Tahoma"/>
          <w:snapToGrid w:val="0"/>
          <w:sz w:val="22"/>
          <w:szCs w:val="22"/>
        </w:rPr>
      </w:pPr>
    </w:p>
    <w:p w:rsidR="00B37A94" w:rsidRPr="00277CED" w:rsidRDefault="00AC089B"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w:t>
      </w:r>
      <w:r w:rsidR="006D0938" w:rsidRPr="00277CED">
        <w:rPr>
          <w:rFonts w:ascii="Tahoma" w:hAnsi="Tahoma" w:cs="Tahoma"/>
          <w:snapToGrid w:val="0"/>
          <w:sz w:val="22"/>
          <w:szCs w:val="22"/>
        </w:rPr>
        <w:t>0</w:t>
      </w:r>
      <w:r w:rsidR="00BC5510" w:rsidRPr="00277CED">
        <w:rPr>
          <w:rFonts w:ascii="Tahoma" w:hAnsi="Tahoma" w:cs="Tahoma"/>
          <w:snapToGrid w:val="0"/>
          <w:sz w:val="22"/>
          <w:szCs w:val="22"/>
        </w:rPr>
        <w:t xml:space="preserve">.1. </w:t>
      </w:r>
      <w:r w:rsidR="00B37A94" w:rsidRPr="00277CED">
        <w:rPr>
          <w:rFonts w:ascii="Tahoma" w:hAnsi="Tahoma" w:cs="Tahoma"/>
          <w:snapToGrid w:val="0"/>
          <w:sz w:val="22"/>
          <w:szCs w:val="22"/>
        </w:rPr>
        <w:t xml:space="preserve">Sem prejuízo da Remuneração, ocorrendo impontualidade no pagamento pela Emissora </w:t>
      </w:r>
      <w:r w:rsidR="00CC675A" w:rsidRPr="00277CED">
        <w:rPr>
          <w:rFonts w:ascii="Tahoma" w:hAnsi="Tahoma" w:cs="Tahoma"/>
          <w:snapToGrid w:val="0"/>
          <w:sz w:val="22"/>
          <w:szCs w:val="22"/>
        </w:rPr>
        <w:t>e/ou pel</w:t>
      </w:r>
      <w:r w:rsidR="00F318F2" w:rsidRPr="00277CED">
        <w:rPr>
          <w:rFonts w:ascii="Tahoma" w:hAnsi="Tahoma" w:cs="Tahoma"/>
          <w:snapToGrid w:val="0"/>
          <w:sz w:val="22"/>
          <w:szCs w:val="22"/>
        </w:rPr>
        <w:t>os</w:t>
      </w:r>
      <w:r w:rsidR="00CC675A"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CC675A" w:rsidRPr="00277CED">
        <w:rPr>
          <w:rFonts w:ascii="Tahoma" w:hAnsi="Tahoma" w:cs="Tahoma"/>
          <w:snapToGrid w:val="0"/>
          <w:sz w:val="22"/>
          <w:szCs w:val="22"/>
        </w:rPr>
        <w:t xml:space="preserve"> </w:t>
      </w:r>
      <w:r w:rsidR="00B37A94" w:rsidRPr="00277CED">
        <w:rPr>
          <w:rFonts w:ascii="Tahoma" w:hAnsi="Tahoma" w:cs="Tahoma"/>
          <w:snapToGrid w:val="0"/>
          <w:sz w:val="22"/>
          <w:szCs w:val="22"/>
        </w:rPr>
        <w:t xml:space="preserve">de qualquer quantia devida aos </w:t>
      </w:r>
      <w:r w:rsidR="003A7527" w:rsidRPr="00277CED">
        <w:rPr>
          <w:rFonts w:ascii="Tahoma" w:hAnsi="Tahoma" w:cs="Tahoma"/>
          <w:snapToGrid w:val="0"/>
          <w:sz w:val="22"/>
          <w:szCs w:val="22"/>
        </w:rPr>
        <w:t>Debenturistas</w:t>
      </w:r>
      <w:r w:rsidR="00B37A94" w:rsidRPr="00277CED">
        <w:rPr>
          <w:rFonts w:ascii="Tahoma" w:hAnsi="Tahoma" w:cs="Tahoma"/>
          <w:snapToGrid w:val="0"/>
          <w:sz w:val="22"/>
          <w:szCs w:val="22"/>
        </w:rPr>
        <w:t xml:space="preserve">, os débitos em atraso </w:t>
      </w:r>
      <w:r w:rsidR="00B37A94" w:rsidRPr="00277CED">
        <w:rPr>
          <w:rFonts w:ascii="Tahoma" w:hAnsi="Tahoma" w:cs="Tahoma"/>
          <w:sz w:val="22"/>
          <w:szCs w:val="22"/>
        </w:rPr>
        <w:lastRenderedPageBreak/>
        <w:t xml:space="preserve">vencidos e não pagos pela Emissora </w:t>
      </w:r>
      <w:r w:rsidR="00495AD0" w:rsidRPr="00277CED">
        <w:rPr>
          <w:rFonts w:ascii="Tahoma" w:hAnsi="Tahoma" w:cs="Tahoma"/>
          <w:sz w:val="22"/>
          <w:szCs w:val="22"/>
        </w:rPr>
        <w:t>e/ou pel</w:t>
      </w:r>
      <w:r w:rsidR="00F318F2" w:rsidRPr="00277CED">
        <w:rPr>
          <w:rFonts w:ascii="Tahoma" w:hAnsi="Tahoma" w:cs="Tahoma"/>
          <w:sz w:val="22"/>
          <w:szCs w:val="22"/>
        </w:rPr>
        <w:t>os</w:t>
      </w:r>
      <w:r w:rsidR="00495AD0" w:rsidRPr="00277CED">
        <w:rPr>
          <w:rFonts w:ascii="Tahoma" w:hAnsi="Tahoma" w:cs="Tahoma"/>
          <w:sz w:val="22"/>
          <w:szCs w:val="22"/>
        </w:rPr>
        <w:t xml:space="preserve"> Garantidor</w:t>
      </w:r>
      <w:r w:rsidR="00F318F2" w:rsidRPr="00277CED">
        <w:rPr>
          <w:rFonts w:ascii="Tahoma" w:hAnsi="Tahoma" w:cs="Tahoma"/>
          <w:sz w:val="22"/>
          <w:szCs w:val="22"/>
        </w:rPr>
        <w:t>es</w:t>
      </w:r>
      <w:r w:rsidR="00495AD0" w:rsidRPr="00277CED">
        <w:rPr>
          <w:rFonts w:ascii="Tahoma" w:hAnsi="Tahoma" w:cs="Tahoma"/>
          <w:sz w:val="22"/>
          <w:szCs w:val="22"/>
        </w:rPr>
        <w:t xml:space="preserve">, incluindo, sem limitação, o pagamento da Remuneração devida nos termos desta Escritura de Emissão, ficarão </w:t>
      </w:r>
      <w:r w:rsidR="00B37A94" w:rsidRPr="00277CED">
        <w:rPr>
          <w:rFonts w:ascii="Tahoma" w:hAnsi="Tahoma" w:cs="Tahoma"/>
          <w:sz w:val="22"/>
          <w:szCs w:val="22"/>
        </w:rPr>
        <w:t>sujeitos, independentemente de aviso, notificação ou interpelação judicial ou extrajudicial, (i) a multa convencional, irredutível e não compensatória, de 2% (dois</w:t>
      </w:r>
      <w:r w:rsidR="001767DF" w:rsidRPr="00277CED">
        <w:rPr>
          <w:rFonts w:ascii="Tahoma" w:hAnsi="Tahoma" w:cs="Tahoma"/>
          <w:sz w:val="22"/>
          <w:szCs w:val="22"/>
        </w:rPr>
        <w:t xml:space="preserve"> por cento</w:t>
      </w:r>
      <w:r w:rsidR="00B37A94" w:rsidRPr="00277CED">
        <w:rPr>
          <w:rFonts w:ascii="Tahoma" w:hAnsi="Tahoma" w:cs="Tahoma"/>
          <w:sz w:val="22"/>
          <w:szCs w:val="22"/>
        </w:rPr>
        <w:t>) e (</w:t>
      </w:r>
      <w:proofErr w:type="spellStart"/>
      <w:r w:rsidR="00B37A94" w:rsidRPr="00277CED">
        <w:rPr>
          <w:rFonts w:ascii="Tahoma" w:hAnsi="Tahoma" w:cs="Tahoma"/>
          <w:sz w:val="22"/>
          <w:szCs w:val="22"/>
        </w:rPr>
        <w:t>ii</w:t>
      </w:r>
      <w:proofErr w:type="spellEnd"/>
      <w:r w:rsidR="00B37A94" w:rsidRPr="00277CED">
        <w:rPr>
          <w:rFonts w:ascii="Tahoma" w:hAnsi="Tahoma" w:cs="Tahoma"/>
          <w:sz w:val="22"/>
          <w:szCs w:val="22"/>
        </w:rPr>
        <w:t>) a juros moratórios à razão de 1% (um por cento) ao mês</w:t>
      </w:r>
      <w:r w:rsidR="00495AD0" w:rsidRPr="00277CED">
        <w:rPr>
          <w:rFonts w:ascii="Tahoma" w:hAnsi="Tahoma" w:cs="Tahoma"/>
          <w:sz w:val="22"/>
          <w:szCs w:val="22"/>
        </w:rPr>
        <w:t xml:space="preserve">, calculados </w:t>
      </w:r>
      <w:r w:rsidR="00495AD0" w:rsidRPr="00277CED">
        <w:rPr>
          <w:rFonts w:ascii="Tahoma" w:hAnsi="Tahoma" w:cs="Tahoma"/>
          <w:i/>
          <w:sz w:val="22"/>
          <w:szCs w:val="22"/>
        </w:rPr>
        <w:t xml:space="preserve">pro rata </w:t>
      </w:r>
      <w:proofErr w:type="spellStart"/>
      <w:r w:rsidR="00495AD0" w:rsidRPr="00277CED">
        <w:rPr>
          <w:rFonts w:ascii="Tahoma" w:hAnsi="Tahoma" w:cs="Tahoma"/>
          <w:i/>
          <w:sz w:val="22"/>
          <w:szCs w:val="22"/>
        </w:rPr>
        <w:t>temporis</w:t>
      </w:r>
      <w:proofErr w:type="spellEnd"/>
      <w:r w:rsidR="00495AD0" w:rsidRPr="00277CED">
        <w:rPr>
          <w:rFonts w:ascii="Tahoma" w:hAnsi="Tahoma" w:cs="Tahoma"/>
          <w:sz w:val="22"/>
          <w:szCs w:val="22"/>
        </w:rPr>
        <w:t xml:space="preserve"> desde a data da inadimplência até a data do efetivo pagamento</w:t>
      </w:r>
      <w:r w:rsidR="00A54826" w:rsidRPr="00277CED">
        <w:rPr>
          <w:rFonts w:ascii="Tahoma" w:hAnsi="Tahoma" w:cs="Tahoma"/>
          <w:sz w:val="22"/>
          <w:szCs w:val="22"/>
        </w:rPr>
        <w:t xml:space="preserve"> (“</w:t>
      </w:r>
      <w:r w:rsidR="00A54826" w:rsidRPr="00277CED">
        <w:rPr>
          <w:rFonts w:ascii="Tahoma" w:hAnsi="Tahoma" w:cs="Tahoma"/>
          <w:sz w:val="22"/>
          <w:szCs w:val="22"/>
          <w:u w:val="single"/>
        </w:rPr>
        <w:t>Encargos Moratórios</w:t>
      </w:r>
      <w:r w:rsidR="00A54826" w:rsidRPr="00277CED">
        <w:rPr>
          <w:rFonts w:ascii="Tahoma" w:hAnsi="Tahoma" w:cs="Tahoma"/>
          <w:sz w:val="22"/>
          <w:szCs w:val="22"/>
        </w:rPr>
        <w:t>”)</w:t>
      </w:r>
      <w:r w:rsidR="00B37A94"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napToGrid w:val="0"/>
          <w:sz w:val="22"/>
          <w:szCs w:val="22"/>
        </w:rPr>
      </w:pPr>
    </w:p>
    <w:p w:rsidR="00B37A94" w:rsidRPr="00277CED" w:rsidRDefault="00AC089B" w:rsidP="009D6571">
      <w:pPr>
        <w:suppressAutoHyphens/>
        <w:spacing w:line="320" w:lineRule="exact"/>
        <w:rPr>
          <w:rFonts w:ascii="Tahoma" w:hAnsi="Tahoma" w:cs="Tahoma"/>
          <w:b/>
          <w:snapToGrid w:val="0"/>
          <w:sz w:val="22"/>
          <w:szCs w:val="22"/>
        </w:rPr>
      </w:pPr>
      <w:r w:rsidRPr="00277CED">
        <w:rPr>
          <w:rFonts w:ascii="Tahoma" w:hAnsi="Tahoma" w:cs="Tahoma"/>
          <w:b/>
          <w:snapToGrid w:val="0"/>
          <w:sz w:val="22"/>
          <w:szCs w:val="22"/>
        </w:rPr>
        <w:t>6.2</w:t>
      </w:r>
      <w:r w:rsidR="006D0938" w:rsidRPr="00277CED">
        <w:rPr>
          <w:rFonts w:ascii="Tahoma" w:hAnsi="Tahoma" w:cs="Tahoma"/>
          <w:b/>
          <w:snapToGrid w:val="0"/>
          <w:sz w:val="22"/>
          <w:szCs w:val="22"/>
        </w:rPr>
        <w:t>1</w:t>
      </w:r>
      <w:r w:rsidR="00B37A94" w:rsidRPr="00277CED">
        <w:rPr>
          <w:rFonts w:ascii="Tahoma" w:hAnsi="Tahoma" w:cs="Tahoma"/>
          <w:b/>
          <w:snapToGrid w:val="0"/>
          <w:sz w:val="22"/>
          <w:szCs w:val="22"/>
        </w:rPr>
        <w:t>. Atraso no Recebimento dos Pagamentos</w:t>
      </w:r>
    </w:p>
    <w:p w:rsidR="00B37A94" w:rsidRPr="00277CED" w:rsidRDefault="00B37A94" w:rsidP="009D6571">
      <w:pPr>
        <w:suppressAutoHyphens/>
        <w:spacing w:line="320" w:lineRule="exact"/>
        <w:rPr>
          <w:rFonts w:ascii="Tahoma" w:hAnsi="Tahoma" w:cs="Tahoma"/>
          <w:snapToGrid w:val="0"/>
          <w:sz w:val="22"/>
          <w:szCs w:val="22"/>
        </w:rPr>
      </w:pPr>
    </w:p>
    <w:p w:rsidR="006E4DDB" w:rsidRPr="00277CED" w:rsidRDefault="00AC089B" w:rsidP="009D6571">
      <w:pPr>
        <w:tabs>
          <w:tab w:val="left" w:pos="-2268"/>
        </w:tabs>
        <w:suppressAutoHyphens/>
        <w:spacing w:line="320" w:lineRule="exact"/>
        <w:rPr>
          <w:rFonts w:ascii="Tahoma" w:hAnsi="Tahoma" w:cs="Tahoma"/>
          <w:b/>
          <w:snapToGrid w:val="0"/>
          <w:sz w:val="22"/>
          <w:szCs w:val="22"/>
        </w:rPr>
      </w:pPr>
      <w:r w:rsidRPr="00277CED">
        <w:rPr>
          <w:rFonts w:ascii="Tahoma" w:hAnsi="Tahoma" w:cs="Tahoma"/>
          <w:snapToGrid w:val="0"/>
          <w:sz w:val="22"/>
          <w:szCs w:val="22"/>
        </w:rPr>
        <w:t>6.2</w:t>
      </w:r>
      <w:r w:rsidR="006D0938" w:rsidRPr="00277CED">
        <w:rPr>
          <w:rFonts w:ascii="Tahoma" w:hAnsi="Tahoma" w:cs="Tahoma"/>
          <w:snapToGrid w:val="0"/>
          <w:sz w:val="22"/>
          <w:szCs w:val="22"/>
        </w:rPr>
        <w:t>1</w:t>
      </w:r>
      <w:r w:rsidR="00BC5510" w:rsidRPr="00277CED">
        <w:rPr>
          <w:rFonts w:ascii="Tahoma" w:hAnsi="Tahoma" w:cs="Tahoma"/>
          <w:snapToGrid w:val="0"/>
          <w:sz w:val="22"/>
          <w:szCs w:val="22"/>
        </w:rPr>
        <w:t xml:space="preserve">.1. </w:t>
      </w:r>
      <w:r w:rsidR="00300C42" w:rsidRPr="00277CED">
        <w:rPr>
          <w:rFonts w:ascii="Tahoma" w:hAnsi="Tahoma" w:cs="Tahoma"/>
          <w:snapToGrid w:val="0"/>
          <w:sz w:val="22"/>
          <w:szCs w:val="22"/>
        </w:rPr>
        <w:t xml:space="preserve">Sem prejuízo do disposto no item </w:t>
      </w:r>
      <w:r w:rsidRPr="00277CED">
        <w:rPr>
          <w:rFonts w:ascii="Tahoma" w:hAnsi="Tahoma" w:cs="Tahoma"/>
          <w:snapToGrid w:val="0"/>
          <w:sz w:val="22"/>
          <w:szCs w:val="22"/>
        </w:rPr>
        <w:t>6.2</w:t>
      </w:r>
      <w:r w:rsidR="006D0938" w:rsidRPr="00277CED">
        <w:rPr>
          <w:rFonts w:ascii="Tahoma" w:hAnsi="Tahoma" w:cs="Tahoma"/>
          <w:snapToGrid w:val="0"/>
          <w:sz w:val="22"/>
          <w:szCs w:val="22"/>
        </w:rPr>
        <w:t>0</w:t>
      </w:r>
      <w:r w:rsidR="00BC5510" w:rsidRPr="00277CED">
        <w:rPr>
          <w:rFonts w:ascii="Tahoma" w:hAnsi="Tahoma" w:cs="Tahoma"/>
          <w:snapToGrid w:val="0"/>
          <w:sz w:val="22"/>
          <w:szCs w:val="22"/>
        </w:rPr>
        <w:t>.</w:t>
      </w:r>
      <w:r w:rsidR="00300C42" w:rsidRPr="00277CED">
        <w:rPr>
          <w:rFonts w:ascii="Tahoma" w:hAnsi="Tahoma" w:cs="Tahoma"/>
          <w:snapToGrid w:val="0"/>
          <w:sz w:val="22"/>
          <w:szCs w:val="22"/>
        </w:rPr>
        <w:t xml:space="preserve"> acima, o não comparecimento do Debenturista para receber o valor correspondente a quaisquer das obrigações pecuniárias da Emissora, nas datas previstas nesta </w:t>
      </w:r>
      <w:r w:rsidR="00313E0D" w:rsidRPr="00277CED">
        <w:rPr>
          <w:rFonts w:ascii="Tahoma" w:hAnsi="Tahoma" w:cs="Tahoma"/>
          <w:sz w:val="22"/>
          <w:szCs w:val="22"/>
        </w:rPr>
        <w:t>Escritura de Emissão</w:t>
      </w:r>
      <w:r w:rsidR="00300C42" w:rsidRPr="00277CED">
        <w:rPr>
          <w:rFonts w:ascii="Tahoma" w:hAnsi="Tahoma" w:cs="Tahoma"/>
          <w:snapToGrid w:val="0"/>
          <w:sz w:val="22"/>
          <w:szCs w:val="22"/>
        </w:rPr>
        <w:t xml:space="preserve">, ou em comunicado publicado pela Emissora, não lhe dará direito ao recebimento da Remuneração das Debêntures e/ou encargos moratórios a partir da data em que o valor correspondente seja disponibilizado </w:t>
      </w:r>
      <w:r w:rsidR="004714EE" w:rsidRPr="00277CED">
        <w:rPr>
          <w:rFonts w:ascii="Tahoma" w:hAnsi="Tahoma" w:cs="Tahoma"/>
          <w:snapToGrid w:val="0"/>
          <w:sz w:val="22"/>
          <w:szCs w:val="22"/>
        </w:rPr>
        <w:t>pela Emissora</w:t>
      </w:r>
      <w:r w:rsidR="00300C42" w:rsidRPr="00277CED">
        <w:rPr>
          <w:rFonts w:ascii="Tahoma" w:hAnsi="Tahoma" w:cs="Tahoma"/>
          <w:snapToGrid w:val="0"/>
          <w:sz w:val="22"/>
          <w:szCs w:val="22"/>
        </w:rPr>
        <w:t xml:space="preserve"> ao Debenturista, sendo-lhe, todavia, assegurados os direitos adquiridos até a referida data</w:t>
      </w:r>
      <w:r w:rsidR="004714EE" w:rsidRPr="00277CED">
        <w:rPr>
          <w:rFonts w:ascii="Tahoma" w:hAnsi="Tahoma" w:cs="Tahoma"/>
          <w:snapToGrid w:val="0"/>
          <w:sz w:val="22"/>
          <w:szCs w:val="22"/>
        </w:rPr>
        <w:t>.</w:t>
      </w:r>
    </w:p>
    <w:p w:rsidR="008F35CC" w:rsidRPr="00277CED" w:rsidRDefault="008F35CC" w:rsidP="009D6571">
      <w:pPr>
        <w:pStyle w:val="sub"/>
        <w:widowControl/>
        <w:suppressAutoHyphens/>
        <w:spacing w:before="0" w:after="0" w:line="320" w:lineRule="exact"/>
        <w:rPr>
          <w:rFonts w:ascii="Tahoma" w:hAnsi="Tahoma" w:cs="Tahoma"/>
          <w:b/>
          <w:snapToGrid/>
        </w:rPr>
      </w:pPr>
    </w:p>
    <w:p w:rsidR="00C8458A" w:rsidRPr="00277CED" w:rsidRDefault="008F35CC" w:rsidP="009D6571">
      <w:pPr>
        <w:pStyle w:val="sub"/>
        <w:widowControl/>
        <w:suppressAutoHyphens/>
        <w:spacing w:before="0" w:after="0" w:line="320" w:lineRule="exact"/>
        <w:rPr>
          <w:rFonts w:ascii="Tahoma" w:hAnsi="Tahoma" w:cs="Tahoma"/>
          <w:b/>
          <w:snapToGrid/>
        </w:rPr>
      </w:pPr>
      <w:r w:rsidRPr="00277CED">
        <w:rPr>
          <w:rFonts w:ascii="Tahoma" w:hAnsi="Tahoma" w:cs="Tahoma"/>
          <w:b/>
          <w:snapToGrid/>
        </w:rPr>
        <w:t>6.2</w:t>
      </w:r>
      <w:r w:rsidR="006D0938" w:rsidRPr="00277CED">
        <w:rPr>
          <w:rFonts w:ascii="Tahoma" w:hAnsi="Tahoma" w:cs="Tahoma"/>
          <w:b/>
          <w:snapToGrid/>
        </w:rPr>
        <w:t>2</w:t>
      </w:r>
      <w:r w:rsidR="00C8458A" w:rsidRPr="00277CED">
        <w:rPr>
          <w:rFonts w:ascii="Tahoma" w:hAnsi="Tahoma" w:cs="Tahoma"/>
          <w:b/>
          <w:snapToGrid/>
        </w:rPr>
        <w:t xml:space="preserve">. Imunidade ou Isenção de Debenturistas </w:t>
      </w:r>
    </w:p>
    <w:p w:rsidR="00C8458A" w:rsidRPr="00277CED" w:rsidRDefault="00C8458A" w:rsidP="009D6571">
      <w:pPr>
        <w:suppressAutoHyphens/>
        <w:spacing w:line="320" w:lineRule="exact"/>
        <w:rPr>
          <w:rFonts w:ascii="Tahoma" w:hAnsi="Tahoma" w:cs="Tahoma"/>
          <w:sz w:val="22"/>
          <w:szCs w:val="22"/>
        </w:rPr>
      </w:pPr>
    </w:p>
    <w:p w:rsidR="00C8458A" w:rsidRPr="00277CED" w:rsidRDefault="006D0938" w:rsidP="009D6571">
      <w:pPr>
        <w:suppressAutoHyphens/>
        <w:spacing w:line="320" w:lineRule="exact"/>
        <w:rPr>
          <w:rStyle w:val="DeltaViewInsertion"/>
          <w:rFonts w:ascii="Tahoma" w:hAnsi="Tahoma" w:cs="Tahoma"/>
          <w:color w:val="auto"/>
          <w:sz w:val="22"/>
          <w:szCs w:val="22"/>
          <w:u w:val="none"/>
        </w:rPr>
      </w:pPr>
      <w:r w:rsidRPr="00277CED">
        <w:rPr>
          <w:rFonts w:ascii="Tahoma" w:hAnsi="Tahoma" w:cs="Tahoma"/>
          <w:sz w:val="22"/>
          <w:szCs w:val="22"/>
        </w:rPr>
        <w:t>6.22</w:t>
      </w:r>
      <w:r w:rsidR="008F35CC" w:rsidRPr="00277CED">
        <w:rPr>
          <w:rFonts w:ascii="Tahoma" w:hAnsi="Tahoma" w:cs="Tahoma"/>
          <w:sz w:val="22"/>
          <w:szCs w:val="22"/>
        </w:rPr>
        <w:t>.1.</w:t>
      </w:r>
      <w:r w:rsidR="00C8458A" w:rsidRPr="00277CED">
        <w:rPr>
          <w:rFonts w:ascii="Tahoma" w:hAnsi="Tahoma" w:cs="Tahoma"/>
          <w:sz w:val="22"/>
          <w:szCs w:val="22"/>
        </w:rPr>
        <w:t xml:space="preserve"> Caso qualquer Debenturista goze de algum tipo de imunidade ou isenção tributária, este deverá encaminhar ao Banco Liquidante, com cópia para a Emissora, no prazo mínimo de 10 (dez) </w:t>
      </w:r>
      <w:r w:rsidR="00F04B92">
        <w:rPr>
          <w:rFonts w:ascii="Tahoma" w:hAnsi="Tahoma" w:cs="Tahoma"/>
          <w:sz w:val="22"/>
          <w:szCs w:val="22"/>
        </w:rPr>
        <w:t>D</w:t>
      </w:r>
      <w:r w:rsidR="00F04B92" w:rsidRPr="00277CED">
        <w:rPr>
          <w:rFonts w:ascii="Tahoma" w:hAnsi="Tahoma" w:cs="Tahoma"/>
          <w:sz w:val="22"/>
          <w:szCs w:val="22"/>
        </w:rPr>
        <w:t xml:space="preserve">ias </w:t>
      </w:r>
      <w:r w:rsidR="00F04B92">
        <w:rPr>
          <w:rFonts w:ascii="Tahoma" w:hAnsi="Tahoma" w:cs="Tahoma"/>
          <w:sz w:val="22"/>
          <w:szCs w:val="22"/>
        </w:rPr>
        <w:t>Ú</w:t>
      </w:r>
      <w:r w:rsidR="00C8458A" w:rsidRPr="00277CED">
        <w:rPr>
          <w:rFonts w:ascii="Tahoma" w:hAnsi="Tahoma" w:cs="Tahoma"/>
          <w:sz w:val="22"/>
          <w:szCs w:val="22"/>
        </w:rPr>
        <w:t>teis antes da data prevista para recebimento de valores relativos às Debêntures, documentação comprobatória dessa imunidade ou</w:t>
      </w:r>
      <w:r w:rsidR="00C8458A" w:rsidRPr="00277CED">
        <w:rPr>
          <w:rStyle w:val="DeltaViewInsertion"/>
          <w:rFonts w:ascii="Tahoma" w:hAnsi="Tahoma" w:cs="Tahoma"/>
          <w:color w:val="auto"/>
          <w:sz w:val="22"/>
          <w:szCs w:val="22"/>
          <w:u w:val="none"/>
        </w:rPr>
        <w:t xml:space="preserve"> isenção tributária, sob pena de ter descontados dos seus rendimentos os valores devidos nos termos da legislação tributária em vigor.</w:t>
      </w:r>
    </w:p>
    <w:p w:rsidR="00C8458A" w:rsidRPr="00277CED" w:rsidRDefault="00C8458A" w:rsidP="009D6571">
      <w:pPr>
        <w:suppressAutoHyphens/>
        <w:spacing w:line="320" w:lineRule="exact"/>
        <w:rPr>
          <w:rFonts w:ascii="Tahoma" w:hAnsi="Tahoma" w:cs="Tahoma"/>
          <w:sz w:val="22"/>
          <w:szCs w:val="22"/>
        </w:rPr>
      </w:pPr>
    </w:p>
    <w:p w:rsidR="008C36AB" w:rsidRPr="00277CED" w:rsidRDefault="006D0938" w:rsidP="009D6571">
      <w:pPr>
        <w:suppressAutoHyphens/>
        <w:spacing w:line="320" w:lineRule="exact"/>
        <w:rPr>
          <w:rFonts w:ascii="Tahoma" w:hAnsi="Tahoma" w:cs="Tahoma"/>
          <w:b/>
          <w:snapToGrid w:val="0"/>
          <w:sz w:val="22"/>
          <w:szCs w:val="22"/>
        </w:rPr>
      </w:pPr>
      <w:r w:rsidRPr="00277CED">
        <w:rPr>
          <w:rFonts w:ascii="Tahoma" w:hAnsi="Tahoma" w:cs="Tahoma"/>
          <w:b/>
          <w:snapToGrid w:val="0"/>
          <w:sz w:val="22"/>
          <w:szCs w:val="22"/>
        </w:rPr>
        <w:t>6.23</w:t>
      </w:r>
      <w:r w:rsidR="00300C42" w:rsidRPr="00277CED">
        <w:rPr>
          <w:rFonts w:ascii="Tahoma" w:hAnsi="Tahoma" w:cs="Tahoma"/>
          <w:b/>
          <w:snapToGrid w:val="0"/>
          <w:sz w:val="22"/>
          <w:szCs w:val="22"/>
        </w:rPr>
        <w:t>.</w:t>
      </w:r>
      <w:r w:rsidR="006C5A79" w:rsidRPr="00277CED">
        <w:rPr>
          <w:rFonts w:ascii="Tahoma" w:hAnsi="Tahoma" w:cs="Tahoma"/>
          <w:b/>
          <w:snapToGrid w:val="0"/>
          <w:sz w:val="22"/>
          <w:szCs w:val="22"/>
        </w:rPr>
        <w:t xml:space="preserve"> </w:t>
      </w:r>
      <w:r w:rsidR="008C36AB" w:rsidRPr="00277CED">
        <w:rPr>
          <w:rFonts w:ascii="Tahoma" w:hAnsi="Tahoma" w:cs="Tahoma"/>
          <w:b/>
          <w:snapToGrid w:val="0"/>
          <w:sz w:val="22"/>
          <w:szCs w:val="22"/>
        </w:rPr>
        <w:t>Garantias</w:t>
      </w:r>
    </w:p>
    <w:p w:rsidR="008C36AB" w:rsidRPr="00277CED" w:rsidRDefault="008C36AB" w:rsidP="009D6571">
      <w:pPr>
        <w:suppressAutoHyphens/>
        <w:spacing w:line="320" w:lineRule="exact"/>
        <w:rPr>
          <w:rFonts w:ascii="Tahoma" w:hAnsi="Tahoma" w:cs="Tahoma"/>
          <w:b/>
          <w:snapToGrid w:val="0"/>
          <w:sz w:val="22"/>
          <w:szCs w:val="22"/>
        </w:rPr>
      </w:pPr>
    </w:p>
    <w:p w:rsidR="008C36AB" w:rsidRPr="00277CED" w:rsidRDefault="006D0938"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6.23</w:t>
      </w:r>
      <w:r w:rsidR="003F22F3" w:rsidRPr="00277CED">
        <w:rPr>
          <w:rFonts w:ascii="Tahoma" w:hAnsi="Tahoma" w:cs="Tahoma"/>
          <w:snapToGrid w:val="0"/>
          <w:sz w:val="22"/>
          <w:szCs w:val="22"/>
        </w:rPr>
        <w:t xml:space="preserve">.1. </w:t>
      </w:r>
      <w:r w:rsidR="008C36AB" w:rsidRPr="00277CED">
        <w:rPr>
          <w:rFonts w:ascii="Tahoma" w:hAnsi="Tahoma" w:cs="Tahoma"/>
          <w:i/>
          <w:snapToGrid w:val="0"/>
          <w:sz w:val="22"/>
          <w:szCs w:val="22"/>
        </w:rPr>
        <w:t>Fiança</w:t>
      </w:r>
      <w:r w:rsidR="008C36AB" w:rsidRPr="00277CED">
        <w:rPr>
          <w:rFonts w:ascii="Tahoma" w:hAnsi="Tahoma" w:cs="Tahoma"/>
          <w:snapToGrid w:val="0"/>
          <w:sz w:val="22"/>
          <w:szCs w:val="22"/>
        </w:rPr>
        <w:t xml:space="preserve"> </w:t>
      </w:r>
    </w:p>
    <w:p w:rsidR="008C36AB" w:rsidRPr="00277CED" w:rsidRDefault="008C36AB" w:rsidP="009D6571">
      <w:pPr>
        <w:tabs>
          <w:tab w:val="left" w:pos="-2268"/>
        </w:tabs>
        <w:suppressAutoHyphens/>
        <w:spacing w:line="320" w:lineRule="exact"/>
        <w:rPr>
          <w:rFonts w:ascii="Tahoma" w:hAnsi="Tahoma" w:cs="Tahoma"/>
          <w:snapToGrid w:val="0"/>
          <w:sz w:val="22"/>
          <w:szCs w:val="22"/>
        </w:rPr>
      </w:pPr>
    </w:p>
    <w:p w:rsidR="003F22F3" w:rsidRPr="00277CED" w:rsidRDefault="00AC089B"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w:t>
      </w:r>
      <w:r w:rsidR="006D0938" w:rsidRPr="00277CED">
        <w:rPr>
          <w:rFonts w:ascii="Tahoma" w:hAnsi="Tahoma" w:cs="Tahoma"/>
          <w:snapToGrid w:val="0"/>
          <w:sz w:val="22"/>
          <w:szCs w:val="22"/>
        </w:rPr>
        <w:t>3</w:t>
      </w:r>
      <w:r w:rsidR="008C36AB" w:rsidRPr="00277CED">
        <w:rPr>
          <w:rFonts w:ascii="Tahoma" w:hAnsi="Tahoma" w:cs="Tahoma"/>
          <w:snapToGrid w:val="0"/>
          <w:sz w:val="22"/>
          <w:szCs w:val="22"/>
        </w:rPr>
        <w:t xml:space="preserve">.1.1. </w:t>
      </w:r>
      <w:r w:rsidR="003F22F3" w:rsidRPr="00277CED">
        <w:rPr>
          <w:rFonts w:ascii="Tahoma" w:hAnsi="Tahoma" w:cs="Tahoma"/>
          <w:snapToGrid w:val="0"/>
          <w:sz w:val="22"/>
          <w:szCs w:val="22"/>
        </w:rPr>
        <w:t>Como garantia do fiel e pontual pagamento</w:t>
      </w:r>
      <w:r w:rsidR="00071A70" w:rsidRPr="00277CED">
        <w:rPr>
          <w:rFonts w:ascii="Tahoma" w:hAnsi="Tahoma" w:cs="Tahoma"/>
          <w:snapToGrid w:val="0"/>
          <w:sz w:val="22"/>
          <w:szCs w:val="22"/>
        </w:rPr>
        <w:t xml:space="preserve"> </w:t>
      </w:r>
      <w:r w:rsidR="00EA734F" w:rsidRPr="00277CED">
        <w:rPr>
          <w:rFonts w:ascii="Tahoma" w:hAnsi="Tahoma" w:cs="Tahoma"/>
          <w:snapToGrid w:val="0"/>
          <w:sz w:val="22"/>
          <w:szCs w:val="22"/>
        </w:rPr>
        <w:t xml:space="preserve">de todas as obrigações, principais e acessórias </w:t>
      </w:r>
      <w:r w:rsidR="0032190D" w:rsidRPr="00277CED">
        <w:rPr>
          <w:rFonts w:ascii="Tahoma" w:hAnsi="Tahoma" w:cs="Tahoma"/>
          <w:snapToGrid w:val="0"/>
          <w:sz w:val="22"/>
          <w:szCs w:val="22"/>
        </w:rPr>
        <w:t>assumidas nesta Escritura de Emissão pela Emissora</w:t>
      </w:r>
      <w:r w:rsidR="003F22F3" w:rsidRPr="00277CED">
        <w:rPr>
          <w:rFonts w:ascii="Tahoma" w:hAnsi="Tahoma" w:cs="Tahoma"/>
          <w:snapToGrid w:val="0"/>
          <w:sz w:val="22"/>
          <w:szCs w:val="22"/>
        </w:rPr>
        <w:t xml:space="preserve">, </w:t>
      </w:r>
      <w:r w:rsidR="00252386" w:rsidRPr="00277CED">
        <w:rPr>
          <w:rFonts w:ascii="Tahoma" w:hAnsi="Tahoma" w:cs="Tahoma"/>
          <w:snapToGrid w:val="0"/>
          <w:sz w:val="22"/>
          <w:szCs w:val="22"/>
        </w:rPr>
        <w:t>os</w:t>
      </w:r>
      <w:r w:rsidR="003F22F3" w:rsidRPr="00277CED">
        <w:rPr>
          <w:rFonts w:ascii="Tahoma" w:hAnsi="Tahoma" w:cs="Tahoma"/>
          <w:snapToGrid w:val="0"/>
          <w:sz w:val="22"/>
          <w:szCs w:val="22"/>
        </w:rPr>
        <w:t xml:space="preserve"> Garantidor</w:t>
      </w:r>
      <w:r w:rsidR="00252386" w:rsidRPr="00277CED">
        <w:rPr>
          <w:rFonts w:ascii="Tahoma" w:hAnsi="Tahoma" w:cs="Tahoma"/>
          <w:snapToGrid w:val="0"/>
          <w:sz w:val="22"/>
          <w:szCs w:val="22"/>
        </w:rPr>
        <w:t>es</w:t>
      </w:r>
      <w:r w:rsidR="003F22F3" w:rsidRPr="00277CED">
        <w:rPr>
          <w:rFonts w:ascii="Tahoma" w:hAnsi="Tahoma" w:cs="Tahoma"/>
          <w:snapToGrid w:val="0"/>
          <w:sz w:val="22"/>
          <w:szCs w:val="22"/>
        </w:rPr>
        <w:t xml:space="preserve"> </w:t>
      </w:r>
      <w:r w:rsidR="007A0955" w:rsidRPr="00277CED">
        <w:rPr>
          <w:rFonts w:ascii="Tahoma" w:hAnsi="Tahoma" w:cs="Tahoma"/>
          <w:snapToGrid w:val="0"/>
          <w:sz w:val="22"/>
          <w:szCs w:val="22"/>
        </w:rPr>
        <w:t>presta</w:t>
      </w:r>
      <w:r w:rsidR="00252386" w:rsidRPr="00277CED">
        <w:rPr>
          <w:rFonts w:ascii="Tahoma" w:hAnsi="Tahoma" w:cs="Tahoma"/>
          <w:snapToGrid w:val="0"/>
          <w:sz w:val="22"/>
          <w:szCs w:val="22"/>
        </w:rPr>
        <w:t>m</w:t>
      </w:r>
      <w:r w:rsidR="007A0955" w:rsidRPr="00277CED">
        <w:rPr>
          <w:rFonts w:ascii="Tahoma" w:hAnsi="Tahoma" w:cs="Tahoma"/>
          <w:snapToGrid w:val="0"/>
          <w:sz w:val="22"/>
          <w:szCs w:val="22"/>
        </w:rPr>
        <w:t xml:space="preserve"> </w:t>
      </w:r>
      <w:r w:rsidR="003F22F3" w:rsidRPr="00277CED">
        <w:rPr>
          <w:rFonts w:ascii="Tahoma" w:hAnsi="Tahoma" w:cs="Tahoma"/>
          <w:snapToGrid w:val="0"/>
          <w:sz w:val="22"/>
          <w:szCs w:val="22"/>
        </w:rPr>
        <w:t>fiança</w:t>
      </w:r>
      <w:r w:rsidR="0032190D" w:rsidRPr="00277CED">
        <w:rPr>
          <w:rFonts w:ascii="Tahoma" w:hAnsi="Tahoma" w:cs="Tahoma"/>
          <w:snapToGrid w:val="0"/>
          <w:sz w:val="22"/>
          <w:szCs w:val="22"/>
        </w:rPr>
        <w:t>, em caráter irrevogável e irretratável,</w:t>
      </w:r>
      <w:r w:rsidR="003F22F3" w:rsidRPr="00277CED">
        <w:rPr>
          <w:rFonts w:ascii="Tahoma" w:hAnsi="Tahoma" w:cs="Tahoma"/>
          <w:snapToGrid w:val="0"/>
          <w:sz w:val="22"/>
          <w:szCs w:val="22"/>
        </w:rPr>
        <w:t xml:space="preserve"> em favor dos Debenturistas, representados pelo Agente Fiduciário, obrigando-se</w:t>
      </w:r>
      <w:r w:rsidR="00C10ABE" w:rsidRPr="00277CED">
        <w:rPr>
          <w:rFonts w:ascii="Tahoma" w:hAnsi="Tahoma" w:cs="Tahoma"/>
          <w:snapToGrid w:val="0"/>
          <w:sz w:val="22"/>
          <w:szCs w:val="22"/>
        </w:rPr>
        <w:t xml:space="preserve"> solidariamente entre si</w:t>
      </w:r>
      <w:r w:rsidR="0032190D" w:rsidRPr="00277CED">
        <w:rPr>
          <w:rFonts w:ascii="Tahoma" w:hAnsi="Tahoma" w:cs="Tahoma"/>
          <w:snapToGrid w:val="0"/>
          <w:sz w:val="22"/>
          <w:szCs w:val="22"/>
        </w:rPr>
        <w:t>, bem como a seus sucessores a qualquer título, como fiador</w:t>
      </w:r>
      <w:r w:rsidR="002B087E" w:rsidRPr="00277CED">
        <w:rPr>
          <w:rFonts w:ascii="Tahoma" w:hAnsi="Tahoma" w:cs="Tahoma"/>
          <w:snapToGrid w:val="0"/>
          <w:sz w:val="22"/>
          <w:szCs w:val="22"/>
        </w:rPr>
        <w:t>es</w:t>
      </w:r>
      <w:r w:rsidR="0032190D" w:rsidRPr="00277CED">
        <w:rPr>
          <w:rFonts w:ascii="Tahoma" w:hAnsi="Tahoma" w:cs="Tahoma"/>
          <w:snapToGrid w:val="0"/>
          <w:sz w:val="22"/>
          <w:szCs w:val="22"/>
        </w:rPr>
        <w:t>, principa</w:t>
      </w:r>
      <w:r w:rsidR="008C36AB" w:rsidRPr="00277CED">
        <w:rPr>
          <w:rFonts w:ascii="Tahoma" w:hAnsi="Tahoma" w:cs="Tahoma"/>
          <w:snapToGrid w:val="0"/>
          <w:sz w:val="22"/>
          <w:szCs w:val="22"/>
        </w:rPr>
        <w:t>l</w:t>
      </w:r>
      <w:r w:rsidR="0032190D" w:rsidRPr="00277CED">
        <w:rPr>
          <w:rFonts w:ascii="Tahoma" w:hAnsi="Tahoma" w:cs="Tahoma"/>
          <w:snapToGrid w:val="0"/>
          <w:sz w:val="22"/>
          <w:szCs w:val="22"/>
        </w:rPr>
        <w:t xml:space="preserve"> pagador</w:t>
      </w:r>
      <w:r w:rsidR="002B087E" w:rsidRPr="00277CED">
        <w:rPr>
          <w:rFonts w:ascii="Tahoma" w:hAnsi="Tahoma" w:cs="Tahoma"/>
          <w:snapToGrid w:val="0"/>
          <w:sz w:val="22"/>
          <w:szCs w:val="22"/>
        </w:rPr>
        <w:t>es</w:t>
      </w:r>
      <w:r w:rsidR="0032190D" w:rsidRPr="00277CED">
        <w:rPr>
          <w:rFonts w:ascii="Tahoma" w:hAnsi="Tahoma" w:cs="Tahoma"/>
          <w:snapToGrid w:val="0"/>
          <w:sz w:val="22"/>
          <w:szCs w:val="22"/>
        </w:rPr>
        <w:t>, coobrigad</w:t>
      </w:r>
      <w:r w:rsidR="002B087E" w:rsidRPr="00277CED">
        <w:rPr>
          <w:rFonts w:ascii="Tahoma" w:hAnsi="Tahoma" w:cs="Tahoma"/>
          <w:snapToGrid w:val="0"/>
          <w:sz w:val="22"/>
          <w:szCs w:val="22"/>
        </w:rPr>
        <w:t>os</w:t>
      </w:r>
      <w:r w:rsidR="0032190D" w:rsidRPr="00277CED">
        <w:rPr>
          <w:rFonts w:ascii="Tahoma" w:hAnsi="Tahoma" w:cs="Tahoma"/>
          <w:snapToGrid w:val="0"/>
          <w:sz w:val="22"/>
          <w:szCs w:val="22"/>
        </w:rPr>
        <w:t xml:space="preserve"> e devedor</w:t>
      </w:r>
      <w:r w:rsidR="002B087E" w:rsidRPr="00277CED">
        <w:rPr>
          <w:rFonts w:ascii="Tahoma" w:hAnsi="Tahoma" w:cs="Tahoma"/>
          <w:snapToGrid w:val="0"/>
          <w:sz w:val="22"/>
          <w:szCs w:val="22"/>
        </w:rPr>
        <w:t>es</w:t>
      </w:r>
      <w:r w:rsidR="0032190D" w:rsidRPr="00277CED">
        <w:rPr>
          <w:rFonts w:ascii="Tahoma" w:hAnsi="Tahoma" w:cs="Tahoma"/>
          <w:snapToGrid w:val="0"/>
          <w:sz w:val="22"/>
          <w:szCs w:val="22"/>
        </w:rPr>
        <w:t xml:space="preserve"> solidári</w:t>
      </w:r>
      <w:r w:rsidR="002B087E" w:rsidRPr="00277CED">
        <w:rPr>
          <w:rFonts w:ascii="Tahoma" w:hAnsi="Tahoma" w:cs="Tahoma"/>
          <w:snapToGrid w:val="0"/>
          <w:sz w:val="22"/>
          <w:szCs w:val="22"/>
        </w:rPr>
        <w:t>os</w:t>
      </w:r>
      <w:r w:rsidR="0032190D" w:rsidRPr="00277CED">
        <w:rPr>
          <w:rFonts w:ascii="Tahoma" w:hAnsi="Tahoma" w:cs="Tahoma"/>
          <w:snapToGrid w:val="0"/>
          <w:sz w:val="22"/>
          <w:szCs w:val="22"/>
        </w:rPr>
        <w:t xml:space="preserve"> com a Emissora, por</w:t>
      </w:r>
      <w:r w:rsidR="003F22F3" w:rsidRPr="00277CED">
        <w:rPr>
          <w:rFonts w:ascii="Tahoma" w:hAnsi="Tahoma" w:cs="Tahoma"/>
          <w:snapToGrid w:val="0"/>
          <w:sz w:val="22"/>
          <w:szCs w:val="22"/>
        </w:rPr>
        <w:t xml:space="preserve"> todos os valores devidos nos termos desta Escritura de Emissão</w:t>
      </w:r>
      <w:r w:rsidR="00A6050E" w:rsidRPr="00277CED">
        <w:rPr>
          <w:rFonts w:ascii="Tahoma" w:hAnsi="Tahoma" w:cs="Tahoma"/>
          <w:snapToGrid w:val="0"/>
          <w:sz w:val="22"/>
          <w:szCs w:val="22"/>
        </w:rPr>
        <w:t xml:space="preserve"> e nos Instrumentos de Garantia</w:t>
      </w:r>
      <w:r w:rsidR="003F22F3" w:rsidRPr="00277CED">
        <w:rPr>
          <w:rFonts w:ascii="Tahoma" w:hAnsi="Tahoma" w:cs="Tahoma"/>
          <w:snapToGrid w:val="0"/>
          <w:sz w:val="22"/>
          <w:szCs w:val="22"/>
        </w:rPr>
        <w:t xml:space="preserve">, </w:t>
      </w:r>
      <w:r w:rsidR="007A0955" w:rsidRPr="00277CED">
        <w:rPr>
          <w:rFonts w:ascii="Tahoma" w:hAnsi="Tahoma" w:cs="Tahoma"/>
          <w:sz w:val="22"/>
          <w:szCs w:val="22"/>
        </w:rPr>
        <w:t>nos termos descritos a seguir</w:t>
      </w:r>
      <w:r w:rsidR="0032190D" w:rsidRPr="00277CED">
        <w:rPr>
          <w:rFonts w:ascii="Tahoma" w:hAnsi="Tahoma" w:cs="Tahoma"/>
          <w:sz w:val="22"/>
          <w:szCs w:val="22"/>
        </w:rPr>
        <w:t xml:space="preserve"> </w:t>
      </w:r>
      <w:r w:rsidR="0032190D" w:rsidRPr="00277CED">
        <w:rPr>
          <w:rFonts w:ascii="Tahoma" w:hAnsi="Tahoma" w:cs="Tahoma"/>
          <w:snapToGrid w:val="0"/>
          <w:sz w:val="22"/>
          <w:szCs w:val="22"/>
        </w:rPr>
        <w:t>(“</w:t>
      </w:r>
      <w:r w:rsidR="0032190D" w:rsidRPr="00277CED">
        <w:rPr>
          <w:rFonts w:ascii="Tahoma" w:hAnsi="Tahoma" w:cs="Tahoma"/>
          <w:snapToGrid w:val="0"/>
          <w:sz w:val="22"/>
          <w:szCs w:val="22"/>
          <w:u w:val="single"/>
        </w:rPr>
        <w:t>Fiança</w:t>
      </w:r>
      <w:r w:rsidR="0032190D" w:rsidRPr="00277CED">
        <w:rPr>
          <w:rFonts w:ascii="Tahoma" w:hAnsi="Tahoma" w:cs="Tahoma"/>
          <w:snapToGrid w:val="0"/>
          <w:sz w:val="22"/>
          <w:szCs w:val="22"/>
        </w:rPr>
        <w:t>”)</w:t>
      </w:r>
      <w:r w:rsidR="007A0955" w:rsidRPr="00277CED">
        <w:rPr>
          <w:rFonts w:ascii="Tahoma" w:hAnsi="Tahoma" w:cs="Tahoma"/>
          <w:sz w:val="22"/>
          <w:szCs w:val="22"/>
        </w:rPr>
        <w:t>.</w:t>
      </w:r>
    </w:p>
    <w:p w:rsidR="003F22F3" w:rsidRPr="00277CED" w:rsidRDefault="003F22F3" w:rsidP="009D6571">
      <w:pPr>
        <w:tabs>
          <w:tab w:val="left" w:pos="-2268"/>
        </w:tabs>
        <w:suppressAutoHyphens/>
        <w:spacing w:line="320" w:lineRule="exact"/>
        <w:rPr>
          <w:rFonts w:ascii="Tahoma" w:hAnsi="Tahoma" w:cs="Tahoma"/>
          <w:snapToGrid w:val="0"/>
          <w:sz w:val="22"/>
          <w:szCs w:val="22"/>
        </w:rPr>
      </w:pPr>
    </w:p>
    <w:p w:rsidR="003F22F3" w:rsidRPr="00277CED" w:rsidRDefault="006D0938"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6.23</w:t>
      </w:r>
      <w:r w:rsidR="00AC089B" w:rsidRPr="00277CED">
        <w:rPr>
          <w:rFonts w:ascii="Tahoma" w:hAnsi="Tahoma" w:cs="Tahoma"/>
          <w:snapToGrid w:val="0"/>
          <w:sz w:val="22"/>
          <w:szCs w:val="22"/>
        </w:rPr>
        <w:t>.</w:t>
      </w:r>
      <w:r w:rsidR="008C36AB" w:rsidRPr="00277CED">
        <w:rPr>
          <w:rFonts w:ascii="Tahoma" w:hAnsi="Tahoma" w:cs="Tahoma"/>
          <w:snapToGrid w:val="0"/>
          <w:sz w:val="22"/>
          <w:szCs w:val="22"/>
        </w:rPr>
        <w:t>1.</w:t>
      </w:r>
      <w:r w:rsidR="005C4A88" w:rsidRPr="00277CED">
        <w:rPr>
          <w:rFonts w:ascii="Tahoma" w:hAnsi="Tahoma" w:cs="Tahoma"/>
          <w:snapToGrid w:val="0"/>
          <w:sz w:val="22"/>
          <w:szCs w:val="22"/>
        </w:rPr>
        <w:t>2</w:t>
      </w:r>
      <w:r w:rsidR="003F22F3" w:rsidRPr="00277CED">
        <w:rPr>
          <w:rFonts w:ascii="Tahoma" w:hAnsi="Tahoma" w:cs="Tahoma"/>
          <w:snapToGrid w:val="0"/>
          <w:sz w:val="22"/>
          <w:szCs w:val="22"/>
        </w:rPr>
        <w:t xml:space="preserve">. </w:t>
      </w:r>
      <w:r w:rsidR="00F318F2" w:rsidRPr="00277CED">
        <w:rPr>
          <w:rFonts w:ascii="Tahoma" w:hAnsi="Tahoma" w:cs="Tahoma"/>
          <w:snapToGrid w:val="0"/>
          <w:sz w:val="22"/>
          <w:szCs w:val="22"/>
        </w:rPr>
        <w:t>Os</w:t>
      </w:r>
      <w:r w:rsidR="007A0955" w:rsidRPr="00277CED">
        <w:rPr>
          <w:rFonts w:ascii="Tahoma" w:hAnsi="Tahoma" w:cs="Tahoma"/>
          <w:snapToGrid w:val="0"/>
          <w:sz w:val="22"/>
          <w:szCs w:val="22"/>
        </w:rPr>
        <w:t xml:space="preserve"> </w:t>
      </w:r>
      <w:r w:rsidR="003F22F3" w:rsidRPr="00277CED">
        <w:rPr>
          <w:rFonts w:ascii="Tahoma" w:hAnsi="Tahoma" w:cs="Tahoma"/>
          <w:snapToGrid w:val="0"/>
          <w:sz w:val="22"/>
          <w:szCs w:val="22"/>
        </w:rPr>
        <w:t>Garantidor</w:t>
      </w:r>
      <w:r w:rsidR="00F318F2" w:rsidRPr="00277CED">
        <w:rPr>
          <w:rFonts w:ascii="Tahoma" w:hAnsi="Tahoma" w:cs="Tahoma"/>
          <w:snapToGrid w:val="0"/>
          <w:sz w:val="22"/>
          <w:szCs w:val="22"/>
        </w:rPr>
        <w:t>es</w:t>
      </w:r>
      <w:r w:rsidR="003F22F3" w:rsidRPr="00277CED">
        <w:rPr>
          <w:rFonts w:ascii="Tahoma" w:hAnsi="Tahoma" w:cs="Tahoma"/>
          <w:snapToGrid w:val="0"/>
          <w:sz w:val="22"/>
          <w:szCs w:val="22"/>
        </w:rPr>
        <w:t xml:space="preserve"> declara</w:t>
      </w:r>
      <w:r w:rsidR="00F318F2" w:rsidRPr="00277CED">
        <w:rPr>
          <w:rFonts w:ascii="Tahoma" w:hAnsi="Tahoma" w:cs="Tahoma"/>
          <w:snapToGrid w:val="0"/>
          <w:sz w:val="22"/>
          <w:szCs w:val="22"/>
        </w:rPr>
        <w:t>m</w:t>
      </w:r>
      <w:r w:rsidR="003F22F3" w:rsidRPr="00277CED">
        <w:rPr>
          <w:rFonts w:ascii="Tahoma" w:hAnsi="Tahoma" w:cs="Tahoma"/>
          <w:snapToGrid w:val="0"/>
          <w:sz w:val="22"/>
          <w:szCs w:val="22"/>
        </w:rPr>
        <w:t>-se</w:t>
      </w:r>
      <w:r w:rsidR="007A0955" w:rsidRPr="00277CED">
        <w:rPr>
          <w:rFonts w:ascii="Tahoma" w:hAnsi="Tahoma" w:cs="Tahoma"/>
          <w:snapToGrid w:val="0"/>
          <w:sz w:val="22"/>
          <w:szCs w:val="22"/>
        </w:rPr>
        <w:t xml:space="preserve"> neste ato</w:t>
      </w:r>
      <w:r w:rsidR="003F22F3" w:rsidRPr="00277CED">
        <w:rPr>
          <w:rFonts w:ascii="Tahoma" w:hAnsi="Tahoma" w:cs="Tahoma"/>
          <w:snapToGrid w:val="0"/>
          <w:sz w:val="22"/>
          <w:szCs w:val="22"/>
        </w:rPr>
        <w:t>, em caráter irrevogável e irretratável, fiador</w:t>
      </w:r>
      <w:r w:rsidR="00F318F2" w:rsidRPr="00277CED">
        <w:rPr>
          <w:rFonts w:ascii="Tahoma" w:hAnsi="Tahoma" w:cs="Tahoma"/>
          <w:snapToGrid w:val="0"/>
          <w:sz w:val="22"/>
          <w:szCs w:val="22"/>
        </w:rPr>
        <w:t>es</w:t>
      </w:r>
      <w:r w:rsidR="003F22F3" w:rsidRPr="00277CED">
        <w:rPr>
          <w:rFonts w:ascii="Tahoma" w:hAnsi="Tahoma" w:cs="Tahoma"/>
          <w:snapToGrid w:val="0"/>
          <w:sz w:val="22"/>
          <w:szCs w:val="22"/>
        </w:rPr>
        <w:t xml:space="preserve"> e </w:t>
      </w:r>
      <w:r w:rsidR="004E2214" w:rsidRPr="00277CED">
        <w:rPr>
          <w:rFonts w:ascii="Tahoma" w:hAnsi="Tahoma" w:cs="Tahoma"/>
          <w:snapToGrid w:val="0"/>
          <w:sz w:val="22"/>
          <w:szCs w:val="22"/>
        </w:rPr>
        <w:t>principa</w:t>
      </w:r>
      <w:r w:rsidR="00F318F2" w:rsidRPr="00277CED">
        <w:rPr>
          <w:rFonts w:ascii="Tahoma" w:hAnsi="Tahoma" w:cs="Tahoma"/>
          <w:snapToGrid w:val="0"/>
          <w:sz w:val="22"/>
          <w:szCs w:val="22"/>
        </w:rPr>
        <w:t>is</w:t>
      </w:r>
      <w:r w:rsidR="004E2214" w:rsidRPr="00277CED">
        <w:rPr>
          <w:rFonts w:ascii="Tahoma" w:hAnsi="Tahoma" w:cs="Tahoma"/>
          <w:snapToGrid w:val="0"/>
          <w:sz w:val="22"/>
          <w:szCs w:val="22"/>
        </w:rPr>
        <w:t xml:space="preserve"> </w:t>
      </w:r>
      <w:r w:rsidR="003F22F3" w:rsidRPr="00277CED">
        <w:rPr>
          <w:rFonts w:ascii="Tahoma" w:hAnsi="Tahoma" w:cs="Tahoma"/>
          <w:snapToGrid w:val="0"/>
          <w:sz w:val="22"/>
          <w:szCs w:val="22"/>
        </w:rPr>
        <w:t>pagador</w:t>
      </w:r>
      <w:r w:rsidR="00F318F2" w:rsidRPr="00277CED">
        <w:rPr>
          <w:rFonts w:ascii="Tahoma" w:hAnsi="Tahoma" w:cs="Tahoma"/>
          <w:snapToGrid w:val="0"/>
          <w:sz w:val="22"/>
          <w:szCs w:val="22"/>
        </w:rPr>
        <w:t>es</w:t>
      </w:r>
      <w:r w:rsidR="00071A70" w:rsidRPr="00277CED">
        <w:rPr>
          <w:rFonts w:ascii="Tahoma" w:hAnsi="Tahoma" w:cs="Tahoma"/>
          <w:snapToGrid w:val="0"/>
          <w:sz w:val="22"/>
          <w:szCs w:val="22"/>
        </w:rPr>
        <w:t xml:space="preserve"> </w:t>
      </w:r>
      <w:r w:rsidR="0032190D" w:rsidRPr="00277CED">
        <w:rPr>
          <w:rFonts w:ascii="Tahoma" w:hAnsi="Tahoma" w:cs="Tahoma"/>
          <w:snapToGrid w:val="0"/>
          <w:sz w:val="22"/>
          <w:szCs w:val="22"/>
        </w:rPr>
        <w:t xml:space="preserve">por toda e qualquer obrigação, principal e/ou acessória, presente e/ou futura, incluindo: (i) o Valor Nominal Unitário das Debêntures ou saldo do Valor Nominal </w:t>
      </w:r>
      <w:r w:rsidR="0032190D" w:rsidRPr="00277CED">
        <w:rPr>
          <w:rFonts w:ascii="Tahoma" w:hAnsi="Tahoma" w:cs="Tahoma"/>
          <w:snapToGrid w:val="0"/>
          <w:sz w:val="22"/>
          <w:szCs w:val="22"/>
        </w:rPr>
        <w:lastRenderedPageBreak/>
        <w:t>Unitário das Debêntures, acrescido da Remuneração</w:t>
      </w:r>
      <w:r w:rsidR="002E5650" w:rsidRPr="00277CED">
        <w:rPr>
          <w:rFonts w:ascii="Tahoma" w:hAnsi="Tahoma" w:cs="Tahoma"/>
          <w:snapToGrid w:val="0"/>
          <w:sz w:val="22"/>
          <w:szCs w:val="22"/>
        </w:rPr>
        <w:t xml:space="preserve"> </w:t>
      </w:r>
      <w:r w:rsidR="002A385A">
        <w:rPr>
          <w:rFonts w:ascii="Tahoma" w:hAnsi="Tahoma" w:cs="Tahoma"/>
          <w:snapToGrid w:val="0"/>
          <w:sz w:val="22"/>
          <w:szCs w:val="22"/>
        </w:rPr>
        <w:t xml:space="preserve">ou </w:t>
      </w:r>
      <w:r w:rsidR="0020611E" w:rsidRPr="00152DF9">
        <w:rPr>
          <w:rFonts w:ascii="Tahoma" w:hAnsi="Tahoma" w:cs="Tahoma"/>
          <w:sz w:val="22"/>
          <w:szCs w:val="22"/>
        </w:rPr>
        <w:t>Valor Unitário de Resgate Antecipado</w:t>
      </w:r>
      <w:r w:rsidR="002A385A">
        <w:rPr>
          <w:rFonts w:ascii="Tahoma" w:hAnsi="Tahoma" w:cs="Tahoma"/>
          <w:snapToGrid w:val="0"/>
          <w:sz w:val="22"/>
          <w:szCs w:val="22"/>
        </w:rPr>
        <w:t xml:space="preserve">, conforme o caso, </w:t>
      </w:r>
      <w:r w:rsidR="0032190D" w:rsidRPr="00277CED">
        <w:rPr>
          <w:rFonts w:ascii="Tahoma" w:hAnsi="Tahoma" w:cs="Tahoma"/>
          <w:snapToGrid w:val="0"/>
          <w:sz w:val="22"/>
          <w:szCs w:val="22"/>
        </w:rPr>
        <w:t xml:space="preserve">e </w:t>
      </w:r>
      <w:r w:rsidR="00617F5A" w:rsidRPr="00277CED">
        <w:rPr>
          <w:rFonts w:ascii="Tahoma" w:hAnsi="Tahoma" w:cs="Tahoma"/>
          <w:snapToGrid w:val="0"/>
          <w:sz w:val="22"/>
          <w:szCs w:val="22"/>
        </w:rPr>
        <w:t xml:space="preserve">eventuais </w:t>
      </w:r>
      <w:r w:rsidR="0032190D" w:rsidRPr="00277CED">
        <w:rPr>
          <w:rFonts w:ascii="Tahoma" w:hAnsi="Tahoma" w:cs="Tahoma"/>
          <w:snapToGrid w:val="0"/>
          <w:sz w:val="22"/>
          <w:szCs w:val="22"/>
        </w:rPr>
        <w:t>Encargos Moratórios, calculados nos termos desta Escritura de Emissão; e (</w:t>
      </w:r>
      <w:proofErr w:type="spellStart"/>
      <w:proofErr w:type="gramStart"/>
      <w:r w:rsidR="0032190D" w:rsidRPr="00277CED">
        <w:rPr>
          <w:rFonts w:ascii="Tahoma" w:hAnsi="Tahoma" w:cs="Tahoma"/>
          <w:snapToGrid w:val="0"/>
          <w:sz w:val="22"/>
          <w:szCs w:val="22"/>
        </w:rPr>
        <w:t>ii</w:t>
      </w:r>
      <w:proofErr w:type="spellEnd"/>
      <w:proofErr w:type="gramEnd"/>
      <w:r w:rsidR="0032190D" w:rsidRPr="00277CED">
        <w:rPr>
          <w:rFonts w:ascii="Tahoma" w:hAnsi="Tahoma" w:cs="Tahoma"/>
          <w:snapToGrid w:val="0"/>
          <w:sz w:val="22"/>
          <w:szCs w:val="22"/>
        </w:rPr>
        <w:t xml:space="preserve">) todos os acessórios ao principal, inclusive qualquer custo ou despesa comprovadamente incorrido pelo Agente Fiduciário ou pelos Debenturistas em decorrência de despesas judiciais e extrajudiciais e/ou, quando houver, </w:t>
      </w:r>
      <w:r w:rsidR="00A6050E" w:rsidRPr="00277CED">
        <w:rPr>
          <w:rFonts w:ascii="Tahoma" w:hAnsi="Tahoma" w:cs="Tahoma"/>
          <w:snapToGrid w:val="0"/>
          <w:sz w:val="22"/>
          <w:szCs w:val="22"/>
        </w:rPr>
        <w:t xml:space="preserve">honorários advocatícios, decorrentes dos Instrumentos de Garantias, </w:t>
      </w:r>
      <w:r w:rsidR="0032190D" w:rsidRPr="00277CED">
        <w:rPr>
          <w:rFonts w:ascii="Tahoma" w:hAnsi="Tahoma" w:cs="Tahoma"/>
          <w:snapToGrid w:val="0"/>
          <w:sz w:val="22"/>
          <w:szCs w:val="22"/>
        </w:rPr>
        <w:t xml:space="preserve">verbas indenizatórias devidas diretamente pela Emissora no âmbito de qualquer processo </w:t>
      </w:r>
      <w:r w:rsidR="009843B6" w:rsidRPr="00277CED">
        <w:rPr>
          <w:rFonts w:ascii="Tahoma" w:hAnsi="Tahoma" w:cs="Tahoma"/>
          <w:snapToGrid w:val="0"/>
          <w:sz w:val="22"/>
          <w:szCs w:val="22"/>
        </w:rPr>
        <w:t>extra</w:t>
      </w:r>
      <w:r w:rsidR="0032190D" w:rsidRPr="00277CED">
        <w:rPr>
          <w:rFonts w:ascii="Tahoma" w:hAnsi="Tahoma" w:cs="Tahoma"/>
          <w:snapToGrid w:val="0"/>
          <w:sz w:val="22"/>
          <w:szCs w:val="22"/>
        </w:rPr>
        <w:t>judicial,</w:t>
      </w:r>
      <w:r w:rsidR="009843B6" w:rsidRPr="00277CED">
        <w:rPr>
          <w:rFonts w:ascii="Tahoma" w:hAnsi="Tahoma" w:cs="Tahoma"/>
          <w:snapToGrid w:val="0"/>
          <w:sz w:val="22"/>
          <w:szCs w:val="22"/>
        </w:rPr>
        <w:t xml:space="preserve"> judicial,</w:t>
      </w:r>
      <w:r w:rsidR="0032190D" w:rsidRPr="00277CED">
        <w:rPr>
          <w:rFonts w:ascii="Tahoma" w:hAnsi="Tahoma" w:cs="Tahoma"/>
          <w:snapToGrid w:val="0"/>
          <w:sz w:val="22"/>
          <w:szCs w:val="22"/>
        </w:rPr>
        <w:t xml:space="preserve"> administrativo ou arbitral bem como no âmbito da Emissão</w:t>
      </w:r>
      <w:r w:rsidR="003F22F3" w:rsidRPr="00277CED">
        <w:rPr>
          <w:rFonts w:ascii="Tahoma" w:hAnsi="Tahoma" w:cs="Tahoma"/>
          <w:snapToGrid w:val="0"/>
          <w:sz w:val="22"/>
          <w:szCs w:val="22"/>
        </w:rPr>
        <w:t xml:space="preserve"> (</w:t>
      </w:r>
      <w:r w:rsidR="00E75E04" w:rsidRPr="00277CED">
        <w:rPr>
          <w:rFonts w:ascii="Tahoma" w:hAnsi="Tahoma" w:cs="Tahoma"/>
          <w:snapToGrid w:val="0"/>
          <w:sz w:val="22"/>
          <w:szCs w:val="22"/>
        </w:rPr>
        <w:t>“</w:t>
      </w:r>
      <w:r w:rsidR="002A1E6A" w:rsidRPr="00277CED">
        <w:rPr>
          <w:rFonts w:ascii="Tahoma" w:hAnsi="Tahoma" w:cs="Tahoma"/>
          <w:snapToGrid w:val="0"/>
          <w:sz w:val="22"/>
          <w:szCs w:val="22"/>
          <w:u w:val="single"/>
        </w:rPr>
        <w:t>Obrigações Garanti</w:t>
      </w:r>
      <w:r w:rsidR="002B087E" w:rsidRPr="00277CED">
        <w:rPr>
          <w:rFonts w:ascii="Tahoma" w:hAnsi="Tahoma" w:cs="Tahoma"/>
          <w:snapToGrid w:val="0"/>
          <w:sz w:val="22"/>
          <w:szCs w:val="22"/>
          <w:u w:val="single"/>
        </w:rPr>
        <w:t>d</w:t>
      </w:r>
      <w:r w:rsidR="002A1E6A" w:rsidRPr="00277CED">
        <w:rPr>
          <w:rFonts w:ascii="Tahoma" w:hAnsi="Tahoma" w:cs="Tahoma"/>
          <w:snapToGrid w:val="0"/>
          <w:sz w:val="22"/>
          <w:szCs w:val="22"/>
          <w:u w:val="single"/>
        </w:rPr>
        <w:t>as</w:t>
      </w:r>
      <w:r w:rsidR="00E75E04" w:rsidRPr="00277CED">
        <w:rPr>
          <w:rFonts w:ascii="Tahoma" w:hAnsi="Tahoma" w:cs="Tahoma"/>
          <w:snapToGrid w:val="0"/>
          <w:sz w:val="22"/>
          <w:szCs w:val="22"/>
        </w:rPr>
        <w:t>”</w:t>
      </w:r>
      <w:r w:rsidR="003F22F3" w:rsidRPr="00277CED">
        <w:rPr>
          <w:rFonts w:ascii="Tahoma" w:hAnsi="Tahoma" w:cs="Tahoma"/>
          <w:snapToGrid w:val="0"/>
          <w:sz w:val="22"/>
          <w:szCs w:val="22"/>
        </w:rPr>
        <w:t>).</w:t>
      </w:r>
    </w:p>
    <w:p w:rsidR="003F22F3" w:rsidRPr="00277CED" w:rsidRDefault="003F22F3" w:rsidP="009D6571">
      <w:pPr>
        <w:tabs>
          <w:tab w:val="left" w:pos="-2268"/>
        </w:tabs>
        <w:suppressAutoHyphens/>
        <w:spacing w:line="320" w:lineRule="exact"/>
        <w:rPr>
          <w:rFonts w:ascii="Tahoma" w:hAnsi="Tahoma" w:cs="Tahoma"/>
          <w:snapToGrid w:val="0"/>
          <w:sz w:val="22"/>
          <w:szCs w:val="22"/>
          <w:highlight w:val="yellow"/>
        </w:rPr>
      </w:pPr>
    </w:p>
    <w:p w:rsidR="007A0955" w:rsidRPr="00277CED" w:rsidRDefault="006D0938" w:rsidP="009D6571">
      <w:pPr>
        <w:tabs>
          <w:tab w:val="left" w:pos="1134"/>
        </w:tabs>
        <w:suppressAutoHyphens/>
        <w:spacing w:line="320" w:lineRule="exact"/>
        <w:rPr>
          <w:rFonts w:ascii="Tahoma" w:hAnsi="Tahoma" w:cs="Tahoma"/>
          <w:snapToGrid w:val="0"/>
          <w:sz w:val="22"/>
          <w:szCs w:val="22"/>
        </w:rPr>
      </w:pPr>
      <w:r w:rsidRPr="00277CED">
        <w:rPr>
          <w:rFonts w:ascii="Tahoma" w:hAnsi="Tahoma" w:cs="Tahoma"/>
          <w:sz w:val="22"/>
          <w:szCs w:val="22"/>
        </w:rPr>
        <w:t>6.23</w:t>
      </w:r>
      <w:r w:rsidR="00AC089B" w:rsidRPr="00277CED">
        <w:rPr>
          <w:rFonts w:ascii="Tahoma" w:hAnsi="Tahoma" w:cs="Tahoma"/>
          <w:sz w:val="22"/>
          <w:szCs w:val="22"/>
        </w:rPr>
        <w:t>.</w:t>
      </w:r>
      <w:r w:rsidR="008C36AB" w:rsidRPr="00277CED">
        <w:rPr>
          <w:rFonts w:ascii="Tahoma" w:hAnsi="Tahoma" w:cs="Tahoma"/>
          <w:snapToGrid w:val="0"/>
          <w:sz w:val="22"/>
          <w:szCs w:val="22"/>
        </w:rPr>
        <w:t>1.</w:t>
      </w:r>
      <w:r w:rsidR="007A0955" w:rsidRPr="00277CED">
        <w:rPr>
          <w:rFonts w:ascii="Tahoma" w:hAnsi="Tahoma" w:cs="Tahoma"/>
          <w:snapToGrid w:val="0"/>
          <w:sz w:val="22"/>
          <w:szCs w:val="22"/>
        </w:rPr>
        <w:t>3.</w:t>
      </w:r>
      <w:r w:rsidR="004E2214" w:rsidRPr="00277CED">
        <w:rPr>
          <w:rFonts w:ascii="Tahoma" w:hAnsi="Tahoma" w:cs="Tahoma"/>
          <w:snapToGrid w:val="0"/>
          <w:sz w:val="22"/>
          <w:szCs w:val="22"/>
        </w:rPr>
        <w:t xml:space="preserve"> </w:t>
      </w:r>
      <w:r w:rsidR="007A0955" w:rsidRPr="00277CED">
        <w:rPr>
          <w:rFonts w:ascii="Tahoma" w:hAnsi="Tahoma" w:cs="Tahoma"/>
          <w:snapToGrid w:val="0"/>
          <w:sz w:val="22"/>
          <w:szCs w:val="22"/>
        </w:rPr>
        <w:t xml:space="preserve">O </w:t>
      </w:r>
      <w:r w:rsidR="002A1E6A" w:rsidRPr="00277CED">
        <w:rPr>
          <w:rFonts w:ascii="Tahoma" w:hAnsi="Tahoma" w:cs="Tahoma"/>
          <w:snapToGrid w:val="0"/>
          <w:sz w:val="22"/>
          <w:szCs w:val="22"/>
        </w:rPr>
        <w:t>v</w:t>
      </w:r>
      <w:r w:rsidR="007A0955" w:rsidRPr="00277CED">
        <w:rPr>
          <w:rFonts w:ascii="Tahoma" w:hAnsi="Tahoma" w:cs="Tahoma"/>
          <w:snapToGrid w:val="0"/>
          <w:sz w:val="22"/>
          <w:szCs w:val="22"/>
        </w:rPr>
        <w:t xml:space="preserve">alor </w:t>
      </w:r>
      <w:r w:rsidR="002A1E6A" w:rsidRPr="00277CED">
        <w:rPr>
          <w:rFonts w:ascii="Tahoma" w:hAnsi="Tahoma" w:cs="Tahoma"/>
          <w:snapToGrid w:val="0"/>
          <w:sz w:val="22"/>
          <w:szCs w:val="22"/>
        </w:rPr>
        <w:t xml:space="preserve">relativo às Obrigações Garantidas </w:t>
      </w:r>
      <w:r w:rsidR="007A0955" w:rsidRPr="00277CED">
        <w:rPr>
          <w:rFonts w:ascii="Tahoma" w:hAnsi="Tahoma" w:cs="Tahoma"/>
          <w:snapToGrid w:val="0"/>
          <w:sz w:val="22"/>
          <w:szCs w:val="22"/>
        </w:rPr>
        <w:t>será pago pel</w:t>
      </w:r>
      <w:r w:rsidR="00F318F2" w:rsidRPr="00277CED">
        <w:rPr>
          <w:rFonts w:ascii="Tahoma" w:hAnsi="Tahoma" w:cs="Tahoma"/>
          <w:snapToGrid w:val="0"/>
          <w:sz w:val="22"/>
          <w:szCs w:val="22"/>
        </w:rPr>
        <w:t>os</w:t>
      </w:r>
      <w:r w:rsidR="007A0955"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7A0955" w:rsidRPr="00277CED">
        <w:rPr>
          <w:rFonts w:ascii="Tahoma" w:hAnsi="Tahoma" w:cs="Tahoma"/>
          <w:snapToGrid w:val="0"/>
          <w:sz w:val="22"/>
          <w:szCs w:val="22"/>
        </w:rPr>
        <w:t xml:space="preserve"> no prazo de </w:t>
      </w:r>
      <w:r w:rsidR="00F0486B" w:rsidRPr="00277CED">
        <w:rPr>
          <w:rFonts w:ascii="Tahoma" w:hAnsi="Tahoma" w:cs="Tahoma"/>
          <w:snapToGrid w:val="0"/>
          <w:sz w:val="22"/>
          <w:szCs w:val="22"/>
        </w:rPr>
        <w:t xml:space="preserve">2 </w:t>
      </w:r>
      <w:r w:rsidR="007A0955" w:rsidRPr="00277CED">
        <w:rPr>
          <w:rFonts w:ascii="Tahoma" w:hAnsi="Tahoma" w:cs="Tahoma"/>
          <w:snapToGrid w:val="0"/>
          <w:sz w:val="22"/>
          <w:szCs w:val="22"/>
        </w:rPr>
        <w:t>(</w:t>
      </w:r>
      <w:r w:rsidR="00F0486B" w:rsidRPr="00277CED">
        <w:rPr>
          <w:rFonts w:ascii="Tahoma" w:hAnsi="Tahoma" w:cs="Tahoma"/>
          <w:snapToGrid w:val="0"/>
          <w:sz w:val="22"/>
          <w:szCs w:val="22"/>
        </w:rPr>
        <w:t>dois</w:t>
      </w:r>
      <w:r w:rsidR="007A0955" w:rsidRPr="00277CED">
        <w:rPr>
          <w:rFonts w:ascii="Tahoma" w:hAnsi="Tahoma" w:cs="Tahoma"/>
          <w:snapToGrid w:val="0"/>
          <w:sz w:val="22"/>
          <w:szCs w:val="22"/>
        </w:rPr>
        <w:t xml:space="preserve">) </w:t>
      </w:r>
      <w:r w:rsidR="00F04B92">
        <w:rPr>
          <w:rFonts w:ascii="Tahoma" w:hAnsi="Tahoma" w:cs="Tahoma"/>
          <w:snapToGrid w:val="0"/>
          <w:sz w:val="22"/>
          <w:szCs w:val="22"/>
        </w:rPr>
        <w:t>D</w:t>
      </w:r>
      <w:r w:rsidR="00F04B92" w:rsidRPr="00277CED">
        <w:rPr>
          <w:rFonts w:ascii="Tahoma" w:hAnsi="Tahoma" w:cs="Tahoma"/>
          <w:snapToGrid w:val="0"/>
          <w:sz w:val="22"/>
          <w:szCs w:val="22"/>
        </w:rPr>
        <w:t xml:space="preserve">ias </w:t>
      </w:r>
      <w:r w:rsidR="00F04B92">
        <w:rPr>
          <w:rFonts w:ascii="Tahoma" w:hAnsi="Tahoma" w:cs="Tahoma"/>
          <w:snapToGrid w:val="0"/>
          <w:sz w:val="22"/>
          <w:szCs w:val="22"/>
        </w:rPr>
        <w:t>Ú</w:t>
      </w:r>
      <w:r w:rsidR="00F04B92" w:rsidRPr="00277CED">
        <w:rPr>
          <w:rFonts w:ascii="Tahoma" w:hAnsi="Tahoma" w:cs="Tahoma"/>
          <w:snapToGrid w:val="0"/>
          <w:sz w:val="22"/>
          <w:szCs w:val="22"/>
        </w:rPr>
        <w:t>teis</w:t>
      </w:r>
      <w:r w:rsidR="007A0955" w:rsidRPr="00277CED">
        <w:rPr>
          <w:rFonts w:ascii="Tahoma" w:hAnsi="Tahoma" w:cs="Tahoma"/>
          <w:snapToGrid w:val="0"/>
          <w:sz w:val="22"/>
          <w:szCs w:val="22"/>
        </w:rPr>
        <w:t xml:space="preserve">, contado a partir de comunicação por escrito enviada pelo Agente Fiduciário </w:t>
      </w:r>
      <w:r w:rsidR="00F318F2" w:rsidRPr="00277CED">
        <w:rPr>
          <w:rFonts w:ascii="Tahoma" w:hAnsi="Tahoma" w:cs="Tahoma"/>
          <w:snapToGrid w:val="0"/>
          <w:sz w:val="22"/>
          <w:szCs w:val="22"/>
        </w:rPr>
        <w:t xml:space="preserve">aos </w:t>
      </w:r>
      <w:r w:rsidR="007A0955" w:rsidRPr="00277CED">
        <w:rPr>
          <w:rFonts w:ascii="Tahoma" w:hAnsi="Tahoma" w:cs="Tahoma"/>
          <w:snapToGrid w:val="0"/>
          <w:sz w:val="22"/>
          <w:szCs w:val="22"/>
        </w:rPr>
        <w:t>Garantidor</w:t>
      </w:r>
      <w:r w:rsidR="00F318F2" w:rsidRPr="00277CED">
        <w:rPr>
          <w:rFonts w:ascii="Tahoma" w:hAnsi="Tahoma" w:cs="Tahoma"/>
          <w:snapToGrid w:val="0"/>
          <w:sz w:val="22"/>
          <w:szCs w:val="22"/>
        </w:rPr>
        <w:t>es</w:t>
      </w:r>
      <w:r w:rsidR="007A0955" w:rsidRPr="00277CED">
        <w:rPr>
          <w:rFonts w:ascii="Tahoma" w:hAnsi="Tahoma" w:cs="Tahoma"/>
          <w:snapToGrid w:val="0"/>
          <w:sz w:val="22"/>
          <w:szCs w:val="22"/>
        </w:rPr>
        <w:t xml:space="preserve"> informando a falta de pagamento, na data de pagamento respectiva, de qualquer valor devido pela Emissora nos termos desta Escritura de Emissão</w:t>
      </w:r>
      <w:r w:rsidR="00DB02A4" w:rsidRPr="00277CED">
        <w:rPr>
          <w:rFonts w:ascii="Tahoma" w:hAnsi="Tahoma" w:cs="Tahoma"/>
          <w:snapToGrid w:val="0"/>
          <w:sz w:val="22"/>
          <w:szCs w:val="22"/>
        </w:rPr>
        <w:t xml:space="preserve"> e dos Instrumentos de Garantia</w:t>
      </w:r>
      <w:r w:rsidR="007A0955" w:rsidRPr="00277CED">
        <w:rPr>
          <w:rFonts w:ascii="Tahoma" w:hAnsi="Tahoma" w:cs="Tahoma"/>
          <w:snapToGrid w:val="0"/>
          <w:sz w:val="22"/>
          <w:szCs w:val="22"/>
        </w:rPr>
        <w:t>, incluindo, mas não se limitando aos montantes devidos aos Debenturistas a título de principal, Remuneração ou encargos de qualquer natureza. Os pagamentos serão realizados pel</w:t>
      </w:r>
      <w:r w:rsidR="00F318F2" w:rsidRPr="00277CED">
        <w:rPr>
          <w:rFonts w:ascii="Tahoma" w:hAnsi="Tahoma" w:cs="Tahoma"/>
          <w:snapToGrid w:val="0"/>
          <w:sz w:val="22"/>
          <w:szCs w:val="22"/>
        </w:rPr>
        <w:t>os</w:t>
      </w:r>
      <w:r w:rsidR="007A0955"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7A0955" w:rsidRPr="00277CED">
        <w:rPr>
          <w:rFonts w:ascii="Tahoma" w:hAnsi="Tahoma" w:cs="Tahoma"/>
          <w:snapToGrid w:val="0"/>
          <w:sz w:val="22"/>
          <w:szCs w:val="22"/>
        </w:rPr>
        <w:t xml:space="preserve"> de acordo com os procedimentos estabelecidos nesta Escritura de Emissão, fora do ambiente da CETIP.</w:t>
      </w:r>
    </w:p>
    <w:p w:rsidR="003F22F3" w:rsidRPr="00277CED" w:rsidRDefault="003F22F3" w:rsidP="009D6571">
      <w:pPr>
        <w:tabs>
          <w:tab w:val="left" w:pos="-2268"/>
        </w:tabs>
        <w:suppressAutoHyphens/>
        <w:spacing w:line="320" w:lineRule="exact"/>
        <w:rPr>
          <w:rFonts w:ascii="Tahoma" w:hAnsi="Tahoma" w:cs="Tahoma"/>
          <w:snapToGrid w:val="0"/>
          <w:sz w:val="22"/>
          <w:szCs w:val="22"/>
          <w:highlight w:val="yellow"/>
        </w:rPr>
      </w:pPr>
    </w:p>
    <w:p w:rsidR="007A0955" w:rsidRPr="00277CED" w:rsidRDefault="006D0938" w:rsidP="009D6571">
      <w:pPr>
        <w:tabs>
          <w:tab w:val="left" w:pos="1134"/>
        </w:tabs>
        <w:suppressAutoHyphens/>
        <w:spacing w:line="320" w:lineRule="exact"/>
        <w:rPr>
          <w:rFonts w:ascii="Tahoma" w:hAnsi="Tahoma" w:cs="Tahoma"/>
          <w:snapToGrid w:val="0"/>
          <w:sz w:val="22"/>
          <w:szCs w:val="22"/>
        </w:rPr>
      </w:pPr>
      <w:r w:rsidRPr="00277CED">
        <w:rPr>
          <w:rFonts w:ascii="Tahoma" w:hAnsi="Tahoma" w:cs="Tahoma"/>
          <w:sz w:val="22"/>
          <w:szCs w:val="22"/>
        </w:rPr>
        <w:t>6.23</w:t>
      </w:r>
      <w:r w:rsidR="00AC089B" w:rsidRPr="00277CED">
        <w:rPr>
          <w:rFonts w:ascii="Tahoma" w:hAnsi="Tahoma" w:cs="Tahoma"/>
          <w:sz w:val="22"/>
          <w:szCs w:val="22"/>
        </w:rPr>
        <w:t>.</w:t>
      </w:r>
      <w:r w:rsidR="008C36AB" w:rsidRPr="00277CED">
        <w:rPr>
          <w:rFonts w:ascii="Tahoma" w:hAnsi="Tahoma" w:cs="Tahoma"/>
          <w:snapToGrid w:val="0"/>
          <w:sz w:val="22"/>
          <w:szCs w:val="22"/>
        </w:rPr>
        <w:t>1.</w:t>
      </w:r>
      <w:r w:rsidR="007A0955" w:rsidRPr="00277CED">
        <w:rPr>
          <w:rFonts w:ascii="Tahoma" w:hAnsi="Tahoma" w:cs="Tahoma"/>
          <w:snapToGrid w:val="0"/>
          <w:sz w:val="22"/>
          <w:szCs w:val="22"/>
        </w:rPr>
        <w:t>4.</w:t>
      </w:r>
      <w:r w:rsidR="004E2214" w:rsidRPr="00277CED">
        <w:rPr>
          <w:rFonts w:ascii="Tahoma" w:hAnsi="Tahoma" w:cs="Tahoma"/>
          <w:snapToGrid w:val="0"/>
          <w:sz w:val="22"/>
          <w:szCs w:val="22"/>
        </w:rPr>
        <w:t xml:space="preserve"> </w:t>
      </w:r>
      <w:r w:rsidR="00F318F2" w:rsidRPr="00277CED">
        <w:rPr>
          <w:rFonts w:ascii="Tahoma" w:hAnsi="Tahoma" w:cs="Tahoma"/>
          <w:snapToGrid w:val="0"/>
          <w:sz w:val="22"/>
          <w:szCs w:val="22"/>
        </w:rPr>
        <w:t>Os</w:t>
      </w:r>
      <w:r w:rsidR="007A0955"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7A0955" w:rsidRPr="00277CED">
        <w:rPr>
          <w:rFonts w:ascii="Tahoma" w:hAnsi="Tahoma" w:cs="Tahoma"/>
          <w:snapToGrid w:val="0"/>
          <w:sz w:val="22"/>
          <w:szCs w:val="22"/>
        </w:rPr>
        <w:t xml:space="preserve"> expressamente renuncia</w:t>
      </w:r>
      <w:r w:rsidR="00617F5A" w:rsidRPr="00277CED">
        <w:rPr>
          <w:rFonts w:ascii="Tahoma" w:hAnsi="Tahoma" w:cs="Tahoma"/>
          <w:snapToGrid w:val="0"/>
          <w:sz w:val="22"/>
          <w:szCs w:val="22"/>
        </w:rPr>
        <w:t>m</w:t>
      </w:r>
      <w:r w:rsidR="007A0955" w:rsidRPr="00277CED">
        <w:rPr>
          <w:rFonts w:ascii="Tahoma" w:hAnsi="Tahoma" w:cs="Tahoma"/>
          <w:snapToGrid w:val="0"/>
          <w:sz w:val="22"/>
          <w:szCs w:val="22"/>
        </w:rPr>
        <w:t xml:space="preserve"> aos benefícios de ordem, direitos e faculdades de exoneração de qualquer natureza previstos nos artigos 333, parágrafo único, </w:t>
      </w:r>
      <w:r w:rsidR="00DB02A4" w:rsidRPr="00277CED">
        <w:rPr>
          <w:rFonts w:ascii="Tahoma" w:hAnsi="Tahoma" w:cs="Tahoma"/>
          <w:snapToGrid w:val="0"/>
          <w:sz w:val="22"/>
          <w:szCs w:val="22"/>
        </w:rPr>
        <w:t xml:space="preserve">364, </w:t>
      </w:r>
      <w:r w:rsidR="007A0955" w:rsidRPr="00277CED">
        <w:rPr>
          <w:rFonts w:ascii="Tahoma" w:hAnsi="Tahoma" w:cs="Tahoma"/>
          <w:snapToGrid w:val="0"/>
          <w:sz w:val="22"/>
          <w:szCs w:val="22"/>
        </w:rPr>
        <w:t>366,</w:t>
      </w:r>
      <w:r w:rsidR="00DB02A4" w:rsidRPr="00277CED">
        <w:rPr>
          <w:rFonts w:ascii="Tahoma" w:hAnsi="Tahoma" w:cs="Tahoma"/>
          <w:snapToGrid w:val="0"/>
          <w:sz w:val="22"/>
          <w:szCs w:val="22"/>
        </w:rPr>
        <w:t xml:space="preserve"> 368,</w:t>
      </w:r>
      <w:r w:rsidR="007A0955" w:rsidRPr="00277CED">
        <w:rPr>
          <w:rFonts w:ascii="Tahoma" w:hAnsi="Tahoma" w:cs="Tahoma"/>
          <w:snapToGrid w:val="0"/>
          <w:sz w:val="22"/>
          <w:szCs w:val="22"/>
        </w:rPr>
        <w:t xml:space="preserve"> </w:t>
      </w:r>
      <w:r w:rsidR="00DB02A4" w:rsidRPr="00277CED">
        <w:rPr>
          <w:rFonts w:ascii="Tahoma" w:hAnsi="Tahoma" w:cs="Tahoma"/>
          <w:snapToGrid w:val="0"/>
          <w:sz w:val="22"/>
          <w:szCs w:val="22"/>
        </w:rPr>
        <w:t xml:space="preserve">821, </w:t>
      </w:r>
      <w:r w:rsidR="007A0955" w:rsidRPr="00277CED">
        <w:rPr>
          <w:rFonts w:ascii="Tahoma" w:hAnsi="Tahoma" w:cs="Tahoma"/>
          <w:snapToGrid w:val="0"/>
          <w:sz w:val="22"/>
          <w:szCs w:val="22"/>
        </w:rPr>
        <w:t>824, 827</w:t>
      </w:r>
      <w:r w:rsidR="00305D0A" w:rsidRPr="00277CED">
        <w:rPr>
          <w:rFonts w:ascii="Tahoma" w:hAnsi="Tahoma" w:cs="Tahoma"/>
          <w:snapToGrid w:val="0"/>
          <w:sz w:val="22"/>
          <w:szCs w:val="22"/>
        </w:rPr>
        <w:t>, 829, parágrafo único</w:t>
      </w:r>
      <w:r w:rsidR="007A0955" w:rsidRPr="00277CED">
        <w:rPr>
          <w:rFonts w:ascii="Tahoma" w:hAnsi="Tahoma" w:cs="Tahoma"/>
          <w:snapToGrid w:val="0"/>
          <w:sz w:val="22"/>
          <w:szCs w:val="22"/>
        </w:rPr>
        <w:t>, 830, 834, 835, 836, 837, 838 e 839, todos do Código Civil e artigo</w:t>
      </w:r>
      <w:r w:rsidR="0032190D" w:rsidRPr="00277CED">
        <w:rPr>
          <w:rFonts w:ascii="Tahoma" w:hAnsi="Tahoma" w:cs="Tahoma"/>
          <w:snapToGrid w:val="0"/>
          <w:sz w:val="22"/>
          <w:szCs w:val="22"/>
        </w:rPr>
        <w:t>s 77 e</w:t>
      </w:r>
      <w:r w:rsidR="007A0955" w:rsidRPr="00277CED">
        <w:rPr>
          <w:rFonts w:ascii="Tahoma" w:hAnsi="Tahoma" w:cs="Tahoma"/>
          <w:snapToGrid w:val="0"/>
          <w:sz w:val="22"/>
          <w:szCs w:val="22"/>
        </w:rPr>
        <w:t xml:space="preserve"> 595, da Lei n</w:t>
      </w:r>
      <w:r w:rsidR="00AC31D1" w:rsidRPr="00277CED">
        <w:rPr>
          <w:rFonts w:ascii="Tahoma" w:hAnsi="Tahoma" w:cs="Tahoma"/>
          <w:snapToGrid w:val="0"/>
          <w:sz w:val="22"/>
          <w:szCs w:val="22"/>
        </w:rPr>
        <w:t>º</w:t>
      </w:r>
      <w:r w:rsidR="007A0955" w:rsidRPr="00277CED">
        <w:rPr>
          <w:rFonts w:ascii="Tahoma" w:hAnsi="Tahoma" w:cs="Tahoma"/>
          <w:snapToGrid w:val="0"/>
          <w:sz w:val="22"/>
          <w:szCs w:val="22"/>
        </w:rPr>
        <w:t xml:space="preserve"> 5.869, de 11 de janeiro de 1973 (</w:t>
      </w:r>
      <w:r w:rsidR="00E75E04" w:rsidRPr="00277CED">
        <w:rPr>
          <w:rFonts w:ascii="Tahoma" w:hAnsi="Tahoma" w:cs="Tahoma"/>
          <w:snapToGrid w:val="0"/>
          <w:sz w:val="22"/>
          <w:szCs w:val="22"/>
        </w:rPr>
        <w:t>“</w:t>
      </w:r>
      <w:r w:rsidR="007A0955" w:rsidRPr="00277CED">
        <w:rPr>
          <w:rFonts w:ascii="Tahoma" w:hAnsi="Tahoma" w:cs="Tahoma"/>
          <w:snapToGrid w:val="0"/>
          <w:sz w:val="22"/>
          <w:szCs w:val="22"/>
          <w:u w:val="single"/>
        </w:rPr>
        <w:t>Código de Processo Civil</w:t>
      </w:r>
      <w:r w:rsidR="00E75E04" w:rsidRPr="00277CED">
        <w:rPr>
          <w:rFonts w:ascii="Tahoma" w:hAnsi="Tahoma" w:cs="Tahoma"/>
          <w:snapToGrid w:val="0"/>
          <w:sz w:val="22"/>
          <w:szCs w:val="22"/>
        </w:rPr>
        <w:t>”</w:t>
      </w:r>
      <w:r w:rsidR="007A0955" w:rsidRPr="00277CED">
        <w:rPr>
          <w:rFonts w:ascii="Tahoma" w:hAnsi="Tahoma" w:cs="Tahoma"/>
          <w:snapToGrid w:val="0"/>
          <w:sz w:val="22"/>
          <w:szCs w:val="22"/>
        </w:rPr>
        <w:t>).</w:t>
      </w:r>
    </w:p>
    <w:p w:rsidR="003F22F3" w:rsidRPr="00277CED" w:rsidRDefault="003F22F3" w:rsidP="009D6571">
      <w:pPr>
        <w:tabs>
          <w:tab w:val="left" w:pos="-2268"/>
        </w:tabs>
        <w:suppressAutoHyphens/>
        <w:spacing w:line="320" w:lineRule="exact"/>
        <w:rPr>
          <w:rFonts w:ascii="Tahoma" w:hAnsi="Tahoma" w:cs="Tahoma"/>
          <w:snapToGrid w:val="0"/>
          <w:sz w:val="22"/>
          <w:szCs w:val="22"/>
        </w:rPr>
      </w:pPr>
    </w:p>
    <w:p w:rsidR="00EA734F" w:rsidRPr="00277CED" w:rsidRDefault="006D0938"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6.23</w:t>
      </w:r>
      <w:r w:rsidR="00AC089B" w:rsidRPr="00277CED">
        <w:rPr>
          <w:rFonts w:ascii="Tahoma" w:hAnsi="Tahoma" w:cs="Tahoma"/>
          <w:snapToGrid w:val="0"/>
          <w:sz w:val="22"/>
          <w:szCs w:val="22"/>
        </w:rPr>
        <w:t>.</w:t>
      </w:r>
      <w:r w:rsidR="008C36AB" w:rsidRPr="00277CED">
        <w:rPr>
          <w:rFonts w:ascii="Tahoma" w:hAnsi="Tahoma" w:cs="Tahoma"/>
          <w:snapToGrid w:val="0"/>
          <w:sz w:val="22"/>
          <w:szCs w:val="22"/>
        </w:rPr>
        <w:t>1.</w:t>
      </w:r>
      <w:r w:rsidR="00EA734F" w:rsidRPr="00277CED">
        <w:rPr>
          <w:rFonts w:ascii="Tahoma" w:hAnsi="Tahoma" w:cs="Tahoma"/>
          <w:snapToGrid w:val="0"/>
          <w:sz w:val="22"/>
          <w:szCs w:val="22"/>
        </w:rPr>
        <w:t>4.1.</w:t>
      </w:r>
      <w:r w:rsidR="004E2214" w:rsidRPr="00277CED">
        <w:rPr>
          <w:rFonts w:ascii="Tahoma" w:hAnsi="Tahoma" w:cs="Tahoma"/>
          <w:snapToGrid w:val="0"/>
          <w:sz w:val="22"/>
          <w:szCs w:val="22"/>
        </w:rPr>
        <w:t xml:space="preserve"> </w:t>
      </w:r>
      <w:r w:rsidR="00EA734F" w:rsidRPr="00277CED">
        <w:rPr>
          <w:rFonts w:ascii="Tahoma" w:hAnsi="Tahoma" w:cs="Tahoma"/>
          <w:snapToGrid w:val="0"/>
          <w:sz w:val="22"/>
          <w:szCs w:val="22"/>
        </w:rPr>
        <w:t>Nenhuma objeção ou oposição da Emissora poderá ser admitida ou invocada pel</w:t>
      </w:r>
      <w:r w:rsidR="00F318F2" w:rsidRPr="00277CED">
        <w:rPr>
          <w:rFonts w:ascii="Tahoma" w:hAnsi="Tahoma" w:cs="Tahoma"/>
          <w:snapToGrid w:val="0"/>
          <w:sz w:val="22"/>
          <w:szCs w:val="22"/>
        </w:rPr>
        <w:t>os</w:t>
      </w:r>
      <w:r w:rsidR="00EA734F"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EA734F" w:rsidRPr="00277CED">
        <w:rPr>
          <w:rFonts w:ascii="Tahoma" w:hAnsi="Tahoma" w:cs="Tahoma"/>
          <w:snapToGrid w:val="0"/>
          <w:sz w:val="22"/>
          <w:szCs w:val="22"/>
        </w:rPr>
        <w:t xml:space="preserve"> com o objetivo de escusar</w:t>
      </w:r>
      <w:r w:rsidR="00617F5A" w:rsidRPr="00277CED">
        <w:rPr>
          <w:rFonts w:ascii="Tahoma" w:hAnsi="Tahoma" w:cs="Tahoma"/>
          <w:snapToGrid w:val="0"/>
          <w:sz w:val="22"/>
          <w:szCs w:val="22"/>
        </w:rPr>
        <w:t>em</w:t>
      </w:r>
      <w:r w:rsidR="00EA734F" w:rsidRPr="00277CED">
        <w:rPr>
          <w:rFonts w:ascii="Tahoma" w:hAnsi="Tahoma" w:cs="Tahoma"/>
          <w:snapToGrid w:val="0"/>
          <w:sz w:val="22"/>
          <w:szCs w:val="22"/>
        </w:rPr>
        <w:t>-se do cumprimento de suas obrigações perante os Debenturistas</w:t>
      </w:r>
      <w:r w:rsidR="00E75E04" w:rsidRPr="00277CED">
        <w:rPr>
          <w:rFonts w:ascii="Tahoma" w:hAnsi="Tahoma" w:cs="Tahoma"/>
          <w:snapToGrid w:val="0"/>
          <w:sz w:val="22"/>
          <w:szCs w:val="22"/>
        </w:rPr>
        <w:t>.</w:t>
      </w:r>
    </w:p>
    <w:p w:rsidR="00EA734F" w:rsidRPr="00277CED" w:rsidRDefault="00EA734F" w:rsidP="009D6571">
      <w:pPr>
        <w:tabs>
          <w:tab w:val="left" w:pos="-2268"/>
        </w:tabs>
        <w:suppressAutoHyphens/>
        <w:spacing w:line="320" w:lineRule="exact"/>
        <w:rPr>
          <w:rFonts w:ascii="Tahoma" w:hAnsi="Tahoma" w:cs="Tahoma"/>
          <w:snapToGrid w:val="0"/>
          <w:sz w:val="22"/>
          <w:szCs w:val="22"/>
        </w:rPr>
      </w:pPr>
    </w:p>
    <w:p w:rsidR="003F22F3" w:rsidRPr="00277CED" w:rsidRDefault="00AC089B"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w:t>
      </w:r>
      <w:r w:rsidR="006D0938" w:rsidRPr="00277CED">
        <w:rPr>
          <w:rFonts w:ascii="Tahoma" w:hAnsi="Tahoma" w:cs="Tahoma"/>
          <w:snapToGrid w:val="0"/>
          <w:sz w:val="22"/>
          <w:szCs w:val="22"/>
        </w:rPr>
        <w:t>3</w:t>
      </w:r>
      <w:r w:rsidRPr="00277CED">
        <w:rPr>
          <w:rFonts w:ascii="Tahoma" w:hAnsi="Tahoma" w:cs="Tahoma"/>
          <w:snapToGrid w:val="0"/>
          <w:sz w:val="22"/>
          <w:szCs w:val="22"/>
        </w:rPr>
        <w:t>.</w:t>
      </w:r>
      <w:r w:rsidR="008C36AB" w:rsidRPr="00277CED">
        <w:rPr>
          <w:rFonts w:ascii="Tahoma" w:hAnsi="Tahoma" w:cs="Tahoma"/>
          <w:snapToGrid w:val="0"/>
          <w:sz w:val="22"/>
          <w:szCs w:val="22"/>
        </w:rPr>
        <w:t>1.</w:t>
      </w:r>
      <w:r w:rsidR="005C4A88" w:rsidRPr="00277CED">
        <w:rPr>
          <w:rFonts w:ascii="Tahoma" w:hAnsi="Tahoma" w:cs="Tahoma"/>
          <w:snapToGrid w:val="0"/>
          <w:sz w:val="22"/>
          <w:szCs w:val="22"/>
        </w:rPr>
        <w:t>5</w:t>
      </w:r>
      <w:r w:rsidR="003F22F3" w:rsidRPr="00277CED">
        <w:rPr>
          <w:rFonts w:ascii="Tahoma" w:hAnsi="Tahoma" w:cs="Tahoma"/>
          <w:snapToGrid w:val="0"/>
          <w:sz w:val="22"/>
          <w:szCs w:val="22"/>
        </w:rPr>
        <w:t xml:space="preserve">. </w:t>
      </w:r>
      <w:r w:rsidR="00F318F2" w:rsidRPr="00277CED">
        <w:rPr>
          <w:rFonts w:ascii="Tahoma" w:hAnsi="Tahoma" w:cs="Tahoma"/>
          <w:snapToGrid w:val="0"/>
          <w:sz w:val="22"/>
          <w:szCs w:val="22"/>
        </w:rPr>
        <w:t>Os</w:t>
      </w:r>
      <w:r w:rsidR="003F22F3"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3F22F3" w:rsidRPr="00277CED">
        <w:rPr>
          <w:rFonts w:ascii="Tahoma" w:hAnsi="Tahoma" w:cs="Tahoma"/>
          <w:snapToGrid w:val="0"/>
          <w:sz w:val="22"/>
          <w:szCs w:val="22"/>
        </w:rPr>
        <w:t xml:space="preserve"> sub-rogar-se-</w:t>
      </w:r>
      <w:r w:rsidR="00F318F2" w:rsidRPr="00277CED">
        <w:rPr>
          <w:rFonts w:ascii="Tahoma" w:hAnsi="Tahoma" w:cs="Tahoma"/>
          <w:snapToGrid w:val="0"/>
          <w:sz w:val="22"/>
          <w:szCs w:val="22"/>
        </w:rPr>
        <w:t>ão</w:t>
      </w:r>
      <w:r w:rsidR="004E2214" w:rsidRPr="00277CED">
        <w:rPr>
          <w:rFonts w:ascii="Tahoma" w:hAnsi="Tahoma" w:cs="Tahoma"/>
          <w:snapToGrid w:val="0"/>
          <w:sz w:val="22"/>
          <w:szCs w:val="22"/>
        </w:rPr>
        <w:t xml:space="preserve"> </w:t>
      </w:r>
      <w:r w:rsidR="003F22F3" w:rsidRPr="00277CED">
        <w:rPr>
          <w:rFonts w:ascii="Tahoma" w:hAnsi="Tahoma" w:cs="Tahoma"/>
          <w:snapToGrid w:val="0"/>
          <w:sz w:val="22"/>
          <w:szCs w:val="22"/>
        </w:rPr>
        <w:t>nos direitos dos Debenturistas caso venha</w:t>
      </w:r>
      <w:r w:rsidR="00617F5A" w:rsidRPr="00277CED">
        <w:rPr>
          <w:rFonts w:ascii="Tahoma" w:hAnsi="Tahoma" w:cs="Tahoma"/>
          <w:snapToGrid w:val="0"/>
          <w:sz w:val="22"/>
          <w:szCs w:val="22"/>
        </w:rPr>
        <w:t>m, individualmente ou em conjunto</w:t>
      </w:r>
      <w:r w:rsidR="002B087E" w:rsidRPr="00277CED">
        <w:rPr>
          <w:rFonts w:ascii="Tahoma" w:hAnsi="Tahoma" w:cs="Tahoma"/>
          <w:snapToGrid w:val="0"/>
          <w:sz w:val="22"/>
          <w:szCs w:val="22"/>
        </w:rPr>
        <w:t>,</w:t>
      </w:r>
      <w:r w:rsidR="003F22F3" w:rsidRPr="00277CED">
        <w:rPr>
          <w:rFonts w:ascii="Tahoma" w:hAnsi="Tahoma" w:cs="Tahoma"/>
          <w:snapToGrid w:val="0"/>
          <w:sz w:val="22"/>
          <w:szCs w:val="22"/>
        </w:rPr>
        <w:t xml:space="preserve"> a honrar, total ou parcialmente, a Fiança</w:t>
      </w:r>
      <w:r w:rsidR="007A0955" w:rsidRPr="00277CED">
        <w:rPr>
          <w:rFonts w:ascii="Tahoma" w:hAnsi="Tahoma" w:cs="Tahoma"/>
          <w:snapToGrid w:val="0"/>
          <w:sz w:val="22"/>
          <w:szCs w:val="22"/>
        </w:rPr>
        <w:t xml:space="preserve"> objeto deste item </w:t>
      </w:r>
      <w:r w:rsidRPr="00277CED">
        <w:rPr>
          <w:rFonts w:ascii="Tahoma" w:hAnsi="Tahoma" w:cs="Tahoma"/>
          <w:snapToGrid w:val="0"/>
          <w:sz w:val="22"/>
          <w:szCs w:val="22"/>
        </w:rPr>
        <w:t>6.2</w:t>
      </w:r>
      <w:r w:rsidR="00A63D7D" w:rsidRPr="00277CED">
        <w:rPr>
          <w:rFonts w:ascii="Tahoma" w:hAnsi="Tahoma" w:cs="Tahoma"/>
          <w:snapToGrid w:val="0"/>
          <w:sz w:val="22"/>
          <w:szCs w:val="22"/>
        </w:rPr>
        <w:t>3</w:t>
      </w:r>
      <w:r w:rsidR="001F7D6E" w:rsidRPr="00277CED">
        <w:rPr>
          <w:rFonts w:ascii="Tahoma" w:hAnsi="Tahoma" w:cs="Tahoma"/>
          <w:snapToGrid w:val="0"/>
          <w:sz w:val="22"/>
          <w:szCs w:val="22"/>
        </w:rPr>
        <w:t>.</w:t>
      </w:r>
      <w:r w:rsidR="008C36AB" w:rsidRPr="00277CED">
        <w:rPr>
          <w:rFonts w:ascii="Tahoma" w:hAnsi="Tahoma" w:cs="Tahoma"/>
          <w:snapToGrid w:val="0"/>
          <w:sz w:val="22"/>
          <w:szCs w:val="22"/>
        </w:rPr>
        <w:t>1</w:t>
      </w:r>
      <w:r w:rsidR="001F7D6E" w:rsidRPr="00277CED">
        <w:rPr>
          <w:rFonts w:ascii="Tahoma" w:hAnsi="Tahoma" w:cs="Tahoma"/>
          <w:snapToGrid w:val="0"/>
          <w:sz w:val="22"/>
          <w:szCs w:val="22"/>
        </w:rPr>
        <w:t xml:space="preserve">, </w:t>
      </w:r>
      <w:r w:rsidR="001F7D6E" w:rsidRPr="00277CED">
        <w:rPr>
          <w:rFonts w:ascii="Tahoma" w:hAnsi="Tahoma" w:cs="Tahoma"/>
          <w:sz w:val="22"/>
          <w:szCs w:val="22"/>
        </w:rPr>
        <w:t xml:space="preserve">até o limite da parcela da dívida efetivamente honrada, sendo certo que </w:t>
      </w:r>
      <w:r w:rsidR="00F318F2" w:rsidRPr="00277CED">
        <w:rPr>
          <w:rFonts w:ascii="Tahoma" w:hAnsi="Tahoma" w:cs="Tahoma"/>
          <w:sz w:val="22"/>
          <w:szCs w:val="22"/>
        </w:rPr>
        <w:t>os</w:t>
      </w:r>
      <w:r w:rsidR="001F7D6E" w:rsidRPr="00277CED">
        <w:rPr>
          <w:rFonts w:ascii="Tahoma" w:hAnsi="Tahoma" w:cs="Tahoma"/>
          <w:sz w:val="22"/>
          <w:szCs w:val="22"/>
        </w:rPr>
        <w:t xml:space="preserve"> Garantidor</w:t>
      </w:r>
      <w:r w:rsidR="00F318F2" w:rsidRPr="00277CED">
        <w:rPr>
          <w:rFonts w:ascii="Tahoma" w:hAnsi="Tahoma" w:cs="Tahoma"/>
          <w:sz w:val="22"/>
          <w:szCs w:val="22"/>
        </w:rPr>
        <w:t>es</w:t>
      </w:r>
      <w:r w:rsidR="001F7D6E" w:rsidRPr="00277CED">
        <w:rPr>
          <w:rFonts w:ascii="Tahoma" w:hAnsi="Tahoma" w:cs="Tahoma"/>
          <w:sz w:val="22"/>
          <w:szCs w:val="22"/>
        </w:rPr>
        <w:t xml:space="preserve"> obriga</w:t>
      </w:r>
      <w:r w:rsidR="00F318F2" w:rsidRPr="00277CED">
        <w:rPr>
          <w:rFonts w:ascii="Tahoma" w:hAnsi="Tahoma" w:cs="Tahoma"/>
          <w:sz w:val="22"/>
          <w:szCs w:val="22"/>
        </w:rPr>
        <w:t>m</w:t>
      </w:r>
      <w:r w:rsidR="001F7D6E" w:rsidRPr="00277CED">
        <w:rPr>
          <w:rFonts w:ascii="Tahoma" w:hAnsi="Tahoma" w:cs="Tahoma"/>
          <w:sz w:val="22"/>
          <w:szCs w:val="22"/>
        </w:rPr>
        <w:t xml:space="preserve">-se a somente exigir tais valores da Emissora após </w:t>
      </w:r>
      <w:r w:rsidR="002A1E6A" w:rsidRPr="00277CED">
        <w:rPr>
          <w:rFonts w:ascii="Tahoma" w:hAnsi="Tahoma" w:cs="Tahoma"/>
          <w:sz w:val="22"/>
          <w:szCs w:val="22"/>
        </w:rPr>
        <w:t>a quitação integral das Obrigações Garantidas</w:t>
      </w:r>
      <w:r w:rsidR="007A0955" w:rsidRPr="00277CED">
        <w:rPr>
          <w:rFonts w:ascii="Tahoma" w:hAnsi="Tahoma" w:cs="Tahoma"/>
          <w:snapToGrid w:val="0"/>
          <w:sz w:val="22"/>
          <w:szCs w:val="22"/>
        </w:rPr>
        <w:t>.</w:t>
      </w:r>
    </w:p>
    <w:p w:rsidR="003F22F3" w:rsidRPr="00277CED" w:rsidRDefault="003F22F3" w:rsidP="009D6571">
      <w:pPr>
        <w:tabs>
          <w:tab w:val="left" w:pos="-2268"/>
        </w:tabs>
        <w:suppressAutoHyphens/>
        <w:spacing w:line="320" w:lineRule="exact"/>
        <w:rPr>
          <w:rFonts w:ascii="Tahoma" w:hAnsi="Tahoma" w:cs="Tahoma"/>
          <w:snapToGrid w:val="0"/>
          <w:sz w:val="22"/>
          <w:szCs w:val="22"/>
        </w:rPr>
      </w:pPr>
    </w:p>
    <w:p w:rsidR="007A0955" w:rsidRPr="00277CED" w:rsidRDefault="00AC089B" w:rsidP="009D6571">
      <w:pPr>
        <w:tabs>
          <w:tab w:val="left" w:pos="1134"/>
        </w:tabs>
        <w:suppressAutoHyphens/>
        <w:spacing w:line="320" w:lineRule="exact"/>
        <w:rPr>
          <w:rFonts w:ascii="Tahoma" w:hAnsi="Tahoma" w:cs="Tahoma"/>
          <w:snapToGrid w:val="0"/>
          <w:sz w:val="22"/>
          <w:szCs w:val="22"/>
        </w:rPr>
      </w:pPr>
      <w:r w:rsidRPr="00277CED">
        <w:rPr>
          <w:rFonts w:ascii="Tahoma" w:hAnsi="Tahoma" w:cs="Tahoma"/>
          <w:sz w:val="22"/>
          <w:szCs w:val="22"/>
        </w:rPr>
        <w:t>6.2</w:t>
      </w:r>
      <w:r w:rsidR="006D0938" w:rsidRPr="00277CED">
        <w:rPr>
          <w:rFonts w:ascii="Tahoma" w:hAnsi="Tahoma" w:cs="Tahoma"/>
          <w:sz w:val="22"/>
          <w:szCs w:val="22"/>
        </w:rPr>
        <w:t>3</w:t>
      </w:r>
      <w:r w:rsidR="007A0955" w:rsidRPr="00277CED">
        <w:rPr>
          <w:rFonts w:ascii="Tahoma" w:hAnsi="Tahoma" w:cs="Tahoma"/>
          <w:sz w:val="22"/>
          <w:szCs w:val="22"/>
        </w:rPr>
        <w:t>.</w:t>
      </w:r>
      <w:r w:rsidR="008C36AB" w:rsidRPr="00277CED">
        <w:rPr>
          <w:rFonts w:ascii="Tahoma" w:hAnsi="Tahoma" w:cs="Tahoma"/>
          <w:sz w:val="22"/>
          <w:szCs w:val="22"/>
        </w:rPr>
        <w:t>1.</w:t>
      </w:r>
      <w:r w:rsidR="007A0955" w:rsidRPr="00277CED">
        <w:rPr>
          <w:rFonts w:ascii="Tahoma" w:hAnsi="Tahoma" w:cs="Tahoma"/>
          <w:sz w:val="22"/>
          <w:szCs w:val="22"/>
        </w:rPr>
        <w:t>6.</w:t>
      </w:r>
      <w:r w:rsidR="00366363" w:rsidRPr="00277CED">
        <w:rPr>
          <w:rFonts w:ascii="Tahoma" w:hAnsi="Tahoma" w:cs="Tahoma"/>
          <w:sz w:val="22"/>
          <w:szCs w:val="22"/>
        </w:rPr>
        <w:t xml:space="preserve"> </w:t>
      </w:r>
      <w:r w:rsidR="007A0955" w:rsidRPr="00277CED">
        <w:rPr>
          <w:rFonts w:ascii="Tahoma" w:hAnsi="Tahoma" w:cs="Tahoma"/>
          <w:snapToGrid w:val="0"/>
          <w:sz w:val="22"/>
          <w:szCs w:val="22"/>
        </w:rPr>
        <w:t xml:space="preserve">A presente Fiança entrará em vigor na Data de Emissão, permanecendo válida em todos os seus termos até </w:t>
      </w:r>
      <w:r w:rsidR="002A1E6A" w:rsidRPr="00277CED">
        <w:rPr>
          <w:rFonts w:ascii="Tahoma" w:hAnsi="Tahoma" w:cs="Tahoma"/>
          <w:snapToGrid w:val="0"/>
          <w:sz w:val="22"/>
          <w:szCs w:val="22"/>
        </w:rPr>
        <w:t xml:space="preserve">a quitação </w:t>
      </w:r>
      <w:r w:rsidR="007A0955" w:rsidRPr="00277CED">
        <w:rPr>
          <w:rFonts w:ascii="Tahoma" w:hAnsi="Tahoma" w:cs="Tahoma"/>
          <w:snapToGrid w:val="0"/>
          <w:sz w:val="22"/>
          <w:szCs w:val="22"/>
        </w:rPr>
        <w:t xml:space="preserve">integral </w:t>
      </w:r>
      <w:r w:rsidR="002A1E6A" w:rsidRPr="00277CED">
        <w:rPr>
          <w:rFonts w:ascii="Tahoma" w:hAnsi="Tahoma" w:cs="Tahoma"/>
          <w:snapToGrid w:val="0"/>
          <w:sz w:val="22"/>
          <w:szCs w:val="22"/>
        </w:rPr>
        <w:t>das Obrigações Garantidas</w:t>
      </w:r>
      <w:r w:rsidR="007A0955" w:rsidRPr="00277CED">
        <w:rPr>
          <w:rFonts w:ascii="Tahoma" w:hAnsi="Tahoma" w:cs="Tahoma"/>
          <w:snapToGrid w:val="0"/>
          <w:sz w:val="22"/>
          <w:szCs w:val="22"/>
        </w:rPr>
        <w:t>.</w:t>
      </w:r>
    </w:p>
    <w:p w:rsidR="00D51F13" w:rsidRPr="00277CED" w:rsidRDefault="00D51F13" w:rsidP="009D6571">
      <w:pPr>
        <w:tabs>
          <w:tab w:val="left" w:pos="-2268"/>
        </w:tabs>
        <w:suppressAutoHyphens/>
        <w:spacing w:line="320" w:lineRule="exact"/>
        <w:rPr>
          <w:rFonts w:ascii="Tahoma" w:hAnsi="Tahoma" w:cs="Tahoma"/>
          <w:snapToGrid w:val="0"/>
          <w:sz w:val="22"/>
          <w:szCs w:val="22"/>
        </w:rPr>
      </w:pPr>
    </w:p>
    <w:p w:rsidR="001F7D6E" w:rsidRPr="00277CED" w:rsidRDefault="006D0938" w:rsidP="009D6571">
      <w:pPr>
        <w:tabs>
          <w:tab w:val="left" w:pos="1134"/>
        </w:tabs>
        <w:suppressAutoHyphens/>
        <w:spacing w:line="320" w:lineRule="exact"/>
        <w:rPr>
          <w:rFonts w:ascii="Tahoma" w:hAnsi="Tahoma" w:cs="Tahoma"/>
          <w:sz w:val="22"/>
          <w:szCs w:val="22"/>
        </w:rPr>
      </w:pPr>
      <w:r w:rsidRPr="00277CED">
        <w:rPr>
          <w:rFonts w:ascii="Tahoma" w:hAnsi="Tahoma" w:cs="Tahoma"/>
          <w:sz w:val="22"/>
          <w:szCs w:val="22"/>
        </w:rPr>
        <w:t>6.23</w:t>
      </w:r>
      <w:r w:rsidR="001F7D6E" w:rsidRPr="00277CED">
        <w:rPr>
          <w:rFonts w:ascii="Tahoma" w:hAnsi="Tahoma" w:cs="Tahoma"/>
          <w:sz w:val="22"/>
          <w:szCs w:val="22"/>
        </w:rPr>
        <w:t>.</w:t>
      </w:r>
      <w:r w:rsidR="008C36AB" w:rsidRPr="00277CED">
        <w:rPr>
          <w:rFonts w:ascii="Tahoma" w:hAnsi="Tahoma" w:cs="Tahoma"/>
          <w:sz w:val="22"/>
          <w:szCs w:val="22"/>
        </w:rPr>
        <w:t>1.</w:t>
      </w:r>
      <w:r w:rsidR="002A1E6A" w:rsidRPr="00277CED">
        <w:rPr>
          <w:rFonts w:ascii="Tahoma" w:hAnsi="Tahoma" w:cs="Tahoma"/>
          <w:sz w:val="22"/>
          <w:szCs w:val="22"/>
        </w:rPr>
        <w:t>7</w:t>
      </w:r>
      <w:r w:rsidR="001F7D6E" w:rsidRPr="00277CED">
        <w:rPr>
          <w:rFonts w:ascii="Tahoma" w:hAnsi="Tahoma" w:cs="Tahoma"/>
          <w:sz w:val="22"/>
          <w:szCs w:val="22"/>
        </w:rPr>
        <w:t>. Todo e qualquer pagamento realizado pel</w:t>
      </w:r>
      <w:r w:rsidR="00F318F2" w:rsidRPr="00277CED">
        <w:rPr>
          <w:rFonts w:ascii="Tahoma" w:hAnsi="Tahoma" w:cs="Tahoma"/>
          <w:sz w:val="22"/>
          <w:szCs w:val="22"/>
        </w:rPr>
        <w:t>os</w:t>
      </w:r>
      <w:r w:rsidR="001F7D6E" w:rsidRPr="00277CED">
        <w:rPr>
          <w:rFonts w:ascii="Tahoma" w:hAnsi="Tahoma" w:cs="Tahoma"/>
          <w:sz w:val="22"/>
          <w:szCs w:val="22"/>
        </w:rPr>
        <w:t xml:space="preserve"> Garantidor</w:t>
      </w:r>
      <w:r w:rsidR="00F318F2" w:rsidRPr="00277CED">
        <w:rPr>
          <w:rFonts w:ascii="Tahoma" w:hAnsi="Tahoma" w:cs="Tahoma"/>
          <w:sz w:val="22"/>
          <w:szCs w:val="22"/>
        </w:rPr>
        <w:t>es</w:t>
      </w:r>
      <w:r w:rsidR="001F7D6E" w:rsidRPr="00277CED">
        <w:rPr>
          <w:rFonts w:ascii="Tahoma" w:hAnsi="Tahoma" w:cs="Tahoma"/>
          <w:sz w:val="22"/>
          <w:szCs w:val="22"/>
        </w:rPr>
        <w:t xml:space="preserve"> em relação à Fiança ora prestada será efetuado de modo que os Debenturistas recebam d</w:t>
      </w:r>
      <w:r w:rsidR="00F318F2" w:rsidRPr="00277CED">
        <w:rPr>
          <w:rFonts w:ascii="Tahoma" w:hAnsi="Tahoma" w:cs="Tahoma"/>
          <w:sz w:val="22"/>
          <w:szCs w:val="22"/>
        </w:rPr>
        <w:t>os</w:t>
      </w:r>
      <w:r w:rsidR="001F7D6E" w:rsidRPr="00277CED">
        <w:rPr>
          <w:rFonts w:ascii="Tahoma" w:hAnsi="Tahoma" w:cs="Tahoma"/>
          <w:sz w:val="22"/>
          <w:szCs w:val="22"/>
        </w:rPr>
        <w:t xml:space="preserve"> Garantidor</w:t>
      </w:r>
      <w:r w:rsidR="00F318F2" w:rsidRPr="00277CED">
        <w:rPr>
          <w:rFonts w:ascii="Tahoma" w:hAnsi="Tahoma" w:cs="Tahoma"/>
          <w:sz w:val="22"/>
          <w:szCs w:val="22"/>
        </w:rPr>
        <w:t>es</w:t>
      </w:r>
      <w:r w:rsidR="001F7D6E" w:rsidRPr="00277CED">
        <w:rPr>
          <w:rFonts w:ascii="Tahoma" w:hAnsi="Tahoma" w:cs="Tahoma"/>
          <w:sz w:val="22"/>
          <w:szCs w:val="22"/>
        </w:rPr>
        <w:t xml:space="preserve"> os valores que seriam pagos caso o pagamento fosse efetuado pela própria Emissora, ou seja, livre e líquido de </w:t>
      </w:r>
      <w:r w:rsidR="001F7D6E" w:rsidRPr="00277CED">
        <w:rPr>
          <w:rFonts w:ascii="Tahoma" w:hAnsi="Tahoma" w:cs="Tahoma"/>
          <w:sz w:val="22"/>
          <w:szCs w:val="22"/>
        </w:rPr>
        <w:lastRenderedPageBreak/>
        <w:t>quaisquer tributos, impostos, taxas, contribuições de qualquer natureza, encargos ou retenções, presentes ou futuros, bem como de quaisquer juros</w:t>
      </w:r>
      <w:r w:rsidR="00DE7328" w:rsidRPr="00277CED">
        <w:rPr>
          <w:rFonts w:ascii="Tahoma" w:hAnsi="Tahoma" w:cs="Tahoma"/>
          <w:sz w:val="22"/>
          <w:szCs w:val="22"/>
        </w:rPr>
        <w:t>.</w:t>
      </w:r>
      <w:r w:rsidR="001F7D6E" w:rsidRPr="00277CED">
        <w:rPr>
          <w:rFonts w:ascii="Tahoma" w:hAnsi="Tahoma" w:cs="Tahoma"/>
          <w:sz w:val="22"/>
          <w:szCs w:val="22"/>
        </w:rPr>
        <w:t xml:space="preserve"> </w:t>
      </w:r>
    </w:p>
    <w:p w:rsidR="001F7D6E" w:rsidRPr="00277CED" w:rsidRDefault="001F7D6E" w:rsidP="009D6571">
      <w:pPr>
        <w:tabs>
          <w:tab w:val="left" w:pos="1134"/>
        </w:tabs>
        <w:suppressAutoHyphens/>
        <w:spacing w:line="320" w:lineRule="exact"/>
        <w:rPr>
          <w:rFonts w:ascii="Tahoma" w:hAnsi="Tahoma" w:cs="Tahoma"/>
          <w:sz w:val="22"/>
          <w:szCs w:val="22"/>
        </w:rPr>
      </w:pPr>
    </w:p>
    <w:p w:rsidR="001F7D6E" w:rsidRPr="00277CED" w:rsidRDefault="006D0938" w:rsidP="009D6571">
      <w:pPr>
        <w:tabs>
          <w:tab w:val="left" w:pos="1134"/>
        </w:tabs>
        <w:suppressAutoHyphens/>
        <w:spacing w:line="320" w:lineRule="exact"/>
        <w:rPr>
          <w:rFonts w:ascii="Tahoma"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w:t>
      </w:r>
      <w:r w:rsidR="008C36AB" w:rsidRPr="00277CED">
        <w:rPr>
          <w:rFonts w:ascii="Tahoma" w:hAnsi="Tahoma" w:cs="Tahoma"/>
          <w:sz w:val="22"/>
          <w:szCs w:val="22"/>
        </w:rPr>
        <w:t>1.</w:t>
      </w:r>
      <w:r w:rsidR="002A1E6A" w:rsidRPr="00277CED">
        <w:rPr>
          <w:rFonts w:ascii="Tahoma" w:hAnsi="Tahoma" w:cs="Tahoma"/>
          <w:sz w:val="22"/>
          <w:szCs w:val="22"/>
        </w:rPr>
        <w:t>8</w:t>
      </w:r>
      <w:r w:rsidR="001F7D6E" w:rsidRPr="00277CED">
        <w:rPr>
          <w:rFonts w:ascii="Tahoma" w:hAnsi="Tahoma" w:cs="Tahoma"/>
          <w:sz w:val="22"/>
          <w:szCs w:val="22"/>
        </w:rPr>
        <w:t>.</w:t>
      </w:r>
      <w:r w:rsidR="001F7D6E" w:rsidRPr="00277CED">
        <w:rPr>
          <w:rFonts w:ascii="Tahoma" w:hAnsi="Tahoma" w:cs="Tahoma"/>
          <w:sz w:val="22"/>
          <w:szCs w:val="22"/>
        </w:rPr>
        <w:tab/>
        <w:t>Fica desde já certo e ajustado que a inobservância, pelo Agente Fiduciário, dos prazos para execução da Fiança em favor dos Debenturistas não ensejará, sob hipótese nenhuma, perda de qualquer direito ou faculdade aqui previsto, podendo a Fiança ser excutida e exigida pelo</w:t>
      </w:r>
      <w:r w:rsidR="008D09F5" w:rsidRPr="00277CED">
        <w:rPr>
          <w:rFonts w:ascii="Tahoma" w:hAnsi="Tahoma" w:cs="Tahoma"/>
          <w:sz w:val="22"/>
          <w:szCs w:val="22"/>
        </w:rPr>
        <w:t xml:space="preserve"> Agente Fiduciário</w:t>
      </w:r>
      <w:r w:rsidR="001F7D6E" w:rsidRPr="00277CED">
        <w:rPr>
          <w:rFonts w:ascii="Tahoma" w:hAnsi="Tahoma" w:cs="Tahoma"/>
          <w:sz w:val="22"/>
          <w:szCs w:val="22"/>
        </w:rPr>
        <w:t xml:space="preserve">, judicial ou extrajudicialmente, quantas vezes forem necessárias até a integral </w:t>
      </w:r>
      <w:r w:rsidR="002A1E6A" w:rsidRPr="00277CED">
        <w:rPr>
          <w:rFonts w:ascii="Tahoma" w:hAnsi="Tahoma" w:cs="Tahoma"/>
          <w:sz w:val="22"/>
          <w:szCs w:val="22"/>
        </w:rPr>
        <w:t>quitação das Obrigações Garantidas</w:t>
      </w:r>
      <w:r w:rsidR="001F7D6E" w:rsidRPr="00277CED">
        <w:rPr>
          <w:rFonts w:ascii="Tahoma" w:hAnsi="Tahoma" w:cs="Tahoma"/>
          <w:sz w:val="22"/>
          <w:szCs w:val="22"/>
        </w:rPr>
        <w:t>, devendo o</w:t>
      </w:r>
      <w:r w:rsidR="00617F5A" w:rsidRPr="00277CED">
        <w:rPr>
          <w:rFonts w:ascii="Tahoma" w:hAnsi="Tahoma" w:cs="Tahoma"/>
          <w:sz w:val="22"/>
          <w:szCs w:val="22"/>
        </w:rPr>
        <w:t>s Debenturistas, por conta própria ou por intermédio do</w:t>
      </w:r>
      <w:r w:rsidR="001F7D6E" w:rsidRPr="00277CED">
        <w:rPr>
          <w:rFonts w:ascii="Tahoma" w:hAnsi="Tahoma" w:cs="Tahoma"/>
          <w:sz w:val="22"/>
          <w:szCs w:val="22"/>
        </w:rPr>
        <w:t xml:space="preserve"> Agente Fiduciário, para tanto, notificar imediatamente a Emissora e </w:t>
      </w:r>
      <w:r w:rsidR="00F318F2" w:rsidRPr="00277CED">
        <w:rPr>
          <w:rFonts w:ascii="Tahoma" w:hAnsi="Tahoma" w:cs="Tahoma"/>
          <w:sz w:val="22"/>
          <w:szCs w:val="22"/>
        </w:rPr>
        <w:t>os</w:t>
      </w:r>
      <w:r w:rsidR="001F7D6E" w:rsidRPr="00277CED">
        <w:rPr>
          <w:rFonts w:ascii="Tahoma" w:hAnsi="Tahoma" w:cs="Tahoma"/>
          <w:sz w:val="22"/>
          <w:szCs w:val="22"/>
        </w:rPr>
        <w:t xml:space="preserve"> Garantidor</w:t>
      </w:r>
      <w:r w:rsidR="00F318F2" w:rsidRPr="00277CED">
        <w:rPr>
          <w:rFonts w:ascii="Tahoma" w:hAnsi="Tahoma" w:cs="Tahoma"/>
          <w:sz w:val="22"/>
          <w:szCs w:val="22"/>
        </w:rPr>
        <w:t>es</w:t>
      </w:r>
      <w:r w:rsidR="001F7D6E" w:rsidRPr="00277CED">
        <w:rPr>
          <w:rFonts w:ascii="Tahoma" w:hAnsi="Tahoma" w:cs="Tahoma"/>
          <w:sz w:val="22"/>
          <w:szCs w:val="22"/>
        </w:rPr>
        <w:t>.</w:t>
      </w:r>
    </w:p>
    <w:p w:rsidR="00CE19E9" w:rsidRPr="00277CED" w:rsidRDefault="00CE19E9" w:rsidP="009D6571">
      <w:pPr>
        <w:tabs>
          <w:tab w:val="left" w:pos="1134"/>
        </w:tabs>
        <w:suppressAutoHyphens/>
        <w:spacing w:line="320" w:lineRule="exact"/>
        <w:rPr>
          <w:rFonts w:ascii="Tahoma" w:hAnsi="Tahoma" w:cs="Tahoma"/>
          <w:sz w:val="22"/>
          <w:szCs w:val="22"/>
        </w:rPr>
      </w:pPr>
    </w:p>
    <w:p w:rsidR="00CE19E9" w:rsidRPr="00277CED" w:rsidRDefault="009804B5" w:rsidP="009D6571">
      <w:pPr>
        <w:tabs>
          <w:tab w:val="left" w:pos="1134"/>
        </w:tabs>
        <w:suppressAutoHyphens/>
        <w:spacing w:line="320" w:lineRule="exact"/>
        <w:rPr>
          <w:rFonts w:ascii="Tahoma" w:hAnsi="Tahoma" w:cs="Tahoma"/>
          <w:b/>
          <w:bCs/>
          <w:sz w:val="22"/>
          <w:szCs w:val="22"/>
        </w:rPr>
      </w:pPr>
      <w:r w:rsidRPr="00277CED">
        <w:rPr>
          <w:rFonts w:ascii="Tahoma" w:hAnsi="Tahoma" w:cs="Tahoma"/>
          <w:sz w:val="22"/>
          <w:szCs w:val="22"/>
        </w:rPr>
        <w:t>6.23</w:t>
      </w:r>
      <w:r w:rsidR="006D0938" w:rsidRPr="00277CED">
        <w:rPr>
          <w:rFonts w:ascii="Tahoma" w:hAnsi="Tahoma" w:cs="Tahoma"/>
          <w:sz w:val="22"/>
          <w:szCs w:val="22"/>
        </w:rPr>
        <w:t xml:space="preserve">.1.9. </w:t>
      </w:r>
      <w:r w:rsidRPr="00277CED">
        <w:rPr>
          <w:rFonts w:ascii="Tahoma" w:hAnsi="Tahoma" w:cs="Tahoma"/>
          <w:sz w:val="22"/>
          <w:szCs w:val="22"/>
        </w:rPr>
        <w:t>O Sr.</w:t>
      </w:r>
      <w:r w:rsidR="001B26F4" w:rsidRPr="00277CED">
        <w:rPr>
          <w:rFonts w:ascii="Tahoma" w:hAnsi="Tahoma" w:cs="Tahoma"/>
          <w:sz w:val="22"/>
          <w:szCs w:val="22"/>
        </w:rPr>
        <w:t xml:space="preserve"> </w:t>
      </w:r>
      <w:r w:rsidR="003E644E">
        <w:rPr>
          <w:rFonts w:ascii="Tahoma" w:hAnsi="Tahoma" w:cs="Tahoma"/>
          <w:sz w:val="22"/>
          <w:szCs w:val="22"/>
        </w:rPr>
        <w:t>É</w:t>
      </w:r>
      <w:r w:rsidR="003E644E" w:rsidRPr="00277CED">
        <w:rPr>
          <w:rFonts w:ascii="Tahoma" w:hAnsi="Tahoma" w:cs="Tahoma"/>
          <w:sz w:val="22"/>
          <w:szCs w:val="22"/>
        </w:rPr>
        <w:t xml:space="preserve">der </w:t>
      </w:r>
      <w:r w:rsidR="001B26F4" w:rsidRPr="00277CED">
        <w:rPr>
          <w:rFonts w:ascii="Tahoma" w:hAnsi="Tahoma" w:cs="Tahoma"/>
          <w:sz w:val="22"/>
          <w:szCs w:val="22"/>
        </w:rPr>
        <w:t>qualificad</w:t>
      </w:r>
      <w:r w:rsidR="005D1C17">
        <w:rPr>
          <w:rFonts w:ascii="Tahoma" w:hAnsi="Tahoma" w:cs="Tahoma"/>
          <w:sz w:val="22"/>
          <w:szCs w:val="22"/>
        </w:rPr>
        <w:t>o</w:t>
      </w:r>
      <w:r w:rsidR="00695F00">
        <w:rPr>
          <w:rFonts w:ascii="Tahoma" w:hAnsi="Tahoma" w:cs="Tahoma"/>
          <w:sz w:val="22"/>
          <w:szCs w:val="22"/>
        </w:rPr>
        <w:t xml:space="preserve"> no preâmbulo desta Escritura de Emissão</w:t>
      </w:r>
      <w:r w:rsidR="001B26F4" w:rsidRPr="00277CED">
        <w:rPr>
          <w:rFonts w:ascii="Tahoma" w:hAnsi="Tahoma" w:cs="Tahoma"/>
          <w:sz w:val="22"/>
          <w:szCs w:val="22"/>
        </w:rPr>
        <w:t xml:space="preserve">, </w:t>
      </w:r>
      <w:r w:rsidR="00CE19E9" w:rsidRPr="00277CED">
        <w:rPr>
          <w:rFonts w:ascii="Tahoma" w:hAnsi="Tahoma" w:cs="Tahoma"/>
          <w:sz w:val="22"/>
          <w:szCs w:val="22"/>
        </w:rPr>
        <w:t>em razão do que dispõe o inciso III, do artigo 1.647 do Código Civil, na qualidade de cônjuge</w:t>
      </w:r>
      <w:r w:rsidRPr="00277CED">
        <w:rPr>
          <w:rFonts w:ascii="Tahoma" w:hAnsi="Tahoma" w:cs="Tahoma"/>
          <w:sz w:val="22"/>
          <w:szCs w:val="22"/>
        </w:rPr>
        <w:t xml:space="preserve"> da Sra</w:t>
      </w:r>
      <w:r w:rsidR="005D1C17">
        <w:rPr>
          <w:rFonts w:ascii="Tahoma" w:hAnsi="Tahoma" w:cs="Tahoma"/>
          <w:sz w:val="22"/>
          <w:szCs w:val="22"/>
        </w:rPr>
        <w:t>.</w:t>
      </w:r>
      <w:r w:rsidR="001B26F4" w:rsidRPr="00277CED">
        <w:rPr>
          <w:rFonts w:ascii="Tahoma" w:hAnsi="Tahoma" w:cs="Tahoma"/>
          <w:sz w:val="22"/>
          <w:szCs w:val="22"/>
        </w:rPr>
        <w:t xml:space="preserve"> Patricia</w:t>
      </w:r>
      <w:r w:rsidR="00CE19E9" w:rsidRPr="00277CED">
        <w:rPr>
          <w:rFonts w:ascii="Tahoma" w:hAnsi="Tahoma" w:cs="Tahoma"/>
          <w:sz w:val="22"/>
          <w:szCs w:val="22"/>
        </w:rPr>
        <w:t>,</w:t>
      </w:r>
      <w:r w:rsidR="001B26F4" w:rsidRPr="00277CED">
        <w:rPr>
          <w:rFonts w:ascii="Tahoma" w:hAnsi="Tahoma" w:cs="Tahoma"/>
          <w:sz w:val="22"/>
          <w:szCs w:val="22"/>
        </w:rPr>
        <w:t xml:space="preserve"> acima qualificada,</w:t>
      </w:r>
      <w:r w:rsidR="00CE19E9" w:rsidRPr="00277CED">
        <w:rPr>
          <w:rFonts w:ascii="Tahoma" w:hAnsi="Tahoma" w:cs="Tahoma"/>
          <w:sz w:val="22"/>
          <w:szCs w:val="22"/>
        </w:rPr>
        <w:t xml:space="preserve"> neste ato, declara-se ciente e autoriza-</w:t>
      </w:r>
      <w:r w:rsidR="001B26F4" w:rsidRPr="00277CED">
        <w:rPr>
          <w:rFonts w:ascii="Tahoma" w:hAnsi="Tahoma" w:cs="Tahoma"/>
          <w:sz w:val="22"/>
          <w:szCs w:val="22"/>
        </w:rPr>
        <w:t>a</w:t>
      </w:r>
      <w:r w:rsidR="00CE19E9" w:rsidRPr="00277CED">
        <w:rPr>
          <w:rFonts w:ascii="Tahoma" w:hAnsi="Tahoma" w:cs="Tahoma"/>
          <w:sz w:val="22"/>
          <w:szCs w:val="22"/>
        </w:rPr>
        <w:t xml:space="preserve"> a prestar a Fiança, nos termos dispostos acima, em especial em renunciar os benefícios de ordem, direitos e faculdades de exoneração. </w:t>
      </w:r>
    </w:p>
    <w:p w:rsidR="001F7D6E" w:rsidRPr="00277CED" w:rsidRDefault="001F7D6E" w:rsidP="009D6571">
      <w:pPr>
        <w:tabs>
          <w:tab w:val="left" w:pos="1134"/>
        </w:tabs>
        <w:suppressAutoHyphens/>
        <w:spacing w:line="320" w:lineRule="exact"/>
        <w:rPr>
          <w:rFonts w:ascii="Tahoma" w:hAnsi="Tahoma" w:cs="Tahoma"/>
          <w:sz w:val="22"/>
          <w:szCs w:val="22"/>
        </w:rPr>
      </w:pPr>
    </w:p>
    <w:p w:rsidR="002A1E6A" w:rsidRPr="00277CED" w:rsidRDefault="00AC089B" w:rsidP="009D6571">
      <w:pPr>
        <w:keepNext/>
        <w:keepLines/>
        <w:suppressAutoHyphens/>
        <w:spacing w:line="320" w:lineRule="exact"/>
        <w:rPr>
          <w:rFonts w:ascii="Tahoma" w:hAnsi="Tahoma" w:cs="Tahoma"/>
          <w:i/>
          <w:sz w:val="22"/>
          <w:szCs w:val="22"/>
        </w:rPr>
      </w:pPr>
      <w:r w:rsidRPr="00277CED">
        <w:rPr>
          <w:rFonts w:ascii="Tahoma" w:eastAsia="MS Mincho" w:hAnsi="Tahoma" w:cs="Tahoma"/>
          <w:sz w:val="22"/>
          <w:szCs w:val="22"/>
        </w:rPr>
        <w:t>6.2</w:t>
      </w:r>
      <w:r w:rsidR="009804B5" w:rsidRPr="00277CED">
        <w:rPr>
          <w:rFonts w:ascii="Tahoma" w:eastAsia="MS Mincho" w:hAnsi="Tahoma" w:cs="Tahoma"/>
          <w:sz w:val="22"/>
          <w:szCs w:val="22"/>
        </w:rPr>
        <w:t>3</w:t>
      </w:r>
      <w:r w:rsidR="002A1E6A" w:rsidRPr="00277CED">
        <w:rPr>
          <w:rFonts w:ascii="Tahoma" w:eastAsia="MS Mincho" w:hAnsi="Tahoma" w:cs="Tahoma"/>
          <w:sz w:val="22"/>
          <w:szCs w:val="22"/>
        </w:rPr>
        <w:t>.</w:t>
      </w:r>
      <w:r w:rsidRPr="00277CED">
        <w:rPr>
          <w:rFonts w:ascii="Tahoma" w:eastAsia="MS Mincho" w:hAnsi="Tahoma" w:cs="Tahoma"/>
          <w:sz w:val="22"/>
          <w:szCs w:val="22"/>
        </w:rPr>
        <w:t>2</w:t>
      </w:r>
      <w:r w:rsidR="002A1E6A" w:rsidRPr="00277CED">
        <w:rPr>
          <w:rFonts w:ascii="Tahoma" w:eastAsia="MS Mincho" w:hAnsi="Tahoma" w:cs="Tahoma"/>
          <w:sz w:val="22"/>
          <w:szCs w:val="22"/>
        </w:rPr>
        <w:t xml:space="preserve">. </w:t>
      </w:r>
      <w:r w:rsidR="002A1E6A" w:rsidRPr="00277CED">
        <w:rPr>
          <w:rFonts w:ascii="Tahoma" w:hAnsi="Tahoma" w:cs="Tahoma"/>
          <w:i/>
          <w:sz w:val="22"/>
          <w:szCs w:val="22"/>
        </w:rPr>
        <w:t xml:space="preserve">Cessão Fiduciária </w:t>
      </w:r>
    </w:p>
    <w:p w:rsidR="002A1E6A" w:rsidRPr="00277CED" w:rsidRDefault="002A1E6A" w:rsidP="009D6571">
      <w:pPr>
        <w:suppressAutoHyphens/>
        <w:spacing w:line="320" w:lineRule="exact"/>
        <w:outlineLvl w:val="0"/>
        <w:rPr>
          <w:rFonts w:ascii="Tahoma" w:hAnsi="Tahoma" w:cs="Tahoma"/>
          <w:sz w:val="22"/>
          <w:szCs w:val="22"/>
        </w:rPr>
      </w:pPr>
    </w:p>
    <w:p w:rsidR="002A1E6A" w:rsidRPr="00277CED" w:rsidRDefault="009804B5" w:rsidP="009D6571">
      <w:pPr>
        <w:widowControl w:val="0"/>
        <w:tabs>
          <w:tab w:val="left" w:pos="567"/>
          <w:tab w:val="left" w:pos="1134"/>
        </w:tabs>
        <w:suppressAutoHyphens/>
        <w:autoSpaceDE w:val="0"/>
        <w:autoSpaceDN w:val="0"/>
        <w:adjustRightInd w:val="0"/>
        <w:spacing w:line="320" w:lineRule="exact"/>
        <w:rPr>
          <w:rFonts w:ascii="Tahoma" w:eastAsia="MS Mincho"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.2</w:t>
      </w:r>
      <w:r w:rsidR="002A1E6A" w:rsidRPr="00277CED">
        <w:rPr>
          <w:rFonts w:ascii="Tahoma" w:hAnsi="Tahoma" w:cs="Tahoma"/>
          <w:sz w:val="22"/>
          <w:szCs w:val="22"/>
        </w:rPr>
        <w:t xml:space="preserve">.1. </w:t>
      </w:r>
      <w:r w:rsidR="00741D49" w:rsidRPr="00277CED">
        <w:rPr>
          <w:rFonts w:ascii="Tahoma" w:hAnsi="Tahoma" w:cs="Tahoma"/>
          <w:sz w:val="22"/>
          <w:szCs w:val="22"/>
        </w:rPr>
        <w:t xml:space="preserve">Nos termos do Contrato de Cessão Fiduciária, em </w:t>
      </w:r>
      <w:r w:rsidR="009D36BA" w:rsidRPr="00277CED">
        <w:rPr>
          <w:rFonts w:ascii="Tahoma" w:hAnsi="Tahoma" w:cs="Tahoma"/>
          <w:sz w:val="22"/>
          <w:szCs w:val="22"/>
        </w:rPr>
        <w:t xml:space="preserve">garantia do integral e pontual cumprimento das </w:t>
      </w:r>
      <w:r w:rsidR="001F3EC1" w:rsidRPr="00277CED">
        <w:rPr>
          <w:rFonts w:ascii="Tahoma" w:hAnsi="Tahoma" w:cs="Tahoma"/>
          <w:sz w:val="22"/>
          <w:szCs w:val="22"/>
        </w:rPr>
        <w:t>O</w:t>
      </w:r>
      <w:r w:rsidR="009D36BA" w:rsidRPr="00277CED">
        <w:rPr>
          <w:rFonts w:ascii="Tahoma" w:hAnsi="Tahoma" w:cs="Tahoma"/>
          <w:sz w:val="22"/>
          <w:szCs w:val="22"/>
        </w:rPr>
        <w:t>brigações</w:t>
      </w:r>
      <w:r w:rsidR="001F3EC1" w:rsidRPr="00277CED">
        <w:rPr>
          <w:rFonts w:ascii="Tahoma" w:hAnsi="Tahoma" w:cs="Tahoma"/>
          <w:sz w:val="22"/>
          <w:szCs w:val="22"/>
        </w:rPr>
        <w:t xml:space="preserve"> Garantidas</w:t>
      </w:r>
      <w:r w:rsidR="00CE5C6B" w:rsidRPr="00277CED">
        <w:rPr>
          <w:rFonts w:ascii="Tahoma" w:hAnsi="Tahoma" w:cs="Tahoma"/>
          <w:sz w:val="22"/>
          <w:szCs w:val="22"/>
        </w:rPr>
        <w:t>,</w:t>
      </w:r>
      <w:r w:rsidR="001F3EC1" w:rsidRPr="00277CED">
        <w:rPr>
          <w:rFonts w:ascii="Tahoma" w:hAnsi="Tahoma" w:cs="Tahoma"/>
          <w:sz w:val="22"/>
          <w:szCs w:val="22"/>
        </w:rPr>
        <w:t xml:space="preserve"> </w:t>
      </w:r>
      <w:r w:rsidR="00741D49" w:rsidRPr="00277CED">
        <w:rPr>
          <w:rFonts w:ascii="Tahoma" w:hAnsi="Tahoma" w:cs="Tahoma"/>
          <w:sz w:val="22"/>
          <w:szCs w:val="22"/>
        </w:rPr>
        <w:t>será</w:t>
      </w:r>
      <w:r w:rsidR="009D36BA" w:rsidRPr="00277CED">
        <w:rPr>
          <w:rFonts w:ascii="Tahoma" w:hAnsi="Tahoma" w:cs="Tahoma"/>
          <w:sz w:val="22"/>
          <w:szCs w:val="22"/>
        </w:rPr>
        <w:t xml:space="preserve"> constituída, em favor dos Debenturistas, representados pelo Agente Fiduciário, a </w:t>
      </w:r>
      <w:r w:rsidR="002A1E6A" w:rsidRPr="00277CED">
        <w:rPr>
          <w:rFonts w:ascii="Tahoma" w:hAnsi="Tahoma" w:cs="Tahoma"/>
          <w:sz w:val="22"/>
          <w:szCs w:val="22"/>
        </w:rPr>
        <w:t>cessão fiduciária</w:t>
      </w:r>
      <w:r w:rsidR="0070353C">
        <w:rPr>
          <w:rFonts w:ascii="Tahoma" w:hAnsi="Tahoma" w:cs="Tahoma"/>
          <w:sz w:val="22"/>
          <w:szCs w:val="22"/>
        </w:rPr>
        <w:t xml:space="preserve"> (i)</w:t>
      </w:r>
      <w:r w:rsidR="002A1E6A" w:rsidRPr="00277CED">
        <w:rPr>
          <w:rFonts w:ascii="Tahoma" w:hAnsi="Tahoma" w:cs="Tahoma"/>
          <w:sz w:val="22"/>
          <w:szCs w:val="22"/>
        </w:rPr>
        <w:t xml:space="preserve"> </w:t>
      </w:r>
      <w:r w:rsidRPr="00277CED">
        <w:rPr>
          <w:rFonts w:ascii="Tahoma" w:hAnsi="Tahoma" w:cs="Tahoma"/>
          <w:sz w:val="22"/>
          <w:szCs w:val="22"/>
        </w:rPr>
        <w:t xml:space="preserve">de recursos </w:t>
      </w:r>
      <w:r w:rsidR="00C10ABE" w:rsidRPr="00277CED">
        <w:rPr>
          <w:rFonts w:ascii="Tahoma" w:hAnsi="Tahoma" w:cs="Tahoma"/>
          <w:sz w:val="22"/>
          <w:szCs w:val="22"/>
        </w:rPr>
        <w:t xml:space="preserve">a serem </w:t>
      </w:r>
      <w:r w:rsidR="00535D7C" w:rsidRPr="00277CED">
        <w:rPr>
          <w:rFonts w:ascii="Tahoma" w:hAnsi="Tahoma" w:cs="Tahoma"/>
          <w:sz w:val="22"/>
          <w:szCs w:val="22"/>
        </w:rPr>
        <w:t xml:space="preserve">depositados na conta </w:t>
      </w:r>
      <w:r w:rsidR="0070353C">
        <w:rPr>
          <w:rFonts w:ascii="Tahoma" w:hAnsi="Tahoma" w:cs="Tahoma"/>
          <w:sz w:val="22"/>
          <w:szCs w:val="22"/>
        </w:rPr>
        <w:t>reserva</w:t>
      </w:r>
      <w:r w:rsidR="0070353C" w:rsidRPr="00277CED">
        <w:rPr>
          <w:rFonts w:ascii="Tahoma" w:hAnsi="Tahoma" w:cs="Tahoma"/>
          <w:sz w:val="22"/>
          <w:szCs w:val="22"/>
        </w:rPr>
        <w:t xml:space="preserve"> </w:t>
      </w:r>
      <w:r w:rsidR="00535D7C" w:rsidRPr="00277CED">
        <w:rPr>
          <w:rFonts w:ascii="Tahoma" w:hAnsi="Tahoma" w:cs="Tahoma"/>
          <w:sz w:val="22"/>
          <w:szCs w:val="22"/>
        </w:rPr>
        <w:t xml:space="preserve">de titularidade da Emissora de nº </w:t>
      </w:r>
      <w:r w:rsidR="00785EFF" w:rsidRPr="00785EFF">
        <w:rPr>
          <w:rFonts w:ascii="Tahoma" w:hAnsi="Tahoma" w:cs="Tahoma"/>
          <w:sz w:val="22"/>
          <w:szCs w:val="22"/>
        </w:rPr>
        <w:t>07673-3</w:t>
      </w:r>
      <w:r w:rsidR="00535D7C" w:rsidRPr="00277CED">
        <w:rPr>
          <w:rFonts w:ascii="Tahoma" w:hAnsi="Tahoma" w:cs="Tahoma"/>
          <w:sz w:val="22"/>
          <w:szCs w:val="22"/>
        </w:rPr>
        <w:t xml:space="preserve">, mantida no Banco Centralizador na agência </w:t>
      </w:r>
      <w:r w:rsidR="00785EFF">
        <w:rPr>
          <w:rFonts w:ascii="Tahoma" w:hAnsi="Tahoma" w:cs="Tahoma"/>
          <w:sz w:val="22"/>
          <w:szCs w:val="22"/>
        </w:rPr>
        <w:t>0442</w:t>
      </w:r>
      <w:r w:rsidR="00535D7C" w:rsidRPr="00277CED">
        <w:rPr>
          <w:rFonts w:ascii="Tahoma" w:hAnsi="Tahoma" w:cs="Tahoma"/>
          <w:sz w:val="22"/>
          <w:szCs w:val="22"/>
        </w:rPr>
        <w:t>(“</w:t>
      </w:r>
      <w:r w:rsidR="00535D7C" w:rsidRPr="00277CED">
        <w:rPr>
          <w:rFonts w:ascii="Tahoma" w:hAnsi="Tahoma" w:cs="Tahoma"/>
          <w:sz w:val="22"/>
          <w:szCs w:val="22"/>
          <w:u w:val="single"/>
        </w:rPr>
        <w:t xml:space="preserve">Conta </w:t>
      </w:r>
      <w:r w:rsidR="0070353C">
        <w:rPr>
          <w:rFonts w:ascii="Tahoma" w:hAnsi="Tahoma" w:cs="Tahoma"/>
          <w:sz w:val="22"/>
          <w:szCs w:val="22"/>
          <w:u w:val="single"/>
        </w:rPr>
        <w:t>Reserva</w:t>
      </w:r>
      <w:r w:rsidR="00535D7C" w:rsidRPr="00277CED">
        <w:rPr>
          <w:rFonts w:ascii="Tahoma" w:hAnsi="Tahoma" w:cs="Tahoma"/>
          <w:sz w:val="22"/>
          <w:szCs w:val="22"/>
        </w:rPr>
        <w:t>”); e (</w:t>
      </w:r>
      <w:proofErr w:type="spellStart"/>
      <w:r w:rsidR="00535D7C" w:rsidRPr="00277CED">
        <w:rPr>
          <w:rFonts w:ascii="Tahoma" w:hAnsi="Tahoma" w:cs="Tahoma"/>
          <w:sz w:val="22"/>
          <w:szCs w:val="22"/>
        </w:rPr>
        <w:t>ii</w:t>
      </w:r>
      <w:proofErr w:type="spellEnd"/>
      <w:r w:rsidR="00535D7C" w:rsidRPr="00277CED">
        <w:rPr>
          <w:rFonts w:ascii="Tahoma" w:hAnsi="Tahoma" w:cs="Tahoma"/>
          <w:sz w:val="22"/>
          <w:szCs w:val="22"/>
        </w:rPr>
        <w:t xml:space="preserve">) a totalidade dos créditos de titularidade da Emissora contra o Banco Centralizador decorrentes de investimentos de recursos existentes na Conta </w:t>
      </w:r>
      <w:r w:rsidR="00D16958">
        <w:rPr>
          <w:rFonts w:ascii="Tahoma" w:hAnsi="Tahoma" w:cs="Tahoma"/>
          <w:sz w:val="22"/>
          <w:szCs w:val="22"/>
        </w:rPr>
        <w:t>Reserva</w:t>
      </w:r>
      <w:r w:rsidR="00535D7C" w:rsidRPr="00277CED">
        <w:rPr>
          <w:rFonts w:ascii="Tahoma" w:hAnsi="Tahoma" w:cs="Tahoma"/>
          <w:sz w:val="22"/>
          <w:szCs w:val="22"/>
        </w:rPr>
        <w:t xml:space="preserve"> que sejam realizados nos termos </w:t>
      </w:r>
      <w:r w:rsidR="008A5582" w:rsidRPr="00277CED">
        <w:rPr>
          <w:rFonts w:ascii="Tahoma" w:hAnsi="Tahoma" w:cs="Tahoma"/>
          <w:sz w:val="22"/>
          <w:szCs w:val="22"/>
        </w:rPr>
        <w:t>d</w:t>
      </w:r>
      <w:r w:rsidR="00535D7C" w:rsidRPr="00277CED">
        <w:rPr>
          <w:rFonts w:ascii="Tahoma" w:hAnsi="Tahoma" w:cs="Tahoma"/>
          <w:sz w:val="22"/>
          <w:szCs w:val="22"/>
        </w:rPr>
        <w:t>o Contrato de Cessão Fiduciária</w:t>
      </w:r>
      <w:r w:rsidR="00F318F2" w:rsidRPr="00277CED">
        <w:rPr>
          <w:rFonts w:ascii="Tahoma" w:hAnsi="Tahoma" w:cs="Tahoma"/>
          <w:sz w:val="22"/>
          <w:szCs w:val="22"/>
        </w:rPr>
        <w:t xml:space="preserve"> </w:t>
      </w:r>
      <w:r w:rsidR="002A1E6A" w:rsidRPr="00277CED">
        <w:rPr>
          <w:rFonts w:ascii="Tahoma" w:eastAsia="MS Mincho" w:hAnsi="Tahoma" w:cs="Tahoma"/>
          <w:sz w:val="22"/>
          <w:szCs w:val="22"/>
        </w:rPr>
        <w:t>(“</w:t>
      </w:r>
      <w:r w:rsidR="002A1E6A" w:rsidRPr="00277CED">
        <w:rPr>
          <w:rFonts w:ascii="Tahoma" w:eastAsia="MS Mincho" w:hAnsi="Tahoma" w:cs="Tahoma"/>
          <w:sz w:val="22"/>
          <w:szCs w:val="22"/>
          <w:u w:val="single"/>
        </w:rPr>
        <w:t>Cessão Fiduciária</w:t>
      </w:r>
      <w:r w:rsidR="002A1E6A" w:rsidRPr="00277CED">
        <w:rPr>
          <w:rFonts w:ascii="Tahoma" w:eastAsia="MS Mincho" w:hAnsi="Tahoma" w:cs="Tahoma"/>
          <w:sz w:val="22"/>
          <w:szCs w:val="22"/>
        </w:rPr>
        <w:t>”).</w:t>
      </w:r>
      <w:r w:rsidR="002A385A">
        <w:rPr>
          <w:rFonts w:ascii="Tahoma" w:eastAsia="MS Mincho" w:hAnsi="Tahoma" w:cs="Tahoma"/>
          <w:sz w:val="22"/>
          <w:szCs w:val="22"/>
        </w:rPr>
        <w:t xml:space="preserve"> Deverá ser retido na Conta </w:t>
      </w:r>
      <w:r w:rsidR="0070353C">
        <w:rPr>
          <w:rFonts w:ascii="Tahoma" w:eastAsia="MS Mincho" w:hAnsi="Tahoma" w:cs="Tahoma"/>
          <w:sz w:val="22"/>
          <w:szCs w:val="22"/>
        </w:rPr>
        <w:t>Reserva</w:t>
      </w:r>
      <w:r w:rsidR="002A385A">
        <w:rPr>
          <w:rFonts w:ascii="Tahoma" w:eastAsia="MS Mincho" w:hAnsi="Tahoma" w:cs="Tahoma"/>
          <w:sz w:val="22"/>
          <w:szCs w:val="22"/>
        </w:rPr>
        <w:t xml:space="preserve">, recursos em montante </w:t>
      </w:r>
      <w:r w:rsidR="002A385A" w:rsidRPr="00277CED">
        <w:rPr>
          <w:rFonts w:ascii="Tahoma" w:hAnsi="Tahoma" w:cs="Tahoma"/>
          <w:sz w:val="22"/>
          <w:szCs w:val="22"/>
        </w:rPr>
        <w:t>equiv</w:t>
      </w:r>
      <w:r w:rsidR="002A385A">
        <w:rPr>
          <w:rFonts w:ascii="Tahoma" w:hAnsi="Tahoma" w:cs="Tahoma"/>
          <w:sz w:val="22"/>
          <w:szCs w:val="22"/>
        </w:rPr>
        <w:t>alente</w:t>
      </w:r>
      <w:r w:rsidR="002A385A" w:rsidRPr="00277CED">
        <w:rPr>
          <w:rFonts w:ascii="Tahoma" w:hAnsi="Tahoma" w:cs="Tahoma"/>
          <w:sz w:val="22"/>
          <w:szCs w:val="22"/>
        </w:rPr>
        <w:t xml:space="preserve"> </w:t>
      </w:r>
      <w:r w:rsidR="002A385A">
        <w:rPr>
          <w:rFonts w:ascii="Tahoma" w:hAnsi="Tahoma" w:cs="Tahoma"/>
          <w:sz w:val="22"/>
          <w:szCs w:val="22"/>
        </w:rPr>
        <w:t xml:space="preserve">à próxima </w:t>
      </w:r>
      <w:r w:rsidR="002A385A" w:rsidRPr="00277CED">
        <w:rPr>
          <w:rFonts w:ascii="Tahoma" w:hAnsi="Tahoma" w:cs="Tahoma"/>
          <w:sz w:val="22"/>
          <w:szCs w:val="22"/>
        </w:rPr>
        <w:t>parcela d</w:t>
      </w:r>
      <w:r w:rsidR="002A385A">
        <w:rPr>
          <w:rFonts w:ascii="Tahoma" w:hAnsi="Tahoma" w:cs="Tahoma"/>
          <w:sz w:val="22"/>
          <w:szCs w:val="22"/>
        </w:rPr>
        <w:t>e</w:t>
      </w:r>
      <w:r w:rsidR="002A385A" w:rsidRPr="00277CED">
        <w:rPr>
          <w:rFonts w:ascii="Tahoma" w:hAnsi="Tahoma" w:cs="Tahoma"/>
          <w:sz w:val="22"/>
          <w:szCs w:val="22"/>
        </w:rPr>
        <w:t xml:space="preserve"> pagamento d</w:t>
      </w:r>
      <w:r w:rsidR="002A385A">
        <w:rPr>
          <w:rFonts w:ascii="Tahoma" w:hAnsi="Tahoma" w:cs="Tahoma"/>
          <w:sz w:val="22"/>
          <w:szCs w:val="22"/>
        </w:rPr>
        <w:t xml:space="preserve">e Remuneração e </w:t>
      </w:r>
      <w:r w:rsidR="002A385A" w:rsidRPr="00277CED">
        <w:rPr>
          <w:rFonts w:ascii="Tahoma" w:hAnsi="Tahoma" w:cs="Tahoma"/>
          <w:sz w:val="22"/>
          <w:szCs w:val="22"/>
        </w:rPr>
        <w:t xml:space="preserve">Amortização das Debêntures, </w:t>
      </w:r>
      <w:r w:rsidR="002A385A">
        <w:rPr>
          <w:rFonts w:ascii="Tahoma" w:hAnsi="Tahoma" w:cs="Tahoma"/>
          <w:sz w:val="22"/>
          <w:szCs w:val="22"/>
        </w:rPr>
        <w:t>conforme aplicável</w:t>
      </w:r>
      <w:r w:rsidR="00EF1268">
        <w:rPr>
          <w:rFonts w:ascii="Tahoma" w:hAnsi="Tahoma" w:cs="Tahoma"/>
          <w:sz w:val="22"/>
          <w:szCs w:val="22"/>
        </w:rPr>
        <w:t xml:space="preserve">. </w:t>
      </w:r>
    </w:p>
    <w:p w:rsidR="00086633" w:rsidRPr="00277CED" w:rsidRDefault="00086633" w:rsidP="009D6571">
      <w:pPr>
        <w:widowControl w:val="0"/>
        <w:tabs>
          <w:tab w:val="left" w:pos="567"/>
          <w:tab w:val="left" w:pos="1134"/>
        </w:tabs>
        <w:suppressAutoHyphens/>
        <w:autoSpaceDE w:val="0"/>
        <w:autoSpaceDN w:val="0"/>
        <w:adjustRightInd w:val="0"/>
        <w:spacing w:line="320" w:lineRule="exact"/>
        <w:rPr>
          <w:rFonts w:ascii="Tahoma" w:eastAsia="MS Mincho" w:hAnsi="Tahoma" w:cs="Tahoma"/>
          <w:sz w:val="22"/>
          <w:szCs w:val="22"/>
        </w:rPr>
      </w:pPr>
    </w:p>
    <w:p w:rsidR="002A1E6A" w:rsidRPr="00277CED" w:rsidRDefault="00AC089B" w:rsidP="009D6571">
      <w:pPr>
        <w:keepNext/>
        <w:keepLines/>
        <w:suppressAutoHyphens/>
        <w:spacing w:line="320" w:lineRule="exact"/>
        <w:rPr>
          <w:rFonts w:ascii="Tahoma" w:eastAsia="MS Mincho" w:hAnsi="Tahoma" w:cs="Tahoma"/>
          <w:sz w:val="22"/>
          <w:szCs w:val="22"/>
        </w:rPr>
      </w:pPr>
      <w:r w:rsidRPr="00277CED">
        <w:rPr>
          <w:rFonts w:ascii="Tahoma" w:eastAsia="MS Mincho" w:hAnsi="Tahoma" w:cs="Tahoma"/>
          <w:sz w:val="22"/>
          <w:szCs w:val="22"/>
        </w:rPr>
        <w:t>6.2</w:t>
      </w:r>
      <w:r w:rsidR="009804B5" w:rsidRPr="00277CED">
        <w:rPr>
          <w:rFonts w:ascii="Tahoma" w:eastAsia="MS Mincho" w:hAnsi="Tahoma" w:cs="Tahoma"/>
          <w:sz w:val="22"/>
          <w:szCs w:val="22"/>
        </w:rPr>
        <w:t>3</w:t>
      </w:r>
      <w:r w:rsidRPr="00277CED">
        <w:rPr>
          <w:rFonts w:ascii="Tahoma" w:eastAsia="MS Mincho" w:hAnsi="Tahoma" w:cs="Tahoma"/>
          <w:sz w:val="22"/>
          <w:szCs w:val="22"/>
        </w:rPr>
        <w:t>.3</w:t>
      </w:r>
      <w:r w:rsidR="002A1E6A" w:rsidRPr="00277CED">
        <w:rPr>
          <w:rFonts w:ascii="Tahoma" w:eastAsia="MS Mincho" w:hAnsi="Tahoma" w:cs="Tahoma"/>
          <w:sz w:val="22"/>
          <w:szCs w:val="22"/>
        </w:rPr>
        <w:t xml:space="preserve">. </w:t>
      </w:r>
      <w:r w:rsidR="002A1E6A" w:rsidRPr="00277CED">
        <w:rPr>
          <w:rFonts w:ascii="Tahoma" w:eastAsia="MS Mincho" w:hAnsi="Tahoma" w:cs="Tahoma"/>
          <w:i/>
          <w:sz w:val="22"/>
          <w:szCs w:val="22"/>
        </w:rPr>
        <w:t>Hipoteca</w:t>
      </w:r>
      <w:r w:rsidR="00535D7C" w:rsidRPr="00277CED">
        <w:rPr>
          <w:rFonts w:ascii="Tahoma" w:eastAsia="MS Mincho" w:hAnsi="Tahoma" w:cs="Tahoma"/>
          <w:i/>
          <w:sz w:val="22"/>
          <w:szCs w:val="22"/>
        </w:rPr>
        <w:t>s</w:t>
      </w:r>
      <w:r w:rsidR="002A1E6A" w:rsidRPr="00277CED">
        <w:rPr>
          <w:rFonts w:ascii="Tahoma" w:eastAsia="MS Mincho" w:hAnsi="Tahoma" w:cs="Tahoma"/>
          <w:i/>
          <w:sz w:val="22"/>
          <w:szCs w:val="22"/>
        </w:rPr>
        <w:t xml:space="preserve"> </w:t>
      </w:r>
    </w:p>
    <w:p w:rsidR="00993912" w:rsidRPr="00277CED" w:rsidRDefault="00993912" w:rsidP="009D6571">
      <w:pPr>
        <w:suppressAutoHyphens/>
        <w:spacing w:line="320" w:lineRule="exact"/>
        <w:rPr>
          <w:rFonts w:ascii="Tahoma" w:hAnsi="Tahoma" w:cs="Tahoma"/>
          <w:sz w:val="22"/>
          <w:szCs w:val="22"/>
        </w:rPr>
      </w:pPr>
    </w:p>
    <w:p w:rsidR="002A1E6A" w:rsidRPr="00277CED" w:rsidRDefault="009804B5" w:rsidP="009D6571">
      <w:pPr>
        <w:suppressAutoHyphens/>
        <w:spacing w:line="320" w:lineRule="exact"/>
        <w:rPr>
          <w:rFonts w:ascii="Tahoma" w:eastAsia="MS Mincho"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.3</w:t>
      </w:r>
      <w:r w:rsidR="002A1E6A" w:rsidRPr="00277CED">
        <w:rPr>
          <w:rFonts w:ascii="Tahoma" w:hAnsi="Tahoma" w:cs="Tahoma"/>
          <w:sz w:val="22"/>
          <w:szCs w:val="22"/>
        </w:rPr>
        <w:t xml:space="preserve">.1. </w:t>
      </w:r>
      <w:r w:rsidR="00B2365F" w:rsidRPr="00277CED">
        <w:rPr>
          <w:rFonts w:ascii="Tahoma" w:hAnsi="Tahoma" w:cs="Tahoma"/>
          <w:sz w:val="22"/>
          <w:szCs w:val="22"/>
        </w:rPr>
        <w:t>Nos termos da</w:t>
      </w:r>
      <w:r w:rsidR="00404069">
        <w:rPr>
          <w:rFonts w:ascii="Tahoma" w:hAnsi="Tahoma" w:cs="Tahoma"/>
          <w:sz w:val="22"/>
          <w:szCs w:val="22"/>
        </w:rPr>
        <w:t>s</w:t>
      </w:r>
      <w:r w:rsidR="00B2365F" w:rsidRPr="00277CED">
        <w:rPr>
          <w:rFonts w:ascii="Tahoma" w:hAnsi="Tahoma" w:cs="Tahoma"/>
          <w:sz w:val="22"/>
          <w:szCs w:val="22"/>
        </w:rPr>
        <w:t xml:space="preserve"> </w:t>
      </w:r>
      <w:r w:rsidR="00CE5C6B" w:rsidRPr="00277CED">
        <w:rPr>
          <w:rFonts w:ascii="Tahoma" w:hAnsi="Tahoma" w:cs="Tahoma"/>
          <w:sz w:val="22"/>
          <w:szCs w:val="22"/>
        </w:rPr>
        <w:t>Escritura</w:t>
      </w:r>
      <w:r w:rsidR="00404069">
        <w:rPr>
          <w:rFonts w:ascii="Tahoma" w:hAnsi="Tahoma" w:cs="Tahoma"/>
          <w:sz w:val="22"/>
          <w:szCs w:val="22"/>
        </w:rPr>
        <w:t>s</w:t>
      </w:r>
      <w:r w:rsidR="00CE5C6B" w:rsidRPr="00277CED">
        <w:rPr>
          <w:rFonts w:ascii="Tahoma" w:hAnsi="Tahoma" w:cs="Tahoma"/>
          <w:sz w:val="22"/>
          <w:szCs w:val="22"/>
        </w:rPr>
        <w:t xml:space="preserve"> Pública</w:t>
      </w:r>
      <w:r w:rsidR="00404069">
        <w:rPr>
          <w:rFonts w:ascii="Tahoma" w:hAnsi="Tahoma" w:cs="Tahoma"/>
          <w:sz w:val="22"/>
          <w:szCs w:val="22"/>
        </w:rPr>
        <w:t>s</w:t>
      </w:r>
      <w:r w:rsidR="00CE5C6B" w:rsidRPr="00277CED">
        <w:rPr>
          <w:rFonts w:ascii="Tahoma" w:hAnsi="Tahoma" w:cs="Tahoma"/>
          <w:sz w:val="22"/>
          <w:szCs w:val="22"/>
        </w:rPr>
        <w:t xml:space="preserve"> de Garantia Hipotecária</w:t>
      </w:r>
      <w:r w:rsidR="00741D49" w:rsidRPr="00277CED">
        <w:rPr>
          <w:rFonts w:ascii="Tahoma" w:hAnsi="Tahoma" w:cs="Tahoma"/>
          <w:sz w:val="22"/>
          <w:szCs w:val="22"/>
        </w:rPr>
        <w:t xml:space="preserve">, em </w:t>
      </w:r>
      <w:r w:rsidR="00137181" w:rsidRPr="00277CED">
        <w:rPr>
          <w:rFonts w:ascii="Tahoma" w:hAnsi="Tahoma" w:cs="Tahoma"/>
          <w:sz w:val="22"/>
          <w:szCs w:val="22"/>
        </w:rPr>
        <w:t xml:space="preserve">garantia do integral e pontual cumprimento das </w:t>
      </w:r>
      <w:r w:rsidR="001F3EC1" w:rsidRPr="00277CED">
        <w:rPr>
          <w:rFonts w:ascii="Tahoma" w:hAnsi="Tahoma" w:cs="Tahoma"/>
          <w:sz w:val="22"/>
          <w:szCs w:val="22"/>
        </w:rPr>
        <w:t>O</w:t>
      </w:r>
      <w:r w:rsidR="00137181" w:rsidRPr="00277CED">
        <w:rPr>
          <w:rFonts w:ascii="Tahoma" w:hAnsi="Tahoma" w:cs="Tahoma"/>
          <w:sz w:val="22"/>
          <w:szCs w:val="22"/>
        </w:rPr>
        <w:t>brigações</w:t>
      </w:r>
      <w:r w:rsidR="001F3EC1" w:rsidRPr="00277CED">
        <w:rPr>
          <w:rFonts w:ascii="Tahoma" w:hAnsi="Tahoma" w:cs="Tahoma"/>
          <w:sz w:val="22"/>
          <w:szCs w:val="22"/>
        </w:rPr>
        <w:t xml:space="preserve"> Garantidas</w:t>
      </w:r>
      <w:r w:rsidR="00CE5C6B" w:rsidRPr="00277CED">
        <w:rPr>
          <w:rFonts w:ascii="Tahoma" w:hAnsi="Tahoma" w:cs="Tahoma"/>
          <w:sz w:val="22"/>
          <w:szCs w:val="22"/>
        </w:rPr>
        <w:t>,</w:t>
      </w:r>
      <w:r w:rsidR="001F3EC1" w:rsidRPr="00277CED">
        <w:rPr>
          <w:rFonts w:ascii="Tahoma" w:hAnsi="Tahoma" w:cs="Tahoma"/>
          <w:sz w:val="22"/>
          <w:szCs w:val="22"/>
        </w:rPr>
        <w:t xml:space="preserve"> </w:t>
      </w:r>
      <w:r w:rsidR="00741D49" w:rsidRPr="00277CED">
        <w:rPr>
          <w:rFonts w:ascii="Tahoma" w:hAnsi="Tahoma" w:cs="Tahoma"/>
          <w:sz w:val="22"/>
          <w:szCs w:val="22"/>
        </w:rPr>
        <w:t>será</w:t>
      </w:r>
      <w:r w:rsidR="00137181" w:rsidRPr="00277CED">
        <w:rPr>
          <w:rFonts w:ascii="Tahoma" w:hAnsi="Tahoma" w:cs="Tahoma"/>
          <w:sz w:val="22"/>
          <w:szCs w:val="22"/>
        </w:rPr>
        <w:t xml:space="preserve"> constituída, em favor dos Debenturistas, representados pelo Agente Fiduciário, </w:t>
      </w:r>
      <w:r w:rsidR="00535D7C" w:rsidRPr="00277CED">
        <w:rPr>
          <w:rFonts w:ascii="Tahoma" w:hAnsi="Tahoma" w:cs="Tahoma"/>
          <w:sz w:val="22"/>
          <w:szCs w:val="22"/>
        </w:rPr>
        <w:t xml:space="preserve">(i) </w:t>
      </w:r>
      <w:r w:rsidR="00137181" w:rsidRPr="00277CED">
        <w:rPr>
          <w:rFonts w:ascii="Tahoma" w:hAnsi="Tahoma" w:cs="Tahoma"/>
          <w:sz w:val="22"/>
          <w:szCs w:val="22"/>
        </w:rPr>
        <w:t xml:space="preserve">a </w:t>
      </w:r>
      <w:r w:rsidR="002A1E6A" w:rsidRPr="00277CED">
        <w:rPr>
          <w:rFonts w:ascii="Tahoma" w:eastAsia="MS Mincho" w:hAnsi="Tahoma" w:cs="Tahoma"/>
          <w:sz w:val="22"/>
          <w:szCs w:val="22"/>
        </w:rPr>
        <w:t xml:space="preserve">hipoteca de </w:t>
      </w:r>
      <w:r w:rsidRPr="00911D16">
        <w:rPr>
          <w:rFonts w:ascii="Tahoma" w:hAnsi="Tahoma" w:cs="Tahoma"/>
          <w:sz w:val="22"/>
          <w:szCs w:val="22"/>
        </w:rPr>
        <w:t>sétimo</w:t>
      </w:r>
      <w:r w:rsidR="002A1E6A" w:rsidRPr="00277CED">
        <w:rPr>
          <w:rFonts w:ascii="Tahoma" w:eastAsia="MS Mincho" w:hAnsi="Tahoma" w:cs="Tahoma"/>
          <w:sz w:val="22"/>
          <w:szCs w:val="22"/>
        </w:rPr>
        <w:t xml:space="preserve"> grau </w:t>
      </w:r>
      <w:r w:rsidR="00535D7C" w:rsidRPr="00277CED">
        <w:rPr>
          <w:rFonts w:ascii="Tahoma" w:eastAsia="MS Mincho" w:hAnsi="Tahoma" w:cs="Tahoma"/>
          <w:sz w:val="22"/>
          <w:szCs w:val="22"/>
        </w:rPr>
        <w:t xml:space="preserve">sobre </w:t>
      </w:r>
      <w:r w:rsidRPr="00277CED">
        <w:rPr>
          <w:rFonts w:ascii="Tahoma" w:eastAsia="MS Mincho" w:hAnsi="Tahoma" w:cs="Tahoma"/>
          <w:sz w:val="22"/>
          <w:szCs w:val="22"/>
        </w:rPr>
        <w:t xml:space="preserve">o </w:t>
      </w:r>
      <w:r w:rsidR="00535D7C" w:rsidRPr="00277CED">
        <w:rPr>
          <w:rFonts w:ascii="Tahoma" w:hAnsi="Tahoma" w:cs="Tahoma"/>
          <w:sz w:val="22"/>
          <w:szCs w:val="22"/>
        </w:rPr>
        <w:t>imóvel</w:t>
      </w:r>
      <w:r w:rsidR="00556C57" w:rsidRPr="00277CED">
        <w:rPr>
          <w:rFonts w:ascii="Tahoma" w:hAnsi="Tahoma" w:cs="Tahoma"/>
          <w:sz w:val="22"/>
          <w:szCs w:val="22"/>
        </w:rPr>
        <w:t xml:space="preserve"> </w:t>
      </w:r>
      <w:r w:rsidRPr="00277CED">
        <w:rPr>
          <w:rFonts w:ascii="Tahoma" w:hAnsi="Tahoma" w:cs="Tahoma"/>
          <w:sz w:val="22"/>
          <w:szCs w:val="22"/>
        </w:rPr>
        <w:t>objeto da matrícula nº</w:t>
      </w:r>
      <w:r w:rsidR="009843B6" w:rsidRPr="00277CED">
        <w:rPr>
          <w:rFonts w:ascii="Tahoma" w:hAnsi="Tahoma" w:cs="Tahoma"/>
          <w:sz w:val="22"/>
          <w:szCs w:val="22"/>
        </w:rPr>
        <w:t xml:space="preserve"> </w:t>
      </w:r>
      <w:r w:rsidRPr="00277CED">
        <w:rPr>
          <w:rFonts w:ascii="Tahoma" w:hAnsi="Tahoma" w:cs="Tahoma"/>
          <w:sz w:val="22"/>
          <w:szCs w:val="22"/>
        </w:rPr>
        <w:t xml:space="preserve">4.479 do Ofício de Registro de Imóveis de </w:t>
      </w:r>
      <w:r w:rsidR="006D3F0C">
        <w:rPr>
          <w:rFonts w:ascii="Tahoma" w:hAnsi="Tahoma" w:cs="Tahoma"/>
          <w:sz w:val="22"/>
          <w:szCs w:val="22"/>
        </w:rPr>
        <w:t>Mozarlândia/GO</w:t>
      </w:r>
      <w:r w:rsidR="006D3F0C" w:rsidRPr="00277CED">
        <w:rPr>
          <w:rFonts w:ascii="Tahoma" w:hAnsi="Tahoma" w:cs="Tahoma"/>
          <w:sz w:val="22"/>
          <w:szCs w:val="22"/>
        </w:rPr>
        <w:t>,</w:t>
      </w:r>
      <w:r w:rsidR="006D3F0C">
        <w:rPr>
          <w:rFonts w:ascii="Tahoma" w:hAnsi="Tahoma" w:cs="Tahoma"/>
          <w:sz w:val="22"/>
          <w:szCs w:val="22"/>
        </w:rPr>
        <w:t xml:space="preserve"> </w:t>
      </w:r>
      <w:r w:rsidR="00993912" w:rsidRPr="00277CED">
        <w:rPr>
          <w:rFonts w:ascii="Tahoma" w:hAnsi="Tahoma" w:cs="Tahoma"/>
          <w:sz w:val="22"/>
          <w:szCs w:val="22"/>
        </w:rPr>
        <w:t xml:space="preserve">de propriedade dos Garantidores </w:t>
      </w:r>
      <w:r w:rsidR="003E644E" w:rsidRPr="00277CED">
        <w:rPr>
          <w:rFonts w:ascii="Tahoma" w:hAnsi="Tahoma" w:cs="Tahoma"/>
          <w:sz w:val="22"/>
          <w:szCs w:val="22"/>
        </w:rPr>
        <w:t>Fabr</w:t>
      </w:r>
      <w:r w:rsidR="003E644E">
        <w:rPr>
          <w:rFonts w:ascii="Tahoma" w:hAnsi="Tahoma" w:cs="Tahoma"/>
          <w:sz w:val="22"/>
          <w:szCs w:val="22"/>
        </w:rPr>
        <w:t>í</w:t>
      </w:r>
      <w:r w:rsidR="003E644E" w:rsidRPr="00277CED">
        <w:rPr>
          <w:rFonts w:ascii="Tahoma" w:hAnsi="Tahoma" w:cs="Tahoma"/>
          <w:sz w:val="22"/>
          <w:szCs w:val="22"/>
        </w:rPr>
        <w:t xml:space="preserve">cio </w:t>
      </w:r>
      <w:r w:rsidR="00993912" w:rsidRPr="00277CED">
        <w:rPr>
          <w:rFonts w:ascii="Tahoma" w:hAnsi="Tahoma" w:cs="Tahoma"/>
          <w:sz w:val="22"/>
          <w:szCs w:val="22"/>
        </w:rPr>
        <w:t xml:space="preserve">e Patrícia e </w:t>
      </w:r>
      <w:r w:rsidR="00A63D7D" w:rsidRPr="00277CED">
        <w:rPr>
          <w:rFonts w:ascii="Tahoma" w:hAnsi="Tahoma" w:cs="Tahoma"/>
          <w:sz w:val="22"/>
          <w:szCs w:val="22"/>
        </w:rPr>
        <w:t xml:space="preserve">objeto do </w:t>
      </w:r>
      <w:r w:rsidRPr="00277CED">
        <w:rPr>
          <w:rFonts w:ascii="Tahoma" w:hAnsi="Tahoma" w:cs="Tahoma"/>
          <w:sz w:val="22"/>
          <w:szCs w:val="22"/>
        </w:rPr>
        <w:t xml:space="preserve">Certificado de Cadastro do Imóvel Rural </w:t>
      </w:r>
      <w:r w:rsidR="00CE5C6B" w:rsidRPr="00277CED">
        <w:rPr>
          <w:rFonts w:ascii="Tahoma" w:hAnsi="Tahoma" w:cs="Tahoma"/>
          <w:sz w:val="22"/>
          <w:szCs w:val="22"/>
        </w:rPr>
        <w:t>(“</w:t>
      </w:r>
      <w:r w:rsidRPr="00277CED">
        <w:rPr>
          <w:rFonts w:ascii="Tahoma" w:hAnsi="Tahoma" w:cs="Tahoma"/>
          <w:sz w:val="22"/>
          <w:szCs w:val="22"/>
          <w:u w:val="single"/>
        </w:rPr>
        <w:t>CCIR</w:t>
      </w:r>
      <w:r w:rsidR="00CE5C6B" w:rsidRPr="00277CED">
        <w:rPr>
          <w:rFonts w:ascii="Tahoma" w:hAnsi="Tahoma" w:cs="Tahoma"/>
          <w:sz w:val="22"/>
          <w:szCs w:val="22"/>
        </w:rPr>
        <w:t>”)</w:t>
      </w:r>
      <w:r w:rsidRPr="00277CED">
        <w:rPr>
          <w:rFonts w:ascii="Tahoma" w:hAnsi="Tahoma" w:cs="Tahoma"/>
          <w:sz w:val="22"/>
          <w:szCs w:val="22"/>
        </w:rPr>
        <w:t xml:space="preserve"> </w:t>
      </w:r>
      <w:r w:rsidR="00946E5A">
        <w:rPr>
          <w:rFonts w:ascii="Tahoma" w:hAnsi="Tahoma" w:cs="Tahoma"/>
          <w:sz w:val="22"/>
          <w:szCs w:val="22"/>
        </w:rPr>
        <w:t xml:space="preserve">com código de imóvel rural </w:t>
      </w:r>
      <w:r w:rsidRPr="00277CED">
        <w:rPr>
          <w:rFonts w:ascii="Tahoma" w:hAnsi="Tahoma" w:cs="Tahoma"/>
          <w:sz w:val="22"/>
          <w:szCs w:val="22"/>
        </w:rPr>
        <w:t xml:space="preserve">nº 929.069.003.972-0 </w:t>
      </w:r>
      <w:r w:rsidR="00A63D7D" w:rsidRPr="00277CED">
        <w:rPr>
          <w:rFonts w:ascii="Tahoma" w:hAnsi="Tahoma" w:cs="Tahoma"/>
          <w:sz w:val="22"/>
          <w:szCs w:val="22"/>
        </w:rPr>
        <w:t>emitido pelo Instituto Nacional de Colonização e Reforma Agrária (</w:t>
      </w:r>
      <w:r w:rsidR="00CE5C6B" w:rsidRPr="00277CED">
        <w:rPr>
          <w:rFonts w:ascii="Tahoma" w:hAnsi="Tahoma" w:cs="Tahoma"/>
          <w:sz w:val="22"/>
          <w:szCs w:val="22"/>
        </w:rPr>
        <w:t>“</w:t>
      </w:r>
      <w:r w:rsidR="00A63D7D" w:rsidRPr="00277CED">
        <w:rPr>
          <w:rFonts w:ascii="Tahoma" w:hAnsi="Tahoma" w:cs="Tahoma"/>
          <w:sz w:val="22"/>
          <w:szCs w:val="22"/>
          <w:u w:val="single"/>
        </w:rPr>
        <w:t>INCRA</w:t>
      </w:r>
      <w:r w:rsidR="00CE5C6B" w:rsidRPr="00277CED">
        <w:rPr>
          <w:rFonts w:ascii="Tahoma" w:hAnsi="Tahoma" w:cs="Tahoma"/>
          <w:sz w:val="22"/>
          <w:szCs w:val="22"/>
        </w:rPr>
        <w:t>”</w:t>
      </w:r>
      <w:r w:rsidR="00A63D7D" w:rsidRPr="00277CED">
        <w:rPr>
          <w:rFonts w:ascii="Tahoma" w:hAnsi="Tahoma" w:cs="Tahoma"/>
          <w:sz w:val="22"/>
          <w:szCs w:val="22"/>
        </w:rPr>
        <w:t xml:space="preserve">) </w:t>
      </w:r>
      <w:r w:rsidR="00535D7C" w:rsidRPr="00277CED">
        <w:rPr>
          <w:rFonts w:ascii="Tahoma" w:hAnsi="Tahoma" w:cs="Tahoma"/>
          <w:sz w:val="22"/>
          <w:szCs w:val="22"/>
        </w:rPr>
        <w:t>(“</w:t>
      </w:r>
      <w:r w:rsidR="00535D7C" w:rsidRPr="00277CED">
        <w:rPr>
          <w:rFonts w:ascii="Tahoma" w:hAnsi="Tahoma" w:cs="Tahoma"/>
          <w:sz w:val="22"/>
          <w:szCs w:val="22"/>
          <w:u w:val="single"/>
        </w:rPr>
        <w:t xml:space="preserve">Hipoteca de </w:t>
      </w:r>
      <w:r w:rsidRPr="00277CED">
        <w:rPr>
          <w:rFonts w:ascii="Tahoma" w:hAnsi="Tahoma" w:cs="Tahoma"/>
          <w:sz w:val="22"/>
          <w:szCs w:val="22"/>
          <w:u w:val="single"/>
        </w:rPr>
        <w:t>Sétimo</w:t>
      </w:r>
      <w:r w:rsidR="00535D7C" w:rsidRPr="00277CED">
        <w:rPr>
          <w:rFonts w:ascii="Tahoma" w:hAnsi="Tahoma" w:cs="Tahoma"/>
          <w:sz w:val="22"/>
          <w:szCs w:val="22"/>
          <w:u w:val="single"/>
        </w:rPr>
        <w:t xml:space="preserve"> Grau</w:t>
      </w:r>
      <w:r w:rsidR="00535D7C" w:rsidRPr="00277CED">
        <w:rPr>
          <w:rFonts w:ascii="Tahoma" w:hAnsi="Tahoma" w:cs="Tahoma"/>
          <w:sz w:val="22"/>
          <w:szCs w:val="22"/>
        </w:rPr>
        <w:t>”)</w:t>
      </w:r>
      <w:r w:rsidRPr="00277CED">
        <w:rPr>
          <w:rFonts w:ascii="Tahoma" w:hAnsi="Tahoma" w:cs="Tahoma"/>
          <w:sz w:val="22"/>
          <w:szCs w:val="22"/>
        </w:rPr>
        <w:t xml:space="preserve">, a qual deverá ser convertida em hipoteca de primeiro grau no prazo máximo de 30 (dias) contados da Data de </w:t>
      </w:r>
      <w:r w:rsidR="0059389D">
        <w:rPr>
          <w:rFonts w:ascii="Tahoma" w:hAnsi="Tahoma" w:cs="Tahoma"/>
          <w:sz w:val="22"/>
          <w:szCs w:val="22"/>
        </w:rPr>
        <w:t>Liquidação</w:t>
      </w:r>
      <w:r w:rsidRPr="00277CED">
        <w:rPr>
          <w:rFonts w:ascii="Tahoma" w:hAnsi="Tahoma" w:cs="Tahoma"/>
          <w:sz w:val="22"/>
          <w:szCs w:val="22"/>
        </w:rPr>
        <w:t>,</w:t>
      </w:r>
      <w:r w:rsidR="00535D7C" w:rsidRPr="00277CED">
        <w:rPr>
          <w:rFonts w:ascii="Tahoma" w:hAnsi="Tahoma" w:cs="Tahoma"/>
          <w:sz w:val="22"/>
          <w:szCs w:val="22"/>
        </w:rPr>
        <w:t xml:space="preserve"> e (</w:t>
      </w:r>
      <w:proofErr w:type="spellStart"/>
      <w:r w:rsidR="00535D7C" w:rsidRPr="00277CED">
        <w:rPr>
          <w:rFonts w:ascii="Tahoma" w:hAnsi="Tahoma" w:cs="Tahoma"/>
          <w:sz w:val="22"/>
          <w:szCs w:val="22"/>
        </w:rPr>
        <w:t>ii</w:t>
      </w:r>
      <w:proofErr w:type="spellEnd"/>
      <w:r w:rsidR="00535D7C" w:rsidRPr="00277CED">
        <w:rPr>
          <w:rFonts w:ascii="Tahoma" w:hAnsi="Tahoma" w:cs="Tahoma"/>
          <w:sz w:val="22"/>
          <w:szCs w:val="22"/>
        </w:rPr>
        <w:t>) hipoteca de primeiro grau sobre</w:t>
      </w:r>
      <w:r w:rsidRPr="00277CED">
        <w:rPr>
          <w:rFonts w:ascii="Tahoma" w:eastAsia="MS Mincho" w:hAnsi="Tahoma" w:cs="Tahoma"/>
          <w:sz w:val="22"/>
          <w:szCs w:val="22"/>
        </w:rPr>
        <w:t xml:space="preserve"> o </w:t>
      </w:r>
      <w:r w:rsidRPr="00277CED">
        <w:rPr>
          <w:rFonts w:ascii="Tahoma" w:hAnsi="Tahoma" w:cs="Tahoma"/>
          <w:sz w:val="22"/>
          <w:szCs w:val="22"/>
        </w:rPr>
        <w:t xml:space="preserve">imóvel objeto das matrículas </w:t>
      </w:r>
      <w:proofErr w:type="spellStart"/>
      <w:r w:rsidRPr="00277CED">
        <w:rPr>
          <w:rFonts w:ascii="Tahoma" w:hAnsi="Tahoma" w:cs="Tahoma"/>
          <w:sz w:val="22"/>
          <w:szCs w:val="22"/>
        </w:rPr>
        <w:t>nºs</w:t>
      </w:r>
      <w:proofErr w:type="spellEnd"/>
      <w:r w:rsidRPr="00277CED">
        <w:rPr>
          <w:rFonts w:ascii="Tahoma" w:hAnsi="Tahoma" w:cs="Tahoma"/>
          <w:sz w:val="22"/>
          <w:szCs w:val="22"/>
        </w:rPr>
        <w:t> </w:t>
      </w:r>
      <w:r w:rsidR="00A63D7D" w:rsidRPr="00277CED">
        <w:rPr>
          <w:rFonts w:ascii="Tahoma" w:hAnsi="Tahoma" w:cs="Tahoma"/>
          <w:sz w:val="22"/>
          <w:szCs w:val="22"/>
        </w:rPr>
        <w:t>1.695</w:t>
      </w:r>
      <w:r w:rsidR="00C10ABE" w:rsidRPr="00277CED">
        <w:rPr>
          <w:rFonts w:ascii="Tahoma" w:hAnsi="Tahoma" w:cs="Tahoma"/>
          <w:sz w:val="22"/>
          <w:szCs w:val="22"/>
        </w:rPr>
        <w:t xml:space="preserve"> e 1.694</w:t>
      </w:r>
      <w:r w:rsidR="00A63D7D" w:rsidRPr="00277CED">
        <w:rPr>
          <w:rFonts w:ascii="Tahoma" w:hAnsi="Tahoma" w:cs="Tahoma"/>
          <w:sz w:val="22"/>
          <w:szCs w:val="22"/>
        </w:rPr>
        <w:t xml:space="preserve">, todas </w:t>
      </w:r>
      <w:r w:rsidRPr="00277CED">
        <w:rPr>
          <w:rFonts w:ascii="Tahoma" w:hAnsi="Tahoma" w:cs="Tahoma"/>
          <w:sz w:val="22"/>
          <w:szCs w:val="22"/>
        </w:rPr>
        <w:t xml:space="preserve">do </w:t>
      </w:r>
      <w:r w:rsidR="006D3F0C">
        <w:rPr>
          <w:rFonts w:ascii="Tahoma" w:hAnsi="Tahoma" w:cs="Tahoma"/>
          <w:sz w:val="22"/>
          <w:szCs w:val="22"/>
        </w:rPr>
        <w:t>1</w:t>
      </w:r>
      <w:r w:rsidRPr="00277CED">
        <w:rPr>
          <w:rFonts w:ascii="Tahoma" w:hAnsi="Tahoma" w:cs="Tahoma"/>
          <w:sz w:val="22"/>
          <w:szCs w:val="22"/>
        </w:rPr>
        <w:t xml:space="preserve">º </w:t>
      </w:r>
      <w:r w:rsidRPr="00277CED">
        <w:rPr>
          <w:rFonts w:ascii="Tahoma" w:hAnsi="Tahoma" w:cs="Tahoma"/>
          <w:sz w:val="22"/>
          <w:szCs w:val="22"/>
        </w:rPr>
        <w:lastRenderedPageBreak/>
        <w:t xml:space="preserve">Ofício de Registro de Imóveis de </w:t>
      </w:r>
      <w:r w:rsidR="006D3F0C">
        <w:rPr>
          <w:rFonts w:ascii="Tahoma" w:hAnsi="Tahoma" w:cs="Tahoma"/>
          <w:sz w:val="22"/>
          <w:szCs w:val="22"/>
        </w:rPr>
        <w:t>Porto Alegre do Norte/MT</w:t>
      </w:r>
      <w:r w:rsidR="006D3F0C" w:rsidRPr="00277CED">
        <w:rPr>
          <w:rFonts w:ascii="Tahoma" w:hAnsi="Tahoma" w:cs="Tahoma"/>
          <w:sz w:val="22"/>
          <w:szCs w:val="22"/>
        </w:rPr>
        <w:t xml:space="preserve">, </w:t>
      </w:r>
      <w:r w:rsidR="00993912" w:rsidRPr="00277CED">
        <w:rPr>
          <w:rFonts w:ascii="Tahoma" w:hAnsi="Tahoma" w:cs="Tahoma"/>
          <w:sz w:val="22"/>
          <w:szCs w:val="22"/>
        </w:rPr>
        <w:t xml:space="preserve">de propriedade dos Garantidores </w:t>
      </w:r>
      <w:r w:rsidR="003E644E" w:rsidRPr="00277CED">
        <w:rPr>
          <w:rFonts w:ascii="Tahoma" w:hAnsi="Tahoma" w:cs="Tahoma"/>
          <w:sz w:val="22"/>
          <w:szCs w:val="22"/>
        </w:rPr>
        <w:t>Fabr</w:t>
      </w:r>
      <w:r w:rsidR="003E644E">
        <w:rPr>
          <w:rFonts w:ascii="Tahoma" w:hAnsi="Tahoma" w:cs="Tahoma"/>
          <w:sz w:val="22"/>
          <w:szCs w:val="22"/>
        </w:rPr>
        <w:t>í</w:t>
      </w:r>
      <w:r w:rsidR="003E644E" w:rsidRPr="00277CED">
        <w:rPr>
          <w:rFonts w:ascii="Tahoma" w:hAnsi="Tahoma" w:cs="Tahoma"/>
          <w:sz w:val="22"/>
          <w:szCs w:val="22"/>
        </w:rPr>
        <w:t xml:space="preserve">cio </w:t>
      </w:r>
      <w:r w:rsidR="00993912" w:rsidRPr="00277CED">
        <w:rPr>
          <w:rFonts w:ascii="Tahoma" w:hAnsi="Tahoma" w:cs="Tahoma"/>
          <w:sz w:val="22"/>
          <w:szCs w:val="22"/>
        </w:rPr>
        <w:t>e Patrícia</w:t>
      </w:r>
      <w:r w:rsidR="006D3F0C">
        <w:rPr>
          <w:rFonts w:ascii="Tahoma" w:hAnsi="Tahoma" w:cs="Tahoma"/>
          <w:sz w:val="22"/>
          <w:szCs w:val="22"/>
        </w:rPr>
        <w:t xml:space="preserve"> e</w:t>
      </w:r>
      <w:r w:rsidR="00993912" w:rsidRPr="00277CED" w:rsidDel="00993912">
        <w:rPr>
          <w:rFonts w:ascii="Tahoma" w:hAnsi="Tahoma" w:cs="Tahoma"/>
          <w:sz w:val="22"/>
          <w:szCs w:val="22"/>
        </w:rPr>
        <w:t xml:space="preserve"> </w:t>
      </w:r>
      <w:r w:rsidR="00A63D7D" w:rsidRPr="00277CED">
        <w:rPr>
          <w:rFonts w:ascii="Tahoma" w:hAnsi="Tahoma" w:cs="Tahoma"/>
          <w:sz w:val="22"/>
          <w:szCs w:val="22"/>
        </w:rPr>
        <w:t xml:space="preserve">objeto do </w:t>
      </w:r>
      <w:r w:rsidRPr="00277CED">
        <w:rPr>
          <w:rFonts w:ascii="Tahoma" w:hAnsi="Tahoma" w:cs="Tahoma"/>
          <w:sz w:val="22"/>
          <w:szCs w:val="22"/>
        </w:rPr>
        <w:t xml:space="preserve">CCIR </w:t>
      </w:r>
      <w:r w:rsidR="00946E5A">
        <w:rPr>
          <w:rFonts w:ascii="Tahoma" w:hAnsi="Tahoma" w:cs="Tahoma"/>
          <w:sz w:val="22"/>
          <w:szCs w:val="22"/>
        </w:rPr>
        <w:t>com código de imóvel rural</w:t>
      </w:r>
      <w:r w:rsidR="00946E5A" w:rsidRPr="00277CED">
        <w:rPr>
          <w:rFonts w:ascii="Tahoma" w:hAnsi="Tahoma" w:cs="Tahoma"/>
          <w:sz w:val="22"/>
          <w:szCs w:val="22"/>
        </w:rPr>
        <w:t xml:space="preserve"> </w:t>
      </w:r>
      <w:r w:rsidRPr="00277CED">
        <w:rPr>
          <w:rFonts w:ascii="Tahoma" w:hAnsi="Tahoma" w:cs="Tahoma"/>
          <w:sz w:val="22"/>
          <w:szCs w:val="22"/>
        </w:rPr>
        <w:t>nº </w:t>
      </w:r>
      <w:r w:rsidR="00A63D7D" w:rsidRPr="00277CED">
        <w:rPr>
          <w:rFonts w:ascii="Tahoma" w:hAnsi="Tahoma" w:cs="Tahoma"/>
          <w:sz w:val="22"/>
          <w:szCs w:val="22"/>
        </w:rPr>
        <w:t>901.059.009.873-4 emitido pelo INCRA</w:t>
      </w:r>
      <w:r w:rsidR="002A1E6A" w:rsidRPr="00277CED">
        <w:rPr>
          <w:rFonts w:ascii="Tahoma" w:hAnsi="Tahoma" w:cs="Tahoma"/>
          <w:sz w:val="22"/>
          <w:szCs w:val="22"/>
        </w:rPr>
        <w:t xml:space="preserve"> (“</w:t>
      </w:r>
      <w:r w:rsidR="00535D7C" w:rsidRPr="00277CED">
        <w:rPr>
          <w:rFonts w:ascii="Tahoma" w:hAnsi="Tahoma" w:cs="Tahoma"/>
          <w:sz w:val="22"/>
          <w:szCs w:val="22"/>
          <w:u w:val="single"/>
        </w:rPr>
        <w:t>Hipoteca de Primeiro Grau</w:t>
      </w:r>
      <w:r w:rsidR="00535D7C" w:rsidRPr="00277CED">
        <w:rPr>
          <w:rFonts w:ascii="Tahoma" w:hAnsi="Tahoma" w:cs="Tahoma"/>
          <w:sz w:val="22"/>
          <w:szCs w:val="22"/>
        </w:rPr>
        <w:t xml:space="preserve">” e, em conjunto com a Hipoteca de </w:t>
      </w:r>
      <w:r w:rsidR="00A63D7D" w:rsidRPr="00277CED">
        <w:rPr>
          <w:rFonts w:ascii="Tahoma" w:hAnsi="Tahoma" w:cs="Tahoma"/>
          <w:sz w:val="22"/>
          <w:szCs w:val="22"/>
        </w:rPr>
        <w:t>Sétimo</w:t>
      </w:r>
      <w:r w:rsidR="00535D7C" w:rsidRPr="00277CED">
        <w:rPr>
          <w:rFonts w:ascii="Tahoma" w:hAnsi="Tahoma" w:cs="Tahoma"/>
          <w:sz w:val="22"/>
          <w:szCs w:val="22"/>
        </w:rPr>
        <w:t xml:space="preserve"> Grau, as “</w:t>
      </w:r>
      <w:r w:rsidR="00535D7C" w:rsidRPr="00277CED">
        <w:rPr>
          <w:rFonts w:ascii="Tahoma" w:hAnsi="Tahoma" w:cs="Tahoma"/>
          <w:sz w:val="22"/>
          <w:szCs w:val="22"/>
          <w:u w:val="single"/>
        </w:rPr>
        <w:t>Hipotecas</w:t>
      </w:r>
      <w:r w:rsidR="00535D7C" w:rsidRPr="00277CED">
        <w:rPr>
          <w:rFonts w:ascii="Tahoma" w:hAnsi="Tahoma" w:cs="Tahoma"/>
          <w:sz w:val="22"/>
          <w:szCs w:val="22"/>
        </w:rPr>
        <w:t>” e</w:t>
      </w:r>
      <w:r w:rsidR="002A1E6A" w:rsidRPr="00277CED">
        <w:rPr>
          <w:rFonts w:ascii="Tahoma" w:eastAsia="MS Mincho" w:hAnsi="Tahoma" w:cs="Tahoma"/>
          <w:sz w:val="22"/>
          <w:szCs w:val="22"/>
        </w:rPr>
        <w:t>, em conjunto com a Fiança</w:t>
      </w:r>
      <w:r w:rsidR="00F318F2" w:rsidRPr="00277CED">
        <w:rPr>
          <w:rFonts w:ascii="Tahoma" w:eastAsia="MS Mincho" w:hAnsi="Tahoma" w:cs="Tahoma"/>
          <w:sz w:val="22"/>
          <w:szCs w:val="22"/>
        </w:rPr>
        <w:t xml:space="preserve"> </w:t>
      </w:r>
      <w:r w:rsidR="002A1E6A" w:rsidRPr="00277CED">
        <w:rPr>
          <w:rFonts w:ascii="Tahoma" w:eastAsia="MS Mincho" w:hAnsi="Tahoma" w:cs="Tahoma"/>
          <w:sz w:val="22"/>
          <w:szCs w:val="22"/>
        </w:rPr>
        <w:t>e</w:t>
      </w:r>
      <w:r w:rsidR="00EC31ED" w:rsidRPr="00277CED">
        <w:rPr>
          <w:rFonts w:ascii="Tahoma" w:eastAsia="MS Mincho" w:hAnsi="Tahoma" w:cs="Tahoma"/>
          <w:sz w:val="22"/>
          <w:szCs w:val="22"/>
        </w:rPr>
        <w:t xml:space="preserve"> com</w:t>
      </w:r>
      <w:r w:rsidR="002A1E6A" w:rsidRPr="00277CED">
        <w:rPr>
          <w:rFonts w:ascii="Tahoma" w:eastAsia="MS Mincho" w:hAnsi="Tahoma" w:cs="Tahoma"/>
          <w:sz w:val="22"/>
          <w:szCs w:val="22"/>
        </w:rPr>
        <w:t xml:space="preserve"> a Cessão Fiduciária, as “</w:t>
      </w:r>
      <w:r w:rsidR="002A1E6A" w:rsidRPr="00277CED">
        <w:rPr>
          <w:rFonts w:ascii="Tahoma" w:eastAsia="MS Mincho" w:hAnsi="Tahoma" w:cs="Tahoma"/>
          <w:sz w:val="22"/>
          <w:szCs w:val="22"/>
          <w:u w:val="single"/>
        </w:rPr>
        <w:t>Garantias</w:t>
      </w:r>
      <w:r w:rsidR="002A1E6A" w:rsidRPr="00277CED">
        <w:rPr>
          <w:rFonts w:ascii="Tahoma" w:eastAsia="MS Mincho" w:hAnsi="Tahoma" w:cs="Tahoma"/>
          <w:sz w:val="22"/>
          <w:szCs w:val="22"/>
        </w:rPr>
        <w:t xml:space="preserve">”). </w:t>
      </w:r>
    </w:p>
    <w:p w:rsidR="00535D7C" w:rsidRPr="00277CED" w:rsidRDefault="00535D7C" w:rsidP="009D6571">
      <w:pPr>
        <w:suppressAutoHyphens/>
        <w:spacing w:line="320" w:lineRule="exact"/>
        <w:rPr>
          <w:rFonts w:ascii="Tahoma" w:hAnsi="Tahoma" w:cs="Tahoma"/>
          <w:sz w:val="22"/>
          <w:szCs w:val="22"/>
        </w:rPr>
      </w:pPr>
    </w:p>
    <w:p w:rsidR="002A1E6A" w:rsidRPr="00277CED" w:rsidRDefault="00AC089B" w:rsidP="009D6571">
      <w:pPr>
        <w:suppressAutoHyphens/>
        <w:spacing w:line="320" w:lineRule="exact"/>
        <w:rPr>
          <w:rFonts w:ascii="Tahoma" w:hAnsi="Tahoma" w:cs="Tahoma"/>
          <w:bCs/>
          <w:sz w:val="22"/>
          <w:szCs w:val="22"/>
        </w:rPr>
      </w:pPr>
      <w:r w:rsidRPr="00277CED">
        <w:rPr>
          <w:rFonts w:ascii="Tahoma" w:hAnsi="Tahoma" w:cs="Tahoma"/>
          <w:sz w:val="22"/>
          <w:szCs w:val="22"/>
        </w:rPr>
        <w:t>6.2</w:t>
      </w:r>
      <w:r w:rsidR="00A63D7D" w:rsidRPr="00277CED">
        <w:rPr>
          <w:rFonts w:ascii="Tahoma" w:hAnsi="Tahoma" w:cs="Tahoma"/>
          <w:sz w:val="22"/>
          <w:szCs w:val="22"/>
        </w:rPr>
        <w:t>3</w:t>
      </w:r>
      <w:r w:rsidRPr="00277CED">
        <w:rPr>
          <w:rFonts w:ascii="Tahoma" w:hAnsi="Tahoma" w:cs="Tahoma"/>
          <w:sz w:val="22"/>
          <w:szCs w:val="22"/>
        </w:rPr>
        <w:t>.4</w:t>
      </w:r>
      <w:r w:rsidR="002A1E6A" w:rsidRPr="00277CED">
        <w:rPr>
          <w:rFonts w:ascii="Tahoma" w:hAnsi="Tahoma" w:cs="Tahoma"/>
          <w:sz w:val="22"/>
          <w:szCs w:val="22"/>
        </w:rPr>
        <w:t xml:space="preserve">. Qualquer das Garantias poderá ser livremente excutida pelo Agente Fiduciário, quantas vezes julgar necessário, </w:t>
      </w:r>
      <w:r w:rsidR="00494575" w:rsidRPr="00277CED">
        <w:rPr>
          <w:rFonts w:ascii="Tahoma" w:hAnsi="Tahoma" w:cs="Tahoma"/>
          <w:sz w:val="22"/>
          <w:szCs w:val="22"/>
        </w:rPr>
        <w:t>na ocorrência de inadimplemento por parte da Emissora e/ou dos Garantidores de qualquer das obrigações assumidas nesta Escritura de Emissão e nos Instrumentos de Garantia</w:t>
      </w:r>
      <w:r w:rsidR="00494575" w:rsidRPr="00277CED" w:rsidDel="00305D0A">
        <w:rPr>
          <w:rFonts w:ascii="Tahoma" w:hAnsi="Tahoma" w:cs="Tahoma"/>
          <w:sz w:val="22"/>
          <w:szCs w:val="22"/>
        </w:rPr>
        <w:t xml:space="preserve"> </w:t>
      </w:r>
      <w:r w:rsidR="002A1E6A" w:rsidRPr="00277CED">
        <w:rPr>
          <w:rFonts w:ascii="Tahoma" w:hAnsi="Tahoma" w:cs="Tahoma"/>
          <w:sz w:val="22"/>
          <w:szCs w:val="22"/>
        </w:rPr>
        <w:t>não havendo qualquer o</w:t>
      </w:r>
      <w:r w:rsidR="002A1E6A" w:rsidRPr="00277CED">
        <w:rPr>
          <w:rFonts w:ascii="Tahoma" w:hAnsi="Tahoma" w:cs="Tahoma"/>
          <w:bCs/>
          <w:sz w:val="22"/>
          <w:szCs w:val="22"/>
        </w:rPr>
        <w:t>rdem de preferência.</w:t>
      </w:r>
    </w:p>
    <w:p w:rsidR="002A1E6A" w:rsidRPr="00277CED" w:rsidRDefault="002A1E6A" w:rsidP="009D6571">
      <w:pPr>
        <w:suppressAutoHyphens/>
        <w:spacing w:line="320" w:lineRule="exact"/>
        <w:rPr>
          <w:rFonts w:ascii="Tahoma" w:hAnsi="Tahoma" w:cs="Tahoma"/>
          <w:bCs/>
          <w:sz w:val="22"/>
          <w:szCs w:val="22"/>
        </w:rPr>
      </w:pPr>
    </w:p>
    <w:p w:rsidR="002A1E6A" w:rsidRPr="00277CED" w:rsidRDefault="00A63D7D" w:rsidP="009D6571">
      <w:pPr>
        <w:suppressAutoHyphens/>
        <w:spacing w:line="320" w:lineRule="exact"/>
        <w:rPr>
          <w:rFonts w:ascii="Tahoma"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.5</w:t>
      </w:r>
      <w:r w:rsidR="002A1E6A" w:rsidRPr="00277CED">
        <w:rPr>
          <w:rFonts w:ascii="Tahoma" w:hAnsi="Tahoma" w:cs="Tahoma"/>
          <w:sz w:val="22"/>
          <w:szCs w:val="22"/>
        </w:rPr>
        <w:t>. O Agente Fiduciário fica desde já autorizado e constituído de todos os poderes para, em nome da Emissora, promover o registro das Garantias, caso a Emissora</w:t>
      </w:r>
      <w:r w:rsidR="002A1E6A" w:rsidRPr="00277CED">
        <w:rPr>
          <w:rFonts w:ascii="Tahoma" w:hAnsi="Tahoma" w:cs="Tahoma"/>
          <w:bCs/>
          <w:sz w:val="22"/>
          <w:szCs w:val="22"/>
        </w:rPr>
        <w:t xml:space="preserve"> não </w:t>
      </w:r>
      <w:r w:rsidR="002A1E6A" w:rsidRPr="00277CED">
        <w:rPr>
          <w:rFonts w:ascii="Tahoma" w:hAnsi="Tahoma" w:cs="Tahoma"/>
          <w:sz w:val="22"/>
          <w:szCs w:val="22"/>
        </w:rPr>
        <w:t>o faça, às expensas da Emissora, nos termos do artigo 62, § 2º, da Lei das Sociedades por Ações. A eventual realização dos registros pelo Agente Fiduciário não descaracterizará o inadimplemento de obrigação não pecuniária por parte da Emissora, nos termos da presente Escritura de Emissão.</w:t>
      </w:r>
    </w:p>
    <w:p w:rsidR="002A1E6A" w:rsidRPr="00277CED" w:rsidRDefault="002A1E6A" w:rsidP="009D6571">
      <w:pPr>
        <w:suppressAutoHyphens/>
        <w:spacing w:line="320" w:lineRule="exact"/>
        <w:rPr>
          <w:rFonts w:ascii="Tahoma" w:hAnsi="Tahoma" w:cs="Tahoma"/>
          <w:sz w:val="22"/>
          <w:szCs w:val="22"/>
        </w:rPr>
      </w:pPr>
    </w:p>
    <w:p w:rsidR="002A1E6A" w:rsidRDefault="00A63D7D" w:rsidP="009D6571">
      <w:pPr>
        <w:suppressAutoHyphens/>
        <w:spacing w:line="320" w:lineRule="exact"/>
        <w:rPr>
          <w:rFonts w:ascii="Tahoma"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.6</w:t>
      </w:r>
      <w:r w:rsidR="002A1E6A" w:rsidRPr="00277CED">
        <w:rPr>
          <w:rFonts w:ascii="Tahoma" w:hAnsi="Tahoma" w:cs="Tahoma"/>
          <w:sz w:val="22"/>
          <w:szCs w:val="22"/>
        </w:rPr>
        <w:t xml:space="preserve">. </w:t>
      </w:r>
      <w:r w:rsidR="0004695E">
        <w:rPr>
          <w:rFonts w:ascii="Tahoma" w:hAnsi="Tahoma" w:cs="Tahoma"/>
          <w:sz w:val="22"/>
          <w:szCs w:val="22"/>
        </w:rPr>
        <w:t xml:space="preserve">Estabelecem as Partes que, conforme Laudo de Avaliação realizado com relação aos Imóveis, estes </w:t>
      </w:r>
      <w:r w:rsidR="00683124">
        <w:rPr>
          <w:rFonts w:ascii="Tahoma" w:hAnsi="Tahoma" w:cs="Tahoma"/>
          <w:sz w:val="22"/>
          <w:szCs w:val="22"/>
        </w:rPr>
        <w:t xml:space="preserve">devem ser </w:t>
      </w:r>
      <w:r w:rsidR="0004695E">
        <w:rPr>
          <w:rFonts w:ascii="Tahoma" w:hAnsi="Tahoma" w:cs="Tahoma"/>
          <w:sz w:val="22"/>
          <w:szCs w:val="22"/>
        </w:rPr>
        <w:t>equivalente</w:t>
      </w:r>
      <w:r w:rsidR="00683124">
        <w:rPr>
          <w:rFonts w:ascii="Tahoma" w:hAnsi="Tahoma" w:cs="Tahoma"/>
          <w:sz w:val="22"/>
          <w:szCs w:val="22"/>
        </w:rPr>
        <w:t>s a, no mínimo</w:t>
      </w:r>
      <w:r w:rsidR="0004695E">
        <w:rPr>
          <w:rFonts w:ascii="Tahoma" w:hAnsi="Tahoma" w:cs="Tahoma"/>
          <w:sz w:val="22"/>
          <w:szCs w:val="22"/>
        </w:rPr>
        <w:t xml:space="preserve"> </w:t>
      </w:r>
      <w:proofErr w:type="gramStart"/>
      <w:r w:rsidR="0004695E">
        <w:rPr>
          <w:rFonts w:ascii="Tahoma" w:hAnsi="Tahoma" w:cs="Tahoma"/>
          <w:sz w:val="22"/>
          <w:szCs w:val="22"/>
        </w:rPr>
        <w:t>à</w:t>
      </w:r>
      <w:proofErr w:type="gramEnd"/>
      <w:r w:rsidR="0004695E">
        <w:rPr>
          <w:rFonts w:ascii="Tahoma" w:hAnsi="Tahoma" w:cs="Tahoma"/>
          <w:sz w:val="22"/>
          <w:szCs w:val="22"/>
        </w:rPr>
        <w:t xml:space="preserve"> </w:t>
      </w:r>
      <w:r w:rsidR="0004695E" w:rsidRPr="00A804C3">
        <w:rPr>
          <w:rFonts w:ascii="Tahoma" w:hAnsi="Tahoma" w:cs="Tahoma"/>
          <w:sz w:val="22"/>
          <w:szCs w:val="22"/>
        </w:rPr>
        <w:t>1</w:t>
      </w:r>
      <w:r w:rsidR="00661478">
        <w:rPr>
          <w:rFonts w:ascii="Tahoma" w:hAnsi="Tahoma" w:cs="Tahoma"/>
          <w:sz w:val="22"/>
          <w:szCs w:val="22"/>
        </w:rPr>
        <w:t>0</w:t>
      </w:r>
      <w:r w:rsidR="0004695E" w:rsidRPr="00A804C3">
        <w:rPr>
          <w:rFonts w:ascii="Tahoma" w:hAnsi="Tahoma" w:cs="Tahoma"/>
          <w:sz w:val="22"/>
          <w:szCs w:val="22"/>
        </w:rPr>
        <w:t>0%</w:t>
      </w:r>
      <w:r w:rsidR="00661478">
        <w:rPr>
          <w:rFonts w:ascii="Tahoma" w:hAnsi="Tahoma" w:cs="Tahoma"/>
          <w:sz w:val="22"/>
          <w:szCs w:val="22"/>
        </w:rPr>
        <w:t xml:space="preserve"> (cem por cento)</w:t>
      </w:r>
      <w:r w:rsidR="0004695E">
        <w:rPr>
          <w:rFonts w:ascii="Tahoma" w:hAnsi="Tahoma" w:cs="Tahoma"/>
          <w:sz w:val="22"/>
          <w:szCs w:val="22"/>
        </w:rPr>
        <w:t xml:space="preserve"> do Valor Total da Emissão</w:t>
      </w:r>
      <w:r w:rsidR="00683124">
        <w:rPr>
          <w:rFonts w:ascii="Tahoma" w:hAnsi="Tahoma" w:cs="Tahoma"/>
          <w:sz w:val="22"/>
          <w:szCs w:val="22"/>
        </w:rPr>
        <w:t xml:space="preserve"> na Data de Emissão, e, a partir desta data, no mínimo à </w:t>
      </w:r>
      <w:r w:rsidR="00683124" w:rsidRPr="00A804C3">
        <w:rPr>
          <w:rFonts w:ascii="Tahoma" w:hAnsi="Tahoma" w:cs="Tahoma"/>
          <w:sz w:val="22"/>
          <w:szCs w:val="22"/>
        </w:rPr>
        <w:t>1</w:t>
      </w:r>
      <w:r w:rsidR="00683124">
        <w:rPr>
          <w:rFonts w:ascii="Tahoma" w:hAnsi="Tahoma" w:cs="Tahoma"/>
          <w:sz w:val="22"/>
          <w:szCs w:val="22"/>
        </w:rPr>
        <w:t>0</w:t>
      </w:r>
      <w:r w:rsidR="00683124" w:rsidRPr="00A804C3">
        <w:rPr>
          <w:rFonts w:ascii="Tahoma" w:hAnsi="Tahoma" w:cs="Tahoma"/>
          <w:sz w:val="22"/>
          <w:szCs w:val="22"/>
        </w:rPr>
        <w:t>0%</w:t>
      </w:r>
      <w:r w:rsidR="00683124">
        <w:rPr>
          <w:rFonts w:ascii="Tahoma" w:hAnsi="Tahoma" w:cs="Tahoma"/>
          <w:sz w:val="22"/>
          <w:szCs w:val="22"/>
        </w:rPr>
        <w:t xml:space="preserve"> (cem por cento) do saldo devedor das Debêntures até a Data de Vencimento</w:t>
      </w:r>
      <w:r w:rsidR="0004695E">
        <w:rPr>
          <w:rFonts w:ascii="Tahoma" w:hAnsi="Tahoma" w:cs="Tahoma"/>
          <w:sz w:val="22"/>
          <w:szCs w:val="22"/>
        </w:rPr>
        <w:t xml:space="preserve">. </w:t>
      </w:r>
      <w:r w:rsidR="002A1E6A" w:rsidRPr="00277CED">
        <w:rPr>
          <w:rFonts w:ascii="Tahoma" w:hAnsi="Tahoma" w:cs="Tahoma"/>
          <w:sz w:val="22"/>
          <w:szCs w:val="22"/>
        </w:rPr>
        <w:t>Caso qua</w:t>
      </w:r>
      <w:r w:rsidR="00C10ABE" w:rsidRPr="00277CED">
        <w:rPr>
          <w:rFonts w:ascii="Tahoma" w:hAnsi="Tahoma" w:cs="Tahoma"/>
          <w:sz w:val="22"/>
          <w:szCs w:val="22"/>
        </w:rPr>
        <w:t>l</w:t>
      </w:r>
      <w:r w:rsidR="002A1E6A" w:rsidRPr="00277CED">
        <w:rPr>
          <w:rFonts w:ascii="Tahoma" w:hAnsi="Tahoma" w:cs="Tahoma"/>
          <w:sz w:val="22"/>
          <w:szCs w:val="22"/>
        </w:rPr>
        <w:t xml:space="preserve">quer das Garantias venha a se tornar insuficiente, a exclusivo critério </w:t>
      </w:r>
      <w:r w:rsidR="002A385A">
        <w:rPr>
          <w:rFonts w:ascii="Tahoma" w:hAnsi="Tahoma" w:cs="Tahoma"/>
          <w:sz w:val="22"/>
          <w:szCs w:val="22"/>
        </w:rPr>
        <w:t>dos Debenturistas</w:t>
      </w:r>
      <w:r w:rsidR="002A1E6A" w:rsidRPr="00277CED">
        <w:rPr>
          <w:rFonts w:ascii="Tahoma" w:hAnsi="Tahoma" w:cs="Tahoma"/>
          <w:sz w:val="22"/>
          <w:szCs w:val="22"/>
        </w:rPr>
        <w:t>, este poderá solicitar a substituição ou reforço da garantia considerada insuficiente</w:t>
      </w:r>
      <w:r w:rsidR="002A385A">
        <w:rPr>
          <w:rFonts w:ascii="Tahoma" w:hAnsi="Tahoma" w:cs="Tahoma"/>
          <w:sz w:val="22"/>
          <w:szCs w:val="22"/>
        </w:rPr>
        <w:t xml:space="preserve"> para a quitação das Obrigações Garantidas</w:t>
      </w:r>
      <w:r w:rsidR="002A1E6A" w:rsidRPr="00277CED">
        <w:rPr>
          <w:rFonts w:ascii="Tahoma" w:hAnsi="Tahoma" w:cs="Tahoma"/>
          <w:sz w:val="22"/>
          <w:szCs w:val="22"/>
        </w:rPr>
        <w:t>, na forma do art. 333, inciso III do Código Civil</w:t>
      </w:r>
      <w:r w:rsidR="006E391C" w:rsidRPr="00277CED">
        <w:rPr>
          <w:rFonts w:ascii="Tahoma" w:hAnsi="Tahoma" w:cs="Tahoma"/>
          <w:sz w:val="22"/>
          <w:szCs w:val="22"/>
        </w:rPr>
        <w:t>, e nos termos</w:t>
      </w:r>
      <w:r w:rsidR="00C10ABE" w:rsidRPr="00277CED">
        <w:rPr>
          <w:rFonts w:ascii="Tahoma" w:hAnsi="Tahoma" w:cs="Tahoma"/>
          <w:sz w:val="22"/>
          <w:szCs w:val="22"/>
        </w:rPr>
        <w:t xml:space="preserve"> desta Escritura de Emissão e</w:t>
      </w:r>
      <w:r w:rsidR="006E391C" w:rsidRPr="00277CED">
        <w:rPr>
          <w:rFonts w:ascii="Tahoma" w:hAnsi="Tahoma" w:cs="Tahoma"/>
          <w:sz w:val="22"/>
          <w:szCs w:val="22"/>
        </w:rPr>
        <w:t xml:space="preserve"> dos Instrumentos de Garantia</w:t>
      </w:r>
      <w:r w:rsidR="00C10ABE" w:rsidRPr="00277CED">
        <w:rPr>
          <w:rFonts w:ascii="Tahoma" w:hAnsi="Tahoma" w:cs="Tahoma"/>
          <w:sz w:val="22"/>
          <w:szCs w:val="22"/>
        </w:rPr>
        <w:t>, conforme o caso</w:t>
      </w:r>
      <w:r w:rsidR="006E391C" w:rsidRPr="00277CED">
        <w:rPr>
          <w:rFonts w:ascii="Tahoma" w:hAnsi="Tahoma" w:cs="Tahoma"/>
          <w:sz w:val="22"/>
          <w:szCs w:val="22"/>
        </w:rPr>
        <w:t>.</w:t>
      </w:r>
      <w:r w:rsidR="002A1E6A" w:rsidRPr="00277CED">
        <w:rPr>
          <w:rFonts w:ascii="Tahoma" w:hAnsi="Tahoma" w:cs="Tahoma"/>
          <w:sz w:val="22"/>
          <w:szCs w:val="22"/>
        </w:rPr>
        <w:t xml:space="preserve"> </w:t>
      </w:r>
    </w:p>
    <w:p w:rsidR="008541DF" w:rsidRDefault="008541DF" w:rsidP="009D6571">
      <w:pPr>
        <w:suppressAutoHyphens/>
        <w:spacing w:line="320" w:lineRule="exact"/>
        <w:rPr>
          <w:rFonts w:ascii="Tahoma" w:hAnsi="Tahoma" w:cs="Tahoma"/>
          <w:sz w:val="22"/>
          <w:szCs w:val="22"/>
        </w:rPr>
      </w:pPr>
    </w:p>
    <w:p w:rsidR="00B37A94" w:rsidRPr="00277CED" w:rsidRDefault="00AC089B" w:rsidP="009D6571">
      <w:pPr>
        <w:suppressAutoHyphens/>
        <w:spacing w:line="320" w:lineRule="exact"/>
        <w:rPr>
          <w:rFonts w:ascii="Tahoma" w:hAnsi="Tahoma" w:cs="Tahoma"/>
          <w:b/>
          <w:snapToGrid w:val="0"/>
          <w:sz w:val="22"/>
          <w:szCs w:val="22"/>
        </w:rPr>
      </w:pPr>
      <w:r w:rsidRPr="00277CED">
        <w:rPr>
          <w:rFonts w:ascii="Tahoma" w:hAnsi="Tahoma" w:cs="Tahoma"/>
          <w:b/>
          <w:snapToGrid w:val="0"/>
          <w:sz w:val="22"/>
          <w:szCs w:val="22"/>
        </w:rPr>
        <w:t>6.2</w:t>
      </w:r>
      <w:r w:rsidR="00A63D7D" w:rsidRPr="00277CED">
        <w:rPr>
          <w:rFonts w:ascii="Tahoma" w:hAnsi="Tahoma" w:cs="Tahoma"/>
          <w:b/>
          <w:snapToGrid w:val="0"/>
          <w:sz w:val="22"/>
          <w:szCs w:val="22"/>
        </w:rPr>
        <w:t>4</w:t>
      </w:r>
      <w:r w:rsidR="00B37A94" w:rsidRPr="00277CED">
        <w:rPr>
          <w:rFonts w:ascii="Tahoma" w:hAnsi="Tahoma" w:cs="Tahoma"/>
          <w:b/>
          <w:snapToGrid w:val="0"/>
          <w:sz w:val="22"/>
          <w:szCs w:val="22"/>
        </w:rPr>
        <w:t xml:space="preserve">. </w:t>
      </w:r>
      <w:r w:rsidR="005464AF" w:rsidRPr="00277CED">
        <w:rPr>
          <w:rFonts w:ascii="Tahoma" w:hAnsi="Tahoma" w:cs="Tahoma"/>
          <w:b/>
          <w:snapToGrid w:val="0"/>
          <w:sz w:val="22"/>
          <w:szCs w:val="22"/>
        </w:rPr>
        <w:t xml:space="preserve">Forma e </w:t>
      </w:r>
      <w:r w:rsidR="00B37A94" w:rsidRPr="00277CED">
        <w:rPr>
          <w:rFonts w:ascii="Tahoma" w:hAnsi="Tahoma" w:cs="Tahoma"/>
          <w:b/>
          <w:sz w:val="22"/>
          <w:szCs w:val="22"/>
        </w:rPr>
        <w:t>Local de Pagamento</w:t>
      </w:r>
    </w:p>
    <w:p w:rsidR="00B37A94" w:rsidRPr="00277CED" w:rsidRDefault="00B37A94" w:rsidP="009D6571">
      <w:pPr>
        <w:suppressAutoHyphens/>
        <w:spacing w:line="320" w:lineRule="exact"/>
        <w:rPr>
          <w:rFonts w:ascii="Tahoma" w:hAnsi="Tahoma" w:cs="Tahoma"/>
          <w:b/>
          <w:sz w:val="22"/>
          <w:szCs w:val="22"/>
        </w:rPr>
      </w:pPr>
    </w:p>
    <w:p w:rsidR="00B37A94" w:rsidRPr="00277CED" w:rsidRDefault="00A63D7D" w:rsidP="009D6571">
      <w:pPr>
        <w:suppressAutoHyphens/>
        <w:spacing w:line="320" w:lineRule="exact"/>
        <w:rPr>
          <w:rFonts w:ascii="Tahoma" w:hAnsi="Tahoma" w:cs="Tahoma"/>
          <w:sz w:val="22"/>
          <w:szCs w:val="22"/>
        </w:rPr>
      </w:pPr>
      <w:r w:rsidRPr="00277CED">
        <w:rPr>
          <w:rFonts w:ascii="Tahoma" w:hAnsi="Tahoma" w:cs="Tahoma"/>
          <w:sz w:val="22"/>
          <w:szCs w:val="22"/>
        </w:rPr>
        <w:t>6.24</w:t>
      </w:r>
      <w:r w:rsidR="00AC089B" w:rsidRPr="00277CED">
        <w:rPr>
          <w:rFonts w:ascii="Tahoma" w:hAnsi="Tahoma" w:cs="Tahoma"/>
          <w:sz w:val="22"/>
          <w:szCs w:val="22"/>
        </w:rPr>
        <w:t>.1</w:t>
      </w:r>
      <w:r w:rsidR="00595537" w:rsidRPr="00277CED">
        <w:rPr>
          <w:rFonts w:ascii="Tahoma" w:hAnsi="Tahoma" w:cs="Tahoma"/>
          <w:sz w:val="22"/>
          <w:szCs w:val="22"/>
        </w:rPr>
        <w:t xml:space="preserve">. </w:t>
      </w:r>
      <w:r w:rsidR="00B37A94" w:rsidRPr="00277CED">
        <w:rPr>
          <w:rFonts w:ascii="Tahoma" w:hAnsi="Tahoma" w:cs="Tahoma"/>
          <w:sz w:val="22"/>
          <w:szCs w:val="22"/>
        </w:rPr>
        <w:t>Os pagamentos a que fizerem jus as Debêntures serão efetuados pela Emissora utilizando-se os procedimentos adotados pela CETIP. As Debêntures que não estiverem custodiadas junto à CETIP terão os seus pagamentos realizados pel</w:t>
      </w:r>
      <w:r w:rsidR="00393166" w:rsidRPr="00277CED">
        <w:rPr>
          <w:rFonts w:ascii="Tahoma" w:hAnsi="Tahoma" w:cs="Tahoma"/>
          <w:sz w:val="22"/>
          <w:szCs w:val="22"/>
        </w:rPr>
        <w:t xml:space="preserve">o </w:t>
      </w:r>
      <w:proofErr w:type="spellStart"/>
      <w:r w:rsidR="00393166" w:rsidRPr="00277CED">
        <w:rPr>
          <w:rFonts w:ascii="Tahoma" w:hAnsi="Tahoma" w:cs="Tahoma"/>
          <w:sz w:val="22"/>
          <w:szCs w:val="22"/>
        </w:rPr>
        <w:t>Escriturador</w:t>
      </w:r>
      <w:proofErr w:type="spellEnd"/>
      <w:r w:rsidR="001763E0" w:rsidRPr="00277CED">
        <w:rPr>
          <w:rFonts w:ascii="Tahoma" w:hAnsi="Tahoma" w:cs="Tahoma"/>
          <w:sz w:val="22"/>
          <w:szCs w:val="22"/>
        </w:rPr>
        <w:t xml:space="preserve"> </w:t>
      </w:r>
      <w:r w:rsidR="00653FF9" w:rsidRPr="00277CED">
        <w:rPr>
          <w:rFonts w:ascii="Tahoma" w:hAnsi="Tahoma" w:cs="Tahoma"/>
          <w:sz w:val="22"/>
          <w:szCs w:val="22"/>
        </w:rPr>
        <w:t xml:space="preserve">Mandatário </w:t>
      </w:r>
      <w:r w:rsidR="00B37A94" w:rsidRPr="00277CED">
        <w:rPr>
          <w:rFonts w:ascii="Tahoma" w:hAnsi="Tahoma" w:cs="Tahoma"/>
          <w:sz w:val="22"/>
          <w:szCs w:val="22"/>
        </w:rPr>
        <w:t xml:space="preserve">das Debêntures ou na sede da </w:t>
      </w:r>
      <w:r w:rsidR="001767DF" w:rsidRPr="00277CED">
        <w:rPr>
          <w:rFonts w:ascii="Tahoma" w:hAnsi="Tahoma" w:cs="Tahoma"/>
          <w:sz w:val="22"/>
          <w:szCs w:val="22"/>
        </w:rPr>
        <w:t>Emissora</w:t>
      </w:r>
      <w:r w:rsidR="00B37A94" w:rsidRPr="00277CED">
        <w:rPr>
          <w:rFonts w:ascii="Tahoma" w:hAnsi="Tahoma" w:cs="Tahoma"/>
          <w:sz w:val="22"/>
          <w:szCs w:val="22"/>
        </w:rPr>
        <w:t>, se for o caso.</w:t>
      </w:r>
    </w:p>
    <w:p w:rsidR="00B37A94" w:rsidRPr="00277CED" w:rsidRDefault="00B37A94" w:rsidP="009D6571">
      <w:pPr>
        <w:suppressAutoHyphens/>
        <w:spacing w:line="320" w:lineRule="exact"/>
        <w:rPr>
          <w:rFonts w:ascii="Tahoma" w:hAnsi="Tahoma" w:cs="Tahoma"/>
          <w:b/>
          <w:sz w:val="22"/>
          <w:szCs w:val="22"/>
        </w:rPr>
      </w:pPr>
    </w:p>
    <w:p w:rsidR="00B37A94" w:rsidRPr="00277CED" w:rsidRDefault="00A63D7D" w:rsidP="009D6571">
      <w:pPr>
        <w:suppressAutoHyphens/>
        <w:spacing w:line="320" w:lineRule="exact"/>
        <w:rPr>
          <w:rFonts w:ascii="Tahoma" w:hAnsi="Tahoma" w:cs="Tahoma"/>
          <w:b/>
          <w:sz w:val="22"/>
          <w:szCs w:val="22"/>
        </w:rPr>
      </w:pPr>
      <w:r w:rsidRPr="00277CED">
        <w:rPr>
          <w:rFonts w:ascii="Tahoma" w:hAnsi="Tahoma" w:cs="Tahoma"/>
          <w:b/>
          <w:sz w:val="22"/>
          <w:szCs w:val="22"/>
        </w:rPr>
        <w:t>6.25</w:t>
      </w:r>
      <w:r w:rsidR="00B37A94" w:rsidRPr="00277CED">
        <w:rPr>
          <w:rFonts w:ascii="Tahoma" w:hAnsi="Tahoma" w:cs="Tahoma"/>
          <w:b/>
          <w:sz w:val="22"/>
          <w:szCs w:val="22"/>
        </w:rPr>
        <w:t>. Prorrogação dos Prazos</w:t>
      </w:r>
    </w:p>
    <w:p w:rsidR="00B37A94" w:rsidRPr="00277CED" w:rsidRDefault="00B37A94" w:rsidP="009D6571">
      <w:pPr>
        <w:suppressAutoHyphens/>
        <w:spacing w:line="320" w:lineRule="exact"/>
        <w:rPr>
          <w:rFonts w:ascii="Tahoma" w:hAnsi="Tahoma" w:cs="Tahoma"/>
          <w:sz w:val="22"/>
          <w:szCs w:val="22"/>
        </w:rPr>
      </w:pPr>
    </w:p>
    <w:p w:rsidR="00B37A94" w:rsidRPr="00277CED" w:rsidRDefault="00A63D7D" w:rsidP="009D6571">
      <w:pPr>
        <w:tabs>
          <w:tab w:val="left" w:pos="-2552"/>
        </w:tabs>
        <w:suppressAutoHyphens/>
        <w:autoSpaceDE w:val="0"/>
        <w:autoSpaceDN w:val="0"/>
        <w:adjustRightInd w:val="0"/>
        <w:spacing w:line="320" w:lineRule="exact"/>
        <w:rPr>
          <w:rFonts w:ascii="Tahoma" w:hAnsi="Tahoma" w:cs="Tahoma"/>
          <w:sz w:val="22"/>
          <w:szCs w:val="22"/>
        </w:rPr>
      </w:pPr>
      <w:r w:rsidRPr="00277CED">
        <w:rPr>
          <w:rFonts w:ascii="Tahoma" w:hAnsi="Tahoma" w:cs="Tahoma"/>
          <w:sz w:val="22"/>
          <w:szCs w:val="22"/>
        </w:rPr>
        <w:t>6.2</w:t>
      </w:r>
      <w:r w:rsidR="00CE3D28">
        <w:rPr>
          <w:rFonts w:ascii="Tahoma" w:hAnsi="Tahoma" w:cs="Tahoma"/>
          <w:sz w:val="22"/>
          <w:szCs w:val="22"/>
        </w:rPr>
        <w:t>5</w:t>
      </w:r>
      <w:r w:rsidR="00595537" w:rsidRPr="00277CED">
        <w:rPr>
          <w:rFonts w:ascii="Tahoma" w:hAnsi="Tahoma" w:cs="Tahoma"/>
          <w:sz w:val="22"/>
          <w:szCs w:val="22"/>
        </w:rPr>
        <w:t xml:space="preserve">.1. </w:t>
      </w:r>
      <w:r w:rsidR="00B37A94" w:rsidRPr="00277CED">
        <w:rPr>
          <w:rFonts w:ascii="Tahoma" w:hAnsi="Tahoma" w:cs="Tahoma"/>
          <w:sz w:val="22"/>
          <w:szCs w:val="22"/>
        </w:rPr>
        <w:t xml:space="preserve">Considerar-se-ão prorrogados os prazos referentes ao pagamento de qualquer obrigação prevista e decorrente desta Escritura de Emissão, se o vencimento coincidir com dia </w:t>
      </w:r>
      <w:r w:rsidR="001F3EC1" w:rsidRPr="00277CED">
        <w:rPr>
          <w:rFonts w:ascii="Tahoma" w:hAnsi="Tahoma" w:cs="Tahoma"/>
          <w:sz w:val="22"/>
          <w:szCs w:val="22"/>
        </w:rPr>
        <w:t>que seja um</w:t>
      </w:r>
      <w:r w:rsidR="00B37A94" w:rsidRPr="00277CED">
        <w:rPr>
          <w:rFonts w:ascii="Tahoma" w:hAnsi="Tahoma" w:cs="Tahoma"/>
          <w:sz w:val="22"/>
          <w:szCs w:val="22"/>
        </w:rPr>
        <w:t xml:space="preserve"> feriado nacional, sábado ou domingo, sem nenhum acréscimo aos valores a serem pagos. </w:t>
      </w:r>
      <w:r w:rsidR="007A0955" w:rsidRPr="00277CED">
        <w:rPr>
          <w:rFonts w:ascii="Tahoma" w:hAnsi="Tahoma" w:cs="Tahoma"/>
          <w:sz w:val="22"/>
          <w:szCs w:val="22"/>
        </w:rPr>
        <w:t xml:space="preserve">Para fins desta Escritura de Emissão será considerado </w:t>
      </w:r>
      <w:r w:rsidR="00E75E04" w:rsidRPr="00277CED">
        <w:rPr>
          <w:rFonts w:ascii="Tahoma" w:hAnsi="Tahoma" w:cs="Tahoma"/>
          <w:sz w:val="22"/>
          <w:szCs w:val="22"/>
        </w:rPr>
        <w:t>“</w:t>
      </w:r>
      <w:r w:rsidR="007A0955" w:rsidRPr="00277CED">
        <w:rPr>
          <w:rFonts w:ascii="Tahoma" w:hAnsi="Tahoma" w:cs="Tahoma"/>
          <w:sz w:val="22"/>
          <w:szCs w:val="22"/>
        </w:rPr>
        <w:t>Dia Útil</w:t>
      </w:r>
      <w:r w:rsidR="00E75E04" w:rsidRPr="00277CED">
        <w:rPr>
          <w:rFonts w:ascii="Tahoma" w:hAnsi="Tahoma" w:cs="Tahoma"/>
          <w:sz w:val="22"/>
          <w:szCs w:val="22"/>
        </w:rPr>
        <w:t>”</w:t>
      </w:r>
      <w:r w:rsidR="007A0955" w:rsidRPr="00277CED">
        <w:rPr>
          <w:rFonts w:ascii="Tahoma" w:hAnsi="Tahoma" w:cs="Tahoma"/>
          <w:sz w:val="22"/>
          <w:szCs w:val="22"/>
        </w:rPr>
        <w:t xml:space="preserve"> qualquer dia que não seja sábado, domingo ou feriado </w:t>
      </w:r>
      <w:r w:rsidR="00A3659D" w:rsidRPr="00277CED">
        <w:rPr>
          <w:rFonts w:ascii="Tahoma" w:hAnsi="Tahoma" w:cs="Tahoma"/>
          <w:sz w:val="22"/>
          <w:szCs w:val="22"/>
        </w:rPr>
        <w:t xml:space="preserve">declarado </w:t>
      </w:r>
      <w:r w:rsidR="007A0955" w:rsidRPr="00277CED">
        <w:rPr>
          <w:rFonts w:ascii="Tahoma" w:hAnsi="Tahoma" w:cs="Tahoma"/>
          <w:sz w:val="22"/>
          <w:szCs w:val="22"/>
        </w:rPr>
        <w:t>nacional.</w:t>
      </w:r>
    </w:p>
    <w:p w:rsidR="00B37A94" w:rsidRPr="00277CED" w:rsidRDefault="00B37A94" w:rsidP="009D6571">
      <w:pPr>
        <w:suppressAutoHyphens/>
        <w:spacing w:line="320" w:lineRule="exact"/>
        <w:rPr>
          <w:rFonts w:ascii="Tahoma" w:hAnsi="Tahoma" w:cs="Tahoma"/>
          <w:sz w:val="22"/>
          <w:szCs w:val="22"/>
        </w:rPr>
      </w:pPr>
    </w:p>
    <w:p w:rsidR="00B37A94" w:rsidRPr="00277CED" w:rsidRDefault="00A63D7D" w:rsidP="009D6571">
      <w:pPr>
        <w:suppressAutoHyphens/>
        <w:spacing w:line="320" w:lineRule="exact"/>
        <w:rPr>
          <w:rFonts w:ascii="Tahoma" w:hAnsi="Tahoma" w:cs="Tahoma"/>
          <w:b/>
          <w:sz w:val="22"/>
          <w:szCs w:val="22"/>
        </w:rPr>
      </w:pPr>
      <w:r w:rsidRPr="00277CED">
        <w:rPr>
          <w:rFonts w:ascii="Tahoma" w:hAnsi="Tahoma" w:cs="Tahoma"/>
          <w:b/>
          <w:sz w:val="22"/>
          <w:szCs w:val="22"/>
        </w:rPr>
        <w:lastRenderedPageBreak/>
        <w:t>6.</w:t>
      </w:r>
      <w:r w:rsidR="00CE3D28" w:rsidRPr="00277CED">
        <w:rPr>
          <w:rFonts w:ascii="Tahoma" w:hAnsi="Tahoma" w:cs="Tahoma"/>
          <w:b/>
          <w:sz w:val="22"/>
          <w:szCs w:val="22"/>
        </w:rPr>
        <w:t>2</w:t>
      </w:r>
      <w:r w:rsidR="00CE3D28">
        <w:rPr>
          <w:rFonts w:ascii="Tahoma" w:hAnsi="Tahoma" w:cs="Tahoma"/>
          <w:b/>
          <w:sz w:val="22"/>
          <w:szCs w:val="22"/>
        </w:rPr>
        <w:t>6</w:t>
      </w:r>
      <w:r w:rsidR="00B37A94" w:rsidRPr="00277CED">
        <w:rPr>
          <w:rFonts w:ascii="Tahoma" w:hAnsi="Tahoma" w:cs="Tahoma"/>
          <w:b/>
          <w:sz w:val="22"/>
          <w:szCs w:val="22"/>
        </w:rPr>
        <w:t>. Publicidade</w:t>
      </w:r>
    </w:p>
    <w:p w:rsidR="00B37A94" w:rsidRPr="00277CED" w:rsidRDefault="00B37A94" w:rsidP="009D6571">
      <w:pPr>
        <w:suppressAutoHyphens/>
        <w:spacing w:line="320" w:lineRule="exact"/>
        <w:rPr>
          <w:rFonts w:ascii="Tahoma" w:hAnsi="Tahoma" w:cs="Tahoma"/>
          <w:sz w:val="22"/>
          <w:szCs w:val="22"/>
        </w:rPr>
      </w:pPr>
    </w:p>
    <w:p w:rsidR="001763E0" w:rsidRPr="00277CED" w:rsidRDefault="00A63D7D" w:rsidP="009D6571">
      <w:pPr>
        <w:suppressAutoHyphens/>
        <w:spacing w:line="320" w:lineRule="exact"/>
        <w:rPr>
          <w:rFonts w:ascii="Tahoma" w:hAnsi="Tahoma" w:cs="Tahoma"/>
          <w:sz w:val="22"/>
          <w:szCs w:val="22"/>
        </w:rPr>
      </w:pPr>
      <w:r w:rsidRPr="00277CED">
        <w:rPr>
          <w:rFonts w:ascii="Tahoma" w:hAnsi="Tahoma" w:cs="Tahoma"/>
          <w:sz w:val="22"/>
          <w:szCs w:val="22"/>
        </w:rPr>
        <w:t>6.</w:t>
      </w:r>
      <w:r w:rsidR="00CE3D28" w:rsidRPr="00277CED">
        <w:rPr>
          <w:rFonts w:ascii="Tahoma" w:hAnsi="Tahoma" w:cs="Tahoma"/>
          <w:sz w:val="22"/>
          <w:szCs w:val="22"/>
        </w:rPr>
        <w:t>2</w:t>
      </w:r>
      <w:r w:rsidR="00CE3D28">
        <w:rPr>
          <w:rFonts w:ascii="Tahoma" w:hAnsi="Tahoma" w:cs="Tahoma"/>
          <w:sz w:val="22"/>
          <w:szCs w:val="22"/>
        </w:rPr>
        <w:t>6</w:t>
      </w:r>
      <w:r w:rsidR="00486501" w:rsidRPr="00277CED">
        <w:rPr>
          <w:rFonts w:ascii="Tahoma" w:hAnsi="Tahoma" w:cs="Tahoma"/>
          <w:sz w:val="22"/>
          <w:szCs w:val="22"/>
        </w:rPr>
        <w:t xml:space="preserve">.1. </w:t>
      </w:r>
      <w:r w:rsidR="00421EC9" w:rsidRPr="00277CED">
        <w:rPr>
          <w:rFonts w:ascii="Tahoma" w:hAnsi="Tahoma" w:cs="Tahoma"/>
          <w:sz w:val="22"/>
          <w:szCs w:val="22"/>
        </w:rPr>
        <w:t xml:space="preserve">Os atos societários da Emissora serão publicados nos jornais usualmente utilizados pela Emissora, quais sejam: o (i) Diário Oficial do </w:t>
      </w:r>
      <w:r w:rsidR="00A8035C" w:rsidRPr="00277CED">
        <w:rPr>
          <w:rFonts w:ascii="Tahoma" w:hAnsi="Tahoma" w:cs="Tahoma"/>
          <w:sz w:val="22"/>
          <w:szCs w:val="22"/>
        </w:rPr>
        <w:t xml:space="preserve">Estado de São Paulo </w:t>
      </w:r>
      <w:r w:rsidR="00A41614" w:rsidRPr="00277CED">
        <w:rPr>
          <w:rFonts w:ascii="Tahoma" w:hAnsi="Tahoma" w:cs="Tahoma"/>
          <w:sz w:val="22"/>
          <w:szCs w:val="22"/>
        </w:rPr>
        <w:t>e</w:t>
      </w:r>
      <w:r w:rsidR="00421EC9" w:rsidRPr="00277CED">
        <w:rPr>
          <w:rFonts w:ascii="Tahoma" w:hAnsi="Tahoma" w:cs="Tahoma"/>
          <w:sz w:val="22"/>
          <w:szCs w:val="22"/>
        </w:rPr>
        <w:t xml:space="preserve"> (</w:t>
      </w:r>
      <w:proofErr w:type="spellStart"/>
      <w:r w:rsidR="00421EC9" w:rsidRPr="00277CED">
        <w:rPr>
          <w:rFonts w:ascii="Tahoma" w:hAnsi="Tahoma" w:cs="Tahoma"/>
          <w:sz w:val="22"/>
          <w:szCs w:val="22"/>
        </w:rPr>
        <w:t>ii</w:t>
      </w:r>
      <w:proofErr w:type="spellEnd"/>
      <w:r w:rsidR="00421EC9" w:rsidRPr="00277CED">
        <w:rPr>
          <w:rFonts w:ascii="Tahoma" w:hAnsi="Tahoma" w:cs="Tahoma"/>
          <w:sz w:val="22"/>
          <w:szCs w:val="22"/>
        </w:rPr>
        <w:t xml:space="preserve">) </w:t>
      </w:r>
      <w:r w:rsidR="00855BE4" w:rsidRPr="00277CED">
        <w:rPr>
          <w:rFonts w:ascii="Tahoma" w:hAnsi="Tahoma" w:cs="Tahoma"/>
          <w:sz w:val="22"/>
          <w:szCs w:val="22"/>
        </w:rPr>
        <w:t xml:space="preserve">jornal </w:t>
      </w:r>
      <w:r w:rsidR="00F0486B" w:rsidRPr="00277CED">
        <w:rPr>
          <w:rFonts w:ascii="Tahoma" w:hAnsi="Tahoma" w:cs="Tahoma"/>
          <w:sz w:val="22"/>
          <w:szCs w:val="22"/>
        </w:rPr>
        <w:t>“</w:t>
      </w:r>
      <w:r w:rsidR="00CE5C6B" w:rsidRPr="00277CED">
        <w:rPr>
          <w:rFonts w:ascii="Tahoma" w:hAnsi="Tahoma" w:cs="Tahoma"/>
          <w:sz w:val="22"/>
          <w:szCs w:val="22"/>
        </w:rPr>
        <w:t>A Cidade</w:t>
      </w:r>
      <w:r w:rsidR="00F0486B" w:rsidRPr="00277CED">
        <w:rPr>
          <w:rFonts w:ascii="Tahoma" w:hAnsi="Tahoma" w:cs="Tahoma"/>
          <w:sz w:val="22"/>
          <w:szCs w:val="22"/>
        </w:rPr>
        <w:t>”</w:t>
      </w:r>
      <w:r w:rsidR="00993912" w:rsidRPr="00277CED">
        <w:rPr>
          <w:rFonts w:ascii="Tahoma" w:hAnsi="Tahoma" w:cs="Tahoma"/>
          <w:sz w:val="22"/>
          <w:szCs w:val="22"/>
        </w:rPr>
        <w:t xml:space="preserve"> de Ribeirão Preto</w:t>
      </w:r>
      <w:r w:rsidR="00421EC9" w:rsidRPr="00277CED">
        <w:rPr>
          <w:rFonts w:ascii="Tahoma" w:hAnsi="Tahoma" w:cs="Tahoma"/>
          <w:sz w:val="22"/>
          <w:szCs w:val="22"/>
        </w:rPr>
        <w:t>. Não obstante, todas as publicações</w:t>
      </w:r>
      <w:r w:rsidR="00B82D3A" w:rsidRPr="00277CED">
        <w:rPr>
          <w:rFonts w:ascii="Tahoma" w:hAnsi="Tahoma" w:cs="Tahoma"/>
          <w:sz w:val="22"/>
          <w:szCs w:val="22"/>
        </w:rPr>
        <w:t xml:space="preserve"> que tiverem relação com a Emissão ou envolvam interesses dos Debenturistas </w:t>
      </w:r>
      <w:r w:rsidR="00421EC9" w:rsidRPr="00277CED">
        <w:rPr>
          <w:rFonts w:ascii="Tahoma" w:hAnsi="Tahoma" w:cs="Tahoma"/>
          <w:sz w:val="22"/>
          <w:szCs w:val="22"/>
        </w:rPr>
        <w:t xml:space="preserve">exceto atos societários, deverão ser obrigatoriamente comunicados na forma de avisos ou anúncios, no (i) Diário Oficial do </w:t>
      </w:r>
      <w:r w:rsidR="00A8035C" w:rsidRPr="00277CED">
        <w:rPr>
          <w:rFonts w:ascii="Tahoma" w:hAnsi="Tahoma" w:cs="Tahoma"/>
          <w:sz w:val="22"/>
          <w:szCs w:val="22"/>
        </w:rPr>
        <w:t xml:space="preserve">Estado de São Paulo </w:t>
      </w:r>
      <w:r w:rsidR="00A41614" w:rsidRPr="00277CED">
        <w:rPr>
          <w:rFonts w:ascii="Tahoma" w:hAnsi="Tahoma" w:cs="Tahoma"/>
          <w:sz w:val="22"/>
          <w:szCs w:val="22"/>
        </w:rPr>
        <w:t>e</w:t>
      </w:r>
      <w:r w:rsidR="00421EC9" w:rsidRPr="00277CED">
        <w:rPr>
          <w:rFonts w:ascii="Tahoma" w:hAnsi="Tahoma" w:cs="Tahoma"/>
          <w:sz w:val="22"/>
          <w:szCs w:val="22"/>
        </w:rPr>
        <w:t xml:space="preserve"> </w:t>
      </w:r>
      <w:r w:rsidR="00855BE4" w:rsidRPr="00277CED">
        <w:rPr>
          <w:rFonts w:ascii="Tahoma" w:hAnsi="Tahoma" w:cs="Tahoma"/>
          <w:sz w:val="22"/>
          <w:szCs w:val="22"/>
        </w:rPr>
        <w:t xml:space="preserve">no </w:t>
      </w:r>
      <w:r w:rsidR="00421EC9" w:rsidRPr="00277CED">
        <w:rPr>
          <w:rFonts w:ascii="Tahoma" w:hAnsi="Tahoma" w:cs="Tahoma"/>
          <w:sz w:val="22"/>
          <w:szCs w:val="22"/>
        </w:rPr>
        <w:t>(</w:t>
      </w:r>
      <w:proofErr w:type="spellStart"/>
      <w:r w:rsidR="00421EC9" w:rsidRPr="00277CED">
        <w:rPr>
          <w:rFonts w:ascii="Tahoma" w:hAnsi="Tahoma" w:cs="Tahoma"/>
          <w:sz w:val="22"/>
          <w:szCs w:val="22"/>
        </w:rPr>
        <w:t>ii</w:t>
      </w:r>
      <w:proofErr w:type="spellEnd"/>
      <w:r w:rsidR="00421EC9" w:rsidRPr="00277CED">
        <w:rPr>
          <w:rFonts w:ascii="Tahoma" w:hAnsi="Tahoma" w:cs="Tahoma"/>
          <w:sz w:val="22"/>
          <w:szCs w:val="22"/>
        </w:rPr>
        <w:t xml:space="preserve">) </w:t>
      </w:r>
      <w:r w:rsidR="00855BE4" w:rsidRPr="00277CED">
        <w:rPr>
          <w:rFonts w:ascii="Tahoma" w:hAnsi="Tahoma" w:cs="Tahoma"/>
          <w:sz w:val="22"/>
          <w:szCs w:val="22"/>
        </w:rPr>
        <w:t>jornal “</w:t>
      </w:r>
      <w:r w:rsidR="00CE5C6B" w:rsidRPr="00277CED">
        <w:rPr>
          <w:rFonts w:ascii="Tahoma" w:hAnsi="Tahoma" w:cs="Tahoma"/>
          <w:sz w:val="22"/>
          <w:szCs w:val="22"/>
        </w:rPr>
        <w:t>A Cidade</w:t>
      </w:r>
      <w:r w:rsidR="00855BE4" w:rsidRPr="00277CED">
        <w:rPr>
          <w:rFonts w:ascii="Tahoma" w:hAnsi="Tahoma" w:cs="Tahoma"/>
          <w:sz w:val="22"/>
          <w:szCs w:val="22"/>
        </w:rPr>
        <w:t>”</w:t>
      </w:r>
      <w:r w:rsidR="00993912" w:rsidRPr="00277CED">
        <w:rPr>
          <w:rFonts w:ascii="Tahoma" w:hAnsi="Tahoma" w:cs="Tahoma"/>
          <w:sz w:val="22"/>
          <w:szCs w:val="22"/>
        </w:rPr>
        <w:t xml:space="preserve"> de Ribeirão Preto</w:t>
      </w:r>
      <w:r w:rsidR="008A599D" w:rsidRPr="00277CED">
        <w:rPr>
          <w:rFonts w:ascii="Tahoma" w:hAnsi="Tahoma" w:cs="Tahoma"/>
          <w:sz w:val="22"/>
          <w:szCs w:val="22"/>
        </w:rPr>
        <w:t xml:space="preserve">, sendo certo que caso a Emissora altere seu jornal de publicação após a Data de Emissão, deverá enviar notificação ao Agente Fiduciário </w:t>
      </w:r>
      <w:r w:rsidR="002A385A">
        <w:rPr>
          <w:rFonts w:ascii="Tahoma" w:hAnsi="Tahoma" w:cs="Tahoma"/>
          <w:sz w:val="22"/>
          <w:szCs w:val="22"/>
        </w:rPr>
        <w:t xml:space="preserve">e publicar um aviso no jornal a ser substituído, comunicando as partes da substituição e </w:t>
      </w:r>
      <w:r w:rsidR="008A599D" w:rsidRPr="00277CED">
        <w:rPr>
          <w:rFonts w:ascii="Tahoma" w:hAnsi="Tahoma" w:cs="Tahoma"/>
          <w:sz w:val="22"/>
          <w:szCs w:val="22"/>
        </w:rPr>
        <w:t>informando o novo veículo de publicação.</w:t>
      </w:r>
      <w:r w:rsidR="007A0955" w:rsidRPr="00277CED">
        <w:rPr>
          <w:rFonts w:ascii="Tahoma" w:hAnsi="Tahoma" w:cs="Tahoma"/>
          <w:sz w:val="22"/>
          <w:szCs w:val="22"/>
        </w:rPr>
        <w:t xml:space="preserve"> </w:t>
      </w:r>
    </w:p>
    <w:p w:rsidR="003307FC" w:rsidRPr="00277CED" w:rsidRDefault="003307FC" w:rsidP="009D6571">
      <w:pPr>
        <w:suppressAutoHyphens/>
        <w:spacing w:line="320" w:lineRule="exact"/>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C51F87" w:rsidRPr="00277CED">
        <w:rPr>
          <w:rFonts w:ascii="Tahoma" w:hAnsi="Tahoma" w:cs="Tahoma"/>
          <w:sz w:val="22"/>
          <w:szCs w:val="22"/>
        </w:rPr>
        <w:t xml:space="preserve">Sétima </w:t>
      </w:r>
      <w:r w:rsidRPr="00277CED">
        <w:rPr>
          <w:rFonts w:ascii="Tahoma" w:hAnsi="Tahoma" w:cs="Tahoma"/>
          <w:sz w:val="22"/>
          <w:szCs w:val="22"/>
        </w:rPr>
        <w:t>– DAS</w:t>
      </w:r>
      <w:r w:rsidRPr="00277CED">
        <w:rPr>
          <w:rFonts w:ascii="Tahoma" w:hAnsi="Tahoma" w:cs="Tahoma"/>
          <w:b w:val="0"/>
          <w:sz w:val="22"/>
          <w:szCs w:val="22"/>
        </w:rPr>
        <w:t xml:space="preserve"> </w:t>
      </w:r>
      <w:r w:rsidRPr="00277CED">
        <w:rPr>
          <w:rFonts w:ascii="Tahoma" w:hAnsi="Tahoma" w:cs="Tahoma"/>
          <w:sz w:val="22"/>
          <w:szCs w:val="22"/>
        </w:rPr>
        <w:t>OBRIGAÇÕES ADICIONAIS DA EMISSORA</w:t>
      </w:r>
      <w:r w:rsidR="0079389A" w:rsidRPr="00277CED">
        <w:rPr>
          <w:rFonts w:ascii="Tahoma" w:hAnsi="Tahoma" w:cs="Tahoma"/>
          <w:sz w:val="22"/>
          <w:szCs w:val="22"/>
        </w:rPr>
        <w:t xml:space="preserve"> E D</w:t>
      </w:r>
      <w:r w:rsidR="00F318F2" w:rsidRPr="00277CED">
        <w:rPr>
          <w:rFonts w:ascii="Tahoma" w:hAnsi="Tahoma" w:cs="Tahoma"/>
          <w:sz w:val="22"/>
          <w:szCs w:val="22"/>
        </w:rPr>
        <w:t>OS</w:t>
      </w:r>
      <w:r w:rsidR="0079389A" w:rsidRPr="00277CED">
        <w:rPr>
          <w:rFonts w:ascii="Tahoma" w:hAnsi="Tahoma" w:cs="Tahoma"/>
          <w:sz w:val="22"/>
          <w:szCs w:val="22"/>
        </w:rPr>
        <w:t xml:space="preserve"> GARANTIDOR</w:t>
      </w:r>
      <w:r w:rsidR="00F318F2" w:rsidRPr="00277CED">
        <w:rPr>
          <w:rFonts w:ascii="Tahoma" w:hAnsi="Tahoma" w:cs="Tahoma"/>
          <w:sz w:val="22"/>
          <w:szCs w:val="22"/>
        </w:rPr>
        <w:t>ES</w:t>
      </w:r>
    </w:p>
    <w:p w:rsidR="00B37A94" w:rsidRPr="00277CED" w:rsidRDefault="00B37A94" w:rsidP="009D6571">
      <w:pPr>
        <w:keepNext/>
        <w:suppressAutoHyphens/>
        <w:spacing w:line="320" w:lineRule="exact"/>
        <w:rPr>
          <w:rFonts w:ascii="Tahoma" w:hAnsi="Tahoma" w:cs="Tahoma"/>
          <w:sz w:val="22"/>
          <w:szCs w:val="22"/>
        </w:rPr>
      </w:pPr>
    </w:p>
    <w:p w:rsidR="002A1E6A" w:rsidRPr="00277CED" w:rsidRDefault="00C51F87" w:rsidP="009D6571">
      <w:pPr>
        <w:suppressAutoHyphens/>
        <w:spacing w:line="320" w:lineRule="exact"/>
        <w:rPr>
          <w:rFonts w:ascii="Tahoma" w:eastAsia="MS Mincho" w:hAnsi="Tahoma" w:cs="Tahoma"/>
          <w:sz w:val="22"/>
          <w:szCs w:val="22"/>
        </w:rPr>
      </w:pPr>
      <w:r w:rsidRPr="00277CED">
        <w:rPr>
          <w:rFonts w:ascii="Tahoma" w:eastAsia="MS Mincho" w:hAnsi="Tahoma" w:cs="Tahoma"/>
          <w:sz w:val="22"/>
          <w:szCs w:val="22"/>
        </w:rPr>
        <w:t>7</w:t>
      </w:r>
      <w:r w:rsidR="002A1E6A" w:rsidRPr="00277CED">
        <w:rPr>
          <w:rFonts w:ascii="Tahoma" w:eastAsia="MS Mincho" w:hAnsi="Tahoma" w:cs="Tahoma"/>
          <w:sz w:val="22"/>
          <w:szCs w:val="22"/>
        </w:rPr>
        <w:t xml:space="preserve">.1. Sem prejuízo das demais obrigações constantes desta Escritura de Emissão e dos </w:t>
      </w:r>
      <w:r w:rsidR="00CE5C6B" w:rsidRPr="00277CED">
        <w:rPr>
          <w:rFonts w:ascii="Tahoma" w:eastAsia="MS Mincho" w:hAnsi="Tahoma" w:cs="Tahoma"/>
          <w:sz w:val="22"/>
          <w:szCs w:val="22"/>
        </w:rPr>
        <w:t>I</w:t>
      </w:r>
      <w:r w:rsidR="002A1E6A" w:rsidRPr="00277CED">
        <w:rPr>
          <w:rFonts w:ascii="Tahoma" w:eastAsia="MS Mincho" w:hAnsi="Tahoma" w:cs="Tahoma"/>
          <w:sz w:val="22"/>
          <w:szCs w:val="22"/>
        </w:rPr>
        <w:t xml:space="preserve">nstrumentos </w:t>
      </w:r>
      <w:r w:rsidR="00CE5C6B" w:rsidRPr="00277CED">
        <w:rPr>
          <w:rFonts w:ascii="Tahoma" w:eastAsia="MS Mincho" w:hAnsi="Tahoma" w:cs="Tahoma"/>
          <w:sz w:val="22"/>
          <w:szCs w:val="22"/>
        </w:rPr>
        <w:t>de</w:t>
      </w:r>
      <w:r w:rsidR="002A1E6A" w:rsidRPr="00277CED">
        <w:rPr>
          <w:rFonts w:ascii="Tahoma" w:eastAsia="MS Mincho" w:hAnsi="Tahoma" w:cs="Tahoma"/>
          <w:sz w:val="22"/>
          <w:szCs w:val="22"/>
        </w:rPr>
        <w:t xml:space="preserve"> Garantias, a Emissora está adicionalmente obrigada a:</w:t>
      </w:r>
    </w:p>
    <w:p w:rsidR="006508C7" w:rsidRPr="00277CED" w:rsidRDefault="006508C7" w:rsidP="009D6571">
      <w:pPr>
        <w:suppressAutoHyphens/>
        <w:spacing w:line="320" w:lineRule="exact"/>
        <w:ind w:left="720"/>
        <w:rPr>
          <w:rFonts w:ascii="Tahoma" w:hAnsi="Tahoma" w:cs="Tahoma"/>
          <w:sz w:val="22"/>
          <w:szCs w:val="22"/>
        </w:rPr>
      </w:pPr>
    </w:p>
    <w:p w:rsidR="001A6A0A" w:rsidRPr="00277CED" w:rsidRDefault="00F318F2"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0" w:name="_DV_M196"/>
      <w:bookmarkEnd w:id="10"/>
      <w:r w:rsidRPr="00277CED">
        <w:rPr>
          <w:rFonts w:ascii="Tahoma" w:hAnsi="Tahoma" w:cs="Tahoma"/>
          <w:sz w:val="22"/>
          <w:szCs w:val="22"/>
        </w:rPr>
        <w:t>F</w:t>
      </w:r>
      <w:r w:rsidR="006508C7" w:rsidRPr="00277CED">
        <w:rPr>
          <w:rFonts w:ascii="Tahoma" w:hAnsi="Tahoma" w:cs="Tahoma"/>
          <w:sz w:val="22"/>
          <w:szCs w:val="22"/>
        </w:rPr>
        <w:t xml:space="preserve">ornecer ao Agente Fiduciário </w:t>
      </w:r>
      <w:bookmarkStart w:id="11" w:name="_DV_M197"/>
      <w:bookmarkEnd w:id="11"/>
      <w:r w:rsidR="006508C7" w:rsidRPr="00277CED">
        <w:rPr>
          <w:rFonts w:ascii="Tahoma" w:hAnsi="Tahoma" w:cs="Tahoma"/>
          <w:sz w:val="22"/>
          <w:szCs w:val="22"/>
        </w:rPr>
        <w:t xml:space="preserve">no prazo de até </w:t>
      </w:r>
      <w:proofErr w:type="gramStart"/>
      <w:r w:rsidR="009D6FAC" w:rsidRPr="00277CED">
        <w:rPr>
          <w:rFonts w:ascii="Tahoma" w:hAnsi="Tahoma" w:cs="Tahoma"/>
          <w:sz w:val="22"/>
          <w:szCs w:val="22"/>
        </w:rPr>
        <w:t>2</w:t>
      </w:r>
      <w:proofErr w:type="gramEnd"/>
      <w:r w:rsidR="009D6FAC" w:rsidRPr="00277CED">
        <w:rPr>
          <w:rFonts w:ascii="Tahoma" w:hAnsi="Tahoma" w:cs="Tahoma"/>
          <w:sz w:val="22"/>
          <w:szCs w:val="22"/>
        </w:rPr>
        <w:t xml:space="preserve"> </w:t>
      </w:r>
      <w:r w:rsidR="006508C7" w:rsidRPr="00277CED">
        <w:rPr>
          <w:rFonts w:ascii="Tahoma" w:hAnsi="Tahoma" w:cs="Tahoma"/>
          <w:sz w:val="22"/>
          <w:szCs w:val="22"/>
        </w:rPr>
        <w:t>(</w:t>
      </w:r>
      <w:r w:rsidR="009D6FAC" w:rsidRPr="00277CED">
        <w:rPr>
          <w:rFonts w:ascii="Tahoma" w:hAnsi="Tahoma" w:cs="Tahoma"/>
          <w:sz w:val="22"/>
          <w:szCs w:val="22"/>
        </w:rPr>
        <w:t>dois</w:t>
      </w:r>
      <w:r w:rsidR="006508C7" w:rsidRPr="00277CED">
        <w:rPr>
          <w:rFonts w:ascii="Tahoma" w:hAnsi="Tahoma" w:cs="Tahoma"/>
          <w:sz w:val="22"/>
          <w:szCs w:val="22"/>
        </w:rPr>
        <w:t xml:space="preserve">) </w:t>
      </w:r>
      <w:r w:rsidR="0083533E" w:rsidRPr="00277CED">
        <w:rPr>
          <w:rFonts w:ascii="Tahoma" w:hAnsi="Tahoma" w:cs="Tahoma"/>
          <w:sz w:val="22"/>
          <w:szCs w:val="22"/>
        </w:rPr>
        <w:t xml:space="preserve">Dias Úteis </w:t>
      </w:r>
      <w:r w:rsidR="006508C7" w:rsidRPr="00277CED">
        <w:rPr>
          <w:rFonts w:ascii="Tahoma" w:hAnsi="Tahoma" w:cs="Tahoma"/>
          <w:sz w:val="22"/>
          <w:szCs w:val="22"/>
        </w:rPr>
        <w:t>após o que ocorrer primeiro entre o 90º (nonagésimo) dia contado do término de cada exercício social e a data da efetiva divulgação, (a) cópia das demonstrações financeiras da Emissora</w:t>
      </w:r>
      <w:r w:rsidR="00C96AAF" w:rsidRPr="00277CED">
        <w:rPr>
          <w:rFonts w:ascii="Tahoma" w:hAnsi="Tahoma" w:cs="Tahoma"/>
          <w:sz w:val="22"/>
          <w:szCs w:val="22"/>
        </w:rPr>
        <w:t xml:space="preserve"> </w:t>
      </w:r>
      <w:r w:rsidR="006508C7" w:rsidRPr="00277CED">
        <w:rPr>
          <w:rFonts w:ascii="Tahoma" w:hAnsi="Tahoma" w:cs="Tahoma"/>
          <w:sz w:val="22"/>
          <w:szCs w:val="22"/>
        </w:rPr>
        <w:t>relativas ao exercício social então encerrado, acompanhadas de parecer dos auditores independentes</w:t>
      </w:r>
      <w:r w:rsidR="001806CE" w:rsidRPr="00277CED">
        <w:rPr>
          <w:rFonts w:ascii="Tahoma" w:hAnsi="Tahoma" w:cs="Tahoma"/>
          <w:sz w:val="22"/>
          <w:szCs w:val="22"/>
        </w:rPr>
        <w:t xml:space="preserve"> (“</w:t>
      </w:r>
      <w:r w:rsidR="001806CE" w:rsidRPr="00277CED">
        <w:rPr>
          <w:rFonts w:ascii="Tahoma" w:hAnsi="Tahoma" w:cs="Tahoma"/>
          <w:sz w:val="22"/>
          <w:szCs w:val="22"/>
          <w:u w:val="single"/>
        </w:rPr>
        <w:t>Auditor</w:t>
      </w:r>
      <w:r w:rsidR="00C96AAF" w:rsidRPr="00277CED">
        <w:rPr>
          <w:rFonts w:ascii="Tahoma" w:hAnsi="Tahoma" w:cs="Tahoma"/>
          <w:sz w:val="22"/>
          <w:szCs w:val="22"/>
          <w:u w:val="single"/>
        </w:rPr>
        <w:t>es</w:t>
      </w:r>
      <w:r w:rsidR="001806CE" w:rsidRPr="00277CED">
        <w:rPr>
          <w:rFonts w:ascii="Tahoma" w:hAnsi="Tahoma" w:cs="Tahoma"/>
          <w:sz w:val="22"/>
          <w:szCs w:val="22"/>
          <w:u w:val="single"/>
        </w:rPr>
        <w:t xml:space="preserve"> Independente</w:t>
      </w:r>
      <w:r w:rsidR="00C96AAF" w:rsidRPr="00277CED">
        <w:rPr>
          <w:rFonts w:ascii="Tahoma" w:hAnsi="Tahoma" w:cs="Tahoma"/>
          <w:sz w:val="22"/>
          <w:szCs w:val="22"/>
          <w:u w:val="single"/>
        </w:rPr>
        <w:t>s</w:t>
      </w:r>
      <w:r w:rsidR="008C5753" w:rsidRPr="00277CED">
        <w:rPr>
          <w:rFonts w:ascii="Tahoma" w:hAnsi="Tahoma" w:cs="Tahoma"/>
          <w:sz w:val="22"/>
          <w:szCs w:val="22"/>
        </w:rPr>
        <w:t xml:space="preserve">”) relativas ao respectivo exercício social, preparadas de acordo com a Lei das Sociedades por Ações </w:t>
      </w:r>
      <w:r w:rsidR="00BB1802" w:rsidRPr="00277CED">
        <w:rPr>
          <w:rFonts w:ascii="Tahoma" w:hAnsi="Tahoma" w:cs="Tahoma"/>
          <w:sz w:val="22"/>
          <w:szCs w:val="22"/>
        </w:rPr>
        <w:t xml:space="preserve">e com as regras emitidas pela CVM </w:t>
      </w:r>
      <w:r w:rsidR="008C5753" w:rsidRPr="00277CED">
        <w:rPr>
          <w:rFonts w:ascii="Tahoma" w:hAnsi="Tahoma" w:cs="Tahoma"/>
          <w:sz w:val="22"/>
          <w:szCs w:val="22"/>
        </w:rPr>
        <w:t>(“</w:t>
      </w:r>
      <w:r w:rsidR="008C5753" w:rsidRPr="00277CED">
        <w:rPr>
          <w:rFonts w:ascii="Tahoma" w:hAnsi="Tahoma" w:cs="Tahoma"/>
          <w:sz w:val="22"/>
          <w:szCs w:val="22"/>
          <w:u w:val="single"/>
        </w:rPr>
        <w:t>Demonstrações Financeiras Consolidadas</w:t>
      </w:r>
      <w:r w:rsidR="008C5753" w:rsidRPr="00277CED">
        <w:rPr>
          <w:rFonts w:ascii="Tahoma" w:hAnsi="Tahoma" w:cs="Tahoma"/>
          <w:sz w:val="22"/>
          <w:szCs w:val="22"/>
        </w:rPr>
        <w:t>”)</w:t>
      </w:r>
      <w:r w:rsidR="009D6FAC" w:rsidRPr="00277CED">
        <w:rPr>
          <w:rFonts w:ascii="Tahoma" w:hAnsi="Tahoma" w:cs="Tahoma"/>
          <w:sz w:val="22"/>
          <w:szCs w:val="22"/>
        </w:rPr>
        <w:t>; bem como, relatório específico elaborado pelos Auditores Independentes contratados pela Emissora, contendo a memória de cálculo com todas as rubricas necessárias que demonstre o cumprimento do</w:t>
      </w:r>
      <w:r w:rsidR="00AF313D" w:rsidRPr="00277CED">
        <w:rPr>
          <w:rFonts w:ascii="Tahoma" w:hAnsi="Tahoma" w:cs="Tahoma"/>
          <w:sz w:val="22"/>
          <w:szCs w:val="22"/>
        </w:rPr>
        <w:t>s</w:t>
      </w:r>
      <w:r w:rsidR="009D6FAC" w:rsidRPr="00277CED">
        <w:rPr>
          <w:rFonts w:ascii="Tahoma" w:hAnsi="Tahoma" w:cs="Tahoma"/>
          <w:sz w:val="22"/>
          <w:szCs w:val="22"/>
        </w:rPr>
        <w:t xml:space="preserve"> Índice</w:t>
      </w:r>
      <w:r w:rsidR="00AF313D" w:rsidRPr="00277CED">
        <w:rPr>
          <w:rFonts w:ascii="Tahoma" w:hAnsi="Tahoma" w:cs="Tahoma"/>
          <w:sz w:val="22"/>
          <w:szCs w:val="22"/>
        </w:rPr>
        <w:t>s</w:t>
      </w:r>
      <w:r w:rsidR="009D6FAC" w:rsidRPr="00277CED">
        <w:rPr>
          <w:rFonts w:ascii="Tahoma" w:hAnsi="Tahoma" w:cs="Tahoma"/>
          <w:sz w:val="22"/>
          <w:szCs w:val="22"/>
        </w:rPr>
        <w:t xml:space="preserve"> Financeiro</w:t>
      </w:r>
      <w:r w:rsidR="00AF313D" w:rsidRPr="00277CED">
        <w:rPr>
          <w:rFonts w:ascii="Tahoma" w:hAnsi="Tahoma" w:cs="Tahoma"/>
          <w:sz w:val="22"/>
          <w:szCs w:val="22"/>
        </w:rPr>
        <w:t>s</w:t>
      </w:r>
      <w:r w:rsidR="006508C7" w:rsidRPr="00277CED">
        <w:rPr>
          <w:rFonts w:ascii="Tahoma" w:hAnsi="Tahoma" w:cs="Tahoma"/>
          <w:sz w:val="22"/>
          <w:szCs w:val="22"/>
        </w:rPr>
        <w:t>, e (b)</w:t>
      </w:r>
      <w:r w:rsidR="00C96AAF" w:rsidRPr="00277CED">
        <w:rPr>
          <w:rFonts w:ascii="Tahoma" w:hAnsi="Tahoma" w:cs="Tahoma"/>
          <w:sz w:val="22"/>
          <w:szCs w:val="22"/>
        </w:rPr>
        <w:t xml:space="preserve"> declaração de Diretor da Emissora</w:t>
      </w:r>
      <w:r w:rsidR="00E74FE0" w:rsidRPr="00277CED">
        <w:rPr>
          <w:rFonts w:ascii="Tahoma" w:hAnsi="Tahoma" w:cs="Tahoma"/>
          <w:sz w:val="22"/>
          <w:szCs w:val="22"/>
        </w:rPr>
        <w:t>,</w:t>
      </w:r>
      <w:r w:rsidR="00C96AAF" w:rsidRPr="00277CED">
        <w:rPr>
          <w:rFonts w:ascii="Tahoma" w:hAnsi="Tahoma" w:cs="Tahoma"/>
          <w:sz w:val="22"/>
          <w:szCs w:val="22"/>
        </w:rPr>
        <w:t xml:space="preserve"> </w:t>
      </w:r>
      <w:r w:rsidR="00AF313D" w:rsidRPr="00277CED">
        <w:rPr>
          <w:rFonts w:ascii="Tahoma" w:hAnsi="Tahoma" w:cs="Tahoma"/>
          <w:sz w:val="22"/>
          <w:szCs w:val="22"/>
        </w:rPr>
        <w:t xml:space="preserve">na forma do seu estatuto social </w:t>
      </w:r>
      <w:r w:rsidR="00C96AAF" w:rsidRPr="00277CED">
        <w:rPr>
          <w:rFonts w:ascii="Tahoma" w:hAnsi="Tahoma" w:cs="Tahoma"/>
          <w:sz w:val="22"/>
          <w:szCs w:val="22"/>
        </w:rPr>
        <w:t xml:space="preserve">atestando: </w:t>
      </w:r>
      <w:r w:rsidR="009D6FAC" w:rsidRPr="00277CED">
        <w:rPr>
          <w:rFonts w:ascii="Tahoma" w:hAnsi="Tahoma" w:cs="Tahoma"/>
          <w:sz w:val="22"/>
          <w:szCs w:val="22"/>
        </w:rPr>
        <w:t>(</w:t>
      </w:r>
      <w:r w:rsidR="00AF313D" w:rsidRPr="00277CED">
        <w:rPr>
          <w:rFonts w:ascii="Tahoma" w:hAnsi="Tahoma" w:cs="Tahoma"/>
          <w:sz w:val="22"/>
          <w:szCs w:val="22"/>
        </w:rPr>
        <w:t>i</w:t>
      </w:r>
      <w:r w:rsidR="009D6FAC" w:rsidRPr="00277CED">
        <w:rPr>
          <w:rFonts w:ascii="Tahoma" w:hAnsi="Tahoma" w:cs="Tahoma"/>
          <w:sz w:val="22"/>
          <w:szCs w:val="22"/>
        </w:rPr>
        <w:t>) o cumprimento das disposições desta Escritura</w:t>
      </w:r>
      <w:r w:rsidR="00BB1802" w:rsidRPr="00277CED">
        <w:rPr>
          <w:rFonts w:ascii="Tahoma" w:hAnsi="Tahoma" w:cs="Tahoma"/>
          <w:sz w:val="22"/>
          <w:szCs w:val="22"/>
        </w:rPr>
        <w:t xml:space="preserve"> de Emissão</w:t>
      </w:r>
      <w:r w:rsidR="009D6FAC" w:rsidRPr="00277CED">
        <w:rPr>
          <w:rFonts w:ascii="Tahoma" w:hAnsi="Tahoma" w:cs="Tahoma"/>
          <w:sz w:val="22"/>
          <w:szCs w:val="22"/>
        </w:rPr>
        <w:t>, especialmente com relação aos Índices Financeiros e detalhando, caso não haja o cumprimento, o motivo para tal descumprimento; (</w:t>
      </w:r>
      <w:proofErr w:type="spellStart"/>
      <w:r w:rsidR="00AF313D" w:rsidRPr="00277CED">
        <w:rPr>
          <w:rFonts w:ascii="Tahoma" w:hAnsi="Tahoma" w:cs="Tahoma"/>
          <w:sz w:val="22"/>
          <w:szCs w:val="22"/>
        </w:rPr>
        <w:t>ii</w:t>
      </w:r>
      <w:proofErr w:type="spellEnd"/>
      <w:r w:rsidR="009D6FAC" w:rsidRPr="00277CED">
        <w:rPr>
          <w:rFonts w:ascii="Tahoma" w:hAnsi="Tahoma" w:cs="Tahoma"/>
          <w:sz w:val="22"/>
          <w:szCs w:val="22"/>
        </w:rPr>
        <w:t xml:space="preserve">) da veracidade, ausência de vícios e suficiência das informações apresentadas, sob pena de impossibilidade de acompanhamento dos Índices Financeiros pelo Agente Fiduciário, podendo este solicitar à </w:t>
      </w:r>
      <w:r w:rsidR="00BB1802" w:rsidRPr="00277CED">
        <w:rPr>
          <w:rFonts w:ascii="Tahoma" w:hAnsi="Tahoma" w:cs="Tahoma"/>
          <w:sz w:val="22"/>
          <w:szCs w:val="22"/>
        </w:rPr>
        <w:t>Emissora</w:t>
      </w:r>
      <w:r w:rsidR="00A8035C" w:rsidRPr="00277CED">
        <w:rPr>
          <w:rFonts w:ascii="Tahoma" w:hAnsi="Tahoma" w:cs="Tahoma"/>
          <w:sz w:val="22"/>
          <w:szCs w:val="22"/>
        </w:rPr>
        <w:t xml:space="preserve"> </w:t>
      </w:r>
      <w:r w:rsidR="009D6FAC" w:rsidRPr="00277CED">
        <w:rPr>
          <w:rFonts w:ascii="Tahoma" w:hAnsi="Tahoma" w:cs="Tahoma"/>
          <w:sz w:val="22"/>
          <w:szCs w:val="22"/>
        </w:rPr>
        <w:t>e/ou ao Auditor Independente todos os eventuais esclarecimentos adicionais que se façam necessários; (</w:t>
      </w:r>
      <w:proofErr w:type="spellStart"/>
      <w:r w:rsidR="00AF313D" w:rsidRPr="00277CED">
        <w:rPr>
          <w:rFonts w:ascii="Tahoma" w:hAnsi="Tahoma" w:cs="Tahoma"/>
          <w:sz w:val="22"/>
          <w:szCs w:val="22"/>
        </w:rPr>
        <w:t>iii</w:t>
      </w:r>
      <w:proofErr w:type="spellEnd"/>
      <w:r w:rsidR="009D6FAC" w:rsidRPr="00277CED">
        <w:rPr>
          <w:rFonts w:ascii="Tahoma" w:hAnsi="Tahoma" w:cs="Tahoma"/>
          <w:sz w:val="22"/>
          <w:szCs w:val="22"/>
        </w:rPr>
        <w:t>) que permanecem válidas as disposições contidas na Escritura de Emissão; (</w:t>
      </w:r>
      <w:proofErr w:type="spellStart"/>
      <w:r w:rsidR="00AF313D" w:rsidRPr="00277CED">
        <w:rPr>
          <w:rFonts w:ascii="Tahoma" w:hAnsi="Tahoma" w:cs="Tahoma"/>
          <w:sz w:val="22"/>
          <w:szCs w:val="22"/>
        </w:rPr>
        <w:t>iv</w:t>
      </w:r>
      <w:proofErr w:type="spellEnd"/>
      <w:r w:rsidR="009D6FAC" w:rsidRPr="00277CED">
        <w:rPr>
          <w:rFonts w:ascii="Tahoma" w:hAnsi="Tahoma" w:cs="Tahoma"/>
          <w:sz w:val="22"/>
          <w:szCs w:val="22"/>
        </w:rPr>
        <w:t>) não ocorrência de qualquer dos Eventos de Vencimento Antecipado e inexistência de descumprimento de obrigações da Emissora perante os Debenturistas; e (</w:t>
      </w:r>
      <w:r w:rsidR="00AF313D" w:rsidRPr="00277CED">
        <w:rPr>
          <w:rFonts w:ascii="Tahoma" w:hAnsi="Tahoma" w:cs="Tahoma"/>
          <w:sz w:val="22"/>
          <w:szCs w:val="22"/>
        </w:rPr>
        <w:t>v</w:t>
      </w:r>
      <w:r w:rsidR="009D6FAC" w:rsidRPr="00277CED">
        <w:rPr>
          <w:rFonts w:ascii="Tahoma" w:hAnsi="Tahoma" w:cs="Tahoma"/>
          <w:sz w:val="22"/>
          <w:szCs w:val="22"/>
        </w:rPr>
        <w:t>) que não foram praticados atos em desacordo com o Estatuto Social</w:t>
      </w:r>
      <w:r w:rsidR="00E74FE0" w:rsidRPr="00277CED">
        <w:rPr>
          <w:rFonts w:ascii="Tahoma" w:hAnsi="Tahoma" w:cs="Tahoma"/>
          <w:sz w:val="22"/>
          <w:szCs w:val="22"/>
        </w:rPr>
        <w:t xml:space="preserve"> da </w:t>
      </w:r>
      <w:r w:rsidR="00BB1802" w:rsidRPr="00277CED">
        <w:rPr>
          <w:rFonts w:ascii="Tahoma" w:hAnsi="Tahoma" w:cs="Tahoma"/>
          <w:sz w:val="22"/>
          <w:szCs w:val="22"/>
        </w:rPr>
        <w:t>Emissora</w:t>
      </w:r>
      <w:r w:rsidR="009D6FAC" w:rsidRPr="00277CED">
        <w:rPr>
          <w:rFonts w:ascii="Tahoma" w:hAnsi="Tahoma" w:cs="Tahoma"/>
          <w:sz w:val="22"/>
          <w:szCs w:val="22"/>
        </w:rPr>
        <w:t>;</w:t>
      </w:r>
    </w:p>
    <w:p w:rsidR="000F031F" w:rsidRPr="008541DF" w:rsidRDefault="000F031F" w:rsidP="001B078C">
      <w:pPr>
        <w:widowControl w:val="0"/>
        <w:suppressAutoHyphens/>
        <w:autoSpaceDE w:val="0"/>
        <w:autoSpaceDN w:val="0"/>
        <w:adjustRightInd w:val="0"/>
        <w:spacing w:line="320" w:lineRule="exact"/>
        <w:rPr>
          <w:rFonts w:ascii="Tahoma" w:hAnsi="Tahoma" w:cs="Tahoma"/>
          <w:sz w:val="22"/>
          <w:szCs w:val="22"/>
        </w:rPr>
      </w:pPr>
      <w:bookmarkStart w:id="12" w:name="_DV_M198"/>
      <w:bookmarkStart w:id="13" w:name="_DV_M199"/>
      <w:bookmarkEnd w:id="12"/>
      <w:bookmarkEnd w:id="13"/>
    </w:p>
    <w:p w:rsidR="00947113" w:rsidRPr="00277CED" w:rsidRDefault="00947113"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 xml:space="preserve">fornecer ao </w:t>
      </w:r>
      <w:r w:rsidR="00D91382" w:rsidRPr="00277CED">
        <w:rPr>
          <w:rFonts w:ascii="Tahoma" w:hAnsi="Tahoma" w:cs="Tahoma"/>
          <w:sz w:val="22"/>
          <w:szCs w:val="22"/>
        </w:rPr>
        <w:t>A</w:t>
      </w:r>
      <w:r w:rsidRPr="00277CED">
        <w:rPr>
          <w:rFonts w:ascii="Tahoma" w:hAnsi="Tahoma" w:cs="Tahoma"/>
          <w:sz w:val="22"/>
          <w:szCs w:val="22"/>
        </w:rPr>
        <w:t xml:space="preserve">gente </w:t>
      </w:r>
      <w:r w:rsidR="00D91382" w:rsidRPr="00277CED">
        <w:rPr>
          <w:rFonts w:ascii="Tahoma" w:hAnsi="Tahoma" w:cs="Tahoma"/>
          <w:sz w:val="22"/>
          <w:szCs w:val="22"/>
        </w:rPr>
        <w:t>F</w:t>
      </w:r>
      <w:r w:rsidRPr="00277CED">
        <w:rPr>
          <w:rFonts w:ascii="Tahoma" w:hAnsi="Tahoma" w:cs="Tahoma"/>
          <w:sz w:val="22"/>
          <w:szCs w:val="22"/>
        </w:rPr>
        <w:t xml:space="preserve">iduciário, </w:t>
      </w:r>
      <w:r w:rsidR="006508C7" w:rsidRPr="00277CED">
        <w:rPr>
          <w:rFonts w:ascii="Tahoma" w:hAnsi="Tahoma" w:cs="Tahoma"/>
          <w:sz w:val="22"/>
          <w:szCs w:val="22"/>
        </w:rPr>
        <w:t xml:space="preserve">no prazo máximo de </w:t>
      </w:r>
      <w:r w:rsidR="00D91382" w:rsidRPr="00277CED">
        <w:rPr>
          <w:rFonts w:ascii="Tahoma" w:hAnsi="Tahoma" w:cs="Tahoma"/>
          <w:sz w:val="22"/>
          <w:szCs w:val="22"/>
        </w:rPr>
        <w:t>1</w:t>
      </w:r>
      <w:r w:rsidR="00BB1802" w:rsidRPr="00277CED">
        <w:rPr>
          <w:rFonts w:ascii="Tahoma" w:hAnsi="Tahoma" w:cs="Tahoma"/>
          <w:sz w:val="22"/>
          <w:szCs w:val="22"/>
        </w:rPr>
        <w:t>5</w:t>
      </w:r>
      <w:r w:rsidR="00D91382" w:rsidRPr="00277CED">
        <w:rPr>
          <w:rFonts w:ascii="Tahoma" w:hAnsi="Tahoma" w:cs="Tahoma"/>
          <w:sz w:val="22"/>
          <w:szCs w:val="22"/>
        </w:rPr>
        <w:t xml:space="preserve"> </w:t>
      </w:r>
      <w:r w:rsidR="006508C7" w:rsidRPr="00277CED">
        <w:rPr>
          <w:rFonts w:ascii="Tahoma" w:hAnsi="Tahoma" w:cs="Tahoma"/>
          <w:sz w:val="22"/>
          <w:szCs w:val="22"/>
        </w:rPr>
        <w:t>(</w:t>
      </w:r>
      <w:r w:rsidR="00BB1802" w:rsidRPr="00277CED">
        <w:rPr>
          <w:rFonts w:ascii="Tahoma" w:hAnsi="Tahoma" w:cs="Tahoma"/>
          <w:sz w:val="22"/>
          <w:szCs w:val="22"/>
        </w:rPr>
        <w:t>quinze</w:t>
      </w:r>
      <w:r w:rsidR="006508C7" w:rsidRPr="00277CED">
        <w:rPr>
          <w:rFonts w:ascii="Tahoma" w:hAnsi="Tahoma" w:cs="Tahoma"/>
          <w:sz w:val="22"/>
          <w:szCs w:val="22"/>
        </w:rPr>
        <w:t xml:space="preserve">) dias </w:t>
      </w:r>
      <w:r w:rsidR="00BB1802" w:rsidRPr="00277CED">
        <w:rPr>
          <w:rFonts w:ascii="Tahoma" w:hAnsi="Tahoma" w:cs="Tahoma"/>
          <w:sz w:val="22"/>
          <w:szCs w:val="22"/>
        </w:rPr>
        <w:t xml:space="preserve">contados da </w:t>
      </w:r>
      <w:r w:rsidR="00BB1802" w:rsidRPr="00277CED">
        <w:rPr>
          <w:rFonts w:ascii="Tahoma" w:hAnsi="Tahoma" w:cs="Tahoma"/>
          <w:sz w:val="22"/>
          <w:szCs w:val="22"/>
        </w:rPr>
        <w:lastRenderedPageBreak/>
        <w:t>respectiva solicitação</w:t>
      </w:r>
      <w:r w:rsidR="006508C7" w:rsidRPr="00277CED">
        <w:rPr>
          <w:rFonts w:ascii="Tahoma" w:hAnsi="Tahoma" w:cs="Tahoma"/>
          <w:sz w:val="22"/>
          <w:szCs w:val="22"/>
        </w:rPr>
        <w:t xml:space="preserve">, qualquer informação relevante que lhe venha a ser solicitada com relação </w:t>
      </w:r>
      <w:r w:rsidR="00A25B02" w:rsidRPr="00277CED">
        <w:rPr>
          <w:rFonts w:ascii="Tahoma" w:hAnsi="Tahoma" w:cs="Tahoma"/>
          <w:sz w:val="22"/>
          <w:szCs w:val="22"/>
        </w:rPr>
        <w:t>a</w:t>
      </w:r>
      <w:r w:rsidR="006508C7" w:rsidRPr="00277CED">
        <w:rPr>
          <w:rFonts w:ascii="Tahoma" w:hAnsi="Tahoma" w:cs="Tahoma"/>
          <w:sz w:val="22"/>
          <w:szCs w:val="22"/>
        </w:rPr>
        <w:t xml:space="preserve"> si ou a </w:t>
      </w:r>
      <w:r w:rsidR="00673280" w:rsidRPr="00277CED">
        <w:rPr>
          <w:rFonts w:ascii="Tahoma" w:hAnsi="Tahoma" w:cs="Tahoma"/>
          <w:sz w:val="22"/>
          <w:szCs w:val="22"/>
        </w:rPr>
        <w:t xml:space="preserve">qualquer </w:t>
      </w:r>
      <w:r w:rsidR="00A55BE5" w:rsidRPr="00277CED">
        <w:rPr>
          <w:rFonts w:ascii="Tahoma" w:hAnsi="Tahoma" w:cs="Tahoma"/>
          <w:sz w:val="22"/>
          <w:szCs w:val="22"/>
        </w:rPr>
        <w:t>dos Garantidores</w:t>
      </w:r>
      <w:r w:rsidR="00535D7C" w:rsidRPr="00277CED">
        <w:rPr>
          <w:rFonts w:ascii="Tahoma" w:hAnsi="Tahoma" w:cs="Tahoma"/>
          <w:sz w:val="22"/>
          <w:szCs w:val="22"/>
        </w:rPr>
        <w:t xml:space="preserve"> </w:t>
      </w:r>
      <w:r w:rsidR="006508C7" w:rsidRPr="00277CED">
        <w:rPr>
          <w:rFonts w:ascii="Tahoma" w:hAnsi="Tahoma" w:cs="Tahoma"/>
          <w:sz w:val="22"/>
          <w:szCs w:val="22"/>
        </w:rPr>
        <w:t>ou, ainda, de interesse dos Debenturistas;</w:t>
      </w:r>
    </w:p>
    <w:p w:rsidR="006508C7" w:rsidRPr="00277CED" w:rsidRDefault="006508C7" w:rsidP="009D6571">
      <w:pPr>
        <w:pStyle w:val="PargrafodaLista"/>
        <w:tabs>
          <w:tab w:val="num" w:pos="1134"/>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4" w:name="_DV_M200"/>
      <w:bookmarkEnd w:id="14"/>
      <w:r w:rsidRPr="00277CED">
        <w:rPr>
          <w:rFonts w:ascii="Tahoma" w:hAnsi="Tahoma" w:cs="Tahoma"/>
          <w:sz w:val="22"/>
          <w:szCs w:val="22"/>
        </w:rPr>
        <w:t>confirmar, quando solicitado, ao Agente Fiduciário, no prazo de 15 (</w:t>
      </w:r>
      <w:r w:rsidR="00D91382" w:rsidRPr="00277CED">
        <w:rPr>
          <w:rFonts w:ascii="Tahoma" w:hAnsi="Tahoma" w:cs="Tahoma"/>
          <w:sz w:val="22"/>
          <w:szCs w:val="22"/>
        </w:rPr>
        <w:t>dez</w:t>
      </w:r>
      <w:r w:rsidRPr="00277CED">
        <w:rPr>
          <w:rFonts w:ascii="Tahoma" w:hAnsi="Tahoma" w:cs="Tahoma"/>
          <w:sz w:val="22"/>
          <w:szCs w:val="22"/>
        </w:rPr>
        <w:t>) dias contados da respectiva solicitação, de que está adimplente com suas obrigações, nos termos estabelecidos nesta Escritura de Emissão</w:t>
      </w:r>
      <w:r w:rsidR="002A385A">
        <w:rPr>
          <w:rFonts w:ascii="Tahoma" w:hAnsi="Tahoma" w:cs="Tahoma"/>
          <w:sz w:val="22"/>
          <w:szCs w:val="22"/>
        </w:rPr>
        <w:t>, especialmente com relação à destinação dos recursos decorrentes desta Emissão, conforme previsto na cláusula 4.1 acima</w:t>
      </w:r>
      <w:r w:rsidRPr="00277CED">
        <w:rPr>
          <w:rFonts w:ascii="Tahoma" w:hAnsi="Tahoma" w:cs="Tahoma"/>
          <w:sz w:val="22"/>
          <w:szCs w:val="22"/>
        </w:rPr>
        <w:t xml:space="preserve">; </w:t>
      </w:r>
    </w:p>
    <w:p w:rsidR="006508C7" w:rsidRPr="00277CED" w:rsidRDefault="006508C7" w:rsidP="009D6571">
      <w:pPr>
        <w:tabs>
          <w:tab w:val="num" w:pos="1134"/>
        </w:tabs>
        <w:suppressAutoHyphens/>
        <w:spacing w:line="320" w:lineRule="exact"/>
        <w:ind w:left="567" w:hanging="567"/>
        <w:rPr>
          <w:rFonts w:ascii="Tahoma" w:hAnsi="Tahoma" w:cs="Tahoma"/>
          <w:sz w:val="22"/>
          <w:szCs w:val="22"/>
        </w:rPr>
      </w:pPr>
    </w:p>
    <w:p w:rsidR="006508C7" w:rsidRPr="00277CED" w:rsidRDefault="00947113"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5" w:name="_DV_M201"/>
      <w:bookmarkEnd w:id="15"/>
      <w:r w:rsidRPr="00277CED">
        <w:rPr>
          <w:rFonts w:ascii="Tahoma" w:hAnsi="Tahoma" w:cs="Tahoma"/>
          <w:sz w:val="22"/>
          <w:szCs w:val="22"/>
        </w:rPr>
        <w:t xml:space="preserve">fornecer ao </w:t>
      </w:r>
      <w:r w:rsidR="00D91382" w:rsidRPr="00277CED">
        <w:rPr>
          <w:rFonts w:ascii="Tahoma" w:hAnsi="Tahoma" w:cs="Tahoma"/>
          <w:sz w:val="22"/>
          <w:szCs w:val="22"/>
        </w:rPr>
        <w:t>A</w:t>
      </w:r>
      <w:r w:rsidRPr="00277CED">
        <w:rPr>
          <w:rFonts w:ascii="Tahoma" w:hAnsi="Tahoma" w:cs="Tahoma"/>
          <w:sz w:val="22"/>
          <w:szCs w:val="22"/>
        </w:rPr>
        <w:t xml:space="preserve">gente </w:t>
      </w:r>
      <w:r w:rsidR="00D91382" w:rsidRPr="00277CED">
        <w:rPr>
          <w:rFonts w:ascii="Tahoma" w:hAnsi="Tahoma" w:cs="Tahoma"/>
          <w:sz w:val="22"/>
          <w:szCs w:val="22"/>
        </w:rPr>
        <w:t>F</w:t>
      </w:r>
      <w:r w:rsidRPr="00277CED">
        <w:rPr>
          <w:rFonts w:ascii="Tahoma" w:hAnsi="Tahoma" w:cs="Tahoma"/>
          <w:sz w:val="22"/>
          <w:szCs w:val="22"/>
        </w:rPr>
        <w:t xml:space="preserve">iduciário, </w:t>
      </w:r>
      <w:r w:rsidR="006508C7" w:rsidRPr="00277CED">
        <w:rPr>
          <w:rFonts w:ascii="Tahoma" w:hAnsi="Tahoma" w:cs="Tahoma"/>
          <w:sz w:val="22"/>
          <w:szCs w:val="22"/>
        </w:rPr>
        <w:t xml:space="preserve">avisos aos Debenturistas, fatos relevantes, assim como atas de assembleias gerais e reuniões do conselho de administração da Emissora, que, de alguma forma, envolvam interesse dos Debenturistas, no terceiro </w:t>
      </w:r>
      <w:r w:rsidR="00BB1802" w:rsidRPr="00277CED">
        <w:rPr>
          <w:rFonts w:ascii="Tahoma" w:hAnsi="Tahoma" w:cs="Tahoma"/>
          <w:sz w:val="22"/>
          <w:szCs w:val="22"/>
        </w:rPr>
        <w:t>D</w:t>
      </w:r>
      <w:r w:rsidR="006508C7" w:rsidRPr="00277CED">
        <w:rPr>
          <w:rFonts w:ascii="Tahoma" w:hAnsi="Tahoma" w:cs="Tahoma"/>
          <w:sz w:val="22"/>
          <w:szCs w:val="22"/>
        </w:rPr>
        <w:t xml:space="preserve">ia </w:t>
      </w:r>
      <w:r w:rsidR="00BB1802" w:rsidRPr="00277CED">
        <w:rPr>
          <w:rFonts w:ascii="Tahoma" w:hAnsi="Tahoma" w:cs="Tahoma"/>
          <w:sz w:val="22"/>
          <w:szCs w:val="22"/>
        </w:rPr>
        <w:t>Ú</w:t>
      </w:r>
      <w:r w:rsidR="006508C7" w:rsidRPr="00277CED">
        <w:rPr>
          <w:rFonts w:ascii="Tahoma" w:hAnsi="Tahoma" w:cs="Tahoma"/>
          <w:sz w:val="22"/>
          <w:szCs w:val="22"/>
        </w:rPr>
        <w:t>til após sua publicação ou, se não forem publicados, da data em que forem realizados;</w:t>
      </w:r>
    </w:p>
    <w:p w:rsidR="006508C7" w:rsidRPr="00277CED" w:rsidRDefault="006508C7" w:rsidP="009D6571">
      <w:pPr>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6" w:name="_DV_M202"/>
      <w:bookmarkStart w:id="17" w:name="_DV_M203"/>
      <w:bookmarkEnd w:id="16"/>
      <w:bookmarkEnd w:id="17"/>
      <w:r w:rsidRPr="00277CED">
        <w:rPr>
          <w:rFonts w:ascii="Tahoma" w:hAnsi="Tahoma" w:cs="Tahoma"/>
          <w:sz w:val="22"/>
          <w:szCs w:val="22"/>
        </w:rPr>
        <w:t>atender de forma eficiente às solicitações dos Debenturistas;</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8" w:name="_DV_M204"/>
      <w:bookmarkEnd w:id="18"/>
      <w:r w:rsidRPr="00277CED">
        <w:rPr>
          <w:rFonts w:ascii="Tahoma" w:hAnsi="Tahoma" w:cs="Tahoma"/>
          <w:sz w:val="22"/>
          <w:szCs w:val="22"/>
        </w:rPr>
        <w:t xml:space="preserve">convocar Assembleia Geral de Debenturistas para deliberar sobre qualquer matéria que, direta ou indiretamente, se relacione com a presente Emissão, caso o Agente Fiduciário </w:t>
      </w:r>
      <w:r w:rsidR="00BB1802" w:rsidRPr="00277CED">
        <w:rPr>
          <w:rFonts w:ascii="Tahoma" w:hAnsi="Tahoma" w:cs="Tahoma"/>
          <w:sz w:val="22"/>
          <w:szCs w:val="22"/>
        </w:rPr>
        <w:t>deixe de fazê-lo</w:t>
      </w:r>
      <w:r w:rsidR="00AF313D" w:rsidRPr="00277CED">
        <w:rPr>
          <w:rFonts w:ascii="Tahoma" w:hAnsi="Tahoma" w:cs="Tahoma"/>
          <w:sz w:val="22"/>
          <w:szCs w:val="22"/>
        </w:rPr>
        <w:t>, nos termos da presente Escritura</w:t>
      </w:r>
      <w:r w:rsidR="00BB1802" w:rsidRPr="00277CED">
        <w:rPr>
          <w:rFonts w:ascii="Tahoma" w:hAnsi="Tahoma" w:cs="Tahoma"/>
          <w:sz w:val="22"/>
          <w:szCs w:val="22"/>
        </w:rPr>
        <w:t xml:space="preserve"> de Emissão</w:t>
      </w:r>
      <w:r w:rsidRPr="00277CED">
        <w:rPr>
          <w:rFonts w:ascii="Tahoma" w:hAnsi="Tahoma" w:cs="Tahoma"/>
          <w:sz w:val="22"/>
          <w:szCs w:val="22"/>
        </w:rPr>
        <w:t>;</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9" w:name="_DV_M205"/>
      <w:bookmarkEnd w:id="19"/>
      <w:r w:rsidRPr="00277CED">
        <w:rPr>
          <w:rFonts w:ascii="Tahoma" w:hAnsi="Tahoma" w:cs="Tahoma"/>
          <w:sz w:val="22"/>
          <w:szCs w:val="22"/>
        </w:rPr>
        <w:t xml:space="preserve">informar o Agente Fiduciário em até 1 (um) dia útil sobre a ocorrência de qualquer evento previsto no item </w:t>
      </w:r>
      <w:r w:rsidR="00A8035C" w:rsidRPr="00277CED">
        <w:rPr>
          <w:rFonts w:ascii="Tahoma" w:hAnsi="Tahoma" w:cs="Tahoma"/>
          <w:sz w:val="22"/>
          <w:szCs w:val="22"/>
        </w:rPr>
        <w:t>6.19</w:t>
      </w:r>
      <w:r w:rsidR="00BB1802" w:rsidRPr="00277CED">
        <w:rPr>
          <w:rFonts w:ascii="Tahoma" w:hAnsi="Tahoma" w:cs="Tahoma"/>
          <w:sz w:val="22"/>
          <w:szCs w:val="22"/>
        </w:rPr>
        <w:t xml:space="preserve"> </w:t>
      </w:r>
      <w:r w:rsidRPr="00277CED">
        <w:rPr>
          <w:rFonts w:ascii="Tahoma" w:hAnsi="Tahoma" w:cs="Tahoma"/>
          <w:sz w:val="22"/>
          <w:szCs w:val="22"/>
        </w:rPr>
        <w:t>desta Escritura de Emissão;</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0" w:name="_DV_M206"/>
      <w:bookmarkEnd w:id="20"/>
      <w:r w:rsidRPr="00277CED">
        <w:rPr>
          <w:rFonts w:ascii="Tahoma" w:hAnsi="Tahoma" w:cs="Tahoma"/>
          <w:sz w:val="22"/>
          <w:szCs w:val="22"/>
        </w:rPr>
        <w:t>cumprir todas as determinações emanadas da CVM</w:t>
      </w:r>
      <w:r w:rsidR="00D91382" w:rsidRPr="00277CED">
        <w:rPr>
          <w:rFonts w:ascii="Tahoma" w:hAnsi="Tahoma" w:cs="Tahoma"/>
          <w:sz w:val="22"/>
          <w:szCs w:val="22"/>
        </w:rPr>
        <w:t xml:space="preserve"> e CETIP</w:t>
      </w:r>
      <w:r w:rsidRPr="00277CED">
        <w:rPr>
          <w:rFonts w:ascii="Tahoma" w:hAnsi="Tahoma" w:cs="Tahoma"/>
          <w:sz w:val="22"/>
          <w:szCs w:val="22"/>
        </w:rPr>
        <w:t>,</w:t>
      </w:r>
      <w:r w:rsidR="00673280" w:rsidRPr="00277CED">
        <w:rPr>
          <w:rFonts w:ascii="Tahoma" w:hAnsi="Tahoma" w:cs="Tahoma"/>
          <w:sz w:val="22"/>
          <w:szCs w:val="22"/>
        </w:rPr>
        <w:t xml:space="preserve"> bem como de outros agentes reguladores e/ou </w:t>
      </w:r>
      <w:proofErr w:type="spellStart"/>
      <w:r w:rsidR="00673280" w:rsidRPr="00277CED">
        <w:rPr>
          <w:rFonts w:ascii="Tahoma" w:hAnsi="Tahoma" w:cs="Tahoma"/>
          <w:sz w:val="22"/>
          <w:szCs w:val="22"/>
        </w:rPr>
        <w:t>autorreguladores</w:t>
      </w:r>
      <w:proofErr w:type="spellEnd"/>
      <w:r w:rsidR="00673280" w:rsidRPr="00277CED">
        <w:rPr>
          <w:rFonts w:ascii="Tahoma" w:hAnsi="Tahoma" w:cs="Tahoma"/>
          <w:sz w:val="22"/>
          <w:szCs w:val="22"/>
        </w:rPr>
        <w:t>,</w:t>
      </w:r>
      <w:r w:rsidRPr="00277CED">
        <w:rPr>
          <w:rFonts w:ascii="Tahoma" w:hAnsi="Tahoma" w:cs="Tahoma"/>
          <w:sz w:val="22"/>
          <w:szCs w:val="22"/>
        </w:rPr>
        <w:t xml:space="preserve"> inclusive mediante envio de documentos, prestando, ainda, as informações que lhe forem solicitadas;</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1" w:name="_DV_M208"/>
      <w:bookmarkEnd w:id="21"/>
      <w:r w:rsidRPr="00277CED">
        <w:rPr>
          <w:rFonts w:ascii="Tahoma" w:hAnsi="Tahoma" w:cs="Tahoma"/>
          <w:sz w:val="22"/>
          <w:szCs w:val="22"/>
        </w:rPr>
        <w:t xml:space="preserve">notificar em até 3 (três) </w:t>
      </w:r>
      <w:r w:rsidR="00BB1802" w:rsidRPr="00277CED">
        <w:rPr>
          <w:rFonts w:ascii="Tahoma" w:hAnsi="Tahoma" w:cs="Tahoma"/>
          <w:sz w:val="22"/>
          <w:szCs w:val="22"/>
        </w:rPr>
        <w:t>D</w:t>
      </w:r>
      <w:r w:rsidRPr="00277CED">
        <w:rPr>
          <w:rFonts w:ascii="Tahoma" w:hAnsi="Tahoma" w:cs="Tahoma"/>
          <w:sz w:val="22"/>
          <w:szCs w:val="22"/>
        </w:rPr>
        <w:t xml:space="preserve">ias </w:t>
      </w:r>
      <w:r w:rsidR="00BB1802" w:rsidRPr="00277CED">
        <w:rPr>
          <w:rFonts w:ascii="Tahoma" w:hAnsi="Tahoma" w:cs="Tahoma"/>
          <w:sz w:val="22"/>
          <w:szCs w:val="22"/>
        </w:rPr>
        <w:t>Ú</w:t>
      </w:r>
      <w:r w:rsidRPr="00277CED">
        <w:rPr>
          <w:rFonts w:ascii="Tahoma" w:hAnsi="Tahoma" w:cs="Tahoma"/>
          <w:sz w:val="22"/>
          <w:szCs w:val="22"/>
        </w:rPr>
        <w:t>teis o Agente Fiduciário sobre qualquer alteração nas condições financeiras, econômicas, comerciais, operacionais, regulatórias ou societárias ou nos negócios da Emissora</w:t>
      </w:r>
      <w:r w:rsidR="00673280" w:rsidRPr="00277CED">
        <w:rPr>
          <w:rFonts w:ascii="Tahoma" w:hAnsi="Tahoma" w:cs="Tahoma"/>
          <w:sz w:val="22"/>
          <w:szCs w:val="22"/>
        </w:rPr>
        <w:t xml:space="preserve"> e/ou de qualquer </w:t>
      </w:r>
      <w:r w:rsidR="00A55BE5" w:rsidRPr="00277CED">
        <w:rPr>
          <w:rFonts w:ascii="Tahoma" w:hAnsi="Tahoma" w:cs="Tahoma"/>
          <w:sz w:val="22"/>
          <w:szCs w:val="22"/>
        </w:rPr>
        <w:t>dos Garantidores</w:t>
      </w:r>
      <w:r w:rsidRPr="00277CED">
        <w:rPr>
          <w:rFonts w:ascii="Tahoma" w:hAnsi="Tahoma" w:cs="Tahoma"/>
          <w:sz w:val="22"/>
          <w:szCs w:val="22"/>
        </w:rPr>
        <w:t xml:space="preserve">, </w:t>
      </w:r>
      <w:r w:rsidR="00BB1802" w:rsidRPr="00277CED">
        <w:rPr>
          <w:rFonts w:ascii="Tahoma" w:hAnsi="Tahoma" w:cs="Tahoma"/>
          <w:sz w:val="22"/>
          <w:szCs w:val="22"/>
        </w:rPr>
        <w:t xml:space="preserve">conforme aplicável, </w:t>
      </w:r>
      <w:r w:rsidRPr="00277CED">
        <w:rPr>
          <w:rFonts w:ascii="Tahoma" w:hAnsi="Tahoma" w:cs="Tahoma"/>
          <w:sz w:val="22"/>
          <w:szCs w:val="22"/>
        </w:rPr>
        <w:t>bem como quaisquer eventos ou situações que (i) possam afetar negativamente, impossibilitar ou dificultar de forma justificada o cumprimento, pela Emissora</w:t>
      </w:r>
      <w:r w:rsidR="00673280" w:rsidRPr="00277CED">
        <w:rPr>
          <w:rFonts w:ascii="Tahoma" w:hAnsi="Tahoma" w:cs="Tahoma"/>
          <w:sz w:val="22"/>
          <w:szCs w:val="22"/>
        </w:rPr>
        <w:t xml:space="preserve"> e/ou </w:t>
      </w:r>
      <w:r w:rsidR="00A55BE5" w:rsidRPr="00277CED">
        <w:rPr>
          <w:rFonts w:ascii="Tahoma" w:hAnsi="Tahoma" w:cs="Tahoma"/>
          <w:sz w:val="22"/>
          <w:szCs w:val="22"/>
        </w:rPr>
        <w:t>pelos Garantidores</w:t>
      </w:r>
      <w:r w:rsidRPr="00277CED">
        <w:rPr>
          <w:rFonts w:ascii="Tahoma" w:hAnsi="Tahoma" w:cs="Tahoma"/>
          <w:sz w:val="22"/>
          <w:szCs w:val="22"/>
        </w:rPr>
        <w:t>, de suas obrigações decorrentes desta Escritura de Emissão e das Debêntures ou (</w:t>
      </w:r>
      <w:proofErr w:type="spellStart"/>
      <w:r w:rsidRPr="00277CED">
        <w:rPr>
          <w:rFonts w:ascii="Tahoma" w:hAnsi="Tahoma" w:cs="Tahoma"/>
          <w:sz w:val="22"/>
          <w:szCs w:val="22"/>
        </w:rPr>
        <w:t>ii</w:t>
      </w:r>
      <w:proofErr w:type="spellEnd"/>
      <w:r w:rsidRPr="00277CED">
        <w:rPr>
          <w:rFonts w:ascii="Tahoma" w:hAnsi="Tahoma" w:cs="Tahoma"/>
          <w:sz w:val="22"/>
          <w:szCs w:val="22"/>
        </w:rPr>
        <w:t>) faça com que as demonstrações ou informações financeiras fornecidas pela Emissora</w:t>
      </w:r>
      <w:r w:rsidR="00673280" w:rsidRPr="00277CED">
        <w:rPr>
          <w:rFonts w:ascii="Tahoma" w:hAnsi="Tahoma" w:cs="Tahoma"/>
          <w:sz w:val="22"/>
          <w:szCs w:val="22"/>
        </w:rPr>
        <w:t xml:space="preserve"> e/ou </w:t>
      </w:r>
      <w:r w:rsidR="00A55BE5" w:rsidRPr="00277CED">
        <w:rPr>
          <w:rFonts w:ascii="Tahoma" w:hAnsi="Tahoma" w:cs="Tahoma"/>
          <w:sz w:val="22"/>
          <w:szCs w:val="22"/>
        </w:rPr>
        <w:t>pelos Garantidores</w:t>
      </w:r>
      <w:r w:rsidRPr="00277CED">
        <w:rPr>
          <w:rFonts w:ascii="Tahoma" w:hAnsi="Tahoma" w:cs="Tahoma"/>
          <w:sz w:val="22"/>
          <w:szCs w:val="22"/>
        </w:rPr>
        <w:t xml:space="preserve"> não mais reflitam a real condição financeira da Emissora</w:t>
      </w:r>
      <w:r w:rsidR="00673280" w:rsidRPr="00277CED">
        <w:rPr>
          <w:rFonts w:ascii="Tahoma" w:hAnsi="Tahoma" w:cs="Tahoma"/>
          <w:sz w:val="22"/>
          <w:szCs w:val="22"/>
        </w:rPr>
        <w:t xml:space="preserve"> e/ou </w:t>
      </w:r>
      <w:r w:rsidR="00A55BE5" w:rsidRPr="00277CED">
        <w:rPr>
          <w:rFonts w:ascii="Tahoma" w:hAnsi="Tahoma" w:cs="Tahoma"/>
          <w:sz w:val="22"/>
          <w:szCs w:val="22"/>
        </w:rPr>
        <w:t>dos Garantidores</w:t>
      </w:r>
      <w:r w:rsidRPr="00277CED">
        <w:rPr>
          <w:rFonts w:ascii="Tahoma" w:hAnsi="Tahoma" w:cs="Tahoma"/>
          <w:sz w:val="22"/>
          <w:szCs w:val="22"/>
        </w:rPr>
        <w:t>;</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2" w:name="_DV_M209"/>
      <w:bookmarkEnd w:id="22"/>
      <w:r w:rsidRPr="00277CED">
        <w:rPr>
          <w:rFonts w:ascii="Tahoma" w:hAnsi="Tahoma" w:cs="Tahoma"/>
          <w:sz w:val="22"/>
          <w:szCs w:val="22"/>
        </w:rPr>
        <w:t xml:space="preserve">comunicar em até 3 (três) </w:t>
      </w:r>
      <w:r w:rsidR="00BB1802" w:rsidRPr="00277CED">
        <w:rPr>
          <w:rFonts w:ascii="Tahoma" w:hAnsi="Tahoma" w:cs="Tahoma"/>
          <w:sz w:val="22"/>
          <w:szCs w:val="22"/>
        </w:rPr>
        <w:t>D</w:t>
      </w:r>
      <w:r w:rsidRPr="00277CED">
        <w:rPr>
          <w:rFonts w:ascii="Tahoma" w:hAnsi="Tahoma" w:cs="Tahoma"/>
          <w:sz w:val="22"/>
          <w:szCs w:val="22"/>
        </w:rPr>
        <w:t xml:space="preserve">ias </w:t>
      </w:r>
      <w:r w:rsidR="00BB1802" w:rsidRPr="00277CED">
        <w:rPr>
          <w:rFonts w:ascii="Tahoma" w:hAnsi="Tahoma" w:cs="Tahoma"/>
          <w:sz w:val="22"/>
          <w:szCs w:val="22"/>
        </w:rPr>
        <w:t>Ú</w:t>
      </w:r>
      <w:r w:rsidRPr="00277CED">
        <w:rPr>
          <w:rFonts w:ascii="Tahoma" w:hAnsi="Tahoma" w:cs="Tahoma"/>
          <w:sz w:val="22"/>
          <w:szCs w:val="22"/>
        </w:rPr>
        <w:t>teis ao Agente Fiduciário a ocorrência de quaisquer eventos ou situações que sejam de seu conhecimento e que possam afetar negativamente sua habilidade</w:t>
      </w:r>
      <w:r w:rsidR="00673280" w:rsidRPr="00277CED">
        <w:rPr>
          <w:rFonts w:ascii="Tahoma" w:hAnsi="Tahoma" w:cs="Tahoma"/>
          <w:sz w:val="22"/>
          <w:szCs w:val="22"/>
        </w:rPr>
        <w:t xml:space="preserve"> ou a habilidades dos Garantidores</w:t>
      </w:r>
      <w:r w:rsidRPr="00277CED">
        <w:rPr>
          <w:rFonts w:ascii="Tahoma" w:hAnsi="Tahoma" w:cs="Tahoma"/>
          <w:sz w:val="22"/>
          <w:szCs w:val="22"/>
        </w:rPr>
        <w:t xml:space="preserve"> de efetuar o pontual cumprimento das obrigações, principais e acessórias, no todo ou em parte, assumidas nos termos desta </w:t>
      </w:r>
      <w:r w:rsidRPr="00277CED">
        <w:rPr>
          <w:rFonts w:ascii="Tahoma" w:hAnsi="Tahoma" w:cs="Tahoma"/>
          <w:sz w:val="22"/>
          <w:szCs w:val="22"/>
        </w:rPr>
        <w:lastRenderedPageBreak/>
        <w:t>Escritura de Emissão;</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BE7CF5"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3" w:name="_DV_M210"/>
      <w:bookmarkEnd w:id="23"/>
      <w:r w:rsidRPr="00277CED">
        <w:rPr>
          <w:rFonts w:ascii="Tahoma" w:hAnsi="Tahoma" w:cs="Tahoma"/>
          <w:sz w:val="22"/>
          <w:szCs w:val="22"/>
        </w:rPr>
        <w:t>não praticar qualquer ato em desacordo com o estatuto social</w:t>
      </w:r>
      <w:r w:rsidR="00C10ABE" w:rsidRPr="00277CED">
        <w:rPr>
          <w:rFonts w:ascii="Tahoma" w:hAnsi="Tahoma" w:cs="Tahoma"/>
          <w:sz w:val="22"/>
          <w:szCs w:val="22"/>
        </w:rPr>
        <w:t>,</w:t>
      </w:r>
      <w:r w:rsidRPr="00277CED">
        <w:rPr>
          <w:rFonts w:ascii="Tahoma" w:hAnsi="Tahoma" w:cs="Tahoma"/>
          <w:sz w:val="22"/>
          <w:szCs w:val="22"/>
        </w:rPr>
        <w:t xml:space="preserve"> com esta Escritura de Emissão</w:t>
      </w:r>
      <w:r w:rsidR="00C10ABE" w:rsidRPr="00277CED">
        <w:rPr>
          <w:rFonts w:ascii="Tahoma" w:hAnsi="Tahoma" w:cs="Tahoma"/>
          <w:sz w:val="22"/>
          <w:szCs w:val="22"/>
        </w:rPr>
        <w:t xml:space="preserve"> e com os Instrumentos de Garantia</w:t>
      </w:r>
      <w:r w:rsidRPr="00277CED">
        <w:rPr>
          <w:rFonts w:ascii="Tahoma" w:hAnsi="Tahoma" w:cs="Tahoma"/>
          <w:sz w:val="22"/>
          <w:szCs w:val="22"/>
        </w:rPr>
        <w:t xml:space="preserve">, em especial os que possam, direta ou indiretamente, comprometer o pontual e integral cumprimento das obrigações principais e </w:t>
      </w:r>
      <w:r w:rsidRPr="00BE7CF5">
        <w:rPr>
          <w:rFonts w:ascii="Tahoma" w:hAnsi="Tahoma" w:cs="Tahoma"/>
          <w:sz w:val="22"/>
          <w:szCs w:val="22"/>
        </w:rPr>
        <w:t xml:space="preserve">acessórias assumidas perante os Debenturistas; </w:t>
      </w:r>
    </w:p>
    <w:p w:rsidR="006508C7" w:rsidRPr="00BE7CF5" w:rsidRDefault="006508C7" w:rsidP="009D6571">
      <w:pPr>
        <w:tabs>
          <w:tab w:val="num" w:pos="1276"/>
        </w:tabs>
        <w:suppressAutoHyphens/>
        <w:spacing w:line="320" w:lineRule="exact"/>
        <w:ind w:left="567" w:hanging="567"/>
        <w:rPr>
          <w:rFonts w:ascii="Tahoma" w:hAnsi="Tahoma" w:cs="Tahoma"/>
          <w:sz w:val="22"/>
          <w:szCs w:val="22"/>
        </w:rPr>
      </w:pPr>
    </w:p>
    <w:p w:rsidR="006508C7" w:rsidRPr="00BE7CF5"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4" w:name="_DV_M211"/>
      <w:bookmarkEnd w:id="24"/>
      <w:proofErr w:type="gramStart"/>
      <w:r w:rsidRPr="00BE7CF5">
        <w:rPr>
          <w:rFonts w:ascii="Tahoma" w:hAnsi="Tahoma" w:cs="Tahoma"/>
          <w:sz w:val="22"/>
          <w:szCs w:val="22"/>
        </w:rPr>
        <w:t>cumprir</w:t>
      </w:r>
      <w:proofErr w:type="gramEnd"/>
      <w:r w:rsidRPr="00BE7CF5">
        <w:rPr>
          <w:rFonts w:ascii="Tahoma" w:hAnsi="Tahoma" w:cs="Tahoma"/>
          <w:sz w:val="22"/>
          <w:szCs w:val="22"/>
        </w:rPr>
        <w:t xml:space="preserve"> todas</w:t>
      </w:r>
      <w:r w:rsidRPr="00277CED">
        <w:rPr>
          <w:rFonts w:ascii="Tahoma" w:hAnsi="Tahoma" w:cs="Tahoma"/>
          <w:sz w:val="22"/>
          <w:szCs w:val="22"/>
        </w:rPr>
        <w:t xml:space="preserve"> as obrigações principais e acessórias assumidas nos termos desta Escritura de Emissão</w:t>
      </w:r>
      <w:r w:rsidR="00C10ABE" w:rsidRPr="00277CED">
        <w:rPr>
          <w:rFonts w:ascii="Tahoma" w:hAnsi="Tahoma" w:cs="Tahoma"/>
          <w:sz w:val="22"/>
          <w:szCs w:val="22"/>
        </w:rPr>
        <w:t xml:space="preserve"> e com os </w:t>
      </w:r>
      <w:r w:rsidR="00C10ABE" w:rsidRPr="00BE7CF5">
        <w:rPr>
          <w:rFonts w:ascii="Tahoma" w:hAnsi="Tahoma" w:cs="Tahoma"/>
          <w:sz w:val="22"/>
          <w:szCs w:val="22"/>
        </w:rPr>
        <w:t>Instrumentos de Garantia</w:t>
      </w:r>
      <w:r w:rsidRPr="00BE7CF5">
        <w:rPr>
          <w:rFonts w:ascii="Tahoma" w:hAnsi="Tahoma" w:cs="Tahoma"/>
          <w:sz w:val="22"/>
          <w:szCs w:val="22"/>
        </w:rPr>
        <w:t>, inclusive no que tange à destinação dos recursos captados por meio da Emissão</w:t>
      </w:r>
      <w:r w:rsidR="00FA080D" w:rsidRPr="00BE7CF5">
        <w:rPr>
          <w:rFonts w:ascii="Tahoma" w:hAnsi="Tahoma" w:cs="Tahoma"/>
          <w:sz w:val="22"/>
          <w:szCs w:val="22"/>
        </w:rPr>
        <w:t>, sendo certo que a Emissora deverá apresentar</w:t>
      </w:r>
      <w:r w:rsidR="007A5A4A">
        <w:rPr>
          <w:rFonts w:ascii="Tahoma" w:hAnsi="Tahoma" w:cs="Tahoma"/>
          <w:sz w:val="22"/>
          <w:szCs w:val="22"/>
        </w:rPr>
        <w:t xml:space="preserve"> ao Agente Fiduciário</w:t>
      </w:r>
      <w:r w:rsidR="00FA080D" w:rsidRPr="00BE7CF5">
        <w:rPr>
          <w:rFonts w:ascii="Tahoma" w:hAnsi="Tahoma" w:cs="Tahoma"/>
          <w:sz w:val="22"/>
          <w:szCs w:val="22"/>
        </w:rPr>
        <w:t xml:space="preserve">, no prazo de 10 (dez) dias contados Data de Liquidação, comprovantes de pagamentos de todos os contratos financeiros elencados no </w:t>
      </w:r>
      <w:r w:rsidR="00FA080D" w:rsidRPr="00BE7CF5">
        <w:rPr>
          <w:rFonts w:ascii="Tahoma" w:hAnsi="Tahoma" w:cs="Tahoma"/>
          <w:b/>
          <w:sz w:val="22"/>
          <w:szCs w:val="22"/>
        </w:rPr>
        <w:t>Anexo I</w:t>
      </w:r>
      <w:r w:rsidR="00FA080D" w:rsidRPr="00BE7CF5">
        <w:rPr>
          <w:rFonts w:ascii="Tahoma" w:hAnsi="Tahoma" w:cs="Tahoma"/>
          <w:sz w:val="22"/>
          <w:szCs w:val="22"/>
        </w:rPr>
        <w:t xml:space="preserve"> desta Escritura de Emissão</w:t>
      </w:r>
      <w:r w:rsidRPr="00BE7CF5">
        <w:rPr>
          <w:rFonts w:ascii="Tahoma" w:hAnsi="Tahoma" w:cs="Tahoma"/>
          <w:sz w:val="22"/>
          <w:szCs w:val="22"/>
        </w:rPr>
        <w:t>;</w:t>
      </w:r>
    </w:p>
    <w:p w:rsidR="006508C7" w:rsidRPr="00BE7CF5"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5" w:name="_DV_M212"/>
      <w:bookmarkEnd w:id="25"/>
      <w:r w:rsidRPr="00BE7CF5">
        <w:rPr>
          <w:rFonts w:ascii="Tahoma" w:hAnsi="Tahoma" w:cs="Tahoma"/>
          <w:sz w:val="22"/>
          <w:szCs w:val="22"/>
        </w:rPr>
        <w:t>manter contratado durante o prazo de vigência das Debêntures, às suas expensas</w:t>
      </w:r>
      <w:r w:rsidRPr="00277CED">
        <w:rPr>
          <w:rFonts w:ascii="Tahoma" w:hAnsi="Tahoma" w:cs="Tahoma"/>
          <w:sz w:val="22"/>
          <w:szCs w:val="22"/>
        </w:rPr>
        <w:t xml:space="preserve">, o Banco Liquidante, o </w:t>
      </w:r>
      <w:proofErr w:type="spellStart"/>
      <w:r w:rsidRPr="00277CED">
        <w:rPr>
          <w:rFonts w:ascii="Tahoma" w:hAnsi="Tahoma" w:cs="Tahoma"/>
          <w:sz w:val="22"/>
          <w:szCs w:val="22"/>
        </w:rPr>
        <w:t>Escriturador</w:t>
      </w:r>
      <w:proofErr w:type="spellEnd"/>
      <w:r w:rsidRPr="00277CED">
        <w:rPr>
          <w:rFonts w:ascii="Tahoma" w:hAnsi="Tahoma" w:cs="Tahoma"/>
          <w:sz w:val="22"/>
          <w:szCs w:val="22"/>
        </w:rPr>
        <w:t xml:space="preserve"> Mandatário, o Agente Fiduciário e o sistema de negociação no mercado secundário por meio do CETIP21;</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6" w:name="_DV_M213"/>
      <w:bookmarkEnd w:id="26"/>
      <w:r w:rsidRPr="00277CED">
        <w:rPr>
          <w:rFonts w:ascii="Tahoma" w:hAnsi="Tahoma" w:cs="Tahoma"/>
          <w:sz w:val="22"/>
          <w:szCs w:val="22"/>
        </w:rPr>
        <w:t>efetuar recolhimento de quaisquer tributos ou contribuições que incidam ou venham a incidir sobre a Emissão e que sejam de responsabilidade da Emissora;</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Default="006508C7" w:rsidP="009D6571">
      <w:pPr>
        <w:widowControl w:val="0"/>
        <w:numPr>
          <w:ilvl w:val="0"/>
          <w:numId w:val="26"/>
        </w:numPr>
        <w:tabs>
          <w:tab w:val="left" w:pos="567"/>
        </w:tabs>
        <w:suppressAutoHyphens/>
        <w:autoSpaceDE w:val="0"/>
        <w:autoSpaceDN w:val="0"/>
        <w:adjustRightInd w:val="0"/>
        <w:spacing w:line="320" w:lineRule="exact"/>
        <w:ind w:left="567" w:hanging="567"/>
        <w:rPr>
          <w:rFonts w:ascii="Tahoma" w:hAnsi="Tahoma" w:cs="Tahoma"/>
          <w:sz w:val="22"/>
          <w:szCs w:val="22"/>
        </w:rPr>
      </w:pPr>
      <w:bookmarkStart w:id="27" w:name="_DV_M214"/>
      <w:bookmarkEnd w:id="27"/>
      <w:r w:rsidRPr="00277CED">
        <w:rPr>
          <w:rFonts w:ascii="Tahoma" w:hAnsi="Tahoma" w:cs="Tahoma"/>
          <w:sz w:val="22"/>
          <w:szCs w:val="22"/>
        </w:rPr>
        <w:t>efetuar o pagamento de todas as despesas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A0122B" w:rsidRDefault="00A0122B" w:rsidP="00BC28B3">
      <w:pPr>
        <w:pStyle w:val="PargrafodaLista"/>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8" w:name="_DV_M215"/>
      <w:bookmarkStart w:id="29" w:name="_DV_M216"/>
      <w:bookmarkEnd w:id="28"/>
      <w:bookmarkEnd w:id="29"/>
      <w:r w:rsidRPr="00277CED">
        <w:rPr>
          <w:rFonts w:ascii="Tahoma" w:hAnsi="Tahoma" w:cs="Tahoma"/>
          <w:sz w:val="22"/>
          <w:szCs w:val="22"/>
        </w:rPr>
        <w:t>preparar demonstrações financeiras de encerramento de exercício e, se for o caso, demonstrações consolidadas, em conformidade com a Lei das Sociedades por Ações e com as regras emitidas pela CVM;</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0" w:name="_DV_M217"/>
      <w:bookmarkEnd w:id="30"/>
      <w:r w:rsidRPr="00277CED">
        <w:rPr>
          <w:rFonts w:ascii="Tahoma" w:hAnsi="Tahoma" w:cs="Tahoma"/>
          <w:sz w:val="22"/>
          <w:szCs w:val="22"/>
        </w:rPr>
        <w:t xml:space="preserve">observar as disposições da Instrução </w:t>
      </w:r>
      <w:r w:rsidR="0083533E" w:rsidRPr="00277CED">
        <w:rPr>
          <w:rFonts w:ascii="Tahoma" w:hAnsi="Tahoma" w:cs="Tahoma"/>
          <w:sz w:val="22"/>
          <w:szCs w:val="22"/>
        </w:rPr>
        <w:t xml:space="preserve">da </w:t>
      </w:r>
      <w:r w:rsidRPr="00277CED">
        <w:rPr>
          <w:rFonts w:ascii="Tahoma" w:hAnsi="Tahoma" w:cs="Tahoma"/>
          <w:sz w:val="22"/>
          <w:szCs w:val="22"/>
        </w:rPr>
        <w:t>CVM n.º</w:t>
      </w:r>
      <w:r w:rsidR="00F318F2" w:rsidRPr="00277CED">
        <w:rPr>
          <w:rFonts w:ascii="Tahoma" w:hAnsi="Tahoma" w:cs="Tahoma"/>
          <w:sz w:val="22"/>
          <w:szCs w:val="22"/>
        </w:rPr>
        <w:t xml:space="preserve"> </w:t>
      </w:r>
      <w:r w:rsidRPr="00277CED">
        <w:rPr>
          <w:rFonts w:ascii="Tahoma" w:hAnsi="Tahoma" w:cs="Tahoma"/>
          <w:sz w:val="22"/>
          <w:szCs w:val="22"/>
        </w:rPr>
        <w:t>358, de 3 de janeiro de 2002, conforme alterada (“</w:t>
      </w:r>
      <w:r w:rsidRPr="00277CED">
        <w:rPr>
          <w:rFonts w:ascii="Tahoma" w:hAnsi="Tahoma" w:cs="Tahoma"/>
          <w:sz w:val="22"/>
          <w:szCs w:val="22"/>
          <w:u w:val="single"/>
        </w:rPr>
        <w:t>Instrução CVM 358</w:t>
      </w:r>
      <w:r w:rsidRPr="00277CED">
        <w:rPr>
          <w:rFonts w:ascii="Tahoma" w:hAnsi="Tahoma" w:cs="Tahoma"/>
          <w:sz w:val="22"/>
          <w:szCs w:val="22"/>
        </w:rPr>
        <w:t xml:space="preserve">”) no tocante a dever de sigilo e vedações à negociação, bem como divulgar em sua página na rede mundial de computadores a ocorrência de fato relevante, conforme definido pelo artigo 2º da Instrução CVM 358, comunicando </w:t>
      </w:r>
      <w:r w:rsidR="004964E6" w:rsidRPr="00277CED">
        <w:rPr>
          <w:rFonts w:ascii="Tahoma" w:hAnsi="Tahoma" w:cs="Tahoma"/>
          <w:sz w:val="22"/>
          <w:szCs w:val="22"/>
        </w:rPr>
        <w:t xml:space="preserve">imediatamente aos Coordenadores </w:t>
      </w:r>
      <w:r w:rsidRPr="00277CED">
        <w:rPr>
          <w:rFonts w:ascii="Tahoma" w:hAnsi="Tahoma" w:cs="Tahoma"/>
          <w:sz w:val="22"/>
          <w:szCs w:val="22"/>
        </w:rPr>
        <w:t>e ao Agente Fiduciário, caso seja de interesse dos Debenturistas, a critério da Emissora;</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1" w:name="_DV_M218"/>
      <w:bookmarkEnd w:id="31"/>
      <w:r w:rsidRPr="00277CED">
        <w:rPr>
          <w:rFonts w:ascii="Tahoma" w:hAnsi="Tahoma" w:cs="Tahoma"/>
          <w:sz w:val="22"/>
          <w:szCs w:val="22"/>
        </w:rPr>
        <w:t xml:space="preserve">submeter suas demonstrações financeiras a auditoria, por auditor independente registrado na CVM; </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2" w:name="_DV_M219"/>
      <w:bookmarkEnd w:id="32"/>
      <w:r w:rsidRPr="00277CED">
        <w:rPr>
          <w:rFonts w:ascii="Tahoma" w:hAnsi="Tahoma" w:cs="Tahoma"/>
          <w:sz w:val="22"/>
          <w:szCs w:val="22"/>
        </w:rPr>
        <w:t xml:space="preserve">divulgar suas demonstrações financeiras, acompanhadas de notas explicativas e parecer dos auditores independentes, em sua página na rede mundial de computadores, dentro de 3 (três) meses contados do encerramento do exercício social; </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bookmarkStart w:id="33" w:name="_DV_M220"/>
      <w:bookmarkEnd w:id="33"/>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4" w:name="_DV_M221"/>
      <w:bookmarkEnd w:id="34"/>
      <w:r w:rsidRPr="00277CED">
        <w:rPr>
          <w:rFonts w:ascii="Tahoma" w:hAnsi="Tahoma" w:cs="Tahoma"/>
          <w:sz w:val="22"/>
          <w:szCs w:val="22"/>
        </w:rPr>
        <w:t>manter válidas e regulares, durante todo o prazo de vigência das Debêntures e desde que haja Debêntures em Circulação, as declarações apresentadas nesta Escritura de Emissão</w:t>
      </w:r>
      <w:r w:rsidR="00D91382" w:rsidRPr="00277CED">
        <w:rPr>
          <w:rFonts w:ascii="Tahoma" w:hAnsi="Tahoma" w:cs="Tahoma"/>
          <w:sz w:val="22"/>
          <w:szCs w:val="22"/>
        </w:rPr>
        <w:t xml:space="preserve"> e nos Instrumentos de Garantias</w:t>
      </w:r>
      <w:r w:rsidRPr="00277CED">
        <w:rPr>
          <w:rFonts w:ascii="Tahoma" w:hAnsi="Tahoma" w:cs="Tahoma"/>
          <w:sz w:val="22"/>
          <w:szCs w:val="22"/>
        </w:rPr>
        <w:t xml:space="preserve">, no que for aplicável; </w:t>
      </w:r>
    </w:p>
    <w:p w:rsidR="006508C7" w:rsidRPr="00277CED" w:rsidRDefault="006508C7" w:rsidP="009D6571">
      <w:pPr>
        <w:pStyle w:val="PargrafodaLista"/>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5" w:name="_DV_M224"/>
      <w:bookmarkEnd w:id="35"/>
      <w:r w:rsidRPr="00277CED">
        <w:rPr>
          <w:rFonts w:ascii="Tahoma" w:hAnsi="Tahoma" w:cs="Tahoma"/>
          <w:sz w:val="22"/>
          <w:szCs w:val="22"/>
        </w:rPr>
        <w:t>cumprir rigorosamente com 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Obriga-se, ainda, a Emissora, a proceder a todas as diligências exigidas para a atividade da espécie, preservando o meio ambiente e atendendo às determinações dos órgãos municipais, estaduais e federais que subsidiariamente venham a legislar ou regulamentar as normas ambientais em vigor;</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não agir em desconformidade com as disposições da Lei Anticorrupção, bem como das demais leis anticorrupção dos países em que desenvolve suas atividades;</w:t>
      </w:r>
    </w:p>
    <w:p w:rsidR="00C10ABE" w:rsidRPr="00277CED" w:rsidRDefault="00C10ABE" w:rsidP="009D6571">
      <w:pPr>
        <w:pStyle w:val="PargrafodaLista"/>
        <w:suppressAutoHyphens/>
        <w:rPr>
          <w:rFonts w:ascii="Tahoma" w:hAnsi="Tahoma" w:cs="Tahoma"/>
          <w:sz w:val="22"/>
          <w:szCs w:val="22"/>
        </w:rPr>
      </w:pPr>
    </w:p>
    <w:p w:rsidR="00C10ABE" w:rsidRPr="002A385A" w:rsidRDefault="00C10ABE"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 xml:space="preserve">adotar mecanismos e procedimentos internos de integridade, treinamento, comunicação, auditoria e incentivo à denúncia de irregularidades para garantir o fiel cumprimento das </w:t>
      </w:r>
      <w:r w:rsidRPr="002A385A">
        <w:rPr>
          <w:rFonts w:ascii="Tahoma" w:hAnsi="Tahoma" w:cs="Tahoma"/>
          <w:sz w:val="22"/>
          <w:szCs w:val="22"/>
        </w:rPr>
        <w:t xml:space="preserve">leis indicadas no item </w:t>
      </w:r>
      <w:r w:rsidR="004C11EB" w:rsidRPr="002A385A">
        <w:rPr>
          <w:rFonts w:ascii="Tahoma" w:hAnsi="Tahoma" w:cs="Tahoma"/>
          <w:sz w:val="22"/>
          <w:szCs w:val="22"/>
        </w:rPr>
        <w:t>v</w:t>
      </w:r>
      <w:r w:rsidRPr="002A385A">
        <w:rPr>
          <w:rFonts w:ascii="Tahoma" w:hAnsi="Tahoma" w:cs="Tahoma"/>
          <w:sz w:val="22"/>
          <w:szCs w:val="22"/>
        </w:rPr>
        <w:t xml:space="preserve"> acima por seus funcionários, executivos, diretores, representantes, procuradores e demais partes relacionadas;</w:t>
      </w:r>
    </w:p>
    <w:p w:rsidR="00C10ABE" w:rsidRPr="002A385A" w:rsidRDefault="00C10ABE" w:rsidP="009D6571">
      <w:pPr>
        <w:pStyle w:val="PargrafodaLista"/>
        <w:suppressAutoHyphens/>
        <w:rPr>
          <w:rFonts w:ascii="Tahoma" w:hAnsi="Tahoma" w:cs="Tahoma"/>
          <w:sz w:val="22"/>
          <w:szCs w:val="22"/>
        </w:rPr>
      </w:pPr>
    </w:p>
    <w:p w:rsidR="00C10ABE" w:rsidRPr="00AC3B29" w:rsidRDefault="00C10ABE"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AC3B29">
        <w:rPr>
          <w:rFonts w:ascii="Tahoma" w:hAnsi="Tahoma" w:cs="Tahoma"/>
          <w:sz w:val="22"/>
          <w:szCs w:val="22"/>
        </w:rPr>
        <w:t xml:space="preserve">não realizar </w:t>
      </w:r>
      <w:r w:rsidR="009D7BEE" w:rsidRPr="00AC3B29">
        <w:rPr>
          <w:rFonts w:ascii="Tahoma" w:hAnsi="Tahoma" w:cs="Tahoma"/>
          <w:sz w:val="22"/>
          <w:szCs w:val="22"/>
        </w:rPr>
        <w:t>operações de concessões de empréstimos, incluindo a subscrição de debêntures, a pessoas físicas ou jurídicas, em valor superior ao equivalente a 25% (vinte e cinco por cento) do lucro líquido da Emissora</w:t>
      </w:r>
      <w:r w:rsidRPr="00AC3B29">
        <w:rPr>
          <w:rFonts w:ascii="Tahoma" w:hAnsi="Tahoma" w:cs="Tahoma"/>
          <w:sz w:val="22"/>
          <w:szCs w:val="22"/>
        </w:rPr>
        <w:t>;</w:t>
      </w:r>
    </w:p>
    <w:p w:rsidR="006508C7" w:rsidRPr="00277CED" w:rsidRDefault="006508C7" w:rsidP="009D6571">
      <w:pPr>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6" w:name="_DV_M225"/>
      <w:bookmarkEnd w:id="36"/>
      <w:r w:rsidRPr="00277CED">
        <w:rPr>
          <w:rFonts w:ascii="Tahoma" w:hAnsi="Tahoma" w:cs="Tahoma"/>
          <w:sz w:val="22"/>
          <w:szCs w:val="22"/>
        </w:rPr>
        <w:t xml:space="preserve">notificar, em até 3 (três) </w:t>
      </w:r>
      <w:r w:rsidR="00BB1802" w:rsidRPr="00277CED">
        <w:rPr>
          <w:rFonts w:ascii="Tahoma" w:hAnsi="Tahoma" w:cs="Tahoma"/>
          <w:sz w:val="22"/>
          <w:szCs w:val="22"/>
        </w:rPr>
        <w:t>D</w:t>
      </w:r>
      <w:r w:rsidRPr="00277CED">
        <w:rPr>
          <w:rFonts w:ascii="Tahoma" w:hAnsi="Tahoma" w:cs="Tahoma"/>
          <w:sz w:val="22"/>
          <w:szCs w:val="22"/>
        </w:rPr>
        <w:t xml:space="preserve">ias </w:t>
      </w:r>
      <w:r w:rsidR="00BB1802" w:rsidRPr="00277CED">
        <w:rPr>
          <w:rFonts w:ascii="Tahoma" w:hAnsi="Tahoma" w:cs="Tahoma"/>
          <w:sz w:val="22"/>
          <w:szCs w:val="22"/>
        </w:rPr>
        <w:t>Ú</w:t>
      </w:r>
      <w:r w:rsidRPr="00277CED">
        <w:rPr>
          <w:rFonts w:ascii="Tahoma" w:hAnsi="Tahoma" w:cs="Tahoma"/>
          <w:sz w:val="22"/>
          <w:szCs w:val="22"/>
        </w:rPr>
        <w:t>teis, o Agente Fiduciário da convocação, pela Emissora, de qualquer Assembleia Geral de Debenturistas;</w:t>
      </w:r>
    </w:p>
    <w:p w:rsidR="006508C7" w:rsidRPr="00277CED" w:rsidRDefault="006508C7" w:rsidP="009D6571">
      <w:pPr>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7" w:name="_DV_M226"/>
      <w:bookmarkEnd w:id="37"/>
      <w:r w:rsidRPr="00277CED">
        <w:rPr>
          <w:rFonts w:ascii="Tahoma" w:hAnsi="Tahoma" w:cs="Tahoma"/>
          <w:sz w:val="22"/>
          <w:szCs w:val="22"/>
        </w:rPr>
        <w:t>comparecer às Assembleias Gerais de Debenturistas, sempre que solicitada;</w:t>
      </w:r>
    </w:p>
    <w:p w:rsidR="006508C7" w:rsidRPr="00277CED" w:rsidRDefault="006508C7" w:rsidP="009D6571">
      <w:pPr>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8" w:name="_DV_M227"/>
      <w:bookmarkEnd w:id="38"/>
      <w:r w:rsidRPr="00277CED">
        <w:rPr>
          <w:rFonts w:ascii="Tahoma" w:hAnsi="Tahoma" w:cs="Tahoma"/>
          <w:sz w:val="22"/>
          <w:szCs w:val="22"/>
        </w:rPr>
        <w:t xml:space="preserve">notificar em até 3 (três) </w:t>
      </w:r>
      <w:r w:rsidR="00BB1802" w:rsidRPr="00277CED">
        <w:rPr>
          <w:rFonts w:ascii="Tahoma" w:hAnsi="Tahoma" w:cs="Tahoma"/>
          <w:sz w:val="22"/>
          <w:szCs w:val="22"/>
        </w:rPr>
        <w:t>D</w:t>
      </w:r>
      <w:r w:rsidRPr="00277CED">
        <w:rPr>
          <w:rFonts w:ascii="Tahoma" w:hAnsi="Tahoma" w:cs="Tahoma"/>
          <w:sz w:val="22"/>
          <w:szCs w:val="22"/>
        </w:rPr>
        <w:t xml:space="preserve">ias </w:t>
      </w:r>
      <w:r w:rsidR="00BB1802" w:rsidRPr="00277CED">
        <w:rPr>
          <w:rFonts w:ascii="Tahoma" w:hAnsi="Tahoma" w:cs="Tahoma"/>
          <w:sz w:val="22"/>
          <w:szCs w:val="22"/>
        </w:rPr>
        <w:t>Ú</w:t>
      </w:r>
      <w:r w:rsidRPr="00277CED">
        <w:rPr>
          <w:rFonts w:ascii="Tahoma" w:hAnsi="Tahoma" w:cs="Tahoma"/>
          <w:sz w:val="22"/>
          <w:szCs w:val="22"/>
        </w:rPr>
        <w:t xml:space="preserve">teis os Debenturistas e o Agente Fiduciário caso quaisquer das declarações aqui prestadas tornem-se total ou parcialmente inverídicas, inconsistentes, imprecisas, incompletas, incorretas ou insuficientes; </w:t>
      </w:r>
    </w:p>
    <w:p w:rsidR="000F4190" w:rsidRPr="00277CED" w:rsidRDefault="000F4190" w:rsidP="009D6571">
      <w:pPr>
        <w:pStyle w:val="PargrafodaLista"/>
        <w:suppressAutoHyphens/>
        <w:spacing w:line="320" w:lineRule="exact"/>
        <w:ind w:left="567" w:hanging="567"/>
        <w:rPr>
          <w:rFonts w:ascii="Tahoma" w:hAnsi="Tahoma" w:cs="Tahoma"/>
          <w:sz w:val="22"/>
          <w:szCs w:val="22"/>
        </w:rPr>
      </w:pPr>
    </w:p>
    <w:p w:rsidR="000F4190" w:rsidRPr="00277CED" w:rsidRDefault="000F419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lastRenderedPageBreak/>
        <w:t>cumprir com as leis, regulamentos, normas administrativas e determinações dos órgãos governamentais, autarquias ou instâncias judiciais aplicáveis ao exercício de suas atividades, exceto por aqueles questionados de boa-fé nas esferas administrativa e/ou judicial;</w:t>
      </w:r>
    </w:p>
    <w:p w:rsidR="00535D7C" w:rsidRPr="00277CED" w:rsidRDefault="00535D7C" w:rsidP="009D6571">
      <w:pPr>
        <w:widowControl w:val="0"/>
        <w:suppressAutoHyphens/>
        <w:autoSpaceDE w:val="0"/>
        <w:autoSpaceDN w:val="0"/>
        <w:adjustRightInd w:val="0"/>
        <w:spacing w:line="320" w:lineRule="exact"/>
        <w:ind w:left="567"/>
        <w:rPr>
          <w:rFonts w:ascii="Tahoma" w:hAnsi="Tahoma" w:cs="Tahoma"/>
          <w:sz w:val="22"/>
          <w:szCs w:val="22"/>
        </w:rPr>
      </w:pPr>
    </w:p>
    <w:p w:rsidR="00535D7C" w:rsidRPr="00277CED" w:rsidRDefault="00535D7C"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 xml:space="preserve">mediante o </w:t>
      </w:r>
      <w:r w:rsidR="00B22E89" w:rsidRPr="00277CED">
        <w:rPr>
          <w:rFonts w:ascii="Tahoma" w:hAnsi="Tahoma" w:cs="Tahoma"/>
          <w:sz w:val="22"/>
          <w:szCs w:val="22"/>
        </w:rPr>
        <w:t>envio</w:t>
      </w:r>
      <w:r w:rsidRPr="00277CED">
        <w:rPr>
          <w:rFonts w:ascii="Tahoma" w:hAnsi="Tahoma" w:cs="Tahoma"/>
          <w:sz w:val="22"/>
          <w:szCs w:val="22"/>
        </w:rPr>
        <w:t xml:space="preserve"> de comunicação enviada por escrito </w:t>
      </w:r>
      <w:r w:rsidR="00B22E89" w:rsidRPr="00277CED">
        <w:rPr>
          <w:rFonts w:ascii="Tahoma" w:hAnsi="Tahoma" w:cs="Tahoma"/>
          <w:sz w:val="22"/>
          <w:szCs w:val="22"/>
        </w:rPr>
        <w:t xml:space="preserve">ao </w:t>
      </w:r>
      <w:r w:rsidRPr="00277CED">
        <w:rPr>
          <w:rFonts w:ascii="Tahoma" w:hAnsi="Tahoma" w:cs="Tahoma"/>
          <w:sz w:val="22"/>
          <w:szCs w:val="22"/>
        </w:rPr>
        <w:t>Agente Fiduciário na qual declare que ocorreu e persiste um inadimplemento das Obrigações Garantidas, cumprir todas as instruções razoáveis por escrito emanadas do Agente Fiduciário para regularização das Obrigações Garantidas inadimplidas;</w:t>
      </w:r>
    </w:p>
    <w:p w:rsidR="00F80010" w:rsidRPr="00277CED" w:rsidRDefault="00F80010" w:rsidP="009D6571">
      <w:pPr>
        <w:pStyle w:val="PargrafodaLista"/>
        <w:suppressAutoHyphens/>
        <w:rPr>
          <w:rFonts w:ascii="Tahoma" w:hAnsi="Tahoma" w:cs="Tahoma"/>
          <w:sz w:val="22"/>
          <w:szCs w:val="22"/>
        </w:rPr>
      </w:pPr>
    </w:p>
    <w:p w:rsidR="00F80010" w:rsidRPr="00277CED" w:rsidRDefault="00F8001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assegurar que os recursos líquidos obtidos com a Oferta Restrita não sejam empregados em quaisquer Condutas Indevidas (conforme definido</w:t>
      </w:r>
      <w:r w:rsidR="004C11EB" w:rsidRPr="00277CED">
        <w:rPr>
          <w:rFonts w:ascii="Tahoma" w:hAnsi="Tahoma" w:cs="Tahoma"/>
          <w:sz w:val="22"/>
          <w:szCs w:val="22"/>
        </w:rPr>
        <w:t xml:space="preserve"> no item 10.1, a, abaixo</w:t>
      </w:r>
      <w:r w:rsidRPr="00277CED">
        <w:rPr>
          <w:rFonts w:ascii="Tahoma" w:hAnsi="Tahoma" w:cs="Tahoma"/>
          <w:sz w:val="22"/>
          <w:szCs w:val="22"/>
        </w:rPr>
        <w:t>);</w:t>
      </w:r>
    </w:p>
    <w:p w:rsidR="00F80010" w:rsidRPr="00277CED" w:rsidRDefault="00F80010" w:rsidP="009D6571">
      <w:pPr>
        <w:pStyle w:val="PargrafodaLista"/>
        <w:suppressAutoHyphens/>
        <w:rPr>
          <w:rFonts w:ascii="Tahoma" w:hAnsi="Tahoma" w:cs="Tahoma"/>
          <w:sz w:val="22"/>
          <w:szCs w:val="22"/>
        </w:rPr>
      </w:pPr>
    </w:p>
    <w:p w:rsidR="00F80010" w:rsidRPr="00277CED" w:rsidRDefault="00F8001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até a Data de Vencimento, observar, cumprir e/ou fazer cumprir, por si, suas afiliadas e seus</w:t>
      </w:r>
      <w:r w:rsidR="004C11EB" w:rsidRPr="00277CED">
        <w:rPr>
          <w:rFonts w:ascii="Tahoma" w:hAnsi="Tahoma" w:cs="Tahoma"/>
          <w:sz w:val="22"/>
          <w:szCs w:val="22"/>
        </w:rPr>
        <w:t xml:space="preserve"> todas as pessoas agindo em seu nome, incluindo gerentes, conselheiros, diretores e empregados (“</w:t>
      </w:r>
      <w:r w:rsidRPr="00277CED">
        <w:rPr>
          <w:rFonts w:ascii="Tahoma" w:hAnsi="Tahoma" w:cs="Tahoma"/>
          <w:sz w:val="22"/>
          <w:szCs w:val="22"/>
          <w:u w:val="single"/>
        </w:rPr>
        <w:t>Representantes</w:t>
      </w:r>
      <w:r w:rsidR="004C11EB" w:rsidRPr="00277CED">
        <w:rPr>
          <w:rFonts w:ascii="Tahoma" w:hAnsi="Tahoma" w:cs="Tahoma"/>
          <w:sz w:val="22"/>
          <w:szCs w:val="22"/>
        </w:rPr>
        <w:t>”)</w:t>
      </w:r>
      <w:r w:rsidRPr="00277CED">
        <w:rPr>
          <w:rFonts w:ascii="Tahoma" w:hAnsi="Tahoma" w:cs="Tahoma"/>
          <w:sz w:val="22"/>
          <w:szCs w:val="22"/>
        </w:rPr>
        <w:t xml:space="preserve"> (conforme abaixo definido) toda e qualquer Lei Anticorrupção (conforme abaixo definido), bem como abster-se de praticar quaisquer das Condutas Indevidas (conforme abaixo definido), devendo (i) manter políticas e procedimentos internos que assegurem integral cumprimento da Lei Anticorrupção; (</w:t>
      </w:r>
      <w:proofErr w:type="spellStart"/>
      <w:r w:rsidRPr="00277CED">
        <w:rPr>
          <w:rFonts w:ascii="Tahoma" w:hAnsi="Tahoma" w:cs="Tahoma"/>
          <w:sz w:val="22"/>
          <w:szCs w:val="22"/>
        </w:rPr>
        <w:t>ii</w:t>
      </w:r>
      <w:proofErr w:type="spellEnd"/>
      <w:r w:rsidRPr="00277CED">
        <w:rPr>
          <w:rFonts w:ascii="Tahoma" w:hAnsi="Tahoma" w:cs="Tahoma"/>
          <w:sz w:val="22"/>
          <w:szCs w:val="22"/>
        </w:rPr>
        <w:t>) dar conhecimento pleno de tais normas a todos os seus profissionais e/ou os demais prestadores de serviços, previamente ao início de sua atuação no âmbito da Oferta Restrita; (</w:t>
      </w:r>
      <w:proofErr w:type="spellStart"/>
      <w:r w:rsidRPr="00277CED">
        <w:rPr>
          <w:rFonts w:ascii="Tahoma" w:hAnsi="Tahoma" w:cs="Tahoma"/>
          <w:sz w:val="22"/>
          <w:szCs w:val="22"/>
        </w:rPr>
        <w:t>iii</w:t>
      </w:r>
      <w:proofErr w:type="spellEnd"/>
      <w:r w:rsidRPr="00277CED">
        <w:rPr>
          <w:rFonts w:ascii="Tahoma" w:hAnsi="Tahoma" w:cs="Tahoma"/>
          <w:sz w:val="22"/>
          <w:szCs w:val="22"/>
        </w:rPr>
        <w:t>) abster-se de praticar atos de corrupção e de agir de forma lesiva à administração pública, nacional ou estrangeira, bem como realizar quaisquer das Condutas Indevidas; e (</w:t>
      </w:r>
      <w:proofErr w:type="spellStart"/>
      <w:r w:rsidRPr="00277CED">
        <w:rPr>
          <w:rFonts w:ascii="Tahoma" w:hAnsi="Tahoma" w:cs="Tahoma"/>
          <w:sz w:val="22"/>
          <w:szCs w:val="22"/>
        </w:rPr>
        <w:t>iv</w:t>
      </w:r>
      <w:proofErr w:type="spellEnd"/>
      <w:r w:rsidRPr="00277CED">
        <w:rPr>
          <w:rFonts w:ascii="Tahoma" w:hAnsi="Tahoma" w:cs="Tahoma"/>
          <w:sz w:val="22"/>
          <w:szCs w:val="22"/>
        </w:rPr>
        <w:t>) caso tenha conhecimento de qualquer ato ou fato que viole aludidas normas, comunicar imediatamente ao Agente Fiduciário, que poderá tomar todas as providências que entender necessárias;</w:t>
      </w:r>
    </w:p>
    <w:p w:rsidR="000F4190" w:rsidRPr="00277CED" w:rsidRDefault="000F4190" w:rsidP="009D6571">
      <w:pPr>
        <w:widowControl w:val="0"/>
        <w:tabs>
          <w:tab w:val="num" w:pos="1276"/>
        </w:tabs>
        <w:suppressAutoHyphens/>
        <w:autoSpaceDE w:val="0"/>
        <w:autoSpaceDN w:val="0"/>
        <w:adjustRightInd w:val="0"/>
        <w:spacing w:line="320" w:lineRule="exact"/>
        <w:ind w:left="567" w:hanging="567"/>
        <w:rPr>
          <w:rFonts w:ascii="Tahoma" w:hAnsi="Tahoma" w:cs="Tahoma"/>
          <w:sz w:val="22"/>
          <w:szCs w:val="22"/>
        </w:rPr>
      </w:pPr>
    </w:p>
    <w:p w:rsidR="004C11EB" w:rsidRPr="00277CED" w:rsidRDefault="004C11EB" w:rsidP="001B078C">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nos termos de sua política interna de anticorrupção, garantir que ela e todos os seus Representantes, não realizem quaisquer Condutas Indevidas (conforme abaixo definido).</w:t>
      </w:r>
    </w:p>
    <w:p w:rsidR="004C11EB" w:rsidRPr="001B078C" w:rsidRDefault="004C11EB" w:rsidP="001B078C">
      <w:pPr>
        <w:suppressAutoHyphens/>
        <w:rPr>
          <w:rFonts w:ascii="Tahoma" w:hAnsi="Tahoma" w:cs="Tahoma"/>
          <w:sz w:val="22"/>
          <w:szCs w:val="22"/>
        </w:rPr>
      </w:pPr>
    </w:p>
    <w:p w:rsidR="000F4190" w:rsidRPr="00277CED" w:rsidRDefault="000F419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 xml:space="preserve">manter sempre válidas, eficazes, em perfeita ordem e em pleno vigor, todas as licenças, concessões, autorizações, permissões e alvarás, inclusive ambientais, aplicáveis ao exercício de suas atividades; </w:t>
      </w:r>
      <w:r w:rsidR="002B1AE6" w:rsidRPr="00277CED">
        <w:rPr>
          <w:rFonts w:ascii="Tahoma" w:hAnsi="Tahoma" w:cs="Tahoma"/>
          <w:sz w:val="22"/>
          <w:szCs w:val="22"/>
        </w:rPr>
        <w:t>e</w:t>
      </w:r>
    </w:p>
    <w:p w:rsidR="000F4190" w:rsidRPr="00277CED" w:rsidRDefault="000F4190" w:rsidP="009D6571">
      <w:pPr>
        <w:widowControl w:val="0"/>
        <w:tabs>
          <w:tab w:val="num" w:pos="1276"/>
        </w:tabs>
        <w:suppressAutoHyphens/>
        <w:autoSpaceDE w:val="0"/>
        <w:autoSpaceDN w:val="0"/>
        <w:adjustRightInd w:val="0"/>
        <w:spacing w:line="320" w:lineRule="exact"/>
        <w:ind w:left="567" w:hanging="567"/>
        <w:rPr>
          <w:rFonts w:ascii="Tahoma" w:hAnsi="Tahoma" w:cs="Tahoma"/>
          <w:sz w:val="22"/>
          <w:szCs w:val="22"/>
        </w:rPr>
      </w:pPr>
    </w:p>
    <w:p w:rsidR="0059389D" w:rsidRDefault="000F419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manter seguro adequado para seus bens e ativos relevantes, conforme práticas correntes de mercado</w:t>
      </w:r>
      <w:r w:rsidR="0059389D">
        <w:rPr>
          <w:rFonts w:ascii="Tahoma" w:hAnsi="Tahoma" w:cs="Tahoma"/>
          <w:sz w:val="22"/>
          <w:szCs w:val="22"/>
        </w:rPr>
        <w:t>; e</w:t>
      </w:r>
    </w:p>
    <w:p w:rsidR="0059389D" w:rsidRDefault="0059389D" w:rsidP="00AC3B29">
      <w:pPr>
        <w:pStyle w:val="PargrafodaLista"/>
        <w:rPr>
          <w:rFonts w:ascii="Tahoma" w:hAnsi="Tahoma" w:cs="Tahoma"/>
          <w:sz w:val="22"/>
          <w:szCs w:val="22"/>
        </w:rPr>
      </w:pPr>
    </w:p>
    <w:p w:rsidR="006508C7" w:rsidRPr="00277CED" w:rsidRDefault="0059389D"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proofErr w:type="gramStart"/>
      <w:r w:rsidRPr="00AA0B8B">
        <w:rPr>
          <w:rFonts w:ascii="Tahoma" w:hAnsi="Tahoma" w:cs="Tahoma"/>
          <w:sz w:val="22"/>
          <w:szCs w:val="22"/>
        </w:rPr>
        <w:t>caso</w:t>
      </w:r>
      <w:proofErr w:type="gramEnd"/>
      <w:r w:rsidRPr="00AA0B8B">
        <w:rPr>
          <w:rFonts w:ascii="Tahoma" w:hAnsi="Tahoma" w:cs="Tahoma"/>
          <w:sz w:val="22"/>
          <w:szCs w:val="22"/>
        </w:rPr>
        <w:t xml:space="preserve"> a Emissora efetue qualquer alienação de sua planta industrial</w:t>
      </w:r>
      <w:r>
        <w:rPr>
          <w:rFonts w:ascii="Tahoma" w:hAnsi="Tahoma" w:cs="Tahoma"/>
          <w:sz w:val="22"/>
          <w:szCs w:val="22"/>
        </w:rPr>
        <w:t xml:space="preserve"> localizada na Cidade de Batatais, Estado de São Paulo, na </w:t>
      </w:r>
      <w:r w:rsidRPr="00AA0B8B">
        <w:rPr>
          <w:rFonts w:ascii="Tahoma" w:hAnsi="Tahoma" w:cs="Tahoma"/>
          <w:bCs/>
          <w:sz w:val="22"/>
          <w:szCs w:val="22"/>
        </w:rPr>
        <w:t>Rua Ana Luiza, 568</w:t>
      </w:r>
      <w:r>
        <w:rPr>
          <w:rFonts w:ascii="Tahoma" w:hAnsi="Tahoma" w:cs="Tahoma"/>
          <w:bCs/>
          <w:sz w:val="22"/>
          <w:szCs w:val="22"/>
        </w:rPr>
        <w:t xml:space="preserve">, bairro </w:t>
      </w:r>
      <w:r w:rsidR="00EB1911">
        <w:rPr>
          <w:rFonts w:ascii="Tahoma" w:hAnsi="Tahoma" w:cs="Tahoma"/>
          <w:bCs/>
          <w:sz w:val="22"/>
          <w:szCs w:val="22"/>
        </w:rPr>
        <w:t>Castelo, objeto da matrícula de nº 5.268 do Of</w:t>
      </w:r>
      <w:r w:rsidR="00962337">
        <w:rPr>
          <w:rFonts w:ascii="Tahoma" w:hAnsi="Tahoma" w:cs="Tahoma"/>
          <w:bCs/>
          <w:sz w:val="22"/>
          <w:szCs w:val="22"/>
        </w:rPr>
        <w:t>i</w:t>
      </w:r>
      <w:r w:rsidR="00EB1911">
        <w:rPr>
          <w:rFonts w:ascii="Tahoma" w:hAnsi="Tahoma" w:cs="Tahoma"/>
          <w:bCs/>
          <w:sz w:val="22"/>
          <w:szCs w:val="22"/>
        </w:rPr>
        <w:t xml:space="preserve">cial de Registro de Imóveis de Batatais – SP, com </w:t>
      </w:r>
      <w:r w:rsidR="00EB1911" w:rsidRPr="002D65D0">
        <w:rPr>
          <w:rFonts w:ascii="Tahoma" w:hAnsi="Tahoma" w:cs="Tahoma"/>
          <w:bCs/>
          <w:sz w:val="22"/>
          <w:szCs w:val="22"/>
        </w:rPr>
        <w:t>51.228,22</w:t>
      </w:r>
      <w:r w:rsidR="00EB1911">
        <w:rPr>
          <w:rFonts w:ascii="Tahoma" w:hAnsi="Tahoma" w:cs="Tahoma"/>
          <w:bCs/>
          <w:sz w:val="22"/>
          <w:szCs w:val="22"/>
        </w:rPr>
        <w:t xml:space="preserve">m² (cinquenta e um mil, duzentos e vinte e oito metros e vinte e dois centímetros quadrados) </w:t>
      </w:r>
      <w:r w:rsidR="00EB1911">
        <w:rPr>
          <w:rFonts w:ascii="Tahoma" w:hAnsi="Tahoma" w:cs="Tahoma"/>
          <w:bCs/>
          <w:sz w:val="22"/>
          <w:szCs w:val="22"/>
        </w:rPr>
        <w:lastRenderedPageBreak/>
        <w:t xml:space="preserve">de área de terreno e </w:t>
      </w:r>
      <w:r w:rsidR="00EB1911" w:rsidRPr="002D65D0">
        <w:rPr>
          <w:rFonts w:ascii="Tahoma" w:hAnsi="Tahoma" w:cs="Tahoma"/>
          <w:bCs/>
          <w:sz w:val="22"/>
          <w:szCs w:val="22"/>
        </w:rPr>
        <w:t xml:space="preserve">23.589,93 m² </w:t>
      </w:r>
      <w:r w:rsidR="00EB1911">
        <w:rPr>
          <w:rFonts w:ascii="Tahoma" w:hAnsi="Tahoma" w:cs="Tahoma"/>
          <w:bCs/>
          <w:sz w:val="22"/>
          <w:szCs w:val="22"/>
        </w:rPr>
        <w:t xml:space="preserve">(vinte e três mil, quinhentos e oitenta e nove metros e noventa e três centímetros quadrados) </w:t>
      </w:r>
      <w:r w:rsidR="00EB1911" w:rsidRPr="002D65D0">
        <w:rPr>
          <w:rFonts w:ascii="Tahoma" w:hAnsi="Tahoma" w:cs="Tahoma"/>
          <w:bCs/>
          <w:sz w:val="22"/>
          <w:szCs w:val="22"/>
        </w:rPr>
        <w:t>de área construída coberta e 7.095,00</w:t>
      </w:r>
      <w:r w:rsidR="00EB1911">
        <w:rPr>
          <w:rFonts w:ascii="Tahoma" w:hAnsi="Tahoma" w:cs="Tahoma"/>
          <w:bCs/>
          <w:sz w:val="22"/>
          <w:szCs w:val="22"/>
        </w:rPr>
        <w:t>m² (sete mil e noventa e cinco metros quadrados)</w:t>
      </w:r>
      <w:r w:rsidR="00EB1911" w:rsidRPr="002D65D0">
        <w:rPr>
          <w:rFonts w:ascii="Tahoma" w:hAnsi="Tahoma" w:cs="Tahoma"/>
          <w:bCs/>
          <w:sz w:val="22"/>
          <w:szCs w:val="22"/>
        </w:rPr>
        <w:t xml:space="preserve"> </w:t>
      </w:r>
      <w:r w:rsidR="00EB1911">
        <w:rPr>
          <w:rFonts w:ascii="Tahoma" w:hAnsi="Tahoma" w:cs="Tahoma"/>
          <w:bCs/>
          <w:sz w:val="22"/>
          <w:szCs w:val="22"/>
        </w:rPr>
        <w:t>de área construída</w:t>
      </w:r>
      <w:r w:rsidR="00EB1911" w:rsidRPr="00AA0B8B">
        <w:rPr>
          <w:rFonts w:ascii="Tahoma" w:hAnsi="Tahoma" w:cs="Tahoma"/>
          <w:sz w:val="22"/>
          <w:szCs w:val="22"/>
        </w:rPr>
        <w:t xml:space="preserve"> </w:t>
      </w:r>
      <w:r w:rsidR="00EB1911" w:rsidRPr="002D65D0">
        <w:rPr>
          <w:rFonts w:ascii="Tahoma" w:hAnsi="Tahoma" w:cs="Tahoma"/>
          <w:bCs/>
          <w:sz w:val="22"/>
          <w:szCs w:val="22"/>
        </w:rPr>
        <w:t>descoberta</w:t>
      </w:r>
      <w:r w:rsidRPr="00AA0B8B">
        <w:rPr>
          <w:rFonts w:ascii="Tahoma" w:hAnsi="Tahoma" w:cs="Tahoma"/>
          <w:sz w:val="22"/>
          <w:szCs w:val="22"/>
        </w:rPr>
        <w:t xml:space="preserve"> </w:t>
      </w:r>
      <w:r>
        <w:rPr>
          <w:rFonts w:ascii="Tahoma" w:hAnsi="Tahoma" w:cs="Tahoma"/>
          <w:sz w:val="22"/>
          <w:szCs w:val="22"/>
        </w:rPr>
        <w:t>(“</w:t>
      </w:r>
      <w:r w:rsidRPr="00561F45">
        <w:rPr>
          <w:rFonts w:ascii="Tahoma" w:hAnsi="Tahoma" w:cs="Tahoma"/>
          <w:sz w:val="22"/>
          <w:szCs w:val="22"/>
          <w:u w:val="single"/>
        </w:rPr>
        <w:t>Fábrica 1</w:t>
      </w:r>
      <w:r>
        <w:rPr>
          <w:rFonts w:ascii="Tahoma" w:hAnsi="Tahoma" w:cs="Tahoma"/>
          <w:sz w:val="22"/>
          <w:szCs w:val="22"/>
        </w:rPr>
        <w:t xml:space="preserve">”) </w:t>
      </w:r>
      <w:r w:rsidRPr="00AA0B8B">
        <w:rPr>
          <w:rFonts w:ascii="Tahoma" w:hAnsi="Tahoma" w:cs="Tahoma"/>
          <w:sz w:val="22"/>
          <w:szCs w:val="22"/>
        </w:rPr>
        <w:t xml:space="preserve">até </w:t>
      </w:r>
      <w:r>
        <w:rPr>
          <w:rFonts w:ascii="Tahoma" w:hAnsi="Tahoma" w:cs="Tahoma"/>
          <w:sz w:val="22"/>
          <w:szCs w:val="22"/>
        </w:rPr>
        <w:t>a Data de Vencimento das Debêntures</w:t>
      </w:r>
      <w:r w:rsidRPr="00AA0B8B">
        <w:rPr>
          <w:rFonts w:ascii="Tahoma" w:hAnsi="Tahoma" w:cs="Tahoma"/>
          <w:sz w:val="22"/>
          <w:szCs w:val="22"/>
        </w:rPr>
        <w:t>,</w:t>
      </w:r>
      <w:r w:rsidR="002A385A">
        <w:rPr>
          <w:rFonts w:ascii="Tahoma" w:hAnsi="Tahoma" w:cs="Tahoma"/>
          <w:sz w:val="22"/>
          <w:szCs w:val="22"/>
        </w:rPr>
        <w:t xml:space="preserve"> a Emissora se obriga a deixar a totalidade do</w:t>
      </w:r>
      <w:r w:rsidRPr="00AA0B8B">
        <w:rPr>
          <w:rFonts w:ascii="Tahoma" w:hAnsi="Tahoma" w:cs="Tahoma"/>
          <w:sz w:val="22"/>
          <w:szCs w:val="22"/>
        </w:rPr>
        <w:t xml:space="preserve">s recursos oriundos da venda, depositados na Conta </w:t>
      </w:r>
      <w:r w:rsidR="009028D6">
        <w:rPr>
          <w:rFonts w:ascii="Tahoma" w:hAnsi="Tahoma" w:cs="Tahoma"/>
          <w:sz w:val="22"/>
          <w:szCs w:val="22"/>
        </w:rPr>
        <w:t>Reserva</w:t>
      </w:r>
      <w:r w:rsidR="009028D6" w:rsidRPr="00AA0B8B">
        <w:rPr>
          <w:rFonts w:ascii="Tahoma" w:hAnsi="Tahoma" w:cs="Tahoma"/>
          <w:sz w:val="22"/>
          <w:szCs w:val="22"/>
        </w:rPr>
        <w:t xml:space="preserve"> </w:t>
      </w:r>
      <w:r w:rsidRPr="00AA0B8B">
        <w:rPr>
          <w:rFonts w:ascii="Tahoma" w:hAnsi="Tahoma" w:cs="Tahoma"/>
          <w:sz w:val="22"/>
          <w:szCs w:val="22"/>
        </w:rPr>
        <w:t>que será cedida fiduciariamente aos Debenturistas por meio da Cessão Fiduciária</w:t>
      </w:r>
      <w:r>
        <w:rPr>
          <w:rFonts w:ascii="Tahoma" w:hAnsi="Tahoma" w:cs="Tahoma"/>
          <w:sz w:val="22"/>
          <w:szCs w:val="22"/>
        </w:rPr>
        <w:t xml:space="preserve"> dos Direitos Creditórios e da Conta </w:t>
      </w:r>
      <w:r w:rsidR="009028D6">
        <w:rPr>
          <w:rFonts w:ascii="Tahoma" w:hAnsi="Tahoma" w:cs="Tahoma"/>
          <w:sz w:val="22"/>
          <w:szCs w:val="22"/>
        </w:rPr>
        <w:t>Reserva</w:t>
      </w:r>
      <w:r>
        <w:rPr>
          <w:rFonts w:ascii="Tahoma" w:hAnsi="Tahoma" w:cs="Tahoma"/>
          <w:sz w:val="22"/>
          <w:szCs w:val="22"/>
        </w:rPr>
        <w:t>, sendo certo que estes recursos poderão ser utilizados para</w:t>
      </w:r>
      <w:r w:rsidR="002A385A">
        <w:rPr>
          <w:rFonts w:ascii="Tahoma" w:hAnsi="Tahoma" w:cs="Tahoma"/>
          <w:sz w:val="22"/>
          <w:szCs w:val="22"/>
        </w:rPr>
        <w:t xml:space="preserve"> o</w:t>
      </w:r>
      <w:r>
        <w:rPr>
          <w:rFonts w:ascii="Tahoma" w:hAnsi="Tahoma" w:cs="Tahoma"/>
          <w:sz w:val="22"/>
          <w:szCs w:val="22"/>
        </w:rPr>
        <w:t xml:space="preserve"> </w:t>
      </w:r>
      <w:r w:rsidR="002A385A">
        <w:rPr>
          <w:rFonts w:ascii="Tahoma" w:hAnsi="Tahoma" w:cs="Tahoma"/>
          <w:sz w:val="22"/>
          <w:szCs w:val="22"/>
        </w:rPr>
        <w:t xml:space="preserve">Resgate Antecipado Facultativo Total ou para uma </w:t>
      </w:r>
      <w:r w:rsidR="00C37C5B">
        <w:rPr>
          <w:rFonts w:ascii="Tahoma" w:hAnsi="Tahoma" w:cs="Tahoma"/>
          <w:sz w:val="22"/>
          <w:szCs w:val="22"/>
        </w:rPr>
        <w:t>Amortização Extraordinária</w:t>
      </w:r>
      <w:r w:rsidR="002A385A">
        <w:rPr>
          <w:rFonts w:ascii="Tahoma" w:hAnsi="Tahoma" w:cs="Tahoma"/>
          <w:sz w:val="22"/>
          <w:szCs w:val="22"/>
        </w:rPr>
        <w:t xml:space="preserve"> </w:t>
      </w:r>
      <w:r>
        <w:rPr>
          <w:rFonts w:ascii="Tahoma" w:hAnsi="Tahoma" w:cs="Tahoma"/>
          <w:sz w:val="22"/>
          <w:szCs w:val="22"/>
        </w:rPr>
        <w:t xml:space="preserve">das Debêntures, nos termos </w:t>
      </w:r>
      <w:r w:rsidR="00683124">
        <w:rPr>
          <w:rFonts w:ascii="Tahoma" w:hAnsi="Tahoma" w:cs="Tahoma"/>
          <w:sz w:val="22"/>
          <w:szCs w:val="22"/>
        </w:rPr>
        <w:t xml:space="preserve">do item 6.19.2 (r) </w:t>
      </w:r>
      <w:r>
        <w:rPr>
          <w:rFonts w:ascii="Tahoma" w:hAnsi="Tahoma" w:cs="Tahoma"/>
          <w:sz w:val="22"/>
          <w:szCs w:val="22"/>
        </w:rPr>
        <w:t>desta Escritura de Emissão</w:t>
      </w:r>
      <w:r w:rsidR="002B1AE6" w:rsidRPr="00277CED">
        <w:rPr>
          <w:rFonts w:ascii="Tahoma" w:hAnsi="Tahoma" w:cs="Tahoma"/>
          <w:sz w:val="22"/>
          <w:szCs w:val="22"/>
        </w:rPr>
        <w:t>.</w:t>
      </w:r>
    </w:p>
    <w:p w:rsidR="00B35C93" w:rsidRPr="00277CED" w:rsidRDefault="00B35C93" w:rsidP="009D6571">
      <w:pPr>
        <w:suppressAutoHyphens/>
        <w:spacing w:line="320" w:lineRule="exact"/>
        <w:ind w:left="1080"/>
        <w:rPr>
          <w:rFonts w:ascii="Tahoma" w:hAnsi="Tahoma" w:cs="Tahoma"/>
          <w:sz w:val="22"/>
          <w:szCs w:val="22"/>
        </w:rPr>
      </w:pPr>
      <w:bookmarkStart w:id="39" w:name="_DV_M230"/>
      <w:bookmarkStart w:id="40" w:name="_DV_M231"/>
      <w:bookmarkStart w:id="41" w:name="_DV_M232"/>
      <w:bookmarkStart w:id="42" w:name="_DV_M233"/>
      <w:bookmarkStart w:id="43" w:name="_DV_M234"/>
      <w:bookmarkStart w:id="44" w:name="_DV_M235"/>
      <w:bookmarkStart w:id="45" w:name="_DV_M236"/>
      <w:bookmarkStart w:id="46" w:name="_DV_M238"/>
      <w:bookmarkStart w:id="47" w:name="_DV_M239"/>
      <w:bookmarkStart w:id="48" w:name="_DV_M240"/>
      <w:bookmarkStart w:id="49" w:name="_DV_M241"/>
      <w:bookmarkEnd w:id="39"/>
      <w:bookmarkEnd w:id="40"/>
      <w:bookmarkEnd w:id="41"/>
      <w:bookmarkEnd w:id="42"/>
      <w:bookmarkEnd w:id="43"/>
      <w:bookmarkEnd w:id="44"/>
      <w:bookmarkEnd w:id="45"/>
      <w:bookmarkEnd w:id="46"/>
      <w:bookmarkEnd w:id="47"/>
      <w:bookmarkEnd w:id="48"/>
      <w:bookmarkEnd w:id="49"/>
    </w:p>
    <w:p w:rsidR="00A47CF8" w:rsidRPr="00277CED" w:rsidRDefault="009D6FAC" w:rsidP="009D6571">
      <w:pPr>
        <w:widowControl w:val="0"/>
        <w:suppressAutoHyphens/>
        <w:spacing w:line="320" w:lineRule="exact"/>
        <w:rPr>
          <w:rFonts w:ascii="Tahoma" w:hAnsi="Tahoma" w:cs="Tahoma"/>
          <w:sz w:val="22"/>
          <w:szCs w:val="22"/>
        </w:rPr>
      </w:pPr>
      <w:r w:rsidRPr="00277CED">
        <w:rPr>
          <w:rFonts w:ascii="Tahoma" w:hAnsi="Tahoma" w:cs="Tahoma"/>
          <w:sz w:val="22"/>
          <w:szCs w:val="22"/>
        </w:rPr>
        <w:t>7</w:t>
      </w:r>
      <w:r w:rsidR="00B37A94" w:rsidRPr="00277CED">
        <w:rPr>
          <w:rFonts w:ascii="Tahoma" w:hAnsi="Tahoma" w:cs="Tahoma"/>
          <w:sz w:val="22"/>
          <w:szCs w:val="22"/>
        </w:rPr>
        <w:t>.2.</w:t>
      </w:r>
      <w:r w:rsidR="00366363" w:rsidRPr="00277CED">
        <w:rPr>
          <w:rFonts w:ascii="Tahoma" w:hAnsi="Tahoma" w:cs="Tahoma"/>
          <w:sz w:val="22"/>
          <w:szCs w:val="22"/>
        </w:rPr>
        <w:t xml:space="preserve"> </w:t>
      </w:r>
      <w:r w:rsidR="00F318F2" w:rsidRPr="00277CED">
        <w:rPr>
          <w:rFonts w:ascii="Tahoma" w:hAnsi="Tahoma" w:cs="Tahoma"/>
          <w:sz w:val="22"/>
          <w:szCs w:val="22"/>
        </w:rPr>
        <w:t>Os</w:t>
      </w:r>
      <w:r w:rsidR="009C5906" w:rsidRPr="00277CED">
        <w:rPr>
          <w:rFonts w:ascii="Tahoma" w:hAnsi="Tahoma" w:cs="Tahoma"/>
          <w:sz w:val="22"/>
          <w:szCs w:val="22"/>
        </w:rPr>
        <w:t xml:space="preserve"> Garantidor</w:t>
      </w:r>
      <w:r w:rsidR="00F318F2" w:rsidRPr="00277CED">
        <w:rPr>
          <w:rFonts w:ascii="Tahoma" w:hAnsi="Tahoma" w:cs="Tahoma"/>
          <w:sz w:val="22"/>
          <w:szCs w:val="22"/>
        </w:rPr>
        <w:t>es</w:t>
      </w:r>
      <w:r w:rsidR="009C5906" w:rsidRPr="00277CED">
        <w:rPr>
          <w:rFonts w:ascii="Tahoma" w:hAnsi="Tahoma" w:cs="Tahoma"/>
          <w:sz w:val="22"/>
          <w:szCs w:val="22"/>
        </w:rPr>
        <w:t xml:space="preserve"> </w:t>
      </w:r>
      <w:r w:rsidR="002A1E6A" w:rsidRPr="00277CED">
        <w:rPr>
          <w:rFonts w:ascii="Tahoma" w:hAnsi="Tahoma" w:cs="Tahoma"/>
          <w:sz w:val="22"/>
          <w:szCs w:val="22"/>
        </w:rPr>
        <w:t>est</w:t>
      </w:r>
      <w:r w:rsidR="00F318F2" w:rsidRPr="00277CED">
        <w:rPr>
          <w:rFonts w:ascii="Tahoma" w:hAnsi="Tahoma" w:cs="Tahoma"/>
          <w:sz w:val="22"/>
          <w:szCs w:val="22"/>
        </w:rPr>
        <w:t>ão</w:t>
      </w:r>
      <w:r w:rsidR="002A1E6A" w:rsidRPr="00277CED">
        <w:rPr>
          <w:rFonts w:ascii="Tahoma" w:hAnsi="Tahoma" w:cs="Tahoma"/>
          <w:sz w:val="22"/>
          <w:szCs w:val="22"/>
        </w:rPr>
        <w:t xml:space="preserve"> </w:t>
      </w:r>
      <w:r w:rsidR="009C5906" w:rsidRPr="00277CED">
        <w:rPr>
          <w:rFonts w:ascii="Tahoma" w:hAnsi="Tahoma" w:cs="Tahoma"/>
          <w:sz w:val="22"/>
          <w:szCs w:val="22"/>
        </w:rPr>
        <w:t>adicionalmente obrigad</w:t>
      </w:r>
      <w:r w:rsidR="00F318F2" w:rsidRPr="00277CED">
        <w:rPr>
          <w:rFonts w:ascii="Tahoma" w:hAnsi="Tahoma" w:cs="Tahoma"/>
          <w:sz w:val="22"/>
          <w:szCs w:val="22"/>
        </w:rPr>
        <w:t>os</w:t>
      </w:r>
      <w:r w:rsidR="009C5906" w:rsidRPr="00277CED">
        <w:rPr>
          <w:rFonts w:ascii="Tahoma" w:hAnsi="Tahoma" w:cs="Tahoma"/>
          <w:sz w:val="22"/>
          <w:szCs w:val="22"/>
        </w:rPr>
        <w:t xml:space="preserve"> a</w:t>
      </w:r>
      <w:r w:rsidR="00F318F2" w:rsidRPr="00277CED">
        <w:rPr>
          <w:rFonts w:ascii="Tahoma" w:hAnsi="Tahoma" w:cs="Tahoma"/>
          <w:sz w:val="22"/>
          <w:szCs w:val="22"/>
        </w:rPr>
        <w:t>, conforme aplicável</w:t>
      </w:r>
      <w:r w:rsidR="009C5906" w:rsidRPr="00277CED">
        <w:rPr>
          <w:rFonts w:ascii="Tahoma" w:hAnsi="Tahoma" w:cs="Tahoma"/>
          <w:sz w:val="22"/>
          <w:szCs w:val="22"/>
        </w:rPr>
        <w:t>:</w:t>
      </w:r>
    </w:p>
    <w:p w:rsidR="003B7AB6" w:rsidRPr="00277CED" w:rsidRDefault="003B7AB6" w:rsidP="009D6571">
      <w:pPr>
        <w:tabs>
          <w:tab w:val="num" w:pos="1985"/>
        </w:tabs>
        <w:suppressAutoHyphens/>
        <w:spacing w:line="320" w:lineRule="exact"/>
        <w:rPr>
          <w:rFonts w:ascii="Tahoma" w:eastAsia="Arial Unicode MS" w:hAnsi="Tahoma" w:cs="Tahoma"/>
          <w:w w:val="0"/>
          <w:sz w:val="22"/>
          <w:szCs w:val="22"/>
        </w:rPr>
      </w:pPr>
    </w:p>
    <w:p w:rsidR="002B1AE6" w:rsidRPr="00277CED" w:rsidRDefault="002B1AE6" w:rsidP="009D6571">
      <w:pPr>
        <w:numPr>
          <w:ilvl w:val="0"/>
          <w:numId w:val="9"/>
        </w:numPr>
        <w:tabs>
          <w:tab w:val="clear" w:pos="1080"/>
          <w:tab w:val="num" w:pos="567"/>
        </w:tabs>
        <w:suppressAutoHyphens/>
        <w:spacing w:line="320" w:lineRule="exact"/>
        <w:ind w:left="567" w:hanging="567"/>
        <w:rPr>
          <w:rFonts w:ascii="Tahoma" w:eastAsia="Arial Unicode MS" w:hAnsi="Tahoma" w:cs="Tahoma"/>
          <w:w w:val="0"/>
          <w:sz w:val="22"/>
          <w:szCs w:val="22"/>
        </w:rPr>
      </w:pPr>
      <w:r w:rsidRPr="00277CED">
        <w:rPr>
          <w:rFonts w:ascii="Tahoma" w:hAnsi="Tahoma" w:cs="Tahoma"/>
          <w:sz w:val="22"/>
          <w:szCs w:val="22"/>
        </w:rPr>
        <w:t>efetuar o pagamento da Fiança, nos termos e prazo previstos nesta Escritura de Emissão;</w:t>
      </w:r>
    </w:p>
    <w:p w:rsidR="002B1AE6" w:rsidRPr="00277CED" w:rsidRDefault="002B1AE6" w:rsidP="009D6571">
      <w:pPr>
        <w:suppressAutoHyphens/>
        <w:spacing w:line="320" w:lineRule="exact"/>
        <w:ind w:left="567"/>
        <w:rPr>
          <w:rFonts w:ascii="Tahoma" w:eastAsia="Arial Unicode MS" w:hAnsi="Tahoma" w:cs="Tahoma"/>
          <w:w w:val="0"/>
          <w:sz w:val="22"/>
          <w:szCs w:val="22"/>
        </w:rPr>
      </w:pPr>
    </w:p>
    <w:p w:rsidR="009C5906" w:rsidRPr="00277CED" w:rsidRDefault="002B1AE6" w:rsidP="009D6571">
      <w:pPr>
        <w:numPr>
          <w:ilvl w:val="0"/>
          <w:numId w:val="9"/>
        </w:numPr>
        <w:tabs>
          <w:tab w:val="clear" w:pos="1080"/>
          <w:tab w:val="num" w:pos="567"/>
        </w:tabs>
        <w:suppressAutoHyphens/>
        <w:spacing w:line="320" w:lineRule="exact"/>
        <w:ind w:left="567" w:hanging="567"/>
        <w:rPr>
          <w:rFonts w:ascii="Tahoma" w:eastAsia="Arial Unicode MS" w:hAnsi="Tahoma" w:cs="Tahoma"/>
          <w:w w:val="0"/>
          <w:sz w:val="22"/>
          <w:szCs w:val="22"/>
        </w:rPr>
      </w:pPr>
      <w:r w:rsidRPr="00277CED">
        <w:rPr>
          <w:rFonts w:ascii="Tahoma" w:hAnsi="Tahoma" w:cs="Tahoma"/>
          <w:sz w:val="22"/>
          <w:szCs w:val="22"/>
        </w:rPr>
        <w:t>informar o Agente Fiduciário em até 1 (um) dia útil sobre a ocorrência de qualquer evento previsto no item 6.19 desta Escritura de Emissão</w:t>
      </w:r>
      <w:r w:rsidR="009C5906" w:rsidRPr="00277CED">
        <w:rPr>
          <w:rFonts w:ascii="Tahoma" w:eastAsia="Arial Unicode MS" w:hAnsi="Tahoma" w:cs="Tahoma"/>
          <w:w w:val="0"/>
          <w:sz w:val="22"/>
          <w:szCs w:val="22"/>
        </w:rPr>
        <w:t>;</w:t>
      </w:r>
    </w:p>
    <w:p w:rsidR="009C5906" w:rsidRPr="00277CED" w:rsidRDefault="009C5906" w:rsidP="009D6571">
      <w:pPr>
        <w:tabs>
          <w:tab w:val="num" w:pos="567"/>
        </w:tabs>
        <w:suppressAutoHyphens/>
        <w:spacing w:line="320" w:lineRule="exact"/>
        <w:ind w:left="567" w:hanging="567"/>
        <w:rPr>
          <w:rFonts w:ascii="Tahoma" w:eastAsia="Arial Unicode MS" w:hAnsi="Tahoma" w:cs="Tahoma"/>
          <w:w w:val="0"/>
          <w:sz w:val="22"/>
          <w:szCs w:val="22"/>
        </w:rPr>
      </w:pPr>
    </w:p>
    <w:p w:rsidR="009C5906" w:rsidRPr="00277CED" w:rsidRDefault="002B1AE6" w:rsidP="009D6571">
      <w:pPr>
        <w:numPr>
          <w:ilvl w:val="0"/>
          <w:numId w:val="9"/>
        </w:numPr>
        <w:tabs>
          <w:tab w:val="clear" w:pos="1080"/>
          <w:tab w:val="num" w:pos="567"/>
        </w:tabs>
        <w:suppressAutoHyphens/>
        <w:spacing w:line="320" w:lineRule="exact"/>
        <w:ind w:left="567" w:hanging="567"/>
        <w:rPr>
          <w:rFonts w:ascii="Tahoma" w:eastAsia="Arial Unicode MS" w:hAnsi="Tahoma" w:cs="Tahoma"/>
          <w:w w:val="0"/>
          <w:sz w:val="22"/>
          <w:szCs w:val="22"/>
        </w:rPr>
      </w:pPr>
      <w:r w:rsidRPr="00277CED">
        <w:rPr>
          <w:rFonts w:ascii="Tahoma" w:hAnsi="Tahoma" w:cs="Tahoma"/>
          <w:sz w:val="22"/>
          <w:szCs w:val="22"/>
        </w:rPr>
        <w:t>fornecer ao Agente Fiduciário, no prazo máximo de 15 (quinze) dias contados da respectiva solicitação, qualquer informação que lhe venha a ser solicitada com relação a si ou, ainda, de interesse dos Debenturistas</w:t>
      </w:r>
      <w:r w:rsidR="009C5906" w:rsidRPr="00277CED">
        <w:rPr>
          <w:rFonts w:ascii="Tahoma" w:eastAsia="Arial Unicode MS" w:hAnsi="Tahoma" w:cs="Tahoma"/>
          <w:w w:val="0"/>
          <w:sz w:val="22"/>
          <w:szCs w:val="22"/>
        </w:rPr>
        <w:t>;</w:t>
      </w:r>
    </w:p>
    <w:p w:rsidR="009C5906" w:rsidRPr="00277CED" w:rsidRDefault="009C5906" w:rsidP="009D6571">
      <w:pPr>
        <w:tabs>
          <w:tab w:val="num" w:pos="567"/>
        </w:tabs>
        <w:suppressAutoHyphens/>
        <w:spacing w:line="320" w:lineRule="exact"/>
        <w:ind w:left="567" w:hanging="567"/>
        <w:rPr>
          <w:rFonts w:ascii="Tahoma" w:eastAsia="Arial Unicode MS" w:hAnsi="Tahoma" w:cs="Tahoma"/>
          <w:w w:val="0"/>
          <w:sz w:val="22"/>
          <w:szCs w:val="22"/>
        </w:rPr>
      </w:pPr>
    </w:p>
    <w:p w:rsidR="001573EF" w:rsidRPr="00277CED" w:rsidRDefault="002B1AE6" w:rsidP="009D6571">
      <w:pPr>
        <w:numPr>
          <w:ilvl w:val="0"/>
          <w:numId w:val="9"/>
        </w:numPr>
        <w:tabs>
          <w:tab w:val="clear" w:pos="1080"/>
          <w:tab w:val="num" w:pos="567"/>
        </w:tabs>
        <w:suppressAutoHyphens/>
        <w:spacing w:line="320" w:lineRule="exact"/>
        <w:ind w:left="567" w:hanging="567"/>
        <w:rPr>
          <w:rFonts w:ascii="Tahoma" w:eastAsia="Arial Unicode MS" w:hAnsi="Tahoma" w:cs="Tahoma"/>
          <w:w w:val="0"/>
          <w:sz w:val="22"/>
          <w:szCs w:val="22"/>
        </w:rPr>
      </w:pPr>
      <w:r w:rsidRPr="00277CED">
        <w:rPr>
          <w:rFonts w:ascii="Tahoma" w:hAnsi="Tahoma" w:cs="Tahoma"/>
          <w:sz w:val="22"/>
          <w:szCs w:val="22"/>
        </w:rPr>
        <w:t>comparecer às Assembleias Gerais de Debenturistas, sempre que solicitados</w:t>
      </w:r>
      <w:r w:rsidR="001573EF" w:rsidRPr="00277CED">
        <w:rPr>
          <w:rFonts w:ascii="Tahoma" w:eastAsia="Arial Unicode MS" w:hAnsi="Tahoma" w:cs="Tahoma"/>
          <w:w w:val="0"/>
          <w:sz w:val="22"/>
          <w:szCs w:val="22"/>
        </w:rPr>
        <w:t>;</w:t>
      </w:r>
      <w:r w:rsidR="0022636E" w:rsidRPr="00277CED">
        <w:rPr>
          <w:rFonts w:ascii="Tahoma" w:eastAsia="Arial Unicode MS" w:hAnsi="Tahoma" w:cs="Tahoma"/>
          <w:w w:val="0"/>
          <w:sz w:val="22"/>
          <w:szCs w:val="22"/>
        </w:rPr>
        <w:t xml:space="preserve"> </w:t>
      </w:r>
    </w:p>
    <w:p w:rsidR="0020686D" w:rsidRPr="00277CED" w:rsidRDefault="0020686D" w:rsidP="009D6571">
      <w:pPr>
        <w:pStyle w:val="PargrafodaLista"/>
        <w:suppressAutoHyphens/>
        <w:rPr>
          <w:rFonts w:ascii="Tahoma" w:hAnsi="Tahoma" w:cs="Tahoma"/>
          <w:sz w:val="22"/>
          <w:szCs w:val="22"/>
        </w:rPr>
      </w:pPr>
    </w:p>
    <w:p w:rsidR="0020686D" w:rsidRDefault="0020686D" w:rsidP="009D6571">
      <w:pPr>
        <w:numPr>
          <w:ilvl w:val="0"/>
          <w:numId w:val="9"/>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comunicar em até 3 (três) Dias Úteis ao Agente Fiduciário a ocorrência de quaisquer eventos ou situações que sejam de seu conhecimento e que possam afetar negativamente sua habilidade ou a habilidade d</w:t>
      </w:r>
      <w:r w:rsidR="004C11EB" w:rsidRPr="00277CED">
        <w:rPr>
          <w:rFonts w:ascii="Tahoma" w:hAnsi="Tahoma" w:cs="Tahoma"/>
          <w:sz w:val="22"/>
          <w:szCs w:val="22"/>
        </w:rPr>
        <w:t xml:space="preserve">a Emissora </w:t>
      </w:r>
      <w:r w:rsidRPr="00277CED">
        <w:rPr>
          <w:rFonts w:ascii="Tahoma" w:hAnsi="Tahoma" w:cs="Tahoma"/>
          <w:sz w:val="22"/>
          <w:szCs w:val="22"/>
        </w:rPr>
        <w:t>de efetuar o pontual cumprimento das obrigações, principais e acessórias, no todo ou em parte, assumidas nos termos desta Escritura de Emissão;</w:t>
      </w:r>
    </w:p>
    <w:p w:rsidR="00142C37" w:rsidRDefault="00142C37" w:rsidP="00A804C3">
      <w:pPr>
        <w:suppressAutoHyphens/>
        <w:spacing w:line="320" w:lineRule="exact"/>
        <w:ind w:left="567"/>
        <w:rPr>
          <w:rFonts w:ascii="Tahoma" w:hAnsi="Tahoma" w:cs="Tahoma"/>
          <w:sz w:val="22"/>
          <w:szCs w:val="22"/>
        </w:rPr>
      </w:pPr>
    </w:p>
    <w:p w:rsidR="00142C37" w:rsidRPr="00277CED" w:rsidRDefault="00142C37" w:rsidP="00A804C3">
      <w:pPr>
        <w:numPr>
          <w:ilvl w:val="0"/>
          <w:numId w:val="9"/>
        </w:numPr>
        <w:tabs>
          <w:tab w:val="clear" w:pos="1080"/>
          <w:tab w:val="num" w:pos="567"/>
        </w:tabs>
        <w:suppressAutoHyphens/>
        <w:spacing w:line="320" w:lineRule="exact"/>
        <w:ind w:left="567" w:hanging="567"/>
        <w:rPr>
          <w:rFonts w:ascii="Tahoma" w:hAnsi="Tahoma" w:cs="Tahoma"/>
          <w:sz w:val="22"/>
          <w:szCs w:val="22"/>
        </w:rPr>
      </w:pPr>
      <w:r>
        <w:rPr>
          <w:rFonts w:ascii="Tahoma" w:hAnsi="Tahoma" w:cs="Tahoma"/>
          <w:sz w:val="22"/>
          <w:szCs w:val="22"/>
        </w:rPr>
        <w:t xml:space="preserve">fornecer ao Agente Fiduciário e aos Debenturistas, </w:t>
      </w:r>
      <w:r w:rsidR="00B407CA">
        <w:rPr>
          <w:rFonts w:ascii="Tahoma" w:hAnsi="Tahoma" w:cs="Tahoma"/>
          <w:sz w:val="22"/>
          <w:szCs w:val="22"/>
        </w:rPr>
        <w:t xml:space="preserve">anualmente, a contar da Data de Liquidação, </w:t>
      </w:r>
      <w:r w:rsidRPr="00142C37">
        <w:rPr>
          <w:rFonts w:ascii="Tahoma" w:hAnsi="Tahoma" w:cs="Tahoma"/>
          <w:sz w:val="22"/>
          <w:szCs w:val="22"/>
        </w:rPr>
        <w:t>declaração</w:t>
      </w:r>
      <w:r w:rsidR="00B407CA">
        <w:rPr>
          <w:rFonts w:ascii="Tahoma" w:hAnsi="Tahoma" w:cs="Tahoma"/>
          <w:sz w:val="22"/>
          <w:szCs w:val="22"/>
        </w:rPr>
        <w:t xml:space="preserve"> atestando o cumprimento de todas as </w:t>
      </w:r>
      <w:r w:rsidRPr="00142C37">
        <w:rPr>
          <w:rFonts w:ascii="Tahoma" w:hAnsi="Tahoma" w:cs="Tahoma"/>
          <w:sz w:val="22"/>
          <w:szCs w:val="22"/>
        </w:rPr>
        <w:t>obrigações</w:t>
      </w:r>
      <w:r w:rsidR="00B407CA">
        <w:rPr>
          <w:rFonts w:ascii="Tahoma" w:hAnsi="Tahoma" w:cs="Tahoma"/>
          <w:sz w:val="22"/>
          <w:szCs w:val="22"/>
        </w:rPr>
        <w:t xml:space="preserve">  </w:t>
      </w:r>
      <w:r w:rsidR="00B80A9F">
        <w:rPr>
          <w:rFonts w:ascii="Tahoma" w:hAnsi="Tahoma" w:cs="Tahoma"/>
          <w:sz w:val="22"/>
          <w:szCs w:val="22"/>
        </w:rPr>
        <w:t>d</w:t>
      </w:r>
      <w:r w:rsidR="00B407CA">
        <w:rPr>
          <w:rFonts w:ascii="Tahoma" w:hAnsi="Tahoma" w:cs="Tahoma"/>
          <w:sz w:val="22"/>
          <w:szCs w:val="22"/>
        </w:rPr>
        <w:t xml:space="preserve">os Garantidores </w:t>
      </w:r>
      <w:r w:rsidR="00B80A9F">
        <w:rPr>
          <w:rFonts w:ascii="Tahoma" w:hAnsi="Tahoma" w:cs="Tahoma"/>
          <w:sz w:val="22"/>
          <w:szCs w:val="22"/>
        </w:rPr>
        <w:t xml:space="preserve">indicadas </w:t>
      </w:r>
      <w:r w:rsidR="00B407CA">
        <w:rPr>
          <w:rFonts w:ascii="Tahoma" w:hAnsi="Tahoma" w:cs="Tahoma"/>
          <w:sz w:val="22"/>
          <w:szCs w:val="22"/>
        </w:rPr>
        <w:t>nesta Cláusula Sétima</w:t>
      </w:r>
      <w:r w:rsidR="00B80A9F">
        <w:rPr>
          <w:rFonts w:ascii="Tahoma" w:hAnsi="Tahoma" w:cs="Tahoma"/>
          <w:sz w:val="22"/>
          <w:szCs w:val="22"/>
        </w:rPr>
        <w:t>;</w:t>
      </w:r>
    </w:p>
    <w:p w:rsidR="00F80010" w:rsidRPr="00277CED" w:rsidRDefault="00F80010" w:rsidP="009D6571">
      <w:pPr>
        <w:pStyle w:val="PargrafodaLista"/>
        <w:suppressAutoHyphens/>
        <w:rPr>
          <w:rFonts w:ascii="Tahoma" w:hAnsi="Tahoma" w:cs="Tahoma"/>
          <w:sz w:val="22"/>
          <w:szCs w:val="22"/>
        </w:rPr>
      </w:pPr>
    </w:p>
    <w:p w:rsidR="00F80010" w:rsidRPr="00277CED" w:rsidRDefault="00F80010" w:rsidP="009D6571">
      <w:pPr>
        <w:numPr>
          <w:ilvl w:val="0"/>
          <w:numId w:val="9"/>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até a Data de Vencimento, observar, cumprir e/ou fazer cumprir, por si, suas afiliadas e seus Representantes (conforme abaixo definido) toda e qualquer Lei Anticorrupção (conforme abaixo definido), bem como abster-se de praticar quaisquer das Condutas Indevidas (conforme abaixo definido), devendo (i) manter políticas e procedimentos internos que assegurem integral cumprimento da Lei Anticorrupção; (</w:t>
      </w:r>
      <w:proofErr w:type="spellStart"/>
      <w:r w:rsidRPr="00277CED">
        <w:rPr>
          <w:rFonts w:ascii="Tahoma" w:hAnsi="Tahoma" w:cs="Tahoma"/>
          <w:sz w:val="22"/>
          <w:szCs w:val="22"/>
        </w:rPr>
        <w:t>ii</w:t>
      </w:r>
      <w:proofErr w:type="spellEnd"/>
      <w:r w:rsidRPr="00277CED">
        <w:rPr>
          <w:rFonts w:ascii="Tahoma" w:hAnsi="Tahoma" w:cs="Tahoma"/>
          <w:sz w:val="22"/>
          <w:szCs w:val="22"/>
        </w:rPr>
        <w:t>) dar conhecimento pleno de tais normas a todos os seus profissionais e/ou os demais prestadores de serviços, previamente ao início de sua atuação no âmbito da Oferta Restrita; (</w:t>
      </w:r>
      <w:proofErr w:type="spellStart"/>
      <w:r w:rsidRPr="00277CED">
        <w:rPr>
          <w:rFonts w:ascii="Tahoma" w:hAnsi="Tahoma" w:cs="Tahoma"/>
          <w:sz w:val="22"/>
          <w:szCs w:val="22"/>
        </w:rPr>
        <w:t>iii</w:t>
      </w:r>
      <w:proofErr w:type="spellEnd"/>
      <w:r w:rsidRPr="00277CED">
        <w:rPr>
          <w:rFonts w:ascii="Tahoma" w:hAnsi="Tahoma" w:cs="Tahoma"/>
          <w:sz w:val="22"/>
          <w:szCs w:val="22"/>
        </w:rPr>
        <w:t xml:space="preserve">) abster-se </w:t>
      </w:r>
      <w:r w:rsidRPr="00277CED">
        <w:rPr>
          <w:rFonts w:ascii="Tahoma" w:hAnsi="Tahoma" w:cs="Tahoma"/>
          <w:sz w:val="22"/>
          <w:szCs w:val="22"/>
        </w:rPr>
        <w:lastRenderedPageBreak/>
        <w:t>de praticar atos de corrupção e de agir de forma lesiva à administração pública, nacional ou estrangeira, bem como realizar quaisquer das Condutas Indevidas; e (</w:t>
      </w:r>
      <w:proofErr w:type="spellStart"/>
      <w:r w:rsidRPr="00277CED">
        <w:rPr>
          <w:rFonts w:ascii="Tahoma" w:hAnsi="Tahoma" w:cs="Tahoma"/>
          <w:sz w:val="22"/>
          <w:szCs w:val="22"/>
        </w:rPr>
        <w:t>iv</w:t>
      </w:r>
      <w:proofErr w:type="spellEnd"/>
      <w:r w:rsidRPr="00277CED">
        <w:rPr>
          <w:rFonts w:ascii="Tahoma" w:hAnsi="Tahoma" w:cs="Tahoma"/>
          <w:sz w:val="22"/>
          <w:szCs w:val="22"/>
        </w:rPr>
        <w:t>) caso tenha conhecimento de qualquer ato ou fato que viole aludidas normas, comunicar imediatamente ao Agente Fiduciário, que poderá tomar todas as providências que entender necessárias</w:t>
      </w:r>
      <w:r w:rsidR="000F031F">
        <w:rPr>
          <w:rFonts w:ascii="Tahoma" w:hAnsi="Tahoma" w:cs="Tahoma"/>
          <w:sz w:val="22"/>
          <w:szCs w:val="22"/>
        </w:rPr>
        <w:t>; e</w:t>
      </w:r>
    </w:p>
    <w:p w:rsidR="00F40B09" w:rsidRPr="00277CED" w:rsidRDefault="00F40B09" w:rsidP="009D6571">
      <w:pPr>
        <w:pStyle w:val="PargrafodaLista"/>
        <w:suppressAutoHyphens/>
        <w:spacing w:line="320" w:lineRule="exact"/>
        <w:rPr>
          <w:rFonts w:ascii="Tahoma" w:hAnsi="Tahoma" w:cs="Tahoma"/>
          <w:sz w:val="22"/>
          <w:szCs w:val="22"/>
        </w:rPr>
      </w:pPr>
    </w:p>
    <w:p w:rsidR="000F031F" w:rsidRDefault="000F4190" w:rsidP="001B078C">
      <w:pPr>
        <w:numPr>
          <w:ilvl w:val="0"/>
          <w:numId w:val="9"/>
        </w:numPr>
        <w:tabs>
          <w:tab w:val="clear" w:pos="1080"/>
          <w:tab w:val="num" w:pos="567"/>
        </w:tabs>
        <w:suppressAutoHyphens/>
        <w:spacing w:line="320" w:lineRule="exact"/>
        <w:ind w:left="567" w:hanging="567"/>
        <w:rPr>
          <w:rFonts w:ascii="Tahoma" w:hAnsi="Tahoma" w:cs="Tahoma"/>
          <w:sz w:val="22"/>
          <w:szCs w:val="22"/>
        </w:rPr>
      </w:pPr>
      <w:r w:rsidRPr="001B078C">
        <w:rPr>
          <w:rFonts w:ascii="Tahoma" w:hAnsi="Tahoma" w:cs="Tahoma"/>
          <w:sz w:val="22"/>
          <w:szCs w:val="22"/>
        </w:rPr>
        <w:t>cumprir</w:t>
      </w:r>
      <w:r w:rsidR="002B1AE6" w:rsidRPr="001B078C">
        <w:rPr>
          <w:rFonts w:ascii="Tahoma" w:hAnsi="Tahoma" w:cs="Tahoma"/>
          <w:sz w:val="22"/>
          <w:szCs w:val="22"/>
        </w:rPr>
        <w:t>,</w:t>
      </w:r>
      <w:r w:rsidRPr="001B078C">
        <w:rPr>
          <w:rFonts w:ascii="Tahoma" w:hAnsi="Tahoma" w:cs="Tahoma"/>
          <w:sz w:val="22"/>
          <w:szCs w:val="22"/>
        </w:rPr>
        <w:t xml:space="preserve"> </w:t>
      </w:r>
      <w:r w:rsidR="002B1AE6" w:rsidRPr="001B078C">
        <w:rPr>
          <w:rFonts w:ascii="Tahoma" w:hAnsi="Tahoma" w:cs="Tahoma"/>
          <w:sz w:val="22"/>
          <w:szCs w:val="22"/>
        </w:rPr>
        <w:t xml:space="preserve">em todos os aspectos materiais, </w:t>
      </w:r>
      <w:r w:rsidRPr="001B078C">
        <w:rPr>
          <w:rFonts w:ascii="Tahoma" w:hAnsi="Tahoma" w:cs="Tahoma"/>
          <w:sz w:val="22"/>
          <w:szCs w:val="22"/>
        </w:rPr>
        <w:t xml:space="preserve">as leis, regulamentos, normas administrativas e determinações dos órgãos governamentais, autarquias ou instâncias judiciais aplicáveis ao exercício de suas atividades, exceto </w:t>
      </w:r>
      <w:r w:rsidR="002B1AE6" w:rsidRPr="001B078C">
        <w:rPr>
          <w:rFonts w:ascii="Tahoma" w:hAnsi="Tahoma" w:cs="Tahoma"/>
          <w:sz w:val="22"/>
          <w:szCs w:val="22"/>
        </w:rPr>
        <w:t>se</w:t>
      </w:r>
      <w:r w:rsidRPr="001B078C">
        <w:rPr>
          <w:rFonts w:ascii="Tahoma" w:hAnsi="Tahoma" w:cs="Tahoma"/>
          <w:sz w:val="22"/>
          <w:szCs w:val="22"/>
        </w:rPr>
        <w:t xml:space="preserve"> questionados de boa-fé nas esfer</w:t>
      </w:r>
      <w:r w:rsidR="002B1AE6" w:rsidRPr="001B078C">
        <w:rPr>
          <w:rFonts w:ascii="Tahoma" w:hAnsi="Tahoma" w:cs="Tahoma"/>
          <w:sz w:val="22"/>
          <w:szCs w:val="22"/>
        </w:rPr>
        <w:t>as administrativa e/ou judicial</w:t>
      </w:r>
      <w:r w:rsidR="000F031F" w:rsidRPr="008541DF">
        <w:rPr>
          <w:rFonts w:ascii="Tahoma" w:hAnsi="Tahoma" w:cs="Tahoma"/>
          <w:sz w:val="22"/>
          <w:szCs w:val="22"/>
        </w:rPr>
        <w:t>.</w:t>
      </w:r>
    </w:p>
    <w:p w:rsidR="000F031F" w:rsidRPr="008541DF" w:rsidRDefault="000F031F" w:rsidP="008541DF">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1B078C">
        <w:rPr>
          <w:rFonts w:ascii="Tahoma" w:hAnsi="Tahoma" w:cs="Tahoma"/>
          <w:sz w:val="22"/>
          <w:szCs w:val="22"/>
        </w:rPr>
        <w:t>7.</w:t>
      </w:r>
      <w:r w:rsidR="009D6FAC" w:rsidRPr="001B078C">
        <w:rPr>
          <w:rFonts w:ascii="Tahoma" w:hAnsi="Tahoma" w:cs="Tahoma"/>
          <w:sz w:val="22"/>
          <w:szCs w:val="22"/>
        </w:rPr>
        <w:t>3</w:t>
      </w:r>
      <w:r w:rsidR="003F6EA3" w:rsidRPr="001B078C">
        <w:rPr>
          <w:rFonts w:ascii="Tahoma" w:hAnsi="Tahoma" w:cs="Tahoma"/>
          <w:sz w:val="22"/>
          <w:szCs w:val="22"/>
        </w:rPr>
        <w:t xml:space="preserve">. </w:t>
      </w:r>
      <w:r w:rsidR="00B37A94" w:rsidRPr="001B078C">
        <w:rPr>
          <w:rFonts w:ascii="Tahoma" w:hAnsi="Tahoma" w:cs="Tahoma"/>
          <w:sz w:val="22"/>
          <w:szCs w:val="22"/>
        </w:rPr>
        <w:t>As despesas a</w:t>
      </w:r>
      <w:r w:rsidR="00B37A94" w:rsidRPr="00277CED">
        <w:rPr>
          <w:rFonts w:ascii="Tahoma" w:hAnsi="Tahoma" w:cs="Tahoma"/>
          <w:sz w:val="22"/>
          <w:szCs w:val="22"/>
        </w:rPr>
        <w:t xml:space="preserve"> que se refere o item </w:t>
      </w:r>
      <w:r w:rsidRPr="00277CED">
        <w:rPr>
          <w:rFonts w:ascii="Tahoma" w:hAnsi="Tahoma" w:cs="Tahoma"/>
          <w:sz w:val="22"/>
          <w:szCs w:val="22"/>
        </w:rPr>
        <w:t>7</w:t>
      </w:r>
      <w:r w:rsidR="00B37A94" w:rsidRPr="00277CED">
        <w:rPr>
          <w:rFonts w:ascii="Tahoma" w:hAnsi="Tahoma" w:cs="Tahoma"/>
          <w:sz w:val="22"/>
          <w:szCs w:val="22"/>
        </w:rPr>
        <w:t>.1 (</w:t>
      </w:r>
      <w:r w:rsidR="00CF74A4" w:rsidRPr="00277CED">
        <w:rPr>
          <w:rFonts w:ascii="Tahoma" w:hAnsi="Tahoma" w:cs="Tahoma"/>
          <w:sz w:val="22"/>
          <w:szCs w:val="22"/>
        </w:rPr>
        <w:t>o</w:t>
      </w:r>
      <w:r w:rsidR="00B37A94" w:rsidRPr="00277CED">
        <w:rPr>
          <w:rFonts w:ascii="Tahoma" w:hAnsi="Tahoma" w:cs="Tahoma"/>
          <w:sz w:val="22"/>
          <w:szCs w:val="22"/>
        </w:rPr>
        <w:t xml:space="preserve">) acima </w:t>
      </w:r>
      <w:r w:rsidR="00CF74A4" w:rsidRPr="00277CED">
        <w:rPr>
          <w:rFonts w:ascii="Tahoma" w:hAnsi="Tahoma" w:cs="Tahoma"/>
          <w:sz w:val="22"/>
          <w:szCs w:val="22"/>
        </w:rPr>
        <w:t xml:space="preserve">deverão ser, sempre que possível, previamente aprovadas pela Emissora, e </w:t>
      </w:r>
      <w:r w:rsidR="00B37A94" w:rsidRPr="00277CED">
        <w:rPr>
          <w:rFonts w:ascii="Tahoma" w:hAnsi="Tahoma" w:cs="Tahoma"/>
          <w:sz w:val="22"/>
          <w:szCs w:val="22"/>
        </w:rPr>
        <w:t>compreenderão, entre outras, as seguintes:</w:t>
      </w:r>
    </w:p>
    <w:p w:rsidR="00B37A94" w:rsidRPr="00277CED" w:rsidRDefault="00B37A94" w:rsidP="009D6571">
      <w:pPr>
        <w:suppressAutoHyphens/>
        <w:spacing w:line="320" w:lineRule="exact"/>
        <w:ind w:left="360"/>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publicação de relatórios, editais, avisos e notificações, conforme previsto nesta Escritura de Emissão, e outras que vierem a ser exigidas pela regulamentação aplicável;</w:t>
      </w:r>
    </w:p>
    <w:p w:rsidR="00AF313D" w:rsidRPr="00277CED" w:rsidRDefault="00AF313D" w:rsidP="009D6571">
      <w:pPr>
        <w:suppressAutoHyphens/>
        <w:spacing w:line="320" w:lineRule="exact"/>
        <w:ind w:left="567"/>
        <w:rPr>
          <w:rFonts w:ascii="Tahoma" w:hAnsi="Tahoma" w:cs="Tahoma"/>
          <w:sz w:val="22"/>
          <w:szCs w:val="22"/>
        </w:rPr>
      </w:pPr>
    </w:p>
    <w:p w:rsidR="00AF313D" w:rsidRPr="00277CED" w:rsidRDefault="00AF313D"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despesas com fotocópias, digitalizações, envio de documentos;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extração de certidões atualizadas dos distribuidores cíveis, das Varas da Fazenda Pública, Cartórios de Protesto, Varas do Trabalho, Varas da Justiça Federal e da Procuradoria da Fazenda Pública do foro da sede da Emissora, caso tenham sido previamente solicitadas </w:t>
      </w:r>
      <w:r w:rsidR="001767DF" w:rsidRPr="00277CED">
        <w:rPr>
          <w:rFonts w:ascii="Tahoma" w:hAnsi="Tahoma" w:cs="Tahoma"/>
          <w:sz w:val="22"/>
          <w:szCs w:val="22"/>
        </w:rPr>
        <w:t>à Emissora</w:t>
      </w:r>
      <w:r w:rsidRPr="00277CED">
        <w:rPr>
          <w:rFonts w:ascii="Tahoma" w:hAnsi="Tahoma" w:cs="Tahoma"/>
          <w:sz w:val="22"/>
          <w:szCs w:val="22"/>
        </w:rPr>
        <w:t xml:space="preserve"> e não entregues dentro de </w:t>
      </w:r>
      <w:r w:rsidR="00AC53AB" w:rsidRPr="00277CED">
        <w:rPr>
          <w:rFonts w:ascii="Tahoma" w:hAnsi="Tahoma" w:cs="Tahoma"/>
          <w:sz w:val="22"/>
          <w:szCs w:val="22"/>
        </w:rPr>
        <w:t>30</w:t>
      </w:r>
      <w:r w:rsidRPr="00277CED">
        <w:rPr>
          <w:rFonts w:ascii="Tahoma" w:hAnsi="Tahoma" w:cs="Tahoma"/>
          <w:sz w:val="22"/>
          <w:szCs w:val="22"/>
        </w:rPr>
        <w:t xml:space="preserve"> (</w:t>
      </w:r>
      <w:r w:rsidR="00AC53AB" w:rsidRPr="00277CED">
        <w:rPr>
          <w:rFonts w:ascii="Tahoma" w:hAnsi="Tahoma" w:cs="Tahoma"/>
          <w:sz w:val="22"/>
          <w:szCs w:val="22"/>
        </w:rPr>
        <w:t>trinta</w:t>
      </w:r>
      <w:r w:rsidRPr="00277CED">
        <w:rPr>
          <w:rFonts w:ascii="Tahoma" w:hAnsi="Tahoma" w:cs="Tahoma"/>
          <w:sz w:val="22"/>
          <w:szCs w:val="22"/>
        </w:rPr>
        <w:t>) dias corridos;</w:t>
      </w:r>
    </w:p>
    <w:p w:rsidR="00AC53AB" w:rsidRPr="00277CED" w:rsidRDefault="00AC53AB" w:rsidP="009D6571">
      <w:pPr>
        <w:pStyle w:val="PargrafodaLista"/>
        <w:tabs>
          <w:tab w:val="num" w:pos="567"/>
        </w:tabs>
        <w:suppressAutoHyphens/>
        <w:spacing w:line="320" w:lineRule="exact"/>
        <w:ind w:left="567" w:hanging="567"/>
        <w:rPr>
          <w:rFonts w:ascii="Tahoma" w:hAnsi="Tahoma" w:cs="Tahoma"/>
          <w:sz w:val="22"/>
          <w:szCs w:val="22"/>
        </w:rPr>
      </w:pPr>
    </w:p>
    <w:p w:rsidR="001A4E7E" w:rsidRPr="00277CED" w:rsidRDefault="00AC53AB"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proofErr w:type="spellStart"/>
      <w:r w:rsidRPr="00277CED">
        <w:rPr>
          <w:rFonts w:ascii="Tahoma" w:hAnsi="Tahoma" w:cs="Tahoma"/>
          <w:i/>
          <w:sz w:val="22"/>
          <w:szCs w:val="22"/>
        </w:rPr>
        <w:t>conference</w:t>
      </w:r>
      <w:proofErr w:type="spellEnd"/>
      <w:r w:rsidRPr="00277CED">
        <w:rPr>
          <w:rFonts w:ascii="Tahoma" w:hAnsi="Tahoma" w:cs="Tahoma"/>
          <w:i/>
          <w:sz w:val="22"/>
          <w:szCs w:val="22"/>
        </w:rPr>
        <w:t xml:space="preserve"> </w:t>
      </w:r>
      <w:proofErr w:type="spellStart"/>
      <w:r w:rsidRPr="00277CED">
        <w:rPr>
          <w:rFonts w:ascii="Tahoma" w:hAnsi="Tahoma" w:cs="Tahoma"/>
          <w:i/>
          <w:sz w:val="22"/>
          <w:szCs w:val="22"/>
        </w:rPr>
        <w:t>calls</w:t>
      </w:r>
      <w:proofErr w:type="spellEnd"/>
      <w:r w:rsidRPr="00277CED">
        <w:rPr>
          <w:rFonts w:ascii="Tahoma" w:hAnsi="Tahoma" w:cs="Tahoma"/>
          <w:sz w:val="22"/>
          <w:szCs w:val="22"/>
        </w:rPr>
        <w:t xml:space="preserve"> e contatos telefônicos;</w:t>
      </w:r>
    </w:p>
    <w:p w:rsidR="001763E0" w:rsidRPr="00277CED" w:rsidRDefault="001763E0" w:rsidP="009D6571">
      <w:pPr>
        <w:pStyle w:val="PargrafodaLista"/>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despesas de viagem,</w:t>
      </w:r>
      <w:r w:rsidR="00AC53AB" w:rsidRPr="00277CED">
        <w:rPr>
          <w:rFonts w:ascii="Tahoma" w:hAnsi="Tahoma" w:cs="Tahoma"/>
          <w:sz w:val="22"/>
          <w:szCs w:val="22"/>
        </w:rPr>
        <w:t xml:space="preserve"> </w:t>
      </w:r>
      <w:r w:rsidR="00AF313D" w:rsidRPr="00277CED">
        <w:rPr>
          <w:rFonts w:ascii="Tahoma" w:hAnsi="Tahoma" w:cs="Tahoma"/>
          <w:sz w:val="22"/>
          <w:szCs w:val="22"/>
        </w:rPr>
        <w:t xml:space="preserve">transportes, </w:t>
      </w:r>
      <w:r w:rsidR="00AC53AB" w:rsidRPr="00277CED">
        <w:rPr>
          <w:rFonts w:ascii="Tahoma" w:hAnsi="Tahoma" w:cs="Tahoma"/>
          <w:sz w:val="22"/>
          <w:szCs w:val="22"/>
        </w:rPr>
        <w:t>estadias e alimentação,</w:t>
      </w:r>
      <w:r w:rsidRPr="00277CED">
        <w:rPr>
          <w:rFonts w:ascii="Tahoma" w:hAnsi="Tahoma" w:cs="Tahoma"/>
          <w:sz w:val="22"/>
          <w:szCs w:val="22"/>
        </w:rPr>
        <w:t xml:space="preserve"> quando estas sejam necessárias ao desempenho das funções do Agente Fiduciário</w:t>
      </w:r>
      <w:r w:rsidR="00AC53AB" w:rsidRPr="00277CED">
        <w:rPr>
          <w:rFonts w:ascii="Tahoma" w:hAnsi="Tahoma" w:cs="Tahoma"/>
          <w:sz w:val="22"/>
          <w:szCs w:val="22"/>
        </w:rPr>
        <w:t>;</w:t>
      </w:r>
    </w:p>
    <w:p w:rsidR="001763E0" w:rsidRPr="00277CED" w:rsidRDefault="001763E0"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despesas com especialistas, tais como assessoria legal </w:t>
      </w:r>
      <w:r w:rsidR="00DE37B8" w:rsidRPr="00277CED">
        <w:rPr>
          <w:rFonts w:ascii="Tahoma" w:hAnsi="Tahoma" w:cs="Tahoma"/>
          <w:sz w:val="22"/>
          <w:szCs w:val="22"/>
        </w:rPr>
        <w:t xml:space="preserve">ou contábil </w:t>
      </w:r>
      <w:r w:rsidRPr="00277CED">
        <w:rPr>
          <w:rFonts w:ascii="Tahoma" w:hAnsi="Tahoma" w:cs="Tahoma"/>
          <w:sz w:val="22"/>
          <w:szCs w:val="22"/>
        </w:rPr>
        <w:t>ao Agente Fiduciário em caso de vencimento antecipado das Debêntures; e</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eventuais levantamentos adicionais e especiais ou periciais que vierem a ser justificadamente necessários, se ocorrerem omissões e/ou obscuridades nas informações pertinentes aos estritos interesses dos </w:t>
      </w:r>
      <w:r w:rsidR="003A7527" w:rsidRPr="00277CED">
        <w:rPr>
          <w:rFonts w:ascii="Tahoma" w:hAnsi="Tahoma" w:cs="Tahoma"/>
          <w:sz w:val="22"/>
          <w:szCs w:val="22"/>
        </w:rPr>
        <w:t>Debenturistas</w:t>
      </w:r>
      <w:r w:rsidRPr="00277CED">
        <w:rPr>
          <w:rFonts w:ascii="Tahoma" w:hAnsi="Tahoma" w:cs="Tahoma"/>
          <w:sz w:val="22"/>
          <w:szCs w:val="22"/>
        </w:rPr>
        <w:t>.</w:t>
      </w:r>
    </w:p>
    <w:p w:rsidR="00B37A94" w:rsidRPr="00277CED" w:rsidRDefault="00B37A94" w:rsidP="009D6571">
      <w:pPr>
        <w:suppressAutoHyphens/>
        <w:spacing w:line="320" w:lineRule="exact"/>
        <w:ind w:left="720"/>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C51F87" w:rsidRPr="00277CED">
        <w:rPr>
          <w:rFonts w:ascii="Tahoma" w:hAnsi="Tahoma" w:cs="Tahoma"/>
          <w:sz w:val="22"/>
          <w:szCs w:val="22"/>
        </w:rPr>
        <w:t>Oitava</w:t>
      </w:r>
      <w:r w:rsidR="00C51F87"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DO AGENTE FIDUCIÁRIO</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.1. A Emissora nomeia e constitui</w:t>
      </w:r>
      <w:r w:rsidR="00BD23E9" w:rsidRPr="00277CED">
        <w:rPr>
          <w:rFonts w:ascii="Tahoma" w:hAnsi="Tahoma" w:cs="Tahoma"/>
          <w:sz w:val="22"/>
          <w:szCs w:val="22"/>
        </w:rPr>
        <w:t xml:space="preserve"> </w:t>
      </w:r>
      <w:r w:rsidR="00486501" w:rsidRPr="00277CED">
        <w:rPr>
          <w:rFonts w:ascii="Tahoma" w:hAnsi="Tahoma" w:cs="Tahoma"/>
          <w:sz w:val="22"/>
          <w:szCs w:val="22"/>
        </w:rPr>
        <w:t xml:space="preserve">como </w:t>
      </w:r>
      <w:r w:rsidR="00BD23E9" w:rsidRPr="00277CED">
        <w:rPr>
          <w:rFonts w:ascii="Tahoma" w:hAnsi="Tahoma" w:cs="Tahoma"/>
          <w:sz w:val="22"/>
          <w:szCs w:val="22"/>
        </w:rPr>
        <w:t xml:space="preserve">Agente Fiduciário da Emissão, </w:t>
      </w:r>
      <w:r w:rsidR="00486501" w:rsidRPr="00277CED">
        <w:rPr>
          <w:rFonts w:ascii="Tahoma" w:hAnsi="Tahoma" w:cs="Tahoma"/>
          <w:sz w:val="22"/>
          <w:szCs w:val="22"/>
        </w:rPr>
        <w:t xml:space="preserve">a </w:t>
      </w:r>
      <w:r w:rsidR="005D1C17" w:rsidRPr="00911D16">
        <w:rPr>
          <w:rFonts w:ascii="Tahoma" w:hAnsi="Tahoma" w:cs="Tahoma"/>
          <w:bCs/>
          <w:sz w:val="22"/>
          <w:szCs w:val="22"/>
        </w:rPr>
        <w:t xml:space="preserve">Oliveira </w:t>
      </w:r>
      <w:proofErr w:type="spellStart"/>
      <w:r w:rsidR="005D1C17" w:rsidRPr="00911D16">
        <w:rPr>
          <w:rFonts w:ascii="Tahoma" w:hAnsi="Tahoma" w:cs="Tahoma"/>
          <w:bCs/>
          <w:sz w:val="22"/>
          <w:szCs w:val="22"/>
        </w:rPr>
        <w:t>Trust</w:t>
      </w:r>
      <w:proofErr w:type="spellEnd"/>
      <w:r w:rsidR="005D1C17" w:rsidRPr="00911D16">
        <w:rPr>
          <w:rFonts w:ascii="Tahoma" w:hAnsi="Tahoma" w:cs="Tahoma"/>
          <w:bCs/>
          <w:sz w:val="22"/>
          <w:szCs w:val="22"/>
        </w:rPr>
        <w:t xml:space="preserve"> Distribuidora de Títulos e Valores Mobiliários S.A.</w:t>
      </w:r>
      <w:r w:rsidR="00B37A94" w:rsidRPr="00277CED">
        <w:rPr>
          <w:rFonts w:ascii="Tahoma" w:hAnsi="Tahoma" w:cs="Tahoma"/>
          <w:sz w:val="22"/>
          <w:szCs w:val="22"/>
        </w:rPr>
        <w:t xml:space="preserve">, que, por meio deste ato, aceita a nomeação </w:t>
      </w:r>
      <w:r w:rsidR="00B37A94" w:rsidRPr="00277CED">
        <w:rPr>
          <w:rFonts w:ascii="Tahoma" w:hAnsi="Tahoma" w:cs="Tahoma"/>
          <w:sz w:val="22"/>
          <w:szCs w:val="22"/>
        </w:rPr>
        <w:lastRenderedPageBreak/>
        <w:t xml:space="preserve">para, nos termos da lei e da presente Escritura de Emissão, representar perante ela, Emissora, os interesses da comunhão dos </w:t>
      </w:r>
      <w:r w:rsidR="003A7527" w:rsidRPr="00277CED">
        <w:rPr>
          <w:rFonts w:ascii="Tahoma" w:hAnsi="Tahoma" w:cs="Tahoma"/>
          <w:sz w:val="22"/>
          <w:szCs w:val="22"/>
        </w:rPr>
        <w:t>Debenturistas</w:t>
      </w:r>
      <w:r w:rsidR="00B37A94"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.2. O Agente Fiduciário, nomeado na presente Escritura de Emissão, declara que:</w:t>
      </w:r>
    </w:p>
    <w:p w:rsidR="00B37A94" w:rsidRPr="00277CED" w:rsidRDefault="00B37A94" w:rsidP="009D6571">
      <w:pPr>
        <w:suppressAutoHyphens/>
        <w:spacing w:line="320" w:lineRule="exact"/>
        <w:ind w:left="360"/>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aceita a função para a qual foi nomeado, assumindo integralmente os deveres e atribuições previstas na legislação específica e nesta Escritura de Emissão;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aceita integralmente esta Escritura de Emissão, todas suas Cláusulas e condições;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está devidamente autorizado a celebrar esta Escritura de Emissão e a cumprir com suas obrigações aqui previstas, tendo sido satisfeitos todos os requisitos legais e estatutários necessários para tanto;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 celebração desta Escritura de Emissão e o cumprimento de suas obrigações aqui previstas não infringem qualquer obrigação anteriormente assumida pelo Agente Fiduciário;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tem qualquer impedimento legal, conforme parágrafo </w:t>
      </w:r>
      <w:r w:rsidR="004E2214" w:rsidRPr="00277CED">
        <w:rPr>
          <w:rFonts w:ascii="Tahoma" w:hAnsi="Tahoma" w:cs="Tahoma"/>
          <w:sz w:val="22"/>
          <w:szCs w:val="22"/>
        </w:rPr>
        <w:t xml:space="preserve">3º </w:t>
      </w:r>
      <w:r w:rsidRPr="00277CED">
        <w:rPr>
          <w:rFonts w:ascii="Tahoma" w:hAnsi="Tahoma" w:cs="Tahoma"/>
          <w:sz w:val="22"/>
          <w:szCs w:val="22"/>
        </w:rPr>
        <w:t>do artigo 66, da Lei das Sociedades por Ações, para exercer a função que lhe é conferida;</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se encontra em nenhuma das situações de conflito de interesse previstas no artigo 10 da </w:t>
      </w:r>
      <w:r w:rsidR="00375A64" w:rsidRPr="00277CED">
        <w:rPr>
          <w:rFonts w:ascii="Tahoma" w:hAnsi="Tahoma" w:cs="Tahoma"/>
          <w:sz w:val="22"/>
          <w:szCs w:val="22"/>
        </w:rPr>
        <w:t>Instrução CVM 28</w:t>
      </w:r>
      <w:r w:rsidR="00AC53AB" w:rsidRPr="00277CED">
        <w:rPr>
          <w:rFonts w:ascii="Tahoma" w:hAnsi="Tahoma" w:cs="Tahoma"/>
          <w:sz w:val="22"/>
          <w:szCs w:val="22"/>
        </w:rPr>
        <w:t>;</w:t>
      </w:r>
    </w:p>
    <w:p w:rsidR="001763E0" w:rsidRPr="00277CED" w:rsidRDefault="001763E0"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tem qualquer ligação com a Emissora </w:t>
      </w:r>
      <w:r w:rsidR="00AC53AB" w:rsidRPr="00277CED">
        <w:rPr>
          <w:rFonts w:ascii="Tahoma" w:hAnsi="Tahoma" w:cs="Tahoma"/>
          <w:sz w:val="22"/>
          <w:szCs w:val="22"/>
        </w:rPr>
        <w:t>e/</w:t>
      </w:r>
      <w:r w:rsidR="00947818" w:rsidRPr="00277CED">
        <w:rPr>
          <w:rFonts w:ascii="Tahoma" w:hAnsi="Tahoma" w:cs="Tahoma"/>
          <w:sz w:val="22"/>
          <w:szCs w:val="22"/>
        </w:rPr>
        <w:t xml:space="preserve">ou com </w:t>
      </w:r>
      <w:r w:rsidR="00F318F2" w:rsidRPr="00277CED">
        <w:rPr>
          <w:rFonts w:ascii="Tahoma" w:hAnsi="Tahoma" w:cs="Tahoma"/>
          <w:sz w:val="22"/>
          <w:szCs w:val="22"/>
        </w:rPr>
        <w:t>os</w:t>
      </w:r>
      <w:r w:rsidR="00947818" w:rsidRPr="00277CED">
        <w:rPr>
          <w:rFonts w:ascii="Tahoma" w:hAnsi="Tahoma" w:cs="Tahoma"/>
          <w:sz w:val="22"/>
          <w:szCs w:val="22"/>
        </w:rPr>
        <w:t xml:space="preserve"> Garantidor</w:t>
      </w:r>
      <w:r w:rsidR="00F318F2" w:rsidRPr="00277CED">
        <w:rPr>
          <w:rFonts w:ascii="Tahoma" w:hAnsi="Tahoma" w:cs="Tahoma"/>
          <w:sz w:val="22"/>
          <w:szCs w:val="22"/>
        </w:rPr>
        <w:t>es</w:t>
      </w:r>
      <w:r w:rsidR="00947818" w:rsidRPr="00277CED">
        <w:rPr>
          <w:rFonts w:ascii="Tahoma" w:hAnsi="Tahoma" w:cs="Tahoma"/>
          <w:sz w:val="22"/>
          <w:szCs w:val="22"/>
        </w:rPr>
        <w:t xml:space="preserve"> </w:t>
      </w:r>
      <w:r w:rsidRPr="00277CED">
        <w:rPr>
          <w:rFonts w:ascii="Tahoma" w:hAnsi="Tahoma" w:cs="Tahoma"/>
          <w:sz w:val="22"/>
          <w:szCs w:val="22"/>
        </w:rPr>
        <w:t>que o impeça de exercer suas funções;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está ciente das disposições da Circular do Banco Central do Brasil </w:t>
      </w:r>
      <w:r w:rsidR="00CC5A73" w:rsidRPr="00277CED">
        <w:rPr>
          <w:rFonts w:ascii="Tahoma" w:hAnsi="Tahoma" w:cs="Tahoma"/>
          <w:sz w:val="22"/>
          <w:szCs w:val="22"/>
        </w:rPr>
        <w:t>n</w:t>
      </w:r>
      <w:r w:rsidR="00AC31D1" w:rsidRPr="00277CED">
        <w:rPr>
          <w:rFonts w:ascii="Tahoma" w:hAnsi="Tahoma" w:cs="Tahoma"/>
          <w:sz w:val="22"/>
          <w:szCs w:val="22"/>
        </w:rPr>
        <w:t>º</w:t>
      </w:r>
      <w:r w:rsidRPr="00277CED">
        <w:rPr>
          <w:rFonts w:ascii="Tahoma" w:hAnsi="Tahoma" w:cs="Tahoma"/>
          <w:sz w:val="22"/>
          <w:szCs w:val="22"/>
        </w:rPr>
        <w:t xml:space="preserve"> 1.832, de </w:t>
      </w:r>
      <w:smartTag w:uri="urn:schemas-microsoft-com:office:smarttags" w:element="date">
        <w:smartTagPr>
          <w:attr w:name="ls" w:val="trans"/>
          <w:attr w:name="Month" w:val="10"/>
          <w:attr w:name="Day" w:val="31"/>
          <w:attr w:name="Year" w:val="1990"/>
        </w:smartTagPr>
        <w:r w:rsidRPr="00277CED">
          <w:rPr>
            <w:rFonts w:ascii="Tahoma" w:hAnsi="Tahoma" w:cs="Tahoma"/>
            <w:sz w:val="22"/>
            <w:szCs w:val="22"/>
          </w:rPr>
          <w:t>31 de outubro de 1990</w:t>
        </w:r>
      </w:smartTag>
      <w:r w:rsidRPr="00277CED">
        <w:rPr>
          <w:rFonts w:ascii="Tahoma" w:hAnsi="Tahoma" w:cs="Tahoma"/>
          <w:sz w:val="22"/>
          <w:szCs w:val="22"/>
        </w:rPr>
        <w:t>;</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verificou a veracidade das informações contidas nesta Escritura de Emissão, na Data de Emissão</w:t>
      </w:r>
      <w:r w:rsidR="00091FAF">
        <w:rPr>
          <w:rFonts w:ascii="Tahoma" w:hAnsi="Tahoma" w:cs="Tahoma"/>
          <w:sz w:val="22"/>
          <w:szCs w:val="22"/>
        </w:rPr>
        <w:t>, conforme informações e documentos disponibilizados pela Emissora</w:t>
      </w:r>
      <w:r w:rsidRPr="00277CED">
        <w:rPr>
          <w:rFonts w:ascii="Tahoma" w:hAnsi="Tahoma" w:cs="Tahoma"/>
          <w:sz w:val="22"/>
          <w:szCs w:val="22"/>
        </w:rPr>
        <w:t>;</w:t>
      </w:r>
    </w:p>
    <w:p w:rsidR="00E26692" w:rsidRPr="00277CED" w:rsidRDefault="00E26692" w:rsidP="009D6571">
      <w:pPr>
        <w:tabs>
          <w:tab w:val="num" w:pos="567"/>
        </w:tabs>
        <w:suppressAutoHyphens/>
        <w:spacing w:line="320" w:lineRule="exact"/>
        <w:ind w:left="567" w:hanging="567"/>
        <w:rPr>
          <w:rFonts w:ascii="Tahoma" w:hAnsi="Tahoma" w:cs="Tahoma"/>
          <w:sz w:val="22"/>
          <w:szCs w:val="22"/>
        </w:rPr>
      </w:pPr>
    </w:p>
    <w:p w:rsidR="00B37A94" w:rsidRPr="00277CED" w:rsidRDefault="00E26692"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 pessoa que o representa na assinatura desta Escritura</w:t>
      </w:r>
      <w:r w:rsidR="00AA4FAE" w:rsidRPr="00277CED">
        <w:rPr>
          <w:rFonts w:ascii="Tahoma" w:hAnsi="Tahoma" w:cs="Tahoma"/>
          <w:sz w:val="22"/>
          <w:szCs w:val="22"/>
        </w:rPr>
        <w:t xml:space="preserve"> </w:t>
      </w:r>
      <w:r w:rsidR="006A6B3A" w:rsidRPr="00277CED">
        <w:rPr>
          <w:rFonts w:ascii="Tahoma" w:hAnsi="Tahoma" w:cs="Tahoma"/>
          <w:sz w:val="22"/>
          <w:szCs w:val="22"/>
        </w:rPr>
        <w:t xml:space="preserve">de </w:t>
      </w:r>
      <w:r w:rsidR="00AA4FAE" w:rsidRPr="00277CED">
        <w:rPr>
          <w:rFonts w:ascii="Tahoma" w:hAnsi="Tahoma" w:cs="Tahoma"/>
          <w:sz w:val="22"/>
          <w:szCs w:val="22"/>
        </w:rPr>
        <w:t>Emissão</w:t>
      </w:r>
      <w:r w:rsidRPr="00277CED">
        <w:rPr>
          <w:rFonts w:ascii="Tahoma" w:hAnsi="Tahoma" w:cs="Tahoma"/>
          <w:sz w:val="22"/>
          <w:szCs w:val="22"/>
        </w:rPr>
        <w:t xml:space="preserve"> t</w:t>
      </w:r>
      <w:r w:rsidR="00AC53AB" w:rsidRPr="00277CED">
        <w:rPr>
          <w:rFonts w:ascii="Tahoma" w:hAnsi="Tahoma" w:cs="Tahoma"/>
          <w:sz w:val="22"/>
          <w:szCs w:val="22"/>
        </w:rPr>
        <w:t>e</w:t>
      </w:r>
      <w:r w:rsidRPr="00277CED">
        <w:rPr>
          <w:rFonts w:ascii="Tahoma" w:hAnsi="Tahoma" w:cs="Tahoma"/>
          <w:sz w:val="22"/>
          <w:szCs w:val="22"/>
        </w:rPr>
        <w:t>m poderes bastantes para tanto;</w:t>
      </w:r>
    </w:p>
    <w:p w:rsidR="009B00B8" w:rsidRPr="00277CED" w:rsidRDefault="009B00B8" w:rsidP="009D6571">
      <w:pPr>
        <w:tabs>
          <w:tab w:val="num" w:pos="567"/>
        </w:tabs>
        <w:suppressAutoHyphens/>
        <w:spacing w:line="320" w:lineRule="exact"/>
        <w:ind w:left="567" w:hanging="567"/>
        <w:rPr>
          <w:rFonts w:ascii="Tahoma" w:hAnsi="Tahoma" w:cs="Tahoma"/>
          <w:sz w:val="22"/>
          <w:szCs w:val="22"/>
        </w:rPr>
      </w:pPr>
    </w:p>
    <w:p w:rsidR="00455148" w:rsidRPr="00277CED" w:rsidRDefault="009B00B8"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w w:val="0"/>
          <w:sz w:val="22"/>
          <w:szCs w:val="22"/>
        </w:rPr>
        <w:t>verific</w:t>
      </w:r>
      <w:r w:rsidR="00091FAF">
        <w:rPr>
          <w:rFonts w:ascii="Tahoma" w:hAnsi="Tahoma" w:cs="Tahoma"/>
          <w:w w:val="0"/>
          <w:sz w:val="22"/>
          <w:szCs w:val="22"/>
        </w:rPr>
        <w:t>ou que</w:t>
      </w:r>
      <w:r w:rsidRPr="00277CED">
        <w:rPr>
          <w:rFonts w:ascii="Tahoma" w:hAnsi="Tahoma" w:cs="Tahoma"/>
          <w:w w:val="0"/>
          <w:sz w:val="22"/>
          <w:szCs w:val="22"/>
        </w:rPr>
        <w:t xml:space="preserve">, na forma prevista no inciso IX do </w:t>
      </w:r>
      <w:r w:rsidR="00AF5648" w:rsidRPr="00277CED">
        <w:rPr>
          <w:rFonts w:ascii="Tahoma" w:hAnsi="Tahoma" w:cs="Tahoma"/>
          <w:w w:val="0"/>
          <w:sz w:val="22"/>
          <w:szCs w:val="22"/>
        </w:rPr>
        <w:t>artigo</w:t>
      </w:r>
      <w:r w:rsidRPr="00277CED">
        <w:rPr>
          <w:rFonts w:ascii="Tahoma" w:hAnsi="Tahoma" w:cs="Tahoma"/>
          <w:w w:val="0"/>
          <w:sz w:val="22"/>
          <w:szCs w:val="22"/>
        </w:rPr>
        <w:t xml:space="preserve"> 12 da Instrução CVM 28, </w:t>
      </w:r>
      <w:r w:rsidR="00091FAF">
        <w:rPr>
          <w:rFonts w:ascii="Tahoma" w:hAnsi="Tahoma" w:cs="Tahoma"/>
          <w:w w:val="0"/>
          <w:sz w:val="22"/>
          <w:szCs w:val="22"/>
        </w:rPr>
        <w:t>as garantias reais</w:t>
      </w:r>
      <w:r w:rsidR="002A1E6A" w:rsidRPr="00277CED">
        <w:rPr>
          <w:rFonts w:ascii="Tahoma" w:hAnsi="Tahoma" w:cs="Tahoma"/>
          <w:w w:val="0"/>
          <w:sz w:val="22"/>
          <w:szCs w:val="22"/>
        </w:rPr>
        <w:t xml:space="preserve"> </w:t>
      </w:r>
      <w:r w:rsidRPr="00277CED">
        <w:rPr>
          <w:rFonts w:ascii="Tahoma" w:hAnsi="Tahoma" w:cs="Tahoma"/>
          <w:w w:val="0"/>
          <w:sz w:val="22"/>
          <w:szCs w:val="22"/>
        </w:rPr>
        <w:t>descrita</w:t>
      </w:r>
      <w:r w:rsidR="002A1E6A" w:rsidRPr="00277CED">
        <w:rPr>
          <w:rFonts w:ascii="Tahoma" w:hAnsi="Tahoma" w:cs="Tahoma"/>
          <w:w w:val="0"/>
          <w:sz w:val="22"/>
          <w:szCs w:val="22"/>
        </w:rPr>
        <w:t>s</w:t>
      </w:r>
      <w:r w:rsidRPr="00277CED">
        <w:rPr>
          <w:rFonts w:ascii="Tahoma" w:hAnsi="Tahoma" w:cs="Tahoma"/>
          <w:w w:val="0"/>
          <w:sz w:val="22"/>
          <w:szCs w:val="22"/>
        </w:rPr>
        <w:t xml:space="preserve"> no item </w:t>
      </w:r>
      <w:r w:rsidR="001F5E3F" w:rsidRPr="00277CED">
        <w:rPr>
          <w:rFonts w:ascii="Tahoma" w:hAnsi="Tahoma" w:cs="Tahoma"/>
          <w:w w:val="0"/>
          <w:sz w:val="22"/>
          <w:szCs w:val="22"/>
        </w:rPr>
        <w:t>6.23</w:t>
      </w:r>
      <w:r w:rsidR="00091FAF">
        <w:rPr>
          <w:rFonts w:ascii="Tahoma" w:hAnsi="Tahoma" w:cs="Tahoma"/>
          <w:w w:val="0"/>
          <w:sz w:val="22"/>
          <w:szCs w:val="22"/>
        </w:rPr>
        <w:t xml:space="preserve">.2 e 6.23.3, serão constituídas e exequíveis após os devidos registros dos respectivos contratos de garantia, sendo certo que </w:t>
      </w:r>
      <w:r w:rsidR="00D16958">
        <w:rPr>
          <w:rFonts w:ascii="Tahoma" w:hAnsi="Tahoma" w:cs="Tahoma"/>
          <w:w w:val="0"/>
          <w:sz w:val="22"/>
          <w:szCs w:val="22"/>
        </w:rPr>
        <w:t xml:space="preserve">as garantias reais </w:t>
      </w:r>
      <w:r w:rsidR="00D16958">
        <w:rPr>
          <w:rFonts w:ascii="Tahoma" w:hAnsi="Tahoma" w:cs="Tahoma"/>
          <w:w w:val="0"/>
          <w:sz w:val="22"/>
          <w:szCs w:val="22"/>
        </w:rPr>
        <w:lastRenderedPageBreak/>
        <w:t xml:space="preserve">em conjunto </w:t>
      </w:r>
      <w:r w:rsidR="00091FAF">
        <w:rPr>
          <w:rFonts w:ascii="Tahoma" w:hAnsi="Tahoma" w:cs="Tahoma"/>
          <w:w w:val="0"/>
          <w:sz w:val="22"/>
          <w:szCs w:val="22"/>
        </w:rPr>
        <w:t>serão suficientes para arcar com eventual inadimplemento da Emissora</w:t>
      </w:r>
      <w:r w:rsidR="00D16958">
        <w:rPr>
          <w:rFonts w:ascii="Tahoma" w:hAnsi="Tahoma" w:cs="Tahoma"/>
          <w:w w:val="0"/>
          <w:sz w:val="22"/>
          <w:szCs w:val="22"/>
        </w:rPr>
        <w:t>, considerando o Valor Total da Emissão</w:t>
      </w:r>
      <w:r w:rsidR="00455148" w:rsidRPr="00277CED">
        <w:rPr>
          <w:rFonts w:ascii="Tahoma" w:hAnsi="Tahoma" w:cs="Tahoma"/>
          <w:w w:val="0"/>
          <w:sz w:val="22"/>
          <w:szCs w:val="22"/>
        </w:rPr>
        <w:t>;</w:t>
      </w:r>
    </w:p>
    <w:p w:rsidR="00455148" w:rsidRPr="00277CED" w:rsidRDefault="00455148" w:rsidP="009D6571">
      <w:pPr>
        <w:tabs>
          <w:tab w:val="num" w:pos="567"/>
        </w:tabs>
        <w:suppressAutoHyphens/>
        <w:spacing w:line="320" w:lineRule="exact"/>
        <w:ind w:left="567" w:hanging="567"/>
        <w:rPr>
          <w:rFonts w:ascii="Tahoma" w:hAnsi="Tahoma" w:cs="Tahoma"/>
          <w:w w:val="0"/>
          <w:sz w:val="22"/>
          <w:szCs w:val="22"/>
        </w:rPr>
      </w:pPr>
    </w:p>
    <w:p w:rsidR="001763E0" w:rsidRPr="00277CED" w:rsidRDefault="00455148"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que esta Escritura de Emissão constitui obrigação legal, válida, eficaz e vinculativa do Agente Fiduciário, exeq</w:t>
      </w:r>
      <w:r w:rsidR="00975EEE" w:rsidRPr="00277CED">
        <w:rPr>
          <w:rFonts w:ascii="Tahoma" w:hAnsi="Tahoma" w:cs="Tahoma"/>
          <w:sz w:val="22"/>
          <w:szCs w:val="22"/>
        </w:rPr>
        <w:t>u</w:t>
      </w:r>
      <w:r w:rsidRPr="00277CED">
        <w:rPr>
          <w:rFonts w:ascii="Tahoma" w:hAnsi="Tahoma" w:cs="Tahoma"/>
          <w:sz w:val="22"/>
          <w:szCs w:val="22"/>
        </w:rPr>
        <w:t>ível de acordo com os seus termos e condições, com força de título executivo extrajudicial nos termos do artigo 585 do Código de Processo Civil Brasileiro</w:t>
      </w:r>
      <w:r w:rsidR="00AC53AB" w:rsidRPr="00277CED">
        <w:rPr>
          <w:rFonts w:ascii="Tahoma" w:hAnsi="Tahoma" w:cs="Tahoma"/>
          <w:sz w:val="22"/>
          <w:szCs w:val="22"/>
        </w:rPr>
        <w:t>; e</w:t>
      </w:r>
    </w:p>
    <w:p w:rsidR="00584C25" w:rsidRPr="00277CED" w:rsidRDefault="00584C25" w:rsidP="009D6571">
      <w:pPr>
        <w:pStyle w:val="PargrafodaLista"/>
        <w:tabs>
          <w:tab w:val="num" w:pos="567"/>
        </w:tabs>
        <w:suppressAutoHyphens/>
        <w:spacing w:line="320" w:lineRule="exact"/>
        <w:ind w:left="567" w:hanging="567"/>
        <w:rPr>
          <w:rFonts w:ascii="Tahoma" w:hAnsi="Tahoma" w:cs="Tahoma"/>
          <w:sz w:val="22"/>
          <w:szCs w:val="22"/>
        </w:rPr>
      </w:pPr>
    </w:p>
    <w:p w:rsidR="009623EF" w:rsidRPr="00277CED" w:rsidRDefault="00540ED7"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na data de assinatura da presente Escritura de Emissão, conforme</w:t>
      </w:r>
      <w:r w:rsidR="001763E0" w:rsidRPr="00277CED">
        <w:rPr>
          <w:rFonts w:ascii="Tahoma" w:hAnsi="Tahoma" w:cs="Tahoma"/>
          <w:sz w:val="22"/>
          <w:szCs w:val="22"/>
        </w:rPr>
        <w:t xml:space="preserve"> </w:t>
      </w:r>
      <w:r w:rsidRPr="00277CED">
        <w:rPr>
          <w:rFonts w:ascii="Tahoma" w:hAnsi="Tahoma" w:cs="Tahoma"/>
          <w:sz w:val="22"/>
          <w:szCs w:val="22"/>
        </w:rPr>
        <w:t xml:space="preserve">organograma encaminhado pela Emissora, o Agente Fiduciário identificou que </w:t>
      </w:r>
      <w:r w:rsidR="00DE37B8" w:rsidRPr="00277CED">
        <w:rPr>
          <w:rFonts w:ascii="Tahoma" w:hAnsi="Tahoma" w:cs="Tahoma"/>
          <w:sz w:val="22"/>
          <w:szCs w:val="22"/>
        </w:rPr>
        <w:t xml:space="preserve">inexistem outras emissões de debêntures, públicas ou privadas, realizadas pela própria </w:t>
      </w:r>
      <w:r w:rsidR="002A1E6A" w:rsidRPr="00277CED">
        <w:rPr>
          <w:rFonts w:ascii="Tahoma" w:hAnsi="Tahoma" w:cs="Tahoma"/>
          <w:sz w:val="22"/>
          <w:szCs w:val="22"/>
        </w:rPr>
        <w:t>Emissora</w:t>
      </w:r>
      <w:r w:rsidR="00DE37B8" w:rsidRPr="00277CED">
        <w:rPr>
          <w:rFonts w:ascii="Tahoma" w:hAnsi="Tahoma" w:cs="Tahoma"/>
          <w:sz w:val="22"/>
          <w:szCs w:val="22"/>
        </w:rPr>
        <w:t xml:space="preserve"> e/ou por sociedade coligada, controlada, controladora ou integrante do mesmo grupo da </w:t>
      </w:r>
      <w:r w:rsidR="002A1E6A" w:rsidRPr="00277CED">
        <w:rPr>
          <w:rFonts w:ascii="Tahoma" w:hAnsi="Tahoma" w:cs="Tahoma"/>
          <w:sz w:val="22"/>
          <w:szCs w:val="22"/>
        </w:rPr>
        <w:t>Emissora</w:t>
      </w:r>
      <w:r w:rsidR="00DE37B8" w:rsidRPr="00277CED">
        <w:rPr>
          <w:rFonts w:ascii="Tahoma" w:hAnsi="Tahoma" w:cs="Tahoma"/>
          <w:sz w:val="22"/>
          <w:szCs w:val="22"/>
        </w:rPr>
        <w:t xml:space="preserve"> em que atue como agente fiduciário</w:t>
      </w:r>
      <w:r w:rsidR="003D2AE3" w:rsidRPr="00277CED">
        <w:rPr>
          <w:rFonts w:ascii="Tahoma" w:hAnsi="Tahoma" w:cs="Tahoma"/>
          <w:sz w:val="22"/>
          <w:szCs w:val="22"/>
        </w:rPr>
        <w:t>.</w:t>
      </w:r>
      <w:r w:rsidR="000C4F05" w:rsidRPr="00277CED">
        <w:rPr>
          <w:rFonts w:ascii="Tahoma" w:hAnsi="Tahoma" w:cs="Tahoma"/>
          <w:sz w:val="22"/>
          <w:szCs w:val="22"/>
        </w:rPr>
        <w:t xml:space="preserve"> </w:t>
      </w:r>
    </w:p>
    <w:p w:rsidR="001763E0" w:rsidRPr="00277CED" w:rsidRDefault="001763E0" w:rsidP="009D6571">
      <w:pPr>
        <w:suppressAutoHyphens/>
        <w:spacing w:line="320" w:lineRule="exact"/>
        <w:rPr>
          <w:rFonts w:ascii="Tahoma" w:hAnsi="Tahoma" w:cs="Tahoma"/>
          <w:sz w:val="22"/>
          <w:szCs w:val="22"/>
        </w:rPr>
      </w:pPr>
      <w:bookmarkStart w:id="50" w:name="_DV_M270"/>
      <w:bookmarkEnd w:id="50"/>
    </w:p>
    <w:p w:rsidR="00B37A94" w:rsidRPr="00277CED" w:rsidRDefault="00C51F87" w:rsidP="009D6571">
      <w:pPr>
        <w:tabs>
          <w:tab w:val="num" w:pos="567"/>
        </w:tabs>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.3. O Agente Fiduciário exercerá suas funções a partir da data de assinatura desta Escritura de Emissão, devendo permanecer no exercício de suas funções até a Data de Vencimento</w:t>
      </w:r>
      <w:r w:rsidR="00CF74A4" w:rsidRPr="00277CED">
        <w:rPr>
          <w:rFonts w:ascii="Tahoma" w:hAnsi="Tahoma" w:cs="Tahoma"/>
          <w:sz w:val="22"/>
          <w:szCs w:val="22"/>
        </w:rPr>
        <w:t xml:space="preserve"> ou data de realização do Resgate</w:t>
      </w:r>
      <w:r w:rsidR="001F5E3F" w:rsidRPr="00277CED">
        <w:rPr>
          <w:rFonts w:ascii="Tahoma" w:hAnsi="Tahoma" w:cs="Tahoma"/>
          <w:sz w:val="22"/>
          <w:szCs w:val="22"/>
        </w:rPr>
        <w:t xml:space="preserve"> Antecipado Facultativo Total</w:t>
      </w:r>
      <w:r w:rsidR="00CF74A4" w:rsidRPr="00277CED">
        <w:rPr>
          <w:rFonts w:ascii="Tahoma" w:hAnsi="Tahoma" w:cs="Tahoma"/>
          <w:sz w:val="22"/>
          <w:szCs w:val="22"/>
        </w:rPr>
        <w:t xml:space="preserve">, conforme o caso, </w:t>
      </w:r>
      <w:r w:rsidR="00B37A94" w:rsidRPr="00277CED">
        <w:rPr>
          <w:rFonts w:ascii="Tahoma" w:hAnsi="Tahoma" w:cs="Tahoma"/>
          <w:sz w:val="22"/>
          <w:szCs w:val="22"/>
        </w:rPr>
        <w:t>ou até sua efetiva substituição</w:t>
      </w:r>
      <w:r w:rsidR="005E666F" w:rsidRPr="00277CED">
        <w:rPr>
          <w:rFonts w:ascii="Tahoma" w:hAnsi="Tahoma" w:cs="Tahoma"/>
          <w:sz w:val="22"/>
          <w:szCs w:val="22"/>
        </w:rPr>
        <w:t xml:space="preserve"> ou, caso ainda restem obrigações inadimplidas da Emissora nos termos desta Escritura de Emissão após a Data de Vencimento, até que todas as obrigações da Emissora nos termos desta Escritura de Emissão sejam integralmente cumpridas</w:t>
      </w:r>
      <w:bookmarkStart w:id="51" w:name="_DV_M237"/>
      <w:bookmarkEnd w:id="51"/>
      <w:r w:rsidR="005E666F"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C04F9A" w:rsidRPr="00277CED" w:rsidRDefault="009D6FAC" w:rsidP="009D6571">
      <w:pPr>
        <w:suppressAutoHyphens/>
        <w:spacing w:line="320" w:lineRule="exact"/>
        <w:rPr>
          <w:rFonts w:ascii="Tahoma" w:hAnsi="Tahoma" w:cs="Tahoma"/>
          <w:sz w:val="22"/>
          <w:szCs w:val="22"/>
        </w:rPr>
      </w:pPr>
      <w:r w:rsidRPr="00277CED">
        <w:rPr>
          <w:rFonts w:ascii="Tahoma" w:hAnsi="Tahoma" w:cs="Tahoma"/>
          <w:sz w:val="22"/>
          <w:szCs w:val="22"/>
        </w:rPr>
        <w:t xml:space="preserve">8.4. </w:t>
      </w:r>
      <w:r w:rsidR="00091FAF" w:rsidRPr="00277CED">
        <w:rPr>
          <w:rFonts w:ascii="Tahoma" w:hAnsi="Tahoma" w:cs="Tahoma"/>
          <w:sz w:val="22"/>
          <w:szCs w:val="22"/>
        </w:rPr>
        <w:t xml:space="preserve">Será devida pela Emissora ao Agente Fiduciário, </w:t>
      </w:r>
      <w:r w:rsidR="00091FAF">
        <w:rPr>
          <w:rFonts w:ascii="Tahoma" w:hAnsi="Tahoma" w:cs="Tahoma"/>
          <w:sz w:val="22"/>
          <w:szCs w:val="22"/>
        </w:rPr>
        <w:t>a</w:t>
      </w:r>
      <w:r w:rsidR="00091FAF" w:rsidRPr="00BA0D11">
        <w:rPr>
          <w:rFonts w:ascii="Tahoma" w:hAnsi="Tahoma" w:cs="Tahoma"/>
          <w:sz w:val="22"/>
          <w:szCs w:val="22"/>
        </w:rPr>
        <w:t xml:space="preserve"> título de honorários pelo serviço de Agente Fiduciário serão devidas parcelas anuais de R$ 13.000,00 (treze mil reais), sendo a primeira parcela devida </w:t>
      </w:r>
      <w:r w:rsidR="00091FAF">
        <w:rPr>
          <w:rFonts w:ascii="Tahoma" w:hAnsi="Tahoma" w:cs="Tahoma"/>
          <w:sz w:val="22"/>
          <w:szCs w:val="22"/>
        </w:rPr>
        <w:t>5 (</w:t>
      </w:r>
      <w:r w:rsidR="00091FAF" w:rsidRPr="00BA0D11">
        <w:rPr>
          <w:rFonts w:ascii="Tahoma" w:hAnsi="Tahoma" w:cs="Tahoma"/>
          <w:sz w:val="22"/>
          <w:szCs w:val="22"/>
        </w:rPr>
        <w:t>cinco</w:t>
      </w:r>
      <w:r w:rsidR="00091FAF">
        <w:rPr>
          <w:rFonts w:ascii="Tahoma" w:hAnsi="Tahoma" w:cs="Tahoma"/>
          <w:sz w:val="22"/>
          <w:szCs w:val="22"/>
        </w:rPr>
        <w:t>)</w:t>
      </w:r>
      <w:r w:rsidR="00091FAF" w:rsidRPr="00BA0D11">
        <w:rPr>
          <w:rFonts w:ascii="Tahoma" w:hAnsi="Tahoma" w:cs="Tahoma"/>
          <w:sz w:val="22"/>
          <w:szCs w:val="22"/>
        </w:rPr>
        <w:t xml:space="preserve"> dias após a data de assinatura da Escritura de Emissão e as demais nas mesmas datas dos anos subsequentes. As parcelas anuais serão devidas</w:t>
      </w:r>
      <w:r w:rsidR="00091FAF">
        <w:rPr>
          <w:rFonts w:ascii="Tahoma" w:hAnsi="Tahoma" w:cs="Tahoma"/>
          <w:sz w:val="22"/>
          <w:szCs w:val="22"/>
        </w:rPr>
        <w:t xml:space="preserve"> até a liquidação integral das D</w:t>
      </w:r>
      <w:r w:rsidR="00091FAF" w:rsidRPr="00BA0D11">
        <w:rPr>
          <w:rFonts w:ascii="Tahoma" w:hAnsi="Tahoma" w:cs="Tahoma"/>
          <w:sz w:val="22"/>
          <w:szCs w:val="22"/>
        </w:rPr>
        <w:t>ebêntures, ca</w:t>
      </w:r>
      <w:r w:rsidR="00091FAF">
        <w:rPr>
          <w:rFonts w:ascii="Tahoma" w:hAnsi="Tahoma" w:cs="Tahoma"/>
          <w:sz w:val="22"/>
          <w:szCs w:val="22"/>
        </w:rPr>
        <w:t>so estas não sejam quitadas na D</w:t>
      </w:r>
      <w:r w:rsidR="00091FAF" w:rsidRPr="00BA0D11">
        <w:rPr>
          <w:rFonts w:ascii="Tahoma" w:hAnsi="Tahoma" w:cs="Tahoma"/>
          <w:sz w:val="22"/>
          <w:szCs w:val="22"/>
        </w:rPr>
        <w:t xml:space="preserve">ata de </w:t>
      </w:r>
      <w:r w:rsidR="00091FAF">
        <w:rPr>
          <w:rFonts w:ascii="Tahoma" w:hAnsi="Tahoma" w:cs="Tahoma"/>
          <w:sz w:val="22"/>
          <w:szCs w:val="22"/>
        </w:rPr>
        <w:t>V</w:t>
      </w:r>
      <w:r w:rsidR="00091FAF" w:rsidRPr="00BA0D11">
        <w:rPr>
          <w:rFonts w:ascii="Tahoma" w:hAnsi="Tahoma" w:cs="Tahoma"/>
          <w:sz w:val="22"/>
          <w:szCs w:val="22"/>
        </w:rPr>
        <w:t>encimento</w:t>
      </w:r>
      <w:r w:rsidR="00840ECD">
        <w:rPr>
          <w:rFonts w:ascii="Tahoma" w:hAnsi="Tahoma" w:cs="Tahoma"/>
          <w:sz w:val="22"/>
          <w:szCs w:val="22"/>
        </w:rPr>
        <w:t>.</w:t>
      </w:r>
    </w:p>
    <w:p w:rsidR="009D6FAC" w:rsidRPr="00277CED" w:rsidRDefault="009D6FAC" w:rsidP="009D6571">
      <w:pPr>
        <w:suppressAutoHyphens/>
        <w:spacing w:line="320" w:lineRule="exact"/>
        <w:rPr>
          <w:rFonts w:ascii="Tahoma" w:hAnsi="Tahoma" w:cs="Tahoma"/>
          <w:sz w:val="22"/>
          <w:szCs w:val="22"/>
        </w:rPr>
      </w:pPr>
      <w:r w:rsidRPr="00277CED">
        <w:rPr>
          <w:rFonts w:ascii="Tahoma" w:hAnsi="Tahoma" w:cs="Tahoma"/>
          <w:sz w:val="22"/>
          <w:szCs w:val="22"/>
        </w:rPr>
        <w:t xml:space="preserve">8.4.1. </w:t>
      </w:r>
      <w:r w:rsidR="00091FAF" w:rsidRPr="001C4F9B">
        <w:rPr>
          <w:rFonts w:ascii="Tahoma" w:hAnsi="Tahoma" w:cs="Tahoma"/>
          <w:sz w:val="22"/>
          <w:szCs w:val="22"/>
        </w:rPr>
        <w:t>No caso de i</w:t>
      </w:r>
      <w:r w:rsidR="00091FAF">
        <w:rPr>
          <w:rFonts w:ascii="Tahoma" w:hAnsi="Tahoma" w:cs="Tahoma"/>
          <w:sz w:val="22"/>
          <w:szCs w:val="22"/>
        </w:rPr>
        <w:t>nadimplemento no pagamento das D</w:t>
      </w:r>
      <w:r w:rsidR="00091FAF" w:rsidRPr="001C4F9B">
        <w:rPr>
          <w:rFonts w:ascii="Tahoma" w:hAnsi="Tahoma" w:cs="Tahoma"/>
          <w:sz w:val="22"/>
          <w:szCs w:val="22"/>
        </w:rPr>
        <w:t>ebêntures ou de re</w:t>
      </w:r>
      <w:r w:rsidR="00091FAF">
        <w:rPr>
          <w:rFonts w:ascii="Tahoma" w:hAnsi="Tahoma" w:cs="Tahoma"/>
          <w:sz w:val="22"/>
          <w:szCs w:val="22"/>
        </w:rPr>
        <w:t>estruturação das condições das Debêntures após a E</w:t>
      </w:r>
      <w:r w:rsidR="00091FAF" w:rsidRPr="001C4F9B">
        <w:rPr>
          <w:rFonts w:ascii="Tahoma" w:hAnsi="Tahoma" w:cs="Tahoma"/>
          <w:sz w:val="22"/>
          <w:szCs w:val="22"/>
        </w:rPr>
        <w:t xml:space="preserve">missão ou da participação em reuniões ou conferências telefônicas, bem como atendimento </w:t>
      </w:r>
      <w:r w:rsidR="00840ECD">
        <w:rPr>
          <w:rFonts w:ascii="Tahoma" w:hAnsi="Tahoma" w:cs="Tahoma"/>
          <w:sz w:val="22"/>
          <w:szCs w:val="22"/>
        </w:rPr>
        <w:t>a</w:t>
      </w:r>
      <w:r w:rsidR="00091FAF" w:rsidRPr="001C4F9B">
        <w:rPr>
          <w:rFonts w:ascii="Tahoma" w:hAnsi="Tahoma" w:cs="Tahoma"/>
          <w:sz w:val="22"/>
          <w:szCs w:val="22"/>
        </w:rPr>
        <w:t xml:space="preserve"> solicitações extraordinárias, ser</w:t>
      </w:r>
      <w:r w:rsidR="00840ECD">
        <w:rPr>
          <w:rFonts w:ascii="Tahoma" w:hAnsi="Tahoma" w:cs="Tahoma"/>
          <w:sz w:val="22"/>
          <w:szCs w:val="22"/>
        </w:rPr>
        <w:t>á</w:t>
      </w:r>
      <w:r w:rsidR="00091FAF" w:rsidRPr="001C4F9B">
        <w:rPr>
          <w:rFonts w:ascii="Tahoma" w:hAnsi="Tahoma" w:cs="Tahoma"/>
          <w:sz w:val="22"/>
          <w:szCs w:val="22"/>
        </w:rPr>
        <w:t xml:space="preserve"> devid</w:t>
      </w:r>
      <w:r w:rsidR="00840ECD">
        <w:rPr>
          <w:rFonts w:ascii="Tahoma" w:hAnsi="Tahoma" w:cs="Tahoma"/>
          <w:sz w:val="22"/>
          <w:szCs w:val="22"/>
        </w:rPr>
        <w:t>o</w:t>
      </w:r>
      <w:r w:rsidR="00091FAF" w:rsidRPr="001C4F9B">
        <w:rPr>
          <w:rFonts w:ascii="Tahoma" w:hAnsi="Tahoma" w:cs="Tahoma"/>
          <w:sz w:val="22"/>
          <w:szCs w:val="22"/>
        </w:rPr>
        <w:t xml:space="preserve"> </w:t>
      </w:r>
      <w:r w:rsidR="00091FAF">
        <w:rPr>
          <w:rFonts w:ascii="Tahoma" w:hAnsi="Tahoma" w:cs="Tahoma"/>
          <w:sz w:val="22"/>
          <w:szCs w:val="22"/>
        </w:rPr>
        <w:t>ao Agente Fiduciário</w:t>
      </w:r>
      <w:r w:rsidR="00091FAF" w:rsidRPr="001C4F9B">
        <w:rPr>
          <w:rFonts w:ascii="Tahoma" w:hAnsi="Tahoma" w:cs="Tahoma"/>
          <w:sz w:val="22"/>
          <w:szCs w:val="22"/>
        </w:rPr>
        <w:t xml:space="preserve">, adicionalmente, o valor de R$ 500,00 </w:t>
      </w:r>
      <w:r w:rsidR="00091FAF">
        <w:rPr>
          <w:rFonts w:ascii="Tahoma" w:hAnsi="Tahoma" w:cs="Tahoma"/>
          <w:sz w:val="22"/>
          <w:szCs w:val="22"/>
        </w:rPr>
        <w:t xml:space="preserve">(quinhentos reais) </w:t>
      </w:r>
      <w:r w:rsidR="00091FAF" w:rsidRPr="001C4F9B">
        <w:rPr>
          <w:rFonts w:ascii="Tahoma" w:hAnsi="Tahoma" w:cs="Tahoma"/>
          <w:sz w:val="22"/>
          <w:szCs w:val="22"/>
        </w:rPr>
        <w:t xml:space="preserve">por hora-homem de trabalho dedicado a tais fatos bem como (i) </w:t>
      </w:r>
      <w:r w:rsidR="00840ECD">
        <w:rPr>
          <w:rFonts w:ascii="Tahoma" w:hAnsi="Tahoma" w:cs="Tahoma"/>
          <w:sz w:val="22"/>
          <w:szCs w:val="22"/>
        </w:rPr>
        <w:t xml:space="preserve">à </w:t>
      </w:r>
      <w:r w:rsidR="00091FAF" w:rsidRPr="001C4F9B">
        <w:rPr>
          <w:rFonts w:ascii="Tahoma" w:hAnsi="Tahoma" w:cs="Tahoma"/>
          <w:sz w:val="22"/>
          <w:szCs w:val="22"/>
        </w:rPr>
        <w:t>execução das garantias, (</w:t>
      </w:r>
      <w:proofErr w:type="spellStart"/>
      <w:r w:rsidR="00091FAF" w:rsidRPr="001C4F9B">
        <w:rPr>
          <w:rFonts w:ascii="Tahoma" w:hAnsi="Tahoma" w:cs="Tahoma"/>
          <w:sz w:val="22"/>
          <w:szCs w:val="22"/>
        </w:rPr>
        <w:t>ii</w:t>
      </w:r>
      <w:proofErr w:type="spellEnd"/>
      <w:r w:rsidR="00091FAF" w:rsidRPr="001C4F9B">
        <w:rPr>
          <w:rFonts w:ascii="Tahoma" w:hAnsi="Tahoma" w:cs="Tahoma"/>
          <w:sz w:val="22"/>
          <w:szCs w:val="22"/>
        </w:rPr>
        <w:t xml:space="preserve">) </w:t>
      </w:r>
      <w:r w:rsidR="00840ECD">
        <w:rPr>
          <w:rFonts w:ascii="Tahoma" w:hAnsi="Tahoma" w:cs="Tahoma"/>
          <w:sz w:val="22"/>
          <w:szCs w:val="22"/>
        </w:rPr>
        <w:t xml:space="preserve">ao </w:t>
      </w:r>
      <w:r w:rsidR="00091FAF" w:rsidRPr="001C4F9B">
        <w:rPr>
          <w:rFonts w:ascii="Tahoma" w:hAnsi="Tahoma" w:cs="Tahoma"/>
          <w:sz w:val="22"/>
          <w:szCs w:val="22"/>
        </w:rPr>
        <w:t>comparecimento em reuniões formais com a Emissora e/ou com Debenturistas; e (</w:t>
      </w:r>
      <w:proofErr w:type="spellStart"/>
      <w:r w:rsidR="00091FAF" w:rsidRPr="001C4F9B">
        <w:rPr>
          <w:rFonts w:ascii="Tahoma" w:hAnsi="Tahoma" w:cs="Tahoma"/>
          <w:sz w:val="22"/>
          <w:szCs w:val="22"/>
        </w:rPr>
        <w:t>iii</w:t>
      </w:r>
      <w:proofErr w:type="spellEnd"/>
      <w:r w:rsidR="00091FAF" w:rsidRPr="001C4F9B">
        <w:rPr>
          <w:rFonts w:ascii="Tahoma" w:hAnsi="Tahoma" w:cs="Tahoma"/>
          <w:sz w:val="22"/>
          <w:szCs w:val="22"/>
        </w:rPr>
        <w:t xml:space="preserve">) </w:t>
      </w:r>
      <w:r w:rsidR="00840ECD">
        <w:rPr>
          <w:rFonts w:ascii="Tahoma" w:hAnsi="Tahoma" w:cs="Tahoma"/>
          <w:sz w:val="22"/>
          <w:szCs w:val="22"/>
        </w:rPr>
        <w:t xml:space="preserve">à </w:t>
      </w:r>
      <w:r w:rsidR="00091FAF" w:rsidRPr="001C4F9B">
        <w:rPr>
          <w:rFonts w:ascii="Tahoma" w:hAnsi="Tahoma" w:cs="Tahoma"/>
          <w:sz w:val="22"/>
          <w:szCs w:val="22"/>
        </w:rPr>
        <w:t xml:space="preserve">implementação das consequentes decisões tomadas em tais eventos, pagas 5 (cinco) dias após </w:t>
      </w:r>
      <w:r w:rsidR="00840ECD">
        <w:rPr>
          <w:rFonts w:ascii="Tahoma" w:hAnsi="Tahoma" w:cs="Tahoma"/>
          <w:sz w:val="22"/>
          <w:szCs w:val="22"/>
        </w:rPr>
        <w:t xml:space="preserve">a </w:t>
      </w:r>
      <w:r w:rsidR="00091FAF" w:rsidRPr="001C4F9B">
        <w:rPr>
          <w:rFonts w:ascii="Tahoma" w:hAnsi="Tahoma" w:cs="Tahoma"/>
          <w:sz w:val="22"/>
          <w:szCs w:val="22"/>
        </w:rPr>
        <w:t xml:space="preserve">comprovação da entrega, pelo Agente Fiduciário, de "relatório de horas" à Emissora. Entende-se por reestruturação das debêntures os eventos relacionados </w:t>
      </w:r>
      <w:r w:rsidR="00840ECD">
        <w:rPr>
          <w:rFonts w:ascii="Tahoma" w:hAnsi="Tahoma" w:cs="Tahoma"/>
          <w:sz w:val="22"/>
          <w:szCs w:val="22"/>
        </w:rPr>
        <w:t>à</w:t>
      </w:r>
      <w:r w:rsidR="00091FAF" w:rsidRPr="001C4F9B">
        <w:rPr>
          <w:rFonts w:ascii="Tahoma" w:hAnsi="Tahoma" w:cs="Tahoma"/>
          <w:sz w:val="22"/>
          <w:szCs w:val="22"/>
        </w:rPr>
        <w:t xml:space="preserve"> alteração (i) das garantias, (</w:t>
      </w:r>
      <w:proofErr w:type="spellStart"/>
      <w:r w:rsidR="00091FAF" w:rsidRPr="001C4F9B">
        <w:rPr>
          <w:rFonts w:ascii="Tahoma" w:hAnsi="Tahoma" w:cs="Tahoma"/>
          <w:sz w:val="22"/>
          <w:szCs w:val="22"/>
        </w:rPr>
        <w:t>ii</w:t>
      </w:r>
      <w:proofErr w:type="spellEnd"/>
      <w:r w:rsidR="00091FAF" w:rsidRPr="001C4F9B">
        <w:rPr>
          <w:rFonts w:ascii="Tahoma" w:hAnsi="Tahoma" w:cs="Tahoma"/>
          <w:sz w:val="22"/>
          <w:szCs w:val="22"/>
        </w:rPr>
        <w:t xml:space="preserve">) </w:t>
      </w:r>
      <w:r w:rsidR="00840ECD">
        <w:rPr>
          <w:rFonts w:ascii="Tahoma" w:hAnsi="Tahoma" w:cs="Tahoma"/>
          <w:sz w:val="22"/>
          <w:szCs w:val="22"/>
        </w:rPr>
        <w:t xml:space="preserve">dos </w:t>
      </w:r>
      <w:r w:rsidR="00091FAF" w:rsidRPr="001C4F9B">
        <w:rPr>
          <w:rFonts w:ascii="Tahoma" w:hAnsi="Tahoma" w:cs="Tahoma"/>
          <w:sz w:val="22"/>
          <w:szCs w:val="22"/>
        </w:rPr>
        <w:t>prazos de pagamento e (</w:t>
      </w:r>
      <w:proofErr w:type="spellStart"/>
      <w:r w:rsidR="00091FAF">
        <w:rPr>
          <w:rFonts w:ascii="Tahoma" w:hAnsi="Tahoma" w:cs="Tahoma"/>
          <w:sz w:val="22"/>
          <w:szCs w:val="22"/>
        </w:rPr>
        <w:t>iii</w:t>
      </w:r>
      <w:proofErr w:type="spellEnd"/>
      <w:r w:rsidR="00091FAF">
        <w:rPr>
          <w:rFonts w:ascii="Tahoma" w:hAnsi="Tahoma" w:cs="Tahoma"/>
          <w:sz w:val="22"/>
          <w:szCs w:val="22"/>
        </w:rPr>
        <w:t xml:space="preserve">) </w:t>
      </w:r>
      <w:r w:rsidR="00840ECD">
        <w:rPr>
          <w:rFonts w:ascii="Tahoma" w:hAnsi="Tahoma" w:cs="Tahoma"/>
          <w:sz w:val="22"/>
          <w:szCs w:val="22"/>
        </w:rPr>
        <w:t xml:space="preserve">das </w:t>
      </w:r>
      <w:r w:rsidR="00091FAF">
        <w:rPr>
          <w:rFonts w:ascii="Tahoma" w:hAnsi="Tahoma" w:cs="Tahoma"/>
          <w:sz w:val="22"/>
          <w:szCs w:val="22"/>
        </w:rPr>
        <w:t>condições relacionadas ao v</w:t>
      </w:r>
      <w:r w:rsidR="00091FAF" w:rsidRPr="001C4F9B">
        <w:rPr>
          <w:rFonts w:ascii="Tahoma" w:hAnsi="Tahoma" w:cs="Tahoma"/>
          <w:sz w:val="22"/>
          <w:szCs w:val="22"/>
        </w:rPr>
        <w:t xml:space="preserve">encimento antecipado. Os eventos </w:t>
      </w:r>
      <w:r w:rsidR="00091FAF">
        <w:rPr>
          <w:rFonts w:ascii="Tahoma" w:hAnsi="Tahoma" w:cs="Tahoma"/>
          <w:sz w:val="22"/>
          <w:szCs w:val="22"/>
        </w:rPr>
        <w:t xml:space="preserve">relacionados </w:t>
      </w:r>
      <w:r w:rsidR="00840ECD">
        <w:rPr>
          <w:rFonts w:ascii="Tahoma" w:hAnsi="Tahoma" w:cs="Tahoma"/>
          <w:sz w:val="22"/>
          <w:szCs w:val="22"/>
        </w:rPr>
        <w:t>à</w:t>
      </w:r>
      <w:r w:rsidR="00091FAF">
        <w:rPr>
          <w:rFonts w:ascii="Tahoma" w:hAnsi="Tahoma" w:cs="Tahoma"/>
          <w:sz w:val="22"/>
          <w:szCs w:val="22"/>
        </w:rPr>
        <w:t xml:space="preserve"> amortização das D</w:t>
      </w:r>
      <w:r w:rsidR="00091FAF" w:rsidRPr="001C4F9B">
        <w:rPr>
          <w:rFonts w:ascii="Tahoma" w:hAnsi="Tahoma" w:cs="Tahoma"/>
          <w:sz w:val="22"/>
          <w:szCs w:val="22"/>
        </w:rPr>
        <w:t xml:space="preserve">ebêntures não são considerados reestruturação das </w:t>
      </w:r>
      <w:r w:rsidR="00091FAF">
        <w:rPr>
          <w:rFonts w:ascii="Tahoma" w:hAnsi="Tahoma" w:cs="Tahoma"/>
          <w:sz w:val="22"/>
          <w:szCs w:val="22"/>
        </w:rPr>
        <w:t>mesma</w:t>
      </w:r>
      <w:r w:rsidR="00840ECD">
        <w:rPr>
          <w:rFonts w:ascii="Tahoma" w:hAnsi="Tahoma" w:cs="Tahoma"/>
          <w:sz w:val="22"/>
          <w:szCs w:val="22"/>
        </w:rPr>
        <w:t>s.</w:t>
      </w:r>
    </w:p>
    <w:p w:rsidR="000B6439" w:rsidRPr="00277CED" w:rsidRDefault="000B6439" w:rsidP="009D6571">
      <w:pPr>
        <w:suppressAutoHyphens/>
        <w:spacing w:line="320" w:lineRule="exact"/>
        <w:rPr>
          <w:rFonts w:ascii="Tahoma" w:hAnsi="Tahoma" w:cs="Tahoma"/>
          <w:sz w:val="22"/>
          <w:szCs w:val="22"/>
        </w:rPr>
      </w:pPr>
    </w:p>
    <w:p w:rsidR="000B6439" w:rsidRDefault="00C51F87"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8</w:t>
      </w:r>
      <w:r w:rsidR="000B6439" w:rsidRPr="00277CED">
        <w:rPr>
          <w:rFonts w:ascii="Tahoma" w:hAnsi="Tahoma" w:cs="Tahoma"/>
          <w:sz w:val="22"/>
          <w:szCs w:val="22"/>
        </w:rPr>
        <w:t>.4.</w:t>
      </w:r>
      <w:r w:rsidR="005C4A88" w:rsidRPr="00277CED">
        <w:rPr>
          <w:rFonts w:ascii="Tahoma" w:hAnsi="Tahoma" w:cs="Tahoma"/>
          <w:sz w:val="22"/>
          <w:szCs w:val="22"/>
        </w:rPr>
        <w:t>2</w:t>
      </w:r>
      <w:r w:rsidR="000B6439" w:rsidRPr="00277CED">
        <w:rPr>
          <w:rFonts w:ascii="Tahoma" w:hAnsi="Tahoma" w:cs="Tahoma"/>
          <w:sz w:val="22"/>
          <w:szCs w:val="22"/>
        </w:rPr>
        <w:t xml:space="preserve">. </w:t>
      </w:r>
      <w:r w:rsidR="00091FAF" w:rsidRPr="001C4F9B">
        <w:rPr>
          <w:rFonts w:ascii="Tahoma" w:hAnsi="Tahoma" w:cs="Tahoma"/>
          <w:sz w:val="22"/>
          <w:szCs w:val="22"/>
        </w:rPr>
        <w:t xml:space="preserve">No caso </w:t>
      </w:r>
      <w:r w:rsidR="00091FAF">
        <w:rPr>
          <w:rFonts w:ascii="Tahoma" w:hAnsi="Tahoma" w:cs="Tahoma"/>
          <w:sz w:val="22"/>
          <w:szCs w:val="22"/>
        </w:rPr>
        <w:t xml:space="preserve">de celebração de aditamentos a </w:t>
      </w:r>
      <w:r w:rsidR="00840ECD">
        <w:rPr>
          <w:rFonts w:ascii="Tahoma" w:hAnsi="Tahoma" w:cs="Tahoma"/>
          <w:sz w:val="22"/>
          <w:szCs w:val="22"/>
        </w:rPr>
        <w:t xml:space="preserve">esta </w:t>
      </w:r>
      <w:r w:rsidR="00091FAF">
        <w:rPr>
          <w:rFonts w:ascii="Tahoma" w:hAnsi="Tahoma" w:cs="Tahoma"/>
          <w:sz w:val="22"/>
          <w:szCs w:val="22"/>
        </w:rPr>
        <w:t>Escritura de E</w:t>
      </w:r>
      <w:r w:rsidR="00091FAF" w:rsidRPr="001C4F9B">
        <w:rPr>
          <w:rFonts w:ascii="Tahoma" w:hAnsi="Tahoma" w:cs="Tahoma"/>
          <w:sz w:val="22"/>
          <w:szCs w:val="22"/>
        </w:rPr>
        <w:t>missão</w:t>
      </w:r>
      <w:r w:rsidR="00840ECD">
        <w:rPr>
          <w:rFonts w:ascii="Tahoma" w:hAnsi="Tahoma" w:cs="Tahoma"/>
          <w:sz w:val="22"/>
          <w:szCs w:val="22"/>
        </w:rPr>
        <w:t>,</w:t>
      </w:r>
      <w:r w:rsidR="00091FAF" w:rsidRPr="001C4F9B">
        <w:rPr>
          <w:rFonts w:ascii="Tahoma" w:hAnsi="Tahoma" w:cs="Tahoma"/>
          <w:sz w:val="22"/>
          <w:szCs w:val="22"/>
        </w:rPr>
        <w:t xml:space="preserve"> bem como nas horas externas ao escritório </w:t>
      </w:r>
      <w:r w:rsidR="00840ECD">
        <w:rPr>
          <w:rFonts w:ascii="Tahoma" w:hAnsi="Tahoma" w:cs="Tahoma"/>
          <w:sz w:val="22"/>
          <w:szCs w:val="22"/>
        </w:rPr>
        <w:t>d</w:t>
      </w:r>
      <w:r w:rsidR="00091FAF">
        <w:rPr>
          <w:rFonts w:ascii="Tahoma" w:hAnsi="Tahoma" w:cs="Tahoma"/>
          <w:sz w:val="22"/>
          <w:szCs w:val="22"/>
        </w:rPr>
        <w:t>o Agente Fiduciário</w:t>
      </w:r>
      <w:r w:rsidR="00091FAF" w:rsidRPr="001C4F9B">
        <w:rPr>
          <w:rFonts w:ascii="Tahoma" w:hAnsi="Tahoma" w:cs="Tahoma"/>
          <w:sz w:val="22"/>
          <w:szCs w:val="22"/>
        </w:rPr>
        <w:t>, ser</w:t>
      </w:r>
      <w:r w:rsidR="00840ECD">
        <w:rPr>
          <w:rFonts w:ascii="Tahoma" w:hAnsi="Tahoma" w:cs="Tahoma"/>
          <w:sz w:val="22"/>
          <w:szCs w:val="22"/>
        </w:rPr>
        <w:t>á</w:t>
      </w:r>
      <w:r w:rsidR="00091FAF" w:rsidRPr="001C4F9B">
        <w:rPr>
          <w:rFonts w:ascii="Tahoma" w:hAnsi="Tahoma" w:cs="Tahoma"/>
          <w:sz w:val="22"/>
          <w:szCs w:val="22"/>
        </w:rPr>
        <w:t xml:space="preserve"> cobrada, adicionalmente, o valor de R$ 500,00 </w:t>
      </w:r>
      <w:r w:rsidR="00091FAF">
        <w:rPr>
          <w:rFonts w:ascii="Tahoma" w:hAnsi="Tahoma" w:cs="Tahoma"/>
          <w:sz w:val="22"/>
          <w:szCs w:val="22"/>
        </w:rPr>
        <w:t xml:space="preserve">(quinhentos reais) </w:t>
      </w:r>
      <w:r w:rsidR="00091FAF" w:rsidRPr="001C4F9B">
        <w:rPr>
          <w:rFonts w:ascii="Tahoma" w:hAnsi="Tahoma" w:cs="Tahoma"/>
          <w:sz w:val="22"/>
          <w:szCs w:val="22"/>
        </w:rPr>
        <w:t>por hora-homem de trabalho dedicad</w:t>
      </w:r>
      <w:r w:rsidR="00840ECD">
        <w:rPr>
          <w:rFonts w:ascii="Tahoma" w:hAnsi="Tahoma" w:cs="Tahoma"/>
          <w:sz w:val="22"/>
          <w:szCs w:val="22"/>
        </w:rPr>
        <w:t>a</w:t>
      </w:r>
      <w:r w:rsidR="00091FAF" w:rsidRPr="001C4F9B">
        <w:rPr>
          <w:rFonts w:ascii="Tahoma" w:hAnsi="Tahoma" w:cs="Tahoma"/>
          <w:sz w:val="22"/>
          <w:szCs w:val="22"/>
        </w:rPr>
        <w:t xml:space="preserve"> a tais alterações/serviços</w:t>
      </w:r>
      <w:r w:rsidR="000B6439" w:rsidRPr="00277CED">
        <w:rPr>
          <w:rFonts w:ascii="Tahoma" w:hAnsi="Tahoma" w:cs="Tahoma"/>
          <w:sz w:val="22"/>
          <w:szCs w:val="22"/>
        </w:rPr>
        <w:t>.</w:t>
      </w:r>
    </w:p>
    <w:p w:rsidR="00091FAF" w:rsidRDefault="00091FAF" w:rsidP="009D6571">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8.4.3.</w:t>
      </w:r>
      <w:r>
        <w:rPr>
          <w:rFonts w:ascii="Tahoma" w:hAnsi="Tahoma" w:cs="Tahoma"/>
          <w:sz w:val="22"/>
          <w:szCs w:val="22"/>
        </w:rPr>
        <w:tab/>
      </w:r>
      <w:r w:rsidRPr="001C4F9B">
        <w:rPr>
          <w:rFonts w:ascii="Tahoma" w:hAnsi="Tahoma" w:cs="Tahoma"/>
          <w:sz w:val="22"/>
          <w:szCs w:val="22"/>
        </w:rPr>
        <w:t>As parcelas acima serão atual</w:t>
      </w:r>
      <w:r>
        <w:rPr>
          <w:rFonts w:ascii="Tahoma" w:hAnsi="Tahoma" w:cs="Tahoma"/>
          <w:sz w:val="22"/>
          <w:szCs w:val="22"/>
        </w:rPr>
        <w:t>izadas pelo IGP-M, a partir da Data de E</w:t>
      </w:r>
      <w:r w:rsidRPr="001C4F9B">
        <w:rPr>
          <w:rFonts w:ascii="Tahoma" w:hAnsi="Tahoma" w:cs="Tahoma"/>
          <w:sz w:val="22"/>
          <w:szCs w:val="22"/>
        </w:rPr>
        <w:t>missão</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8.4.4.</w:t>
      </w:r>
      <w:r>
        <w:rPr>
          <w:rFonts w:ascii="Tahoma" w:hAnsi="Tahoma" w:cs="Tahoma"/>
          <w:sz w:val="22"/>
          <w:szCs w:val="22"/>
        </w:rPr>
        <w:tab/>
      </w:r>
      <w:r w:rsidRPr="001C4F9B">
        <w:rPr>
          <w:rFonts w:ascii="Tahoma" w:hAnsi="Tahoma" w:cs="Tahoma"/>
          <w:sz w:val="22"/>
          <w:szCs w:val="22"/>
        </w:rPr>
        <w:t xml:space="preserve">Os impostos incidentes sobre a remuneração </w:t>
      </w:r>
      <w:r>
        <w:rPr>
          <w:rFonts w:ascii="Tahoma" w:hAnsi="Tahoma" w:cs="Tahoma"/>
          <w:sz w:val="22"/>
          <w:szCs w:val="22"/>
        </w:rPr>
        <w:t xml:space="preserve">do Agente Fiduciário </w:t>
      </w:r>
      <w:r w:rsidRPr="001C4F9B">
        <w:rPr>
          <w:rFonts w:ascii="Tahoma" w:hAnsi="Tahoma" w:cs="Tahoma"/>
          <w:sz w:val="22"/>
          <w:szCs w:val="22"/>
        </w:rPr>
        <w:t xml:space="preserve">serão acrescidos </w:t>
      </w:r>
      <w:r w:rsidR="00840ECD">
        <w:rPr>
          <w:rFonts w:ascii="Tahoma" w:hAnsi="Tahoma" w:cs="Tahoma"/>
          <w:sz w:val="22"/>
          <w:szCs w:val="22"/>
        </w:rPr>
        <w:t>à</w:t>
      </w:r>
      <w:r w:rsidRPr="001C4F9B">
        <w:rPr>
          <w:rFonts w:ascii="Tahoma" w:hAnsi="Tahoma" w:cs="Tahoma"/>
          <w:sz w:val="22"/>
          <w:szCs w:val="22"/>
        </w:rPr>
        <w:t xml:space="preserve">s parcelas nas </w:t>
      </w:r>
      <w:r>
        <w:rPr>
          <w:rFonts w:ascii="Tahoma" w:hAnsi="Tahoma" w:cs="Tahoma"/>
          <w:sz w:val="22"/>
          <w:szCs w:val="22"/>
        </w:rPr>
        <w:t xml:space="preserve">respectivas </w:t>
      </w:r>
      <w:r w:rsidRPr="001C4F9B">
        <w:rPr>
          <w:rFonts w:ascii="Tahoma" w:hAnsi="Tahoma" w:cs="Tahoma"/>
          <w:sz w:val="22"/>
          <w:szCs w:val="22"/>
        </w:rPr>
        <w:t>datas de pagamento</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8.4.5.</w:t>
      </w:r>
      <w:r>
        <w:rPr>
          <w:rFonts w:ascii="Tahoma" w:hAnsi="Tahoma" w:cs="Tahoma"/>
          <w:sz w:val="22"/>
          <w:szCs w:val="22"/>
        </w:rPr>
        <w:tab/>
      </w:r>
      <w:r w:rsidRPr="001C4F9B">
        <w:rPr>
          <w:rFonts w:ascii="Tahoma" w:hAnsi="Tahoma" w:cs="Tahoma"/>
          <w:sz w:val="22"/>
          <w:szCs w:val="22"/>
        </w:rPr>
        <w:t xml:space="preserve">Os serviços previstos nesta </w:t>
      </w:r>
      <w:r>
        <w:rPr>
          <w:rFonts w:ascii="Tahoma" w:hAnsi="Tahoma" w:cs="Tahoma"/>
          <w:sz w:val="22"/>
          <w:szCs w:val="22"/>
        </w:rPr>
        <w:t>Escritura de Emissão</w:t>
      </w:r>
      <w:r w:rsidRPr="001C4F9B">
        <w:rPr>
          <w:rFonts w:ascii="Tahoma" w:hAnsi="Tahoma" w:cs="Tahoma"/>
          <w:sz w:val="22"/>
          <w:szCs w:val="22"/>
        </w:rPr>
        <w:t xml:space="preserve"> são aqueles descritos na Instrução CVM nº 28 e </w:t>
      </w:r>
      <w:r w:rsidR="00840ECD">
        <w:rPr>
          <w:rFonts w:ascii="Tahoma" w:hAnsi="Tahoma" w:cs="Tahoma"/>
          <w:sz w:val="22"/>
          <w:szCs w:val="22"/>
        </w:rPr>
        <w:t xml:space="preserve">na </w:t>
      </w:r>
      <w:r w:rsidRPr="001C4F9B">
        <w:rPr>
          <w:rFonts w:ascii="Tahoma" w:hAnsi="Tahoma" w:cs="Tahoma"/>
          <w:sz w:val="22"/>
          <w:szCs w:val="22"/>
        </w:rPr>
        <w:t>Lei 6.404/76</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8.4.6.</w:t>
      </w:r>
      <w:r>
        <w:rPr>
          <w:rFonts w:ascii="Tahoma" w:hAnsi="Tahoma" w:cs="Tahoma"/>
          <w:sz w:val="22"/>
          <w:szCs w:val="22"/>
        </w:rPr>
        <w:tab/>
      </w:r>
      <w:r w:rsidRPr="001C4F9B">
        <w:rPr>
          <w:rFonts w:ascii="Tahoma" w:hAnsi="Tahoma" w:cs="Tahoma"/>
          <w:sz w:val="22"/>
          <w:szCs w:val="22"/>
        </w:rPr>
        <w:t xml:space="preserve">A remuneração não inclui </w:t>
      </w:r>
      <w:r w:rsidR="00C37C5B">
        <w:rPr>
          <w:rFonts w:ascii="Tahoma" w:hAnsi="Tahoma" w:cs="Tahoma"/>
          <w:sz w:val="22"/>
          <w:szCs w:val="22"/>
        </w:rPr>
        <w:t xml:space="preserve">o controle da Conta Reserva </w:t>
      </w:r>
      <w:r w:rsidRPr="001C4F9B">
        <w:rPr>
          <w:rFonts w:ascii="Tahoma" w:hAnsi="Tahoma" w:cs="Tahoma"/>
          <w:sz w:val="22"/>
          <w:szCs w:val="22"/>
        </w:rPr>
        <w:t xml:space="preserve">as despesas com viagens, estadias, transporte e publicação necessárias ao exercício de </w:t>
      </w:r>
      <w:r w:rsidR="00840ECD">
        <w:rPr>
          <w:rFonts w:ascii="Tahoma" w:hAnsi="Tahoma" w:cs="Tahoma"/>
          <w:sz w:val="22"/>
          <w:szCs w:val="22"/>
        </w:rPr>
        <w:t>d</w:t>
      </w:r>
      <w:r w:rsidRPr="001C4F9B">
        <w:rPr>
          <w:rFonts w:ascii="Tahoma" w:hAnsi="Tahoma" w:cs="Tahoma"/>
          <w:sz w:val="22"/>
          <w:szCs w:val="22"/>
        </w:rPr>
        <w:t>a</w:t>
      </w:r>
      <w:r w:rsidR="00840ECD">
        <w:rPr>
          <w:rFonts w:ascii="Tahoma" w:hAnsi="Tahoma" w:cs="Tahoma"/>
          <w:sz w:val="22"/>
          <w:szCs w:val="22"/>
        </w:rPr>
        <w:t>s</w:t>
      </w:r>
      <w:r w:rsidRPr="001C4F9B">
        <w:rPr>
          <w:rFonts w:ascii="Tahoma" w:hAnsi="Tahoma" w:cs="Tahoma"/>
          <w:sz w:val="22"/>
          <w:szCs w:val="22"/>
        </w:rPr>
        <w:t xml:space="preserve"> funç</w:t>
      </w:r>
      <w:r w:rsidR="00840ECD">
        <w:rPr>
          <w:rFonts w:ascii="Tahoma" w:hAnsi="Tahoma" w:cs="Tahoma"/>
          <w:sz w:val="22"/>
          <w:szCs w:val="22"/>
        </w:rPr>
        <w:t>ões do Agente Fiduciário</w:t>
      </w:r>
      <w:r w:rsidRPr="001C4F9B">
        <w:rPr>
          <w:rFonts w:ascii="Tahoma" w:hAnsi="Tahoma" w:cs="Tahoma"/>
          <w:sz w:val="22"/>
          <w:szCs w:val="22"/>
        </w:rPr>
        <w:t xml:space="preserve">, durante ou após a implantação do serviço, a serem cobertas pela Emissora, após prévia aprovação. Não estão incluídas igualmente, e serão arcadas pela Emissora, despesas com especialistas, tais como auditoria nas </w:t>
      </w:r>
      <w:r w:rsidR="00840ECD">
        <w:rPr>
          <w:rFonts w:ascii="Tahoma" w:hAnsi="Tahoma" w:cs="Tahoma"/>
          <w:sz w:val="22"/>
          <w:szCs w:val="22"/>
        </w:rPr>
        <w:t>G</w:t>
      </w:r>
      <w:r w:rsidRPr="001C4F9B">
        <w:rPr>
          <w:rFonts w:ascii="Tahoma" w:hAnsi="Tahoma" w:cs="Tahoma"/>
          <w:sz w:val="22"/>
          <w:szCs w:val="22"/>
        </w:rPr>
        <w:t xml:space="preserve">arantias e assessoria legal ao Agente Fiduciário em caso de inadimplemento </w:t>
      </w:r>
      <w:r>
        <w:rPr>
          <w:rFonts w:ascii="Tahoma" w:hAnsi="Tahoma" w:cs="Tahoma"/>
          <w:sz w:val="22"/>
          <w:szCs w:val="22"/>
        </w:rPr>
        <w:t>das Debêntures</w:t>
      </w:r>
      <w:r w:rsidRPr="001C4F9B">
        <w:rPr>
          <w:rFonts w:ascii="Tahoma" w:hAnsi="Tahoma" w:cs="Tahoma"/>
          <w:sz w:val="22"/>
          <w:szCs w:val="22"/>
        </w:rPr>
        <w:t>. As eventuais despesas, depósitos e custas judiciais, bem como indenizações, decorrentes de ações intentadas contra o Agente Fiduciário decorrente</w:t>
      </w:r>
      <w:r w:rsidR="00840ECD">
        <w:rPr>
          <w:rFonts w:ascii="Tahoma" w:hAnsi="Tahoma" w:cs="Tahoma"/>
          <w:sz w:val="22"/>
          <w:szCs w:val="22"/>
        </w:rPr>
        <w:t>s</w:t>
      </w:r>
      <w:r w:rsidRPr="001C4F9B">
        <w:rPr>
          <w:rFonts w:ascii="Tahoma" w:hAnsi="Tahoma" w:cs="Tahoma"/>
          <w:sz w:val="22"/>
          <w:szCs w:val="22"/>
        </w:rPr>
        <w:t xml:space="preserve"> do exercício de sua função ou da sua atuação em defesa da estrutura da </w:t>
      </w:r>
      <w:r>
        <w:rPr>
          <w:rFonts w:ascii="Tahoma" w:hAnsi="Tahoma" w:cs="Tahoma"/>
          <w:sz w:val="22"/>
          <w:szCs w:val="22"/>
        </w:rPr>
        <w:t>Emissão</w:t>
      </w:r>
      <w:r w:rsidRPr="001C4F9B">
        <w:rPr>
          <w:rFonts w:ascii="Tahoma" w:hAnsi="Tahoma" w:cs="Tahoma"/>
          <w:sz w:val="22"/>
          <w:szCs w:val="22"/>
        </w:rPr>
        <w:t>, serão suportadas pelos Debenturistas. Tais despesas incluem honorários advocatícios para defesa do Agente Fiduciário e deverão ser igualmente adiantadas pelos Debenturistas e ressarcidas pela Emissora</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8.4.7.</w:t>
      </w:r>
      <w:r>
        <w:rPr>
          <w:rFonts w:ascii="Tahoma" w:hAnsi="Tahoma" w:cs="Tahoma"/>
          <w:sz w:val="22"/>
          <w:szCs w:val="22"/>
        </w:rPr>
        <w:tab/>
      </w:r>
      <w:r w:rsidRPr="001C4F9B">
        <w:rPr>
          <w:rFonts w:ascii="Tahoma" w:hAnsi="Tahoma" w:cs="Tahoma"/>
          <w:sz w:val="22"/>
          <w:szCs w:val="22"/>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Pr="00277CED" w:rsidRDefault="00091FAF" w:rsidP="00091FAF">
      <w:pPr>
        <w:suppressAutoHyphens/>
        <w:spacing w:line="320" w:lineRule="exact"/>
        <w:rPr>
          <w:rFonts w:ascii="Tahoma" w:hAnsi="Tahoma" w:cs="Tahoma"/>
          <w:sz w:val="22"/>
          <w:szCs w:val="22"/>
        </w:rPr>
      </w:pPr>
      <w:r>
        <w:rPr>
          <w:rFonts w:ascii="Tahoma" w:hAnsi="Tahoma" w:cs="Tahoma"/>
          <w:sz w:val="22"/>
          <w:szCs w:val="22"/>
        </w:rPr>
        <w:t>8.4.8.</w:t>
      </w:r>
      <w:r>
        <w:rPr>
          <w:rFonts w:ascii="Tahoma" w:hAnsi="Tahoma" w:cs="Tahoma"/>
          <w:sz w:val="22"/>
          <w:szCs w:val="22"/>
        </w:rPr>
        <w:tab/>
      </w:r>
      <w:r w:rsidRPr="001C4F9B">
        <w:rPr>
          <w:rFonts w:ascii="Tahoma" w:hAnsi="Tahoma" w:cs="Tahoma"/>
          <w:sz w:val="22"/>
          <w:szCs w:val="22"/>
        </w:rPr>
        <w:t xml:space="preserve">Fica facultada a revisão dos honorários </w:t>
      </w:r>
      <w:r>
        <w:rPr>
          <w:rFonts w:ascii="Tahoma" w:hAnsi="Tahoma" w:cs="Tahoma"/>
          <w:sz w:val="22"/>
          <w:szCs w:val="22"/>
        </w:rPr>
        <w:t>propostos</w:t>
      </w:r>
      <w:r w:rsidRPr="001C4F9B">
        <w:rPr>
          <w:rFonts w:ascii="Tahoma" w:hAnsi="Tahoma" w:cs="Tahoma"/>
          <w:sz w:val="22"/>
          <w:szCs w:val="22"/>
        </w:rPr>
        <w:t xml:space="preserve"> no caso de eventuais obrigações adicionais </w:t>
      </w:r>
      <w:r w:rsidR="00840ECD">
        <w:rPr>
          <w:rFonts w:ascii="Tahoma" w:hAnsi="Tahoma" w:cs="Tahoma"/>
          <w:sz w:val="22"/>
          <w:szCs w:val="22"/>
        </w:rPr>
        <w:t xml:space="preserve">atribuídas </w:t>
      </w:r>
      <w:r w:rsidRPr="001C4F9B">
        <w:rPr>
          <w:rFonts w:ascii="Tahoma" w:hAnsi="Tahoma" w:cs="Tahoma"/>
          <w:sz w:val="22"/>
          <w:szCs w:val="22"/>
        </w:rPr>
        <w:t xml:space="preserve">ao Agente Fiduciário, ou ainda no caso de alteração nas características da </w:t>
      </w:r>
      <w:r>
        <w:rPr>
          <w:rFonts w:ascii="Tahoma" w:hAnsi="Tahoma" w:cs="Tahoma"/>
          <w:sz w:val="22"/>
          <w:szCs w:val="22"/>
        </w:rPr>
        <w:t>E</w:t>
      </w:r>
      <w:r w:rsidRPr="001C4F9B">
        <w:rPr>
          <w:rFonts w:ascii="Tahoma" w:hAnsi="Tahoma" w:cs="Tahoma"/>
          <w:sz w:val="22"/>
          <w:szCs w:val="22"/>
        </w:rPr>
        <w:t>missão</w:t>
      </w:r>
      <w:r>
        <w:rPr>
          <w:rFonts w:ascii="Tahoma" w:hAnsi="Tahoma" w:cs="Tahoma"/>
          <w:sz w:val="22"/>
          <w:szCs w:val="22"/>
        </w:rPr>
        <w:t>.</w:t>
      </w:r>
    </w:p>
    <w:p w:rsidR="000B6439" w:rsidRPr="00277CED" w:rsidRDefault="000B6439" w:rsidP="009D6571">
      <w:pPr>
        <w:suppressAutoHyphens/>
        <w:spacing w:line="320" w:lineRule="exact"/>
        <w:rPr>
          <w:rFonts w:ascii="Tahoma" w:hAnsi="Tahoma" w:cs="Tahoma"/>
          <w:sz w:val="22"/>
          <w:szCs w:val="22"/>
        </w:rPr>
      </w:pPr>
    </w:p>
    <w:p w:rsidR="000B64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8</w:t>
      </w:r>
      <w:r w:rsidR="000B6439" w:rsidRPr="00277CED">
        <w:rPr>
          <w:rFonts w:ascii="Tahoma" w:hAnsi="Tahoma" w:cs="Tahoma"/>
          <w:sz w:val="22"/>
          <w:szCs w:val="22"/>
        </w:rPr>
        <w:t>.4.</w:t>
      </w:r>
      <w:r w:rsidR="00091FAF">
        <w:rPr>
          <w:rFonts w:ascii="Tahoma" w:hAnsi="Tahoma" w:cs="Tahoma"/>
          <w:sz w:val="22"/>
          <w:szCs w:val="22"/>
        </w:rPr>
        <w:t>9</w:t>
      </w:r>
      <w:r w:rsidR="000B6439" w:rsidRPr="00277CED">
        <w:rPr>
          <w:rFonts w:ascii="Tahoma" w:hAnsi="Tahoma" w:cs="Tahoma"/>
          <w:sz w:val="22"/>
          <w:szCs w:val="22"/>
        </w:rPr>
        <w:t xml:space="preserve">. Em caso de mora no pagamento de qualquer quantia devida, os débitos em atraso ficarão sujeitos à multa contratual de 2% (dois por cento) sobre o valor do débito, bem como a juros moratórios de 1% (um por cento) ao mês, ficando o valor do débito em atraso sujeito a atualização monetária pelo IGP-M, incidente desde a data da inadimplência até a data do efetivo pagamento, calculado </w:t>
      </w:r>
      <w:r w:rsidR="000B6439" w:rsidRPr="00277CED">
        <w:rPr>
          <w:rFonts w:ascii="Tahoma" w:hAnsi="Tahoma" w:cs="Tahoma"/>
          <w:i/>
          <w:sz w:val="22"/>
          <w:szCs w:val="22"/>
        </w:rPr>
        <w:t>pro rata die</w:t>
      </w:r>
      <w:r w:rsidR="000B6439" w:rsidRPr="00277CED">
        <w:rPr>
          <w:rFonts w:ascii="Tahoma" w:hAnsi="Tahoma" w:cs="Tahoma"/>
          <w:sz w:val="22"/>
          <w:szCs w:val="22"/>
        </w:rPr>
        <w:t>.</w:t>
      </w:r>
    </w:p>
    <w:p w:rsidR="000B6439" w:rsidRPr="00277CED" w:rsidRDefault="000B6439"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.5. Além de outros previstos em lei, em ato normativo da CVM ou nesta Escritura de Emissão, constituem deveres e atribuições do Agente Fiduciário:</w:t>
      </w:r>
    </w:p>
    <w:p w:rsidR="00B37A94" w:rsidRPr="00277CED" w:rsidRDefault="00B37A94" w:rsidP="009D6571">
      <w:pPr>
        <w:suppressAutoHyphens/>
        <w:spacing w:line="320" w:lineRule="exact"/>
        <w:ind w:left="360"/>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proteger os direitos e interesses dos </w:t>
      </w:r>
      <w:r w:rsidR="00FF68FE" w:rsidRPr="00277CED">
        <w:rPr>
          <w:rFonts w:ascii="Tahoma" w:hAnsi="Tahoma" w:cs="Tahoma"/>
          <w:sz w:val="22"/>
          <w:szCs w:val="22"/>
        </w:rPr>
        <w:t>Debenturistas</w:t>
      </w:r>
      <w:r w:rsidRPr="00277CED">
        <w:rPr>
          <w:rFonts w:ascii="Tahoma" w:hAnsi="Tahoma" w:cs="Tahoma"/>
          <w:sz w:val="22"/>
          <w:szCs w:val="22"/>
        </w:rPr>
        <w:t>, empregando, no exercício da função, o cuidado e a diligência que todo homem ativo e probo costuma empregar na administração dos seus próprios bens;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renunciar à função na hipótese de superveniência de conflitos de interesse ou de qualquer outra modalidade de inaptidão;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conservar em boa guarda toda a escrituração, correspondência e demais papéis relacionados com o exercício de suas funções;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036E23"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verificar, no momento de aceitar a função, a veracidade das informações contidas nesta Escritura de Emissão, diligenciando para que sejam sanadas as omissões, falhas ou defeitos de que tenha conhecimento;</w:t>
      </w:r>
    </w:p>
    <w:p w:rsidR="00036E23" w:rsidRPr="00277CED" w:rsidRDefault="00036E23" w:rsidP="009D6571">
      <w:pPr>
        <w:pStyle w:val="PargrafodaLista"/>
        <w:tabs>
          <w:tab w:val="num" w:pos="567"/>
        </w:tabs>
        <w:suppressAutoHyphens/>
        <w:spacing w:line="320" w:lineRule="exact"/>
        <w:ind w:left="567" w:hanging="567"/>
        <w:rPr>
          <w:rFonts w:ascii="Tahoma" w:hAnsi="Tahoma" w:cs="Tahoma"/>
          <w:sz w:val="22"/>
          <w:szCs w:val="22"/>
        </w:rPr>
      </w:pPr>
    </w:p>
    <w:p w:rsidR="00B37A94" w:rsidRPr="00277CED" w:rsidRDefault="009B00B8"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promover, </w:t>
      </w:r>
      <w:r w:rsidR="005E666F" w:rsidRPr="00277CED">
        <w:rPr>
          <w:rFonts w:ascii="Tahoma" w:hAnsi="Tahoma" w:cs="Tahoma"/>
          <w:sz w:val="22"/>
          <w:szCs w:val="22"/>
        </w:rPr>
        <w:t xml:space="preserve">nos órgãos competentes, </w:t>
      </w:r>
      <w:r w:rsidRPr="00277CED">
        <w:rPr>
          <w:rFonts w:ascii="Tahoma" w:hAnsi="Tahoma" w:cs="Tahoma"/>
          <w:sz w:val="22"/>
          <w:szCs w:val="22"/>
        </w:rPr>
        <w:t>caso a Emissora não o faça, o registro desta Escritura de Emissão</w:t>
      </w:r>
      <w:r w:rsidR="002A1E6A" w:rsidRPr="00277CED">
        <w:rPr>
          <w:rFonts w:ascii="Tahoma" w:hAnsi="Tahoma" w:cs="Tahoma"/>
          <w:sz w:val="22"/>
          <w:szCs w:val="22"/>
        </w:rPr>
        <w:t xml:space="preserve"> </w:t>
      </w:r>
      <w:r w:rsidRPr="00277CED">
        <w:rPr>
          <w:rFonts w:ascii="Tahoma" w:hAnsi="Tahoma" w:cs="Tahoma"/>
          <w:sz w:val="22"/>
          <w:szCs w:val="22"/>
        </w:rPr>
        <w:t xml:space="preserve">e respectivos aditamentos na </w:t>
      </w:r>
      <w:r w:rsidR="00C21C61" w:rsidRPr="00277CED">
        <w:rPr>
          <w:rFonts w:ascii="Tahoma" w:hAnsi="Tahoma" w:cs="Tahoma"/>
          <w:sz w:val="22"/>
          <w:szCs w:val="22"/>
        </w:rPr>
        <w:t>J</w:t>
      </w:r>
      <w:r w:rsidR="001F5E3F" w:rsidRPr="00277CED">
        <w:rPr>
          <w:rFonts w:ascii="Tahoma" w:hAnsi="Tahoma" w:cs="Tahoma"/>
          <w:sz w:val="22"/>
          <w:szCs w:val="22"/>
        </w:rPr>
        <w:t>UCESP</w:t>
      </w:r>
      <w:r w:rsidR="00D323F7" w:rsidRPr="00277CED">
        <w:rPr>
          <w:rFonts w:ascii="Tahoma" w:hAnsi="Tahoma" w:cs="Tahoma"/>
          <w:sz w:val="22"/>
          <w:szCs w:val="22"/>
        </w:rPr>
        <w:t>,</w:t>
      </w:r>
      <w:r w:rsidR="00614C9F" w:rsidRPr="00277CED">
        <w:rPr>
          <w:rFonts w:ascii="Tahoma" w:hAnsi="Tahoma" w:cs="Tahoma"/>
          <w:sz w:val="22"/>
          <w:szCs w:val="22"/>
        </w:rPr>
        <w:t xml:space="preserve"> </w:t>
      </w:r>
      <w:r w:rsidR="00C04F9A" w:rsidRPr="00277CED">
        <w:rPr>
          <w:rFonts w:ascii="Tahoma" w:hAnsi="Tahoma" w:cs="Tahoma"/>
          <w:sz w:val="22"/>
          <w:szCs w:val="22"/>
        </w:rPr>
        <w:t xml:space="preserve">sanando as lacunas e irregularidades porventura neles existentes, sendo que neste caso, o oficial do registro notificará a Emissora para que esta lhe forneça as indicações e documentos necessários, </w:t>
      </w:r>
      <w:r w:rsidR="000926F3" w:rsidRPr="00277CED">
        <w:rPr>
          <w:rFonts w:ascii="Tahoma" w:hAnsi="Tahoma" w:cs="Tahoma"/>
          <w:sz w:val="22"/>
          <w:szCs w:val="22"/>
        </w:rPr>
        <w:t>sem prejuízo da ocorrência do descumprimento de obrigação não pecuniária pela Emissora</w:t>
      </w:r>
      <w:r w:rsidRPr="00277CED">
        <w:rPr>
          <w:rFonts w:ascii="Tahoma" w:hAnsi="Tahoma" w:cs="Tahoma"/>
          <w:sz w:val="22"/>
          <w:szCs w:val="22"/>
        </w:rPr>
        <w:t>;</w:t>
      </w:r>
      <w:r w:rsidR="00256BD9" w:rsidRPr="00277CED">
        <w:rPr>
          <w:rFonts w:ascii="Tahoma" w:hAnsi="Tahoma" w:cs="Tahoma"/>
          <w:sz w:val="22"/>
          <w:szCs w:val="22"/>
        </w:rPr>
        <w:t xml:space="preserve"> </w:t>
      </w:r>
    </w:p>
    <w:p w:rsidR="00C04F9A" w:rsidRPr="00277CED" w:rsidRDefault="00C04F9A" w:rsidP="009D6571">
      <w:pPr>
        <w:pStyle w:val="PargrafodaLista"/>
        <w:tabs>
          <w:tab w:val="num" w:pos="567"/>
        </w:tabs>
        <w:suppressAutoHyphens/>
        <w:spacing w:line="320" w:lineRule="exact"/>
        <w:ind w:left="567" w:hanging="567"/>
        <w:rPr>
          <w:rFonts w:ascii="Tahoma" w:hAnsi="Tahoma" w:cs="Tahoma"/>
          <w:sz w:val="22"/>
          <w:szCs w:val="22"/>
        </w:rPr>
      </w:pPr>
    </w:p>
    <w:p w:rsidR="00C04F9A" w:rsidRPr="00277CED" w:rsidRDefault="004B42BE"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emitir parecer sobre a suficiência das informações constantes das propostas de modificações nas condições das Debêntures;</w:t>
      </w:r>
    </w:p>
    <w:p w:rsidR="004B42BE" w:rsidRPr="00277CED" w:rsidRDefault="004B42BE" w:rsidP="009D6571">
      <w:pPr>
        <w:pStyle w:val="PargrafodaLista"/>
        <w:tabs>
          <w:tab w:val="num" w:pos="567"/>
        </w:tabs>
        <w:suppressAutoHyphens/>
        <w:spacing w:line="320" w:lineRule="exact"/>
        <w:ind w:left="567" w:hanging="567"/>
        <w:rPr>
          <w:rFonts w:ascii="Tahoma" w:hAnsi="Tahoma" w:cs="Tahoma"/>
          <w:sz w:val="22"/>
          <w:szCs w:val="22"/>
        </w:rPr>
      </w:pPr>
    </w:p>
    <w:p w:rsidR="004B42BE" w:rsidRPr="00277CED" w:rsidRDefault="004B42BE"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verificar a regularidade da constituição da</w:t>
      </w:r>
      <w:r w:rsidR="00091FAF">
        <w:rPr>
          <w:rFonts w:ascii="Tahoma" w:hAnsi="Tahoma" w:cs="Tahoma"/>
          <w:sz w:val="22"/>
          <w:szCs w:val="22"/>
        </w:rPr>
        <w:t>s</w:t>
      </w:r>
      <w:r w:rsidRPr="00277CED">
        <w:rPr>
          <w:rFonts w:ascii="Tahoma" w:hAnsi="Tahoma" w:cs="Tahoma"/>
          <w:sz w:val="22"/>
          <w:szCs w:val="22"/>
        </w:rPr>
        <w:t xml:space="preserve"> </w:t>
      </w:r>
      <w:r w:rsidR="0070353C">
        <w:rPr>
          <w:rFonts w:ascii="Tahoma" w:hAnsi="Tahoma" w:cs="Tahoma"/>
          <w:sz w:val="22"/>
          <w:szCs w:val="22"/>
        </w:rPr>
        <w:t>G</w:t>
      </w:r>
      <w:r w:rsidR="0070353C" w:rsidRPr="00277CED">
        <w:rPr>
          <w:rFonts w:ascii="Tahoma" w:hAnsi="Tahoma" w:cs="Tahoma"/>
          <w:sz w:val="22"/>
          <w:szCs w:val="22"/>
        </w:rPr>
        <w:t>arantia</w:t>
      </w:r>
      <w:r w:rsidR="0070353C">
        <w:rPr>
          <w:rFonts w:ascii="Tahoma" w:hAnsi="Tahoma" w:cs="Tahoma"/>
          <w:sz w:val="22"/>
          <w:szCs w:val="22"/>
        </w:rPr>
        <w:t>s</w:t>
      </w:r>
      <w:r w:rsidRPr="00277CED">
        <w:rPr>
          <w:rFonts w:ascii="Tahoma" w:hAnsi="Tahoma" w:cs="Tahoma"/>
          <w:sz w:val="22"/>
          <w:szCs w:val="22"/>
        </w:rPr>
        <w:t>, observando a manutenção de sua suficiência e exequibilidade;</w:t>
      </w:r>
    </w:p>
    <w:p w:rsidR="004B42BE" w:rsidRPr="00277CED" w:rsidRDefault="004B42BE" w:rsidP="009D6571">
      <w:pPr>
        <w:pStyle w:val="PargrafodaLista"/>
        <w:tabs>
          <w:tab w:val="num" w:pos="567"/>
        </w:tabs>
        <w:suppressAutoHyphens/>
        <w:spacing w:line="320" w:lineRule="exact"/>
        <w:ind w:left="567" w:hanging="567"/>
        <w:rPr>
          <w:rFonts w:ascii="Tahoma" w:hAnsi="Tahoma" w:cs="Tahoma"/>
          <w:sz w:val="22"/>
          <w:szCs w:val="22"/>
        </w:rPr>
      </w:pPr>
    </w:p>
    <w:p w:rsidR="004B42BE" w:rsidRPr="00277CED" w:rsidRDefault="004B42BE"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examinar a proposta de substituição da</w:t>
      </w:r>
      <w:r w:rsidR="002A1E6A" w:rsidRPr="00277CED">
        <w:rPr>
          <w:rFonts w:ascii="Tahoma" w:hAnsi="Tahoma" w:cs="Tahoma"/>
          <w:sz w:val="22"/>
          <w:szCs w:val="22"/>
        </w:rPr>
        <w:t>s</w:t>
      </w:r>
      <w:r w:rsidRPr="00277CED">
        <w:rPr>
          <w:rFonts w:ascii="Tahoma" w:hAnsi="Tahoma" w:cs="Tahoma"/>
          <w:sz w:val="22"/>
          <w:szCs w:val="22"/>
        </w:rPr>
        <w:t xml:space="preserve"> </w:t>
      </w:r>
      <w:r w:rsidR="002A1E6A" w:rsidRPr="00277CED">
        <w:rPr>
          <w:rFonts w:ascii="Tahoma" w:hAnsi="Tahoma" w:cs="Tahoma"/>
          <w:sz w:val="22"/>
          <w:szCs w:val="22"/>
        </w:rPr>
        <w:t>Garantias</w:t>
      </w:r>
      <w:r w:rsidRPr="00277CED">
        <w:rPr>
          <w:rFonts w:ascii="Tahoma" w:hAnsi="Tahoma" w:cs="Tahoma"/>
          <w:sz w:val="22"/>
          <w:szCs w:val="22"/>
        </w:rPr>
        <w:t>, quando esta estiver autorizada pela presente Escritura de Emissão, manifestando a sua expressa e justificada concordância;</w:t>
      </w:r>
    </w:p>
    <w:p w:rsidR="004B42BE" w:rsidRPr="00277CED" w:rsidRDefault="004B42BE" w:rsidP="009D6571">
      <w:pPr>
        <w:pStyle w:val="PargrafodaLista"/>
        <w:tabs>
          <w:tab w:val="num" w:pos="567"/>
        </w:tabs>
        <w:suppressAutoHyphens/>
        <w:spacing w:line="320" w:lineRule="exact"/>
        <w:ind w:left="567" w:hanging="567"/>
        <w:rPr>
          <w:rFonts w:ascii="Tahoma" w:hAnsi="Tahoma" w:cs="Tahoma"/>
          <w:sz w:val="22"/>
          <w:szCs w:val="22"/>
        </w:rPr>
      </w:pPr>
    </w:p>
    <w:p w:rsidR="004B42BE" w:rsidRPr="00277CED" w:rsidRDefault="004B42BE"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intimar a Emissora a reforçar a garantia dada, na hipótese de sua deterioração ou depreciação;</w:t>
      </w:r>
    </w:p>
    <w:p w:rsidR="00036E23" w:rsidRPr="00277CED" w:rsidRDefault="00036E23" w:rsidP="009D6571">
      <w:pPr>
        <w:pStyle w:val="PargrafodaLista"/>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acompanhar a observância da periodicidade na prestação das informações obrigatórias, alertando os </w:t>
      </w:r>
      <w:r w:rsidR="003A7527" w:rsidRPr="00277CED">
        <w:rPr>
          <w:rFonts w:ascii="Tahoma" w:hAnsi="Tahoma" w:cs="Tahoma"/>
          <w:sz w:val="22"/>
          <w:szCs w:val="22"/>
        </w:rPr>
        <w:t>Debenturistas</w:t>
      </w:r>
      <w:r w:rsidRPr="00277CED">
        <w:rPr>
          <w:rFonts w:ascii="Tahoma" w:hAnsi="Tahoma" w:cs="Tahoma"/>
          <w:sz w:val="22"/>
          <w:szCs w:val="22"/>
        </w:rPr>
        <w:t xml:space="preserve"> acerca de eventuais omissões ou inverdades constantes de tais informações;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solicitar, </w:t>
      </w:r>
      <w:r w:rsidR="00091FAF">
        <w:rPr>
          <w:rFonts w:ascii="Tahoma" w:hAnsi="Tahoma" w:cs="Tahoma"/>
          <w:sz w:val="22"/>
          <w:szCs w:val="22"/>
        </w:rPr>
        <w:t xml:space="preserve">às expensas da Emissora, </w:t>
      </w:r>
      <w:r w:rsidRPr="00277CED">
        <w:rPr>
          <w:rFonts w:ascii="Tahoma" w:hAnsi="Tahoma" w:cs="Tahoma"/>
          <w:sz w:val="22"/>
          <w:szCs w:val="22"/>
        </w:rPr>
        <w:t>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w:t>
      </w:r>
      <w:r w:rsidR="005E666F" w:rsidRPr="00277CED">
        <w:rPr>
          <w:rFonts w:ascii="Tahoma" w:hAnsi="Tahoma" w:cs="Tahoma"/>
          <w:sz w:val="22"/>
          <w:szCs w:val="22"/>
        </w:rPr>
        <w:t xml:space="preserve"> e/ou </w:t>
      </w:r>
      <w:r w:rsidR="001F5E3F" w:rsidRPr="00277CED">
        <w:rPr>
          <w:rFonts w:ascii="Tahoma" w:hAnsi="Tahoma" w:cs="Tahoma"/>
          <w:sz w:val="22"/>
          <w:szCs w:val="22"/>
        </w:rPr>
        <w:t xml:space="preserve">do domicílio </w:t>
      </w:r>
      <w:r w:rsidR="005E666F" w:rsidRPr="00277CED">
        <w:rPr>
          <w:rFonts w:ascii="Tahoma" w:hAnsi="Tahoma" w:cs="Tahoma"/>
          <w:sz w:val="22"/>
          <w:szCs w:val="22"/>
        </w:rPr>
        <w:t>d</w:t>
      </w:r>
      <w:r w:rsidR="00497826" w:rsidRPr="00277CED">
        <w:rPr>
          <w:rFonts w:ascii="Tahoma" w:hAnsi="Tahoma" w:cs="Tahoma"/>
          <w:sz w:val="22"/>
          <w:szCs w:val="22"/>
        </w:rPr>
        <w:t>os</w:t>
      </w:r>
      <w:r w:rsidR="005E666F" w:rsidRPr="00277CED">
        <w:rPr>
          <w:rFonts w:ascii="Tahoma" w:hAnsi="Tahoma" w:cs="Tahoma"/>
          <w:sz w:val="22"/>
          <w:szCs w:val="22"/>
        </w:rPr>
        <w:t xml:space="preserve"> Garantidor</w:t>
      </w:r>
      <w:r w:rsidR="00497826" w:rsidRPr="00277CED">
        <w:rPr>
          <w:rFonts w:ascii="Tahoma" w:hAnsi="Tahoma" w:cs="Tahoma"/>
          <w:sz w:val="22"/>
          <w:szCs w:val="22"/>
        </w:rPr>
        <w:t>es</w:t>
      </w:r>
      <w:r w:rsidRPr="00277CED">
        <w:rPr>
          <w:rFonts w:ascii="Tahoma" w:hAnsi="Tahoma" w:cs="Tahoma"/>
          <w:sz w:val="22"/>
          <w:szCs w:val="22"/>
        </w:rPr>
        <w:t xml:space="preserve">, bem como das demais comarcas em que a Emissora </w:t>
      </w:r>
      <w:r w:rsidR="005E666F" w:rsidRPr="00277CED">
        <w:rPr>
          <w:rFonts w:ascii="Tahoma" w:hAnsi="Tahoma" w:cs="Tahoma"/>
          <w:sz w:val="22"/>
          <w:szCs w:val="22"/>
        </w:rPr>
        <w:t xml:space="preserve">e/ou </w:t>
      </w:r>
      <w:r w:rsidR="00497826" w:rsidRPr="00277CED">
        <w:rPr>
          <w:rFonts w:ascii="Tahoma" w:hAnsi="Tahoma" w:cs="Tahoma"/>
          <w:sz w:val="22"/>
          <w:szCs w:val="22"/>
        </w:rPr>
        <w:t>os</w:t>
      </w:r>
      <w:r w:rsidR="005E666F" w:rsidRPr="00277CED">
        <w:rPr>
          <w:rFonts w:ascii="Tahoma" w:hAnsi="Tahoma" w:cs="Tahoma"/>
          <w:sz w:val="22"/>
          <w:szCs w:val="22"/>
        </w:rPr>
        <w:t xml:space="preserve"> Garantidor</w:t>
      </w:r>
      <w:r w:rsidR="00497826" w:rsidRPr="00277CED">
        <w:rPr>
          <w:rFonts w:ascii="Tahoma" w:hAnsi="Tahoma" w:cs="Tahoma"/>
          <w:sz w:val="22"/>
          <w:szCs w:val="22"/>
        </w:rPr>
        <w:t>es</w:t>
      </w:r>
      <w:r w:rsidR="005E666F" w:rsidRPr="00277CED">
        <w:rPr>
          <w:rFonts w:ascii="Tahoma" w:hAnsi="Tahoma" w:cs="Tahoma"/>
          <w:sz w:val="22"/>
          <w:szCs w:val="22"/>
        </w:rPr>
        <w:t xml:space="preserve"> </w:t>
      </w:r>
      <w:r w:rsidRPr="00277CED">
        <w:rPr>
          <w:rFonts w:ascii="Tahoma" w:hAnsi="Tahoma" w:cs="Tahoma"/>
          <w:sz w:val="22"/>
          <w:szCs w:val="22"/>
        </w:rPr>
        <w:t>exerça</w:t>
      </w:r>
      <w:r w:rsidR="005E666F" w:rsidRPr="00277CED">
        <w:rPr>
          <w:rFonts w:ascii="Tahoma" w:hAnsi="Tahoma" w:cs="Tahoma"/>
          <w:sz w:val="22"/>
          <w:szCs w:val="22"/>
        </w:rPr>
        <w:t>m</w:t>
      </w:r>
      <w:r w:rsidRPr="00277CED">
        <w:rPr>
          <w:rFonts w:ascii="Tahoma" w:hAnsi="Tahoma" w:cs="Tahoma"/>
          <w:sz w:val="22"/>
          <w:szCs w:val="22"/>
        </w:rPr>
        <w:t xml:space="preserve"> suas atividades, as quais deverão ser apresentadas em até </w:t>
      </w:r>
      <w:r w:rsidR="004D4155" w:rsidRPr="00277CED">
        <w:rPr>
          <w:rStyle w:val="DeltaViewInsertion"/>
          <w:rFonts w:ascii="Tahoma" w:hAnsi="Tahoma" w:cs="Tahoma"/>
          <w:color w:val="auto"/>
          <w:sz w:val="22"/>
          <w:szCs w:val="22"/>
          <w:u w:val="none"/>
        </w:rPr>
        <w:t>3</w:t>
      </w:r>
      <w:r w:rsidR="00BE06E9" w:rsidRPr="00277CED">
        <w:rPr>
          <w:rStyle w:val="DeltaViewInsertion"/>
          <w:rFonts w:ascii="Tahoma" w:hAnsi="Tahoma" w:cs="Tahoma"/>
          <w:color w:val="auto"/>
          <w:sz w:val="22"/>
          <w:szCs w:val="22"/>
          <w:u w:val="none"/>
        </w:rPr>
        <w:t>0</w:t>
      </w:r>
      <w:r w:rsidR="00BE06E9" w:rsidRPr="00277CED">
        <w:rPr>
          <w:rFonts w:ascii="Tahoma" w:hAnsi="Tahoma" w:cs="Tahoma"/>
          <w:sz w:val="22"/>
          <w:szCs w:val="22"/>
        </w:rPr>
        <w:t xml:space="preserve"> (</w:t>
      </w:r>
      <w:r w:rsidR="004D4155" w:rsidRPr="00277CED">
        <w:rPr>
          <w:rStyle w:val="DeltaViewInsertion"/>
          <w:rFonts w:ascii="Tahoma" w:hAnsi="Tahoma" w:cs="Tahoma"/>
          <w:color w:val="auto"/>
          <w:sz w:val="22"/>
          <w:szCs w:val="22"/>
          <w:u w:val="none"/>
        </w:rPr>
        <w:t>trinta</w:t>
      </w:r>
      <w:r w:rsidR="00BE06E9" w:rsidRPr="00277CED">
        <w:rPr>
          <w:rFonts w:ascii="Tahoma" w:hAnsi="Tahoma" w:cs="Tahoma"/>
          <w:sz w:val="22"/>
          <w:szCs w:val="22"/>
        </w:rPr>
        <w:t xml:space="preserve">) </w:t>
      </w:r>
      <w:r w:rsidRPr="00277CED">
        <w:rPr>
          <w:rFonts w:ascii="Tahoma" w:hAnsi="Tahoma" w:cs="Tahoma"/>
          <w:sz w:val="22"/>
          <w:szCs w:val="22"/>
        </w:rPr>
        <w:t>dias corridos da data de solicitação;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1A4E7E"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solicitar, quando considerar necessário, às expensas da Emissora</w:t>
      </w:r>
      <w:r w:rsidR="005E666F" w:rsidRPr="00277CED">
        <w:rPr>
          <w:rFonts w:ascii="Tahoma" w:hAnsi="Tahoma" w:cs="Tahoma"/>
          <w:sz w:val="22"/>
          <w:szCs w:val="22"/>
        </w:rPr>
        <w:t xml:space="preserve"> ou d</w:t>
      </w:r>
      <w:r w:rsidR="00F318F2" w:rsidRPr="00277CED">
        <w:rPr>
          <w:rFonts w:ascii="Tahoma" w:hAnsi="Tahoma" w:cs="Tahoma"/>
          <w:sz w:val="22"/>
          <w:szCs w:val="22"/>
        </w:rPr>
        <w:t>os</w:t>
      </w:r>
      <w:r w:rsidR="005E666F" w:rsidRPr="00277CED">
        <w:rPr>
          <w:rFonts w:ascii="Tahoma" w:hAnsi="Tahoma" w:cs="Tahoma"/>
          <w:sz w:val="22"/>
          <w:szCs w:val="22"/>
        </w:rPr>
        <w:t xml:space="preserve"> Garantidor</w:t>
      </w:r>
      <w:r w:rsidR="00F318F2" w:rsidRPr="00277CED">
        <w:rPr>
          <w:rFonts w:ascii="Tahoma" w:hAnsi="Tahoma" w:cs="Tahoma"/>
          <w:sz w:val="22"/>
          <w:szCs w:val="22"/>
        </w:rPr>
        <w:t>es</w:t>
      </w:r>
      <w:r w:rsidR="005E666F" w:rsidRPr="00277CED">
        <w:rPr>
          <w:rFonts w:ascii="Tahoma" w:hAnsi="Tahoma" w:cs="Tahoma"/>
          <w:sz w:val="22"/>
          <w:szCs w:val="22"/>
        </w:rPr>
        <w:t>, conforme o caso,</w:t>
      </w:r>
      <w:r w:rsidRPr="00277CED">
        <w:rPr>
          <w:rFonts w:ascii="Tahoma" w:hAnsi="Tahoma" w:cs="Tahoma"/>
          <w:sz w:val="22"/>
          <w:szCs w:val="22"/>
        </w:rPr>
        <w:t xml:space="preserve"> e desde que justificada, auditoria extraordinária na Emissora</w:t>
      </w:r>
      <w:r w:rsidR="005E666F" w:rsidRPr="00277CED">
        <w:rPr>
          <w:rFonts w:ascii="Tahoma" w:hAnsi="Tahoma" w:cs="Tahoma"/>
          <w:sz w:val="22"/>
          <w:szCs w:val="22"/>
        </w:rPr>
        <w:t xml:space="preserve"> ou </w:t>
      </w:r>
      <w:r w:rsidR="00AC53AB" w:rsidRPr="00277CED">
        <w:rPr>
          <w:rFonts w:ascii="Tahoma" w:hAnsi="Tahoma" w:cs="Tahoma"/>
          <w:sz w:val="22"/>
          <w:szCs w:val="22"/>
        </w:rPr>
        <w:t>n</w:t>
      </w:r>
      <w:r w:rsidR="00F318F2" w:rsidRPr="00277CED">
        <w:rPr>
          <w:rFonts w:ascii="Tahoma" w:hAnsi="Tahoma" w:cs="Tahoma"/>
          <w:sz w:val="22"/>
          <w:szCs w:val="22"/>
        </w:rPr>
        <w:t>os</w:t>
      </w:r>
      <w:r w:rsidR="005E666F" w:rsidRPr="00277CED">
        <w:rPr>
          <w:rFonts w:ascii="Tahoma" w:hAnsi="Tahoma" w:cs="Tahoma"/>
          <w:sz w:val="22"/>
          <w:szCs w:val="22"/>
        </w:rPr>
        <w:t xml:space="preserve"> Garantidor</w:t>
      </w:r>
      <w:r w:rsidR="00F318F2" w:rsidRPr="00277CED">
        <w:rPr>
          <w:rFonts w:ascii="Tahoma" w:hAnsi="Tahoma" w:cs="Tahoma"/>
          <w:sz w:val="22"/>
          <w:szCs w:val="22"/>
        </w:rPr>
        <w:t>es</w:t>
      </w:r>
      <w:r w:rsidRPr="00277CED">
        <w:rPr>
          <w:rFonts w:ascii="Tahoma" w:hAnsi="Tahoma" w:cs="Tahoma"/>
          <w:sz w:val="22"/>
          <w:szCs w:val="22"/>
        </w:rPr>
        <w:t>;</w:t>
      </w:r>
    </w:p>
    <w:p w:rsidR="001A4E7E" w:rsidRPr="00277CED" w:rsidRDefault="001A4E7E" w:rsidP="009D6571">
      <w:pPr>
        <w:pStyle w:val="PargrafodaLista"/>
        <w:tabs>
          <w:tab w:val="num" w:pos="567"/>
        </w:tabs>
        <w:suppressAutoHyphens/>
        <w:spacing w:line="320" w:lineRule="exact"/>
        <w:ind w:left="567" w:hanging="567"/>
        <w:rPr>
          <w:rFonts w:ascii="Tahoma" w:hAnsi="Tahoma" w:cs="Tahoma"/>
          <w:sz w:val="22"/>
          <w:szCs w:val="22"/>
        </w:rPr>
      </w:pPr>
    </w:p>
    <w:p w:rsidR="00AC53AB"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convocar</w:t>
      </w:r>
      <w:r w:rsidR="00091FAF">
        <w:rPr>
          <w:rFonts w:ascii="Tahoma" w:hAnsi="Tahoma" w:cs="Tahoma"/>
          <w:sz w:val="22"/>
          <w:szCs w:val="22"/>
        </w:rPr>
        <w:t xml:space="preserve"> às expensas da Emissora</w:t>
      </w:r>
      <w:r w:rsidRPr="00277CED">
        <w:rPr>
          <w:rFonts w:ascii="Tahoma" w:hAnsi="Tahoma" w:cs="Tahoma"/>
          <w:sz w:val="22"/>
          <w:szCs w:val="22"/>
        </w:rPr>
        <w:t>, quando necessário, a Assembleia Geral de Debenturistas, mediante anúncio publicado, pelo menos três vezes, nos órgãos de imprensa nos quais a Emissora deve efetuar suas publicações</w:t>
      </w:r>
      <w:r w:rsidR="00AC53AB" w:rsidRPr="00277CED">
        <w:rPr>
          <w:rFonts w:ascii="Tahoma" w:hAnsi="Tahoma" w:cs="Tahoma"/>
          <w:sz w:val="22"/>
          <w:szCs w:val="22"/>
        </w:rPr>
        <w:t>, às expensas desta;</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comparecer à Assembleia Geral de Debenturistas a fim de prestar as informações que lhe forem solicitadas;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elaborar relatórios </w:t>
      </w:r>
      <w:r w:rsidR="0086409C" w:rsidRPr="00277CED">
        <w:rPr>
          <w:rFonts w:ascii="Tahoma" w:hAnsi="Tahoma" w:cs="Tahoma"/>
          <w:sz w:val="22"/>
          <w:szCs w:val="22"/>
        </w:rPr>
        <w:t xml:space="preserve">anuais </w:t>
      </w:r>
      <w:r w:rsidRPr="00277CED">
        <w:rPr>
          <w:rFonts w:ascii="Tahoma" w:hAnsi="Tahoma" w:cs="Tahoma"/>
          <w:sz w:val="22"/>
          <w:szCs w:val="22"/>
        </w:rPr>
        <w:t xml:space="preserve">destinados aos </w:t>
      </w:r>
      <w:r w:rsidR="00524A84" w:rsidRPr="00277CED">
        <w:rPr>
          <w:rFonts w:ascii="Tahoma" w:hAnsi="Tahoma" w:cs="Tahoma"/>
          <w:sz w:val="22"/>
          <w:szCs w:val="22"/>
        </w:rPr>
        <w:t>Debenturistas</w:t>
      </w:r>
      <w:r w:rsidRPr="00277CED">
        <w:rPr>
          <w:rFonts w:ascii="Tahoma" w:hAnsi="Tahoma" w:cs="Tahoma"/>
          <w:sz w:val="22"/>
          <w:szCs w:val="22"/>
        </w:rPr>
        <w:t>, nos termos da alínea (b) do parágrafo 1º do artigo 68 da Lei das Sociedades por Ações, relativos aos exercícios sociais da Emissora, os quais deverão conter, ao menos, as seguintes informações:</w:t>
      </w:r>
    </w:p>
    <w:p w:rsidR="00B37A94" w:rsidRPr="00277CED" w:rsidRDefault="00B37A94" w:rsidP="009D6571">
      <w:pPr>
        <w:suppressAutoHyphens/>
        <w:spacing w:line="320" w:lineRule="exact"/>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 xml:space="preserve">eventual omissão ou </w:t>
      </w:r>
      <w:proofErr w:type="spellStart"/>
      <w:r w:rsidRPr="00277CED">
        <w:rPr>
          <w:rFonts w:ascii="Tahoma" w:hAnsi="Tahoma" w:cs="Tahoma"/>
          <w:sz w:val="22"/>
          <w:szCs w:val="22"/>
        </w:rPr>
        <w:t>inver</w:t>
      </w:r>
      <w:r w:rsidR="00450532" w:rsidRPr="00277CED">
        <w:rPr>
          <w:rFonts w:ascii="Tahoma" w:hAnsi="Tahoma" w:cs="Tahoma"/>
          <w:sz w:val="22"/>
          <w:szCs w:val="22"/>
        </w:rPr>
        <w:t>acidade</w:t>
      </w:r>
      <w:proofErr w:type="spellEnd"/>
      <w:r w:rsidRPr="00277CED">
        <w:rPr>
          <w:rFonts w:ascii="Tahoma" w:hAnsi="Tahoma" w:cs="Tahoma"/>
          <w:sz w:val="22"/>
          <w:szCs w:val="22"/>
        </w:rPr>
        <w:t xml:space="preserve"> de que tenha conhecimento, contida nas informações divulgadas pela Emissora</w:t>
      </w:r>
      <w:r w:rsidR="005E666F" w:rsidRPr="00277CED">
        <w:rPr>
          <w:rFonts w:ascii="Tahoma" w:hAnsi="Tahoma" w:cs="Tahoma"/>
          <w:sz w:val="22"/>
          <w:szCs w:val="22"/>
        </w:rPr>
        <w:t xml:space="preserve"> </w:t>
      </w:r>
      <w:r w:rsidRPr="00277CED">
        <w:rPr>
          <w:rFonts w:ascii="Tahoma" w:hAnsi="Tahoma" w:cs="Tahoma"/>
          <w:sz w:val="22"/>
          <w:szCs w:val="22"/>
        </w:rPr>
        <w:t>ou, ainda, o inadimplemento ou atraso na obrigatória prestação de informações pela Emissora;</w:t>
      </w:r>
    </w:p>
    <w:p w:rsidR="009B00B8" w:rsidRPr="00277CED" w:rsidRDefault="009B00B8" w:rsidP="009D6571">
      <w:pPr>
        <w:tabs>
          <w:tab w:val="num" w:pos="1134"/>
        </w:tabs>
        <w:suppressAutoHyphens/>
        <w:spacing w:line="320" w:lineRule="exact"/>
        <w:ind w:left="1134" w:hanging="567"/>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alterações estatutárias ocorridas no período;</w:t>
      </w:r>
    </w:p>
    <w:p w:rsidR="009B00B8" w:rsidRPr="00277CED" w:rsidRDefault="009B00B8" w:rsidP="009D6571">
      <w:pPr>
        <w:tabs>
          <w:tab w:val="num" w:pos="1134"/>
        </w:tabs>
        <w:suppressAutoHyphens/>
        <w:spacing w:line="320" w:lineRule="exact"/>
        <w:ind w:left="1134" w:hanging="567"/>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comentários sobre as demonstrações financeiras da Emissora, enfocando os indicadores econômicos, financeiros e da estrutura de seu capital;</w:t>
      </w:r>
    </w:p>
    <w:p w:rsidR="009B00B8" w:rsidRPr="00277CED" w:rsidRDefault="009B00B8" w:rsidP="009D6571">
      <w:pPr>
        <w:tabs>
          <w:tab w:val="num" w:pos="1134"/>
        </w:tabs>
        <w:suppressAutoHyphens/>
        <w:spacing w:line="320" w:lineRule="exact"/>
        <w:ind w:left="1134" w:hanging="567"/>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posição da distribuição ou colocação das Debêntures no mercado;</w:t>
      </w:r>
    </w:p>
    <w:p w:rsidR="00BB7582" w:rsidRPr="00277CED" w:rsidRDefault="00BB7582" w:rsidP="009D6571">
      <w:pPr>
        <w:tabs>
          <w:tab w:val="num" w:pos="1134"/>
        </w:tabs>
        <w:suppressAutoHyphens/>
        <w:spacing w:line="320" w:lineRule="exact"/>
        <w:ind w:left="1134" w:hanging="567"/>
        <w:rPr>
          <w:rFonts w:ascii="Tahoma" w:hAnsi="Tahoma" w:cs="Tahoma"/>
          <w:sz w:val="22"/>
          <w:szCs w:val="22"/>
        </w:rPr>
      </w:pPr>
    </w:p>
    <w:p w:rsidR="00BB7582" w:rsidRPr="00277CED" w:rsidRDefault="00BB7582"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lastRenderedPageBreak/>
        <w:t>resgate, amortização, conversão, repactuação e pagamento de juros das Debêntures realizados no período, bem como aquisições e vendas de Debêntures efetuadas pela Emissora;</w:t>
      </w:r>
    </w:p>
    <w:p w:rsidR="00BB7582" w:rsidRPr="00277CED" w:rsidRDefault="00BB7582" w:rsidP="009D6571">
      <w:pPr>
        <w:tabs>
          <w:tab w:val="num" w:pos="1134"/>
        </w:tabs>
        <w:suppressAutoHyphens/>
        <w:spacing w:line="320" w:lineRule="exact"/>
        <w:ind w:left="1134" w:hanging="567"/>
        <w:rPr>
          <w:rFonts w:ascii="Tahoma" w:hAnsi="Tahoma" w:cs="Tahoma"/>
          <w:sz w:val="22"/>
          <w:szCs w:val="22"/>
        </w:rPr>
      </w:pPr>
    </w:p>
    <w:p w:rsidR="00BB7582" w:rsidRPr="00277CED" w:rsidRDefault="00BB7582"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acompanhamento da destinação dos recursos captados por meio da emissão das Debêntures, de acordo com os dados obtidos junto aos administradores da Emissora;</w:t>
      </w:r>
    </w:p>
    <w:p w:rsidR="00BB7582" w:rsidRPr="00277CED" w:rsidRDefault="00BB7582" w:rsidP="009D6571">
      <w:pPr>
        <w:tabs>
          <w:tab w:val="num" w:pos="1134"/>
        </w:tabs>
        <w:suppressAutoHyphens/>
        <w:spacing w:line="320" w:lineRule="exact"/>
        <w:ind w:left="1134" w:hanging="567"/>
        <w:rPr>
          <w:rFonts w:ascii="Tahoma" w:hAnsi="Tahoma" w:cs="Tahoma"/>
          <w:sz w:val="22"/>
          <w:szCs w:val="22"/>
        </w:rPr>
      </w:pPr>
    </w:p>
    <w:p w:rsidR="00BB7582" w:rsidRPr="00277CED" w:rsidRDefault="00977FB1"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 xml:space="preserve">relação dos bens e valores entregues </w:t>
      </w:r>
      <w:r w:rsidR="00401842" w:rsidRPr="00277CED">
        <w:rPr>
          <w:rFonts w:ascii="Tahoma" w:hAnsi="Tahoma" w:cs="Tahoma"/>
          <w:sz w:val="22"/>
          <w:szCs w:val="22"/>
        </w:rPr>
        <w:t>à administração do</w:t>
      </w:r>
      <w:r w:rsidRPr="00277CED">
        <w:rPr>
          <w:rFonts w:ascii="Tahoma" w:hAnsi="Tahoma" w:cs="Tahoma"/>
          <w:sz w:val="22"/>
          <w:szCs w:val="22"/>
        </w:rPr>
        <w:t xml:space="preserve"> Agente Fiduciário</w:t>
      </w:r>
      <w:r w:rsidR="00BB7582" w:rsidRPr="00277CED">
        <w:rPr>
          <w:rFonts w:ascii="Tahoma" w:hAnsi="Tahoma" w:cs="Tahoma"/>
          <w:sz w:val="22"/>
          <w:szCs w:val="22"/>
        </w:rPr>
        <w:t>;</w:t>
      </w:r>
    </w:p>
    <w:p w:rsidR="009B00B8" w:rsidRPr="00277CED" w:rsidRDefault="009B00B8" w:rsidP="009D6571">
      <w:pPr>
        <w:tabs>
          <w:tab w:val="num" w:pos="1134"/>
        </w:tabs>
        <w:suppressAutoHyphens/>
        <w:spacing w:line="320" w:lineRule="exact"/>
        <w:ind w:left="1134" w:hanging="567"/>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 xml:space="preserve">cumprimento de outras obrigações assumidas pela Emissora </w:t>
      </w:r>
      <w:r w:rsidR="005E666F" w:rsidRPr="00277CED">
        <w:rPr>
          <w:rFonts w:ascii="Tahoma" w:hAnsi="Tahoma" w:cs="Tahoma"/>
          <w:sz w:val="22"/>
          <w:szCs w:val="22"/>
        </w:rPr>
        <w:t>e/ou pel</w:t>
      </w:r>
      <w:r w:rsidR="00497826" w:rsidRPr="00277CED">
        <w:rPr>
          <w:rFonts w:ascii="Tahoma" w:hAnsi="Tahoma" w:cs="Tahoma"/>
          <w:sz w:val="22"/>
          <w:szCs w:val="22"/>
        </w:rPr>
        <w:t>os</w:t>
      </w:r>
      <w:r w:rsidR="005E666F" w:rsidRPr="00277CED">
        <w:rPr>
          <w:rFonts w:ascii="Tahoma" w:hAnsi="Tahoma" w:cs="Tahoma"/>
          <w:sz w:val="22"/>
          <w:szCs w:val="22"/>
        </w:rPr>
        <w:t xml:space="preserve"> Garantidor</w:t>
      </w:r>
      <w:r w:rsidR="00497826" w:rsidRPr="00277CED">
        <w:rPr>
          <w:rFonts w:ascii="Tahoma" w:hAnsi="Tahoma" w:cs="Tahoma"/>
          <w:sz w:val="22"/>
          <w:szCs w:val="22"/>
        </w:rPr>
        <w:t>es</w:t>
      </w:r>
      <w:r w:rsidR="005E666F" w:rsidRPr="00277CED">
        <w:rPr>
          <w:rFonts w:ascii="Tahoma" w:hAnsi="Tahoma" w:cs="Tahoma"/>
          <w:sz w:val="22"/>
          <w:szCs w:val="22"/>
        </w:rPr>
        <w:t xml:space="preserve"> </w:t>
      </w:r>
      <w:r w:rsidRPr="00277CED">
        <w:rPr>
          <w:rFonts w:ascii="Tahoma" w:hAnsi="Tahoma" w:cs="Tahoma"/>
          <w:sz w:val="22"/>
          <w:szCs w:val="22"/>
        </w:rPr>
        <w:t>nesta Escritura de Emissão</w:t>
      </w:r>
      <w:r w:rsidR="002A1E6A" w:rsidRPr="00277CED">
        <w:rPr>
          <w:rFonts w:ascii="Tahoma" w:hAnsi="Tahoma" w:cs="Tahoma"/>
          <w:sz w:val="22"/>
          <w:szCs w:val="22"/>
        </w:rPr>
        <w:t xml:space="preserve"> e nos Instrumentos de Garantia</w:t>
      </w:r>
      <w:r w:rsidRPr="00277CED">
        <w:rPr>
          <w:rFonts w:ascii="Tahoma" w:hAnsi="Tahoma" w:cs="Tahoma"/>
          <w:sz w:val="22"/>
          <w:szCs w:val="22"/>
        </w:rPr>
        <w:t>;</w:t>
      </w:r>
    </w:p>
    <w:p w:rsidR="004B42BE" w:rsidRPr="00277CED" w:rsidRDefault="004B42BE" w:rsidP="009D6571">
      <w:pPr>
        <w:pStyle w:val="PargrafodaLista"/>
        <w:tabs>
          <w:tab w:val="num" w:pos="1134"/>
        </w:tabs>
        <w:suppressAutoHyphens/>
        <w:spacing w:line="320" w:lineRule="exact"/>
        <w:ind w:left="1134" w:hanging="567"/>
        <w:rPr>
          <w:rFonts w:ascii="Tahoma" w:hAnsi="Tahoma" w:cs="Tahoma"/>
          <w:sz w:val="22"/>
          <w:szCs w:val="22"/>
        </w:rPr>
      </w:pPr>
    </w:p>
    <w:p w:rsidR="004B42BE" w:rsidRPr="00277CED" w:rsidRDefault="004B42BE"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 xml:space="preserve">declaração acerca da suficiência e exequibilidade das </w:t>
      </w:r>
      <w:r w:rsidR="002A1E6A" w:rsidRPr="00277CED">
        <w:rPr>
          <w:rFonts w:ascii="Tahoma" w:hAnsi="Tahoma" w:cs="Tahoma"/>
          <w:sz w:val="22"/>
          <w:szCs w:val="22"/>
        </w:rPr>
        <w:t>Garantias</w:t>
      </w:r>
      <w:r w:rsidRPr="00277CED">
        <w:rPr>
          <w:rFonts w:ascii="Tahoma" w:hAnsi="Tahoma" w:cs="Tahoma"/>
          <w:sz w:val="22"/>
          <w:szCs w:val="22"/>
        </w:rPr>
        <w:t>;</w:t>
      </w:r>
    </w:p>
    <w:p w:rsidR="00BB7582" w:rsidRPr="00277CED" w:rsidRDefault="00BB7582" w:rsidP="009D6571">
      <w:pPr>
        <w:tabs>
          <w:tab w:val="num" w:pos="1134"/>
        </w:tabs>
        <w:suppressAutoHyphens/>
        <w:spacing w:line="320" w:lineRule="exact"/>
        <w:ind w:left="1134" w:hanging="567"/>
        <w:rPr>
          <w:rFonts w:ascii="Tahoma" w:hAnsi="Tahoma" w:cs="Tahoma"/>
          <w:sz w:val="22"/>
          <w:szCs w:val="22"/>
        </w:rPr>
      </w:pPr>
    </w:p>
    <w:p w:rsidR="00BB7582" w:rsidRPr="00277CED" w:rsidRDefault="00BB7582"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existência de outras emissões de debêntures, públicas ou privadas, feitas por sociedade coligada, controlada, controladora ou integrante do mesmo grupo da emissora em que tenha atuado como agente fiduciário no período, bem como os seguintes dados sobre tais emissões:</w:t>
      </w:r>
    </w:p>
    <w:p w:rsidR="00BB7582" w:rsidRPr="00277CED" w:rsidRDefault="00BB7582" w:rsidP="009D6571">
      <w:pPr>
        <w:suppressAutoHyphens/>
        <w:spacing w:line="320" w:lineRule="exact"/>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 xml:space="preserve">denominação da </w:t>
      </w:r>
      <w:r w:rsidR="00CE19E9" w:rsidRPr="00277CED">
        <w:rPr>
          <w:rFonts w:ascii="Tahoma" w:hAnsi="Tahoma" w:cs="Tahoma"/>
          <w:sz w:val="22"/>
          <w:szCs w:val="22"/>
        </w:rPr>
        <w:t>Emissora</w:t>
      </w:r>
      <w:r w:rsidRPr="00277CED">
        <w:rPr>
          <w:rFonts w:ascii="Tahoma" w:hAnsi="Tahoma" w:cs="Tahoma"/>
          <w:sz w:val="22"/>
          <w:szCs w:val="22"/>
        </w:rPr>
        <w:t>;</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valor da emissão;</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quantidade de debêntures emitidas;</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espécie;</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prazo de vencimento das debêntures;</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tipo e valor dos bens dados em garantia e denominação dos garantidores;</w:t>
      </w:r>
      <w:r w:rsidR="006C2180" w:rsidRPr="00277CED">
        <w:rPr>
          <w:rFonts w:ascii="Tahoma" w:hAnsi="Tahoma" w:cs="Tahoma"/>
          <w:sz w:val="22"/>
          <w:szCs w:val="22"/>
        </w:rPr>
        <w:t xml:space="preserve"> e</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eventos de resgate, amortização, conversão, repactuação e inadimplemento no período</w:t>
      </w:r>
      <w:r w:rsidR="00070E8B" w:rsidRPr="00277CED">
        <w:rPr>
          <w:rFonts w:ascii="Tahoma" w:hAnsi="Tahoma" w:cs="Tahoma"/>
          <w:sz w:val="22"/>
          <w:szCs w:val="22"/>
        </w:rPr>
        <w:t>;</w:t>
      </w:r>
    </w:p>
    <w:p w:rsidR="00036E23" w:rsidRPr="00277CED" w:rsidRDefault="00036E23" w:rsidP="009D6571">
      <w:pPr>
        <w:pStyle w:val="PargrafodaLista"/>
        <w:suppressAutoHyphens/>
        <w:spacing w:line="320" w:lineRule="exact"/>
        <w:rPr>
          <w:rFonts w:ascii="Tahoma" w:hAnsi="Tahoma" w:cs="Tahoma"/>
          <w:sz w:val="22"/>
          <w:szCs w:val="22"/>
        </w:rPr>
      </w:pPr>
    </w:p>
    <w:p w:rsidR="009B00B8" w:rsidRPr="00277CED" w:rsidRDefault="006C2180"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declaração sobre sua aptidão para continuar exercendo a função de agente</w:t>
      </w:r>
      <w:r w:rsidR="00BC43AC" w:rsidRPr="00277CED">
        <w:rPr>
          <w:rFonts w:ascii="Tahoma" w:hAnsi="Tahoma" w:cs="Tahoma"/>
          <w:sz w:val="22"/>
          <w:szCs w:val="22"/>
        </w:rPr>
        <w:t xml:space="preserve"> </w:t>
      </w:r>
      <w:r w:rsidRPr="00277CED">
        <w:rPr>
          <w:rFonts w:ascii="Tahoma" w:hAnsi="Tahoma" w:cs="Tahoma"/>
          <w:sz w:val="22"/>
          <w:szCs w:val="22"/>
        </w:rPr>
        <w:t>fiduciário da Emissão;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977FB1" w:rsidRPr="00277CED" w:rsidRDefault="00977FB1"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divulgar as informações referidas na alínea </w:t>
      </w:r>
      <w:r w:rsidR="00E75E04" w:rsidRPr="00277CED">
        <w:rPr>
          <w:rFonts w:ascii="Tahoma" w:hAnsi="Tahoma" w:cs="Tahoma"/>
          <w:sz w:val="22"/>
          <w:szCs w:val="22"/>
        </w:rPr>
        <w:t>“</w:t>
      </w:r>
      <w:r w:rsidR="00925D5B">
        <w:rPr>
          <w:rFonts w:ascii="Tahoma" w:hAnsi="Tahoma" w:cs="Tahoma"/>
          <w:sz w:val="22"/>
          <w:szCs w:val="22"/>
        </w:rPr>
        <w:t>j</w:t>
      </w:r>
      <w:r w:rsidR="00E75E04" w:rsidRPr="00277CED">
        <w:rPr>
          <w:rFonts w:ascii="Tahoma" w:hAnsi="Tahoma" w:cs="Tahoma"/>
          <w:sz w:val="22"/>
          <w:szCs w:val="22"/>
        </w:rPr>
        <w:t>”</w:t>
      </w:r>
      <w:r w:rsidRPr="00277CED">
        <w:rPr>
          <w:rFonts w:ascii="Tahoma" w:hAnsi="Tahoma" w:cs="Tahoma"/>
          <w:sz w:val="22"/>
          <w:szCs w:val="22"/>
        </w:rPr>
        <w:t xml:space="preserve"> do item (</w:t>
      </w:r>
      <w:r w:rsidR="002C2116">
        <w:rPr>
          <w:rFonts w:ascii="Tahoma" w:hAnsi="Tahoma" w:cs="Tahoma"/>
          <w:sz w:val="22"/>
          <w:szCs w:val="22"/>
        </w:rPr>
        <w:t>o</w:t>
      </w:r>
      <w:r w:rsidRPr="00277CED">
        <w:rPr>
          <w:rFonts w:ascii="Tahoma" w:hAnsi="Tahoma" w:cs="Tahoma"/>
          <w:sz w:val="22"/>
          <w:szCs w:val="22"/>
        </w:rPr>
        <w:t>) acima em sua página na rede mundial de computadores tão logo delas tenha conhecimento;</w:t>
      </w:r>
    </w:p>
    <w:p w:rsidR="00977FB1" w:rsidRPr="00277CED" w:rsidRDefault="00977FB1"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disponibilizar o relatório a que se refere o inciso anterior aos </w:t>
      </w:r>
      <w:r w:rsidR="003D33D0" w:rsidRPr="00277CED">
        <w:rPr>
          <w:rFonts w:ascii="Tahoma" w:hAnsi="Tahoma" w:cs="Tahoma"/>
          <w:sz w:val="22"/>
          <w:szCs w:val="22"/>
        </w:rPr>
        <w:t>Debenturistas</w:t>
      </w:r>
      <w:r w:rsidRPr="00277CED">
        <w:rPr>
          <w:rFonts w:ascii="Tahoma" w:hAnsi="Tahoma" w:cs="Tahoma"/>
          <w:sz w:val="22"/>
          <w:szCs w:val="22"/>
        </w:rPr>
        <w:t xml:space="preserve"> </w:t>
      </w:r>
      <w:r w:rsidR="004B42BE" w:rsidRPr="00277CED">
        <w:rPr>
          <w:rFonts w:ascii="Tahoma" w:hAnsi="Tahoma" w:cs="Tahoma"/>
          <w:sz w:val="22"/>
          <w:szCs w:val="22"/>
        </w:rPr>
        <w:t>no prazo máximo de 4 (quatro) meses a contar do encerramento do exercício social da Emissora</w:t>
      </w:r>
      <w:r w:rsidRPr="00277CED">
        <w:rPr>
          <w:rFonts w:ascii="Tahoma" w:hAnsi="Tahoma" w:cs="Tahoma"/>
          <w:sz w:val="22"/>
          <w:szCs w:val="22"/>
        </w:rPr>
        <w:t>. O relatório deverá estar disponível ao menos nos seguintes locais:</w:t>
      </w:r>
    </w:p>
    <w:p w:rsidR="00B37A94" w:rsidRPr="00277CED" w:rsidRDefault="00B37A94" w:rsidP="009D6571">
      <w:pPr>
        <w:suppressAutoHyphens/>
        <w:spacing w:line="320" w:lineRule="exact"/>
        <w:ind w:left="720"/>
        <w:rPr>
          <w:rFonts w:ascii="Tahoma" w:hAnsi="Tahoma" w:cs="Tahoma"/>
          <w:sz w:val="22"/>
          <w:szCs w:val="22"/>
        </w:rPr>
      </w:pPr>
    </w:p>
    <w:p w:rsidR="00B37A94" w:rsidRPr="00277CED" w:rsidRDefault="00B37A94" w:rsidP="00A804C3">
      <w:pPr>
        <w:numPr>
          <w:ilvl w:val="1"/>
          <w:numId w:val="5"/>
        </w:numPr>
        <w:tabs>
          <w:tab w:val="clear" w:pos="1778"/>
          <w:tab w:val="left" w:pos="709"/>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sede da Emissora;</w:t>
      </w:r>
    </w:p>
    <w:p w:rsidR="00B37A94" w:rsidRPr="00277CED" w:rsidRDefault="00B37A94" w:rsidP="009D6571">
      <w:pPr>
        <w:tabs>
          <w:tab w:val="num" w:pos="1134"/>
        </w:tabs>
        <w:suppressAutoHyphens/>
        <w:spacing w:line="320" w:lineRule="exact"/>
        <w:ind w:left="1134" w:hanging="567"/>
        <w:rPr>
          <w:rFonts w:ascii="Tahoma" w:hAnsi="Tahoma" w:cs="Tahoma"/>
          <w:sz w:val="22"/>
          <w:szCs w:val="22"/>
        </w:rPr>
      </w:pPr>
    </w:p>
    <w:p w:rsidR="00B37A94" w:rsidRPr="00277CED" w:rsidRDefault="00B37A94"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sede do Agente Fiduciário;</w:t>
      </w:r>
    </w:p>
    <w:p w:rsidR="00B37A94" w:rsidRPr="00277CED" w:rsidRDefault="00B37A94" w:rsidP="009D6571">
      <w:pPr>
        <w:tabs>
          <w:tab w:val="num" w:pos="1134"/>
        </w:tabs>
        <w:suppressAutoHyphens/>
        <w:spacing w:line="320" w:lineRule="exact"/>
        <w:ind w:left="1134" w:hanging="567"/>
        <w:rPr>
          <w:rFonts w:ascii="Tahoma" w:hAnsi="Tahoma" w:cs="Tahoma"/>
          <w:sz w:val="22"/>
          <w:szCs w:val="22"/>
        </w:rPr>
      </w:pPr>
    </w:p>
    <w:p w:rsidR="00B37A94" w:rsidRPr="00277CED" w:rsidRDefault="00B37A94"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CVM;</w:t>
      </w:r>
    </w:p>
    <w:p w:rsidR="00B37A94" w:rsidRPr="00277CED" w:rsidRDefault="00B37A94" w:rsidP="009D6571">
      <w:pPr>
        <w:tabs>
          <w:tab w:val="num" w:pos="1134"/>
        </w:tabs>
        <w:suppressAutoHyphens/>
        <w:spacing w:line="320" w:lineRule="exact"/>
        <w:ind w:left="1134" w:hanging="567"/>
        <w:rPr>
          <w:rFonts w:ascii="Tahoma" w:hAnsi="Tahoma" w:cs="Tahoma"/>
          <w:sz w:val="22"/>
          <w:szCs w:val="22"/>
        </w:rPr>
      </w:pPr>
    </w:p>
    <w:p w:rsidR="00B37A94" w:rsidRPr="00277CED" w:rsidRDefault="00B37A94"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CETIP; e</w:t>
      </w:r>
    </w:p>
    <w:p w:rsidR="00B37A94" w:rsidRPr="00277CED" w:rsidRDefault="00B37A94" w:rsidP="009D6571">
      <w:pPr>
        <w:tabs>
          <w:tab w:val="num" w:pos="1134"/>
        </w:tabs>
        <w:suppressAutoHyphens/>
        <w:spacing w:line="320" w:lineRule="exact"/>
        <w:ind w:left="1134" w:hanging="567"/>
        <w:rPr>
          <w:rFonts w:ascii="Tahoma" w:hAnsi="Tahoma" w:cs="Tahoma"/>
          <w:sz w:val="22"/>
          <w:szCs w:val="22"/>
        </w:rPr>
      </w:pPr>
    </w:p>
    <w:p w:rsidR="00B37A94" w:rsidRPr="00277CED" w:rsidRDefault="00B37A94"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sede do</w:t>
      </w:r>
      <w:r w:rsidR="004964E6" w:rsidRPr="00277CED">
        <w:rPr>
          <w:rFonts w:ascii="Tahoma" w:hAnsi="Tahoma" w:cs="Tahoma"/>
          <w:sz w:val="22"/>
          <w:szCs w:val="22"/>
        </w:rPr>
        <w:t>s</w:t>
      </w:r>
      <w:r w:rsidRPr="00277CED">
        <w:rPr>
          <w:rFonts w:ascii="Tahoma" w:hAnsi="Tahoma" w:cs="Tahoma"/>
          <w:sz w:val="22"/>
          <w:szCs w:val="22"/>
        </w:rPr>
        <w:t xml:space="preserve"> </w:t>
      </w:r>
      <w:r w:rsidR="004964E6" w:rsidRPr="00277CED">
        <w:rPr>
          <w:rFonts w:ascii="Tahoma" w:hAnsi="Tahoma" w:cs="Tahoma"/>
          <w:sz w:val="22"/>
          <w:szCs w:val="22"/>
        </w:rPr>
        <w:t>Coordenadores</w:t>
      </w:r>
      <w:r w:rsidRPr="00277CED">
        <w:rPr>
          <w:rFonts w:ascii="Tahoma" w:hAnsi="Tahoma" w:cs="Tahoma"/>
          <w:sz w:val="22"/>
          <w:szCs w:val="22"/>
        </w:rPr>
        <w:t>.</w:t>
      </w:r>
    </w:p>
    <w:p w:rsidR="00B37A94" w:rsidRPr="00277CED" w:rsidRDefault="00B37A94" w:rsidP="009D6571">
      <w:pPr>
        <w:suppressAutoHyphens/>
        <w:spacing w:line="320" w:lineRule="exact"/>
        <w:ind w:left="360"/>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publicar, às expensas da Emissora, nos órgãos de imprensa em que a Emissora deva efetuar suas publicações, anúncio comunicando aos </w:t>
      </w:r>
      <w:r w:rsidR="003A7527" w:rsidRPr="00277CED">
        <w:rPr>
          <w:rFonts w:ascii="Tahoma" w:hAnsi="Tahoma" w:cs="Tahoma"/>
          <w:sz w:val="22"/>
          <w:szCs w:val="22"/>
        </w:rPr>
        <w:t>Debenturistas</w:t>
      </w:r>
      <w:r w:rsidRPr="00277CED">
        <w:rPr>
          <w:rFonts w:ascii="Tahoma" w:hAnsi="Tahoma" w:cs="Tahoma"/>
          <w:sz w:val="22"/>
          <w:szCs w:val="22"/>
        </w:rPr>
        <w:t xml:space="preserve"> que o relatório se encontra à disposição nos locais indicados no item anterior;</w:t>
      </w:r>
    </w:p>
    <w:p w:rsidR="00B37A94" w:rsidRPr="00277CED" w:rsidRDefault="00B37A94" w:rsidP="009D6571">
      <w:pPr>
        <w:tabs>
          <w:tab w:val="left"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manter atualizada a relação dos </w:t>
      </w:r>
      <w:r w:rsidR="003A7527" w:rsidRPr="00277CED">
        <w:rPr>
          <w:rFonts w:ascii="Tahoma" w:hAnsi="Tahoma" w:cs="Tahoma"/>
          <w:sz w:val="22"/>
          <w:szCs w:val="22"/>
        </w:rPr>
        <w:t>Debenturistas</w:t>
      </w:r>
      <w:r w:rsidRPr="00277CED">
        <w:rPr>
          <w:rFonts w:ascii="Tahoma" w:hAnsi="Tahoma" w:cs="Tahoma"/>
          <w:sz w:val="22"/>
          <w:szCs w:val="22"/>
        </w:rPr>
        <w:t xml:space="preserve"> e seus endereços, mediante, inclusive, solicitação de informações junto à Emissora, ao</w:t>
      </w:r>
      <w:r w:rsidR="00AC53AB" w:rsidRPr="00277CED">
        <w:rPr>
          <w:rFonts w:ascii="Tahoma" w:hAnsi="Tahoma" w:cs="Tahoma"/>
          <w:sz w:val="22"/>
          <w:szCs w:val="22"/>
        </w:rPr>
        <w:t xml:space="preserve"> Banco Liquidante, ao</w:t>
      </w:r>
      <w:r w:rsidRPr="00277CED">
        <w:rPr>
          <w:rFonts w:ascii="Tahoma" w:hAnsi="Tahoma" w:cs="Tahoma"/>
          <w:sz w:val="22"/>
          <w:szCs w:val="22"/>
        </w:rPr>
        <w:t xml:space="preserve"> </w:t>
      </w:r>
      <w:proofErr w:type="spellStart"/>
      <w:r w:rsidRPr="00277CED">
        <w:rPr>
          <w:rFonts w:ascii="Tahoma" w:hAnsi="Tahoma" w:cs="Tahoma"/>
          <w:sz w:val="22"/>
          <w:szCs w:val="22"/>
        </w:rPr>
        <w:t>Escriturador</w:t>
      </w:r>
      <w:proofErr w:type="spellEnd"/>
      <w:r w:rsidRPr="00277CED">
        <w:rPr>
          <w:rFonts w:ascii="Tahoma" w:hAnsi="Tahoma" w:cs="Tahoma"/>
          <w:sz w:val="22"/>
          <w:szCs w:val="22"/>
        </w:rPr>
        <w:t xml:space="preserve"> </w:t>
      </w:r>
      <w:r w:rsidR="00AC53AB" w:rsidRPr="00277CED">
        <w:rPr>
          <w:rFonts w:ascii="Tahoma" w:hAnsi="Tahoma" w:cs="Tahoma"/>
          <w:sz w:val="22"/>
          <w:szCs w:val="22"/>
        </w:rPr>
        <w:t xml:space="preserve">Mandatário </w:t>
      </w:r>
      <w:r w:rsidRPr="00277CED">
        <w:rPr>
          <w:rFonts w:ascii="Tahoma" w:hAnsi="Tahoma" w:cs="Tahoma"/>
          <w:sz w:val="22"/>
          <w:szCs w:val="22"/>
        </w:rPr>
        <w:t>e à CETIP</w:t>
      </w:r>
      <w:r w:rsidR="00161FF0" w:rsidRPr="00277CED">
        <w:rPr>
          <w:rFonts w:ascii="Tahoma" w:hAnsi="Tahoma" w:cs="Tahoma"/>
          <w:sz w:val="22"/>
          <w:szCs w:val="22"/>
        </w:rPr>
        <w:t>, sendo que, para fins de atendimento ao disposto neste inciso, a Emissora</w:t>
      </w:r>
      <w:r w:rsidR="00AC53AB" w:rsidRPr="00277CED">
        <w:rPr>
          <w:rFonts w:ascii="Tahoma" w:hAnsi="Tahoma" w:cs="Tahoma"/>
          <w:sz w:val="22"/>
          <w:szCs w:val="22"/>
        </w:rPr>
        <w:t xml:space="preserve"> </w:t>
      </w:r>
      <w:r w:rsidR="00AC53AB" w:rsidRPr="00277CED">
        <w:rPr>
          <w:rStyle w:val="DeltaViewInsertion"/>
          <w:rFonts w:ascii="Tahoma" w:hAnsi="Tahoma" w:cs="Tahoma"/>
          <w:color w:val="auto"/>
          <w:sz w:val="22"/>
          <w:szCs w:val="22"/>
          <w:u w:val="none"/>
        </w:rPr>
        <w:t xml:space="preserve">e os Debenturistas, </w:t>
      </w:r>
      <w:r w:rsidR="00D323F7" w:rsidRPr="00277CED">
        <w:rPr>
          <w:rFonts w:ascii="Tahoma" w:hAnsi="Tahoma" w:cs="Tahoma"/>
          <w:sz w:val="22"/>
          <w:szCs w:val="22"/>
        </w:rPr>
        <w:t>mediante a subscrição a integralização das</w:t>
      </w:r>
      <w:r w:rsidR="00AF313D" w:rsidRPr="00277CED">
        <w:rPr>
          <w:rFonts w:ascii="Tahoma" w:hAnsi="Tahoma" w:cs="Tahoma"/>
          <w:sz w:val="22"/>
          <w:szCs w:val="22"/>
        </w:rPr>
        <w:t xml:space="preserve"> Debêntures</w:t>
      </w:r>
      <w:r w:rsidR="00D323F7" w:rsidRPr="00277CED">
        <w:rPr>
          <w:rFonts w:ascii="Tahoma" w:hAnsi="Tahoma" w:cs="Tahoma"/>
          <w:sz w:val="22"/>
          <w:szCs w:val="22"/>
        </w:rPr>
        <w:t xml:space="preserve"> pelos Debenturistas</w:t>
      </w:r>
      <w:r w:rsidR="00AC53AB" w:rsidRPr="00277CED">
        <w:rPr>
          <w:rStyle w:val="DeltaViewInsertion"/>
          <w:rFonts w:ascii="Tahoma" w:hAnsi="Tahoma" w:cs="Tahoma"/>
          <w:color w:val="auto"/>
          <w:sz w:val="22"/>
          <w:szCs w:val="22"/>
          <w:u w:val="none"/>
        </w:rPr>
        <w:t>,</w:t>
      </w:r>
      <w:r w:rsidR="00161FF0" w:rsidRPr="00277CED">
        <w:rPr>
          <w:rFonts w:ascii="Tahoma" w:hAnsi="Tahoma" w:cs="Tahoma"/>
          <w:sz w:val="22"/>
          <w:szCs w:val="22"/>
        </w:rPr>
        <w:t xml:space="preserve"> expressamente autoriza</w:t>
      </w:r>
      <w:r w:rsidR="00AC53AB" w:rsidRPr="00277CED">
        <w:rPr>
          <w:rFonts w:ascii="Tahoma" w:hAnsi="Tahoma" w:cs="Tahoma"/>
          <w:sz w:val="22"/>
          <w:szCs w:val="22"/>
        </w:rPr>
        <w:t>m</w:t>
      </w:r>
      <w:r w:rsidR="00161FF0" w:rsidRPr="00277CED">
        <w:rPr>
          <w:rFonts w:ascii="Tahoma" w:hAnsi="Tahoma" w:cs="Tahoma"/>
          <w:sz w:val="22"/>
          <w:szCs w:val="22"/>
        </w:rPr>
        <w:t>, desde já,</w:t>
      </w:r>
      <w:r w:rsidR="00AC53AB" w:rsidRPr="00277CED">
        <w:rPr>
          <w:rFonts w:ascii="Tahoma" w:hAnsi="Tahoma" w:cs="Tahoma"/>
          <w:sz w:val="22"/>
          <w:szCs w:val="22"/>
        </w:rPr>
        <w:t xml:space="preserve"> </w:t>
      </w:r>
      <w:r w:rsidR="00AC53AB" w:rsidRPr="00277CED">
        <w:rPr>
          <w:rStyle w:val="DeltaViewInsertion"/>
          <w:rFonts w:ascii="Tahoma" w:hAnsi="Tahoma" w:cs="Tahoma"/>
          <w:color w:val="auto"/>
          <w:sz w:val="22"/>
          <w:szCs w:val="22"/>
          <w:u w:val="none"/>
        </w:rPr>
        <w:t xml:space="preserve">a CETIP, </w:t>
      </w:r>
      <w:r w:rsidR="00161FF0" w:rsidRPr="00277CED">
        <w:rPr>
          <w:rFonts w:ascii="Tahoma" w:hAnsi="Tahoma" w:cs="Tahoma"/>
          <w:sz w:val="22"/>
          <w:szCs w:val="22"/>
        </w:rPr>
        <w:t xml:space="preserve">o Banco </w:t>
      </w:r>
      <w:r w:rsidR="00AC53AB" w:rsidRPr="00277CED">
        <w:rPr>
          <w:rFonts w:ascii="Tahoma" w:hAnsi="Tahoma" w:cs="Tahoma"/>
          <w:sz w:val="22"/>
          <w:szCs w:val="22"/>
        </w:rPr>
        <w:t xml:space="preserve">Liquidante </w:t>
      </w:r>
      <w:r w:rsidR="00161FF0" w:rsidRPr="00277CED">
        <w:rPr>
          <w:rFonts w:ascii="Tahoma" w:hAnsi="Tahoma" w:cs="Tahoma"/>
          <w:sz w:val="22"/>
          <w:szCs w:val="22"/>
        </w:rPr>
        <w:t xml:space="preserve">e </w:t>
      </w:r>
      <w:r w:rsidR="00AA4FAE" w:rsidRPr="00277CED">
        <w:rPr>
          <w:rFonts w:ascii="Tahoma" w:hAnsi="Tahoma" w:cs="Tahoma"/>
          <w:sz w:val="22"/>
          <w:szCs w:val="22"/>
        </w:rPr>
        <w:t xml:space="preserve">o </w:t>
      </w:r>
      <w:proofErr w:type="spellStart"/>
      <w:r w:rsidR="00161FF0" w:rsidRPr="00277CED">
        <w:rPr>
          <w:rFonts w:ascii="Tahoma" w:hAnsi="Tahoma" w:cs="Tahoma"/>
          <w:sz w:val="22"/>
          <w:szCs w:val="22"/>
        </w:rPr>
        <w:t>Escriturador</w:t>
      </w:r>
      <w:proofErr w:type="spellEnd"/>
      <w:r w:rsidR="00AC53AB" w:rsidRPr="00277CED">
        <w:rPr>
          <w:rFonts w:ascii="Tahoma" w:hAnsi="Tahoma" w:cs="Tahoma"/>
          <w:sz w:val="22"/>
          <w:szCs w:val="22"/>
        </w:rPr>
        <w:t xml:space="preserve"> Mandatário</w:t>
      </w:r>
      <w:r w:rsidR="00161FF0" w:rsidRPr="00277CED">
        <w:rPr>
          <w:rFonts w:ascii="Tahoma" w:hAnsi="Tahoma" w:cs="Tahoma"/>
          <w:sz w:val="22"/>
          <w:szCs w:val="22"/>
        </w:rPr>
        <w:t xml:space="preserve"> a atenderem quaisquer solicitações feitas pelo Agente Fiduciário, inclusive referente à divulgação, a qualquer momento, da posição da titularidade das Debêntures</w:t>
      </w:r>
      <w:r w:rsidRPr="00277CED">
        <w:rPr>
          <w:rFonts w:ascii="Tahoma" w:hAnsi="Tahoma" w:cs="Tahoma"/>
          <w:sz w:val="22"/>
          <w:szCs w:val="22"/>
        </w:rPr>
        <w:t>;</w:t>
      </w:r>
    </w:p>
    <w:p w:rsidR="00B37A94" w:rsidRPr="00277CED" w:rsidRDefault="00B37A94" w:rsidP="009D6571">
      <w:pPr>
        <w:tabs>
          <w:tab w:val="left"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fiscalizar o cumprimento das </w:t>
      </w:r>
      <w:r w:rsidR="002A1E6A" w:rsidRPr="00277CED">
        <w:rPr>
          <w:rFonts w:ascii="Tahoma" w:hAnsi="Tahoma" w:cs="Tahoma"/>
          <w:sz w:val="22"/>
          <w:szCs w:val="22"/>
        </w:rPr>
        <w:t xml:space="preserve">cláusulas </w:t>
      </w:r>
      <w:r w:rsidRPr="00277CED">
        <w:rPr>
          <w:rFonts w:ascii="Tahoma" w:hAnsi="Tahoma" w:cs="Tahoma"/>
          <w:sz w:val="22"/>
          <w:szCs w:val="22"/>
        </w:rPr>
        <w:t xml:space="preserve">constantes desta Escritura de Emissão </w:t>
      </w:r>
      <w:r w:rsidR="002A1E6A" w:rsidRPr="00277CED">
        <w:rPr>
          <w:rFonts w:ascii="Tahoma" w:hAnsi="Tahoma" w:cs="Tahoma"/>
          <w:sz w:val="22"/>
          <w:szCs w:val="22"/>
        </w:rPr>
        <w:t xml:space="preserve">e dos Instrumentos de Garantia </w:t>
      </w:r>
      <w:r w:rsidRPr="00277CED">
        <w:rPr>
          <w:rFonts w:ascii="Tahoma" w:hAnsi="Tahoma" w:cs="Tahoma"/>
          <w:sz w:val="22"/>
          <w:szCs w:val="22"/>
        </w:rPr>
        <w:t>e todas aquelas impositivas de obrigações de fazer e não fazer;</w:t>
      </w:r>
    </w:p>
    <w:p w:rsidR="00B37A94" w:rsidRPr="00277CED" w:rsidRDefault="00B37A94" w:rsidP="009D6571">
      <w:pPr>
        <w:pStyle w:val="PargrafodaLista"/>
        <w:tabs>
          <w:tab w:val="left"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notificar os </w:t>
      </w:r>
      <w:r w:rsidR="003A7527" w:rsidRPr="00277CED">
        <w:rPr>
          <w:rFonts w:ascii="Tahoma" w:hAnsi="Tahoma" w:cs="Tahoma"/>
          <w:sz w:val="22"/>
          <w:szCs w:val="22"/>
        </w:rPr>
        <w:t>Debenturistas</w:t>
      </w:r>
      <w:r w:rsidRPr="00277CED">
        <w:rPr>
          <w:rFonts w:ascii="Tahoma" w:hAnsi="Tahoma" w:cs="Tahoma"/>
          <w:sz w:val="22"/>
          <w:szCs w:val="22"/>
        </w:rPr>
        <w:t xml:space="preserve">, individualmente ou, caso não seja possível, </w:t>
      </w:r>
      <w:r w:rsidR="004B42BE" w:rsidRPr="00277CED">
        <w:rPr>
          <w:rFonts w:ascii="Tahoma" w:hAnsi="Tahoma" w:cs="Tahoma"/>
          <w:sz w:val="22"/>
          <w:szCs w:val="22"/>
        </w:rPr>
        <w:t xml:space="preserve">as expensas da Emissora, </w:t>
      </w:r>
      <w:r w:rsidRPr="00277CED">
        <w:rPr>
          <w:rFonts w:ascii="Tahoma" w:hAnsi="Tahoma" w:cs="Tahoma"/>
          <w:sz w:val="22"/>
          <w:szCs w:val="22"/>
        </w:rPr>
        <w:t xml:space="preserve">por meio de aviso publicado nos jornais mencionados no item </w:t>
      </w:r>
      <w:r w:rsidR="00AD5D90" w:rsidRPr="00277CED">
        <w:rPr>
          <w:rFonts w:ascii="Tahoma" w:hAnsi="Tahoma" w:cs="Tahoma"/>
          <w:sz w:val="22"/>
          <w:szCs w:val="22"/>
        </w:rPr>
        <w:t>6.26</w:t>
      </w:r>
      <w:r w:rsidR="00A8468C" w:rsidRPr="00277CED">
        <w:rPr>
          <w:rFonts w:ascii="Tahoma" w:hAnsi="Tahoma" w:cs="Tahoma"/>
          <w:sz w:val="22"/>
          <w:szCs w:val="22"/>
        </w:rPr>
        <w:t>.</w:t>
      </w:r>
      <w:r w:rsidRPr="00277CED">
        <w:rPr>
          <w:rFonts w:ascii="Tahoma" w:hAnsi="Tahoma" w:cs="Tahoma"/>
          <w:sz w:val="22"/>
          <w:szCs w:val="22"/>
        </w:rPr>
        <w:t xml:space="preserve"> acima, no prazo máximo de </w:t>
      </w:r>
      <w:r w:rsidR="0070353C">
        <w:rPr>
          <w:rFonts w:ascii="Tahoma" w:hAnsi="Tahoma" w:cs="Tahoma"/>
          <w:sz w:val="22"/>
          <w:szCs w:val="22"/>
        </w:rPr>
        <w:t>2</w:t>
      </w:r>
      <w:r w:rsidR="0060670E" w:rsidRPr="00277CED">
        <w:rPr>
          <w:rFonts w:ascii="Tahoma" w:hAnsi="Tahoma" w:cs="Tahoma"/>
          <w:sz w:val="22"/>
          <w:szCs w:val="22"/>
        </w:rPr>
        <w:t xml:space="preserve"> </w:t>
      </w:r>
      <w:r w:rsidRPr="00277CED">
        <w:rPr>
          <w:rFonts w:ascii="Tahoma" w:hAnsi="Tahoma" w:cs="Tahoma"/>
          <w:sz w:val="22"/>
          <w:szCs w:val="22"/>
        </w:rPr>
        <w:t>(</w:t>
      </w:r>
      <w:r w:rsidR="0070353C">
        <w:rPr>
          <w:rFonts w:ascii="Tahoma" w:hAnsi="Tahoma" w:cs="Tahoma"/>
          <w:sz w:val="22"/>
          <w:szCs w:val="22"/>
        </w:rPr>
        <w:t>dois</w:t>
      </w:r>
      <w:r w:rsidRPr="00277CED">
        <w:rPr>
          <w:rFonts w:ascii="Tahoma" w:hAnsi="Tahoma" w:cs="Tahoma"/>
          <w:sz w:val="22"/>
          <w:szCs w:val="22"/>
        </w:rPr>
        <w:t xml:space="preserve">) </w:t>
      </w:r>
      <w:r w:rsidR="008566B9" w:rsidRPr="00277CED">
        <w:rPr>
          <w:rFonts w:ascii="Tahoma" w:hAnsi="Tahoma" w:cs="Tahoma"/>
          <w:sz w:val="22"/>
          <w:szCs w:val="22"/>
        </w:rPr>
        <w:t>D</w:t>
      </w:r>
      <w:r w:rsidRPr="00277CED">
        <w:rPr>
          <w:rFonts w:ascii="Tahoma" w:hAnsi="Tahoma" w:cs="Tahoma"/>
          <w:sz w:val="22"/>
          <w:szCs w:val="22"/>
        </w:rPr>
        <w:t>ia</w:t>
      </w:r>
      <w:r w:rsidR="0061673C" w:rsidRPr="00277CED">
        <w:rPr>
          <w:rFonts w:ascii="Tahoma" w:hAnsi="Tahoma" w:cs="Tahoma"/>
          <w:sz w:val="22"/>
          <w:szCs w:val="22"/>
        </w:rPr>
        <w:t>s</w:t>
      </w:r>
      <w:r w:rsidRPr="00277CED">
        <w:rPr>
          <w:rFonts w:ascii="Tahoma" w:hAnsi="Tahoma" w:cs="Tahoma"/>
          <w:sz w:val="22"/>
          <w:szCs w:val="22"/>
        </w:rPr>
        <w:t xml:space="preserve"> </w:t>
      </w:r>
      <w:r w:rsidR="008566B9" w:rsidRPr="00277CED">
        <w:rPr>
          <w:rFonts w:ascii="Tahoma" w:hAnsi="Tahoma" w:cs="Tahoma"/>
          <w:sz w:val="22"/>
          <w:szCs w:val="22"/>
        </w:rPr>
        <w:t>Ú</w:t>
      </w:r>
      <w:r w:rsidR="0061673C" w:rsidRPr="00277CED">
        <w:rPr>
          <w:rFonts w:ascii="Tahoma" w:hAnsi="Tahoma" w:cs="Tahoma"/>
          <w:sz w:val="22"/>
          <w:szCs w:val="22"/>
        </w:rPr>
        <w:t xml:space="preserve">teis </w:t>
      </w:r>
      <w:r w:rsidRPr="00277CED">
        <w:rPr>
          <w:rFonts w:ascii="Tahoma" w:hAnsi="Tahoma" w:cs="Tahoma"/>
          <w:sz w:val="22"/>
          <w:szCs w:val="22"/>
        </w:rPr>
        <w:t xml:space="preserve">da </w:t>
      </w:r>
      <w:r w:rsidR="001B13EE" w:rsidRPr="00277CED">
        <w:rPr>
          <w:rFonts w:ascii="Tahoma" w:hAnsi="Tahoma" w:cs="Tahoma"/>
          <w:sz w:val="22"/>
          <w:szCs w:val="22"/>
        </w:rPr>
        <w:t>data em que tomou ciência do evento</w:t>
      </w:r>
      <w:r w:rsidRPr="00277CED">
        <w:rPr>
          <w:rFonts w:ascii="Tahoma" w:hAnsi="Tahoma" w:cs="Tahoma"/>
          <w:sz w:val="22"/>
          <w:szCs w:val="22"/>
        </w:rPr>
        <w:t xml:space="preserve"> a respeito de qualquer inadimplemento pela Emissora </w:t>
      </w:r>
      <w:r w:rsidR="00161FF0" w:rsidRPr="00277CED">
        <w:rPr>
          <w:rFonts w:ascii="Tahoma" w:hAnsi="Tahoma" w:cs="Tahoma"/>
          <w:sz w:val="22"/>
          <w:szCs w:val="22"/>
        </w:rPr>
        <w:t>ou pel</w:t>
      </w:r>
      <w:r w:rsidR="00497826" w:rsidRPr="00277CED">
        <w:rPr>
          <w:rFonts w:ascii="Tahoma" w:hAnsi="Tahoma" w:cs="Tahoma"/>
          <w:sz w:val="22"/>
          <w:szCs w:val="22"/>
        </w:rPr>
        <w:t>os</w:t>
      </w:r>
      <w:r w:rsidR="00161FF0" w:rsidRPr="00277CED">
        <w:rPr>
          <w:rFonts w:ascii="Tahoma" w:hAnsi="Tahoma" w:cs="Tahoma"/>
          <w:sz w:val="22"/>
          <w:szCs w:val="22"/>
        </w:rPr>
        <w:t xml:space="preserve"> Garantidor</w:t>
      </w:r>
      <w:r w:rsidR="00497826" w:rsidRPr="00277CED">
        <w:rPr>
          <w:rFonts w:ascii="Tahoma" w:hAnsi="Tahoma" w:cs="Tahoma"/>
          <w:sz w:val="22"/>
          <w:szCs w:val="22"/>
        </w:rPr>
        <w:t>es</w:t>
      </w:r>
      <w:r w:rsidR="00161FF0" w:rsidRPr="00277CED">
        <w:rPr>
          <w:rFonts w:ascii="Tahoma" w:hAnsi="Tahoma" w:cs="Tahoma"/>
          <w:sz w:val="22"/>
          <w:szCs w:val="22"/>
        </w:rPr>
        <w:t xml:space="preserve"> </w:t>
      </w:r>
      <w:r w:rsidRPr="00277CED">
        <w:rPr>
          <w:rFonts w:ascii="Tahoma" w:hAnsi="Tahoma" w:cs="Tahoma"/>
          <w:sz w:val="22"/>
          <w:szCs w:val="22"/>
        </w:rPr>
        <w:t>de obrigações assumidas nesta Escritura de Emissão</w:t>
      </w:r>
      <w:r w:rsidR="002A1E6A" w:rsidRPr="00277CED">
        <w:rPr>
          <w:rFonts w:ascii="Tahoma" w:hAnsi="Tahoma" w:cs="Tahoma"/>
          <w:sz w:val="22"/>
          <w:szCs w:val="22"/>
        </w:rPr>
        <w:t xml:space="preserve"> e/ou nos Instrumentos de Garantia</w:t>
      </w:r>
      <w:r w:rsidRPr="00277CED">
        <w:rPr>
          <w:rFonts w:ascii="Tahoma" w:hAnsi="Tahoma" w:cs="Tahoma"/>
          <w:sz w:val="22"/>
          <w:szCs w:val="22"/>
        </w:rPr>
        <w:t>, indicando o local em que fornecerá aos interessados maiores informações; comunicação de igual teor deverá ser enviada à CVM e à CETIP;</w:t>
      </w:r>
    </w:p>
    <w:p w:rsidR="00B37A94" w:rsidRPr="00277CED" w:rsidRDefault="00B37A94" w:rsidP="009D6571">
      <w:pPr>
        <w:tabs>
          <w:tab w:val="left"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lastRenderedPageBreak/>
        <w:t>emitir parecer sobre a suficiência das informações constantes de eventuais propostas de modificações nas condições das Debêntures;</w:t>
      </w:r>
      <w:r w:rsidR="00840ECD">
        <w:rPr>
          <w:rFonts w:ascii="Tahoma" w:hAnsi="Tahoma" w:cs="Tahoma"/>
          <w:sz w:val="22"/>
          <w:szCs w:val="22"/>
        </w:rPr>
        <w:t xml:space="preserve"> </w:t>
      </w:r>
      <w:r w:rsidR="00C37C5B">
        <w:rPr>
          <w:rFonts w:ascii="Tahoma" w:hAnsi="Tahoma" w:cs="Tahoma"/>
          <w:sz w:val="22"/>
          <w:szCs w:val="22"/>
        </w:rPr>
        <w:t>e</w:t>
      </w:r>
    </w:p>
    <w:p w:rsidR="009B00B8" w:rsidRPr="00277CED" w:rsidRDefault="009B00B8" w:rsidP="009D6571">
      <w:pPr>
        <w:tabs>
          <w:tab w:val="left" w:pos="567"/>
        </w:tabs>
        <w:suppressAutoHyphens/>
        <w:spacing w:line="320" w:lineRule="exact"/>
        <w:ind w:left="567" w:hanging="567"/>
        <w:rPr>
          <w:rFonts w:ascii="Tahoma" w:hAnsi="Tahoma" w:cs="Tahoma"/>
          <w:sz w:val="22"/>
          <w:szCs w:val="22"/>
        </w:rPr>
      </w:pPr>
    </w:p>
    <w:p w:rsidR="00182880" w:rsidRDefault="00AC53AB" w:rsidP="009D6571">
      <w:pPr>
        <w:numPr>
          <w:ilvl w:val="0"/>
          <w:numId w:val="5"/>
        </w:numPr>
        <w:tabs>
          <w:tab w:val="clear" w:pos="1080"/>
          <w:tab w:val="left" w:pos="567"/>
        </w:tabs>
        <w:suppressAutoHyphens/>
        <w:spacing w:line="320" w:lineRule="exact"/>
        <w:ind w:left="567" w:hanging="567"/>
        <w:rPr>
          <w:rStyle w:val="MquinadeescreverHTML"/>
          <w:rFonts w:ascii="Tahoma" w:hAnsi="Tahoma" w:cs="Tahoma"/>
          <w:sz w:val="22"/>
          <w:szCs w:val="22"/>
        </w:rPr>
      </w:pPr>
      <w:r w:rsidRPr="00277CED">
        <w:rPr>
          <w:rStyle w:val="MquinadeescreverHTML"/>
          <w:rFonts w:ascii="Tahoma" w:hAnsi="Tahoma" w:cs="Tahoma"/>
          <w:sz w:val="22"/>
          <w:szCs w:val="22"/>
        </w:rPr>
        <w:t xml:space="preserve">disponibilizar aos Debenturistas e </w:t>
      </w:r>
      <w:r w:rsidR="00036E23" w:rsidRPr="00277CED">
        <w:rPr>
          <w:rStyle w:val="MquinadeescreverHTML"/>
          <w:rFonts w:ascii="Tahoma" w:hAnsi="Tahoma" w:cs="Tahoma"/>
          <w:sz w:val="22"/>
          <w:szCs w:val="22"/>
        </w:rPr>
        <w:t>demais participantes do mercado</w:t>
      </w:r>
      <w:r w:rsidR="00A97580" w:rsidRPr="00277CED">
        <w:rPr>
          <w:rStyle w:val="MquinadeescreverHTML"/>
          <w:rFonts w:ascii="Tahoma" w:hAnsi="Tahoma" w:cs="Tahoma"/>
          <w:sz w:val="22"/>
          <w:szCs w:val="22"/>
        </w:rPr>
        <w:t>,</w:t>
      </w:r>
      <w:r w:rsidRPr="00277CED">
        <w:rPr>
          <w:rStyle w:val="MquinadeescreverHTML"/>
          <w:rFonts w:ascii="Tahoma" w:hAnsi="Tahoma" w:cs="Tahoma"/>
          <w:sz w:val="22"/>
          <w:szCs w:val="22"/>
        </w:rPr>
        <w:t xml:space="preserve"> </w:t>
      </w:r>
      <w:r w:rsidR="00AA4FAE" w:rsidRPr="00277CED">
        <w:rPr>
          <w:rStyle w:val="MquinadeescreverHTML"/>
          <w:rFonts w:ascii="Tahoma" w:hAnsi="Tahoma" w:cs="Tahoma"/>
          <w:sz w:val="22"/>
          <w:szCs w:val="22"/>
        </w:rPr>
        <w:t xml:space="preserve">em </w:t>
      </w:r>
      <w:r w:rsidRPr="00277CED">
        <w:rPr>
          <w:rStyle w:val="MquinadeescreverHTML"/>
          <w:rFonts w:ascii="Tahoma" w:hAnsi="Tahoma" w:cs="Tahoma"/>
          <w:sz w:val="22"/>
          <w:szCs w:val="22"/>
        </w:rPr>
        <w:t xml:space="preserve">sua central de atendimento e/ou </w:t>
      </w:r>
      <w:r w:rsidRPr="00277CED">
        <w:rPr>
          <w:rStyle w:val="MquinadeescreverHTML"/>
          <w:rFonts w:ascii="Tahoma" w:hAnsi="Tahoma" w:cs="Tahoma"/>
          <w:i/>
          <w:sz w:val="22"/>
          <w:szCs w:val="22"/>
        </w:rPr>
        <w:t>website</w:t>
      </w:r>
      <w:r w:rsidR="00036E23" w:rsidRPr="00277CED">
        <w:rPr>
          <w:rStyle w:val="DeltaViewInsertion"/>
          <w:rFonts w:ascii="Tahoma" w:hAnsi="Tahoma" w:cs="Tahoma"/>
          <w:color w:val="auto"/>
          <w:sz w:val="22"/>
          <w:szCs w:val="22"/>
          <w:u w:val="none"/>
        </w:rPr>
        <w:t>,</w:t>
      </w:r>
      <w:r w:rsidR="003030DD" w:rsidRPr="00277CED">
        <w:rPr>
          <w:rStyle w:val="MquinadeescreverHTML"/>
          <w:rFonts w:ascii="Tahoma" w:hAnsi="Tahoma" w:cs="Tahoma"/>
          <w:sz w:val="22"/>
          <w:szCs w:val="22"/>
        </w:rPr>
        <w:t xml:space="preserve"> o</w:t>
      </w:r>
      <w:r w:rsidR="00403AEF" w:rsidRPr="00277CED">
        <w:rPr>
          <w:rStyle w:val="MquinadeescreverHTML"/>
          <w:rFonts w:ascii="Tahoma" w:hAnsi="Tahoma" w:cs="Tahoma"/>
          <w:sz w:val="22"/>
          <w:szCs w:val="22"/>
        </w:rPr>
        <w:t xml:space="preserve"> Valor Nominal Unitário das </w:t>
      </w:r>
      <w:r w:rsidR="003030DD" w:rsidRPr="00277CED">
        <w:rPr>
          <w:rStyle w:val="MquinadeescreverHTML"/>
          <w:rFonts w:ascii="Tahoma" w:hAnsi="Tahoma" w:cs="Tahoma"/>
          <w:sz w:val="22"/>
          <w:szCs w:val="22"/>
        </w:rPr>
        <w:t>Debêntures</w:t>
      </w:r>
      <w:r w:rsidR="00403AEF" w:rsidRPr="00277CED">
        <w:rPr>
          <w:rStyle w:val="MquinadeescreverHTML"/>
          <w:rFonts w:ascii="Tahoma" w:hAnsi="Tahoma" w:cs="Tahoma"/>
          <w:sz w:val="22"/>
          <w:szCs w:val="22"/>
        </w:rPr>
        <w:t xml:space="preserve">, </w:t>
      </w:r>
      <w:r w:rsidRPr="00277CED">
        <w:rPr>
          <w:rStyle w:val="MquinadeescreverHTML"/>
          <w:rFonts w:ascii="Tahoma" w:hAnsi="Tahoma" w:cs="Tahoma"/>
          <w:sz w:val="22"/>
          <w:szCs w:val="22"/>
        </w:rPr>
        <w:t xml:space="preserve">a ser calculado </w:t>
      </w:r>
      <w:r w:rsidR="00161FF0" w:rsidRPr="00277CED">
        <w:rPr>
          <w:rStyle w:val="MquinadeescreverHTML"/>
          <w:rFonts w:ascii="Tahoma" w:hAnsi="Tahoma" w:cs="Tahoma"/>
          <w:sz w:val="22"/>
          <w:szCs w:val="22"/>
        </w:rPr>
        <w:t xml:space="preserve">pela </w:t>
      </w:r>
      <w:r w:rsidRPr="00277CED">
        <w:rPr>
          <w:rStyle w:val="MquinadeescreverHTML"/>
          <w:rFonts w:ascii="Tahoma" w:hAnsi="Tahoma" w:cs="Tahoma"/>
          <w:sz w:val="22"/>
          <w:szCs w:val="22"/>
        </w:rPr>
        <w:t>Emissor</w:t>
      </w:r>
      <w:r w:rsidR="0070353C">
        <w:rPr>
          <w:rStyle w:val="MquinadeescreverHTML"/>
          <w:rFonts w:ascii="Tahoma" w:hAnsi="Tahoma" w:cs="Tahoma"/>
          <w:sz w:val="22"/>
          <w:szCs w:val="22"/>
        </w:rPr>
        <w:t>a</w:t>
      </w:r>
      <w:r w:rsidR="00C37C5B">
        <w:rPr>
          <w:rStyle w:val="MquinadeescreverHTML"/>
          <w:rFonts w:ascii="Tahoma" w:hAnsi="Tahoma" w:cs="Tahoma"/>
          <w:sz w:val="22"/>
          <w:szCs w:val="22"/>
        </w:rPr>
        <w:t>.</w:t>
      </w:r>
    </w:p>
    <w:p w:rsidR="00B37A94" w:rsidRPr="00277CED" w:rsidRDefault="00B37A94" w:rsidP="009D6571">
      <w:pPr>
        <w:suppressAutoHyphens/>
        <w:spacing w:line="320" w:lineRule="exact"/>
        <w:ind w:left="1080"/>
        <w:rPr>
          <w:rFonts w:ascii="Tahoma" w:hAnsi="Tahoma" w:cs="Tahoma"/>
          <w:sz w:val="22"/>
          <w:szCs w:val="22"/>
        </w:rPr>
      </w:pPr>
    </w:p>
    <w:p w:rsidR="00C83322" w:rsidRPr="00277CED" w:rsidRDefault="00C51F87" w:rsidP="009D6571">
      <w:pPr>
        <w:pStyle w:val="PargrafodaLista"/>
        <w:widowControl w:val="0"/>
        <w:tabs>
          <w:tab w:val="left" w:pos="0"/>
        </w:tabs>
        <w:suppressAutoHyphens/>
        <w:autoSpaceDE w:val="0"/>
        <w:autoSpaceDN w:val="0"/>
        <w:adjustRightInd w:val="0"/>
        <w:spacing w:line="320" w:lineRule="exact"/>
        <w:ind w:left="0"/>
        <w:rPr>
          <w:rFonts w:ascii="Tahoma" w:hAnsi="Tahoma" w:cs="Tahoma"/>
          <w:sz w:val="22"/>
          <w:szCs w:val="22"/>
        </w:rPr>
      </w:pPr>
      <w:r w:rsidRPr="00277CED">
        <w:rPr>
          <w:rFonts w:ascii="Tahoma" w:hAnsi="Tahoma" w:cs="Tahoma"/>
          <w:sz w:val="22"/>
          <w:szCs w:val="22"/>
        </w:rPr>
        <w:t>8</w:t>
      </w:r>
      <w:r w:rsidR="00C83322" w:rsidRPr="00277CED">
        <w:rPr>
          <w:rFonts w:ascii="Tahoma" w:hAnsi="Tahoma" w:cs="Tahoma"/>
          <w:sz w:val="22"/>
          <w:szCs w:val="22"/>
        </w:rPr>
        <w:t>.6. O Agente Fiduciário 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28,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rsidR="00C83322" w:rsidRPr="00277CED" w:rsidRDefault="00C83322" w:rsidP="009D6571">
      <w:pPr>
        <w:pStyle w:val="PargrafodaLista"/>
        <w:widowControl w:val="0"/>
        <w:suppressAutoHyphens/>
        <w:autoSpaceDE w:val="0"/>
        <w:autoSpaceDN w:val="0"/>
        <w:adjustRightInd w:val="0"/>
        <w:spacing w:line="320" w:lineRule="exact"/>
        <w:ind w:left="0"/>
        <w:rPr>
          <w:rFonts w:ascii="Tahoma" w:hAnsi="Tahoma" w:cs="Tahoma"/>
          <w:sz w:val="22"/>
          <w:szCs w:val="22"/>
        </w:rPr>
      </w:pPr>
    </w:p>
    <w:p w:rsidR="00C83322" w:rsidRPr="00277CED" w:rsidRDefault="00C51F87" w:rsidP="009D6571">
      <w:pPr>
        <w:pStyle w:val="PargrafodaLista"/>
        <w:widowControl w:val="0"/>
        <w:tabs>
          <w:tab w:val="left" w:pos="0"/>
        </w:tabs>
        <w:suppressAutoHyphens/>
        <w:autoSpaceDE w:val="0"/>
        <w:autoSpaceDN w:val="0"/>
        <w:adjustRightInd w:val="0"/>
        <w:spacing w:line="320" w:lineRule="exact"/>
        <w:ind w:left="0"/>
        <w:rPr>
          <w:rFonts w:ascii="Tahoma" w:hAnsi="Tahoma" w:cs="Tahoma"/>
          <w:sz w:val="22"/>
          <w:szCs w:val="22"/>
        </w:rPr>
      </w:pPr>
      <w:r w:rsidRPr="00277CED">
        <w:rPr>
          <w:rFonts w:ascii="Tahoma" w:hAnsi="Tahoma" w:cs="Tahoma"/>
          <w:sz w:val="22"/>
          <w:szCs w:val="22"/>
        </w:rPr>
        <w:t>8</w:t>
      </w:r>
      <w:r w:rsidR="00D5270E" w:rsidRPr="00277CED">
        <w:rPr>
          <w:rFonts w:ascii="Tahoma" w:hAnsi="Tahoma" w:cs="Tahoma"/>
          <w:sz w:val="22"/>
          <w:szCs w:val="22"/>
        </w:rPr>
        <w:t>.7.</w:t>
      </w:r>
      <w:r w:rsidR="00070E8B" w:rsidRPr="00277CED">
        <w:rPr>
          <w:rFonts w:ascii="Tahoma" w:hAnsi="Tahoma" w:cs="Tahoma"/>
          <w:sz w:val="22"/>
          <w:szCs w:val="22"/>
        </w:rPr>
        <w:t xml:space="preserve"> </w:t>
      </w:r>
      <w:r w:rsidR="00C83322" w:rsidRPr="00277CED">
        <w:rPr>
          <w:rFonts w:ascii="Tahoma" w:hAnsi="Tahoma" w:cs="Tahoma"/>
          <w:sz w:val="22"/>
          <w:szCs w:val="22"/>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presente Escritura de Emissão e dos demais documentos da operação.</w:t>
      </w:r>
    </w:p>
    <w:p w:rsidR="00C83322" w:rsidRPr="00277CED" w:rsidRDefault="00C83322" w:rsidP="009D6571">
      <w:pPr>
        <w:pStyle w:val="PargrafodaLista"/>
        <w:widowControl w:val="0"/>
        <w:suppressAutoHyphens/>
        <w:autoSpaceDE w:val="0"/>
        <w:autoSpaceDN w:val="0"/>
        <w:adjustRightInd w:val="0"/>
        <w:spacing w:line="320" w:lineRule="exact"/>
        <w:ind w:left="0"/>
        <w:rPr>
          <w:rFonts w:ascii="Tahoma" w:hAnsi="Tahoma" w:cs="Tahoma"/>
          <w:sz w:val="22"/>
          <w:szCs w:val="22"/>
        </w:rPr>
      </w:pPr>
    </w:p>
    <w:p w:rsidR="00C83322" w:rsidRPr="00277CED" w:rsidRDefault="00C51F87" w:rsidP="009D6571">
      <w:pPr>
        <w:pStyle w:val="PargrafodaLista"/>
        <w:widowControl w:val="0"/>
        <w:suppressAutoHyphens/>
        <w:autoSpaceDE w:val="0"/>
        <w:autoSpaceDN w:val="0"/>
        <w:adjustRightInd w:val="0"/>
        <w:spacing w:line="320" w:lineRule="exact"/>
        <w:ind w:left="0"/>
        <w:rPr>
          <w:rFonts w:ascii="Tahoma" w:hAnsi="Tahoma" w:cs="Tahoma"/>
          <w:sz w:val="22"/>
          <w:szCs w:val="22"/>
        </w:rPr>
      </w:pPr>
      <w:r w:rsidRPr="00277CED">
        <w:rPr>
          <w:rFonts w:ascii="Tahoma" w:hAnsi="Tahoma" w:cs="Tahoma"/>
          <w:sz w:val="22"/>
          <w:szCs w:val="22"/>
        </w:rPr>
        <w:t>8</w:t>
      </w:r>
      <w:r w:rsidR="00D5270E" w:rsidRPr="00277CED">
        <w:rPr>
          <w:rFonts w:ascii="Tahoma" w:hAnsi="Tahoma" w:cs="Tahoma"/>
          <w:sz w:val="22"/>
          <w:szCs w:val="22"/>
        </w:rPr>
        <w:t>.8.</w:t>
      </w:r>
      <w:r w:rsidR="00070E8B" w:rsidRPr="00277CED">
        <w:rPr>
          <w:rFonts w:ascii="Tahoma" w:hAnsi="Tahoma" w:cs="Tahoma"/>
          <w:sz w:val="22"/>
          <w:szCs w:val="22"/>
        </w:rPr>
        <w:t xml:space="preserve"> </w:t>
      </w:r>
      <w:r w:rsidR="00C83322" w:rsidRPr="00277CED">
        <w:rPr>
          <w:rFonts w:ascii="Tahoma" w:hAnsi="Tahoma" w:cs="Tahoma"/>
          <w:sz w:val="22"/>
          <w:szCs w:val="22"/>
        </w:rPr>
        <w:t>Os atos ou manifestações por parte do Agente Fiduciário que criarem responsabilidade para os Debenturistas e/ou exonerarem terceiros de obrigações para com eles, bem como aqueles relacionados ao devido cumprimento das obrigações assumidas nesta Escritura de Emissão</w:t>
      </w:r>
      <w:r w:rsidR="002A1E6A" w:rsidRPr="00277CED">
        <w:rPr>
          <w:rFonts w:ascii="Tahoma" w:hAnsi="Tahoma" w:cs="Tahoma"/>
          <w:sz w:val="22"/>
          <w:szCs w:val="22"/>
        </w:rPr>
        <w:t xml:space="preserve"> e nos Instrumentos de Garantia</w:t>
      </w:r>
      <w:r w:rsidR="00C83322" w:rsidRPr="00277CED">
        <w:rPr>
          <w:rFonts w:ascii="Tahoma" w:hAnsi="Tahoma" w:cs="Tahoma"/>
          <w:sz w:val="22"/>
          <w:szCs w:val="22"/>
        </w:rPr>
        <w:t>, somente serão válidos quando previamente deliberado pelos Debenturistas reunidos em Assembleia Geral de Debenturistas.</w:t>
      </w:r>
    </w:p>
    <w:p w:rsidR="00C83322" w:rsidRPr="00277CED" w:rsidRDefault="00C83322" w:rsidP="009D6571">
      <w:pPr>
        <w:pStyle w:val="PargrafodaLista"/>
        <w:suppressAutoHyphens/>
        <w:spacing w:line="320" w:lineRule="exact"/>
        <w:rPr>
          <w:rFonts w:ascii="Tahoma" w:hAnsi="Tahoma" w:cs="Tahoma"/>
          <w:sz w:val="22"/>
          <w:szCs w:val="22"/>
        </w:rPr>
      </w:pPr>
    </w:p>
    <w:p w:rsidR="000926F3"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C83322" w:rsidRPr="00277CED">
        <w:rPr>
          <w:rFonts w:ascii="Tahoma" w:hAnsi="Tahoma" w:cs="Tahoma"/>
          <w:sz w:val="22"/>
          <w:szCs w:val="22"/>
        </w:rPr>
        <w:t>.9. O Agente Fiduciário não emitirá qualquer tipo de opinião ou fará qualquer juízo sobre a ori</w:t>
      </w:r>
      <w:r w:rsidR="009F58F8" w:rsidRPr="00277CED">
        <w:rPr>
          <w:rFonts w:ascii="Tahoma" w:hAnsi="Tahoma" w:cs="Tahoma"/>
          <w:sz w:val="22"/>
          <w:szCs w:val="22"/>
        </w:rPr>
        <w:t>entação acerca de qualquer fato cuja decisão</w:t>
      </w:r>
      <w:r w:rsidR="00C83322" w:rsidRPr="00277CED">
        <w:rPr>
          <w:rFonts w:ascii="Tahoma" w:hAnsi="Tahoma" w:cs="Tahoma"/>
          <w:sz w:val="22"/>
          <w:szCs w:val="22"/>
        </w:rPr>
        <w:t xml:space="preserve"> seja de competência </w:t>
      </w:r>
      <w:r w:rsidR="009F58F8" w:rsidRPr="00277CED">
        <w:rPr>
          <w:rFonts w:ascii="Tahoma" w:hAnsi="Tahoma" w:cs="Tahoma"/>
          <w:sz w:val="22"/>
          <w:szCs w:val="22"/>
        </w:rPr>
        <w:t>dos</w:t>
      </w:r>
      <w:r w:rsidR="00C83322" w:rsidRPr="00277CED">
        <w:rPr>
          <w:rFonts w:ascii="Tahoma" w:hAnsi="Tahoma" w:cs="Tahoma"/>
          <w:sz w:val="22"/>
          <w:szCs w:val="22"/>
        </w:rPr>
        <w:t xml:space="preserve"> Debenturistas, comprometendo-se tão-somente a agir em conformidade com as instruções que lhe forem transmitidas </w:t>
      </w:r>
      <w:r w:rsidR="009F58F8" w:rsidRPr="00277CED">
        <w:rPr>
          <w:rFonts w:ascii="Tahoma" w:hAnsi="Tahoma" w:cs="Tahoma"/>
          <w:sz w:val="22"/>
          <w:szCs w:val="22"/>
        </w:rPr>
        <w:t>por estes</w:t>
      </w:r>
      <w:r w:rsidR="00C83322" w:rsidRPr="00277CED">
        <w:rPr>
          <w:rFonts w:ascii="Tahoma" w:hAnsi="Tahoma" w:cs="Tahoma"/>
          <w:sz w:val="22"/>
          <w:szCs w:val="22"/>
        </w:rPr>
        <w:t>. Neste sentido, o Agente Fiduciário não possui qualquer responsabilidade sobre o resultado ou sobre os efeitos jurídicos decorrentes do estrito cumprimento das orientações dos Debenturistas</w:t>
      </w:r>
      <w:r w:rsidR="009F58F8" w:rsidRPr="00277CED">
        <w:rPr>
          <w:rFonts w:ascii="Tahoma" w:hAnsi="Tahoma" w:cs="Tahoma"/>
          <w:sz w:val="22"/>
          <w:szCs w:val="22"/>
        </w:rPr>
        <w:t xml:space="preserve"> a ele transmitidas</w:t>
      </w:r>
      <w:r w:rsidR="00C83322" w:rsidRPr="00277CED">
        <w:rPr>
          <w:rFonts w:ascii="Tahoma" w:hAnsi="Tahoma" w:cs="Tahoma"/>
          <w:sz w:val="22"/>
          <w:szCs w:val="22"/>
        </w:rPr>
        <w:t xml:space="preserve"> e reproduzidas perante a Emissora, independentemente de eventuais prejuízos que venham a ser causados aos Debenturistas ou à Emissora. A atuação do Agente Fiduciário limita-se ao escopo da Instrução </w:t>
      </w:r>
      <w:r w:rsidR="009F58F8" w:rsidRPr="00277CED">
        <w:rPr>
          <w:rFonts w:ascii="Tahoma" w:hAnsi="Tahoma" w:cs="Tahoma"/>
          <w:sz w:val="22"/>
          <w:szCs w:val="22"/>
        </w:rPr>
        <w:t>CVM</w:t>
      </w:r>
      <w:r w:rsidR="00C83322" w:rsidRPr="00277CED">
        <w:rPr>
          <w:rFonts w:ascii="Tahoma" w:hAnsi="Tahoma" w:cs="Tahoma"/>
          <w:sz w:val="22"/>
          <w:szCs w:val="22"/>
        </w:rPr>
        <w:t xml:space="preserve"> 28, e dos artigos aplicáveis da Lei das Sociedades por Ações, estando este isento, sob qualquer forma ou pretexto, de qualquer responsabilidade adicional que não tenha decorrido da legislação aplicável</w:t>
      </w:r>
      <w:r w:rsidR="00E20AE0" w:rsidRPr="00277CED">
        <w:rPr>
          <w:rFonts w:ascii="Tahoma" w:hAnsi="Tahoma" w:cs="Tahoma"/>
          <w:sz w:val="22"/>
          <w:szCs w:val="22"/>
        </w:rPr>
        <w:t>.</w:t>
      </w:r>
    </w:p>
    <w:p w:rsidR="00AF313D" w:rsidRPr="00277CED" w:rsidRDefault="00AF313D" w:rsidP="009D6571">
      <w:pPr>
        <w:suppressAutoHyphens/>
        <w:spacing w:line="320" w:lineRule="exact"/>
        <w:rPr>
          <w:rFonts w:ascii="Tahoma" w:hAnsi="Tahoma" w:cs="Tahoma"/>
          <w:sz w:val="22"/>
          <w:szCs w:val="22"/>
        </w:rPr>
      </w:pPr>
    </w:p>
    <w:p w:rsidR="00AF313D" w:rsidRPr="00277CED" w:rsidRDefault="00AF313D"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8.10. O Agente Fiduciário pode se balizar nas informações que lhe forem disponibilizadas pela Emissora para acompanhar o atendimento dos Índices Financeiros</w:t>
      </w:r>
      <w:r w:rsidR="00A76C42" w:rsidRPr="00277CED">
        <w:rPr>
          <w:rFonts w:ascii="Tahoma" w:hAnsi="Tahoma" w:cs="Tahoma"/>
          <w:sz w:val="22"/>
          <w:szCs w:val="22"/>
        </w:rPr>
        <w:t>, desde que tais informações sejam auditadas e fornecidas em atendimento ao disposto na Cláusula 7.1.(a) acima</w:t>
      </w:r>
      <w:r w:rsidRPr="00277CED">
        <w:rPr>
          <w:rFonts w:ascii="Tahoma" w:hAnsi="Tahoma" w:cs="Tahoma"/>
          <w:sz w:val="22"/>
          <w:szCs w:val="22"/>
        </w:rPr>
        <w:t>.</w:t>
      </w:r>
    </w:p>
    <w:p w:rsidR="00AF313D" w:rsidRPr="00277CED" w:rsidRDefault="00AF313D"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9F58F8" w:rsidRPr="00277CED">
        <w:rPr>
          <w:rFonts w:ascii="Tahoma" w:hAnsi="Tahoma" w:cs="Tahoma"/>
          <w:sz w:val="22"/>
          <w:szCs w:val="22"/>
        </w:rPr>
        <w:t>1</w:t>
      </w:r>
      <w:r w:rsidR="00AF313D" w:rsidRPr="00277CED">
        <w:rPr>
          <w:rFonts w:ascii="Tahoma" w:hAnsi="Tahoma" w:cs="Tahoma"/>
          <w:sz w:val="22"/>
          <w:szCs w:val="22"/>
        </w:rPr>
        <w:t>1</w:t>
      </w:r>
      <w:r w:rsidR="00B37A94" w:rsidRPr="00277CED">
        <w:rPr>
          <w:rFonts w:ascii="Tahoma" w:hAnsi="Tahoma" w:cs="Tahoma"/>
          <w:sz w:val="22"/>
          <w:szCs w:val="22"/>
        </w:rPr>
        <w:t xml:space="preserve">. O Agente Fiduciário usará de quaisquer procedimentos judiciais ou extrajudiciais contra a Emissora </w:t>
      </w:r>
      <w:r w:rsidR="005C0964" w:rsidRPr="00277CED">
        <w:rPr>
          <w:rFonts w:ascii="Tahoma" w:hAnsi="Tahoma" w:cs="Tahoma"/>
          <w:sz w:val="22"/>
          <w:szCs w:val="22"/>
        </w:rPr>
        <w:t xml:space="preserve">e/ou </w:t>
      </w:r>
      <w:r w:rsidR="00497826" w:rsidRPr="00277CED">
        <w:rPr>
          <w:rFonts w:ascii="Tahoma" w:hAnsi="Tahoma" w:cs="Tahoma"/>
          <w:sz w:val="22"/>
          <w:szCs w:val="22"/>
        </w:rPr>
        <w:t>os</w:t>
      </w:r>
      <w:r w:rsidR="005C0964" w:rsidRPr="00277CED">
        <w:rPr>
          <w:rFonts w:ascii="Tahoma" w:hAnsi="Tahoma" w:cs="Tahoma"/>
          <w:sz w:val="22"/>
          <w:szCs w:val="22"/>
        </w:rPr>
        <w:t xml:space="preserve"> Garantidor</w:t>
      </w:r>
      <w:r w:rsidR="00497826" w:rsidRPr="00277CED">
        <w:rPr>
          <w:rFonts w:ascii="Tahoma" w:hAnsi="Tahoma" w:cs="Tahoma"/>
          <w:sz w:val="22"/>
          <w:szCs w:val="22"/>
        </w:rPr>
        <w:t>es</w:t>
      </w:r>
      <w:r w:rsidR="005C0964" w:rsidRPr="00277CED">
        <w:rPr>
          <w:rFonts w:ascii="Tahoma" w:hAnsi="Tahoma" w:cs="Tahoma"/>
          <w:sz w:val="22"/>
          <w:szCs w:val="22"/>
        </w:rPr>
        <w:t xml:space="preserve"> </w:t>
      </w:r>
      <w:r w:rsidR="00B37A94" w:rsidRPr="00277CED">
        <w:rPr>
          <w:rFonts w:ascii="Tahoma" w:hAnsi="Tahoma" w:cs="Tahoma"/>
          <w:sz w:val="22"/>
          <w:szCs w:val="22"/>
        </w:rPr>
        <w:t xml:space="preserve">para a proteção e defesa dos interesses da comunhão dos </w:t>
      </w:r>
      <w:r w:rsidR="00BD22A7" w:rsidRPr="00277CED">
        <w:rPr>
          <w:rFonts w:ascii="Tahoma" w:hAnsi="Tahoma" w:cs="Tahoma"/>
          <w:sz w:val="22"/>
          <w:szCs w:val="22"/>
        </w:rPr>
        <w:t>Debenturistas</w:t>
      </w:r>
      <w:r w:rsidR="00B37A94" w:rsidRPr="00277CED">
        <w:rPr>
          <w:rFonts w:ascii="Tahoma" w:hAnsi="Tahoma" w:cs="Tahoma"/>
          <w:sz w:val="22"/>
          <w:szCs w:val="22"/>
        </w:rPr>
        <w:t xml:space="preserve"> na realização de seus créditos, devendo, em caso de inadimplemento da Emissora:</w:t>
      </w:r>
    </w:p>
    <w:p w:rsidR="00B37A94" w:rsidRPr="00277CED" w:rsidRDefault="00B37A94" w:rsidP="009D6571">
      <w:pPr>
        <w:suppressAutoHyphens/>
        <w:spacing w:line="320" w:lineRule="exact"/>
        <w:ind w:left="360"/>
        <w:rPr>
          <w:rFonts w:ascii="Tahoma" w:hAnsi="Tahoma" w:cs="Tahoma"/>
          <w:sz w:val="22"/>
          <w:szCs w:val="22"/>
        </w:rPr>
      </w:pPr>
    </w:p>
    <w:p w:rsidR="009B00B8" w:rsidRPr="00277CED" w:rsidRDefault="009B00B8"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declarar antecipadamente vencidas as Debêntures e cobrar seu principal e acessórios, observadas as condições da presente Escritura de Emissão;</w:t>
      </w:r>
    </w:p>
    <w:p w:rsidR="00A606B9" w:rsidRPr="00277CED" w:rsidRDefault="00A606B9" w:rsidP="009D6571">
      <w:pPr>
        <w:tabs>
          <w:tab w:val="num" w:pos="567"/>
        </w:tabs>
        <w:suppressAutoHyphens/>
        <w:spacing w:line="320" w:lineRule="exact"/>
        <w:ind w:left="567" w:hanging="567"/>
        <w:rPr>
          <w:rFonts w:ascii="Tahoma" w:hAnsi="Tahoma" w:cs="Tahoma"/>
          <w:sz w:val="22"/>
          <w:szCs w:val="22"/>
        </w:rPr>
      </w:pPr>
    </w:p>
    <w:p w:rsidR="009B00B8" w:rsidRPr="00277CED" w:rsidRDefault="009B00B8"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reque</w:t>
      </w:r>
      <w:r w:rsidR="00AD5D90" w:rsidRPr="00277CED">
        <w:rPr>
          <w:rFonts w:ascii="Tahoma" w:hAnsi="Tahoma" w:cs="Tahoma"/>
          <w:sz w:val="22"/>
          <w:szCs w:val="22"/>
        </w:rPr>
        <w:t xml:space="preserve">rer a falência da Emissora </w:t>
      </w:r>
      <w:r w:rsidR="00497826" w:rsidRPr="00277CED">
        <w:rPr>
          <w:rFonts w:ascii="Tahoma" w:hAnsi="Tahoma" w:cs="Tahoma"/>
          <w:sz w:val="22"/>
          <w:szCs w:val="22"/>
        </w:rPr>
        <w:t>e a</w:t>
      </w:r>
      <w:r w:rsidR="00AD5D90" w:rsidRPr="00277CED">
        <w:rPr>
          <w:rFonts w:ascii="Tahoma" w:hAnsi="Tahoma" w:cs="Tahoma"/>
          <w:sz w:val="22"/>
          <w:szCs w:val="22"/>
        </w:rPr>
        <w:t xml:space="preserve"> insolvência civil dos Garantidores</w:t>
      </w:r>
      <w:r w:rsidRPr="00277CED">
        <w:rPr>
          <w:rFonts w:ascii="Tahoma" w:hAnsi="Tahoma" w:cs="Tahoma"/>
          <w:sz w:val="22"/>
          <w:szCs w:val="22"/>
        </w:rPr>
        <w:t>;</w:t>
      </w:r>
    </w:p>
    <w:p w:rsidR="009B00B8" w:rsidRPr="00277CED" w:rsidRDefault="009B00B8" w:rsidP="009D6571">
      <w:pPr>
        <w:tabs>
          <w:tab w:val="num" w:pos="567"/>
        </w:tabs>
        <w:suppressAutoHyphens/>
        <w:spacing w:line="320" w:lineRule="exact"/>
        <w:ind w:left="567" w:hanging="567"/>
        <w:rPr>
          <w:rFonts w:ascii="Tahoma" w:hAnsi="Tahoma" w:cs="Tahoma"/>
          <w:sz w:val="22"/>
          <w:szCs w:val="22"/>
        </w:rPr>
      </w:pPr>
    </w:p>
    <w:p w:rsidR="009B00B8" w:rsidRPr="00277CED" w:rsidRDefault="009B00B8"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tomar todas as providências necessárias para a realização dos créditos dos </w:t>
      </w:r>
      <w:r w:rsidR="00BD22A7" w:rsidRPr="00277CED">
        <w:rPr>
          <w:rFonts w:ascii="Tahoma" w:hAnsi="Tahoma" w:cs="Tahoma"/>
          <w:sz w:val="22"/>
          <w:szCs w:val="22"/>
        </w:rPr>
        <w:t>Debenturistas</w:t>
      </w:r>
      <w:r w:rsidR="00462164" w:rsidRPr="00277CED">
        <w:rPr>
          <w:rFonts w:ascii="Tahoma" w:hAnsi="Tahoma" w:cs="Tahoma"/>
          <w:sz w:val="22"/>
          <w:szCs w:val="22"/>
        </w:rPr>
        <w:t xml:space="preserve">; </w:t>
      </w:r>
    </w:p>
    <w:p w:rsidR="009B00B8" w:rsidRPr="00277CED" w:rsidRDefault="009B00B8" w:rsidP="009D6571">
      <w:pPr>
        <w:tabs>
          <w:tab w:val="num" w:pos="567"/>
        </w:tabs>
        <w:suppressAutoHyphens/>
        <w:spacing w:line="320" w:lineRule="exact"/>
        <w:ind w:left="567" w:hanging="567"/>
        <w:rPr>
          <w:rFonts w:ascii="Tahoma" w:hAnsi="Tahoma" w:cs="Tahoma"/>
          <w:sz w:val="22"/>
          <w:szCs w:val="22"/>
        </w:rPr>
      </w:pPr>
    </w:p>
    <w:p w:rsidR="00B37A94" w:rsidRPr="00277CED" w:rsidRDefault="009B00B8"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representar os </w:t>
      </w:r>
      <w:r w:rsidR="00BD22A7" w:rsidRPr="00277CED">
        <w:rPr>
          <w:rFonts w:ascii="Tahoma" w:hAnsi="Tahoma" w:cs="Tahoma"/>
          <w:sz w:val="22"/>
          <w:szCs w:val="22"/>
        </w:rPr>
        <w:t>Debenturistas</w:t>
      </w:r>
      <w:r w:rsidRPr="00277CED">
        <w:rPr>
          <w:rFonts w:ascii="Tahoma" w:hAnsi="Tahoma" w:cs="Tahoma"/>
          <w:sz w:val="22"/>
          <w:szCs w:val="22"/>
        </w:rPr>
        <w:t xml:space="preserve"> em processo de falência, recuperação judicial e extrajudicial, intervenção ou liquidação da Emissora </w:t>
      </w:r>
      <w:r w:rsidR="00497826" w:rsidRPr="00277CED">
        <w:rPr>
          <w:rFonts w:ascii="Tahoma" w:hAnsi="Tahoma" w:cs="Tahoma"/>
          <w:sz w:val="22"/>
          <w:szCs w:val="22"/>
        </w:rPr>
        <w:t xml:space="preserve">e insolvência civil </w:t>
      </w:r>
      <w:r w:rsidR="008566B9" w:rsidRPr="00277CED">
        <w:rPr>
          <w:rFonts w:ascii="Tahoma" w:hAnsi="Tahoma" w:cs="Tahoma"/>
          <w:sz w:val="22"/>
          <w:szCs w:val="22"/>
        </w:rPr>
        <w:t>dos Garantidores</w:t>
      </w:r>
      <w:r w:rsidR="00462164" w:rsidRPr="00277CED">
        <w:rPr>
          <w:rFonts w:ascii="Tahoma" w:hAnsi="Tahoma" w:cs="Tahoma"/>
          <w:sz w:val="22"/>
          <w:szCs w:val="22"/>
        </w:rPr>
        <w:t>; e</w:t>
      </w:r>
    </w:p>
    <w:p w:rsidR="00462164" w:rsidRPr="00277CED" w:rsidRDefault="00462164" w:rsidP="009D6571">
      <w:pPr>
        <w:tabs>
          <w:tab w:val="num" w:pos="567"/>
        </w:tabs>
        <w:suppressAutoHyphens/>
        <w:spacing w:line="320" w:lineRule="exact"/>
        <w:ind w:left="567" w:hanging="567"/>
        <w:rPr>
          <w:rFonts w:ascii="Tahoma" w:hAnsi="Tahoma" w:cs="Tahoma"/>
          <w:sz w:val="22"/>
          <w:szCs w:val="22"/>
        </w:rPr>
      </w:pPr>
    </w:p>
    <w:p w:rsidR="00462164" w:rsidRPr="00277CED" w:rsidRDefault="00462164"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executar a</w:t>
      </w:r>
      <w:r w:rsidR="002A1E6A" w:rsidRPr="00277CED">
        <w:rPr>
          <w:rFonts w:ascii="Tahoma" w:hAnsi="Tahoma" w:cs="Tahoma"/>
          <w:sz w:val="22"/>
          <w:szCs w:val="22"/>
        </w:rPr>
        <w:t>s</w:t>
      </w:r>
      <w:r w:rsidRPr="00277CED">
        <w:rPr>
          <w:rFonts w:ascii="Tahoma" w:hAnsi="Tahoma" w:cs="Tahoma"/>
          <w:sz w:val="22"/>
          <w:szCs w:val="22"/>
        </w:rPr>
        <w:t xml:space="preserve"> </w:t>
      </w:r>
      <w:r w:rsidR="002A1E6A" w:rsidRPr="00277CED">
        <w:rPr>
          <w:rFonts w:ascii="Tahoma" w:hAnsi="Tahoma" w:cs="Tahoma"/>
          <w:sz w:val="22"/>
          <w:szCs w:val="22"/>
        </w:rPr>
        <w:t xml:space="preserve">Garantias </w:t>
      </w:r>
      <w:r w:rsidRPr="00277CED">
        <w:rPr>
          <w:rFonts w:ascii="Tahoma" w:hAnsi="Tahoma" w:cs="Tahoma"/>
          <w:sz w:val="22"/>
          <w:szCs w:val="22"/>
        </w:rPr>
        <w:t xml:space="preserve">nos termos do item </w:t>
      </w:r>
      <w:r w:rsidR="00A63D7D" w:rsidRPr="00277CED">
        <w:rPr>
          <w:rFonts w:ascii="Tahoma" w:hAnsi="Tahoma" w:cs="Tahoma"/>
          <w:sz w:val="22"/>
          <w:szCs w:val="22"/>
        </w:rPr>
        <w:t>6.23</w:t>
      </w:r>
      <w:r w:rsidR="006A6B3A" w:rsidRPr="00277CED">
        <w:rPr>
          <w:rFonts w:ascii="Tahoma" w:hAnsi="Tahoma" w:cs="Tahoma"/>
          <w:sz w:val="22"/>
          <w:szCs w:val="22"/>
        </w:rPr>
        <w:t xml:space="preserve"> acima</w:t>
      </w:r>
      <w:r w:rsidR="00EF1E95"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9F58F8" w:rsidRPr="00277CED">
        <w:rPr>
          <w:rFonts w:ascii="Tahoma" w:hAnsi="Tahoma" w:cs="Tahoma"/>
          <w:sz w:val="22"/>
          <w:szCs w:val="22"/>
        </w:rPr>
        <w:t>1</w:t>
      </w:r>
      <w:r w:rsidR="00AF313D" w:rsidRPr="00277CED">
        <w:rPr>
          <w:rFonts w:ascii="Tahoma" w:hAnsi="Tahoma" w:cs="Tahoma"/>
          <w:sz w:val="22"/>
          <w:szCs w:val="22"/>
        </w:rPr>
        <w:t>1</w:t>
      </w:r>
      <w:r w:rsidR="00B37A94" w:rsidRPr="00277CED">
        <w:rPr>
          <w:rFonts w:ascii="Tahoma" w:hAnsi="Tahoma" w:cs="Tahoma"/>
          <w:sz w:val="22"/>
          <w:szCs w:val="22"/>
        </w:rPr>
        <w:t xml:space="preserve">.1. O Agente Fiduciário, observado o disposto no item </w:t>
      </w:r>
      <w:r w:rsidR="00AD5D90" w:rsidRPr="00277CED">
        <w:rPr>
          <w:rFonts w:ascii="Tahoma" w:hAnsi="Tahoma" w:cs="Tahoma"/>
          <w:sz w:val="22"/>
          <w:szCs w:val="22"/>
        </w:rPr>
        <w:t>6.19</w:t>
      </w:r>
      <w:r w:rsidR="00B37A94" w:rsidRPr="00277CED">
        <w:rPr>
          <w:rFonts w:ascii="Tahoma" w:hAnsi="Tahoma" w:cs="Tahoma"/>
          <w:sz w:val="22"/>
          <w:szCs w:val="22"/>
        </w:rPr>
        <w:t xml:space="preserve"> desta Escritura de Emissão, somente se eximirá da responsabilidade pela não adoção das medidas contempladas nas alíneas (a)</w:t>
      </w:r>
      <w:r w:rsidR="000926F3" w:rsidRPr="00277CED">
        <w:rPr>
          <w:rFonts w:ascii="Tahoma" w:hAnsi="Tahoma" w:cs="Tahoma"/>
          <w:sz w:val="22"/>
          <w:szCs w:val="22"/>
        </w:rPr>
        <w:t>, (b), (c) e (e)</w:t>
      </w:r>
      <w:r w:rsidR="00B37A94" w:rsidRPr="00277CED">
        <w:rPr>
          <w:rFonts w:ascii="Tahoma" w:hAnsi="Tahoma" w:cs="Tahoma"/>
          <w:sz w:val="22"/>
          <w:szCs w:val="22"/>
        </w:rPr>
        <w:t xml:space="preserve"> </w:t>
      </w:r>
      <w:r w:rsidR="00BD22A7" w:rsidRPr="00277CED">
        <w:rPr>
          <w:rFonts w:ascii="Tahoma" w:hAnsi="Tahoma" w:cs="Tahoma"/>
          <w:sz w:val="22"/>
          <w:szCs w:val="22"/>
        </w:rPr>
        <w:t xml:space="preserve">do item </w:t>
      </w:r>
      <w:r w:rsidR="00F318F2" w:rsidRPr="00277CED">
        <w:rPr>
          <w:rFonts w:ascii="Tahoma" w:hAnsi="Tahoma" w:cs="Tahoma"/>
          <w:sz w:val="22"/>
          <w:szCs w:val="22"/>
        </w:rPr>
        <w:t>8</w:t>
      </w:r>
      <w:r w:rsidR="00BD22A7" w:rsidRPr="00277CED">
        <w:rPr>
          <w:rFonts w:ascii="Tahoma" w:hAnsi="Tahoma" w:cs="Tahoma"/>
          <w:sz w:val="22"/>
          <w:szCs w:val="22"/>
        </w:rPr>
        <w:t>.</w:t>
      </w:r>
      <w:r w:rsidR="009F58F8" w:rsidRPr="00277CED">
        <w:rPr>
          <w:rFonts w:ascii="Tahoma" w:hAnsi="Tahoma" w:cs="Tahoma"/>
          <w:sz w:val="22"/>
          <w:szCs w:val="22"/>
        </w:rPr>
        <w:t>10</w:t>
      </w:r>
      <w:r w:rsidR="00BD22A7" w:rsidRPr="00277CED">
        <w:rPr>
          <w:rFonts w:ascii="Tahoma" w:hAnsi="Tahoma" w:cs="Tahoma"/>
          <w:sz w:val="22"/>
          <w:szCs w:val="22"/>
        </w:rPr>
        <w:t xml:space="preserve"> </w:t>
      </w:r>
      <w:r w:rsidR="00B37A94" w:rsidRPr="00277CED">
        <w:rPr>
          <w:rFonts w:ascii="Tahoma" w:hAnsi="Tahoma" w:cs="Tahoma"/>
          <w:sz w:val="22"/>
          <w:szCs w:val="22"/>
        </w:rPr>
        <w:t xml:space="preserve">acima, se a Assembleia Geral de Debenturistas assim autorizar </w:t>
      </w:r>
      <w:r w:rsidR="000926F3" w:rsidRPr="00277CED">
        <w:rPr>
          <w:rFonts w:ascii="Tahoma" w:hAnsi="Tahoma" w:cs="Tahoma"/>
          <w:sz w:val="22"/>
          <w:szCs w:val="22"/>
        </w:rPr>
        <w:t xml:space="preserve">por unanimidade dos titulares de Debêntures em Circulação, sendo certo que na hipótese da alínea (d) acima, será suficiente a deliberação da maioria das </w:t>
      </w:r>
      <w:r w:rsidR="002A1E6A" w:rsidRPr="00277CED">
        <w:rPr>
          <w:rFonts w:ascii="Tahoma" w:hAnsi="Tahoma" w:cs="Tahoma"/>
          <w:sz w:val="22"/>
          <w:szCs w:val="22"/>
        </w:rPr>
        <w:t xml:space="preserve">Debêntures </w:t>
      </w:r>
      <w:r w:rsidR="000926F3" w:rsidRPr="00277CED">
        <w:rPr>
          <w:rFonts w:ascii="Tahoma" w:hAnsi="Tahoma" w:cs="Tahoma"/>
          <w:sz w:val="22"/>
          <w:szCs w:val="22"/>
        </w:rPr>
        <w:t xml:space="preserve">em </w:t>
      </w:r>
      <w:r w:rsidR="002A1E6A" w:rsidRPr="00277CED">
        <w:rPr>
          <w:rFonts w:ascii="Tahoma" w:hAnsi="Tahoma" w:cs="Tahoma"/>
          <w:sz w:val="22"/>
          <w:szCs w:val="22"/>
        </w:rPr>
        <w:t>Circulação</w:t>
      </w:r>
      <w:r w:rsidR="000926F3" w:rsidRPr="00277CED">
        <w:rPr>
          <w:rFonts w:ascii="Tahoma" w:hAnsi="Tahoma" w:cs="Tahoma"/>
          <w:sz w:val="22"/>
          <w:szCs w:val="22"/>
        </w:rPr>
        <w:t xml:space="preserve">, </w:t>
      </w:r>
      <w:r w:rsidR="00B37A94" w:rsidRPr="00277CED">
        <w:rPr>
          <w:rFonts w:ascii="Tahoma" w:hAnsi="Tahoma" w:cs="Tahoma"/>
          <w:sz w:val="22"/>
          <w:szCs w:val="22"/>
        </w:rPr>
        <w:t xml:space="preserve">nos termos do disposto no item </w:t>
      </w:r>
      <w:r w:rsidR="00F318F2" w:rsidRPr="00277CED">
        <w:rPr>
          <w:rFonts w:ascii="Tahoma" w:hAnsi="Tahoma" w:cs="Tahoma"/>
          <w:sz w:val="22"/>
          <w:szCs w:val="22"/>
        </w:rPr>
        <w:t>6.</w:t>
      </w:r>
      <w:r w:rsidR="00A63D7D" w:rsidRPr="00277CED">
        <w:rPr>
          <w:rFonts w:ascii="Tahoma" w:hAnsi="Tahoma" w:cs="Tahoma"/>
          <w:sz w:val="22"/>
          <w:szCs w:val="22"/>
        </w:rPr>
        <w:t>19</w:t>
      </w:r>
      <w:r w:rsidR="00B37A94" w:rsidRPr="00277CED">
        <w:rPr>
          <w:rFonts w:ascii="Tahoma" w:hAnsi="Tahoma" w:cs="Tahoma"/>
          <w:sz w:val="22"/>
          <w:szCs w:val="22"/>
        </w:rPr>
        <w:t xml:space="preserve"> acima.</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 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w:t>
      </w:r>
      <w:r w:rsidR="00FA080D">
        <w:rPr>
          <w:rFonts w:ascii="Tahoma" w:hAnsi="Tahoma" w:cs="Tahoma"/>
          <w:sz w:val="22"/>
          <w:szCs w:val="22"/>
        </w:rPr>
        <w:t>85</w:t>
      </w:r>
      <w:r w:rsidR="00B37A94" w:rsidRPr="00277CED">
        <w:rPr>
          <w:rFonts w:ascii="Tahoma" w:hAnsi="Tahoma" w:cs="Tahoma"/>
          <w:sz w:val="22"/>
          <w:szCs w:val="22"/>
        </w:rPr>
        <w:t>% (</w:t>
      </w:r>
      <w:r w:rsidR="00FA080D">
        <w:rPr>
          <w:rFonts w:ascii="Tahoma" w:hAnsi="Tahoma" w:cs="Tahoma"/>
          <w:sz w:val="22"/>
          <w:szCs w:val="22"/>
        </w:rPr>
        <w:t>oitenta e cinco</w:t>
      </w:r>
      <w:r w:rsidR="00B37A94" w:rsidRPr="00277CED">
        <w:rPr>
          <w:rFonts w:ascii="Tahoma" w:hAnsi="Tahoma" w:cs="Tahoma"/>
          <w:sz w:val="22"/>
          <w:szCs w:val="22"/>
        </w:rPr>
        <w:t xml:space="preserve"> por cento) das Debêntures em </w:t>
      </w:r>
      <w:r w:rsidR="005C0964" w:rsidRPr="00277CED">
        <w:rPr>
          <w:rFonts w:ascii="Tahoma" w:hAnsi="Tahoma" w:cs="Tahoma"/>
          <w:sz w:val="22"/>
          <w:szCs w:val="22"/>
        </w:rPr>
        <w:t>Circulação</w:t>
      </w:r>
      <w:r w:rsidR="00B37A94" w:rsidRPr="00277CED">
        <w:rPr>
          <w:rFonts w:ascii="Tahoma" w:hAnsi="Tahoma" w:cs="Tahoma"/>
          <w:sz w:val="22"/>
          <w:szCs w:val="22"/>
        </w:rPr>
        <w:t xml:space="preserve">, ou pela CVM. Na hipótese da convocação não ocorrer até </w:t>
      </w:r>
      <w:r w:rsidR="00745D11" w:rsidRPr="00277CED">
        <w:rPr>
          <w:rFonts w:ascii="Tahoma" w:hAnsi="Tahoma" w:cs="Tahoma"/>
          <w:sz w:val="22"/>
          <w:szCs w:val="22"/>
        </w:rPr>
        <w:t xml:space="preserve">15 </w:t>
      </w:r>
      <w:r w:rsidR="00B37A94" w:rsidRPr="00277CED">
        <w:rPr>
          <w:rFonts w:ascii="Tahoma" w:hAnsi="Tahoma" w:cs="Tahoma"/>
          <w:sz w:val="22"/>
          <w:szCs w:val="22"/>
        </w:rPr>
        <w:t>(</w:t>
      </w:r>
      <w:r w:rsidR="00745D11" w:rsidRPr="00277CED">
        <w:rPr>
          <w:rFonts w:ascii="Tahoma" w:hAnsi="Tahoma" w:cs="Tahoma"/>
          <w:sz w:val="22"/>
          <w:szCs w:val="22"/>
        </w:rPr>
        <w:t>quinze</w:t>
      </w:r>
      <w:r w:rsidR="008566B9" w:rsidRPr="00277CED">
        <w:rPr>
          <w:rFonts w:ascii="Tahoma" w:hAnsi="Tahoma" w:cs="Tahoma"/>
          <w:sz w:val="22"/>
          <w:szCs w:val="22"/>
        </w:rPr>
        <w:t xml:space="preserve">) dias </w:t>
      </w:r>
      <w:r w:rsidR="00B37A94" w:rsidRPr="00277CED">
        <w:rPr>
          <w:rFonts w:ascii="Tahoma" w:hAnsi="Tahoma" w:cs="Tahoma"/>
          <w:sz w:val="22"/>
          <w:szCs w:val="22"/>
        </w:rPr>
        <w:t xml:space="preserve">antes do término do prazo acima citado, caberá à Emissora efetuá-la, sendo certo que a CVM poderá nomear substituto provisório, enquanto não se consumar o processo de escolha do novo agente fiduciário da Emissão. A substituição não </w:t>
      </w:r>
      <w:r w:rsidR="005C0964" w:rsidRPr="00277CED">
        <w:rPr>
          <w:rFonts w:ascii="Tahoma" w:hAnsi="Tahoma" w:cs="Tahoma"/>
          <w:sz w:val="22"/>
          <w:szCs w:val="22"/>
        </w:rPr>
        <w:t xml:space="preserve">resultará </w:t>
      </w:r>
      <w:r w:rsidR="00B37A94" w:rsidRPr="00277CED">
        <w:rPr>
          <w:rFonts w:ascii="Tahoma" w:hAnsi="Tahoma" w:cs="Tahoma"/>
          <w:sz w:val="22"/>
          <w:szCs w:val="22"/>
        </w:rPr>
        <w:t>em remuneração ao novo Agente Fiduciário superior à ora avençada.</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.1. Na hipótese de não poder o Agente Fiduciário continuar a exercer as suas funções por circunstâncias supervenientes a esta Escritura de Emissão, deverá este comunicar imediatamente o fato à Emissora e aos </w:t>
      </w:r>
      <w:r w:rsidR="003A7527" w:rsidRPr="00277CED">
        <w:rPr>
          <w:rFonts w:ascii="Tahoma" w:hAnsi="Tahoma" w:cs="Tahoma"/>
          <w:sz w:val="22"/>
          <w:szCs w:val="22"/>
        </w:rPr>
        <w:t>Debenturistas</w:t>
      </w:r>
      <w:r w:rsidR="00B37A94" w:rsidRPr="00277CED">
        <w:rPr>
          <w:rFonts w:ascii="Tahoma" w:hAnsi="Tahoma" w:cs="Tahoma"/>
          <w:sz w:val="22"/>
          <w:szCs w:val="22"/>
        </w:rPr>
        <w:t>, pedindo sua substituição.</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.2. É facultado aos </w:t>
      </w:r>
      <w:r w:rsidR="003A7527" w:rsidRPr="00277CED">
        <w:rPr>
          <w:rFonts w:ascii="Tahoma" w:hAnsi="Tahoma" w:cs="Tahoma"/>
          <w:sz w:val="22"/>
          <w:szCs w:val="22"/>
        </w:rPr>
        <w:t>Debenturistas</w:t>
      </w:r>
      <w:r w:rsidR="00B37A94" w:rsidRPr="00277CED">
        <w:rPr>
          <w:rFonts w:ascii="Tahoma" w:hAnsi="Tahoma" w:cs="Tahoma"/>
          <w:sz w:val="22"/>
          <w:szCs w:val="22"/>
        </w:rPr>
        <w:t>, após o encerramento do prazo para a subscrição e integralização da totalidade das Debêntures, proceder à substituição do Agente Fiduciário e à indicação de seu substituto, em Assembleia Geral Debenturistas especialmente convocada para esse fim.</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.3. Caso ocorra à efetiva substituição do Agente Fiduciário, esse substituto receberá a mesma remuneração </w:t>
      </w:r>
      <w:r w:rsidR="00BD22A7" w:rsidRPr="00277CED">
        <w:rPr>
          <w:rFonts w:ascii="Tahoma" w:hAnsi="Tahoma" w:cs="Tahoma"/>
          <w:sz w:val="22"/>
          <w:szCs w:val="22"/>
        </w:rPr>
        <w:t>paga</w:t>
      </w:r>
      <w:r w:rsidR="00B37A94" w:rsidRPr="00277CED">
        <w:rPr>
          <w:rFonts w:ascii="Tahoma" w:hAnsi="Tahoma" w:cs="Tahoma"/>
          <w:sz w:val="22"/>
          <w:szCs w:val="22"/>
        </w:rPr>
        <w:t xml:space="preserve"> </w:t>
      </w:r>
      <w:r w:rsidR="00BD22A7" w:rsidRPr="00277CED">
        <w:rPr>
          <w:rFonts w:ascii="Tahoma" w:hAnsi="Tahoma" w:cs="Tahoma"/>
          <w:sz w:val="22"/>
          <w:szCs w:val="22"/>
        </w:rPr>
        <w:t>a</w:t>
      </w:r>
      <w:r w:rsidR="00B37A94" w:rsidRPr="00277CED">
        <w:rPr>
          <w:rFonts w:ascii="Tahoma" w:hAnsi="Tahoma" w:cs="Tahoma"/>
          <w:sz w:val="22"/>
          <w:szCs w:val="22"/>
        </w:rPr>
        <w:t xml:space="preserve">o Agente Fiduciário em todos os seus termos e condições, sendo que a primeira parcela anual devida ao substituto será calculada </w:t>
      </w:r>
      <w:r w:rsidR="00B37A94" w:rsidRPr="00277CED">
        <w:rPr>
          <w:rFonts w:ascii="Tahoma" w:hAnsi="Tahoma" w:cs="Tahoma"/>
          <w:i/>
          <w:sz w:val="22"/>
          <w:szCs w:val="22"/>
        </w:rPr>
        <w:t xml:space="preserve">pro rata </w:t>
      </w:r>
      <w:proofErr w:type="spellStart"/>
      <w:r w:rsidR="00B37A94" w:rsidRPr="00277CED">
        <w:rPr>
          <w:rFonts w:ascii="Tahoma" w:hAnsi="Tahoma" w:cs="Tahoma"/>
          <w:i/>
          <w:sz w:val="22"/>
          <w:szCs w:val="22"/>
        </w:rPr>
        <w:t>tempor</w:t>
      </w:r>
      <w:r w:rsidR="001B13EE" w:rsidRPr="00277CED">
        <w:rPr>
          <w:rFonts w:ascii="Tahoma" w:hAnsi="Tahoma" w:cs="Tahoma"/>
          <w:i/>
          <w:sz w:val="22"/>
          <w:szCs w:val="22"/>
        </w:rPr>
        <w:t>is</w:t>
      </w:r>
      <w:proofErr w:type="spellEnd"/>
      <w:r w:rsidR="00B37A94" w:rsidRPr="00277CED">
        <w:rPr>
          <w:rFonts w:ascii="Tahoma" w:hAnsi="Tahoma" w:cs="Tahoma"/>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.4. Em qualquer hipótese, a substituição do Agente Fiduciário ficará sujeita à comunicação prévia à CVM e ao atendimento dos requisitos previstos na </w:t>
      </w:r>
      <w:r w:rsidR="0064535E" w:rsidRPr="00277CED">
        <w:rPr>
          <w:rFonts w:ascii="Tahoma" w:hAnsi="Tahoma" w:cs="Tahoma"/>
          <w:sz w:val="22"/>
          <w:szCs w:val="22"/>
        </w:rPr>
        <w:t>Instrução CVM 28</w:t>
      </w:r>
      <w:r w:rsidR="00B37A94" w:rsidRPr="00277CED">
        <w:rPr>
          <w:rFonts w:ascii="Tahoma" w:hAnsi="Tahoma" w:cs="Tahoma"/>
          <w:sz w:val="22"/>
          <w:szCs w:val="22"/>
        </w:rPr>
        <w:t xml:space="preserve"> e eventuais normas posteriores aplicáveis.</w:t>
      </w:r>
    </w:p>
    <w:p w:rsidR="00B37A94" w:rsidRPr="00277CED" w:rsidRDefault="00B37A94" w:rsidP="009D6571">
      <w:pPr>
        <w:pStyle w:val="p0"/>
        <w:tabs>
          <w:tab w:val="clear" w:pos="720"/>
        </w:tabs>
        <w:suppressAutoHyphens/>
        <w:spacing w:line="320" w:lineRule="exact"/>
        <w:rPr>
          <w:rFonts w:ascii="Tahoma" w:hAnsi="Tahoma" w:cs="Tahoma"/>
          <w:sz w:val="22"/>
          <w:szCs w:val="22"/>
        </w:rPr>
      </w:pPr>
    </w:p>
    <w:p w:rsidR="00B37A94" w:rsidRPr="00277CED" w:rsidRDefault="00C51F87" w:rsidP="009D6571">
      <w:pPr>
        <w:pStyle w:val="p0"/>
        <w:tabs>
          <w:tab w:val="clear" w:pos="720"/>
        </w:tabs>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.5. A substituição do Agente Fiduciário em caráter permanente deverá ser objeto de aditamento à Escritura de Emissão, que deverá ser registrado nos termos do item </w:t>
      </w:r>
      <w:r w:rsidR="00F318F2" w:rsidRPr="00277CED">
        <w:rPr>
          <w:rFonts w:ascii="Tahoma" w:hAnsi="Tahoma" w:cs="Tahoma"/>
          <w:sz w:val="22"/>
          <w:szCs w:val="22"/>
        </w:rPr>
        <w:t xml:space="preserve">2.3 </w:t>
      </w:r>
      <w:r w:rsidR="0064535E" w:rsidRPr="00277CED">
        <w:rPr>
          <w:rFonts w:ascii="Tahoma" w:hAnsi="Tahoma" w:cs="Tahoma"/>
          <w:sz w:val="22"/>
          <w:szCs w:val="22"/>
        </w:rPr>
        <w:t>acima</w:t>
      </w:r>
      <w:r w:rsidR="00B37A94" w:rsidRPr="00277CED">
        <w:rPr>
          <w:rFonts w:ascii="Tahoma" w:hAnsi="Tahoma" w:cs="Tahoma"/>
          <w:sz w:val="22"/>
          <w:szCs w:val="22"/>
        </w:rPr>
        <w:t>.</w:t>
      </w:r>
    </w:p>
    <w:p w:rsidR="00B37A94" w:rsidRPr="00277CED" w:rsidRDefault="00B37A94" w:rsidP="009D6571">
      <w:pPr>
        <w:pStyle w:val="p0"/>
        <w:tabs>
          <w:tab w:val="clear" w:pos="720"/>
        </w:tabs>
        <w:suppressAutoHyphens/>
        <w:spacing w:line="320" w:lineRule="exact"/>
        <w:rPr>
          <w:rFonts w:ascii="Tahoma" w:hAnsi="Tahoma" w:cs="Tahoma"/>
          <w:sz w:val="22"/>
          <w:szCs w:val="22"/>
        </w:rPr>
      </w:pPr>
    </w:p>
    <w:p w:rsidR="00B37A94" w:rsidRPr="00277CED" w:rsidRDefault="00C51F87" w:rsidP="009D6571">
      <w:pPr>
        <w:pStyle w:val="p0"/>
        <w:tabs>
          <w:tab w:val="clear" w:pos="720"/>
        </w:tabs>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.5.1 O Agente Fiduciário substituto deverá, imediatamente após sua nomeação, comunicá-la aos </w:t>
      </w:r>
      <w:r w:rsidR="003A7527" w:rsidRPr="00277CED">
        <w:rPr>
          <w:rFonts w:ascii="Tahoma" w:hAnsi="Tahoma" w:cs="Tahoma"/>
          <w:sz w:val="22"/>
          <w:szCs w:val="22"/>
        </w:rPr>
        <w:t>Debenturistas</w:t>
      </w:r>
      <w:r w:rsidR="00B37A94" w:rsidRPr="00277CED">
        <w:rPr>
          <w:rFonts w:ascii="Tahoma" w:hAnsi="Tahoma" w:cs="Tahoma"/>
          <w:sz w:val="22"/>
          <w:szCs w:val="22"/>
        </w:rPr>
        <w:t xml:space="preserve"> em forma de aviso nos termos do item </w:t>
      </w:r>
      <w:r w:rsidR="00AD5D90" w:rsidRPr="00277CED">
        <w:rPr>
          <w:rFonts w:ascii="Tahoma" w:hAnsi="Tahoma" w:cs="Tahoma"/>
          <w:sz w:val="22"/>
          <w:szCs w:val="22"/>
        </w:rPr>
        <w:t>6.26</w:t>
      </w:r>
      <w:r w:rsidR="00DF69BD" w:rsidRPr="00277CED">
        <w:rPr>
          <w:rFonts w:ascii="Tahoma" w:hAnsi="Tahoma" w:cs="Tahoma"/>
          <w:sz w:val="22"/>
          <w:szCs w:val="22"/>
        </w:rPr>
        <w:t>.</w:t>
      </w:r>
      <w:r w:rsidR="00B37A94" w:rsidRPr="00277CED">
        <w:rPr>
          <w:rFonts w:ascii="Tahoma" w:hAnsi="Tahoma" w:cs="Tahoma"/>
          <w:sz w:val="22"/>
          <w:szCs w:val="22"/>
        </w:rPr>
        <w:t xml:space="preserve"> acima.</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.6. Aplicam-se às hipóteses de substituição do Agente Fiduciário as normas e preceitos a este respeito promulgados por atos da CVM.</w:t>
      </w:r>
    </w:p>
    <w:p w:rsidR="00B37A94" w:rsidRPr="00277CED" w:rsidRDefault="00B37A94" w:rsidP="009D6571">
      <w:pPr>
        <w:pStyle w:val="Ttulo2"/>
        <w:suppressAutoHyphens/>
        <w:spacing w:line="320" w:lineRule="exact"/>
        <w:jc w:val="both"/>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C51F87" w:rsidRPr="00277CED">
        <w:rPr>
          <w:rFonts w:ascii="Tahoma" w:hAnsi="Tahoma" w:cs="Tahoma"/>
          <w:sz w:val="22"/>
          <w:szCs w:val="22"/>
        </w:rPr>
        <w:t>Nona</w:t>
      </w:r>
      <w:r w:rsidR="00C51F87"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DA ASSEMBLEIA GERAL DE DEBENTURISTAS</w:t>
      </w:r>
    </w:p>
    <w:p w:rsidR="00B37A94" w:rsidRPr="00277CED" w:rsidRDefault="00B37A94"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 xml:space="preserve">.1. Os </w:t>
      </w:r>
      <w:r w:rsidR="003A7527" w:rsidRPr="00277CED">
        <w:rPr>
          <w:rFonts w:ascii="Tahoma" w:hAnsi="Tahoma" w:cs="Tahoma"/>
          <w:sz w:val="22"/>
          <w:szCs w:val="22"/>
        </w:rPr>
        <w:t>Debenturistas</w:t>
      </w:r>
      <w:r w:rsidR="00600F39" w:rsidRPr="00277CED">
        <w:rPr>
          <w:rFonts w:ascii="Tahoma" w:hAnsi="Tahoma" w:cs="Tahoma"/>
          <w:sz w:val="22"/>
          <w:szCs w:val="22"/>
        </w:rPr>
        <w:t xml:space="preserve"> poderão, a qualquer tempo, reunir-se em </w:t>
      </w:r>
      <w:r w:rsidR="007D2864" w:rsidRPr="00277CED">
        <w:rPr>
          <w:rFonts w:ascii="Tahoma" w:hAnsi="Tahoma" w:cs="Tahoma"/>
          <w:sz w:val="22"/>
          <w:szCs w:val="22"/>
        </w:rPr>
        <w:t>a</w:t>
      </w:r>
      <w:r w:rsidR="00600F39" w:rsidRPr="00277CED">
        <w:rPr>
          <w:rFonts w:ascii="Tahoma" w:hAnsi="Tahoma" w:cs="Tahoma"/>
          <w:sz w:val="22"/>
          <w:szCs w:val="22"/>
        </w:rPr>
        <w:t xml:space="preserve">ssembleia </w:t>
      </w:r>
      <w:r w:rsidR="007D2864" w:rsidRPr="00277CED">
        <w:rPr>
          <w:rFonts w:ascii="Tahoma" w:hAnsi="Tahoma" w:cs="Tahoma"/>
          <w:sz w:val="22"/>
          <w:szCs w:val="22"/>
        </w:rPr>
        <w:t>g</w:t>
      </w:r>
      <w:r w:rsidR="00600F39" w:rsidRPr="00277CED">
        <w:rPr>
          <w:rFonts w:ascii="Tahoma" w:hAnsi="Tahoma" w:cs="Tahoma"/>
          <w:sz w:val="22"/>
          <w:szCs w:val="22"/>
        </w:rPr>
        <w:t xml:space="preserve">eral, de acordo com o disposto no artigo 71 da Lei das Sociedades por Ações, a fim de deliberarem sobre matéria de interesse da comunhão dos </w:t>
      </w:r>
      <w:r w:rsidR="003A7527" w:rsidRPr="00277CED">
        <w:rPr>
          <w:rFonts w:ascii="Tahoma" w:hAnsi="Tahoma" w:cs="Tahoma"/>
          <w:sz w:val="22"/>
          <w:szCs w:val="22"/>
        </w:rPr>
        <w:t>Debenturistas</w:t>
      </w:r>
      <w:r w:rsidR="00600F39" w:rsidRPr="00277CED">
        <w:rPr>
          <w:rFonts w:ascii="Tahoma" w:hAnsi="Tahoma" w:cs="Tahoma"/>
          <w:sz w:val="22"/>
          <w:szCs w:val="22"/>
        </w:rPr>
        <w:t>.</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.2. A Assembleia Geral d</w:t>
      </w:r>
      <w:r w:rsidR="00AA35C2" w:rsidRPr="00277CED">
        <w:rPr>
          <w:rFonts w:ascii="Tahoma" w:hAnsi="Tahoma" w:cs="Tahoma"/>
          <w:sz w:val="22"/>
          <w:szCs w:val="22"/>
        </w:rPr>
        <w:t xml:space="preserve">os titulares das Debêntures da Primeira Série </w:t>
      </w:r>
      <w:r w:rsidR="00600F39" w:rsidRPr="00277CED">
        <w:rPr>
          <w:rFonts w:ascii="Tahoma" w:hAnsi="Tahoma" w:cs="Tahoma"/>
          <w:sz w:val="22"/>
          <w:szCs w:val="22"/>
        </w:rPr>
        <w:t>poderá ser convocada pelo Agente Fiduciário, pela Emissora</w:t>
      </w:r>
      <w:r w:rsidR="004B42BE" w:rsidRPr="00277CED">
        <w:rPr>
          <w:rFonts w:ascii="Tahoma" w:hAnsi="Tahoma" w:cs="Tahoma"/>
          <w:sz w:val="22"/>
          <w:szCs w:val="22"/>
        </w:rPr>
        <w:t xml:space="preserve"> ou </w:t>
      </w:r>
      <w:r w:rsidR="00600F39" w:rsidRPr="00277CED">
        <w:rPr>
          <w:rFonts w:ascii="Tahoma" w:hAnsi="Tahoma" w:cs="Tahoma"/>
          <w:sz w:val="22"/>
          <w:szCs w:val="22"/>
        </w:rPr>
        <w:t xml:space="preserve">por titulares </w:t>
      </w:r>
      <w:r w:rsidR="00AA35C2" w:rsidRPr="00277CED">
        <w:rPr>
          <w:rFonts w:ascii="Tahoma" w:hAnsi="Tahoma" w:cs="Tahoma"/>
          <w:sz w:val="22"/>
          <w:szCs w:val="22"/>
        </w:rPr>
        <w:t xml:space="preserve">das </w:t>
      </w:r>
      <w:r w:rsidR="00600F39" w:rsidRPr="00277CED">
        <w:rPr>
          <w:rFonts w:ascii="Tahoma" w:hAnsi="Tahoma" w:cs="Tahoma"/>
          <w:sz w:val="22"/>
          <w:szCs w:val="22"/>
        </w:rPr>
        <w:t>Debêntures</w:t>
      </w:r>
      <w:r w:rsidR="00AA35C2" w:rsidRPr="00277CED">
        <w:rPr>
          <w:rFonts w:ascii="Tahoma" w:hAnsi="Tahoma" w:cs="Tahoma"/>
          <w:sz w:val="22"/>
          <w:szCs w:val="22"/>
        </w:rPr>
        <w:t xml:space="preserve"> da Primeira Série</w:t>
      </w:r>
      <w:r w:rsidR="00600F39" w:rsidRPr="00277CED">
        <w:rPr>
          <w:rFonts w:ascii="Tahoma" w:hAnsi="Tahoma" w:cs="Tahoma"/>
          <w:sz w:val="22"/>
          <w:szCs w:val="22"/>
        </w:rPr>
        <w:t xml:space="preserve"> que representem, no mínimo, 10% (dez por cento) das Debêntures</w:t>
      </w:r>
      <w:r w:rsidR="00AA35C2" w:rsidRPr="00277CED">
        <w:rPr>
          <w:rFonts w:ascii="Tahoma" w:hAnsi="Tahoma" w:cs="Tahoma"/>
          <w:sz w:val="22"/>
          <w:szCs w:val="22"/>
        </w:rPr>
        <w:t xml:space="preserve"> da Primeira Série</w:t>
      </w:r>
      <w:r w:rsidR="00600F39" w:rsidRPr="00277CED">
        <w:rPr>
          <w:rFonts w:ascii="Tahoma" w:hAnsi="Tahoma" w:cs="Tahoma"/>
          <w:sz w:val="22"/>
          <w:szCs w:val="22"/>
        </w:rPr>
        <w:t xml:space="preserve"> em Circulação</w:t>
      </w:r>
      <w:r w:rsidR="00AA35C2" w:rsidRPr="00277CED">
        <w:rPr>
          <w:rFonts w:ascii="Tahoma" w:hAnsi="Tahoma" w:cs="Tahoma"/>
          <w:sz w:val="22"/>
          <w:szCs w:val="22"/>
        </w:rPr>
        <w:t>,</w:t>
      </w:r>
      <w:r w:rsidR="00745D11" w:rsidRPr="00277CED">
        <w:rPr>
          <w:rFonts w:ascii="Tahoma" w:hAnsi="Tahoma" w:cs="Tahoma"/>
          <w:sz w:val="22"/>
          <w:szCs w:val="22"/>
        </w:rPr>
        <w:t xml:space="preserve"> ou pela CVM</w:t>
      </w:r>
      <w:r w:rsidR="00036E23" w:rsidRPr="00277CED">
        <w:rPr>
          <w:rFonts w:ascii="Tahoma" w:hAnsi="Tahoma" w:cs="Tahoma"/>
          <w:sz w:val="22"/>
          <w:szCs w:val="22"/>
        </w:rPr>
        <w:t>.</w:t>
      </w:r>
    </w:p>
    <w:p w:rsidR="00AA35C2" w:rsidRPr="00277CED" w:rsidRDefault="00AA35C2" w:rsidP="009D6571">
      <w:pPr>
        <w:suppressAutoHyphens/>
        <w:spacing w:line="320" w:lineRule="exact"/>
        <w:rPr>
          <w:rFonts w:ascii="Tahoma" w:hAnsi="Tahoma" w:cs="Tahoma"/>
          <w:sz w:val="22"/>
          <w:szCs w:val="22"/>
        </w:rPr>
      </w:pPr>
    </w:p>
    <w:p w:rsidR="00AA35C2" w:rsidRPr="00277CED" w:rsidRDefault="00AA35C2"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9.3. A Assembleia Geral dos titulares das Debêntures da Segunda Série poderá ser convocada pelo Agente Fiduciário, pela Emissora ou por titulares das Debêntures da Segunda Série que representem, no mínimo, 10% (dez por cento) das Debêntures da Primeira Série em Circulação, ou pela CVM.</w:t>
      </w:r>
    </w:p>
    <w:p w:rsidR="00AA35C2" w:rsidRPr="00277CED" w:rsidRDefault="00AA35C2" w:rsidP="009D6571">
      <w:pPr>
        <w:suppressAutoHyphens/>
        <w:spacing w:line="320" w:lineRule="exact"/>
        <w:rPr>
          <w:rFonts w:ascii="Tahoma" w:hAnsi="Tahoma" w:cs="Tahoma"/>
          <w:sz w:val="22"/>
          <w:szCs w:val="22"/>
        </w:rPr>
      </w:pPr>
    </w:p>
    <w:p w:rsidR="00AA35C2" w:rsidRPr="00277CED" w:rsidRDefault="00AA35C2" w:rsidP="009D6571">
      <w:pPr>
        <w:suppressAutoHyphens/>
        <w:spacing w:line="320" w:lineRule="exact"/>
        <w:rPr>
          <w:rFonts w:ascii="Tahoma" w:hAnsi="Tahoma" w:cs="Tahoma"/>
          <w:sz w:val="22"/>
          <w:szCs w:val="22"/>
        </w:rPr>
      </w:pPr>
      <w:r w:rsidRPr="00277CED">
        <w:rPr>
          <w:rFonts w:ascii="Tahoma" w:hAnsi="Tahoma" w:cs="Tahoma"/>
          <w:sz w:val="22"/>
          <w:szCs w:val="22"/>
        </w:rPr>
        <w:t>9.4. A Assembleia Geral dos titulares das Debêntures da Primeira Série será realizada de forma separada da Assembleia Geral dos titulares das Debêntures da Segunda Série, exceto quando tratar de matérias de interesse comum dos Debenturistas de ambas séries, tais como, mas não se limitando, a substituição do Agente Fiduciário e alteração dos prazos de obrigações previstas na presente Escritura de Emissão.</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AA35C2" w:rsidRPr="00277CED">
        <w:rPr>
          <w:rFonts w:ascii="Tahoma" w:hAnsi="Tahoma" w:cs="Tahoma"/>
          <w:sz w:val="22"/>
          <w:szCs w:val="22"/>
        </w:rPr>
        <w:t>5</w:t>
      </w:r>
      <w:r w:rsidR="00600F39" w:rsidRPr="00277CED">
        <w:rPr>
          <w:rFonts w:ascii="Tahoma" w:hAnsi="Tahoma" w:cs="Tahoma"/>
          <w:sz w:val="22"/>
          <w:szCs w:val="22"/>
        </w:rPr>
        <w:t>. Aplicar-se-á à Assembleia Geral de Debenturistas, no que couber, o disposto na Lei das Sociedades por Ações a respeito das assembleias gerais de acionistas.</w:t>
      </w:r>
    </w:p>
    <w:p w:rsidR="00AA35C2" w:rsidRPr="00277CED" w:rsidRDefault="00AA35C2" w:rsidP="009D6571">
      <w:pPr>
        <w:suppressAutoHyphens/>
        <w:spacing w:line="320" w:lineRule="exact"/>
        <w:rPr>
          <w:rFonts w:ascii="Tahoma" w:hAnsi="Tahoma" w:cs="Tahoma"/>
          <w:sz w:val="22"/>
          <w:szCs w:val="22"/>
        </w:rPr>
      </w:pPr>
    </w:p>
    <w:p w:rsidR="00AA35C2" w:rsidRPr="00277CED" w:rsidRDefault="00AA35C2" w:rsidP="009D6571">
      <w:pPr>
        <w:suppressAutoHyphens/>
        <w:spacing w:line="320" w:lineRule="exact"/>
        <w:rPr>
          <w:rFonts w:ascii="Tahoma" w:hAnsi="Tahoma" w:cs="Tahoma"/>
          <w:sz w:val="22"/>
          <w:szCs w:val="22"/>
        </w:rPr>
      </w:pPr>
      <w:r w:rsidRPr="00277CED">
        <w:rPr>
          <w:rFonts w:ascii="Tahoma" w:hAnsi="Tahoma" w:cs="Tahoma"/>
          <w:sz w:val="22"/>
          <w:szCs w:val="22"/>
        </w:rPr>
        <w:t>9.6.</w:t>
      </w:r>
      <w:r w:rsidRPr="00277CED">
        <w:rPr>
          <w:rFonts w:ascii="Tahoma" w:hAnsi="Tahoma" w:cs="Tahoma"/>
          <w:sz w:val="22"/>
          <w:szCs w:val="22"/>
        </w:rPr>
        <w:tab/>
        <w:t>As Assembleias Gerais de Debenturistas serão convocadas, em primeira convocação, com antecedência mínima de 15 (quinze) dias corridos.</w:t>
      </w:r>
    </w:p>
    <w:p w:rsidR="00AA35C2" w:rsidRPr="00277CED" w:rsidRDefault="00AA35C2" w:rsidP="009D6571">
      <w:pPr>
        <w:suppressAutoHyphens/>
        <w:spacing w:line="320" w:lineRule="exact"/>
        <w:rPr>
          <w:rFonts w:ascii="Tahoma" w:hAnsi="Tahoma" w:cs="Tahoma"/>
          <w:sz w:val="22"/>
          <w:szCs w:val="22"/>
        </w:rPr>
      </w:pPr>
    </w:p>
    <w:p w:rsidR="00AA35C2" w:rsidRDefault="0020686D" w:rsidP="009D6571">
      <w:pPr>
        <w:suppressAutoHyphens/>
        <w:spacing w:line="320" w:lineRule="exact"/>
        <w:rPr>
          <w:rFonts w:ascii="Tahoma" w:hAnsi="Tahoma" w:cs="Tahoma"/>
          <w:sz w:val="22"/>
          <w:szCs w:val="22"/>
        </w:rPr>
      </w:pPr>
      <w:r w:rsidRPr="00277CED">
        <w:rPr>
          <w:rFonts w:ascii="Tahoma" w:hAnsi="Tahoma" w:cs="Tahoma"/>
          <w:sz w:val="22"/>
          <w:szCs w:val="22"/>
        </w:rPr>
        <w:t>9</w:t>
      </w:r>
      <w:r w:rsidR="00AA35C2" w:rsidRPr="00277CED">
        <w:rPr>
          <w:rFonts w:ascii="Tahoma" w:hAnsi="Tahoma" w:cs="Tahoma"/>
          <w:sz w:val="22"/>
          <w:szCs w:val="22"/>
        </w:rPr>
        <w:t>.</w:t>
      </w:r>
      <w:r w:rsidRPr="00277CED">
        <w:rPr>
          <w:rFonts w:ascii="Tahoma" w:hAnsi="Tahoma" w:cs="Tahoma"/>
          <w:sz w:val="22"/>
          <w:szCs w:val="22"/>
        </w:rPr>
        <w:t>7</w:t>
      </w:r>
      <w:r w:rsidR="00AA35C2" w:rsidRPr="00277CED">
        <w:rPr>
          <w:rFonts w:ascii="Tahoma" w:hAnsi="Tahoma" w:cs="Tahoma"/>
          <w:sz w:val="22"/>
          <w:szCs w:val="22"/>
        </w:rPr>
        <w:t>.</w:t>
      </w:r>
      <w:r w:rsidR="00AA35C2" w:rsidRPr="00277CED">
        <w:rPr>
          <w:rFonts w:ascii="Tahoma" w:hAnsi="Tahoma" w:cs="Tahoma"/>
          <w:sz w:val="22"/>
          <w:szCs w:val="22"/>
        </w:rPr>
        <w:tab/>
        <w:t>A Assembleia Geral de Debenturistas, em segunda convocação, somente poderá ser realizada em, no mínimo, 8 (oito) dias corridos após a data marcada para a instalação da Assembleia Geral de Debenturistas em primeira convocação.</w:t>
      </w:r>
    </w:p>
    <w:p w:rsidR="00EA2187" w:rsidRPr="00277CED" w:rsidRDefault="00EA2187"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20686D" w:rsidRPr="00277CED">
        <w:rPr>
          <w:rFonts w:ascii="Tahoma" w:hAnsi="Tahoma" w:cs="Tahoma"/>
          <w:sz w:val="22"/>
          <w:szCs w:val="22"/>
        </w:rPr>
        <w:t>8</w:t>
      </w:r>
      <w:r w:rsidR="00600F39" w:rsidRPr="00277CED">
        <w:rPr>
          <w:rFonts w:ascii="Tahoma" w:hAnsi="Tahoma" w:cs="Tahoma"/>
          <w:sz w:val="22"/>
          <w:szCs w:val="22"/>
        </w:rPr>
        <w:t>. A Assembleia Geral de Debenturistas instalar-se-á, em primeira convocação, com a presença de titulares de Debêntures que representem, no mínimo, metade das Debêntures em Circulação e, em segunda convocação, com qualquer número.</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pStyle w:val="Recuodecorpodetexto2"/>
        <w:suppressAutoHyphens/>
        <w:spacing w:line="320" w:lineRule="exact"/>
        <w:ind w:left="0" w:firstLine="0"/>
        <w:rPr>
          <w:rFonts w:ascii="Tahoma" w:hAnsi="Tahoma" w:cs="Tahoma"/>
          <w:sz w:val="22"/>
          <w:szCs w:val="22"/>
          <w:lang w:val="pt-BR"/>
        </w:rPr>
      </w:pPr>
      <w:r w:rsidRPr="00277CED">
        <w:rPr>
          <w:rFonts w:ascii="Tahoma" w:hAnsi="Tahoma" w:cs="Tahoma"/>
          <w:sz w:val="22"/>
          <w:szCs w:val="22"/>
          <w:lang w:val="pt-BR"/>
        </w:rPr>
        <w:t>9</w:t>
      </w:r>
      <w:r w:rsidR="00600F39" w:rsidRPr="00277CED">
        <w:rPr>
          <w:rFonts w:ascii="Tahoma" w:hAnsi="Tahoma" w:cs="Tahoma"/>
          <w:sz w:val="22"/>
          <w:szCs w:val="22"/>
          <w:lang w:val="pt-BR"/>
        </w:rPr>
        <w:t>.</w:t>
      </w:r>
      <w:r w:rsidR="0020686D" w:rsidRPr="00277CED">
        <w:rPr>
          <w:rFonts w:ascii="Tahoma" w:hAnsi="Tahoma" w:cs="Tahoma"/>
          <w:sz w:val="22"/>
          <w:szCs w:val="22"/>
          <w:lang w:val="pt-BR"/>
        </w:rPr>
        <w:t>9</w:t>
      </w:r>
      <w:r w:rsidR="00600F39" w:rsidRPr="00277CED">
        <w:rPr>
          <w:rFonts w:ascii="Tahoma" w:hAnsi="Tahoma" w:cs="Tahoma"/>
          <w:sz w:val="22"/>
          <w:szCs w:val="22"/>
          <w:lang w:val="pt-BR"/>
        </w:rPr>
        <w:t>. Cada Debênture conferirá a seu titular o direito a um voto nas Assembleias Gerais de Debenturistas, sendo admitida a constituição de mandatários, titulares de Debêntures ou não.</w:t>
      </w:r>
    </w:p>
    <w:p w:rsidR="00600F39" w:rsidRPr="00277CED" w:rsidRDefault="00600F39" w:rsidP="009D6571">
      <w:pPr>
        <w:pStyle w:val="Recuodecorpodetexto2"/>
        <w:suppressAutoHyphens/>
        <w:spacing w:line="320" w:lineRule="exact"/>
        <w:ind w:left="0" w:firstLine="0"/>
        <w:rPr>
          <w:rFonts w:ascii="Tahoma" w:hAnsi="Tahoma" w:cs="Tahoma"/>
          <w:sz w:val="22"/>
          <w:szCs w:val="22"/>
          <w:lang w:val="pt-BR"/>
        </w:rPr>
      </w:pPr>
    </w:p>
    <w:p w:rsidR="00600F39" w:rsidRPr="00277CED" w:rsidRDefault="00C51F87" w:rsidP="009D6571">
      <w:pPr>
        <w:pStyle w:val="Recuodecorpodetexto2"/>
        <w:suppressAutoHyphens/>
        <w:spacing w:line="320" w:lineRule="exact"/>
        <w:ind w:left="0" w:firstLine="0"/>
        <w:rPr>
          <w:rFonts w:ascii="Tahoma" w:hAnsi="Tahoma" w:cs="Tahoma"/>
          <w:sz w:val="22"/>
          <w:szCs w:val="22"/>
          <w:lang w:val="pt-BR"/>
        </w:rPr>
      </w:pPr>
      <w:r w:rsidRPr="00277CED">
        <w:rPr>
          <w:rFonts w:ascii="Tahoma" w:hAnsi="Tahoma" w:cs="Tahoma"/>
          <w:sz w:val="22"/>
          <w:szCs w:val="22"/>
          <w:lang w:val="pt-BR"/>
        </w:rPr>
        <w:t>9</w:t>
      </w:r>
      <w:r w:rsidR="00600F39" w:rsidRPr="00277CED">
        <w:rPr>
          <w:rFonts w:ascii="Tahoma" w:hAnsi="Tahoma" w:cs="Tahoma"/>
          <w:sz w:val="22"/>
          <w:szCs w:val="22"/>
          <w:lang w:val="pt-BR"/>
        </w:rPr>
        <w:t>.</w:t>
      </w:r>
      <w:r w:rsidR="0020686D" w:rsidRPr="00277CED">
        <w:rPr>
          <w:rFonts w:ascii="Tahoma" w:hAnsi="Tahoma" w:cs="Tahoma"/>
          <w:sz w:val="22"/>
          <w:szCs w:val="22"/>
          <w:lang w:val="pt-BR"/>
        </w:rPr>
        <w:t>10</w:t>
      </w:r>
      <w:r w:rsidR="00600F39" w:rsidRPr="00277CED">
        <w:rPr>
          <w:rFonts w:ascii="Tahoma" w:hAnsi="Tahoma" w:cs="Tahoma"/>
          <w:sz w:val="22"/>
          <w:szCs w:val="22"/>
          <w:lang w:val="pt-BR"/>
        </w:rPr>
        <w:t xml:space="preserve">. Para efeito da constituição do </w:t>
      </w:r>
      <w:r w:rsidR="005B48FE" w:rsidRPr="00277CED">
        <w:rPr>
          <w:rFonts w:ascii="Tahoma" w:hAnsi="Tahoma" w:cs="Tahoma"/>
          <w:sz w:val="22"/>
          <w:szCs w:val="22"/>
          <w:lang w:val="pt-BR"/>
        </w:rPr>
        <w:t>quórum</w:t>
      </w:r>
      <w:r w:rsidR="00600F39" w:rsidRPr="00277CED">
        <w:rPr>
          <w:rFonts w:ascii="Tahoma" w:hAnsi="Tahoma" w:cs="Tahoma"/>
          <w:sz w:val="22"/>
          <w:szCs w:val="22"/>
          <w:lang w:val="pt-BR"/>
        </w:rPr>
        <w:t xml:space="preserve"> de instalação e/ou deliberação a que se refere esta Cláusula </w:t>
      </w:r>
      <w:r w:rsidR="00F318F2" w:rsidRPr="00277CED">
        <w:rPr>
          <w:rFonts w:ascii="Tahoma" w:hAnsi="Tahoma" w:cs="Tahoma"/>
          <w:sz w:val="22"/>
          <w:szCs w:val="22"/>
          <w:lang w:val="pt-BR"/>
        </w:rPr>
        <w:t>Nona</w:t>
      </w:r>
      <w:r w:rsidR="00600F39" w:rsidRPr="00277CED">
        <w:rPr>
          <w:rFonts w:ascii="Tahoma" w:hAnsi="Tahoma" w:cs="Tahoma"/>
          <w:sz w:val="22"/>
          <w:szCs w:val="22"/>
          <w:lang w:val="pt-BR"/>
        </w:rPr>
        <w:t xml:space="preserve">, serão consideradas </w:t>
      </w:r>
      <w:r w:rsidR="00E75E04" w:rsidRPr="00277CED">
        <w:rPr>
          <w:rFonts w:ascii="Tahoma" w:hAnsi="Tahoma" w:cs="Tahoma"/>
          <w:sz w:val="22"/>
          <w:szCs w:val="22"/>
          <w:lang w:val="pt-BR"/>
        </w:rPr>
        <w:t>“</w:t>
      </w:r>
      <w:r w:rsidR="00600F39" w:rsidRPr="00277CED">
        <w:rPr>
          <w:rFonts w:ascii="Tahoma" w:hAnsi="Tahoma" w:cs="Tahoma"/>
          <w:sz w:val="22"/>
          <w:szCs w:val="22"/>
          <w:lang w:val="pt-BR"/>
        </w:rPr>
        <w:t>Debêntures em Circulação</w:t>
      </w:r>
      <w:r w:rsidR="00E75E04" w:rsidRPr="00277CED">
        <w:rPr>
          <w:rFonts w:ascii="Tahoma" w:hAnsi="Tahoma" w:cs="Tahoma"/>
          <w:sz w:val="22"/>
          <w:szCs w:val="22"/>
          <w:lang w:val="pt-BR"/>
        </w:rPr>
        <w:t>”</w:t>
      </w:r>
      <w:r w:rsidR="00600F39" w:rsidRPr="00277CED">
        <w:rPr>
          <w:rFonts w:ascii="Tahoma" w:hAnsi="Tahoma" w:cs="Tahoma"/>
          <w:sz w:val="22"/>
          <w:szCs w:val="22"/>
          <w:lang w:val="pt-BR"/>
        </w:rPr>
        <w:t xml:space="preserve"> todas as Debêntures em </w:t>
      </w:r>
      <w:r w:rsidR="005C0964" w:rsidRPr="00277CED">
        <w:rPr>
          <w:rFonts w:ascii="Tahoma" w:hAnsi="Tahoma" w:cs="Tahoma"/>
          <w:sz w:val="22"/>
          <w:szCs w:val="22"/>
          <w:lang w:val="pt-BR"/>
        </w:rPr>
        <w:t xml:space="preserve">Circulação </w:t>
      </w:r>
      <w:r w:rsidR="00600F39" w:rsidRPr="00277CED">
        <w:rPr>
          <w:rFonts w:ascii="Tahoma" w:hAnsi="Tahoma" w:cs="Tahoma"/>
          <w:sz w:val="22"/>
          <w:szCs w:val="22"/>
          <w:lang w:val="pt-BR"/>
        </w:rPr>
        <w:t xml:space="preserve">no mercado, excluídas as Debêntures que a Emissora possuir em tesouraria, ou que sejam de propriedade de seus controladores </w:t>
      </w:r>
      <w:r w:rsidR="005C0964" w:rsidRPr="00277CED">
        <w:rPr>
          <w:rFonts w:ascii="Tahoma" w:hAnsi="Tahoma" w:cs="Tahoma"/>
          <w:sz w:val="22"/>
          <w:szCs w:val="22"/>
          <w:lang w:val="pt-BR"/>
        </w:rPr>
        <w:t>(inclusive d</w:t>
      </w:r>
      <w:r w:rsidR="00497826" w:rsidRPr="00277CED">
        <w:rPr>
          <w:rFonts w:ascii="Tahoma" w:hAnsi="Tahoma" w:cs="Tahoma"/>
          <w:sz w:val="22"/>
          <w:szCs w:val="22"/>
          <w:lang w:val="pt-BR"/>
        </w:rPr>
        <w:t>os Garantidores</w:t>
      </w:r>
      <w:r w:rsidR="005C0964" w:rsidRPr="00277CED">
        <w:rPr>
          <w:rFonts w:ascii="Tahoma" w:hAnsi="Tahoma" w:cs="Tahoma"/>
          <w:sz w:val="22"/>
          <w:szCs w:val="22"/>
          <w:lang w:val="pt-BR"/>
        </w:rPr>
        <w:t xml:space="preserve">) </w:t>
      </w:r>
      <w:r w:rsidR="00600F39" w:rsidRPr="00277CED">
        <w:rPr>
          <w:rFonts w:ascii="Tahoma" w:hAnsi="Tahoma" w:cs="Tahoma"/>
          <w:sz w:val="22"/>
          <w:szCs w:val="22"/>
          <w:lang w:val="pt-BR"/>
        </w:rPr>
        <w:t>ou de qualquer de suas controladas ou coligadas, bem como dos respectivos diretores ou conselheiros e respectivos cônjuge</w:t>
      </w:r>
      <w:r w:rsidR="0064535E" w:rsidRPr="00277CED">
        <w:rPr>
          <w:rFonts w:ascii="Tahoma" w:hAnsi="Tahoma" w:cs="Tahoma"/>
          <w:sz w:val="22"/>
          <w:szCs w:val="22"/>
          <w:lang w:val="pt-BR"/>
        </w:rPr>
        <w:t>s</w:t>
      </w:r>
      <w:r w:rsidR="00600F39" w:rsidRPr="00277CED">
        <w:rPr>
          <w:rFonts w:ascii="Tahoma" w:hAnsi="Tahoma" w:cs="Tahoma"/>
          <w:sz w:val="22"/>
          <w:szCs w:val="22"/>
          <w:lang w:val="pt-BR"/>
        </w:rPr>
        <w:t xml:space="preserve">. Para efeitos de </w:t>
      </w:r>
      <w:r w:rsidR="005B48FE" w:rsidRPr="00277CED">
        <w:rPr>
          <w:rFonts w:ascii="Tahoma" w:hAnsi="Tahoma" w:cs="Tahoma"/>
          <w:sz w:val="22"/>
          <w:szCs w:val="22"/>
          <w:lang w:val="pt-BR"/>
        </w:rPr>
        <w:t>quórum</w:t>
      </w:r>
      <w:r w:rsidR="00600F39" w:rsidRPr="00277CED">
        <w:rPr>
          <w:rFonts w:ascii="Tahoma" w:hAnsi="Tahoma" w:cs="Tahoma"/>
          <w:i/>
          <w:sz w:val="22"/>
          <w:szCs w:val="22"/>
          <w:lang w:val="pt-BR"/>
        </w:rPr>
        <w:t xml:space="preserve"> </w:t>
      </w:r>
      <w:r w:rsidR="00600F39" w:rsidRPr="00277CED">
        <w:rPr>
          <w:rFonts w:ascii="Tahoma" w:hAnsi="Tahoma" w:cs="Tahoma"/>
          <w:sz w:val="22"/>
          <w:szCs w:val="22"/>
          <w:lang w:val="pt-BR"/>
        </w:rPr>
        <w:t>de deliberação não serão computados, ainda, os votos em branco.</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20686D" w:rsidRPr="00277CED">
        <w:rPr>
          <w:rFonts w:ascii="Tahoma" w:hAnsi="Tahoma" w:cs="Tahoma"/>
          <w:sz w:val="22"/>
          <w:szCs w:val="22"/>
        </w:rPr>
        <w:t>11</w:t>
      </w:r>
      <w:r w:rsidR="00600F39" w:rsidRPr="00277CED">
        <w:rPr>
          <w:rFonts w:ascii="Tahoma" w:hAnsi="Tahoma" w:cs="Tahoma"/>
          <w:sz w:val="22"/>
          <w:szCs w:val="22"/>
        </w:rPr>
        <w:t xml:space="preserve">. Será facultada a presença dos representantes legais da Emissora </w:t>
      </w:r>
      <w:r w:rsidR="005C0964" w:rsidRPr="00277CED">
        <w:rPr>
          <w:rFonts w:ascii="Tahoma" w:hAnsi="Tahoma" w:cs="Tahoma"/>
          <w:sz w:val="22"/>
          <w:szCs w:val="22"/>
        </w:rPr>
        <w:t>e d</w:t>
      </w:r>
      <w:r w:rsidR="00497826" w:rsidRPr="00277CED">
        <w:rPr>
          <w:rFonts w:ascii="Tahoma" w:hAnsi="Tahoma" w:cs="Tahoma"/>
          <w:sz w:val="22"/>
          <w:szCs w:val="22"/>
        </w:rPr>
        <w:t>os</w:t>
      </w:r>
      <w:r w:rsidR="005C0964" w:rsidRPr="00277CED">
        <w:rPr>
          <w:rFonts w:ascii="Tahoma" w:hAnsi="Tahoma" w:cs="Tahoma"/>
          <w:sz w:val="22"/>
          <w:szCs w:val="22"/>
        </w:rPr>
        <w:t xml:space="preserve"> Garantidor</w:t>
      </w:r>
      <w:r w:rsidR="00497826" w:rsidRPr="00277CED">
        <w:rPr>
          <w:rFonts w:ascii="Tahoma" w:hAnsi="Tahoma" w:cs="Tahoma"/>
          <w:sz w:val="22"/>
          <w:szCs w:val="22"/>
        </w:rPr>
        <w:t>es</w:t>
      </w:r>
      <w:r w:rsidR="005C0964" w:rsidRPr="00277CED">
        <w:rPr>
          <w:rFonts w:ascii="Tahoma" w:hAnsi="Tahoma" w:cs="Tahoma"/>
          <w:sz w:val="22"/>
          <w:szCs w:val="22"/>
        </w:rPr>
        <w:t xml:space="preserve"> </w:t>
      </w:r>
      <w:r w:rsidR="00600F39" w:rsidRPr="00277CED">
        <w:rPr>
          <w:rFonts w:ascii="Tahoma" w:hAnsi="Tahoma" w:cs="Tahoma"/>
          <w:sz w:val="22"/>
          <w:szCs w:val="22"/>
        </w:rPr>
        <w:t>nas Assembleias Gerais de Debenturistas</w:t>
      </w:r>
      <w:r w:rsidR="00745D11" w:rsidRPr="00277CED">
        <w:rPr>
          <w:rFonts w:ascii="Tahoma" w:hAnsi="Tahoma" w:cs="Tahoma"/>
          <w:sz w:val="22"/>
          <w:szCs w:val="22"/>
        </w:rPr>
        <w:t>, exceto quando formalmente solicitado pelo Agente Fiduciário, hipótese em que será obrigatória.</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9</w:t>
      </w:r>
      <w:r w:rsidR="00600F39" w:rsidRPr="00277CED">
        <w:rPr>
          <w:rFonts w:ascii="Tahoma" w:hAnsi="Tahoma" w:cs="Tahoma"/>
          <w:sz w:val="22"/>
          <w:szCs w:val="22"/>
        </w:rPr>
        <w:t>.</w:t>
      </w:r>
      <w:r w:rsidR="0020686D" w:rsidRPr="00277CED">
        <w:rPr>
          <w:rFonts w:ascii="Tahoma" w:hAnsi="Tahoma" w:cs="Tahoma"/>
          <w:sz w:val="22"/>
          <w:szCs w:val="22"/>
        </w:rPr>
        <w:t>12</w:t>
      </w:r>
      <w:r w:rsidR="00600F39" w:rsidRPr="00277CED">
        <w:rPr>
          <w:rFonts w:ascii="Tahoma" w:hAnsi="Tahoma" w:cs="Tahoma"/>
          <w:sz w:val="22"/>
          <w:szCs w:val="22"/>
        </w:rPr>
        <w:t xml:space="preserve">. O Agente Fiduciário deverá comparecer à Assembleia Geral de Debenturistas e prestar aos </w:t>
      </w:r>
      <w:r w:rsidR="003A7527" w:rsidRPr="00277CED">
        <w:rPr>
          <w:rFonts w:ascii="Tahoma" w:hAnsi="Tahoma" w:cs="Tahoma"/>
          <w:sz w:val="22"/>
          <w:szCs w:val="22"/>
        </w:rPr>
        <w:t>Debenturistas</w:t>
      </w:r>
      <w:r w:rsidR="00600F39" w:rsidRPr="00277CED">
        <w:rPr>
          <w:rFonts w:ascii="Tahoma" w:hAnsi="Tahoma" w:cs="Tahoma"/>
          <w:sz w:val="22"/>
          <w:szCs w:val="22"/>
        </w:rPr>
        <w:t xml:space="preserve"> as informações que lhe forem solicitadas.</w:t>
      </w:r>
    </w:p>
    <w:p w:rsidR="00600F39" w:rsidRPr="00277CED" w:rsidRDefault="00600F39" w:rsidP="009D6571">
      <w:pPr>
        <w:pStyle w:val="BodyText21"/>
        <w:tabs>
          <w:tab w:val="left" w:pos="1800"/>
        </w:tabs>
        <w:suppressAutoHyphens/>
        <w:spacing w:line="320" w:lineRule="exact"/>
        <w:rPr>
          <w:rFonts w:ascii="Tahoma" w:hAnsi="Tahoma" w:cs="Tahoma"/>
          <w:sz w:val="22"/>
          <w:szCs w:val="22"/>
          <w:lang w:val="pt-BR"/>
        </w:rPr>
      </w:pPr>
    </w:p>
    <w:p w:rsidR="00600F39" w:rsidRPr="00277CED" w:rsidRDefault="00C51F87" w:rsidP="009D6571">
      <w:pPr>
        <w:pStyle w:val="p0"/>
        <w:tabs>
          <w:tab w:val="clear" w:pos="720"/>
          <w:tab w:val="left" w:pos="709"/>
        </w:tabs>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20686D" w:rsidRPr="00277CED">
        <w:rPr>
          <w:rFonts w:ascii="Tahoma" w:hAnsi="Tahoma" w:cs="Tahoma"/>
          <w:sz w:val="22"/>
          <w:szCs w:val="22"/>
        </w:rPr>
        <w:t>13</w:t>
      </w:r>
      <w:r w:rsidR="00600F39" w:rsidRPr="00277CED">
        <w:rPr>
          <w:rFonts w:ascii="Tahoma" w:hAnsi="Tahoma" w:cs="Tahoma"/>
          <w:sz w:val="22"/>
          <w:szCs w:val="22"/>
        </w:rPr>
        <w:t>. A presidência da Assembleia Geral de Debenturistas caberá ao</w:t>
      </w:r>
      <w:r w:rsidR="00DC2C40" w:rsidRPr="00277CED">
        <w:rPr>
          <w:rFonts w:ascii="Tahoma" w:hAnsi="Tahoma" w:cs="Tahoma"/>
          <w:sz w:val="22"/>
          <w:szCs w:val="22"/>
        </w:rPr>
        <w:t xml:space="preserve"> Agente Fiduciário, ao</w:t>
      </w:r>
      <w:r w:rsidR="00600F39" w:rsidRPr="00277CED">
        <w:rPr>
          <w:rFonts w:ascii="Tahoma" w:hAnsi="Tahoma" w:cs="Tahoma"/>
          <w:sz w:val="22"/>
          <w:szCs w:val="22"/>
        </w:rPr>
        <w:t xml:space="preserve"> debenturista eleito pelos </w:t>
      </w:r>
      <w:r w:rsidR="003A7527" w:rsidRPr="00277CED">
        <w:rPr>
          <w:rFonts w:ascii="Tahoma" w:hAnsi="Tahoma" w:cs="Tahoma"/>
          <w:sz w:val="22"/>
          <w:szCs w:val="22"/>
        </w:rPr>
        <w:t>demais Debenturistas</w:t>
      </w:r>
      <w:r w:rsidR="00600F39" w:rsidRPr="00277CED">
        <w:rPr>
          <w:rFonts w:ascii="Tahoma" w:hAnsi="Tahoma" w:cs="Tahoma"/>
          <w:sz w:val="22"/>
          <w:szCs w:val="22"/>
        </w:rPr>
        <w:t xml:space="preserve"> ou àquele que for designado pela CVM.</w:t>
      </w:r>
    </w:p>
    <w:p w:rsidR="00600F39" w:rsidRPr="00277CED" w:rsidRDefault="00600F39" w:rsidP="009D6571">
      <w:pPr>
        <w:pStyle w:val="p0"/>
        <w:tabs>
          <w:tab w:val="clear" w:pos="720"/>
        </w:tabs>
        <w:suppressAutoHyphens/>
        <w:spacing w:line="320" w:lineRule="exact"/>
        <w:rPr>
          <w:rFonts w:ascii="Tahoma" w:hAnsi="Tahoma" w:cs="Tahoma"/>
          <w:sz w:val="22"/>
          <w:szCs w:val="22"/>
        </w:rPr>
      </w:pPr>
    </w:p>
    <w:p w:rsidR="00745D11" w:rsidRPr="00277CED" w:rsidRDefault="00C51F87" w:rsidP="009D6571">
      <w:pPr>
        <w:pStyle w:val="p0"/>
        <w:tabs>
          <w:tab w:val="clear" w:pos="720"/>
        </w:tabs>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20686D" w:rsidRPr="00277CED">
        <w:rPr>
          <w:rFonts w:ascii="Tahoma" w:hAnsi="Tahoma" w:cs="Tahoma"/>
          <w:sz w:val="22"/>
          <w:szCs w:val="22"/>
        </w:rPr>
        <w:t>14</w:t>
      </w:r>
      <w:r w:rsidR="00600F39" w:rsidRPr="00277CED">
        <w:rPr>
          <w:rFonts w:ascii="Tahoma" w:hAnsi="Tahoma" w:cs="Tahoma"/>
          <w:sz w:val="22"/>
          <w:szCs w:val="22"/>
        </w:rPr>
        <w:t xml:space="preserve">. Exceto conforme estabelecido nesta Escritura de Emissão, as deliberações serão tomadas por </w:t>
      </w:r>
      <w:r w:rsidR="00600F39" w:rsidRPr="00277CED">
        <w:rPr>
          <w:rFonts w:ascii="Tahoma" w:hAnsi="Tahoma" w:cs="Tahoma"/>
          <w:w w:val="0"/>
          <w:sz w:val="22"/>
          <w:szCs w:val="22"/>
        </w:rPr>
        <w:t>Debenturistas</w:t>
      </w:r>
      <w:r w:rsidR="00600F39" w:rsidRPr="00277CED">
        <w:rPr>
          <w:rStyle w:val="DeltaViewInsertion"/>
          <w:rFonts w:ascii="Tahoma" w:hAnsi="Tahoma" w:cs="Tahoma"/>
          <w:color w:val="auto"/>
          <w:w w:val="0"/>
          <w:sz w:val="22"/>
          <w:szCs w:val="22"/>
          <w:u w:val="none"/>
        </w:rPr>
        <w:t xml:space="preserve"> que </w:t>
      </w:r>
      <w:r w:rsidR="00600F39" w:rsidRPr="00277CED">
        <w:rPr>
          <w:rFonts w:ascii="Tahoma" w:hAnsi="Tahoma" w:cs="Tahoma"/>
          <w:w w:val="0"/>
          <w:sz w:val="22"/>
          <w:szCs w:val="22"/>
        </w:rPr>
        <w:t xml:space="preserve">representem </w:t>
      </w:r>
      <w:r w:rsidR="0020686D" w:rsidRPr="00277CED">
        <w:rPr>
          <w:rStyle w:val="DeltaViewInsertion"/>
          <w:rFonts w:ascii="Tahoma" w:hAnsi="Tahoma" w:cs="Tahoma"/>
          <w:color w:val="auto"/>
          <w:sz w:val="22"/>
          <w:szCs w:val="22"/>
          <w:u w:val="none"/>
        </w:rPr>
        <w:t>85</w:t>
      </w:r>
      <w:r w:rsidR="00274B93" w:rsidRPr="00277CED">
        <w:rPr>
          <w:rStyle w:val="DeltaViewInsertion"/>
          <w:rFonts w:ascii="Tahoma" w:hAnsi="Tahoma" w:cs="Tahoma"/>
          <w:color w:val="auto"/>
          <w:sz w:val="22"/>
          <w:szCs w:val="22"/>
          <w:u w:val="none"/>
        </w:rPr>
        <w:t>% (</w:t>
      </w:r>
      <w:r w:rsidR="0020686D" w:rsidRPr="00277CED">
        <w:rPr>
          <w:rStyle w:val="DeltaViewInsertion"/>
          <w:rFonts w:ascii="Tahoma" w:hAnsi="Tahoma" w:cs="Tahoma"/>
          <w:color w:val="auto"/>
          <w:sz w:val="22"/>
          <w:szCs w:val="22"/>
          <w:u w:val="none"/>
        </w:rPr>
        <w:t xml:space="preserve">oitenta </w:t>
      </w:r>
      <w:r w:rsidR="001F7D6E" w:rsidRPr="00277CED">
        <w:rPr>
          <w:rStyle w:val="DeltaViewInsertion"/>
          <w:rFonts w:ascii="Tahoma" w:hAnsi="Tahoma" w:cs="Tahoma"/>
          <w:color w:val="auto"/>
          <w:sz w:val="22"/>
          <w:szCs w:val="22"/>
          <w:u w:val="none"/>
        </w:rPr>
        <w:t xml:space="preserve">e cinco </w:t>
      </w:r>
      <w:r w:rsidR="00274B93" w:rsidRPr="00277CED">
        <w:rPr>
          <w:rStyle w:val="DeltaViewInsertion"/>
          <w:rFonts w:ascii="Tahoma" w:hAnsi="Tahoma" w:cs="Tahoma"/>
          <w:color w:val="auto"/>
          <w:sz w:val="22"/>
          <w:szCs w:val="22"/>
          <w:u w:val="none"/>
        </w:rPr>
        <w:t>por cento)</w:t>
      </w:r>
      <w:r w:rsidR="00274B93" w:rsidRPr="00277CED">
        <w:rPr>
          <w:rStyle w:val="DeltaViewInsertion"/>
          <w:rFonts w:ascii="Tahoma" w:hAnsi="Tahoma" w:cs="Tahoma"/>
          <w:color w:val="auto"/>
          <w:w w:val="0"/>
          <w:sz w:val="22"/>
          <w:szCs w:val="22"/>
          <w:u w:val="none"/>
        </w:rPr>
        <w:t xml:space="preserve"> </w:t>
      </w:r>
      <w:r w:rsidR="00600F39" w:rsidRPr="00277CED">
        <w:rPr>
          <w:rStyle w:val="DeltaViewInsertion"/>
          <w:rFonts w:ascii="Tahoma" w:hAnsi="Tahoma" w:cs="Tahoma"/>
          <w:color w:val="auto"/>
          <w:w w:val="0"/>
          <w:sz w:val="22"/>
          <w:szCs w:val="22"/>
          <w:u w:val="none"/>
        </w:rPr>
        <w:t>das Debêntures em Circulação</w:t>
      </w:r>
      <w:r w:rsidR="005C0964" w:rsidRPr="00277CED">
        <w:rPr>
          <w:rStyle w:val="DeltaViewInsertion"/>
          <w:rFonts w:ascii="Tahoma" w:hAnsi="Tahoma" w:cs="Tahoma"/>
          <w:color w:val="auto"/>
          <w:w w:val="0"/>
          <w:sz w:val="22"/>
          <w:szCs w:val="22"/>
          <w:u w:val="none"/>
        </w:rPr>
        <w:t xml:space="preserve">, inclusive com relação a alterações nas cláusulas ou condições previstas nesta Escritura de Emissão que não apresentem outro </w:t>
      </w:r>
      <w:r w:rsidR="005B48FE" w:rsidRPr="00277CED">
        <w:rPr>
          <w:rStyle w:val="DeltaViewInsertion"/>
          <w:rFonts w:ascii="Tahoma" w:hAnsi="Tahoma" w:cs="Tahoma"/>
          <w:color w:val="auto"/>
          <w:w w:val="0"/>
          <w:sz w:val="22"/>
          <w:szCs w:val="22"/>
          <w:u w:val="none"/>
        </w:rPr>
        <w:t>quórum</w:t>
      </w:r>
      <w:r w:rsidR="005C0964" w:rsidRPr="00277CED">
        <w:rPr>
          <w:rStyle w:val="DeltaViewInsertion"/>
          <w:rFonts w:ascii="Tahoma" w:hAnsi="Tahoma" w:cs="Tahoma"/>
          <w:color w:val="auto"/>
          <w:w w:val="0"/>
          <w:sz w:val="22"/>
          <w:szCs w:val="22"/>
          <w:u w:val="none"/>
        </w:rPr>
        <w:t xml:space="preserve"> específico</w:t>
      </w:r>
      <w:r w:rsidR="003D2AE3" w:rsidRPr="00277CED">
        <w:rPr>
          <w:rStyle w:val="DeltaViewInsertion"/>
          <w:rFonts w:ascii="Tahoma" w:hAnsi="Tahoma" w:cs="Tahoma"/>
          <w:color w:val="auto"/>
          <w:sz w:val="22"/>
          <w:szCs w:val="22"/>
          <w:u w:val="none"/>
        </w:rPr>
        <w:t>.</w:t>
      </w:r>
    </w:p>
    <w:p w:rsidR="00600F39" w:rsidRPr="00277CED" w:rsidRDefault="00600F39" w:rsidP="009D6571">
      <w:pPr>
        <w:pStyle w:val="p0"/>
        <w:tabs>
          <w:tab w:val="clear" w:pos="720"/>
        </w:tabs>
        <w:suppressAutoHyphens/>
        <w:spacing w:line="320" w:lineRule="exact"/>
        <w:rPr>
          <w:rFonts w:ascii="Tahoma" w:hAnsi="Tahoma" w:cs="Tahoma"/>
          <w:sz w:val="22"/>
          <w:szCs w:val="22"/>
        </w:rPr>
      </w:pPr>
    </w:p>
    <w:p w:rsidR="00600F39" w:rsidRPr="00277CED" w:rsidRDefault="00C51F87" w:rsidP="009D6571">
      <w:pPr>
        <w:suppressAutoHyphens/>
        <w:spacing w:line="320" w:lineRule="exact"/>
        <w:rPr>
          <w:rStyle w:val="DeltaViewInsertion"/>
          <w:rFonts w:ascii="Tahoma" w:hAnsi="Tahoma" w:cs="Tahoma"/>
          <w:color w:val="auto"/>
          <w:w w:val="0"/>
          <w:sz w:val="22"/>
          <w:szCs w:val="22"/>
          <w:u w:val="none"/>
        </w:rPr>
      </w:pPr>
      <w:r w:rsidRPr="00277CED">
        <w:rPr>
          <w:rFonts w:ascii="Tahoma" w:hAnsi="Tahoma" w:cs="Tahoma"/>
          <w:sz w:val="22"/>
          <w:szCs w:val="22"/>
        </w:rPr>
        <w:t>9</w:t>
      </w:r>
      <w:r w:rsidR="00600F39" w:rsidRPr="00277CED">
        <w:rPr>
          <w:rFonts w:ascii="Tahoma" w:hAnsi="Tahoma" w:cs="Tahoma"/>
          <w:sz w:val="22"/>
          <w:szCs w:val="22"/>
        </w:rPr>
        <w:t>.</w:t>
      </w:r>
      <w:r w:rsidR="00A0122B" w:rsidRPr="00277CED">
        <w:rPr>
          <w:rFonts w:ascii="Tahoma" w:hAnsi="Tahoma" w:cs="Tahoma"/>
          <w:sz w:val="22"/>
          <w:szCs w:val="22"/>
        </w:rPr>
        <w:t>1</w:t>
      </w:r>
      <w:r w:rsidR="00A0122B">
        <w:rPr>
          <w:rFonts w:ascii="Tahoma" w:hAnsi="Tahoma" w:cs="Tahoma"/>
          <w:sz w:val="22"/>
          <w:szCs w:val="22"/>
        </w:rPr>
        <w:t>5</w:t>
      </w:r>
      <w:r w:rsidR="00600F39" w:rsidRPr="00277CED">
        <w:rPr>
          <w:rFonts w:ascii="Tahoma" w:hAnsi="Tahoma" w:cs="Tahoma"/>
          <w:sz w:val="22"/>
          <w:szCs w:val="22"/>
        </w:rPr>
        <w:t xml:space="preserve">. </w:t>
      </w:r>
      <w:r w:rsidR="0064535E" w:rsidRPr="00277CED">
        <w:rPr>
          <w:rStyle w:val="DeltaViewInsertion"/>
          <w:rFonts w:ascii="Tahoma" w:hAnsi="Tahoma" w:cs="Tahoma"/>
          <w:color w:val="auto"/>
          <w:w w:val="0"/>
          <w:sz w:val="22"/>
          <w:szCs w:val="22"/>
          <w:u w:val="none"/>
        </w:rPr>
        <w:t xml:space="preserve">As seguintes deliberações relativas às características das Debêntures, que poderão ser propostas exclusivamente pela Emissora, dependerão da aprovação </w:t>
      </w:r>
      <w:r w:rsidR="0064535E" w:rsidRPr="00277CED">
        <w:rPr>
          <w:rStyle w:val="DeltaViewInsertion"/>
          <w:rFonts w:ascii="Tahoma" w:hAnsi="Tahoma" w:cs="Tahoma"/>
          <w:color w:val="auto"/>
          <w:sz w:val="22"/>
          <w:szCs w:val="22"/>
          <w:u w:val="none"/>
        </w:rPr>
        <w:t>por Debenturistas</w:t>
      </w:r>
      <w:r w:rsidR="0064535E" w:rsidRPr="00277CED">
        <w:rPr>
          <w:rStyle w:val="DeltaViewInsertion"/>
          <w:rFonts w:ascii="Tahoma" w:hAnsi="Tahoma" w:cs="Tahoma"/>
          <w:color w:val="auto"/>
          <w:w w:val="0"/>
          <w:sz w:val="22"/>
          <w:szCs w:val="22"/>
          <w:u w:val="none"/>
        </w:rPr>
        <w:t xml:space="preserve"> que </w:t>
      </w:r>
      <w:r w:rsidR="0064535E" w:rsidRPr="00277CED">
        <w:rPr>
          <w:rStyle w:val="DeltaViewInsertion"/>
          <w:rFonts w:ascii="Tahoma" w:hAnsi="Tahoma" w:cs="Tahoma"/>
          <w:color w:val="auto"/>
          <w:sz w:val="22"/>
          <w:szCs w:val="22"/>
          <w:u w:val="none"/>
        </w:rPr>
        <w:t xml:space="preserve">representem pelo menos </w:t>
      </w:r>
      <w:r w:rsidR="00FA080D">
        <w:rPr>
          <w:rStyle w:val="DeltaViewInsertion"/>
          <w:rFonts w:ascii="Tahoma" w:hAnsi="Tahoma" w:cs="Tahoma"/>
          <w:color w:val="auto"/>
          <w:sz w:val="22"/>
          <w:szCs w:val="22"/>
          <w:u w:val="none"/>
        </w:rPr>
        <w:t>85</w:t>
      </w:r>
      <w:r w:rsidR="0064535E" w:rsidRPr="00277CED">
        <w:rPr>
          <w:rStyle w:val="DeltaViewInsertion"/>
          <w:rFonts w:ascii="Tahoma" w:hAnsi="Tahoma" w:cs="Tahoma"/>
          <w:color w:val="auto"/>
          <w:sz w:val="22"/>
          <w:szCs w:val="22"/>
          <w:u w:val="none"/>
        </w:rPr>
        <w:t>% (</w:t>
      </w:r>
      <w:r w:rsidR="00FA080D">
        <w:rPr>
          <w:rStyle w:val="DeltaViewInsertion"/>
          <w:rFonts w:ascii="Tahoma" w:hAnsi="Tahoma" w:cs="Tahoma"/>
          <w:color w:val="auto"/>
          <w:sz w:val="22"/>
          <w:szCs w:val="22"/>
          <w:u w:val="none"/>
        </w:rPr>
        <w:t>oitenta e cinco</w:t>
      </w:r>
      <w:r w:rsidR="00073689" w:rsidRPr="00277CED">
        <w:rPr>
          <w:rStyle w:val="DeltaViewInsertion"/>
          <w:rFonts w:ascii="Tahoma" w:hAnsi="Tahoma" w:cs="Tahoma"/>
          <w:color w:val="auto"/>
          <w:sz w:val="22"/>
          <w:szCs w:val="22"/>
          <w:u w:val="none"/>
        </w:rPr>
        <w:t xml:space="preserve"> </w:t>
      </w:r>
      <w:r w:rsidR="0064535E" w:rsidRPr="00277CED">
        <w:rPr>
          <w:rStyle w:val="DeltaViewInsertion"/>
          <w:rFonts w:ascii="Tahoma" w:hAnsi="Tahoma" w:cs="Tahoma"/>
          <w:color w:val="auto"/>
          <w:sz w:val="22"/>
          <w:szCs w:val="22"/>
          <w:u w:val="none"/>
        </w:rPr>
        <w:t>por cento)</w:t>
      </w:r>
      <w:r w:rsidR="0064535E" w:rsidRPr="00277CED">
        <w:rPr>
          <w:rStyle w:val="DeltaViewInsertion"/>
          <w:rFonts w:ascii="Tahoma" w:hAnsi="Tahoma" w:cs="Tahoma"/>
          <w:color w:val="auto"/>
          <w:w w:val="0"/>
          <w:sz w:val="22"/>
          <w:szCs w:val="22"/>
          <w:u w:val="none"/>
        </w:rPr>
        <w:t xml:space="preserve"> das Debêntures em Circulação, seja em primeira convocação da Assembleia Geral de Debenturistas ou em qualquer convocação subsequente:</w:t>
      </w:r>
      <w:r w:rsidR="00600F39" w:rsidRPr="00277CED">
        <w:rPr>
          <w:rStyle w:val="DeltaViewInsertion"/>
          <w:rFonts w:ascii="Tahoma" w:hAnsi="Tahoma" w:cs="Tahoma"/>
          <w:color w:val="auto"/>
          <w:w w:val="0"/>
          <w:sz w:val="22"/>
          <w:szCs w:val="22"/>
          <w:u w:val="none"/>
        </w:rPr>
        <w:t xml:space="preserve"> (i) </w:t>
      </w:r>
      <w:r w:rsidR="00947113" w:rsidRPr="00277CED">
        <w:rPr>
          <w:rStyle w:val="DeltaViewInsertion"/>
          <w:rFonts w:ascii="Tahoma" w:hAnsi="Tahoma" w:cs="Tahoma"/>
          <w:color w:val="auto"/>
          <w:w w:val="0"/>
          <w:sz w:val="22"/>
          <w:szCs w:val="22"/>
          <w:u w:val="none"/>
        </w:rPr>
        <w:t>as disposições desta cláusula, (</w:t>
      </w:r>
      <w:proofErr w:type="spellStart"/>
      <w:r w:rsidR="00947113" w:rsidRPr="00277CED">
        <w:rPr>
          <w:rStyle w:val="DeltaViewInsertion"/>
          <w:rFonts w:ascii="Tahoma" w:hAnsi="Tahoma" w:cs="Tahoma"/>
          <w:color w:val="auto"/>
          <w:w w:val="0"/>
          <w:sz w:val="22"/>
          <w:szCs w:val="22"/>
          <w:u w:val="none"/>
        </w:rPr>
        <w:t>ii</w:t>
      </w:r>
      <w:proofErr w:type="spellEnd"/>
      <w:r w:rsidR="00947113" w:rsidRPr="00277CED">
        <w:rPr>
          <w:rStyle w:val="DeltaViewInsertion"/>
          <w:rFonts w:ascii="Tahoma" w:hAnsi="Tahoma" w:cs="Tahoma"/>
          <w:color w:val="auto"/>
          <w:w w:val="0"/>
          <w:sz w:val="22"/>
          <w:szCs w:val="22"/>
          <w:u w:val="none"/>
        </w:rPr>
        <w:t>) qualquer dos quóruns previstos nesta Escritura de Emissão, (</w:t>
      </w:r>
      <w:proofErr w:type="spellStart"/>
      <w:r w:rsidR="00947113" w:rsidRPr="00277CED">
        <w:rPr>
          <w:rStyle w:val="DeltaViewInsertion"/>
          <w:rFonts w:ascii="Tahoma" w:hAnsi="Tahoma" w:cs="Tahoma"/>
          <w:color w:val="auto"/>
          <w:w w:val="0"/>
          <w:sz w:val="22"/>
          <w:szCs w:val="22"/>
          <w:u w:val="none"/>
        </w:rPr>
        <w:t>iii</w:t>
      </w:r>
      <w:proofErr w:type="spellEnd"/>
      <w:r w:rsidR="00947113" w:rsidRPr="00277CED">
        <w:rPr>
          <w:rStyle w:val="DeltaViewInsertion"/>
          <w:rFonts w:ascii="Tahoma" w:hAnsi="Tahoma" w:cs="Tahoma"/>
          <w:color w:val="auto"/>
          <w:w w:val="0"/>
          <w:sz w:val="22"/>
          <w:szCs w:val="22"/>
          <w:u w:val="none"/>
        </w:rPr>
        <w:t xml:space="preserve">) </w:t>
      </w:r>
      <w:r w:rsidR="00600F39" w:rsidRPr="00277CED">
        <w:rPr>
          <w:rStyle w:val="DeltaViewInsertion"/>
          <w:rFonts w:ascii="Tahoma" w:hAnsi="Tahoma" w:cs="Tahoma"/>
          <w:color w:val="auto"/>
          <w:w w:val="0"/>
          <w:sz w:val="22"/>
          <w:szCs w:val="22"/>
          <w:u w:val="none"/>
        </w:rPr>
        <w:t xml:space="preserve">a </w:t>
      </w:r>
      <w:r w:rsidR="0064535E" w:rsidRPr="00277CED">
        <w:rPr>
          <w:rStyle w:val="DeltaViewInsertion"/>
          <w:rFonts w:ascii="Tahoma" w:hAnsi="Tahoma" w:cs="Tahoma"/>
          <w:color w:val="auto"/>
          <w:w w:val="0"/>
          <w:sz w:val="22"/>
          <w:szCs w:val="22"/>
          <w:u w:val="none"/>
        </w:rPr>
        <w:t>Remuneração das Debêntures;</w:t>
      </w:r>
      <w:r w:rsidR="00600F39" w:rsidRPr="00277CED">
        <w:rPr>
          <w:rStyle w:val="DeltaViewInsertion"/>
          <w:rFonts w:ascii="Tahoma" w:hAnsi="Tahoma" w:cs="Tahoma"/>
          <w:color w:val="auto"/>
          <w:w w:val="0"/>
          <w:sz w:val="22"/>
          <w:szCs w:val="22"/>
          <w:u w:val="none"/>
        </w:rPr>
        <w:t xml:space="preserve"> (</w:t>
      </w:r>
      <w:proofErr w:type="spellStart"/>
      <w:r w:rsidR="00600F39" w:rsidRPr="00277CED">
        <w:rPr>
          <w:rStyle w:val="DeltaViewInsertion"/>
          <w:rFonts w:ascii="Tahoma" w:hAnsi="Tahoma" w:cs="Tahoma"/>
          <w:color w:val="auto"/>
          <w:w w:val="0"/>
          <w:sz w:val="22"/>
          <w:szCs w:val="22"/>
          <w:u w:val="none"/>
        </w:rPr>
        <w:t>i</w:t>
      </w:r>
      <w:r w:rsidR="00947113" w:rsidRPr="00277CED">
        <w:rPr>
          <w:rStyle w:val="DeltaViewInsertion"/>
          <w:rFonts w:ascii="Tahoma" w:hAnsi="Tahoma" w:cs="Tahoma"/>
          <w:color w:val="auto"/>
          <w:w w:val="0"/>
          <w:sz w:val="22"/>
          <w:szCs w:val="22"/>
          <w:u w:val="none"/>
        </w:rPr>
        <w:t>v</w:t>
      </w:r>
      <w:proofErr w:type="spellEnd"/>
      <w:r w:rsidR="00600F39" w:rsidRPr="00277CED">
        <w:rPr>
          <w:rStyle w:val="DeltaViewInsertion"/>
          <w:rFonts w:ascii="Tahoma" w:hAnsi="Tahoma" w:cs="Tahoma"/>
          <w:color w:val="auto"/>
          <w:w w:val="0"/>
          <w:sz w:val="22"/>
          <w:szCs w:val="22"/>
          <w:u w:val="none"/>
        </w:rPr>
        <w:t xml:space="preserve">) </w:t>
      </w:r>
      <w:r w:rsidR="00947113" w:rsidRPr="00277CED">
        <w:rPr>
          <w:rStyle w:val="DeltaViewInsertion"/>
          <w:rFonts w:ascii="Tahoma" w:hAnsi="Tahoma" w:cs="Tahoma"/>
          <w:color w:val="auto"/>
          <w:w w:val="0"/>
          <w:sz w:val="22"/>
          <w:szCs w:val="22"/>
          <w:u w:val="none"/>
        </w:rPr>
        <w:t>quaisquer das datas de pagamento de quaisquer valores previstos nesta Escritura de Emissão</w:t>
      </w:r>
      <w:r w:rsidR="0020686D" w:rsidRPr="00277CED">
        <w:rPr>
          <w:rStyle w:val="DeltaViewInsertion"/>
          <w:rFonts w:ascii="Tahoma" w:hAnsi="Tahoma" w:cs="Tahoma"/>
          <w:color w:val="auto"/>
          <w:w w:val="0"/>
          <w:sz w:val="22"/>
          <w:szCs w:val="22"/>
          <w:u w:val="none"/>
        </w:rPr>
        <w:t xml:space="preserve">, </w:t>
      </w:r>
      <w:r w:rsidR="00CE19E9" w:rsidRPr="00277CED">
        <w:rPr>
          <w:rStyle w:val="DeltaViewInsertion"/>
          <w:rFonts w:ascii="Tahoma" w:hAnsi="Tahoma" w:cs="Tahoma"/>
          <w:color w:val="auto"/>
          <w:w w:val="0"/>
          <w:sz w:val="22"/>
          <w:szCs w:val="22"/>
          <w:u w:val="none"/>
        </w:rPr>
        <w:t>(</w:t>
      </w:r>
      <w:r w:rsidR="00947113" w:rsidRPr="00277CED">
        <w:rPr>
          <w:rStyle w:val="DeltaViewInsertion"/>
          <w:rFonts w:ascii="Tahoma" w:hAnsi="Tahoma" w:cs="Tahoma"/>
          <w:color w:val="auto"/>
          <w:w w:val="0"/>
          <w:sz w:val="22"/>
          <w:szCs w:val="22"/>
          <w:u w:val="none"/>
        </w:rPr>
        <w:t>v</w:t>
      </w:r>
      <w:r w:rsidR="00600F39" w:rsidRPr="00277CED">
        <w:rPr>
          <w:rStyle w:val="DeltaViewInsertion"/>
          <w:rFonts w:ascii="Tahoma" w:hAnsi="Tahoma" w:cs="Tahoma"/>
          <w:color w:val="auto"/>
          <w:w w:val="0"/>
          <w:sz w:val="22"/>
          <w:szCs w:val="22"/>
          <w:u w:val="none"/>
        </w:rPr>
        <w:t>) o prazo de vencimento das</w:t>
      </w:r>
      <w:r w:rsidR="0064535E" w:rsidRPr="00277CED">
        <w:rPr>
          <w:rStyle w:val="DeltaViewInsertion"/>
          <w:rFonts w:ascii="Tahoma" w:hAnsi="Tahoma" w:cs="Tahoma"/>
          <w:color w:val="auto"/>
          <w:w w:val="0"/>
          <w:sz w:val="22"/>
          <w:szCs w:val="22"/>
          <w:u w:val="none"/>
        </w:rPr>
        <w:t xml:space="preserve"> Debêntures</w:t>
      </w:r>
      <w:r w:rsidR="0020686D" w:rsidRPr="00277CED">
        <w:rPr>
          <w:rStyle w:val="DeltaViewInsertion"/>
          <w:rFonts w:ascii="Tahoma" w:hAnsi="Tahoma" w:cs="Tahoma"/>
          <w:color w:val="auto"/>
          <w:w w:val="0"/>
          <w:sz w:val="22"/>
          <w:szCs w:val="22"/>
          <w:u w:val="none"/>
        </w:rPr>
        <w:t xml:space="preserve">, </w:t>
      </w:r>
      <w:r w:rsidR="00600F39" w:rsidRPr="00277CED">
        <w:rPr>
          <w:rStyle w:val="DeltaViewInsertion"/>
          <w:rFonts w:ascii="Tahoma" w:hAnsi="Tahoma" w:cs="Tahoma"/>
          <w:color w:val="auto"/>
          <w:w w:val="0"/>
          <w:sz w:val="22"/>
          <w:szCs w:val="22"/>
          <w:u w:val="none"/>
        </w:rPr>
        <w:t>(v</w:t>
      </w:r>
      <w:r w:rsidR="00947113" w:rsidRPr="00277CED">
        <w:rPr>
          <w:rStyle w:val="DeltaViewInsertion"/>
          <w:rFonts w:ascii="Tahoma" w:hAnsi="Tahoma" w:cs="Tahoma"/>
          <w:color w:val="auto"/>
          <w:w w:val="0"/>
          <w:sz w:val="22"/>
          <w:szCs w:val="22"/>
          <w:u w:val="none"/>
        </w:rPr>
        <w:t>i</w:t>
      </w:r>
      <w:r w:rsidR="00600F39" w:rsidRPr="00277CED">
        <w:rPr>
          <w:rStyle w:val="DeltaViewInsertion"/>
          <w:rFonts w:ascii="Tahoma" w:hAnsi="Tahoma" w:cs="Tahoma"/>
          <w:color w:val="auto"/>
          <w:w w:val="0"/>
          <w:sz w:val="22"/>
          <w:szCs w:val="22"/>
          <w:u w:val="none"/>
        </w:rPr>
        <w:t>)</w:t>
      </w:r>
      <w:r w:rsidR="00947113" w:rsidRPr="00277CED">
        <w:rPr>
          <w:rStyle w:val="DeltaViewInsertion"/>
          <w:rFonts w:ascii="Tahoma" w:hAnsi="Tahoma" w:cs="Tahoma"/>
          <w:color w:val="auto"/>
          <w:w w:val="0"/>
          <w:sz w:val="22"/>
          <w:szCs w:val="22"/>
          <w:u w:val="none"/>
        </w:rPr>
        <w:t xml:space="preserve"> a espécie das debêntures, (</w:t>
      </w:r>
      <w:proofErr w:type="spellStart"/>
      <w:r w:rsidR="00947113" w:rsidRPr="00277CED">
        <w:rPr>
          <w:rStyle w:val="DeltaViewInsertion"/>
          <w:rFonts w:ascii="Tahoma" w:hAnsi="Tahoma" w:cs="Tahoma"/>
          <w:color w:val="auto"/>
          <w:w w:val="0"/>
          <w:sz w:val="22"/>
          <w:szCs w:val="22"/>
          <w:u w:val="none"/>
        </w:rPr>
        <w:t>vii</w:t>
      </w:r>
      <w:proofErr w:type="spellEnd"/>
      <w:r w:rsidR="00947113" w:rsidRPr="00277CED">
        <w:rPr>
          <w:rStyle w:val="DeltaViewInsertion"/>
          <w:rFonts w:ascii="Tahoma" w:hAnsi="Tahoma" w:cs="Tahoma"/>
          <w:color w:val="auto"/>
          <w:w w:val="0"/>
          <w:sz w:val="22"/>
          <w:szCs w:val="22"/>
          <w:u w:val="none"/>
        </w:rPr>
        <w:t>) as Garantias, (</w:t>
      </w:r>
      <w:proofErr w:type="spellStart"/>
      <w:r w:rsidR="00947113" w:rsidRPr="00277CED">
        <w:rPr>
          <w:rStyle w:val="DeltaViewInsertion"/>
          <w:rFonts w:ascii="Tahoma" w:hAnsi="Tahoma" w:cs="Tahoma"/>
          <w:color w:val="auto"/>
          <w:w w:val="0"/>
          <w:sz w:val="22"/>
          <w:szCs w:val="22"/>
          <w:u w:val="none"/>
        </w:rPr>
        <w:t>viii</w:t>
      </w:r>
      <w:proofErr w:type="spellEnd"/>
      <w:r w:rsidR="00947113" w:rsidRPr="00277CED">
        <w:rPr>
          <w:rStyle w:val="DeltaViewInsertion"/>
          <w:rFonts w:ascii="Tahoma" w:hAnsi="Tahoma" w:cs="Tahoma"/>
          <w:color w:val="auto"/>
          <w:w w:val="0"/>
          <w:sz w:val="22"/>
          <w:szCs w:val="22"/>
          <w:u w:val="none"/>
        </w:rPr>
        <w:t>) a criação de evento de repactuação, (</w:t>
      </w:r>
      <w:proofErr w:type="spellStart"/>
      <w:r w:rsidR="00947113" w:rsidRPr="00277CED">
        <w:rPr>
          <w:rStyle w:val="DeltaViewInsertion"/>
          <w:rFonts w:ascii="Tahoma" w:hAnsi="Tahoma" w:cs="Tahoma"/>
          <w:color w:val="auto"/>
          <w:w w:val="0"/>
          <w:sz w:val="22"/>
          <w:szCs w:val="22"/>
          <w:u w:val="none"/>
        </w:rPr>
        <w:t>ix</w:t>
      </w:r>
      <w:proofErr w:type="spellEnd"/>
      <w:r w:rsidR="00947113" w:rsidRPr="00277CED">
        <w:rPr>
          <w:rStyle w:val="DeltaViewInsertion"/>
          <w:rFonts w:ascii="Tahoma" w:hAnsi="Tahoma" w:cs="Tahoma"/>
          <w:color w:val="auto"/>
          <w:w w:val="0"/>
          <w:sz w:val="22"/>
          <w:szCs w:val="22"/>
          <w:u w:val="none"/>
        </w:rPr>
        <w:t>) as disposições relativas a</w:t>
      </w:r>
      <w:r w:rsidR="00CC7D45" w:rsidRPr="00277CED">
        <w:rPr>
          <w:rStyle w:val="DeltaViewInsertion"/>
          <w:rFonts w:ascii="Tahoma" w:hAnsi="Tahoma" w:cs="Tahoma"/>
          <w:color w:val="auto"/>
          <w:w w:val="0"/>
          <w:sz w:val="22"/>
          <w:szCs w:val="22"/>
          <w:u w:val="none"/>
        </w:rPr>
        <w:t>o</w:t>
      </w:r>
      <w:r w:rsidR="00947113" w:rsidRPr="00277CED">
        <w:rPr>
          <w:rStyle w:val="DeltaViewInsertion"/>
          <w:rFonts w:ascii="Tahoma" w:hAnsi="Tahoma" w:cs="Tahoma"/>
          <w:color w:val="auto"/>
          <w:w w:val="0"/>
          <w:sz w:val="22"/>
          <w:szCs w:val="22"/>
          <w:u w:val="none"/>
        </w:rPr>
        <w:t xml:space="preserve"> resgate antecipado facultativo </w:t>
      </w:r>
      <w:r w:rsidR="00CC7D45" w:rsidRPr="00277CED">
        <w:rPr>
          <w:rStyle w:val="DeltaViewInsertion"/>
          <w:rFonts w:ascii="Tahoma" w:hAnsi="Tahoma" w:cs="Tahoma"/>
          <w:color w:val="auto"/>
          <w:w w:val="0"/>
          <w:sz w:val="22"/>
          <w:szCs w:val="22"/>
          <w:u w:val="none"/>
        </w:rPr>
        <w:t>e/</w:t>
      </w:r>
      <w:r w:rsidR="00947113" w:rsidRPr="00277CED">
        <w:rPr>
          <w:rStyle w:val="DeltaViewInsertion"/>
          <w:rFonts w:ascii="Tahoma" w:hAnsi="Tahoma" w:cs="Tahoma"/>
          <w:color w:val="auto"/>
          <w:w w:val="0"/>
          <w:sz w:val="22"/>
          <w:szCs w:val="22"/>
          <w:u w:val="none"/>
        </w:rPr>
        <w:t xml:space="preserve">ou obrigatório, (x) as disposições relativas à </w:t>
      </w:r>
      <w:r w:rsidR="00C37C5B">
        <w:rPr>
          <w:rStyle w:val="DeltaViewInsertion"/>
          <w:rFonts w:ascii="Tahoma" w:hAnsi="Tahoma" w:cs="Tahoma"/>
          <w:color w:val="auto"/>
          <w:w w:val="0"/>
          <w:sz w:val="22"/>
          <w:szCs w:val="22"/>
          <w:u w:val="none"/>
        </w:rPr>
        <w:t>Amortização Extraordinária</w:t>
      </w:r>
      <w:r w:rsidR="00947113" w:rsidRPr="00277CED">
        <w:rPr>
          <w:rStyle w:val="DeltaViewInsertion"/>
          <w:rFonts w:ascii="Tahoma" w:hAnsi="Tahoma" w:cs="Tahoma"/>
          <w:color w:val="auto"/>
          <w:w w:val="0"/>
          <w:sz w:val="22"/>
          <w:szCs w:val="22"/>
          <w:u w:val="none"/>
        </w:rPr>
        <w:t>, (xi)</w:t>
      </w:r>
      <w:r w:rsidR="00600F39" w:rsidRPr="00277CED">
        <w:rPr>
          <w:rStyle w:val="DeltaViewInsertion"/>
          <w:rFonts w:ascii="Tahoma" w:hAnsi="Tahoma" w:cs="Tahoma"/>
          <w:color w:val="auto"/>
          <w:w w:val="0"/>
          <w:sz w:val="22"/>
          <w:szCs w:val="22"/>
          <w:u w:val="none"/>
        </w:rPr>
        <w:t xml:space="preserve"> os valores e datas de amortiza</w:t>
      </w:r>
      <w:r w:rsidR="0064535E" w:rsidRPr="00277CED">
        <w:rPr>
          <w:rStyle w:val="DeltaViewInsertion"/>
          <w:rFonts w:ascii="Tahoma" w:hAnsi="Tahoma" w:cs="Tahoma"/>
          <w:color w:val="auto"/>
          <w:w w:val="0"/>
          <w:sz w:val="22"/>
          <w:szCs w:val="22"/>
          <w:u w:val="none"/>
        </w:rPr>
        <w:t>ção do principal das Debêntures</w:t>
      </w:r>
      <w:r w:rsidR="0020686D" w:rsidRPr="00277CED">
        <w:rPr>
          <w:rStyle w:val="DeltaViewInsertion"/>
          <w:rFonts w:ascii="Tahoma" w:hAnsi="Tahoma" w:cs="Tahoma"/>
          <w:color w:val="auto"/>
          <w:w w:val="0"/>
          <w:sz w:val="22"/>
          <w:szCs w:val="22"/>
          <w:u w:val="none"/>
        </w:rPr>
        <w:t xml:space="preserve">, </w:t>
      </w:r>
      <w:r w:rsidR="00745D11" w:rsidRPr="00277CED">
        <w:rPr>
          <w:rStyle w:val="DeltaViewInsertion"/>
          <w:rFonts w:ascii="Tahoma" w:hAnsi="Tahoma" w:cs="Tahoma"/>
          <w:color w:val="auto"/>
          <w:w w:val="0"/>
          <w:sz w:val="22"/>
          <w:szCs w:val="22"/>
          <w:u w:val="none"/>
        </w:rPr>
        <w:t>(</w:t>
      </w:r>
      <w:proofErr w:type="spellStart"/>
      <w:r w:rsidR="00947113" w:rsidRPr="00277CED">
        <w:rPr>
          <w:rStyle w:val="DeltaViewInsertion"/>
          <w:rFonts w:ascii="Tahoma" w:hAnsi="Tahoma" w:cs="Tahoma"/>
          <w:color w:val="auto"/>
          <w:w w:val="0"/>
          <w:sz w:val="22"/>
          <w:szCs w:val="22"/>
          <w:u w:val="none"/>
        </w:rPr>
        <w:t>xii</w:t>
      </w:r>
      <w:proofErr w:type="spellEnd"/>
      <w:r w:rsidR="00745D11" w:rsidRPr="00277CED">
        <w:rPr>
          <w:rStyle w:val="DeltaViewInsertion"/>
          <w:rFonts w:ascii="Tahoma" w:hAnsi="Tahoma" w:cs="Tahoma"/>
          <w:color w:val="auto"/>
          <w:w w:val="0"/>
          <w:sz w:val="22"/>
          <w:szCs w:val="22"/>
          <w:u w:val="none"/>
        </w:rPr>
        <w:t>)</w:t>
      </w:r>
      <w:r w:rsidR="00947113" w:rsidRPr="00277CED">
        <w:rPr>
          <w:rStyle w:val="DeltaViewInsertion"/>
          <w:rFonts w:ascii="Tahoma" w:hAnsi="Tahoma" w:cs="Tahoma"/>
          <w:color w:val="auto"/>
          <w:w w:val="0"/>
          <w:sz w:val="22"/>
          <w:szCs w:val="22"/>
          <w:u w:val="none"/>
        </w:rPr>
        <w:t xml:space="preserve"> </w:t>
      </w:r>
      <w:r w:rsidR="00745D11" w:rsidRPr="00277CED">
        <w:rPr>
          <w:rStyle w:val="DeltaViewInsertion"/>
          <w:rFonts w:ascii="Tahoma" w:hAnsi="Tahoma" w:cs="Tahoma"/>
          <w:color w:val="auto"/>
          <w:w w:val="0"/>
          <w:sz w:val="22"/>
          <w:szCs w:val="22"/>
          <w:u w:val="none"/>
        </w:rPr>
        <w:t xml:space="preserve">a alteração, substituição ou o reforço das </w:t>
      </w:r>
      <w:r w:rsidR="00CC7D45" w:rsidRPr="00277CED">
        <w:rPr>
          <w:rStyle w:val="DeltaViewInsertion"/>
          <w:rFonts w:ascii="Tahoma" w:hAnsi="Tahoma" w:cs="Tahoma"/>
          <w:color w:val="auto"/>
          <w:w w:val="0"/>
          <w:sz w:val="22"/>
          <w:szCs w:val="22"/>
          <w:u w:val="none"/>
        </w:rPr>
        <w:t>G</w:t>
      </w:r>
      <w:r w:rsidR="00745D11" w:rsidRPr="00277CED">
        <w:rPr>
          <w:rStyle w:val="DeltaViewInsertion"/>
          <w:rFonts w:ascii="Tahoma" w:hAnsi="Tahoma" w:cs="Tahoma"/>
          <w:color w:val="auto"/>
          <w:w w:val="0"/>
          <w:sz w:val="22"/>
          <w:szCs w:val="22"/>
          <w:u w:val="none"/>
        </w:rPr>
        <w:t>arantias</w:t>
      </w:r>
      <w:r w:rsidR="0020686D" w:rsidRPr="00277CED">
        <w:rPr>
          <w:rStyle w:val="DeltaViewInsertion"/>
          <w:rFonts w:ascii="Tahoma" w:hAnsi="Tahoma" w:cs="Tahoma"/>
          <w:color w:val="auto"/>
          <w:w w:val="0"/>
          <w:sz w:val="22"/>
          <w:szCs w:val="22"/>
          <w:u w:val="none"/>
        </w:rPr>
        <w:t>,</w:t>
      </w:r>
      <w:r w:rsidR="00947113" w:rsidRPr="00277CED">
        <w:rPr>
          <w:rStyle w:val="DeltaViewInsertion"/>
          <w:rFonts w:ascii="Tahoma" w:hAnsi="Tahoma" w:cs="Tahoma"/>
          <w:color w:val="auto"/>
          <w:w w:val="0"/>
          <w:sz w:val="22"/>
          <w:szCs w:val="22"/>
          <w:u w:val="none"/>
        </w:rPr>
        <w:t xml:space="preserve"> </w:t>
      </w:r>
      <w:r w:rsidR="00EA734F" w:rsidRPr="00277CED">
        <w:rPr>
          <w:rStyle w:val="DeltaViewInsertion"/>
          <w:rFonts w:ascii="Tahoma" w:hAnsi="Tahoma" w:cs="Tahoma"/>
          <w:color w:val="auto"/>
          <w:w w:val="0"/>
          <w:sz w:val="22"/>
          <w:szCs w:val="22"/>
          <w:u w:val="none"/>
        </w:rPr>
        <w:t>(</w:t>
      </w:r>
      <w:proofErr w:type="spellStart"/>
      <w:r w:rsidR="00947113" w:rsidRPr="00277CED">
        <w:rPr>
          <w:rStyle w:val="DeltaViewInsertion"/>
          <w:rFonts w:ascii="Tahoma" w:hAnsi="Tahoma" w:cs="Tahoma"/>
          <w:color w:val="auto"/>
          <w:w w:val="0"/>
          <w:sz w:val="22"/>
          <w:szCs w:val="22"/>
          <w:u w:val="none"/>
        </w:rPr>
        <w:t>xii</w:t>
      </w:r>
      <w:r w:rsidR="00EA734F" w:rsidRPr="00277CED">
        <w:rPr>
          <w:rStyle w:val="DeltaViewInsertion"/>
          <w:rFonts w:ascii="Tahoma" w:hAnsi="Tahoma" w:cs="Tahoma"/>
          <w:color w:val="auto"/>
          <w:w w:val="0"/>
          <w:sz w:val="22"/>
          <w:szCs w:val="22"/>
          <w:u w:val="none"/>
        </w:rPr>
        <w:t>i</w:t>
      </w:r>
      <w:proofErr w:type="spellEnd"/>
      <w:r w:rsidR="00EA734F" w:rsidRPr="00277CED">
        <w:rPr>
          <w:rStyle w:val="DeltaViewInsertion"/>
          <w:rFonts w:ascii="Tahoma" w:hAnsi="Tahoma" w:cs="Tahoma"/>
          <w:color w:val="auto"/>
          <w:w w:val="0"/>
          <w:sz w:val="22"/>
          <w:szCs w:val="22"/>
          <w:u w:val="none"/>
        </w:rPr>
        <w:t xml:space="preserve">) alteração, perdão e/ou renúncia temporária a qualquer </w:t>
      </w:r>
      <w:r w:rsidR="002A1E6A" w:rsidRPr="00277CED">
        <w:rPr>
          <w:rStyle w:val="DeltaViewInsertion"/>
          <w:rFonts w:ascii="Tahoma" w:hAnsi="Tahoma" w:cs="Tahoma"/>
          <w:color w:val="auto"/>
          <w:w w:val="0"/>
          <w:sz w:val="22"/>
          <w:szCs w:val="22"/>
          <w:u w:val="none"/>
        </w:rPr>
        <w:t xml:space="preserve">dos Eventos de </w:t>
      </w:r>
      <w:r w:rsidR="005B5921" w:rsidRPr="00277CED">
        <w:rPr>
          <w:rStyle w:val="DeltaViewInsertion"/>
          <w:rFonts w:ascii="Tahoma" w:hAnsi="Tahoma" w:cs="Tahoma"/>
          <w:color w:val="auto"/>
          <w:w w:val="0"/>
          <w:sz w:val="22"/>
          <w:szCs w:val="22"/>
          <w:u w:val="none"/>
        </w:rPr>
        <w:t xml:space="preserve">Vencimento Antecipado </w:t>
      </w:r>
      <w:r w:rsidR="00EA734F" w:rsidRPr="00277CED">
        <w:rPr>
          <w:rStyle w:val="DeltaViewInsertion"/>
          <w:rFonts w:ascii="Tahoma" w:hAnsi="Tahoma" w:cs="Tahoma"/>
          <w:color w:val="auto"/>
          <w:w w:val="0"/>
          <w:sz w:val="22"/>
          <w:szCs w:val="22"/>
          <w:u w:val="none"/>
        </w:rPr>
        <w:t xml:space="preserve">estabelecidas no item </w:t>
      </w:r>
      <w:r w:rsidR="00F318F2" w:rsidRPr="00277CED">
        <w:rPr>
          <w:rStyle w:val="DeltaViewInsertion"/>
          <w:rFonts w:ascii="Tahoma" w:hAnsi="Tahoma" w:cs="Tahoma"/>
          <w:color w:val="auto"/>
          <w:w w:val="0"/>
          <w:sz w:val="22"/>
          <w:szCs w:val="22"/>
          <w:u w:val="none"/>
        </w:rPr>
        <w:t>6.20</w:t>
      </w:r>
      <w:r w:rsidR="00EA734F" w:rsidRPr="00277CED">
        <w:rPr>
          <w:rStyle w:val="DeltaViewInsertion"/>
          <w:rFonts w:ascii="Tahoma" w:hAnsi="Tahoma" w:cs="Tahoma"/>
          <w:color w:val="auto"/>
          <w:w w:val="0"/>
          <w:sz w:val="22"/>
          <w:szCs w:val="22"/>
          <w:u w:val="none"/>
        </w:rPr>
        <w:t xml:space="preserve"> acima</w:t>
      </w:r>
      <w:r w:rsidR="0020686D" w:rsidRPr="00277CED">
        <w:rPr>
          <w:rStyle w:val="DeltaViewInsertion"/>
          <w:rFonts w:ascii="Tahoma" w:hAnsi="Tahoma" w:cs="Tahoma"/>
          <w:color w:val="auto"/>
          <w:w w:val="0"/>
          <w:sz w:val="22"/>
          <w:szCs w:val="22"/>
          <w:u w:val="none"/>
        </w:rPr>
        <w:t xml:space="preserve">, </w:t>
      </w:r>
      <w:r w:rsidR="0020686D" w:rsidRPr="00277CED">
        <w:rPr>
          <w:rFonts w:ascii="Tahoma" w:hAnsi="Tahoma" w:cs="Tahoma"/>
          <w:sz w:val="22"/>
          <w:szCs w:val="22"/>
        </w:rPr>
        <w:t>(</w:t>
      </w:r>
      <w:proofErr w:type="spellStart"/>
      <w:r w:rsidR="0020686D" w:rsidRPr="00277CED">
        <w:rPr>
          <w:rFonts w:ascii="Tahoma" w:hAnsi="Tahoma" w:cs="Tahoma"/>
          <w:sz w:val="22"/>
          <w:szCs w:val="22"/>
        </w:rPr>
        <w:t>xiv</w:t>
      </w:r>
      <w:proofErr w:type="spellEnd"/>
      <w:r w:rsidR="0020686D" w:rsidRPr="00277CED">
        <w:rPr>
          <w:rFonts w:ascii="Tahoma" w:hAnsi="Tahoma" w:cs="Tahoma"/>
          <w:sz w:val="22"/>
          <w:szCs w:val="22"/>
        </w:rPr>
        <w:t xml:space="preserve">) </w:t>
      </w:r>
      <w:r w:rsidR="0020686D" w:rsidRPr="00277CED">
        <w:rPr>
          <w:rStyle w:val="DeltaViewInsertion"/>
          <w:rFonts w:ascii="Tahoma" w:hAnsi="Tahoma" w:cs="Tahoma"/>
          <w:color w:val="auto"/>
          <w:sz w:val="22"/>
          <w:szCs w:val="22"/>
          <w:u w:val="none"/>
        </w:rPr>
        <w:t>alteração das obrigações adicionais da Emissora estabelecidas na Cláusula Sétima</w:t>
      </w:r>
      <w:r w:rsidR="00745D11" w:rsidRPr="00277CED">
        <w:rPr>
          <w:rStyle w:val="DeltaViewInsertion"/>
          <w:rFonts w:ascii="Tahoma" w:hAnsi="Tahoma" w:cs="Tahoma"/>
          <w:color w:val="auto"/>
          <w:w w:val="0"/>
          <w:sz w:val="22"/>
          <w:szCs w:val="22"/>
          <w:u w:val="none"/>
        </w:rPr>
        <w:t>.</w:t>
      </w:r>
    </w:p>
    <w:p w:rsidR="00E36D15" w:rsidRPr="00277CED" w:rsidRDefault="00E36D15" w:rsidP="009D6571">
      <w:pPr>
        <w:pStyle w:val="p0"/>
        <w:tabs>
          <w:tab w:val="clear" w:pos="720"/>
          <w:tab w:val="left" w:pos="0"/>
        </w:tabs>
        <w:suppressAutoHyphens/>
        <w:spacing w:line="320" w:lineRule="exact"/>
        <w:rPr>
          <w:rFonts w:ascii="Tahoma" w:hAnsi="Tahoma" w:cs="Tahoma"/>
          <w:sz w:val="22"/>
          <w:szCs w:val="22"/>
        </w:rPr>
      </w:pPr>
      <w:bookmarkStart w:id="52" w:name="_DV_M384"/>
      <w:bookmarkStart w:id="53" w:name="_DV_M385"/>
      <w:bookmarkStart w:id="54" w:name="_DV_M386"/>
      <w:bookmarkEnd w:id="52"/>
      <w:bookmarkEnd w:id="53"/>
      <w:bookmarkEnd w:id="54"/>
    </w:p>
    <w:p w:rsidR="00E36D15" w:rsidRPr="00277CED" w:rsidRDefault="00C51F87" w:rsidP="009D6571">
      <w:pPr>
        <w:pStyle w:val="p0"/>
        <w:tabs>
          <w:tab w:val="clear" w:pos="720"/>
          <w:tab w:val="left" w:pos="709"/>
        </w:tabs>
        <w:suppressAutoHyphens/>
        <w:spacing w:line="320" w:lineRule="exact"/>
        <w:rPr>
          <w:rFonts w:ascii="Tahoma" w:hAnsi="Tahoma" w:cs="Tahoma"/>
          <w:sz w:val="22"/>
          <w:szCs w:val="22"/>
        </w:rPr>
      </w:pPr>
      <w:r w:rsidRPr="00277CED">
        <w:rPr>
          <w:rFonts w:ascii="Tahoma" w:hAnsi="Tahoma" w:cs="Tahoma"/>
          <w:sz w:val="22"/>
          <w:szCs w:val="22"/>
        </w:rPr>
        <w:t>9</w:t>
      </w:r>
      <w:r w:rsidR="00E36D15" w:rsidRPr="00277CED">
        <w:rPr>
          <w:rFonts w:ascii="Tahoma" w:hAnsi="Tahoma" w:cs="Tahoma"/>
          <w:sz w:val="22"/>
          <w:szCs w:val="22"/>
        </w:rPr>
        <w:t>.</w:t>
      </w:r>
      <w:r w:rsidR="007D4F32" w:rsidRPr="00277CED">
        <w:rPr>
          <w:rFonts w:ascii="Tahoma" w:hAnsi="Tahoma" w:cs="Tahoma"/>
          <w:sz w:val="22"/>
          <w:szCs w:val="22"/>
        </w:rPr>
        <w:t>1</w:t>
      </w:r>
      <w:r w:rsidR="007D4F32">
        <w:rPr>
          <w:rFonts w:ascii="Tahoma" w:hAnsi="Tahoma" w:cs="Tahoma"/>
          <w:sz w:val="22"/>
          <w:szCs w:val="22"/>
        </w:rPr>
        <w:t>6</w:t>
      </w:r>
      <w:r w:rsidR="00E36D15" w:rsidRPr="00277CED">
        <w:rPr>
          <w:rFonts w:ascii="Tahoma" w:hAnsi="Tahoma" w:cs="Tahoma"/>
          <w:sz w:val="22"/>
          <w:szCs w:val="22"/>
        </w:rPr>
        <w:t>. As deliberações tomadas pelos D</w:t>
      </w:r>
      <w:r w:rsidR="007D2864" w:rsidRPr="00277CED">
        <w:rPr>
          <w:rFonts w:ascii="Tahoma" w:hAnsi="Tahoma" w:cs="Tahoma"/>
          <w:sz w:val="22"/>
          <w:szCs w:val="22"/>
        </w:rPr>
        <w:t>ebenturistas em Assemble</w:t>
      </w:r>
      <w:r w:rsidR="00E36D15" w:rsidRPr="00277CED">
        <w:rPr>
          <w:rFonts w:ascii="Tahoma" w:hAnsi="Tahoma" w:cs="Tahoma"/>
          <w:sz w:val="22"/>
          <w:szCs w:val="22"/>
        </w:rPr>
        <w:t xml:space="preserve">ias Gerais de Debenturistas, no âmbito de sua competência legal, observados os </w:t>
      </w:r>
      <w:r w:rsidR="00524A84" w:rsidRPr="00277CED">
        <w:rPr>
          <w:rFonts w:ascii="Tahoma" w:hAnsi="Tahoma" w:cs="Tahoma"/>
          <w:i/>
          <w:sz w:val="22"/>
          <w:szCs w:val="22"/>
        </w:rPr>
        <w:t>qu</w:t>
      </w:r>
      <w:r w:rsidR="00F80010" w:rsidRPr="00277CED">
        <w:rPr>
          <w:rFonts w:ascii="Tahoma" w:hAnsi="Tahoma" w:cs="Tahoma"/>
          <w:i/>
          <w:sz w:val="22"/>
          <w:szCs w:val="22"/>
        </w:rPr>
        <w:t>ó</w:t>
      </w:r>
      <w:r w:rsidR="00172246" w:rsidRPr="00277CED">
        <w:rPr>
          <w:rFonts w:ascii="Tahoma" w:hAnsi="Tahoma" w:cs="Tahoma"/>
          <w:i/>
          <w:sz w:val="22"/>
          <w:szCs w:val="22"/>
        </w:rPr>
        <w:t>r</w:t>
      </w:r>
      <w:r w:rsidR="00F80010" w:rsidRPr="00277CED">
        <w:rPr>
          <w:rFonts w:ascii="Tahoma" w:hAnsi="Tahoma" w:cs="Tahoma"/>
          <w:i/>
          <w:sz w:val="22"/>
          <w:szCs w:val="22"/>
        </w:rPr>
        <w:t>uns</w:t>
      </w:r>
      <w:r w:rsidR="00E36D15" w:rsidRPr="00277CED">
        <w:rPr>
          <w:rFonts w:ascii="Tahoma" w:hAnsi="Tahoma" w:cs="Tahoma"/>
          <w:sz w:val="22"/>
          <w:szCs w:val="22"/>
        </w:rPr>
        <w:t xml:space="preserve"> estabelecidos nesta Escritura de Emissão, serão existentes, válidas e eficazes perante a Emissora e ob</w:t>
      </w:r>
      <w:r w:rsidR="003A7527" w:rsidRPr="00277CED">
        <w:rPr>
          <w:rFonts w:ascii="Tahoma" w:hAnsi="Tahoma" w:cs="Tahoma"/>
          <w:sz w:val="22"/>
          <w:szCs w:val="22"/>
        </w:rPr>
        <w:t>rigarão a todos os titulares de</w:t>
      </w:r>
      <w:r w:rsidR="00E36D15" w:rsidRPr="00277CED">
        <w:rPr>
          <w:rFonts w:ascii="Tahoma" w:hAnsi="Tahoma" w:cs="Tahoma"/>
          <w:sz w:val="22"/>
          <w:szCs w:val="22"/>
        </w:rPr>
        <w:t xml:space="preserve"> Debêntures em </w:t>
      </w:r>
      <w:r w:rsidR="00064DCC" w:rsidRPr="00277CED">
        <w:rPr>
          <w:rFonts w:ascii="Tahoma" w:hAnsi="Tahoma" w:cs="Tahoma"/>
          <w:sz w:val="22"/>
          <w:szCs w:val="22"/>
        </w:rPr>
        <w:t>Circulação</w:t>
      </w:r>
      <w:r w:rsidR="00E36D15" w:rsidRPr="00277CED">
        <w:rPr>
          <w:rFonts w:ascii="Tahoma" w:hAnsi="Tahoma" w:cs="Tahoma"/>
          <w:sz w:val="22"/>
          <w:szCs w:val="22"/>
        </w:rPr>
        <w:t xml:space="preserve">, independentemente de terem comparecido à </w:t>
      </w:r>
      <w:r w:rsidR="007D2864" w:rsidRPr="00277CED">
        <w:rPr>
          <w:rFonts w:ascii="Tahoma" w:hAnsi="Tahoma" w:cs="Tahoma"/>
          <w:sz w:val="22"/>
          <w:szCs w:val="22"/>
        </w:rPr>
        <w:t>Assembleia Geral de Debenturistas</w:t>
      </w:r>
      <w:r w:rsidR="00E36D15" w:rsidRPr="00277CED">
        <w:rPr>
          <w:rFonts w:ascii="Tahoma" w:hAnsi="Tahoma" w:cs="Tahoma"/>
          <w:sz w:val="22"/>
          <w:szCs w:val="22"/>
        </w:rPr>
        <w:t xml:space="preserve"> ou do voto proferido nas respectivas Assembl</w:t>
      </w:r>
      <w:r w:rsidR="007D2864" w:rsidRPr="00277CED">
        <w:rPr>
          <w:rFonts w:ascii="Tahoma" w:hAnsi="Tahoma" w:cs="Tahoma"/>
          <w:sz w:val="22"/>
          <w:szCs w:val="22"/>
        </w:rPr>
        <w:t>e</w:t>
      </w:r>
      <w:r w:rsidR="00E36D15" w:rsidRPr="00277CED">
        <w:rPr>
          <w:rFonts w:ascii="Tahoma" w:hAnsi="Tahoma" w:cs="Tahoma"/>
          <w:sz w:val="22"/>
          <w:szCs w:val="22"/>
        </w:rPr>
        <w:t>ias Gerais de Debenturistas.</w:t>
      </w:r>
    </w:p>
    <w:p w:rsidR="00E36D15" w:rsidRPr="00277CED" w:rsidRDefault="00E36D15" w:rsidP="009D6571">
      <w:pPr>
        <w:pStyle w:val="p0"/>
        <w:tabs>
          <w:tab w:val="clear" w:pos="720"/>
          <w:tab w:val="left" w:pos="709"/>
        </w:tabs>
        <w:suppressAutoHyphens/>
        <w:spacing w:line="320" w:lineRule="exact"/>
        <w:rPr>
          <w:rFonts w:ascii="Tahoma" w:hAnsi="Tahoma" w:cs="Tahoma"/>
          <w:sz w:val="22"/>
          <w:szCs w:val="22"/>
        </w:rPr>
      </w:pPr>
    </w:p>
    <w:p w:rsidR="00E36D15" w:rsidRDefault="00C51F87" w:rsidP="009D6571">
      <w:pPr>
        <w:pStyle w:val="p0"/>
        <w:tabs>
          <w:tab w:val="clear" w:pos="720"/>
          <w:tab w:val="left" w:pos="709"/>
        </w:tabs>
        <w:suppressAutoHyphens/>
        <w:spacing w:line="320" w:lineRule="exact"/>
        <w:rPr>
          <w:rFonts w:ascii="Tahoma" w:hAnsi="Tahoma" w:cs="Tahoma"/>
          <w:sz w:val="22"/>
          <w:szCs w:val="22"/>
        </w:rPr>
      </w:pPr>
      <w:r w:rsidRPr="00277CED">
        <w:rPr>
          <w:rFonts w:ascii="Tahoma" w:hAnsi="Tahoma" w:cs="Tahoma"/>
          <w:sz w:val="22"/>
          <w:szCs w:val="22"/>
        </w:rPr>
        <w:t>9</w:t>
      </w:r>
      <w:r w:rsidR="00E36D15" w:rsidRPr="00277CED">
        <w:rPr>
          <w:rFonts w:ascii="Tahoma" w:hAnsi="Tahoma" w:cs="Tahoma"/>
          <w:sz w:val="22"/>
          <w:szCs w:val="22"/>
        </w:rPr>
        <w:t>.</w:t>
      </w:r>
      <w:r w:rsidR="007D4F32" w:rsidRPr="00277CED">
        <w:rPr>
          <w:rFonts w:ascii="Tahoma" w:hAnsi="Tahoma" w:cs="Tahoma"/>
          <w:sz w:val="22"/>
          <w:szCs w:val="22"/>
        </w:rPr>
        <w:t>1</w:t>
      </w:r>
      <w:r w:rsidR="007D4F32">
        <w:rPr>
          <w:rFonts w:ascii="Tahoma" w:hAnsi="Tahoma" w:cs="Tahoma"/>
          <w:sz w:val="22"/>
          <w:szCs w:val="22"/>
        </w:rPr>
        <w:t>7</w:t>
      </w:r>
      <w:r w:rsidR="00E36D15" w:rsidRPr="00277CED">
        <w:rPr>
          <w:rFonts w:ascii="Tahoma" w:hAnsi="Tahoma" w:cs="Tahoma"/>
          <w:sz w:val="22"/>
          <w:szCs w:val="22"/>
        </w:rPr>
        <w:t xml:space="preserve">. Independentemente das formalidades previstas na Lei </w:t>
      </w:r>
      <w:r w:rsidR="00745D11" w:rsidRPr="00277CED">
        <w:rPr>
          <w:rFonts w:ascii="Tahoma" w:hAnsi="Tahoma" w:cs="Tahoma"/>
          <w:sz w:val="22"/>
          <w:szCs w:val="22"/>
        </w:rPr>
        <w:t xml:space="preserve">das Sociedades por Ações </w:t>
      </w:r>
      <w:r w:rsidR="00E36D15" w:rsidRPr="00277CED">
        <w:rPr>
          <w:rFonts w:ascii="Tahoma" w:hAnsi="Tahoma" w:cs="Tahoma"/>
          <w:sz w:val="22"/>
          <w:szCs w:val="22"/>
        </w:rPr>
        <w:t xml:space="preserve">e nesta Escritura de Emissão serão consideradas regulares as deliberações tomadas pelos Debenturistas em </w:t>
      </w:r>
      <w:r w:rsidR="007D2864" w:rsidRPr="00277CED">
        <w:rPr>
          <w:rFonts w:ascii="Tahoma" w:hAnsi="Tahoma" w:cs="Tahoma"/>
          <w:sz w:val="22"/>
          <w:szCs w:val="22"/>
        </w:rPr>
        <w:t>Assembleia Geral de Debenturistas</w:t>
      </w:r>
      <w:r w:rsidR="00E36D15" w:rsidRPr="00277CED">
        <w:rPr>
          <w:rFonts w:ascii="Tahoma" w:hAnsi="Tahoma" w:cs="Tahoma"/>
          <w:sz w:val="22"/>
          <w:szCs w:val="22"/>
        </w:rPr>
        <w:t xml:space="preserve"> a que comparecerem os titulares de todas as Debêntures em Circulação.</w:t>
      </w:r>
    </w:p>
    <w:p w:rsidR="00091FAF" w:rsidRDefault="00091FAF" w:rsidP="009D6571">
      <w:pPr>
        <w:pStyle w:val="p0"/>
        <w:tabs>
          <w:tab w:val="clear" w:pos="720"/>
          <w:tab w:val="left" w:pos="709"/>
        </w:tabs>
        <w:suppressAutoHyphens/>
        <w:spacing w:line="320" w:lineRule="exact"/>
        <w:rPr>
          <w:rFonts w:ascii="Tahoma" w:hAnsi="Tahoma" w:cs="Tahoma"/>
          <w:sz w:val="22"/>
          <w:szCs w:val="22"/>
        </w:rPr>
      </w:pPr>
    </w:p>
    <w:p w:rsidR="00091FAF" w:rsidRPr="00277CED" w:rsidRDefault="00091FAF" w:rsidP="009D6571">
      <w:pPr>
        <w:pStyle w:val="p0"/>
        <w:tabs>
          <w:tab w:val="clear" w:pos="720"/>
          <w:tab w:val="left" w:pos="709"/>
        </w:tabs>
        <w:suppressAutoHyphens/>
        <w:spacing w:line="320" w:lineRule="exact"/>
        <w:rPr>
          <w:rFonts w:ascii="Tahoma" w:hAnsi="Tahoma" w:cs="Tahoma"/>
          <w:sz w:val="22"/>
          <w:szCs w:val="22"/>
        </w:rPr>
      </w:pPr>
      <w:r>
        <w:rPr>
          <w:rFonts w:ascii="Tahoma" w:hAnsi="Tahoma" w:cs="Tahoma"/>
          <w:sz w:val="22"/>
          <w:szCs w:val="22"/>
        </w:rPr>
        <w:t xml:space="preserve">9.18. A critério dos Debenturistas, </w:t>
      </w:r>
      <w:r w:rsidR="00CF633B">
        <w:rPr>
          <w:rFonts w:ascii="Tahoma" w:hAnsi="Tahoma" w:cs="Tahoma"/>
          <w:sz w:val="22"/>
          <w:szCs w:val="22"/>
        </w:rPr>
        <w:t xml:space="preserve">e desde que a pauta não seja referente a temas aplicáveis de forma equivalente a todas as Séries, </w:t>
      </w:r>
      <w:r>
        <w:rPr>
          <w:rFonts w:ascii="Tahoma" w:hAnsi="Tahoma" w:cs="Tahoma"/>
          <w:sz w:val="22"/>
          <w:szCs w:val="22"/>
        </w:rPr>
        <w:t xml:space="preserve">poderá ser convocada uma assembleia individual para os </w:t>
      </w:r>
      <w:r>
        <w:rPr>
          <w:rFonts w:ascii="Tahoma" w:hAnsi="Tahoma" w:cs="Tahoma"/>
          <w:sz w:val="22"/>
          <w:szCs w:val="22"/>
        </w:rPr>
        <w:lastRenderedPageBreak/>
        <w:t>Debenturistas de cada uma das Séries</w:t>
      </w:r>
      <w:r w:rsidR="00EA2187">
        <w:rPr>
          <w:rFonts w:ascii="Tahoma" w:hAnsi="Tahoma" w:cs="Tahoma"/>
          <w:sz w:val="22"/>
          <w:szCs w:val="22"/>
        </w:rPr>
        <w:t>, observados os requisitos da Cláusula 9.4</w:t>
      </w:r>
      <w:r>
        <w:rPr>
          <w:rFonts w:ascii="Tahoma" w:hAnsi="Tahoma" w:cs="Tahoma"/>
          <w:sz w:val="22"/>
          <w:szCs w:val="22"/>
        </w:rPr>
        <w:t xml:space="preserve">, sendo certo que, neste caso, deverão ser atendidos os mesmos </w:t>
      </w:r>
      <w:r w:rsidRPr="00AC3B29">
        <w:rPr>
          <w:rFonts w:ascii="Tahoma" w:hAnsi="Tahoma" w:cs="Tahoma"/>
          <w:i/>
          <w:sz w:val="22"/>
          <w:szCs w:val="22"/>
        </w:rPr>
        <w:t>quóruns</w:t>
      </w:r>
      <w:r>
        <w:rPr>
          <w:rFonts w:ascii="Tahoma" w:hAnsi="Tahoma" w:cs="Tahoma"/>
          <w:sz w:val="22"/>
          <w:szCs w:val="22"/>
        </w:rPr>
        <w:t xml:space="preserve"> previstos nesta Cláusula.</w:t>
      </w:r>
      <w:r w:rsidR="00FB55C1">
        <w:rPr>
          <w:rFonts w:ascii="Tahoma" w:hAnsi="Tahoma" w:cs="Tahoma"/>
          <w:sz w:val="22"/>
          <w:szCs w:val="22"/>
        </w:rPr>
        <w:t xml:space="preserve"> </w:t>
      </w:r>
    </w:p>
    <w:p w:rsidR="00550931" w:rsidRPr="00277CED" w:rsidRDefault="00550931" w:rsidP="009D6571">
      <w:pPr>
        <w:pStyle w:val="p0"/>
        <w:tabs>
          <w:tab w:val="clear" w:pos="720"/>
          <w:tab w:val="left" w:pos="709"/>
        </w:tabs>
        <w:suppressAutoHyphens/>
        <w:spacing w:line="320" w:lineRule="exact"/>
        <w:rPr>
          <w:rFonts w:ascii="Tahoma" w:hAnsi="Tahoma" w:cs="Tahoma"/>
          <w:sz w:val="22"/>
          <w:szCs w:val="22"/>
        </w:rPr>
      </w:pPr>
    </w:p>
    <w:p w:rsidR="00B37A94" w:rsidRPr="00277CED" w:rsidRDefault="00B37A94" w:rsidP="009D6571">
      <w:pPr>
        <w:pStyle w:val="Ttulo4"/>
        <w:suppressAutoHyphens/>
        <w:spacing w:before="0"/>
        <w:rPr>
          <w:rFonts w:ascii="Tahoma" w:hAnsi="Tahoma" w:cs="Tahoma"/>
          <w:sz w:val="22"/>
          <w:szCs w:val="22"/>
        </w:rPr>
      </w:pPr>
      <w:r w:rsidRPr="00277CED">
        <w:rPr>
          <w:rFonts w:ascii="Tahoma" w:hAnsi="Tahoma" w:cs="Tahoma"/>
          <w:sz w:val="22"/>
          <w:szCs w:val="22"/>
        </w:rPr>
        <w:t xml:space="preserve">Cláusula </w:t>
      </w:r>
      <w:r w:rsidR="00993912" w:rsidRPr="00277CED">
        <w:rPr>
          <w:rFonts w:ascii="Tahoma" w:hAnsi="Tahoma" w:cs="Tahoma"/>
          <w:sz w:val="22"/>
          <w:szCs w:val="22"/>
        </w:rPr>
        <w:t xml:space="preserve">Dez </w:t>
      </w:r>
      <w:r w:rsidRPr="00277CED">
        <w:rPr>
          <w:rFonts w:ascii="Tahoma" w:hAnsi="Tahoma" w:cs="Tahoma"/>
          <w:sz w:val="22"/>
          <w:szCs w:val="22"/>
        </w:rPr>
        <w:t xml:space="preserve">– DAS DECLARAÇÕES DA EMISSORA </w:t>
      </w:r>
      <w:r w:rsidR="008D1C68" w:rsidRPr="00277CED">
        <w:rPr>
          <w:rFonts w:ascii="Tahoma" w:hAnsi="Tahoma" w:cs="Tahoma"/>
          <w:sz w:val="22"/>
          <w:szCs w:val="22"/>
        </w:rPr>
        <w:t>E D</w:t>
      </w:r>
      <w:r w:rsidR="00497826" w:rsidRPr="00277CED">
        <w:rPr>
          <w:rFonts w:ascii="Tahoma" w:hAnsi="Tahoma" w:cs="Tahoma"/>
          <w:sz w:val="22"/>
          <w:szCs w:val="22"/>
        </w:rPr>
        <w:t>OS</w:t>
      </w:r>
      <w:r w:rsidR="008D1C68" w:rsidRPr="00277CED">
        <w:rPr>
          <w:rFonts w:ascii="Tahoma" w:hAnsi="Tahoma" w:cs="Tahoma"/>
          <w:sz w:val="22"/>
          <w:szCs w:val="22"/>
        </w:rPr>
        <w:t xml:space="preserve"> GARANTIDOR</w:t>
      </w:r>
      <w:r w:rsidR="00497826" w:rsidRPr="00277CED">
        <w:rPr>
          <w:rFonts w:ascii="Tahoma" w:hAnsi="Tahoma" w:cs="Tahoma"/>
          <w:sz w:val="22"/>
          <w:szCs w:val="22"/>
        </w:rPr>
        <w:t>ES</w:t>
      </w:r>
    </w:p>
    <w:p w:rsidR="00B37A94" w:rsidRPr="00277CED" w:rsidRDefault="00B37A94" w:rsidP="009D6571">
      <w:pPr>
        <w:suppressAutoHyphens/>
        <w:spacing w:line="320" w:lineRule="exact"/>
        <w:rPr>
          <w:rFonts w:ascii="Tahoma" w:hAnsi="Tahoma" w:cs="Tahoma"/>
          <w:b/>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10</w:t>
      </w:r>
      <w:r w:rsidR="00B37A94" w:rsidRPr="00277CED">
        <w:rPr>
          <w:rFonts w:ascii="Tahoma" w:hAnsi="Tahoma" w:cs="Tahoma"/>
          <w:sz w:val="22"/>
          <w:szCs w:val="22"/>
        </w:rPr>
        <w:t>.1. A Emissora neste ato declara que:</w:t>
      </w:r>
    </w:p>
    <w:p w:rsidR="003E32E5" w:rsidRPr="00277CED" w:rsidRDefault="003E32E5" w:rsidP="009D6571">
      <w:pPr>
        <w:suppressAutoHyphens/>
        <w:spacing w:line="320" w:lineRule="exact"/>
        <w:rPr>
          <w:rFonts w:ascii="Tahoma" w:hAnsi="Tahoma" w:cs="Tahoma"/>
          <w:sz w:val="22"/>
          <w:szCs w:val="22"/>
        </w:rPr>
      </w:pPr>
    </w:p>
    <w:p w:rsidR="009843B6" w:rsidRPr="00277CED" w:rsidRDefault="009843B6"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até a presente data, nem a Emissora,</w:t>
      </w:r>
      <w:r w:rsidR="007D4F32">
        <w:rPr>
          <w:rFonts w:ascii="Tahoma" w:hAnsi="Tahoma" w:cs="Tahoma"/>
          <w:sz w:val="22"/>
          <w:szCs w:val="22"/>
        </w:rPr>
        <w:t xml:space="preserve"> </w:t>
      </w:r>
      <w:r w:rsidRPr="00277CED">
        <w:rPr>
          <w:rFonts w:ascii="Tahoma" w:hAnsi="Tahoma" w:cs="Tahoma"/>
          <w:sz w:val="22"/>
          <w:szCs w:val="22"/>
        </w:rPr>
        <w:t>nem os Garantidores, nem qualquer de Representantes: (i) usou os seus recursos e/ou de suas afiliadas para contribuições, doações ou despesas de representação ilegais ou outras despesas ilegais relativas a atividades políticas; (</w:t>
      </w:r>
      <w:proofErr w:type="spellStart"/>
      <w:r w:rsidRPr="00277CED">
        <w:rPr>
          <w:rFonts w:ascii="Tahoma" w:hAnsi="Tahoma" w:cs="Tahoma"/>
          <w:sz w:val="22"/>
          <w:szCs w:val="22"/>
        </w:rPr>
        <w:t>ii</w:t>
      </w:r>
      <w:proofErr w:type="spellEnd"/>
      <w:r w:rsidRPr="00277CED">
        <w:rPr>
          <w:rFonts w:ascii="Tahoma" w:hAnsi="Tahoma" w:cs="Tahoma"/>
          <w:sz w:val="22"/>
          <w:szCs w:val="22"/>
        </w:rPr>
        <w:t>) fez qualquer pagamento ilegal, direto ou indireto, a empregados ou funcionários públicos, partidos políticos, políticos ou candidatos políticos (incluindo seus familiares), nacionais ou estrangeiros, praticaram quaisquer atos para obter ou manter qualquer negócio, transação ou vantagem comercial indevida; (</w:t>
      </w:r>
      <w:proofErr w:type="spellStart"/>
      <w:r w:rsidRPr="00277CED">
        <w:rPr>
          <w:rFonts w:ascii="Tahoma" w:hAnsi="Tahoma" w:cs="Tahoma"/>
          <w:sz w:val="22"/>
          <w:szCs w:val="22"/>
        </w:rPr>
        <w:t>iii</w:t>
      </w:r>
      <w:proofErr w:type="spellEnd"/>
      <w:r w:rsidRPr="00277CED">
        <w:rPr>
          <w:rFonts w:ascii="Tahoma" w:hAnsi="Tahoma" w:cs="Tahoma"/>
          <w:sz w:val="22"/>
          <w:szCs w:val="22"/>
        </w:rPr>
        <w:t>) violou qualquer dispositivo de qualquer lei ou regulamento, nacional ou estrangeiro, contra prática de corrupção ou atos lesivos à administração pública, incluindo, mas não se limitando a, Lei nº 12.846, de 1º de agosto de 2013 (“</w:t>
      </w:r>
      <w:r w:rsidRPr="00277CED">
        <w:rPr>
          <w:rFonts w:ascii="Tahoma" w:hAnsi="Tahoma" w:cs="Tahoma"/>
          <w:sz w:val="22"/>
          <w:szCs w:val="22"/>
          <w:u w:val="single"/>
        </w:rPr>
        <w:t>Leis Anticorrupção</w:t>
      </w:r>
      <w:r w:rsidRPr="00277CED">
        <w:rPr>
          <w:rFonts w:ascii="Tahoma" w:hAnsi="Tahoma" w:cs="Tahoma"/>
          <w:sz w:val="22"/>
          <w:szCs w:val="22"/>
        </w:rPr>
        <w:t>”); ou (</w:t>
      </w:r>
      <w:proofErr w:type="spellStart"/>
      <w:r w:rsidRPr="00277CED">
        <w:rPr>
          <w:rFonts w:ascii="Tahoma" w:hAnsi="Tahoma" w:cs="Tahoma"/>
          <w:sz w:val="22"/>
          <w:szCs w:val="22"/>
        </w:rPr>
        <w:t>iv</w:t>
      </w:r>
      <w:proofErr w:type="spellEnd"/>
      <w:r w:rsidRPr="00277CED">
        <w:rPr>
          <w:rFonts w:ascii="Tahoma" w:hAnsi="Tahoma" w:cs="Tahoma"/>
          <w:sz w:val="22"/>
          <w:szCs w:val="22"/>
        </w:rPr>
        <w:t>) fez qualquer pagamento de propina, abatimento ilícito, remuneração ilícita, suborno, tráfico de influência, “caixinha” ou outro pagamento ilegal (conjuntamente, “</w:t>
      </w:r>
      <w:r w:rsidRPr="00277CED">
        <w:rPr>
          <w:rFonts w:ascii="Tahoma" w:hAnsi="Tahoma" w:cs="Tahoma"/>
          <w:sz w:val="22"/>
          <w:szCs w:val="22"/>
          <w:u w:val="single"/>
        </w:rPr>
        <w:t>Condutas Indevidas</w:t>
      </w:r>
      <w:r w:rsidRPr="00277CED">
        <w:rPr>
          <w:rFonts w:ascii="Tahoma" w:hAnsi="Tahoma" w:cs="Tahoma"/>
          <w:sz w:val="22"/>
          <w:szCs w:val="22"/>
        </w:rPr>
        <w:t>”)</w:t>
      </w:r>
    </w:p>
    <w:p w:rsidR="009843B6" w:rsidRPr="00277CED" w:rsidRDefault="009843B6" w:rsidP="009D6571">
      <w:pPr>
        <w:suppressAutoHyphens/>
        <w:spacing w:line="320" w:lineRule="exact"/>
        <w:ind w:left="567"/>
        <w:rPr>
          <w:rFonts w:ascii="Tahoma" w:hAnsi="Tahoma" w:cs="Tahoma"/>
          <w:sz w:val="22"/>
          <w:szCs w:val="22"/>
        </w:rPr>
      </w:pPr>
    </w:p>
    <w:p w:rsidR="00712B8C"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é uma sociedade por ações devidamente organizada, constituída e existente sob a forma de sociedade por ações de acordo com as leis brasileiras</w:t>
      </w:r>
      <w:r w:rsidR="00F50981" w:rsidRPr="00277CED">
        <w:rPr>
          <w:rFonts w:ascii="Tahoma" w:hAnsi="Tahoma" w:cs="Tahoma"/>
          <w:sz w:val="22"/>
          <w:szCs w:val="22"/>
        </w:rPr>
        <w:t>, bem como está devidamente autorizada a desempenhar as atividades descritas em seu objeto social</w:t>
      </w:r>
      <w:r w:rsidRPr="00277CED">
        <w:rPr>
          <w:rFonts w:ascii="Tahoma" w:hAnsi="Tahoma" w:cs="Tahoma"/>
          <w:sz w:val="22"/>
          <w:szCs w:val="22"/>
        </w:rPr>
        <w:t>;</w:t>
      </w:r>
    </w:p>
    <w:p w:rsidR="002F0F47" w:rsidRPr="00277CED" w:rsidRDefault="002F0F47" w:rsidP="009D6571">
      <w:pPr>
        <w:suppressAutoHyphens/>
        <w:spacing w:line="320" w:lineRule="exact"/>
        <w:ind w:left="567" w:hanging="567"/>
        <w:rPr>
          <w:rFonts w:ascii="Tahoma" w:hAnsi="Tahoma" w:cs="Tahoma"/>
          <w:sz w:val="22"/>
          <w:szCs w:val="22"/>
        </w:rPr>
      </w:pPr>
    </w:p>
    <w:p w:rsidR="00712B8C" w:rsidRPr="00277CED" w:rsidRDefault="002F0F47"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e</w:t>
      </w:r>
      <w:r w:rsidR="00712B8C" w:rsidRPr="00277CED">
        <w:rPr>
          <w:rFonts w:ascii="Tahoma" w:hAnsi="Tahoma" w:cs="Tahoma"/>
          <w:sz w:val="22"/>
          <w:szCs w:val="22"/>
        </w:rPr>
        <w:t>stá devidamente autorizada e obteve todas as licenças e autorizações necessárias, inclusive as societárias</w:t>
      </w:r>
      <w:r w:rsidR="001F7D6E" w:rsidRPr="00277CED">
        <w:rPr>
          <w:rFonts w:ascii="Tahoma" w:hAnsi="Tahoma" w:cs="Tahoma"/>
          <w:sz w:val="22"/>
          <w:szCs w:val="22"/>
        </w:rPr>
        <w:t xml:space="preserve"> e regulatórias</w:t>
      </w:r>
      <w:r w:rsidR="00712B8C" w:rsidRPr="00277CED">
        <w:rPr>
          <w:rFonts w:ascii="Tahoma" w:hAnsi="Tahoma" w:cs="Tahoma"/>
          <w:sz w:val="22"/>
          <w:szCs w:val="22"/>
        </w:rPr>
        <w:t xml:space="preserve">, à celebração desta Escritura de Emissão, </w:t>
      </w:r>
      <w:r w:rsidR="002A1E6A" w:rsidRPr="00277CED">
        <w:rPr>
          <w:rFonts w:ascii="Tahoma" w:hAnsi="Tahoma" w:cs="Tahoma"/>
          <w:sz w:val="22"/>
          <w:szCs w:val="22"/>
        </w:rPr>
        <w:t xml:space="preserve">dos Instrumentos de Garantia, </w:t>
      </w:r>
      <w:r w:rsidR="00712B8C" w:rsidRPr="00277CED">
        <w:rPr>
          <w:rFonts w:ascii="Tahoma" w:hAnsi="Tahoma" w:cs="Tahoma"/>
          <w:sz w:val="22"/>
          <w:szCs w:val="22"/>
        </w:rPr>
        <w:t xml:space="preserve">à </w:t>
      </w:r>
      <w:r w:rsidR="008566B9" w:rsidRPr="00277CED">
        <w:rPr>
          <w:rFonts w:ascii="Tahoma" w:hAnsi="Tahoma" w:cs="Tahoma"/>
          <w:sz w:val="22"/>
          <w:szCs w:val="22"/>
        </w:rPr>
        <w:t>E</w:t>
      </w:r>
      <w:r w:rsidR="00712B8C" w:rsidRPr="00277CED">
        <w:rPr>
          <w:rFonts w:ascii="Tahoma" w:hAnsi="Tahoma" w:cs="Tahoma"/>
          <w:sz w:val="22"/>
          <w:szCs w:val="22"/>
        </w:rPr>
        <w:t>missão das Debêntures e ao cumprimento de suas obrigações aqui previstas, tendo sido satisfeitos todos os requisitos legais e estatutários necessários para tanto;</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712B8C"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os representantes legais que assinam esta Escritura de Emissão </w:t>
      </w:r>
      <w:r w:rsidR="002A1E6A" w:rsidRPr="00277CED">
        <w:rPr>
          <w:rFonts w:ascii="Tahoma" w:hAnsi="Tahoma" w:cs="Tahoma"/>
          <w:sz w:val="22"/>
          <w:szCs w:val="22"/>
        </w:rPr>
        <w:t xml:space="preserve">e os Instrumentos de Garantia </w:t>
      </w:r>
      <w:r w:rsidRPr="00277CED">
        <w:rPr>
          <w:rFonts w:ascii="Tahoma" w:hAnsi="Tahoma" w:cs="Tahoma"/>
          <w:sz w:val="22"/>
          <w:szCs w:val="22"/>
        </w:rPr>
        <w:t>têm poderes estatutários e/ou delegados para assumir, em seu nome, as obrigações ora estabelecidas e, sendo mandatários, tiveram os poderes legitimamente outorgados, estando os respe</w:t>
      </w:r>
      <w:r w:rsidR="002F0F47" w:rsidRPr="00277CED">
        <w:rPr>
          <w:rFonts w:ascii="Tahoma" w:hAnsi="Tahoma" w:cs="Tahoma"/>
          <w:sz w:val="22"/>
          <w:szCs w:val="22"/>
        </w:rPr>
        <w:t>ctivos mandatos em pleno vigor;</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esta Escritura de Emissão e os Instrumentos de Garantia, bem como as obrigações respectivamente previstas, constituem obrigações lícitas, válidas e vinculantes da Emissora, exequíveis de acordo com os seus termos e condições;</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422ED"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lastRenderedPageBreak/>
        <w:t>a celebração desta Escritura de Emissão</w:t>
      </w:r>
      <w:r w:rsidR="002A1E6A" w:rsidRPr="00277CED">
        <w:rPr>
          <w:rFonts w:ascii="Tahoma" w:hAnsi="Tahoma" w:cs="Tahoma"/>
          <w:sz w:val="22"/>
          <w:szCs w:val="22"/>
        </w:rPr>
        <w:t xml:space="preserve"> e dos Instrumentos de Garantia</w:t>
      </w:r>
      <w:r w:rsidRPr="00277CED">
        <w:rPr>
          <w:rFonts w:ascii="Tahoma" w:hAnsi="Tahoma" w:cs="Tahoma"/>
          <w:sz w:val="22"/>
          <w:szCs w:val="22"/>
        </w:rPr>
        <w:t>, o cumprimento de suas obrigações previstas nesta Escritura de Emissão</w:t>
      </w:r>
      <w:r w:rsidR="002A1E6A" w:rsidRPr="00277CED">
        <w:rPr>
          <w:rFonts w:ascii="Tahoma" w:hAnsi="Tahoma" w:cs="Tahoma"/>
          <w:sz w:val="22"/>
          <w:szCs w:val="22"/>
        </w:rPr>
        <w:t>, nos Instrumentos de Garantia</w:t>
      </w:r>
      <w:r w:rsidRPr="00277CED">
        <w:rPr>
          <w:rFonts w:ascii="Tahoma" w:hAnsi="Tahoma" w:cs="Tahoma"/>
          <w:sz w:val="22"/>
          <w:szCs w:val="22"/>
        </w:rPr>
        <w:t xml:space="preserve"> e a </w:t>
      </w:r>
      <w:r w:rsidR="002A1E6A" w:rsidRPr="00277CED">
        <w:rPr>
          <w:rFonts w:ascii="Tahoma" w:hAnsi="Tahoma" w:cs="Tahoma"/>
          <w:sz w:val="22"/>
          <w:szCs w:val="22"/>
        </w:rPr>
        <w:t xml:space="preserve">Emissão </w:t>
      </w:r>
      <w:r w:rsidRPr="00277CED">
        <w:rPr>
          <w:rFonts w:ascii="Tahoma" w:hAnsi="Tahoma" w:cs="Tahoma"/>
          <w:sz w:val="22"/>
          <w:szCs w:val="22"/>
        </w:rPr>
        <w:t>não infringem ou contrariam (i) qualquer contrato ou documento no qual a Emissora seja parte ou pelo qual quaisquer de seus bens e propriedades estejam vinculados, nem irá resultar em (aa) vencimento antecipado de qualquer obrigação estabelecida em qualquer destes contratos ou instrumentos; (</w:t>
      </w:r>
      <w:proofErr w:type="spellStart"/>
      <w:r w:rsidRPr="00277CED">
        <w:rPr>
          <w:rFonts w:ascii="Tahoma" w:hAnsi="Tahoma" w:cs="Tahoma"/>
          <w:sz w:val="22"/>
          <w:szCs w:val="22"/>
        </w:rPr>
        <w:t>bb</w:t>
      </w:r>
      <w:proofErr w:type="spellEnd"/>
      <w:r w:rsidRPr="00277CED">
        <w:rPr>
          <w:rFonts w:ascii="Tahoma" w:hAnsi="Tahoma" w:cs="Tahoma"/>
          <w:sz w:val="22"/>
          <w:szCs w:val="22"/>
        </w:rPr>
        <w:t>) criação de qualquer ônus sobre qualquer ativo ou bem da Emissora, ou (</w:t>
      </w:r>
      <w:proofErr w:type="spellStart"/>
      <w:r w:rsidRPr="00277CED">
        <w:rPr>
          <w:rFonts w:ascii="Tahoma" w:hAnsi="Tahoma" w:cs="Tahoma"/>
          <w:sz w:val="22"/>
          <w:szCs w:val="22"/>
        </w:rPr>
        <w:t>cc</w:t>
      </w:r>
      <w:proofErr w:type="spellEnd"/>
      <w:r w:rsidRPr="00277CED">
        <w:rPr>
          <w:rFonts w:ascii="Tahoma" w:hAnsi="Tahoma" w:cs="Tahoma"/>
          <w:sz w:val="22"/>
          <w:szCs w:val="22"/>
        </w:rPr>
        <w:t>) rescisão de qualquer desses contratos ou instrumentos; (</w:t>
      </w:r>
      <w:proofErr w:type="spellStart"/>
      <w:r w:rsidRPr="00277CED">
        <w:rPr>
          <w:rFonts w:ascii="Tahoma" w:hAnsi="Tahoma" w:cs="Tahoma"/>
          <w:sz w:val="22"/>
          <w:szCs w:val="22"/>
        </w:rPr>
        <w:t>ii</w:t>
      </w:r>
      <w:proofErr w:type="spellEnd"/>
      <w:r w:rsidRPr="00277CED">
        <w:rPr>
          <w:rFonts w:ascii="Tahoma" w:hAnsi="Tahoma" w:cs="Tahoma"/>
          <w:sz w:val="22"/>
          <w:szCs w:val="22"/>
        </w:rPr>
        <w:t>) qualquer lei, decreto ou regulamento a que a Emissora ou quaisquer de seus bens e propriedades estejam sujeitos; ou (</w:t>
      </w:r>
      <w:proofErr w:type="spellStart"/>
      <w:r w:rsidRPr="00277CED">
        <w:rPr>
          <w:rFonts w:ascii="Tahoma" w:hAnsi="Tahoma" w:cs="Tahoma"/>
          <w:sz w:val="22"/>
          <w:szCs w:val="22"/>
        </w:rPr>
        <w:t>iii</w:t>
      </w:r>
      <w:proofErr w:type="spellEnd"/>
      <w:r w:rsidRPr="00277CED">
        <w:rPr>
          <w:rFonts w:ascii="Tahoma" w:hAnsi="Tahoma" w:cs="Tahoma"/>
          <w:sz w:val="22"/>
          <w:szCs w:val="22"/>
        </w:rPr>
        <w:t>) qualquer ordem, decisão ou sentença administrativa, judicial ou arbitral que afete a Emissora ou quaisquer de seus bens e propriedades;</w:t>
      </w:r>
    </w:p>
    <w:p w:rsidR="002422ED" w:rsidRPr="00277CED" w:rsidRDefault="002422ED" w:rsidP="009D6571">
      <w:pPr>
        <w:pStyle w:val="PargrafodaLista"/>
        <w:suppressAutoHyphens/>
        <w:spacing w:line="320" w:lineRule="exact"/>
        <w:rPr>
          <w:rFonts w:ascii="Tahoma" w:hAnsi="Tahoma" w:cs="Tahoma"/>
          <w:sz w:val="22"/>
          <w:szCs w:val="22"/>
        </w:rPr>
      </w:pPr>
    </w:p>
    <w:p w:rsidR="002422ED" w:rsidRPr="00277CED" w:rsidRDefault="002422E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está adimplente com o cumprimento das obrigações constantes desta Escritura de Emissão e dos Instrumentos de Garantia, e não tem conhecimento sobre a ocorrência e existência, na presente data, qualquer Evento de </w:t>
      </w:r>
      <w:r w:rsidR="008566B9" w:rsidRPr="00277CED">
        <w:rPr>
          <w:rFonts w:ascii="Tahoma" w:hAnsi="Tahoma" w:cs="Tahoma"/>
          <w:sz w:val="22"/>
          <w:szCs w:val="22"/>
        </w:rPr>
        <w:t>Vencimento Antecipado</w:t>
      </w:r>
      <w:r w:rsidRPr="00277CED">
        <w:rPr>
          <w:rFonts w:ascii="Tahoma" w:hAnsi="Tahoma" w:cs="Tahoma"/>
          <w:sz w:val="22"/>
          <w:szCs w:val="22"/>
        </w:rPr>
        <w:t>;</w:t>
      </w:r>
    </w:p>
    <w:p w:rsidR="002422ED" w:rsidRPr="00277CED" w:rsidRDefault="002422ED" w:rsidP="009D6571">
      <w:pPr>
        <w:pStyle w:val="PargrafodaLista"/>
        <w:suppressAutoHyphens/>
        <w:spacing w:line="320" w:lineRule="exact"/>
        <w:ind w:left="0"/>
        <w:rPr>
          <w:rFonts w:ascii="Tahoma" w:hAnsi="Tahoma" w:cs="Tahoma"/>
          <w:sz w:val="22"/>
          <w:szCs w:val="22"/>
        </w:rPr>
      </w:pPr>
    </w:p>
    <w:p w:rsidR="00712B8C"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cumprirá todas as obrigações assumidas nos termos desta Escritura de Emissão</w:t>
      </w:r>
      <w:r w:rsidR="0020686D" w:rsidRPr="00277CED">
        <w:rPr>
          <w:rFonts w:ascii="Tahoma" w:hAnsi="Tahoma" w:cs="Tahoma"/>
          <w:sz w:val="22"/>
          <w:szCs w:val="22"/>
        </w:rPr>
        <w:t xml:space="preserve"> e dos Instrumentos de Garantia</w:t>
      </w:r>
      <w:r w:rsidRPr="00277CED">
        <w:rPr>
          <w:rFonts w:ascii="Tahoma" w:hAnsi="Tahoma" w:cs="Tahoma"/>
          <w:sz w:val="22"/>
          <w:szCs w:val="22"/>
        </w:rPr>
        <w:t>, incluindo, mas não se limitando, à obrigação de destinar os recursos obtidos com a Emissão aos fins previstos n</w:t>
      </w:r>
      <w:r w:rsidR="00DF69BD" w:rsidRPr="00277CED">
        <w:rPr>
          <w:rFonts w:ascii="Tahoma" w:hAnsi="Tahoma" w:cs="Tahoma"/>
          <w:sz w:val="22"/>
          <w:szCs w:val="22"/>
        </w:rPr>
        <w:t>a</w:t>
      </w:r>
      <w:r w:rsidRPr="00277CED">
        <w:rPr>
          <w:rFonts w:ascii="Tahoma" w:hAnsi="Tahoma" w:cs="Tahoma"/>
          <w:sz w:val="22"/>
          <w:szCs w:val="22"/>
        </w:rPr>
        <w:t xml:space="preserve"> </w:t>
      </w:r>
      <w:r w:rsidR="00DF69BD" w:rsidRPr="00277CED">
        <w:rPr>
          <w:rFonts w:ascii="Tahoma" w:hAnsi="Tahoma" w:cs="Tahoma"/>
          <w:sz w:val="22"/>
          <w:szCs w:val="22"/>
        </w:rPr>
        <w:t xml:space="preserve">Cláusula Quarta </w:t>
      </w:r>
      <w:r w:rsidRPr="00277CED">
        <w:rPr>
          <w:rFonts w:ascii="Tahoma" w:hAnsi="Tahoma" w:cs="Tahoma"/>
          <w:sz w:val="22"/>
          <w:szCs w:val="22"/>
        </w:rPr>
        <w:t>acima;</w:t>
      </w:r>
    </w:p>
    <w:p w:rsidR="00F50981" w:rsidRPr="00277CED" w:rsidRDefault="00F50981" w:rsidP="009D6571">
      <w:pPr>
        <w:pStyle w:val="PargrafodaLista"/>
        <w:suppressAutoHyphens/>
        <w:rPr>
          <w:rFonts w:ascii="Tahoma" w:hAnsi="Tahoma" w:cs="Tahoma"/>
          <w:sz w:val="22"/>
          <w:szCs w:val="22"/>
        </w:rPr>
      </w:pPr>
    </w:p>
    <w:p w:rsidR="00712B8C"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está cumprindo, </w:t>
      </w:r>
      <w:r w:rsidR="001F7D6E" w:rsidRPr="00277CED">
        <w:rPr>
          <w:rFonts w:ascii="Tahoma" w:hAnsi="Tahoma" w:cs="Tahoma"/>
          <w:sz w:val="22"/>
          <w:szCs w:val="22"/>
        </w:rPr>
        <w:t xml:space="preserve">todas </w:t>
      </w:r>
      <w:r w:rsidRPr="00277CED">
        <w:rPr>
          <w:rFonts w:ascii="Tahoma" w:hAnsi="Tahoma" w:cs="Tahoma"/>
          <w:sz w:val="22"/>
          <w:szCs w:val="22"/>
        </w:rPr>
        <w:t>as leis, regulamentos, normas administrativas e determinações dos órgãos governamentais, autarquias ou tribunais, aplicáveis à condução de seus negócios</w:t>
      </w:r>
      <w:r w:rsidR="00670458" w:rsidRPr="00277CED">
        <w:rPr>
          <w:rFonts w:ascii="Tahoma" w:hAnsi="Tahoma" w:cs="Tahoma"/>
          <w:sz w:val="22"/>
          <w:szCs w:val="22"/>
        </w:rPr>
        <w:t>, exceto por aquelas questionadas de boa-fé nas esferas administrativa e/ou judicial</w:t>
      </w:r>
      <w:r w:rsidR="00A0122B">
        <w:rPr>
          <w:rFonts w:ascii="Tahoma" w:hAnsi="Tahoma" w:cs="Tahoma"/>
          <w:sz w:val="22"/>
          <w:szCs w:val="22"/>
        </w:rPr>
        <w:t xml:space="preserve">, inclusive referente a temas </w:t>
      </w:r>
      <w:r w:rsidR="005D1C17">
        <w:rPr>
          <w:rFonts w:ascii="Tahoma" w:hAnsi="Tahoma" w:cs="Tahoma"/>
          <w:sz w:val="22"/>
          <w:szCs w:val="22"/>
        </w:rPr>
        <w:t>socioambientais</w:t>
      </w:r>
      <w:r w:rsidRPr="00277CED">
        <w:rPr>
          <w:rFonts w:ascii="Tahoma" w:hAnsi="Tahoma" w:cs="Tahoma"/>
          <w:sz w:val="22"/>
          <w:szCs w:val="22"/>
        </w:rPr>
        <w:t>;</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a Emissora não tem conhecimento da existência de qualquer ação judicial, procedimento administrativo ou arbitral, inquérito ou outro tipo de investigação governamental que possa vir a causar impacto substancial e adverso à Emissora;</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as informações e declarações contidas nesta Escritura de Emissão </w:t>
      </w:r>
      <w:r w:rsidR="002A1E6A" w:rsidRPr="00277CED">
        <w:rPr>
          <w:rFonts w:ascii="Tahoma" w:hAnsi="Tahoma" w:cs="Tahoma"/>
          <w:sz w:val="22"/>
          <w:szCs w:val="22"/>
        </w:rPr>
        <w:t xml:space="preserve">e nos Instrumentos de Garantia </w:t>
      </w:r>
      <w:r w:rsidRPr="00277CED">
        <w:rPr>
          <w:rFonts w:ascii="Tahoma" w:hAnsi="Tahoma" w:cs="Tahoma"/>
          <w:sz w:val="22"/>
          <w:szCs w:val="22"/>
        </w:rPr>
        <w:t xml:space="preserve">em relação à Emissora e à Oferta Restrita, conforme o caso, são verdadeiras, consistentes, corretas e suficientes; </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não omitiu ou omitirá nenhum fato relevante, de qualquer natureza, que seja de seu conhecimento e que possa resultar em alteração substancial de sua situação econômico-financeira ou jurídica em prejuízo dos Debenturistas;</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não há qualquer ligação entre a Emissora e o Agente Fiduciário que impeça o Agente Fiduciário de exercer plenamente suas funções;</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lastRenderedPageBreak/>
        <w:t xml:space="preserve">tem plena ciência e concorda integralmente com a forma de divulgação e apuração da </w:t>
      </w:r>
      <w:r w:rsidR="00670458" w:rsidRPr="00277CED">
        <w:rPr>
          <w:rFonts w:ascii="Tahoma" w:hAnsi="Tahoma" w:cs="Tahoma"/>
          <w:sz w:val="22"/>
          <w:szCs w:val="22"/>
        </w:rPr>
        <w:t>(i) </w:t>
      </w:r>
      <w:r w:rsidRPr="00277CED">
        <w:rPr>
          <w:rFonts w:ascii="Tahoma" w:hAnsi="Tahoma" w:cs="Tahoma"/>
          <w:sz w:val="22"/>
          <w:szCs w:val="22"/>
        </w:rPr>
        <w:t>Taxa DI, divulgada pela CETIP,</w:t>
      </w:r>
      <w:r w:rsidR="00670458" w:rsidRPr="00277CED">
        <w:rPr>
          <w:rFonts w:ascii="Tahoma" w:hAnsi="Tahoma" w:cs="Tahoma"/>
          <w:sz w:val="22"/>
          <w:szCs w:val="22"/>
        </w:rPr>
        <w:t xml:space="preserve"> e</w:t>
      </w:r>
      <w:r w:rsidR="00EA48A4" w:rsidRPr="00277CED">
        <w:rPr>
          <w:rFonts w:ascii="Tahoma" w:hAnsi="Tahoma" w:cs="Tahoma"/>
          <w:sz w:val="22"/>
          <w:szCs w:val="22"/>
        </w:rPr>
        <w:t xml:space="preserve"> da</w:t>
      </w:r>
      <w:r w:rsidR="00670458" w:rsidRPr="00277CED">
        <w:rPr>
          <w:rFonts w:ascii="Tahoma" w:hAnsi="Tahoma" w:cs="Tahoma"/>
          <w:sz w:val="22"/>
          <w:szCs w:val="22"/>
        </w:rPr>
        <w:t xml:space="preserve"> (</w:t>
      </w:r>
      <w:proofErr w:type="spellStart"/>
      <w:r w:rsidR="00670458" w:rsidRPr="00277CED">
        <w:rPr>
          <w:rFonts w:ascii="Tahoma" w:hAnsi="Tahoma" w:cs="Tahoma"/>
          <w:sz w:val="22"/>
          <w:szCs w:val="22"/>
        </w:rPr>
        <w:t>ii</w:t>
      </w:r>
      <w:proofErr w:type="spellEnd"/>
      <w:r w:rsidR="00670458" w:rsidRPr="00277CED">
        <w:rPr>
          <w:rFonts w:ascii="Tahoma" w:hAnsi="Tahoma" w:cs="Tahoma"/>
          <w:sz w:val="22"/>
          <w:szCs w:val="22"/>
        </w:rPr>
        <w:t>) </w:t>
      </w:r>
      <w:r w:rsidR="00EA48A4" w:rsidRPr="00277CED">
        <w:rPr>
          <w:rFonts w:ascii="Tahoma" w:hAnsi="Tahoma" w:cs="Tahoma"/>
          <w:sz w:val="22"/>
          <w:szCs w:val="22"/>
        </w:rPr>
        <w:t>TJLP</w:t>
      </w:r>
      <w:r w:rsidR="008566B9" w:rsidRPr="00277CED">
        <w:rPr>
          <w:rFonts w:ascii="Tahoma" w:hAnsi="Tahoma" w:cs="Tahoma"/>
          <w:sz w:val="22"/>
          <w:szCs w:val="22"/>
        </w:rPr>
        <w:t>,</w:t>
      </w:r>
      <w:r w:rsidR="00EA48A4" w:rsidRPr="00277CED">
        <w:rPr>
          <w:rFonts w:ascii="Tahoma" w:hAnsi="Tahoma" w:cs="Tahoma"/>
          <w:sz w:val="22"/>
          <w:szCs w:val="22"/>
        </w:rPr>
        <w:t xml:space="preserve"> divulgada pelo Conselho Monetário Nacional, </w:t>
      </w:r>
      <w:r w:rsidRPr="00277CED">
        <w:rPr>
          <w:rFonts w:ascii="Tahoma" w:hAnsi="Tahoma" w:cs="Tahoma"/>
          <w:sz w:val="22"/>
          <w:szCs w:val="22"/>
        </w:rPr>
        <w:t xml:space="preserve">e que a forma de cálculo da </w:t>
      </w:r>
      <w:r w:rsidR="00EA48A4" w:rsidRPr="00277CED">
        <w:rPr>
          <w:rFonts w:ascii="Tahoma" w:hAnsi="Tahoma" w:cs="Tahoma"/>
          <w:sz w:val="22"/>
          <w:szCs w:val="22"/>
        </w:rPr>
        <w:t xml:space="preserve">Remuneração </w:t>
      </w:r>
      <w:r w:rsidRPr="00277CED">
        <w:rPr>
          <w:rFonts w:ascii="Tahoma" w:hAnsi="Tahoma" w:cs="Tahoma"/>
          <w:sz w:val="22"/>
          <w:szCs w:val="22"/>
        </w:rPr>
        <w:t>das Debêntures foi acordada por livre vontade entre a Emissora e o</w:t>
      </w:r>
      <w:r w:rsidR="004964E6" w:rsidRPr="00277CED">
        <w:rPr>
          <w:rFonts w:ascii="Tahoma" w:hAnsi="Tahoma" w:cs="Tahoma"/>
          <w:sz w:val="22"/>
          <w:szCs w:val="22"/>
        </w:rPr>
        <w:t>s</w:t>
      </w:r>
      <w:r w:rsidRPr="00277CED">
        <w:rPr>
          <w:rFonts w:ascii="Tahoma" w:hAnsi="Tahoma" w:cs="Tahoma"/>
          <w:sz w:val="22"/>
          <w:szCs w:val="22"/>
        </w:rPr>
        <w:t xml:space="preserve"> </w:t>
      </w:r>
      <w:r w:rsidR="004964E6" w:rsidRPr="00277CED">
        <w:rPr>
          <w:rFonts w:ascii="Tahoma" w:hAnsi="Tahoma" w:cs="Tahoma"/>
          <w:sz w:val="22"/>
          <w:szCs w:val="22"/>
        </w:rPr>
        <w:t>Coordenadores</w:t>
      </w:r>
      <w:r w:rsidRPr="00277CED">
        <w:rPr>
          <w:rFonts w:ascii="Tahoma" w:hAnsi="Tahoma" w:cs="Tahoma"/>
          <w:sz w:val="22"/>
          <w:szCs w:val="22"/>
        </w:rPr>
        <w:t>, em observância ao princípio da boa-fé;</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422ED"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esta Escritura de Emissão </w:t>
      </w:r>
      <w:r w:rsidR="002A1E6A" w:rsidRPr="00277CED">
        <w:rPr>
          <w:rFonts w:ascii="Tahoma" w:hAnsi="Tahoma" w:cs="Tahoma"/>
          <w:sz w:val="22"/>
          <w:szCs w:val="22"/>
        </w:rPr>
        <w:t xml:space="preserve">e os Instrumentos de Garantia </w:t>
      </w:r>
      <w:r w:rsidRPr="00277CED">
        <w:rPr>
          <w:rFonts w:ascii="Tahoma" w:hAnsi="Tahoma" w:cs="Tahoma"/>
          <w:sz w:val="22"/>
          <w:szCs w:val="22"/>
        </w:rPr>
        <w:t>constitu</w:t>
      </w:r>
      <w:r w:rsidR="002A1E6A" w:rsidRPr="00277CED">
        <w:rPr>
          <w:rFonts w:ascii="Tahoma" w:hAnsi="Tahoma" w:cs="Tahoma"/>
          <w:sz w:val="22"/>
          <w:szCs w:val="22"/>
        </w:rPr>
        <w:t>em</w:t>
      </w:r>
      <w:r w:rsidRPr="00277CED">
        <w:rPr>
          <w:rFonts w:ascii="Tahoma" w:hAnsi="Tahoma" w:cs="Tahoma"/>
          <w:sz w:val="22"/>
          <w:szCs w:val="22"/>
        </w:rPr>
        <w:t xml:space="preserve"> obrigaç</w:t>
      </w:r>
      <w:r w:rsidR="002A1E6A" w:rsidRPr="00277CED">
        <w:rPr>
          <w:rFonts w:ascii="Tahoma" w:hAnsi="Tahoma" w:cs="Tahoma"/>
          <w:sz w:val="22"/>
          <w:szCs w:val="22"/>
        </w:rPr>
        <w:t>ões</w:t>
      </w:r>
      <w:r w:rsidRPr="00277CED">
        <w:rPr>
          <w:rFonts w:ascii="Tahoma" w:hAnsi="Tahoma" w:cs="Tahoma"/>
          <w:sz w:val="22"/>
          <w:szCs w:val="22"/>
        </w:rPr>
        <w:t xml:space="preserve"> lega</w:t>
      </w:r>
      <w:r w:rsidR="002A1E6A" w:rsidRPr="00277CED">
        <w:rPr>
          <w:rFonts w:ascii="Tahoma" w:hAnsi="Tahoma" w:cs="Tahoma"/>
          <w:sz w:val="22"/>
          <w:szCs w:val="22"/>
        </w:rPr>
        <w:t>is</w:t>
      </w:r>
      <w:r w:rsidRPr="00277CED">
        <w:rPr>
          <w:rFonts w:ascii="Tahoma" w:hAnsi="Tahoma" w:cs="Tahoma"/>
          <w:sz w:val="22"/>
          <w:szCs w:val="22"/>
        </w:rPr>
        <w:t>, válida</w:t>
      </w:r>
      <w:r w:rsidR="002A1E6A" w:rsidRPr="00277CED">
        <w:rPr>
          <w:rFonts w:ascii="Tahoma" w:hAnsi="Tahoma" w:cs="Tahoma"/>
          <w:sz w:val="22"/>
          <w:szCs w:val="22"/>
        </w:rPr>
        <w:t>s</w:t>
      </w:r>
      <w:r w:rsidRPr="00277CED">
        <w:rPr>
          <w:rFonts w:ascii="Tahoma" w:hAnsi="Tahoma" w:cs="Tahoma"/>
          <w:sz w:val="22"/>
          <w:szCs w:val="22"/>
        </w:rPr>
        <w:t>, eficaz</w:t>
      </w:r>
      <w:r w:rsidR="002A1E6A" w:rsidRPr="00277CED">
        <w:rPr>
          <w:rFonts w:ascii="Tahoma" w:hAnsi="Tahoma" w:cs="Tahoma"/>
          <w:sz w:val="22"/>
          <w:szCs w:val="22"/>
        </w:rPr>
        <w:t>es</w:t>
      </w:r>
      <w:r w:rsidRPr="00277CED">
        <w:rPr>
          <w:rFonts w:ascii="Tahoma" w:hAnsi="Tahoma" w:cs="Tahoma"/>
          <w:sz w:val="22"/>
          <w:szCs w:val="22"/>
        </w:rPr>
        <w:t xml:space="preserve"> e vinculativa</w:t>
      </w:r>
      <w:r w:rsidR="002A1E6A" w:rsidRPr="00277CED">
        <w:rPr>
          <w:rFonts w:ascii="Tahoma" w:hAnsi="Tahoma" w:cs="Tahoma"/>
          <w:sz w:val="22"/>
          <w:szCs w:val="22"/>
        </w:rPr>
        <w:t>s</w:t>
      </w:r>
      <w:r w:rsidRPr="00277CED">
        <w:rPr>
          <w:rFonts w:ascii="Tahoma" w:hAnsi="Tahoma" w:cs="Tahoma"/>
          <w:sz w:val="22"/>
          <w:szCs w:val="22"/>
        </w:rPr>
        <w:t xml:space="preserve"> da Emissora, exequível de acordo com os seus termos e condições, com força de título executivo extrajudicial nos termos do artigo 585 do Código de Processo Civil Brasileiro;</w:t>
      </w:r>
    </w:p>
    <w:p w:rsidR="002422ED" w:rsidRPr="00277CED" w:rsidRDefault="002422ED" w:rsidP="009D6571">
      <w:pPr>
        <w:pStyle w:val="PargrafodaLista"/>
        <w:suppressAutoHyphens/>
        <w:spacing w:line="320" w:lineRule="exact"/>
        <w:rPr>
          <w:rFonts w:ascii="Tahoma" w:hAnsi="Tahoma" w:cs="Tahoma"/>
          <w:sz w:val="22"/>
          <w:szCs w:val="22"/>
        </w:rPr>
      </w:pPr>
    </w:p>
    <w:p w:rsidR="002422ED" w:rsidRDefault="002422E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as Demonstrações Financeiras da </w:t>
      </w:r>
      <w:r w:rsidR="00CE19E9" w:rsidRPr="00277CED">
        <w:rPr>
          <w:rFonts w:ascii="Tahoma" w:hAnsi="Tahoma" w:cs="Tahoma"/>
          <w:sz w:val="22"/>
          <w:szCs w:val="22"/>
        </w:rPr>
        <w:t>Emissora</w:t>
      </w:r>
      <w:r w:rsidRPr="00277CED">
        <w:rPr>
          <w:rFonts w:ascii="Tahoma" w:hAnsi="Tahoma" w:cs="Tahoma"/>
          <w:sz w:val="22"/>
          <w:szCs w:val="22"/>
        </w:rPr>
        <w:t xml:space="preserve"> relativas aos exercícios sociais encerrados em 31 de dezembro de 201</w:t>
      </w:r>
      <w:r w:rsidR="00670458" w:rsidRPr="00277CED">
        <w:rPr>
          <w:rFonts w:ascii="Tahoma" w:hAnsi="Tahoma" w:cs="Tahoma"/>
          <w:sz w:val="22"/>
          <w:szCs w:val="22"/>
        </w:rPr>
        <w:t>2</w:t>
      </w:r>
      <w:r w:rsidR="00325823">
        <w:rPr>
          <w:rFonts w:ascii="Tahoma" w:hAnsi="Tahoma" w:cs="Tahoma"/>
          <w:sz w:val="22"/>
          <w:szCs w:val="22"/>
        </w:rPr>
        <w:t xml:space="preserve"> e</w:t>
      </w:r>
      <w:r w:rsidRPr="00277CED">
        <w:rPr>
          <w:rFonts w:ascii="Tahoma" w:hAnsi="Tahoma" w:cs="Tahoma"/>
          <w:sz w:val="22"/>
          <w:szCs w:val="22"/>
        </w:rPr>
        <w:t xml:space="preserve"> 201</w:t>
      </w:r>
      <w:r w:rsidR="00670458" w:rsidRPr="00277CED">
        <w:rPr>
          <w:rFonts w:ascii="Tahoma" w:hAnsi="Tahoma" w:cs="Tahoma"/>
          <w:sz w:val="22"/>
          <w:szCs w:val="22"/>
        </w:rPr>
        <w:t>3</w:t>
      </w:r>
      <w:r w:rsidR="00325823">
        <w:rPr>
          <w:rFonts w:ascii="Tahoma" w:hAnsi="Tahoma" w:cs="Tahoma"/>
          <w:sz w:val="22"/>
          <w:szCs w:val="22"/>
        </w:rPr>
        <w:t xml:space="preserve">, </w:t>
      </w:r>
      <w:r w:rsidRPr="00277CED">
        <w:rPr>
          <w:rFonts w:ascii="Tahoma" w:hAnsi="Tahoma" w:cs="Tahoma"/>
          <w:sz w:val="22"/>
          <w:szCs w:val="22"/>
        </w:rPr>
        <w:t xml:space="preserve">representam corretamente a posição patrimonial e financeira consolidada da </w:t>
      </w:r>
      <w:r w:rsidR="00CE19E9" w:rsidRPr="00277CED">
        <w:rPr>
          <w:rFonts w:ascii="Tahoma" w:hAnsi="Tahoma" w:cs="Tahoma"/>
          <w:sz w:val="22"/>
          <w:szCs w:val="22"/>
        </w:rPr>
        <w:t>Emissora</w:t>
      </w:r>
      <w:r w:rsidRPr="00277CED">
        <w:rPr>
          <w:rFonts w:ascii="Tahoma" w:hAnsi="Tahoma" w:cs="Tahoma"/>
          <w:sz w:val="22"/>
          <w:szCs w:val="22"/>
        </w:rPr>
        <w:t xml:space="preserve"> naquelas datas e para aqueles períodos e foram devidamente elaboradas em conformidade com a Lei das Sociedades por Ações e com as regras emitidas pela CVM;</w:t>
      </w:r>
      <w:r w:rsidR="000F031F">
        <w:rPr>
          <w:rFonts w:ascii="Tahoma" w:hAnsi="Tahoma" w:cs="Tahoma"/>
          <w:sz w:val="22"/>
          <w:szCs w:val="22"/>
        </w:rPr>
        <w:t xml:space="preserve"> </w:t>
      </w:r>
    </w:p>
    <w:p w:rsidR="001452B8" w:rsidRDefault="001452B8" w:rsidP="00AC3B29">
      <w:pPr>
        <w:pStyle w:val="PargrafodaLista"/>
        <w:rPr>
          <w:rFonts w:ascii="Tahoma" w:hAnsi="Tahoma" w:cs="Tahoma"/>
          <w:sz w:val="22"/>
          <w:szCs w:val="22"/>
        </w:rPr>
      </w:pPr>
    </w:p>
    <w:p w:rsidR="001452B8" w:rsidRPr="00277CED" w:rsidRDefault="001452B8" w:rsidP="009D6571">
      <w:pPr>
        <w:numPr>
          <w:ilvl w:val="0"/>
          <w:numId w:val="14"/>
        </w:numPr>
        <w:suppressAutoHyphens/>
        <w:spacing w:line="320" w:lineRule="exact"/>
        <w:ind w:left="567" w:hanging="567"/>
        <w:rPr>
          <w:rFonts w:ascii="Tahoma" w:hAnsi="Tahoma" w:cs="Tahoma"/>
          <w:sz w:val="22"/>
          <w:szCs w:val="22"/>
        </w:rPr>
      </w:pPr>
      <w:r>
        <w:rPr>
          <w:rFonts w:ascii="Tahoma" w:hAnsi="Tahoma" w:cs="Tahoma"/>
          <w:sz w:val="22"/>
          <w:szCs w:val="22"/>
        </w:rPr>
        <w:t xml:space="preserve">apresentará, até a Data de Liquidação, as Demonstrações Financeiras auditadas </w:t>
      </w:r>
      <w:r w:rsidR="00025216">
        <w:rPr>
          <w:rFonts w:ascii="Tahoma" w:hAnsi="Tahoma" w:cs="Tahoma"/>
          <w:sz w:val="22"/>
          <w:szCs w:val="22"/>
        </w:rPr>
        <w:t xml:space="preserve">do exercício social encerrado em 31 de dezembro de 2014, a qual </w:t>
      </w:r>
      <w:r w:rsidR="00025216" w:rsidRPr="00277CED">
        <w:rPr>
          <w:rFonts w:ascii="Tahoma" w:hAnsi="Tahoma" w:cs="Tahoma"/>
          <w:sz w:val="22"/>
          <w:szCs w:val="22"/>
        </w:rPr>
        <w:t>representa</w:t>
      </w:r>
      <w:r w:rsidR="00025216">
        <w:rPr>
          <w:rFonts w:ascii="Tahoma" w:hAnsi="Tahoma" w:cs="Tahoma"/>
          <w:sz w:val="22"/>
          <w:szCs w:val="22"/>
        </w:rPr>
        <w:t>rá</w:t>
      </w:r>
      <w:r w:rsidR="00025216" w:rsidRPr="00277CED">
        <w:rPr>
          <w:rFonts w:ascii="Tahoma" w:hAnsi="Tahoma" w:cs="Tahoma"/>
          <w:sz w:val="22"/>
          <w:szCs w:val="22"/>
        </w:rPr>
        <w:t xml:space="preserve"> corretamente a posição patrimonial e financeira consolidada da Emissora</w:t>
      </w:r>
      <w:r w:rsidR="00025216">
        <w:rPr>
          <w:rFonts w:ascii="Tahoma" w:hAnsi="Tahoma" w:cs="Tahoma"/>
          <w:sz w:val="22"/>
          <w:szCs w:val="22"/>
        </w:rPr>
        <w:t xml:space="preserve"> naquela</w:t>
      </w:r>
      <w:r w:rsidR="00025216" w:rsidRPr="00277CED">
        <w:rPr>
          <w:rFonts w:ascii="Tahoma" w:hAnsi="Tahoma" w:cs="Tahoma"/>
          <w:sz w:val="22"/>
          <w:szCs w:val="22"/>
        </w:rPr>
        <w:t xml:space="preserve"> data e para aquele período e </w:t>
      </w:r>
      <w:r w:rsidR="00025216">
        <w:rPr>
          <w:rFonts w:ascii="Tahoma" w:hAnsi="Tahoma" w:cs="Tahoma"/>
          <w:sz w:val="22"/>
          <w:szCs w:val="22"/>
        </w:rPr>
        <w:t>ser</w:t>
      </w:r>
      <w:r w:rsidR="00840ECD">
        <w:rPr>
          <w:rFonts w:ascii="Tahoma" w:hAnsi="Tahoma" w:cs="Tahoma"/>
          <w:sz w:val="22"/>
          <w:szCs w:val="22"/>
        </w:rPr>
        <w:t>ão</w:t>
      </w:r>
      <w:r w:rsidR="00025216">
        <w:rPr>
          <w:rFonts w:ascii="Tahoma" w:hAnsi="Tahoma" w:cs="Tahoma"/>
          <w:sz w:val="22"/>
          <w:szCs w:val="22"/>
        </w:rPr>
        <w:t xml:space="preserve"> </w:t>
      </w:r>
      <w:r w:rsidR="00025216" w:rsidRPr="00277CED">
        <w:rPr>
          <w:rFonts w:ascii="Tahoma" w:hAnsi="Tahoma" w:cs="Tahoma"/>
          <w:sz w:val="22"/>
          <w:szCs w:val="22"/>
        </w:rPr>
        <w:t>devidamente elaboradas em conformidade com a Lei das Sociedades por Ações e com as regras emitidas pela CVM</w:t>
      </w:r>
      <w:r w:rsidR="00025216">
        <w:rPr>
          <w:rFonts w:ascii="Tahoma" w:hAnsi="Tahoma" w:cs="Tahoma"/>
          <w:sz w:val="22"/>
          <w:szCs w:val="22"/>
        </w:rPr>
        <w:t xml:space="preserve">; </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não é necessária autorização regulatória para celebração desta Escritura de Emissão</w:t>
      </w:r>
      <w:r w:rsidR="002A1E6A" w:rsidRPr="00277CED">
        <w:rPr>
          <w:rFonts w:ascii="Tahoma" w:hAnsi="Tahoma" w:cs="Tahoma"/>
          <w:sz w:val="22"/>
          <w:szCs w:val="22"/>
        </w:rPr>
        <w:t>, dos Instrumentos de Garantia</w:t>
      </w:r>
      <w:r w:rsidRPr="00277CED">
        <w:rPr>
          <w:rFonts w:ascii="Tahoma" w:hAnsi="Tahoma" w:cs="Tahoma"/>
          <w:sz w:val="22"/>
          <w:szCs w:val="22"/>
        </w:rPr>
        <w:t xml:space="preserve"> e para realização da Emissão e da Oferta Restrita;</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956657"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está</w:t>
      </w:r>
      <w:r w:rsidR="00712B8C" w:rsidRPr="00277CED">
        <w:rPr>
          <w:rFonts w:ascii="Tahoma" w:hAnsi="Tahoma" w:cs="Tahoma"/>
          <w:sz w:val="22"/>
          <w:szCs w:val="22"/>
        </w:rPr>
        <w:t xml:space="preserve"> em dia com o pagamento de todas as obrigações de natureza tributária (municipal, estadual e federal), trabalhista, previdenciária, ambiental e de quaisquer outras obrigações impostas por lei, exceto por aquelas questionadas de boa-fé nas esferas administrativa</w:t>
      </w:r>
      <w:r w:rsidR="00D6030A" w:rsidRPr="00277CED">
        <w:rPr>
          <w:rFonts w:ascii="Tahoma" w:hAnsi="Tahoma" w:cs="Tahoma"/>
          <w:sz w:val="22"/>
          <w:szCs w:val="22"/>
        </w:rPr>
        <w:t xml:space="preserve"> e judicial</w:t>
      </w:r>
      <w:r w:rsidR="00712B8C" w:rsidRPr="00277CED">
        <w:rPr>
          <w:rFonts w:ascii="Tahoma" w:hAnsi="Tahoma" w:cs="Tahoma"/>
          <w:sz w:val="22"/>
          <w:szCs w:val="22"/>
        </w:rPr>
        <w:t>; e</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7808CF"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possui válidas, eficazes, em perfeita ordem e em pleno vigor todas as autorizações</w:t>
      </w:r>
      <w:r w:rsidR="007808CF" w:rsidRPr="00277CED">
        <w:rPr>
          <w:rFonts w:ascii="Tahoma" w:hAnsi="Tahoma" w:cs="Tahoma"/>
          <w:sz w:val="22"/>
          <w:szCs w:val="22"/>
        </w:rPr>
        <w:t xml:space="preserve">, </w:t>
      </w:r>
      <w:r w:rsidRPr="00277CED">
        <w:rPr>
          <w:rFonts w:ascii="Tahoma" w:hAnsi="Tahoma" w:cs="Tahoma"/>
          <w:sz w:val="22"/>
          <w:szCs w:val="22"/>
        </w:rPr>
        <w:t>e licenças</w:t>
      </w:r>
      <w:r w:rsidR="00956657" w:rsidRPr="00277CED">
        <w:rPr>
          <w:rFonts w:ascii="Tahoma" w:hAnsi="Tahoma" w:cs="Tahoma"/>
          <w:sz w:val="22"/>
          <w:szCs w:val="22"/>
        </w:rPr>
        <w:t xml:space="preserve"> e outorgas</w:t>
      </w:r>
      <w:r w:rsidRPr="00277CED">
        <w:rPr>
          <w:rFonts w:ascii="Tahoma" w:hAnsi="Tahoma" w:cs="Tahoma"/>
          <w:sz w:val="22"/>
          <w:szCs w:val="22"/>
        </w:rPr>
        <w:t>, inclusive as ambientais, aplicáveis ao regular exercício de suas atividades</w:t>
      </w:r>
      <w:r w:rsidR="007808CF" w:rsidRPr="00277CED">
        <w:rPr>
          <w:rFonts w:ascii="Tahoma" w:hAnsi="Tahoma" w:cs="Tahoma"/>
          <w:sz w:val="22"/>
          <w:szCs w:val="22"/>
        </w:rPr>
        <w:t xml:space="preserve">, estando todas elas válidas, inclusive declaram e garantem que solicitarão e manterão válidas todas e quaisquer autorizações de que trata esse item, as quais venham a ser futuramente necessárias e exigidas pelas autoridades federais, estaduais e municipais </w:t>
      </w:r>
      <w:r w:rsidR="00F80010" w:rsidRPr="00277CED">
        <w:rPr>
          <w:rFonts w:ascii="Tahoma" w:hAnsi="Tahoma" w:cs="Tahoma"/>
          <w:sz w:val="22"/>
          <w:szCs w:val="22"/>
        </w:rPr>
        <w:t xml:space="preserve">necessárias </w:t>
      </w:r>
      <w:r w:rsidR="007808CF" w:rsidRPr="00277CED">
        <w:rPr>
          <w:rFonts w:ascii="Tahoma" w:hAnsi="Tahoma" w:cs="Tahoma"/>
          <w:sz w:val="22"/>
          <w:szCs w:val="22"/>
        </w:rPr>
        <w:t>para exercício</w:t>
      </w:r>
      <w:r w:rsidR="006B733D" w:rsidRPr="00277CED">
        <w:rPr>
          <w:rFonts w:ascii="Tahoma" w:hAnsi="Tahoma" w:cs="Tahoma"/>
          <w:sz w:val="22"/>
          <w:szCs w:val="22"/>
        </w:rPr>
        <w:t>;</w:t>
      </w:r>
    </w:p>
    <w:p w:rsidR="007808CF" w:rsidRPr="00277CED" w:rsidRDefault="007808CF" w:rsidP="009D6571">
      <w:pPr>
        <w:pStyle w:val="PargrafodaLista"/>
        <w:suppressAutoHyphens/>
        <w:spacing w:line="320" w:lineRule="exact"/>
        <w:rPr>
          <w:rFonts w:ascii="Tahoma" w:hAnsi="Tahoma" w:cs="Tahoma"/>
          <w:sz w:val="22"/>
          <w:szCs w:val="22"/>
        </w:rPr>
      </w:pPr>
    </w:p>
    <w:p w:rsidR="0020686D" w:rsidRPr="00277CED" w:rsidRDefault="007808CF"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os documentos e informações fornecidos ao Agente Fiduciário e/ou aos Debenturistas são verdadeiros, consistentes, precisos, completos, corretos e suficientes, estão atualizados </w:t>
      </w:r>
      <w:r w:rsidRPr="00277CED">
        <w:rPr>
          <w:rFonts w:ascii="Tahoma" w:hAnsi="Tahoma" w:cs="Tahoma"/>
          <w:sz w:val="22"/>
          <w:szCs w:val="22"/>
        </w:rPr>
        <w:lastRenderedPageBreak/>
        <w:t>até a data em que foram fornecidos e incluem os documentos e informações relevantes para a tomada de decisão de investimento sobre as Debêntures</w:t>
      </w:r>
      <w:r w:rsidR="0020686D" w:rsidRPr="00277CED">
        <w:rPr>
          <w:rFonts w:ascii="Tahoma" w:hAnsi="Tahoma" w:cs="Tahoma"/>
          <w:sz w:val="22"/>
          <w:szCs w:val="22"/>
        </w:rPr>
        <w:t>;</w:t>
      </w:r>
    </w:p>
    <w:p w:rsidR="0020686D" w:rsidRPr="00277CED" w:rsidRDefault="0020686D" w:rsidP="009D6571">
      <w:pPr>
        <w:pStyle w:val="PargrafodaLista"/>
        <w:suppressAutoHyphens/>
        <w:rPr>
          <w:rFonts w:ascii="Tahoma" w:hAnsi="Tahoma" w:cs="Tahoma"/>
          <w:sz w:val="22"/>
          <w:szCs w:val="22"/>
        </w:rPr>
      </w:pPr>
    </w:p>
    <w:p w:rsidR="007808CF"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está familiarizada com instrumentos financeiros com características semelhantes às das Debêntures;</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os administradores da Emissora têm ciência dos termos das Debêntures, estão familiarizados com seus propósitos e objetivos e aprovaram sua emissão;</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é pessoa sofisticada e tem o conhecimento e a experiência em assuntos financeiros e de negócios, inclusive no que diz respeito a operações da mesma natureza que as Debêntures, que os capacitam a avaliar o mérito, os riscos e a adequação das Debêntures; e</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decidiu, por sua conta e risco, emitir as Debêntures, e está contando exclusivamente com a consultoria e recomendação de seus próprios assessores para definir o tratamento financeiro, legal, regulatório, tributário e contábil pertinentes às Debêntures, e não se baseou em qualquer opinião do Agente Fiduciário, das instituições coordenadoras da Oferta Restrita e intermediárias contratadas e/ou de qualquer pessoa ou entidade ligada ao Agente Fiduciário e/ou às instituições coordenadoras da Oferta Restrita e intermediárias contratadas, para definir o tratamento contábil, fiscal, legal e regulatório aplicável às Debêntures ou para avaliar a adequação das Debêntures a seus propósitos.</w:t>
      </w:r>
    </w:p>
    <w:p w:rsidR="00712B8C" w:rsidRPr="00277CED" w:rsidRDefault="00712B8C" w:rsidP="009D6571">
      <w:pPr>
        <w:suppressAutoHyphens/>
        <w:spacing w:line="320" w:lineRule="exact"/>
        <w:ind w:left="567"/>
        <w:rPr>
          <w:rFonts w:ascii="Tahoma" w:hAnsi="Tahoma" w:cs="Tahoma"/>
          <w:sz w:val="22"/>
          <w:szCs w:val="22"/>
        </w:rPr>
      </w:pPr>
    </w:p>
    <w:p w:rsidR="00712B8C"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10</w:t>
      </w:r>
      <w:r w:rsidR="00712B8C" w:rsidRPr="00277CED">
        <w:rPr>
          <w:rFonts w:ascii="Tahoma" w:hAnsi="Tahoma" w:cs="Tahoma"/>
          <w:sz w:val="22"/>
          <w:szCs w:val="22"/>
        </w:rPr>
        <w:t xml:space="preserve">.2. </w:t>
      </w:r>
      <w:r w:rsidR="00497826" w:rsidRPr="00277CED">
        <w:rPr>
          <w:rFonts w:ascii="Tahoma" w:hAnsi="Tahoma" w:cs="Tahoma"/>
          <w:sz w:val="22"/>
          <w:szCs w:val="22"/>
        </w:rPr>
        <w:t>Os</w:t>
      </w:r>
      <w:r w:rsidR="00712B8C" w:rsidRPr="00277CED">
        <w:rPr>
          <w:rFonts w:ascii="Tahoma" w:hAnsi="Tahoma" w:cs="Tahoma"/>
          <w:sz w:val="22"/>
          <w:szCs w:val="22"/>
        </w:rPr>
        <w:t xml:space="preserve"> Garantidor</w:t>
      </w:r>
      <w:r w:rsidR="00497826" w:rsidRPr="00277CED">
        <w:rPr>
          <w:rFonts w:ascii="Tahoma" w:hAnsi="Tahoma" w:cs="Tahoma"/>
          <w:sz w:val="22"/>
          <w:szCs w:val="22"/>
        </w:rPr>
        <w:t>es</w:t>
      </w:r>
      <w:r w:rsidR="00712B8C" w:rsidRPr="00277CED">
        <w:rPr>
          <w:rFonts w:ascii="Tahoma" w:hAnsi="Tahoma" w:cs="Tahoma"/>
          <w:sz w:val="22"/>
          <w:szCs w:val="22"/>
        </w:rPr>
        <w:t xml:space="preserve"> neste ato declara</w:t>
      </w:r>
      <w:r w:rsidR="002F0F47" w:rsidRPr="00277CED">
        <w:rPr>
          <w:rFonts w:ascii="Tahoma" w:hAnsi="Tahoma" w:cs="Tahoma"/>
          <w:sz w:val="22"/>
          <w:szCs w:val="22"/>
        </w:rPr>
        <w:t>m</w:t>
      </w:r>
      <w:r w:rsidR="00712B8C" w:rsidRPr="00277CED">
        <w:rPr>
          <w:rFonts w:ascii="Tahoma" w:hAnsi="Tahoma" w:cs="Tahoma"/>
          <w:sz w:val="22"/>
          <w:szCs w:val="22"/>
        </w:rPr>
        <w:t xml:space="preserve"> e garante</w:t>
      </w:r>
      <w:r w:rsidR="002F0F47" w:rsidRPr="00277CED">
        <w:rPr>
          <w:rFonts w:ascii="Tahoma" w:hAnsi="Tahoma" w:cs="Tahoma"/>
          <w:sz w:val="22"/>
          <w:szCs w:val="22"/>
        </w:rPr>
        <w:t>m</w:t>
      </w:r>
      <w:r w:rsidR="00497826" w:rsidRPr="00277CED">
        <w:rPr>
          <w:rFonts w:ascii="Tahoma" w:hAnsi="Tahoma" w:cs="Tahoma"/>
          <w:sz w:val="22"/>
          <w:szCs w:val="22"/>
        </w:rPr>
        <w:t>, conforme aplicável,</w:t>
      </w:r>
      <w:r w:rsidR="00712B8C" w:rsidRPr="00277CED">
        <w:rPr>
          <w:rFonts w:ascii="Tahoma" w:hAnsi="Tahoma" w:cs="Tahoma"/>
          <w:sz w:val="22"/>
          <w:szCs w:val="22"/>
        </w:rPr>
        <w:t xml:space="preserve"> que:</w:t>
      </w:r>
      <w:r w:rsidR="006B733D" w:rsidRPr="00277CED">
        <w:rPr>
          <w:rFonts w:ascii="Tahoma" w:hAnsi="Tahoma" w:cs="Tahoma"/>
          <w:sz w:val="22"/>
          <w:szCs w:val="22"/>
        </w:rPr>
        <w:t xml:space="preserve"> </w:t>
      </w:r>
    </w:p>
    <w:p w:rsidR="00712B8C" w:rsidRPr="00277CED" w:rsidRDefault="00712B8C" w:rsidP="009D6571">
      <w:pPr>
        <w:suppressAutoHyphens/>
        <w:spacing w:line="320" w:lineRule="exact"/>
        <w:rPr>
          <w:rFonts w:ascii="Tahoma" w:hAnsi="Tahoma" w:cs="Tahoma"/>
          <w:sz w:val="22"/>
          <w:szCs w:val="22"/>
        </w:rPr>
      </w:pPr>
    </w:p>
    <w:p w:rsidR="00713ECF" w:rsidRPr="00277CED" w:rsidRDefault="00670458"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Rubens</w:t>
      </w:r>
      <w:r w:rsidR="00713ECF" w:rsidRPr="00277CED">
        <w:rPr>
          <w:rFonts w:ascii="Tahoma" w:hAnsi="Tahoma" w:cs="Tahoma"/>
          <w:sz w:val="22"/>
          <w:szCs w:val="22"/>
        </w:rPr>
        <w:t xml:space="preserve"> é capaz para a prática de todos os atos da vida civil, e o</w:t>
      </w:r>
      <w:r w:rsidR="00B5701F" w:rsidRPr="00277CED">
        <w:rPr>
          <w:rFonts w:ascii="Tahoma" w:hAnsi="Tahoma" w:cs="Tahoma"/>
          <w:sz w:val="22"/>
          <w:szCs w:val="22"/>
        </w:rPr>
        <w:t xml:space="preserve"> </w:t>
      </w:r>
      <w:r w:rsidR="00713ECF" w:rsidRPr="00277CED">
        <w:rPr>
          <w:rFonts w:ascii="Tahoma" w:hAnsi="Tahoma" w:cs="Tahoma"/>
          <w:sz w:val="22"/>
          <w:szCs w:val="22"/>
        </w:rPr>
        <w:t xml:space="preserve">estado civil de </w:t>
      </w:r>
      <w:r w:rsidRPr="00277CED">
        <w:rPr>
          <w:rFonts w:ascii="Tahoma" w:hAnsi="Tahoma" w:cs="Tahoma"/>
          <w:sz w:val="22"/>
          <w:szCs w:val="22"/>
        </w:rPr>
        <w:t>Rubens</w:t>
      </w:r>
      <w:r w:rsidR="00713ECF" w:rsidRPr="00277CED">
        <w:rPr>
          <w:rFonts w:ascii="Tahoma" w:hAnsi="Tahoma" w:cs="Tahoma"/>
          <w:sz w:val="22"/>
          <w:szCs w:val="22"/>
        </w:rPr>
        <w:t xml:space="preserve"> é </w:t>
      </w:r>
      <w:r w:rsidR="00993912" w:rsidRPr="00277CED">
        <w:rPr>
          <w:rFonts w:ascii="Tahoma" w:hAnsi="Tahoma" w:cs="Tahoma"/>
          <w:bCs/>
          <w:sz w:val="22"/>
          <w:szCs w:val="22"/>
        </w:rPr>
        <w:t>casado sob o regime de separação total de bens</w:t>
      </w:r>
      <w:r w:rsidR="0009440A" w:rsidRPr="00277CED">
        <w:rPr>
          <w:rFonts w:ascii="Tahoma" w:hAnsi="Tahoma" w:cs="Tahoma"/>
          <w:sz w:val="22"/>
          <w:szCs w:val="22"/>
        </w:rPr>
        <w:t xml:space="preserve">; </w:t>
      </w:r>
    </w:p>
    <w:p w:rsidR="001C340E" w:rsidRPr="00277CED" w:rsidRDefault="001C340E" w:rsidP="009D6571">
      <w:pPr>
        <w:pStyle w:val="PargrafodaLista"/>
        <w:suppressAutoHyphens/>
        <w:spacing w:line="320" w:lineRule="exact"/>
        <w:rPr>
          <w:rFonts w:ascii="Tahoma" w:hAnsi="Tahoma" w:cs="Tahoma"/>
          <w:sz w:val="22"/>
          <w:szCs w:val="22"/>
        </w:rPr>
      </w:pPr>
    </w:p>
    <w:p w:rsidR="00670458" w:rsidRPr="00277CED" w:rsidRDefault="003E644E"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Fabr</w:t>
      </w:r>
      <w:r>
        <w:rPr>
          <w:rFonts w:ascii="Tahoma" w:hAnsi="Tahoma" w:cs="Tahoma"/>
          <w:sz w:val="22"/>
          <w:szCs w:val="22"/>
        </w:rPr>
        <w:t>í</w:t>
      </w:r>
      <w:r w:rsidRPr="00277CED">
        <w:rPr>
          <w:rFonts w:ascii="Tahoma" w:hAnsi="Tahoma" w:cs="Tahoma"/>
          <w:sz w:val="22"/>
          <w:szCs w:val="22"/>
        </w:rPr>
        <w:t xml:space="preserve">cio </w:t>
      </w:r>
      <w:r w:rsidR="00670458" w:rsidRPr="00277CED">
        <w:rPr>
          <w:rFonts w:ascii="Tahoma" w:hAnsi="Tahoma" w:cs="Tahoma"/>
          <w:sz w:val="22"/>
          <w:szCs w:val="22"/>
        </w:rPr>
        <w:t xml:space="preserve">é capaz para a prática de todos os atos da vida civil, e o estado civil de </w:t>
      </w:r>
      <w:r w:rsidRPr="00277CED">
        <w:rPr>
          <w:rFonts w:ascii="Tahoma" w:hAnsi="Tahoma" w:cs="Tahoma"/>
          <w:sz w:val="22"/>
          <w:szCs w:val="22"/>
        </w:rPr>
        <w:t>Fabr</w:t>
      </w:r>
      <w:r>
        <w:rPr>
          <w:rFonts w:ascii="Tahoma" w:hAnsi="Tahoma" w:cs="Tahoma"/>
          <w:sz w:val="22"/>
          <w:szCs w:val="22"/>
        </w:rPr>
        <w:t>í</w:t>
      </w:r>
      <w:r w:rsidRPr="00277CED">
        <w:rPr>
          <w:rFonts w:ascii="Tahoma" w:hAnsi="Tahoma" w:cs="Tahoma"/>
          <w:sz w:val="22"/>
          <w:szCs w:val="22"/>
        </w:rPr>
        <w:t xml:space="preserve">cio </w:t>
      </w:r>
      <w:r w:rsidR="00670458" w:rsidRPr="00277CED">
        <w:rPr>
          <w:rFonts w:ascii="Tahoma" w:hAnsi="Tahoma" w:cs="Tahoma"/>
          <w:sz w:val="22"/>
          <w:szCs w:val="22"/>
        </w:rPr>
        <w:t xml:space="preserve">é </w:t>
      </w:r>
      <w:r w:rsidR="0009440A" w:rsidRPr="00277CED">
        <w:rPr>
          <w:rFonts w:ascii="Tahoma" w:hAnsi="Tahoma" w:cs="Tahoma"/>
          <w:bCs/>
          <w:sz w:val="22"/>
          <w:szCs w:val="22"/>
        </w:rPr>
        <w:t>casado sob o regime de separação total de bens</w:t>
      </w:r>
      <w:r w:rsidR="00670458" w:rsidRPr="00277CED">
        <w:rPr>
          <w:rFonts w:ascii="Tahoma" w:hAnsi="Tahoma" w:cs="Tahoma"/>
          <w:sz w:val="22"/>
          <w:szCs w:val="22"/>
        </w:rPr>
        <w:t>;</w:t>
      </w:r>
    </w:p>
    <w:p w:rsidR="00670458" w:rsidRPr="00277CED" w:rsidRDefault="00670458" w:rsidP="009D6571">
      <w:pPr>
        <w:pStyle w:val="PargrafodaLista"/>
        <w:suppressAutoHyphens/>
        <w:rPr>
          <w:rFonts w:ascii="Tahoma" w:hAnsi="Tahoma" w:cs="Tahoma"/>
          <w:sz w:val="22"/>
          <w:szCs w:val="22"/>
        </w:rPr>
      </w:pPr>
    </w:p>
    <w:p w:rsidR="001C340E" w:rsidRPr="00277CED" w:rsidRDefault="00670458"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Patrícia</w:t>
      </w:r>
      <w:r w:rsidR="00535D7C" w:rsidRPr="00277CED">
        <w:rPr>
          <w:rFonts w:ascii="Tahoma" w:hAnsi="Tahoma" w:cs="Tahoma"/>
          <w:sz w:val="22"/>
          <w:szCs w:val="22"/>
        </w:rPr>
        <w:t xml:space="preserve"> </w:t>
      </w:r>
      <w:r w:rsidR="001C340E" w:rsidRPr="00277CED">
        <w:rPr>
          <w:rFonts w:ascii="Tahoma" w:hAnsi="Tahoma" w:cs="Tahoma"/>
          <w:sz w:val="22"/>
          <w:szCs w:val="22"/>
        </w:rPr>
        <w:t xml:space="preserve">é capaz para a prática de todos os atos da vida civil, e o estado civil de </w:t>
      </w:r>
      <w:r w:rsidRPr="00277CED">
        <w:rPr>
          <w:rFonts w:ascii="Tahoma" w:hAnsi="Tahoma" w:cs="Tahoma"/>
          <w:sz w:val="22"/>
          <w:szCs w:val="22"/>
        </w:rPr>
        <w:t>Patrícia</w:t>
      </w:r>
      <w:r w:rsidR="00535D7C" w:rsidRPr="00277CED">
        <w:rPr>
          <w:rFonts w:ascii="Tahoma" w:hAnsi="Tahoma" w:cs="Tahoma"/>
          <w:sz w:val="22"/>
          <w:szCs w:val="22"/>
        </w:rPr>
        <w:t xml:space="preserve"> </w:t>
      </w:r>
      <w:r w:rsidR="001C340E" w:rsidRPr="00277CED">
        <w:rPr>
          <w:rFonts w:ascii="Tahoma" w:hAnsi="Tahoma" w:cs="Tahoma"/>
          <w:sz w:val="22"/>
          <w:szCs w:val="22"/>
        </w:rPr>
        <w:t xml:space="preserve">é </w:t>
      </w:r>
      <w:r w:rsidR="00993912" w:rsidRPr="00277CED">
        <w:rPr>
          <w:rFonts w:ascii="Tahoma" w:hAnsi="Tahoma" w:cs="Tahoma"/>
          <w:bCs/>
          <w:sz w:val="22"/>
          <w:szCs w:val="22"/>
        </w:rPr>
        <w:t>casada sob o regime de comunhão parcial</w:t>
      </w:r>
      <w:r w:rsidR="0009440A" w:rsidRPr="00277CED">
        <w:rPr>
          <w:rFonts w:ascii="Tahoma" w:hAnsi="Tahoma" w:cs="Tahoma"/>
          <w:bCs/>
          <w:sz w:val="22"/>
          <w:szCs w:val="22"/>
        </w:rPr>
        <w:t xml:space="preserve"> de bens</w:t>
      </w:r>
      <w:r w:rsidR="001C340E" w:rsidRPr="00277CED">
        <w:rPr>
          <w:rFonts w:ascii="Tahoma" w:hAnsi="Tahoma" w:cs="Tahoma"/>
          <w:sz w:val="22"/>
          <w:szCs w:val="22"/>
        </w:rPr>
        <w:t xml:space="preserve">; </w:t>
      </w:r>
    </w:p>
    <w:p w:rsidR="00713ECF" w:rsidRPr="00277CED" w:rsidRDefault="00713ECF" w:rsidP="009D6571">
      <w:pPr>
        <w:pStyle w:val="PargrafodaLista"/>
        <w:suppressAutoHyphens/>
        <w:spacing w:line="320" w:lineRule="exact"/>
        <w:rPr>
          <w:rFonts w:ascii="Tahoma" w:hAnsi="Tahoma" w:cs="Tahoma"/>
          <w:sz w:val="22"/>
          <w:szCs w:val="22"/>
        </w:rPr>
      </w:pPr>
    </w:p>
    <w:p w:rsidR="00712B8C" w:rsidRPr="00277CED" w:rsidRDefault="00712B8C"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a celebração desta Escritura de Emissão e a assunção por el</w:t>
      </w:r>
      <w:r w:rsidR="00956657" w:rsidRPr="00277CED">
        <w:rPr>
          <w:rFonts w:ascii="Tahoma" w:hAnsi="Tahoma" w:cs="Tahoma"/>
          <w:sz w:val="22"/>
          <w:szCs w:val="22"/>
        </w:rPr>
        <w:t>es</w:t>
      </w:r>
      <w:r w:rsidRPr="00277CED">
        <w:rPr>
          <w:rFonts w:ascii="Tahoma" w:hAnsi="Tahoma" w:cs="Tahoma"/>
          <w:sz w:val="22"/>
          <w:szCs w:val="22"/>
        </w:rPr>
        <w:t xml:space="preserve"> das obrigações previstas nesta Escritura de Emissão bem como a colocação das Debêntures não infringem qualquer disposição legal, contrato ou instrumento do qual seja parte, nem irá resultar em: (i) vencimento antecipado de qualquer obrigação estabelecida em qualquer desses contratos ou instrumentos; (</w:t>
      </w:r>
      <w:proofErr w:type="spellStart"/>
      <w:r w:rsidRPr="00277CED">
        <w:rPr>
          <w:rFonts w:ascii="Tahoma" w:hAnsi="Tahoma" w:cs="Tahoma"/>
          <w:sz w:val="22"/>
          <w:szCs w:val="22"/>
        </w:rPr>
        <w:t>ii</w:t>
      </w:r>
      <w:proofErr w:type="spellEnd"/>
      <w:r w:rsidRPr="00277CED">
        <w:rPr>
          <w:rFonts w:ascii="Tahoma" w:hAnsi="Tahoma" w:cs="Tahoma"/>
          <w:sz w:val="22"/>
          <w:szCs w:val="22"/>
        </w:rPr>
        <w:t>) criação de qualquer ônus ou gravame sobre qualquer ativo ou bem, exceto por aqueles já existentes na presente data; ou (</w:t>
      </w:r>
      <w:proofErr w:type="spellStart"/>
      <w:r w:rsidRPr="00277CED">
        <w:rPr>
          <w:rFonts w:ascii="Tahoma" w:hAnsi="Tahoma" w:cs="Tahoma"/>
          <w:sz w:val="22"/>
          <w:szCs w:val="22"/>
        </w:rPr>
        <w:t>iii</w:t>
      </w:r>
      <w:proofErr w:type="spellEnd"/>
      <w:r w:rsidRPr="00277CED">
        <w:rPr>
          <w:rFonts w:ascii="Tahoma" w:hAnsi="Tahoma" w:cs="Tahoma"/>
          <w:sz w:val="22"/>
          <w:szCs w:val="22"/>
        </w:rPr>
        <w:t>) rescisão de qualquer desses contratos ou instrumentos;</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712B8C" w:rsidRPr="00277CED" w:rsidRDefault="00670458"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cumprirão</w:t>
      </w:r>
      <w:r w:rsidR="00712B8C" w:rsidRPr="00277CED">
        <w:rPr>
          <w:rFonts w:ascii="Tahoma" w:hAnsi="Tahoma" w:cs="Tahoma"/>
          <w:sz w:val="22"/>
          <w:szCs w:val="22"/>
        </w:rPr>
        <w:t xml:space="preserve"> todas as obrigações assumidas nos termos desta Escritura de Emissão;</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A068EF" w:rsidRPr="00277CED" w:rsidRDefault="00670458"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estão</w:t>
      </w:r>
      <w:r w:rsidR="00712B8C" w:rsidRPr="00277CED">
        <w:rPr>
          <w:rFonts w:ascii="Tahoma" w:hAnsi="Tahoma" w:cs="Tahoma"/>
          <w:sz w:val="22"/>
          <w:szCs w:val="22"/>
        </w:rPr>
        <w:t xml:space="preserve"> cumprindo</w:t>
      </w:r>
      <w:r w:rsidR="00956657" w:rsidRPr="00277CED">
        <w:rPr>
          <w:rFonts w:ascii="Tahoma" w:hAnsi="Tahoma" w:cs="Tahoma"/>
          <w:sz w:val="22"/>
          <w:szCs w:val="22"/>
        </w:rPr>
        <w:t>, em todos os aspectos materiais,</w:t>
      </w:r>
      <w:r w:rsidR="00712B8C" w:rsidRPr="00277CED">
        <w:rPr>
          <w:rFonts w:ascii="Tahoma" w:hAnsi="Tahoma" w:cs="Tahoma"/>
          <w:sz w:val="22"/>
          <w:szCs w:val="22"/>
        </w:rPr>
        <w:t xml:space="preserve"> as leis, regulamentos, normas administrativas e determinações dos órgãos governamentais, autarquias ou tribunais, aplicáveis à condução de seus negócios;</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A068EF" w:rsidRPr="00277CED" w:rsidRDefault="00497826"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os</w:t>
      </w:r>
      <w:r w:rsidR="00712B8C" w:rsidRPr="00277CED">
        <w:rPr>
          <w:rFonts w:ascii="Tahoma" w:hAnsi="Tahoma" w:cs="Tahoma"/>
          <w:sz w:val="22"/>
          <w:szCs w:val="22"/>
        </w:rPr>
        <w:t xml:space="preserve"> Garantidor</w:t>
      </w:r>
      <w:r w:rsidRPr="00277CED">
        <w:rPr>
          <w:rFonts w:ascii="Tahoma" w:hAnsi="Tahoma" w:cs="Tahoma"/>
          <w:sz w:val="22"/>
          <w:szCs w:val="22"/>
        </w:rPr>
        <w:t>es</w:t>
      </w:r>
      <w:r w:rsidR="00712B8C" w:rsidRPr="00277CED">
        <w:rPr>
          <w:rFonts w:ascii="Tahoma" w:hAnsi="Tahoma" w:cs="Tahoma"/>
          <w:sz w:val="22"/>
          <w:szCs w:val="22"/>
        </w:rPr>
        <w:t xml:space="preserve"> não t</w:t>
      </w:r>
      <w:r w:rsidRPr="00277CED">
        <w:rPr>
          <w:rFonts w:ascii="Tahoma" w:hAnsi="Tahoma" w:cs="Tahoma"/>
          <w:sz w:val="22"/>
          <w:szCs w:val="22"/>
        </w:rPr>
        <w:t>ê</w:t>
      </w:r>
      <w:r w:rsidR="00712B8C" w:rsidRPr="00277CED">
        <w:rPr>
          <w:rFonts w:ascii="Tahoma" w:hAnsi="Tahoma" w:cs="Tahoma"/>
          <w:sz w:val="22"/>
          <w:szCs w:val="22"/>
        </w:rPr>
        <w:t>m conhecimento da existência de qualquer ação judicial, procedimento administrativo ou arbitral, inquérito ou outro tipo de investigação governamental que possa vir a causar impacto substancial e adverso</w:t>
      </w:r>
      <w:r w:rsidR="00956657" w:rsidRPr="00277CED">
        <w:rPr>
          <w:rFonts w:ascii="Tahoma" w:hAnsi="Tahoma" w:cs="Tahoma"/>
          <w:sz w:val="22"/>
          <w:szCs w:val="22"/>
        </w:rPr>
        <w:t xml:space="preserve"> à situação econômico-financeira</w:t>
      </w:r>
      <w:r w:rsidR="00712B8C" w:rsidRPr="00277CED">
        <w:rPr>
          <w:rFonts w:ascii="Tahoma" w:hAnsi="Tahoma" w:cs="Tahoma"/>
          <w:sz w:val="22"/>
          <w:szCs w:val="22"/>
        </w:rPr>
        <w:t xml:space="preserve"> </w:t>
      </w:r>
      <w:r w:rsidR="00956657" w:rsidRPr="00277CED">
        <w:rPr>
          <w:rFonts w:ascii="Tahoma" w:hAnsi="Tahoma" w:cs="Tahoma"/>
          <w:sz w:val="22"/>
          <w:szCs w:val="22"/>
        </w:rPr>
        <w:t>d</w:t>
      </w:r>
      <w:r w:rsidRPr="00277CED">
        <w:rPr>
          <w:rFonts w:ascii="Tahoma" w:hAnsi="Tahoma" w:cs="Tahoma"/>
          <w:sz w:val="22"/>
          <w:szCs w:val="22"/>
        </w:rPr>
        <w:t xml:space="preserve">os </w:t>
      </w:r>
      <w:r w:rsidR="00712B8C" w:rsidRPr="00277CED">
        <w:rPr>
          <w:rFonts w:ascii="Tahoma" w:hAnsi="Tahoma" w:cs="Tahoma"/>
          <w:sz w:val="22"/>
          <w:szCs w:val="22"/>
        </w:rPr>
        <w:t>Garantidor</w:t>
      </w:r>
      <w:r w:rsidRPr="00277CED">
        <w:rPr>
          <w:rFonts w:ascii="Tahoma" w:hAnsi="Tahoma" w:cs="Tahoma"/>
          <w:sz w:val="22"/>
          <w:szCs w:val="22"/>
        </w:rPr>
        <w:t>es</w:t>
      </w:r>
      <w:r w:rsidR="00712B8C" w:rsidRPr="00277CED">
        <w:rPr>
          <w:rFonts w:ascii="Tahoma" w:hAnsi="Tahoma" w:cs="Tahoma"/>
          <w:sz w:val="22"/>
          <w:szCs w:val="22"/>
        </w:rPr>
        <w:t>;</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A068EF" w:rsidRPr="00277CED" w:rsidRDefault="00712B8C"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as informações e declarações contidas nesta Escritura de Emissão e à Oferta Restrita, conforme o caso, em relação </w:t>
      </w:r>
      <w:r w:rsidR="00497826" w:rsidRPr="00277CED">
        <w:rPr>
          <w:rFonts w:ascii="Tahoma" w:hAnsi="Tahoma" w:cs="Tahoma"/>
          <w:sz w:val="22"/>
          <w:szCs w:val="22"/>
        </w:rPr>
        <w:t xml:space="preserve">aos </w:t>
      </w:r>
      <w:r w:rsidRPr="00277CED">
        <w:rPr>
          <w:rFonts w:ascii="Tahoma" w:hAnsi="Tahoma" w:cs="Tahoma"/>
          <w:sz w:val="22"/>
          <w:szCs w:val="22"/>
        </w:rPr>
        <w:t>Garantidor</w:t>
      </w:r>
      <w:r w:rsidR="00497826" w:rsidRPr="00277CED">
        <w:rPr>
          <w:rFonts w:ascii="Tahoma" w:hAnsi="Tahoma" w:cs="Tahoma"/>
          <w:sz w:val="22"/>
          <w:szCs w:val="22"/>
        </w:rPr>
        <w:t>es</w:t>
      </w:r>
      <w:r w:rsidRPr="00277CED">
        <w:rPr>
          <w:rFonts w:ascii="Tahoma" w:hAnsi="Tahoma" w:cs="Tahoma"/>
          <w:sz w:val="22"/>
          <w:szCs w:val="22"/>
        </w:rPr>
        <w:t xml:space="preserve"> são verdadeiras, consistentes, corretas e suficientes; </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não omitiu ou omitirá qualquer fato relevante, de qualquer natureza, que seja de seu conhecimento e que possa resultar em alteração substancial de sua situação econômico-financeira ou jurídica em prejuízo dos Debenturistas;</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712B8C" w:rsidRPr="00277CED" w:rsidRDefault="00712B8C"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há qualquer ligação entre </w:t>
      </w:r>
      <w:r w:rsidR="00497826" w:rsidRPr="00277CED">
        <w:rPr>
          <w:rFonts w:ascii="Tahoma" w:hAnsi="Tahoma" w:cs="Tahoma"/>
          <w:sz w:val="22"/>
          <w:szCs w:val="22"/>
        </w:rPr>
        <w:t>os</w:t>
      </w:r>
      <w:r w:rsidRPr="00277CED">
        <w:rPr>
          <w:rFonts w:ascii="Tahoma" w:hAnsi="Tahoma" w:cs="Tahoma"/>
          <w:sz w:val="22"/>
          <w:szCs w:val="22"/>
        </w:rPr>
        <w:t xml:space="preserve"> Garantidor</w:t>
      </w:r>
      <w:r w:rsidR="00497826" w:rsidRPr="00277CED">
        <w:rPr>
          <w:rFonts w:ascii="Tahoma" w:hAnsi="Tahoma" w:cs="Tahoma"/>
          <w:sz w:val="22"/>
          <w:szCs w:val="22"/>
        </w:rPr>
        <w:t>es</w:t>
      </w:r>
      <w:r w:rsidRPr="00277CED">
        <w:rPr>
          <w:rFonts w:ascii="Tahoma" w:hAnsi="Tahoma" w:cs="Tahoma"/>
          <w:sz w:val="22"/>
          <w:szCs w:val="22"/>
        </w:rPr>
        <w:t xml:space="preserve"> e o Agente Fiduciário que impeça o Agente Fiduciário de exercer plenamente suas funções;</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712B8C" w:rsidRPr="00277CED" w:rsidRDefault="00712B8C"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esta Escritura de Emissão constitui obrigações legais, válidas, eficazes e vinculativas d</w:t>
      </w:r>
      <w:r w:rsidR="00497826" w:rsidRPr="00277CED">
        <w:rPr>
          <w:rFonts w:ascii="Tahoma" w:hAnsi="Tahoma" w:cs="Tahoma"/>
          <w:sz w:val="22"/>
          <w:szCs w:val="22"/>
        </w:rPr>
        <w:t>os</w:t>
      </w:r>
      <w:r w:rsidRPr="00277CED">
        <w:rPr>
          <w:rFonts w:ascii="Tahoma" w:hAnsi="Tahoma" w:cs="Tahoma"/>
          <w:sz w:val="22"/>
          <w:szCs w:val="22"/>
        </w:rPr>
        <w:t xml:space="preserve"> Garantidor</w:t>
      </w:r>
      <w:r w:rsidR="00497826" w:rsidRPr="00277CED">
        <w:rPr>
          <w:rFonts w:ascii="Tahoma" w:hAnsi="Tahoma" w:cs="Tahoma"/>
          <w:sz w:val="22"/>
          <w:szCs w:val="22"/>
        </w:rPr>
        <w:t>es</w:t>
      </w:r>
      <w:r w:rsidRPr="00277CED">
        <w:rPr>
          <w:rFonts w:ascii="Tahoma" w:hAnsi="Tahoma" w:cs="Tahoma"/>
          <w:sz w:val="22"/>
          <w:szCs w:val="22"/>
        </w:rPr>
        <w:t>, exequíveis de acordo com os seus termos e condições, com força de título executivo extrajudicial nos termos do artigo 585 do Código de Processo Civil Brasileiro;</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20686D" w:rsidRPr="00277CED" w:rsidRDefault="00EA48A4"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t</w:t>
      </w:r>
      <w:r w:rsidR="00956657" w:rsidRPr="00277CED">
        <w:rPr>
          <w:rFonts w:ascii="Tahoma" w:hAnsi="Tahoma" w:cs="Tahoma"/>
          <w:sz w:val="22"/>
          <w:szCs w:val="22"/>
        </w:rPr>
        <w:t>ê</w:t>
      </w:r>
      <w:r w:rsidRPr="00277CED">
        <w:rPr>
          <w:rFonts w:ascii="Tahoma" w:hAnsi="Tahoma" w:cs="Tahoma"/>
          <w:sz w:val="22"/>
          <w:szCs w:val="22"/>
        </w:rPr>
        <w:t>m plena ciência e concorda</w:t>
      </w:r>
      <w:r w:rsidR="00956657" w:rsidRPr="00277CED">
        <w:rPr>
          <w:rFonts w:ascii="Tahoma" w:hAnsi="Tahoma" w:cs="Tahoma"/>
          <w:sz w:val="22"/>
          <w:szCs w:val="22"/>
        </w:rPr>
        <w:t>m</w:t>
      </w:r>
      <w:r w:rsidRPr="00277CED">
        <w:rPr>
          <w:rFonts w:ascii="Tahoma" w:hAnsi="Tahoma" w:cs="Tahoma"/>
          <w:sz w:val="22"/>
          <w:szCs w:val="22"/>
        </w:rPr>
        <w:t xml:space="preserve"> integralmente com a forma de divulgação e apuração da (i) Taxa DI, divulgada pela CETIP, e da (</w:t>
      </w:r>
      <w:proofErr w:type="spellStart"/>
      <w:r w:rsidRPr="00277CED">
        <w:rPr>
          <w:rFonts w:ascii="Tahoma" w:hAnsi="Tahoma" w:cs="Tahoma"/>
          <w:sz w:val="22"/>
          <w:szCs w:val="22"/>
        </w:rPr>
        <w:t>ii</w:t>
      </w:r>
      <w:proofErr w:type="spellEnd"/>
      <w:r w:rsidRPr="00277CED">
        <w:rPr>
          <w:rFonts w:ascii="Tahoma" w:hAnsi="Tahoma" w:cs="Tahoma"/>
          <w:sz w:val="22"/>
          <w:szCs w:val="22"/>
        </w:rPr>
        <w:t>) TJLP</w:t>
      </w:r>
      <w:r w:rsidR="00956657" w:rsidRPr="00277CED">
        <w:rPr>
          <w:rFonts w:ascii="Tahoma" w:hAnsi="Tahoma" w:cs="Tahoma"/>
          <w:sz w:val="22"/>
          <w:szCs w:val="22"/>
        </w:rPr>
        <w:t>,</w:t>
      </w:r>
      <w:r w:rsidRPr="00277CED">
        <w:rPr>
          <w:rFonts w:ascii="Tahoma" w:hAnsi="Tahoma" w:cs="Tahoma"/>
          <w:sz w:val="22"/>
          <w:szCs w:val="22"/>
        </w:rPr>
        <w:t xml:space="preserve"> divulgada pelo Conselho Monetário Nacional, e que a forma de cálculo da Remuneração das Debêntures foi acordada por livre vontade entre a Emissora e os Coordenadores, em obs</w:t>
      </w:r>
      <w:r w:rsidR="00956657" w:rsidRPr="00277CED">
        <w:rPr>
          <w:rFonts w:ascii="Tahoma" w:hAnsi="Tahoma" w:cs="Tahoma"/>
          <w:sz w:val="22"/>
          <w:szCs w:val="22"/>
        </w:rPr>
        <w:t>ervância ao princípio da boa-fé</w:t>
      </w:r>
      <w:r w:rsidR="0020686D" w:rsidRPr="00277CED">
        <w:rPr>
          <w:rFonts w:ascii="Tahoma" w:hAnsi="Tahoma" w:cs="Tahoma"/>
          <w:sz w:val="22"/>
          <w:szCs w:val="22"/>
        </w:rPr>
        <w:t>;</w:t>
      </w:r>
    </w:p>
    <w:p w:rsidR="0020686D" w:rsidRPr="00277CED" w:rsidRDefault="0020686D" w:rsidP="00911D16">
      <w:pPr>
        <w:suppressAutoHyphens/>
        <w:spacing w:line="320" w:lineRule="exact"/>
        <w:ind w:left="567" w:hanging="567"/>
        <w:rPr>
          <w:rFonts w:ascii="Tahoma" w:hAnsi="Tahoma" w:cs="Tahoma"/>
          <w:sz w:val="22"/>
          <w:szCs w:val="22"/>
        </w:rPr>
      </w:pPr>
    </w:p>
    <w:p w:rsidR="00EA48A4"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tem capacidade jurídica para celebrar esta Escritura de Emissão e cumprir todas as respectivas obrigações aqui previstas;</w:t>
      </w:r>
    </w:p>
    <w:p w:rsidR="0020686D" w:rsidRPr="00277CED" w:rsidRDefault="0020686D" w:rsidP="00911D16">
      <w:pPr>
        <w:pStyle w:val="PargrafodaLista"/>
        <w:suppressAutoHyphens/>
        <w:ind w:left="567" w:hanging="567"/>
        <w:rPr>
          <w:rFonts w:ascii="Tahoma" w:hAnsi="Tahoma" w:cs="Tahoma"/>
          <w:sz w:val="22"/>
          <w:szCs w:val="22"/>
        </w:rPr>
      </w:pPr>
    </w:p>
    <w:p w:rsidR="0020686D"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está familiarizado com instrumentos financeiros com características semelhantes às das Debêntures;</w:t>
      </w:r>
    </w:p>
    <w:p w:rsidR="0020686D" w:rsidRPr="00277CED" w:rsidRDefault="0020686D" w:rsidP="00911D16">
      <w:pPr>
        <w:pStyle w:val="PargrafodaLista"/>
        <w:suppressAutoHyphens/>
        <w:ind w:left="567" w:hanging="567"/>
        <w:rPr>
          <w:rFonts w:ascii="Tahoma" w:hAnsi="Tahoma" w:cs="Tahoma"/>
          <w:sz w:val="22"/>
          <w:szCs w:val="22"/>
        </w:rPr>
      </w:pPr>
    </w:p>
    <w:p w:rsidR="0020686D"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decidiu, por sua conta e risco, prestar a Fiança e está contando exclusivamente com a consultoria e recomendação de seus próprios assessores para definirem o tratamento financeiro, legal, regulatório, tributário e contábil pertinentes à Fiança, e não se baseou </w:t>
      </w:r>
      <w:r w:rsidRPr="00277CED">
        <w:rPr>
          <w:rFonts w:ascii="Tahoma" w:hAnsi="Tahoma" w:cs="Tahoma"/>
          <w:sz w:val="22"/>
          <w:szCs w:val="22"/>
        </w:rPr>
        <w:lastRenderedPageBreak/>
        <w:t>em qualquer opinião do Agente Fiduciário, das instituições coordenadoras da Oferta Restrita e intermediárias contratadas e/ou de qualquer pessoa ou entidade ligada ao Agente Fiduciário e/ou às instituições coordenadoras da Oferta Restrita e intermediárias contratadas, para definir o tratamento contábil, fiscal, legal e regulatório aplicável à Fiança;</w:t>
      </w:r>
    </w:p>
    <w:p w:rsidR="0020686D" w:rsidRPr="00277CED" w:rsidRDefault="0020686D" w:rsidP="00911D16">
      <w:pPr>
        <w:pStyle w:val="PargrafodaLista"/>
        <w:suppressAutoHyphens/>
        <w:ind w:left="567" w:hanging="567"/>
        <w:rPr>
          <w:rFonts w:ascii="Tahoma" w:hAnsi="Tahoma" w:cs="Tahoma"/>
          <w:sz w:val="22"/>
          <w:szCs w:val="22"/>
        </w:rPr>
      </w:pPr>
    </w:p>
    <w:p w:rsidR="0020686D"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é pessoa sofisticada e tem o conhecimento e a experiência em assuntos financeiros e de negócios, inclusive no que diz respeito a operações da mesma natureza que as Debêntures, que os capacitam a avaliar o mérito, os riscos e a adequação das Debêntures; e</w:t>
      </w:r>
    </w:p>
    <w:p w:rsidR="0020686D" w:rsidRPr="00277CED" w:rsidRDefault="0020686D" w:rsidP="00911D16">
      <w:pPr>
        <w:pStyle w:val="PargrafodaLista"/>
        <w:suppressAutoHyphens/>
        <w:ind w:left="567" w:hanging="567"/>
        <w:rPr>
          <w:rFonts w:ascii="Tahoma" w:hAnsi="Tahoma" w:cs="Tahoma"/>
          <w:sz w:val="22"/>
          <w:szCs w:val="22"/>
        </w:rPr>
      </w:pPr>
    </w:p>
    <w:p w:rsidR="0020686D"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não prestou declarações falsas, imprecisas ou incompletas aos Debenturistas e/ou ao Agente Fiduciário e não há pendências, judiciais ou administrativas, de qualquer natureza, no Brasil ou no exterior, que causem ou possam causar uma Mudança Adversa Relevante ou Evento de Vencimento Antecipado.</w:t>
      </w:r>
    </w:p>
    <w:p w:rsidR="00956657" w:rsidRPr="00277CED" w:rsidRDefault="00956657" w:rsidP="009D6571">
      <w:pPr>
        <w:suppressAutoHyphens/>
        <w:spacing w:line="320" w:lineRule="exact"/>
        <w:ind w:left="567"/>
        <w:rPr>
          <w:rFonts w:ascii="Tahoma" w:hAnsi="Tahoma" w:cs="Tahoma"/>
          <w:sz w:val="22"/>
          <w:szCs w:val="22"/>
        </w:rPr>
      </w:pPr>
    </w:p>
    <w:p w:rsidR="00B37A94" w:rsidRPr="00277CED" w:rsidRDefault="00B37A94" w:rsidP="009D6571">
      <w:pPr>
        <w:pStyle w:val="Ttulo1"/>
        <w:suppressAutoHyphens/>
        <w:spacing w:line="320" w:lineRule="exact"/>
        <w:jc w:val="center"/>
        <w:rPr>
          <w:rFonts w:ascii="Tahoma" w:hAnsi="Tahoma" w:cs="Tahoma"/>
          <w:sz w:val="22"/>
          <w:szCs w:val="22"/>
        </w:rPr>
      </w:pPr>
      <w:r w:rsidRPr="00277CED">
        <w:rPr>
          <w:rFonts w:ascii="Tahoma" w:hAnsi="Tahoma" w:cs="Tahoma"/>
          <w:sz w:val="22"/>
          <w:szCs w:val="22"/>
        </w:rPr>
        <w:t xml:space="preserve">Cláusula </w:t>
      </w:r>
      <w:r w:rsidR="004D073F" w:rsidRPr="00277CED">
        <w:rPr>
          <w:rFonts w:ascii="Tahoma" w:hAnsi="Tahoma" w:cs="Tahoma"/>
          <w:sz w:val="22"/>
          <w:szCs w:val="22"/>
        </w:rPr>
        <w:t>Onze</w:t>
      </w:r>
      <w:r w:rsidR="00C51F87" w:rsidRPr="00277CED">
        <w:rPr>
          <w:rFonts w:ascii="Tahoma" w:hAnsi="Tahoma" w:cs="Tahoma"/>
          <w:sz w:val="22"/>
          <w:szCs w:val="22"/>
        </w:rPr>
        <w:t xml:space="preserve"> </w:t>
      </w:r>
      <w:r w:rsidRPr="00277CED">
        <w:rPr>
          <w:rFonts w:ascii="Tahoma" w:hAnsi="Tahoma" w:cs="Tahoma"/>
          <w:sz w:val="22"/>
          <w:szCs w:val="22"/>
        </w:rPr>
        <w:t>– DAS NOTIFICAÇÕES</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pStyle w:val="Corpodetexto3"/>
        <w:suppressAutoHyphens/>
        <w:spacing w:line="320" w:lineRule="exact"/>
        <w:rPr>
          <w:rFonts w:ascii="Tahoma" w:hAnsi="Tahoma" w:cs="Tahoma"/>
          <w:sz w:val="22"/>
          <w:szCs w:val="22"/>
        </w:rPr>
      </w:pPr>
      <w:r w:rsidRPr="00277CED">
        <w:rPr>
          <w:rFonts w:ascii="Tahoma" w:hAnsi="Tahoma" w:cs="Tahoma"/>
          <w:sz w:val="22"/>
          <w:szCs w:val="22"/>
        </w:rPr>
        <w:t>1</w:t>
      </w:r>
      <w:r w:rsidR="004836EF" w:rsidRPr="00277CED">
        <w:rPr>
          <w:rFonts w:ascii="Tahoma" w:hAnsi="Tahoma" w:cs="Tahoma"/>
          <w:sz w:val="22"/>
          <w:szCs w:val="22"/>
        </w:rPr>
        <w:t>1</w:t>
      </w:r>
      <w:r w:rsidR="00B37A94" w:rsidRPr="00277CED">
        <w:rPr>
          <w:rFonts w:ascii="Tahoma" w:hAnsi="Tahoma" w:cs="Tahoma"/>
          <w:sz w:val="22"/>
          <w:szCs w:val="22"/>
        </w:rPr>
        <w:t>.1. 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rsidR="00524A84" w:rsidRPr="00277CED" w:rsidRDefault="00524A84" w:rsidP="009D6571">
      <w:pPr>
        <w:suppressAutoHyphens/>
        <w:spacing w:line="320" w:lineRule="exact"/>
        <w:rPr>
          <w:rFonts w:ascii="Tahoma" w:hAnsi="Tahoma" w:cs="Tahoma"/>
          <w:b/>
          <w:sz w:val="22"/>
          <w:szCs w:val="22"/>
        </w:rPr>
      </w:pPr>
    </w:p>
    <w:p w:rsidR="00B37A94" w:rsidRPr="00277CED" w:rsidRDefault="00B37A94" w:rsidP="009D6571">
      <w:pPr>
        <w:suppressAutoHyphens/>
        <w:spacing w:line="320" w:lineRule="exact"/>
        <w:rPr>
          <w:rFonts w:ascii="Tahoma" w:hAnsi="Tahoma" w:cs="Tahoma"/>
          <w:b/>
          <w:sz w:val="22"/>
          <w:szCs w:val="22"/>
        </w:rPr>
      </w:pPr>
      <w:r w:rsidRPr="00277CED">
        <w:rPr>
          <w:rFonts w:ascii="Tahoma" w:hAnsi="Tahoma" w:cs="Tahoma"/>
          <w:b/>
          <w:sz w:val="22"/>
          <w:szCs w:val="22"/>
        </w:rPr>
        <w:t>Para a Emissora:</w:t>
      </w:r>
    </w:p>
    <w:p w:rsidR="00914476" w:rsidRPr="00277CED" w:rsidRDefault="00EA48A4" w:rsidP="009D6571">
      <w:pPr>
        <w:shd w:val="clear" w:color="auto" w:fill="FFFFFF"/>
        <w:tabs>
          <w:tab w:val="left" w:pos="1560"/>
        </w:tabs>
        <w:suppressAutoHyphens/>
        <w:spacing w:line="320" w:lineRule="exact"/>
        <w:rPr>
          <w:rFonts w:ascii="Tahoma" w:hAnsi="Tahoma" w:cs="Tahoma"/>
          <w:b/>
          <w:bCs/>
          <w:smallCaps/>
          <w:sz w:val="22"/>
          <w:szCs w:val="22"/>
          <w:lang w:eastAsia="en-US"/>
        </w:rPr>
      </w:pPr>
      <w:r w:rsidRPr="00277CED">
        <w:rPr>
          <w:rFonts w:ascii="Tahoma" w:hAnsi="Tahoma" w:cs="Tahoma"/>
          <w:b/>
          <w:sz w:val="22"/>
          <w:szCs w:val="22"/>
        </w:rPr>
        <w:t>JUMIL - JUSTINO DE MORAIS, IRMÃOS S.A</w:t>
      </w:r>
    </w:p>
    <w:p w:rsidR="00C82920" w:rsidRPr="00277CED" w:rsidRDefault="00EA48A4"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Rua Ana Luiza, 568</w:t>
      </w:r>
    </w:p>
    <w:p w:rsidR="00EA48A4" w:rsidRPr="00277CED" w:rsidRDefault="00EA48A4"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 xml:space="preserve">Batatais </w:t>
      </w:r>
      <w:r w:rsidR="00D306FC">
        <w:rPr>
          <w:rFonts w:ascii="Tahoma" w:hAnsi="Tahoma" w:cs="Tahoma"/>
          <w:bCs/>
          <w:sz w:val="22"/>
          <w:szCs w:val="22"/>
        </w:rPr>
        <w:t>-</w:t>
      </w:r>
      <w:r w:rsidRPr="00277CED">
        <w:rPr>
          <w:rFonts w:ascii="Tahoma" w:hAnsi="Tahoma" w:cs="Tahoma"/>
          <w:bCs/>
          <w:sz w:val="22"/>
          <w:szCs w:val="22"/>
        </w:rPr>
        <w:t xml:space="preserve"> SP</w:t>
      </w:r>
    </w:p>
    <w:p w:rsidR="004D073F" w:rsidRPr="00277CED" w:rsidRDefault="004D073F" w:rsidP="009D6571">
      <w:pPr>
        <w:suppressAutoHyphens/>
        <w:spacing w:line="320" w:lineRule="exact"/>
        <w:ind w:right="57"/>
        <w:rPr>
          <w:rFonts w:ascii="Tahoma" w:hAnsi="Tahoma" w:cs="Tahoma"/>
          <w:sz w:val="22"/>
          <w:szCs w:val="22"/>
        </w:rPr>
      </w:pPr>
      <w:r w:rsidRPr="00277CED">
        <w:rPr>
          <w:rFonts w:ascii="Tahoma" w:hAnsi="Tahoma" w:cs="Tahoma"/>
          <w:bCs/>
          <w:sz w:val="22"/>
          <w:szCs w:val="22"/>
        </w:rPr>
        <w:t>CEP 14300-000</w:t>
      </w:r>
    </w:p>
    <w:p w:rsidR="009A113E" w:rsidRPr="00277CED" w:rsidRDefault="009A113E"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At.: </w:t>
      </w:r>
      <w:r w:rsidR="003E644E" w:rsidRPr="00277CED">
        <w:rPr>
          <w:rFonts w:ascii="Tahoma" w:hAnsi="Tahoma" w:cs="Tahoma"/>
          <w:sz w:val="22"/>
          <w:szCs w:val="22"/>
        </w:rPr>
        <w:t>Fabr</w:t>
      </w:r>
      <w:r w:rsidR="003E644E">
        <w:rPr>
          <w:rFonts w:ascii="Tahoma" w:hAnsi="Tahoma" w:cs="Tahoma"/>
          <w:sz w:val="22"/>
          <w:szCs w:val="22"/>
        </w:rPr>
        <w:t>í</w:t>
      </w:r>
      <w:r w:rsidR="003E644E" w:rsidRPr="00277CED">
        <w:rPr>
          <w:rFonts w:ascii="Tahoma" w:hAnsi="Tahoma" w:cs="Tahoma"/>
          <w:sz w:val="22"/>
          <w:szCs w:val="22"/>
        </w:rPr>
        <w:t xml:space="preserve">cio </w:t>
      </w:r>
      <w:r w:rsidR="00EA48A4" w:rsidRPr="00277CED">
        <w:rPr>
          <w:rFonts w:ascii="Tahoma" w:hAnsi="Tahoma" w:cs="Tahoma"/>
          <w:sz w:val="22"/>
          <w:szCs w:val="22"/>
        </w:rPr>
        <w:t>Rosa de Morais</w:t>
      </w:r>
    </w:p>
    <w:p w:rsidR="009A113E" w:rsidRPr="00277CED" w:rsidRDefault="00EA48A4" w:rsidP="009D6571">
      <w:pPr>
        <w:suppressAutoHyphens/>
        <w:spacing w:line="320" w:lineRule="exact"/>
        <w:ind w:right="57"/>
        <w:rPr>
          <w:rFonts w:ascii="Tahoma" w:hAnsi="Tahoma" w:cs="Tahoma"/>
          <w:sz w:val="22"/>
          <w:szCs w:val="22"/>
        </w:rPr>
      </w:pPr>
      <w:r w:rsidRPr="00277CED">
        <w:rPr>
          <w:rFonts w:ascii="Tahoma" w:hAnsi="Tahoma" w:cs="Tahoma"/>
          <w:sz w:val="22"/>
          <w:szCs w:val="22"/>
        </w:rPr>
        <w:t>Telefone: (</w:t>
      </w:r>
      <w:r w:rsidR="009D04C9" w:rsidRPr="00277CED">
        <w:rPr>
          <w:rFonts w:ascii="Tahoma" w:hAnsi="Tahoma" w:cs="Tahoma"/>
          <w:sz w:val="22"/>
          <w:szCs w:val="22"/>
        </w:rPr>
        <w:t>16</w:t>
      </w:r>
      <w:r w:rsidRPr="00277CED">
        <w:rPr>
          <w:rFonts w:ascii="Tahoma" w:hAnsi="Tahoma" w:cs="Tahoma"/>
          <w:sz w:val="22"/>
          <w:szCs w:val="22"/>
        </w:rPr>
        <w:t xml:space="preserve">) </w:t>
      </w:r>
      <w:r w:rsidR="009D04C9" w:rsidRPr="00277CED">
        <w:rPr>
          <w:rFonts w:ascii="Tahoma" w:hAnsi="Tahoma" w:cs="Tahoma"/>
          <w:sz w:val="22"/>
          <w:szCs w:val="22"/>
        </w:rPr>
        <w:t>3660-1000</w:t>
      </w:r>
      <w:r w:rsidR="004D073F" w:rsidRPr="00277CED">
        <w:rPr>
          <w:rFonts w:ascii="Tahoma" w:hAnsi="Tahoma" w:cs="Tahoma"/>
          <w:sz w:val="22"/>
          <w:szCs w:val="22"/>
        </w:rPr>
        <w:t xml:space="preserve"> – Ramal 1005</w:t>
      </w:r>
    </w:p>
    <w:p w:rsidR="009A113E" w:rsidRPr="00277CED" w:rsidRDefault="009A113E"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E-mail: </w:t>
      </w:r>
      <w:r w:rsidR="009D04C9" w:rsidRPr="00277CED">
        <w:rPr>
          <w:rFonts w:ascii="Tahoma" w:hAnsi="Tahoma" w:cs="Tahoma"/>
          <w:sz w:val="22"/>
          <w:szCs w:val="22"/>
        </w:rPr>
        <w:t>fabricio@jumil.com.br</w:t>
      </w:r>
    </w:p>
    <w:p w:rsidR="00914476" w:rsidRPr="00277CED" w:rsidRDefault="00914476" w:rsidP="009D6571">
      <w:pPr>
        <w:suppressAutoHyphens/>
        <w:spacing w:line="320" w:lineRule="exact"/>
        <w:ind w:right="57"/>
        <w:rPr>
          <w:rFonts w:ascii="Tahoma" w:hAnsi="Tahoma" w:cs="Tahoma"/>
          <w:w w:val="0"/>
          <w:sz w:val="22"/>
          <w:szCs w:val="22"/>
        </w:rPr>
      </w:pPr>
    </w:p>
    <w:p w:rsidR="00914476" w:rsidRPr="00277CED" w:rsidRDefault="00914476" w:rsidP="009D6571">
      <w:pPr>
        <w:suppressAutoHyphens/>
        <w:spacing w:line="320" w:lineRule="exact"/>
        <w:rPr>
          <w:rFonts w:ascii="Tahoma" w:hAnsi="Tahoma" w:cs="Tahoma"/>
          <w:b/>
          <w:sz w:val="22"/>
          <w:szCs w:val="22"/>
        </w:rPr>
      </w:pPr>
      <w:bookmarkStart w:id="55" w:name="_DV_C180"/>
      <w:r w:rsidRPr="00277CED">
        <w:rPr>
          <w:rFonts w:ascii="Tahoma" w:hAnsi="Tahoma" w:cs="Tahoma"/>
          <w:b/>
          <w:sz w:val="22"/>
          <w:szCs w:val="22"/>
        </w:rPr>
        <w:t xml:space="preserve">Para </w:t>
      </w:r>
      <w:r w:rsidR="00497826" w:rsidRPr="00277CED">
        <w:rPr>
          <w:rFonts w:ascii="Tahoma" w:hAnsi="Tahoma" w:cs="Tahoma"/>
          <w:b/>
          <w:sz w:val="22"/>
          <w:szCs w:val="22"/>
        </w:rPr>
        <w:t>os</w:t>
      </w:r>
      <w:r w:rsidR="003553FB" w:rsidRPr="00277CED">
        <w:rPr>
          <w:rFonts w:ascii="Tahoma" w:hAnsi="Tahoma" w:cs="Tahoma"/>
          <w:b/>
          <w:sz w:val="22"/>
          <w:szCs w:val="22"/>
        </w:rPr>
        <w:t xml:space="preserve"> Garantidores</w:t>
      </w:r>
      <w:r w:rsidRPr="00277CED">
        <w:rPr>
          <w:rFonts w:ascii="Tahoma" w:hAnsi="Tahoma" w:cs="Tahoma"/>
          <w:b/>
          <w:sz w:val="22"/>
          <w:szCs w:val="22"/>
        </w:rPr>
        <w:t>:</w:t>
      </w:r>
      <w:bookmarkEnd w:id="55"/>
    </w:p>
    <w:p w:rsidR="00497826"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
          <w:bCs/>
          <w:sz w:val="22"/>
          <w:szCs w:val="22"/>
        </w:rPr>
        <w:t>RUBENS DIAS DE MORAIS</w:t>
      </w:r>
    </w:p>
    <w:p w:rsidR="009D04C9" w:rsidRPr="00277CED" w:rsidRDefault="004D073F"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 xml:space="preserve">Rua Coronel Joaquim </w:t>
      </w:r>
      <w:proofErr w:type="spellStart"/>
      <w:r w:rsidRPr="00277CED">
        <w:rPr>
          <w:rFonts w:ascii="Tahoma" w:hAnsi="Tahoma" w:cs="Tahoma"/>
          <w:bCs/>
          <w:sz w:val="22"/>
          <w:szCs w:val="22"/>
        </w:rPr>
        <w:t>Alvez</w:t>
      </w:r>
      <w:proofErr w:type="spellEnd"/>
      <w:r w:rsidR="009D04C9" w:rsidRPr="00277CED">
        <w:rPr>
          <w:rFonts w:ascii="Tahoma" w:hAnsi="Tahoma" w:cs="Tahoma"/>
          <w:bCs/>
          <w:sz w:val="22"/>
          <w:szCs w:val="22"/>
        </w:rPr>
        <w:t>, 760</w:t>
      </w:r>
    </w:p>
    <w:p w:rsidR="009D04C9" w:rsidRPr="00277CED" w:rsidRDefault="00EB1911" w:rsidP="009D6571">
      <w:pPr>
        <w:suppressAutoHyphens/>
        <w:spacing w:line="320" w:lineRule="exact"/>
        <w:ind w:right="57"/>
        <w:rPr>
          <w:rFonts w:ascii="Tahoma" w:hAnsi="Tahoma" w:cs="Tahoma"/>
          <w:bCs/>
          <w:sz w:val="22"/>
          <w:szCs w:val="22"/>
        </w:rPr>
      </w:pPr>
      <w:r>
        <w:rPr>
          <w:rFonts w:ascii="Tahoma" w:hAnsi="Tahoma" w:cs="Tahoma"/>
          <w:bCs/>
          <w:sz w:val="22"/>
          <w:szCs w:val="22"/>
        </w:rPr>
        <w:t>Batatais</w:t>
      </w:r>
      <w:r w:rsidR="009D04C9" w:rsidRPr="00277CED">
        <w:rPr>
          <w:rFonts w:ascii="Tahoma" w:hAnsi="Tahoma" w:cs="Tahoma"/>
          <w:bCs/>
          <w:sz w:val="22"/>
          <w:szCs w:val="22"/>
        </w:rPr>
        <w:t xml:space="preserve"> – SP</w:t>
      </w:r>
    </w:p>
    <w:p w:rsidR="004D073F" w:rsidRPr="00277CED" w:rsidRDefault="004D073F"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 xml:space="preserve">CEP: </w:t>
      </w:r>
      <w:r w:rsidR="00EB1911">
        <w:rPr>
          <w:rFonts w:ascii="Tahoma" w:hAnsi="Tahoma" w:cs="Tahoma"/>
          <w:bCs/>
          <w:sz w:val="22"/>
          <w:szCs w:val="22"/>
        </w:rPr>
        <w:t>14300</w:t>
      </w:r>
      <w:r w:rsidRPr="00277CED">
        <w:rPr>
          <w:rFonts w:ascii="Tahoma" w:hAnsi="Tahoma" w:cs="Tahoma"/>
          <w:bCs/>
          <w:sz w:val="22"/>
          <w:szCs w:val="22"/>
        </w:rPr>
        <w:t>-000</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Cs/>
          <w:sz w:val="22"/>
          <w:szCs w:val="22"/>
        </w:rPr>
        <w:t>At: Rubens Dias de Morais</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Telefone: </w:t>
      </w:r>
      <w:r w:rsidR="004D073F" w:rsidRPr="00277CED">
        <w:rPr>
          <w:rFonts w:ascii="Tahoma" w:hAnsi="Tahoma" w:cs="Tahoma"/>
          <w:sz w:val="22"/>
          <w:szCs w:val="22"/>
        </w:rPr>
        <w:t>(16) 3660-1000 – Ramal 1002</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E-mail: </w:t>
      </w:r>
      <w:r w:rsidR="004D073F" w:rsidRPr="00277CED">
        <w:rPr>
          <w:rFonts w:ascii="Tahoma" w:hAnsi="Tahoma" w:cs="Tahoma"/>
          <w:sz w:val="22"/>
          <w:szCs w:val="22"/>
        </w:rPr>
        <w:t>rubens@jumil.com.br</w:t>
      </w:r>
    </w:p>
    <w:p w:rsidR="009D04C9" w:rsidRPr="00277CED" w:rsidRDefault="009D04C9" w:rsidP="009D6571">
      <w:pPr>
        <w:suppressAutoHyphens/>
        <w:spacing w:line="320" w:lineRule="exact"/>
        <w:ind w:right="57"/>
        <w:rPr>
          <w:rFonts w:ascii="Tahoma" w:hAnsi="Tahoma" w:cs="Tahoma"/>
          <w:sz w:val="22"/>
          <w:szCs w:val="22"/>
        </w:rPr>
      </w:pPr>
    </w:p>
    <w:p w:rsidR="009D04C9" w:rsidRPr="00277CED" w:rsidRDefault="003E644E" w:rsidP="009D6571">
      <w:pPr>
        <w:suppressAutoHyphens/>
        <w:spacing w:line="320" w:lineRule="exact"/>
        <w:ind w:right="57"/>
        <w:rPr>
          <w:rFonts w:ascii="Tahoma" w:hAnsi="Tahoma" w:cs="Tahoma"/>
          <w:sz w:val="22"/>
          <w:szCs w:val="22"/>
        </w:rPr>
      </w:pPr>
      <w:r w:rsidRPr="00277CED">
        <w:rPr>
          <w:rFonts w:ascii="Tahoma" w:hAnsi="Tahoma" w:cs="Tahoma"/>
          <w:b/>
          <w:bCs/>
          <w:sz w:val="22"/>
          <w:szCs w:val="22"/>
        </w:rPr>
        <w:t>FABR</w:t>
      </w:r>
      <w:r>
        <w:rPr>
          <w:rFonts w:ascii="Tahoma" w:hAnsi="Tahoma" w:cs="Tahoma"/>
          <w:b/>
          <w:bCs/>
          <w:sz w:val="22"/>
          <w:szCs w:val="22"/>
        </w:rPr>
        <w:t>Í</w:t>
      </w:r>
      <w:r w:rsidRPr="00277CED">
        <w:rPr>
          <w:rFonts w:ascii="Tahoma" w:hAnsi="Tahoma" w:cs="Tahoma"/>
          <w:b/>
          <w:bCs/>
          <w:sz w:val="22"/>
          <w:szCs w:val="22"/>
        </w:rPr>
        <w:t xml:space="preserve">CIO </w:t>
      </w:r>
      <w:r w:rsidR="00F441D9">
        <w:rPr>
          <w:rFonts w:ascii="Tahoma" w:hAnsi="Tahoma" w:cs="Tahoma"/>
          <w:b/>
          <w:bCs/>
          <w:sz w:val="22"/>
          <w:szCs w:val="22"/>
        </w:rPr>
        <w:t>ROSA</w:t>
      </w:r>
      <w:r w:rsidR="00F441D9" w:rsidRPr="00277CED">
        <w:rPr>
          <w:rFonts w:ascii="Tahoma" w:hAnsi="Tahoma" w:cs="Tahoma"/>
          <w:b/>
          <w:bCs/>
          <w:sz w:val="22"/>
          <w:szCs w:val="22"/>
        </w:rPr>
        <w:t xml:space="preserve"> </w:t>
      </w:r>
      <w:r w:rsidR="009D04C9" w:rsidRPr="00277CED">
        <w:rPr>
          <w:rFonts w:ascii="Tahoma" w:hAnsi="Tahoma" w:cs="Tahoma"/>
          <w:b/>
          <w:bCs/>
          <w:sz w:val="22"/>
          <w:szCs w:val="22"/>
        </w:rPr>
        <w:t>DE MORAIS</w:t>
      </w:r>
    </w:p>
    <w:p w:rsidR="009D04C9" w:rsidRPr="00277CED" w:rsidRDefault="009D04C9"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Avenida Luiz Eduardo Toledo Prado, 2800, Vila do Golf</w:t>
      </w:r>
    </w:p>
    <w:p w:rsidR="009D04C9" w:rsidRPr="00277CED" w:rsidRDefault="009D04C9"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Ribeirão Preto</w:t>
      </w:r>
      <w:r w:rsidR="00956657" w:rsidRPr="00277CED">
        <w:rPr>
          <w:rFonts w:ascii="Tahoma" w:hAnsi="Tahoma" w:cs="Tahoma"/>
          <w:bCs/>
          <w:sz w:val="22"/>
          <w:szCs w:val="22"/>
        </w:rPr>
        <w:t xml:space="preserve"> </w:t>
      </w:r>
      <w:r w:rsidR="004D073F" w:rsidRPr="00277CED">
        <w:rPr>
          <w:rFonts w:ascii="Tahoma" w:hAnsi="Tahoma" w:cs="Tahoma"/>
          <w:bCs/>
          <w:sz w:val="22"/>
          <w:szCs w:val="22"/>
        </w:rPr>
        <w:t>–</w:t>
      </w:r>
      <w:r w:rsidR="00956657" w:rsidRPr="00277CED">
        <w:rPr>
          <w:rFonts w:ascii="Tahoma" w:hAnsi="Tahoma" w:cs="Tahoma"/>
          <w:bCs/>
          <w:sz w:val="22"/>
          <w:szCs w:val="22"/>
        </w:rPr>
        <w:t xml:space="preserve"> </w:t>
      </w:r>
      <w:r w:rsidRPr="00277CED">
        <w:rPr>
          <w:rFonts w:ascii="Tahoma" w:hAnsi="Tahoma" w:cs="Tahoma"/>
          <w:bCs/>
          <w:sz w:val="22"/>
          <w:szCs w:val="22"/>
        </w:rPr>
        <w:t>SP</w:t>
      </w:r>
    </w:p>
    <w:p w:rsidR="004D073F" w:rsidRPr="00277CED" w:rsidRDefault="004D073F"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CEP 14.027-250</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Cs/>
          <w:sz w:val="22"/>
          <w:szCs w:val="22"/>
        </w:rPr>
        <w:t xml:space="preserve">At: </w:t>
      </w:r>
      <w:r w:rsidR="003E644E" w:rsidRPr="00277CED">
        <w:rPr>
          <w:rFonts w:ascii="Tahoma" w:hAnsi="Tahoma" w:cs="Tahoma"/>
          <w:bCs/>
          <w:sz w:val="22"/>
          <w:szCs w:val="22"/>
        </w:rPr>
        <w:t>Fabr</w:t>
      </w:r>
      <w:r w:rsidR="003E644E">
        <w:rPr>
          <w:rFonts w:ascii="Tahoma" w:hAnsi="Tahoma" w:cs="Tahoma"/>
          <w:bCs/>
          <w:sz w:val="22"/>
          <w:szCs w:val="22"/>
        </w:rPr>
        <w:t>í</w:t>
      </w:r>
      <w:r w:rsidR="003E644E" w:rsidRPr="00277CED">
        <w:rPr>
          <w:rFonts w:ascii="Tahoma" w:hAnsi="Tahoma" w:cs="Tahoma"/>
          <w:bCs/>
          <w:sz w:val="22"/>
          <w:szCs w:val="22"/>
        </w:rPr>
        <w:t xml:space="preserve">cio </w:t>
      </w:r>
      <w:r w:rsidR="00F441D9">
        <w:rPr>
          <w:rFonts w:ascii="Tahoma" w:hAnsi="Tahoma" w:cs="Tahoma"/>
          <w:bCs/>
          <w:sz w:val="22"/>
          <w:szCs w:val="22"/>
        </w:rPr>
        <w:t>Rosa</w:t>
      </w:r>
      <w:r w:rsidR="00F441D9" w:rsidRPr="00277CED">
        <w:rPr>
          <w:rFonts w:ascii="Tahoma" w:hAnsi="Tahoma" w:cs="Tahoma"/>
          <w:bCs/>
          <w:sz w:val="22"/>
          <w:szCs w:val="22"/>
        </w:rPr>
        <w:t xml:space="preserve"> </w:t>
      </w:r>
      <w:r w:rsidRPr="00277CED">
        <w:rPr>
          <w:rFonts w:ascii="Tahoma" w:hAnsi="Tahoma" w:cs="Tahoma"/>
          <w:bCs/>
          <w:sz w:val="22"/>
          <w:szCs w:val="22"/>
        </w:rPr>
        <w:t>de Morais</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Telefone: </w:t>
      </w:r>
      <w:r w:rsidR="004D073F" w:rsidRPr="00277CED">
        <w:rPr>
          <w:rFonts w:ascii="Tahoma" w:hAnsi="Tahoma" w:cs="Tahoma"/>
          <w:sz w:val="22"/>
          <w:szCs w:val="22"/>
        </w:rPr>
        <w:t>(16) 3660-1000 – Ramal 1005</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E-mail: fabricio@jumil.com.br</w:t>
      </w:r>
    </w:p>
    <w:p w:rsidR="009D04C9" w:rsidRPr="00277CED" w:rsidRDefault="009D04C9" w:rsidP="009D6571">
      <w:pPr>
        <w:suppressAutoHyphens/>
        <w:spacing w:line="320" w:lineRule="exact"/>
        <w:ind w:right="57"/>
        <w:rPr>
          <w:rFonts w:ascii="Tahoma" w:hAnsi="Tahoma" w:cs="Tahoma"/>
          <w:bCs/>
          <w:sz w:val="22"/>
          <w:szCs w:val="22"/>
        </w:rPr>
      </w:pP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
          <w:bCs/>
          <w:sz w:val="22"/>
          <w:szCs w:val="22"/>
        </w:rPr>
        <w:t>PATRÍCIA ROSA DE MORAIS CRIVELENTI</w:t>
      </w:r>
    </w:p>
    <w:p w:rsidR="009D04C9" w:rsidRPr="00277CED" w:rsidRDefault="009D04C9" w:rsidP="009D6571">
      <w:pPr>
        <w:suppressAutoHyphens/>
        <w:spacing w:line="320" w:lineRule="exact"/>
        <w:ind w:right="57"/>
        <w:rPr>
          <w:rFonts w:ascii="Tahoma" w:hAnsi="Tahoma" w:cs="Tahoma"/>
          <w:sz w:val="22"/>
          <w:szCs w:val="22"/>
          <w:shd w:val="clear" w:color="auto" w:fill="FFFFFF"/>
        </w:rPr>
      </w:pPr>
      <w:r w:rsidRPr="00277CED">
        <w:rPr>
          <w:rFonts w:ascii="Tahoma" w:hAnsi="Tahoma" w:cs="Tahoma"/>
          <w:sz w:val="22"/>
          <w:szCs w:val="22"/>
          <w:shd w:val="clear" w:color="auto" w:fill="FFFFFF"/>
        </w:rPr>
        <w:t>Rua 6, 145, Chácara Caiapós</w:t>
      </w:r>
    </w:p>
    <w:p w:rsidR="009D04C9" w:rsidRPr="00277CED" w:rsidRDefault="009D04C9" w:rsidP="009D6571">
      <w:pPr>
        <w:suppressAutoHyphens/>
        <w:spacing w:line="320" w:lineRule="exact"/>
        <w:ind w:right="57"/>
        <w:rPr>
          <w:rFonts w:ascii="Tahoma" w:hAnsi="Tahoma" w:cs="Tahoma"/>
          <w:sz w:val="22"/>
          <w:szCs w:val="22"/>
          <w:shd w:val="clear" w:color="auto" w:fill="FFFFFF"/>
        </w:rPr>
      </w:pPr>
      <w:r w:rsidRPr="00277CED">
        <w:rPr>
          <w:rFonts w:ascii="Tahoma" w:hAnsi="Tahoma" w:cs="Tahoma"/>
          <w:sz w:val="22"/>
          <w:szCs w:val="22"/>
          <w:shd w:val="clear" w:color="auto" w:fill="FFFFFF"/>
        </w:rPr>
        <w:t xml:space="preserve">Batatais </w:t>
      </w:r>
      <w:r w:rsidR="004D073F" w:rsidRPr="00277CED">
        <w:rPr>
          <w:rFonts w:ascii="Tahoma" w:hAnsi="Tahoma" w:cs="Tahoma"/>
          <w:sz w:val="22"/>
          <w:szCs w:val="22"/>
          <w:shd w:val="clear" w:color="auto" w:fill="FFFFFF"/>
        </w:rPr>
        <w:t>–</w:t>
      </w:r>
      <w:r w:rsidRPr="00277CED">
        <w:rPr>
          <w:rFonts w:ascii="Tahoma" w:hAnsi="Tahoma" w:cs="Tahoma"/>
          <w:sz w:val="22"/>
          <w:szCs w:val="22"/>
          <w:shd w:val="clear" w:color="auto" w:fill="FFFFFF"/>
        </w:rPr>
        <w:t xml:space="preserve"> SP</w:t>
      </w:r>
    </w:p>
    <w:p w:rsidR="004D073F" w:rsidRPr="00277CED" w:rsidRDefault="004D073F" w:rsidP="009D6571">
      <w:pPr>
        <w:suppressAutoHyphens/>
        <w:spacing w:line="320" w:lineRule="exact"/>
        <w:ind w:right="57"/>
        <w:rPr>
          <w:rFonts w:ascii="Tahoma" w:hAnsi="Tahoma" w:cs="Tahoma"/>
          <w:sz w:val="22"/>
          <w:szCs w:val="22"/>
        </w:rPr>
      </w:pPr>
      <w:r w:rsidRPr="00277CED">
        <w:rPr>
          <w:rFonts w:ascii="Tahoma" w:hAnsi="Tahoma" w:cs="Tahoma"/>
          <w:sz w:val="22"/>
          <w:szCs w:val="22"/>
          <w:shd w:val="clear" w:color="auto" w:fill="FFFFFF"/>
        </w:rPr>
        <w:t>CEP 14.300-000</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Cs/>
          <w:sz w:val="22"/>
          <w:szCs w:val="22"/>
        </w:rPr>
        <w:t xml:space="preserve">At: Patrícia Rosa de Morais </w:t>
      </w:r>
      <w:proofErr w:type="spellStart"/>
      <w:r w:rsidRPr="00277CED">
        <w:rPr>
          <w:rFonts w:ascii="Tahoma" w:hAnsi="Tahoma" w:cs="Tahoma"/>
          <w:bCs/>
          <w:sz w:val="22"/>
          <w:szCs w:val="22"/>
        </w:rPr>
        <w:t>Crivelenti</w:t>
      </w:r>
      <w:proofErr w:type="spellEnd"/>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Telefone: </w:t>
      </w:r>
      <w:r w:rsidR="004D073F" w:rsidRPr="00277CED">
        <w:rPr>
          <w:rFonts w:ascii="Tahoma" w:hAnsi="Tahoma" w:cs="Tahoma"/>
          <w:sz w:val="22"/>
          <w:szCs w:val="22"/>
        </w:rPr>
        <w:t>(16) 3660-1000 – Ramal 1011</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E-mail: </w:t>
      </w:r>
      <w:r w:rsidR="004D073F" w:rsidRPr="00277CED">
        <w:rPr>
          <w:rFonts w:ascii="Tahoma" w:hAnsi="Tahoma" w:cs="Tahoma"/>
          <w:sz w:val="22"/>
          <w:szCs w:val="22"/>
        </w:rPr>
        <w:t>patrícia@jumil.com.br</w:t>
      </w:r>
    </w:p>
    <w:p w:rsidR="009D04C9" w:rsidRPr="00277CED" w:rsidRDefault="009D04C9" w:rsidP="009D6571">
      <w:pPr>
        <w:suppressAutoHyphens/>
        <w:spacing w:line="320" w:lineRule="exact"/>
        <w:ind w:right="57"/>
        <w:rPr>
          <w:rFonts w:ascii="Tahoma" w:hAnsi="Tahoma" w:cs="Tahoma"/>
          <w:sz w:val="22"/>
          <w:szCs w:val="22"/>
        </w:rPr>
      </w:pPr>
    </w:p>
    <w:p w:rsidR="00B37A94" w:rsidRPr="00277CED" w:rsidRDefault="00B37A94" w:rsidP="009D6571">
      <w:pPr>
        <w:shd w:val="clear" w:color="auto" w:fill="FFFFFF"/>
        <w:suppressAutoHyphens/>
        <w:spacing w:line="320" w:lineRule="exact"/>
        <w:rPr>
          <w:rFonts w:ascii="Tahoma" w:hAnsi="Tahoma" w:cs="Tahoma"/>
          <w:b/>
          <w:sz w:val="22"/>
          <w:szCs w:val="22"/>
        </w:rPr>
      </w:pPr>
      <w:r w:rsidRPr="00277CED">
        <w:rPr>
          <w:rFonts w:ascii="Tahoma" w:hAnsi="Tahoma" w:cs="Tahoma"/>
          <w:b/>
          <w:sz w:val="22"/>
          <w:szCs w:val="22"/>
        </w:rPr>
        <w:t xml:space="preserve">Para o Agente Fiduciário: </w:t>
      </w:r>
    </w:p>
    <w:p w:rsidR="009D6FAC" w:rsidRPr="00277CED" w:rsidRDefault="00E26AE1" w:rsidP="009D6571">
      <w:pPr>
        <w:pStyle w:val="Recuodecorpodetexto"/>
        <w:suppressAutoHyphens/>
        <w:spacing w:line="320" w:lineRule="exact"/>
        <w:ind w:left="0" w:firstLine="0"/>
        <w:rPr>
          <w:rFonts w:ascii="Tahoma" w:hAnsi="Tahoma" w:cs="Tahoma"/>
          <w:b/>
          <w:bCs/>
          <w:sz w:val="22"/>
          <w:szCs w:val="22"/>
        </w:rPr>
      </w:pPr>
      <w:r>
        <w:rPr>
          <w:rFonts w:ascii="Tahoma" w:hAnsi="Tahoma" w:cs="Tahoma"/>
          <w:b/>
          <w:bCs/>
          <w:sz w:val="22"/>
          <w:szCs w:val="22"/>
        </w:rPr>
        <w:t>OLIVEIRA TRUST DISTRIBUIDORA DE TÍTULOS E VALORES MOBILIÁRIOS S.A.</w:t>
      </w:r>
    </w:p>
    <w:p w:rsidR="009D6FAC" w:rsidRPr="00277CED" w:rsidRDefault="00E26AE1" w:rsidP="009D6571">
      <w:pPr>
        <w:suppressAutoHyphens/>
        <w:spacing w:line="320" w:lineRule="exact"/>
        <w:ind w:right="57"/>
        <w:rPr>
          <w:rFonts w:ascii="Tahoma" w:hAnsi="Tahoma" w:cs="Tahoma"/>
          <w:bCs/>
          <w:sz w:val="22"/>
          <w:szCs w:val="22"/>
        </w:rPr>
      </w:pPr>
      <w:r>
        <w:rPr>
          <w:rFonts w:ascii="Tahoma" w:hAnsi="Tahoma" w:cs="Tahoma"/>
          <w:sz w:val="22"/>
          <w:szCs w:val="22"/>
        </w:rPr>
        <w:t>Av. das Américas, nº 500, bloco 13, sala 205, Barra da Tijuca</w:t>
      </w:r>
      <w:r w:rsidR="009D6FAC" w:rsidRPr="00277CED">
        <w:rPr>
          <w:rFonts w:ascii="Tahoma" w:hAnsi="Tahoma" w:cs="Tahoma"/>
          <w:bCs/>
          <w:sz w:val="22"/>
          <w:szCs w:val="22"/>
        </w:rPr>
        <w:t xml:space="preserve">, </w:t>
      </w:r>
    </w:p>
    <w:p w:rsidR="003553FB" w:rsidRPr="00277CED" w:rsidRDefault="00E26AE1" w:rsidP="009D6571">
      <w:pPr>
        <w:suppressAutoHyphens/>
        <w:spacing w:line="320" w:lineRule="exact"/>
        <w:ind w:right="57"/>
        <w:rPr>
          <w:rFonts w:ascii="Tahoma" w:hAnsi="Tahoma" w:cs="Tahoma"/>
          <w:sz w:val="22"/>
          <w:szCs w:val="22"/>
        </w:rPr>
      </w:pPr>
      <w:r>
        <w:rPr>
          <w:rFonts w:ascii="Tahoma" w:hAnsi="Tahoma" w:cs="Tahoma"/>
          <w:sz w:val="22"/>
          <w:szCs w:val="22"/>
        </w:rPr>
        <w:t>Rio de Janeiro – RJ</w:t>
      </w:r>
    </w:p>
    <w:p w:rsidR="009D6FAC" w:rsidRPr="008E47D9" w:rsidRDefault="009D6FAC"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At.: </w:t>
      </w:r>
      <w:r w:rsidR="00091FAF">
        <w:rPr>
          <w:rFonts w:ascii="Tahoma" w:hAnsi="Tahoma" w:cs="Tahoma"/>
          <w:sz w:val="22"/>
          <w:szCs w:val="22"/>
        </w:rPr>
        <w:t>Antonio Amaro / Maria Carolina Vieira Abrantes</w:t>
      </w:r>
      <w:r w:rsidR="00091FAF" w:rsidRPr="00277CED" w:rsidDel="00091FAF">
        <w:rPr>
          <w:rFonts w:ascii="Tahoma" w:hAnsi="Tahoma" w:cs="Tahoma"/>
          <w:sz w:val="22"/>
          <w:szCs w:val="22"/>
        </w:rPr>
        <w:t xml:space="preserve"> </w:t>
      </w:r>
      <w:r w:rsidRPr="008E47D9">
        <w:rPr>
          <w:rFonts w:ascii="Tahoma" w:hAnsi="Tahoma" w:cs="Tahoma"/>
          <w:sz w:val="22"/>
          <w:szCs w:val="22"/>
        </w:rPr>
        <w:t xml:space="preserve">Tel.: </w:t>
      </w:r>
      <w:r w:rsidR="00091FAF" w:rsidRPr="008E47D9">
        <w:rPr>
          <w:rFonts w:ascii="Tahoma" w:hAnsi="Tahoma" w:cs="Tahoma"/>
          <w:sz w:val="22"/>
          <w:szCs w:val="22"/>
        </w:rPr>
        <w:t>(21) 3514-0000</w:t>
      </w:r>
    </w:p>
    <w:p w:rsidR="009D6FAC" w:rsidRPr="00AC3B29" w:rsidRDefault="009D6FAC" w:rsidP="009D6571">
      <w:pPr>
        <w:suppressAutoHyphens/>
        <w:spacing w:line="320" w:lineRule="exact"/>
        <w:ind w:right="57"/>
        <w:rPr>
          <w:rFonts w:ascii="Tahoma" w:hAnsi="Tahoma" w:cs="Tahoma"/>
          <w:sz w:val="22"/>
          <w:szCs w:val="22"/>
          <w:lang w:val="en-US"/>
        </w:rPr>
      </w:pPr>
      <w:r w:rsidRPr="00AC3B29">
        <w:rPr>
          <w:rFonts w:ascii="Tahoma" w:hAnsi="Tahoma" w:cs="Tahoma"/>
          <w:sz w:val="22"/>
          <w:szCs w:val="22"/>
          <w:lang w:val="en-US"/>
        </w:rPr>
        <w:t xml:space="preserve">Fax: </w:t>
      </w:r>
      <w:r w:rsidR="00091FAF" w:rsidRPr="00061AB4">
        <w:rPr>
          <w:rFonts w:ascii="Tahoma" w:hAnsi="Tahoma" w:cs="Tahoma"/>
          <w:sz w:val="22"/>
          <w:szCs w:val="22"/>
          <w:lang w:val="en-US"/>
        </w:rPr>
        <w:t>(21) 3514-0099</w:t>
      </w:r>
    </w:p>
    <w:p w:rsidR="006E6795" w:rsidRPr="00AC3B29" w:rsidRDefault="009D6FAC" w:rsidP="009D6571">
      <w:pPr>
        <w:pStyle w:val="Recuodecorpodetexto"/>
        <w:suppressAutoHyphens/>
        <w:spacing w:line="320" w:lineRule="exact"/>
        <w:ind w:left="0" w:firstLine="0"/>
        <w:rPr>
          <w:rFonts w:ascii="Tahoma" w:hAnsi="Tahoma" w:cs="Tahoma"/>
          <w:sz w:val="22"/>
          <w:szCs w:val="22"/>
          <w:lang w:val="en-US"/>
        </w:rPr>
      </w:pPr>
      <w:r w:rsidRPr="00AC3B29">
        <w:rPr>
          <w:rFonts w:ascii="Tahoma" w:hAnsi="Tahoma" w:cs="Tahoma"/>
          <w:sz w:val="22"/>
          <w:szCs w:val="22"/>
          <w:lang w:val="en-US"/>
        </w:rPr>
        <w:t xml:space="preserve">Email: </w:t>
      </w:r>
      <w:r w:rsidR="00B407CA" w:rsidRPr="00A804C3">
        <w:rPr>
          <w:rFonts w:ascii="Tahoma" w:hAnsi="Tahoma" w:cs="Tahoma"/>
          <w:sz w:val="22"/>
          <w:szCs w:val="22"/>
          <w:lang w:val="en-US"/>
        </w:rPr>
        <w:t>antonio.amaro@oliveiratrust.com.br</w:t>
      </w:r>
      <w:r w:rsidR="00091FAF" w:rsidRPr="00A804C3">
        <w:rPr>
          <w:rFonts w:ascii="Tahoma" w:hAnsi="Tahoma" w:cs="Tahoma"/>
          <w:sz w:val="22"/>
          <w:szCs w:val="22"/>
          <w:lang w:val="en-US"/>
        </w:rPr>
        <w:t xml:space="preserve"> /</w:t>
      </w:r>
      <w:r w:rsidR="00091FAF" w:rsidRPr="00061AB4">
        <w:rPr>
          <w:rFonts w:ascii="Tahoma" w:hAnsi="Tahoma" w:cs="Tahoma"/>
          <w:sz w:val="22"/>
          <w:szCs w:val="22"/>
          <w:lang w:val="en-US"/>
        </w:rPr>
        <w:t xml:space="preserve"> ger2.agente@oliveiratrust.com.br</w:t>
      </w:r>
    </w:p>
    <w:p w:rsidR="006D2C8D" w:rsidRPr="00AC3B29" w:rsidRDefault="006D2C8D" w:rsidP="009D6571">
      <w:pPr>
        <w:pStyle w:val="Recuodecorpodetexto"/>
        <w:suppressAutoHyphens/>
        <w:spacing w:line="320" w:lineRule="exact"/>
        <w:ind w:left="0" w:firstLine="0"/>
        <w:rPr>
          <w:rFonts w:ascii="Tahoma" w:hAnsi="Tahoma" w:cs="Tahoma"/>
          <w:sz w:val="22"/>
          <w:szCs w:val="22"/>
          <w:lang w:val="en-US"/>
        </w:rPr>
      </w:pPr>
    </w:p>
    <w:p w:rsidR="0004695E" w:rsidRDefault="00F713C1" w:rsidP="009D6571">
      <w:pPr>
        <w:suppressAutoHyphens/>
        <w:spacing w:line="320" w:lineRule="exact"/>
        <w:rPr>
          <w:rFonts w:ascii="Tahoma" w:hAnsi="Tahoma" w:cs="Tahoma"/>
          <w:b/>
          <w:sz w:val="22"/>
          <w:szCs w:val="22"/>
        </w:rPr>
      </w:pPr>
      <w:r w:rsidRPr="00277CED">
        <w:rPr>
          <w:rFonts w:ascii="Tahoma" w:hAnsi="Tahoma" w:cs="Tahoma"/>
          <w:b/>
          <w:sz w:val="22"/>
          <w:szCs w:val="22"/>
        </w:rPr>
        <w:t xml:space="preserve">Para o Banco Liquidante </w:t>
      </w:r>
    </w:p>
    <w:p w:rsidR="0004695E" w:rsidRPr="0004695E" w:rsidRDefault="0004695E" w:rsidP="0004695E">
      <w:pPr>
        <w:suppressAutoHyphens/>
        <w:spacing w:line="320" w:lineRule="exact"/>
        <w:rPr>
          <w:rFonts w:ascii="Tahoma" w:hAnsi="Tahoma" w:cs="Tahoma"/>
          <w:b/>
          <w:sz w:val="22"/>
          <w:szCs w:val="22"/>
        </w:rPr>
      </w:pPr>
      <w:r w:rsidRPr="0004695E">
        <w:rPr>
          <w:rFonts w:ascii="Tahoma" w:hAnsi="Tahoma" w:cs="Tahoma"/>
          <w:b/>
          <w:sz w:val="22"/>
          <w:szCs w:val="22"/>
        </w:rPr>
        <w:t>ITAÚ UNIBANCO S.A.</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Av. Engenheiro Armando de Arruda Pereira, nº 707, 7º Andar, Torre </w:t>
      </w:r>
      <w:proofErr w:type="spellStart"/>
      <w:r w:rsidRPr="00A804C3">
        <w:rPr>
          <w:rFonts w:ascii="Tahoma" w:hAnsi="Tahoma" w:cs="Tahoma"/>
          <w:sz w:val="22"/>
          <w:szCs w:val="22"/>
        </w:rPr>
        <w:t>Eudoro</w:t>
      </w:r>
      <w:proofErr w:type="spellEnd"/>
      <w:r w:rsidRPr="00A804C3">
        <w:rPr>
          <w:rFonts w:ascii="Tahoma" w:hAnsi="Tahoma" w:cs="Tahoma"/>
          <w:sz w:val="22"/>
          <w:szCs w:val="22"/>
        </w:rPr>
        <w:t xml:space="preserve"> Vilela </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04309-010, São Paulo, São Paulo </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At.: Luiz </w:t>
      </w:r>
      <w:proofErr w:type="spellStart"/>
      <w:r w:rsidRPr="00A804C3">
        <w:rPr>
          <w:rFonts w:ascii="Tahoma" w:hAnsi="Tahoma" w:cs="Tahoma"/>
          <w:sz w:val="22"/>
          <w:szCs w:val="22"/>
        </w:rPr>
        <w:t>Petito</w:t>
      </w:r>
      <w:proofErr w:type="spellEnd"/>
    </w:p>
    <w:p w:rsidR="0004695E" w:rsidRPr="00A804C3" w:rsidRDefault="0004695E" w:rsidP="0004695E">
      <w:pPr>
        <w:suppressAutoHyphens/>
        <w:spacing w:line="320" w:lineRule="exact"/>
        <w:rPr>
          <w:rFonts w:ascii="Tahoma" w:hAnsi="Tahoma" w:cs="Tahoma"/>
          <w:sz w:val="22"/>
          <w:szCs w:val="22"/>
        </w:rPr>
      </w:pPr>
      <w:proofErr w:type="spellStart"/>
      <w:r w:rsidRPr="00A804C3">
        <w:rPr>
          <w:rFonts w:ascii="Tahoma" w:hAnsi="Tahoma" w:cs="Tahoma"/>
          <w:sz w:val="22"/>
          <w:szCs w:val="22"/>
        </w:rPr>
        <w:t>Tel</w:t>
      </w:r>
      <w:proofErr w:type="spellEnd"/>
      <w:r w:rsidRPr="00A804C3">
        <w:rPr>
          <w:rFonts w:ascii="Tahoma" w:hAnsi="Tahoma" w:cs="Tahoma"/>
          <w:sz w:val="22"/>
          <w:szCs w:val="22"/>
        </w:rPr>
        <w:t>: +55 (11) 2797-4441</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e-mail: luiz.petito@itau-unibanco.com.br</w:t>
      </w:r>
    </w:p>
    <w:p w:rsidR="0004695E" w:rsidRPr="0004695E" w:rsidRDefault="0004695E" w:rsidP="0004695E">
      <w:pPr>
        <w:suppressAutoHyphens/>
        <w:spacing w:line="320" w:lineRule="exact"/>
        <w:rPr>
          <w:rFonts w:ascii="Tahoma" w:hAnsi="Tahoma" w:cs="Tahoma"/>
          <w:b/>
          <w:sz w:val="22"/>
          <w:szCs w:val="22"/>
        </w:rPr>
      </w:pPr>
    </w:p>
    <w:p w:rsidR="0004695E" w:rsidRPr="0004695E" w:rsidRDefault="0004695E" w:rsidP="0004695E">
      <w:pPr>
        <w:suppressAutoHyphens/>
        <w:spacing w:line="320" w:lineRule="exact"/>
        <w:rPr>
          <w:rFonts w:ascii="Tahoma" w:hAnsi="Tahoma" w:cs="Tahoma"/>
          <w:b/>
          <w:sz w:val="22"/>
          <w:szCs w:val="22"/>
        </w:rPr>
      </w:pPr>
      <w:r w:rsidRPr="0004695E">
        <w:rPr>
          <w:rFonts w:ascii="Tahoma" w:hAnsi="Tahoma" w:cs="Tahoma"/>
          <w:b/>
          <w:sz w:val="22"/>
          <w:szCs w:val="22"/>
        </w:rPr>
        <w:t xml:space="preserve">Para o </w:t>
      </w:r>
      <w:proofErr w:type="spellStart"/>
      <w:r w:rsidRPr="0004695E">
        <w:rPr>
          <w:rFonts w:ascii="Tahoma" w:hAnsi="Tahoma" w:cs="Tahoma"/>
          <w:b/>
          <w:sz w:val="22"/>
          <w:szCs w:val="22"/>
        </w:rPr>
        <w:t>Escriturador</w:t>
      </w:r>
      <w:proofErr w:type="spellEnd"/>
      <w:r w:rsidRPr="0004695E">
        <w:rPr>
          <w:rFonts w:ascii="Tahoma" w:hAnsi="Tahoma" w:cs="Tahoma"/>
          <w:b/>
          <w:sz w:val="22"/>
          <w:szCs w:val="22"/>
        </w:rPr>
        <w:t xml:space="preserve"> Mandatário:</w:t>
      </w:r>
    </w:p>
    <w:p w:rsidR="0004695E" w:rsidRPr="0004695E" w:rsidRDefault="0004695E" w:rsidP="0004695E">
      <w:pPr>
        <w:suppressAutoHyphens/>
        <w:spacing w:line="320" w:lineRule="exact"/>
        <w:rPr>
          <w:rFonts w:ascii="Tahoma" w:hAnsi="Tahoma" w:cs="Tahoma"/>
          <w:b/>
          <w:sz w:val="22"/>
          <w:szCs w:val="22"/>
        </w:rPr>
      </w:pPr>
      <w:r w:rsidRPr="0004695E">
        <w:rPr>
          <w:rFonts w:ascii="Tahoma" w:hAnsi="Tahoma" w:cs="Tahoma"/>
          <w:b/>
          <w:sz w:val="22"/>
          <w:szCs w:val="22"/>
        </w:rPr>
        <w:t>ITAÚ CORRETORA DE VALORES S.A.</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Av. Engenheiro Armando de Arruda Pereira, nº 707, 7º Andar, Torre </w:t>
      </w:r>
      <w:proofErr w:type="spellStart"/>
      <w:r w:rsidRPr="00A804C3">
        <w:rPr>
          <w:rFonts w:ascii="Tahoma" w:hAnsi="Tahoma" w:cs="Tahoma"/>
          <w:sz w:val="22"/>
          <w:szCs w:val="22"/>
        </w:rPr>
        <w:t>Eudoro</w:t>
      </w:r>
      <w:proofErr w:type="spellEnd"/>
      <w:r w:rsidRPr="00A804C3">
        <w:rPr>
          <w:rFonts w:ascii="Tahoma" w:hAnsi="Tahoma" w:cs="Tahoma"/>
          <w:sz w:val="22"/>
          <w:szCs w:val="22"/>
        </w:rPr>
        <w:t xml:space="preserve"> Vilela</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04309-010, São Paulo/SP</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At.: Luiz </w:t>
      </w:r>
      <w:proofErr w:type="spellStart"/>
      <w:r w:rsidRPr="00A804C3">
        <w:rPr>
          <w:rFonts w:ascii="Tahoma" w:hAnsi="Tahoma" w:cs="Tahoma"/>
          <w:sz w:val="22"/>
          <w:szCs w:val="22"/>
        </w:rPr>
        <w:t>Petito</w:t>
      </w:r>
      <w:proofErr w:type="spellEnd"/>
    </w:p>
    <w:p w:rsidR="0004695E" w:rsidRPr="00A804C3" w:rsidRDefault="0004695E" w:rsidP="0004695E">
      <w:pPr>
        <w:suppressAutoHyphens/>
        <w:spacing w:line="320" w:lineRule="exact"/>
        <w:rPr>
          <w:rFonts w:ascii="Tahoma" w:hAnsi="Tahoma" w:cs="Tahoma"/>
          <w:sz w:val="22"/>
          <w:szCs w:val="22"/>
        </w:rPr>
      </w:pPr>
      <w:proofErr w:type="spellStart"/>
      <w:r w:rsidRPr="00A804C3">
        <w:rPr>
          <w:rFonts w:ascii="Tahoma" w:hAnsi="Tahoma" w:cs="Tahoma"/>
          <w:sz w:val="22"/>
          <w:szCs w:val="22"/>
        </w:rPr>
        <w:t>Tel</w:t>
      </w:r>
      <w:proofErr w:type="spellEnd"/>
      <w:r w:rsidRPr="00A804C3">
        <w:rPr>
          <w:rFonts w:ascii="Tahoma" w:hAnsi="Tahoma" w:cs="Tahoma"/>
          <w:sz w:val="22"/>
          <w:szCs w:val="22"/>
        </w:rPr>
        <w:t>: + 55 (11) 2797-4441</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e-mails: luiz.petito@itau-unibanco.com.br</w:t>
      </w:r>
    </w:p>
    <w:p w:rsidR="0004695E" w:rsidRDefault="0004695E" w:rsidP="009D6571">
      <w:pPr>
        <w:suppressAutoHyphens/>
        <w:spacing w:line="320" w:lineRule="exact"/>
        <w:rPr>
          <w:rFonts w:ascii="Tahoma" w:hAnsi="Tahoma" w:cs="Tahoma"/>
          <w:b/>
          <w:sz w:val="22"/>
          <w:szCs w:val="22"/>
        </w:rPr>
      </w:pPr>
    </w:p>
    <w:p w:rsidR="00914476" w:rsidRPr="00277CED" w:rsidRDefault="00914476" w:rsidP="009D6571">
      <w:pPr>
        <w:pStyle w:val="Recuodecorpodetexto"/>
        <w:suppressAutoHyphens/>
        <w:spacing w:line="320" w:lineRule="exact"/>
        <w:ind w:left="0" w:firstLine="0"/>
        <w:rPr>
          <w:rFonts w:ascii="Tahoma" w:hAnsi="Tahoma" w:cs="Tahoma"/>
          <w:b/>
          <w:sz w:val="22"/>
          <w:szCs w:val="22"/>
        </w:rPr>
      </w:pPr>
      <w:bookmarkStart w:id="56" w:name="_DV_C189"/>
      <w:r w:rsidRPr="00277CED">
        <w:rPr>
          <w:rFonts w:ascii="Tahoma" w:hAnsi="Tahoma" w:cs="Tahoma"/>
          <w:b/>
          <w:sz w:val="22"/>
          <w:szCs w:val="22"/>
        </w:rPr>
        <w:t>Para a CETIP</w:t>
      </w:r>
      <w:bookmarkEnd w:id="56"/>
    </w:p>
    <w:p w:rsidR="00036E23" w:rsidRPr="00277CED" w:rsidRDefault="00914476" w:rsidP="009D6571">
      <w:pPr>
        <w:pStyle w:val="Recuodecorpodetexto"/>
        <w:suppressAutoHyphens/>
        <w:spacing w:line="320" w:lineRule="exact"/>
        <w:ind w:left="0" w:firstLine="0"/>
        <w:rPr>
          <w:rFonts w:ascii="Tahoma" w:hAnsi="Tahoma" w:cs="Tahoma"/>
          <w:b/>
          <w:sz w:val="22"/>
          <w:szCs w:val="22"/>
        </w:rPr>
      </w:pPr>
      <w:bookmarkStart w:id="57" w:name="_DV_C190"/>
      <w:r w:rsidRPr="00277CED">
        <w:rPr>
          <w:rFonts w:ascii="Tahoma" w:hAnsi="Tahoma" w:cs="Tahoma"/>
          <w:b/>
          <w:sz w:val="22"/>
          <w:szCs w:val="22"/>
        </w:rPr>
        <w:t xml:space="preserve">CETIP S.A. – </w:t>
      </w:r>
      <w:r w:rsidR="00A42F2D" w:rsidRPr="00277CED">
        <w:rPr>
          <w:rFonts w:ascii="Tahoma" w:hAnsi="Tahoma" w:cs="Tahoma"/>
          <w:b/>
          <w:sz w:val="22"/>
          <w:szCs w:val="22"/>
        </w:rPr>
        <w:t>MERCADOS ORGANIZADOS</w:t>
      </w:r>
      <w:bookmarkStart w:id="58" w:name="_DV_C191"/>
      <w:bookmarkEnd w:id="57"/>
    </w:p>
    <w:p w:rsidR="00914476" w:rsidRPr="00277CED" w:rsidRDefault="00914476" w:rsidP="009D6571">
      <w:pPr>
        <w:pStyle w:val="Recuodecorpodetexto"/>
        <w:suppressAutoHyphens/>
        <w:spacing w:line="320" w:lineRule="exact"/>
        <w:ind w:left="0" w:firstLine="0"/>
        <w:rPr>
          <w:rFonts w:ascii="Tahoma" w:hAnsi="Tahoma" w:cs="Tahoma"/>
          <w:sz w:val="22"/>
          <w:szCs w:val="22"/>
        </w:rPr>
      </w:pPr>
      <w:r w:rsidRPr="00277CED">
        <w:rPr>
          <w:rFonts w:ascii="Tahoma" w:hAnsi="Tahoma" w:cs="Tahoma"/>
          <w:sz w:val="22"/>
          <w:szCs w:val="22"/>
        </w:rPr>
        <w:t>Avenida Brigadeiro Faria Lima, n</w:t>
      </w:r>
      <w:r w:rsidR="00AC31D1" w:rsidRPr="00277CED">
        <w:rPr>
          <w:rFonts w:ascii="Tahoma" w:hAnsi="Tahoma" w:cs="Tahoma"/>
          <w:sz w:val="22"/>
          <w:szCs w:val="22"/>
        </w:rPr>
        <w:t>º</w:t>
      </w:r>
      <w:r w:rsidRPr="00277CED">
        <w:rPr>
          <w:rFonts w:ascii="Tahoma" w:hAnsi="Tahoma" w:cs="Tahoma"/>
          <w:sz w:val="22"/>
          <w:szCs w:val="22"/>
        </w:rPr>
        <w:t xml:space="preserve"> 1.663, 4º andar, Jardim Paulistano </w:t>
      </w:r>
      <w:bookmarkEnd w:id="58"/>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59" w:name="_DV_C192"/>
      <w:r w:rsidRPr="00277CED">
        <w:rPr>
          <w:rFonts w:ascii="Tahoma" w:hAnsi="Tahoma" w:cs="Tahoma"/>
          <w:sz w:val="22"/>
          <w:szCs w:val="22"/>
        </w:rPr>
        <w:t>São Paulo – SP</w:t>
      </w:r>
      <w:bookmarkEnd w:id="59"/>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60" w:name="_DV_C193"/>
      <w:r w:rsidRPr="00277CED">
        <w:rPr>
          <w:rFonts w:ascii="Tahoma" w:hAnsi="Tahoma" w:cs="Tahoma"/>
          <w:sz w:val="22"/>
          <w:szCs w:val="22"/>
        </w:rPr>
        <w:t>CEP: 01452-001</w:t>
      </w:r>
      <w:bookmarkEnd w:id="60"/>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61" w:name="_DV_C194"/>
      <w:r w:rsidRPr="00277CED">
        <w:rPr>
          <w:rFonts w:ascii="Tahoma" w:hAnsi="Tahoma" w:cs="Tahoma"/>
          <w:sz w:val="22"/>
          <w:szCs w:val="22"/>
        </w:rPr>
        <w:t xml:space="preserve">At.: Gerência de Valores Mobiliários </w:t>
      </w:r>
      <w:bookmarkEnd w:id="61"/>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62" w:name="_DV_C195"/>
      <w:r w:rsidRPr="00277CED">
        <w:rPr>
          <w:rFonts w:ascii="Tahoma" w:hAnsi="Tahoma" w:cs="Tahoma"/>
          <w:sz w:val="22"/>
          <w:szCs w:val="22"/>
        </w:rPr>
        <w:t xml:space="preserve">Telefone: </w:t>
      </w:r>
      <w:smartTag w:uri="urn:schemas-microsoft-com:office:smarttags" w:element="phone">
        <w:smartTagPr>
          <w:attr w:uri="urn:schemas-microsoft-com:office:office" w:name="ls" w:val="trans"/>
        </w:smartTagPr>
        <w:r w:rsidRPr="00277CED">
          <w:rPr>
            <w:rFonts w:ascii="Tahoma" w:hAnsi="Tahoma" w:cs="Tahoma"/>
            <w:sz w:val="22"/>
            <w:szCs w:val="22"/>
          </w:rPr>
          <w:t>(11) 3111-1596</w:t>
        </w:r>
      </w:smartTag>
      <w:bookmarkEnd w:id="62"/>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63" w:name="_DV_C196"/>
      <w:r w:rsidRPr="00277CED">
        <w:rPr>
          <w:rFonts w:ascii="Tahoma" w:hAnsi="Tahoma" w:cs="Tahoma"/>
          <w:sz w:val="22"/>
          <w:szCs w:val="22"/>
        </w:rPr>
        <w:t xml:space="preserve">Fac-símile: </w:t>
      </w:r>
      <w:smartTag w:uri="urn:schemas-microsoft-com:office:smarttags" w:element="phone">
        <w:smartTagPr>
          <w:attr w:uri="urn:schemas-microsoft-com:office:office" w:name="ls" w:val="trans"/>
        </w:smartTagPr>
        <w:r w:rsidRPr="00277CED">
          <w:rPr>
            <w:rFonts w:ascii="Tahoma" w:hAnsi="Tahoma" w:cs="Tahoma"/>
            <w:sz w:val="22"/>
            <w:szCs w:val="22"/>
          </w:rPr>
          <w:t>(11) 3111-1564</w:t>
        </w:r>
      </w:smartTag>
      <w:bookmarkEnd w:id="63"/>
    </w:p>
    <w:p w:rsidR="008B0AF9" w:rsidRPr="00277CED" w:rsidRDefault="00D81A95" w:rsidP="009D6571">
      <w:pPr>
        <w:pStyle w:val="Recuodecorpodetexto"/>
        <w:suppressAutoHyphens/>
        <w:spacing w:line="320" w:lineRule="exact"/>
        <w:ind w:left="0" w:firstLine="0"/>
        <w:rPr>
          <w:rFonts w:ascii="Tahoma" w:hAnsi="Tahoma" w:cs="Tahoma"/>
          <w:sz w:val="22"/>
          <w:szCs w:val="22"/>
          <w:u w:val="single"/>
        </w:rPr>
      </w:pPr>
      <w:bookmarkStart w:id="64" w:name="_DV_C197"/>
      <w:r w:rsidRPr="00277CED">
        <w:rPr>
          <w:rFonts w:ascii="Tahoma" w:hAnsi="Tahoma" w:cs="Tahoma"/>
          <w:sz w:val="22"/>
          <w:szCs w:val="22"/>
        </w:rPr>
        <w:t>E-mail</w:t>
      </w:r>
      <w:r w:rsidR="00914476" w:rsidRPr="00277CED">
        <w:rPr>
          <w:rFonts w:ascii="Tahoma" w:hAnsi="Tahoma" w:cs="Tahoma"/>
          <w:sz w:val="22"/>
          <w:szCs w:val="22"/>
        </w:rPr>
        <w:t xml:space="preserve">: </w:t>
      </w:r>
      <w:r w:rsidR="00A42F2D" w:rsidRPr="00277CED">
        <w:rPr>
          <w:rFonts w:ascii="Tahoma" w:hAnsi="Tahoma" w:cs="Tahoma"/>
          <w:sz w:val="22"/>
          <w:szCs w:val="22"/>
          <w:u w:val="single"/>
        </w:rPr>
        <w:t>valores.mobiliarios@cetip.com.br</w:t>
      </w:r>
      <w:r w:rsidR="00A42F2D" w:rsidRPr="00277CED" w:rsidDel="00A42F2D">
        <w:rPr>
          <w:rFonts w:ascii="Tahoma" w:hAnsi="Tahoma" w:cs="Tahoma"/>
          <w:sz w:val="22"/>
          <w:szCs w:val="22"/>
          <w:u w:val="single"/>
        </w:rPr>
        <w:t xml:space="preserve"> </w:t>
      </w:r>
      <w:bookmarkEnd w:id="64"/>
    </w:p>
    <w:p w:rsidR="00036E23" w:rsidRPr="00277CED" w:rsidRDefault="00036E23" w:rsidP="009D6571">
      <w:pPr>
        <w:pStyle w:val="Recuodecorpodetexto"/>
        <w:suppressAutoHyphens/>
        <w:spacing w:line="320" w:lineRule="exact"/>
        <w:ind w:left="0" w:firstLine="0"/>
        <w:rPr>
          <w:rFonts w:ascii="Tahoma" w:hAnsi="Tahoma" w:cs="Tahoma"/>
          <w:sz w:val="22"/>
          <w:szCs w:val="22"/>
        </w:rPr>
      </w:pPr>
    </w:p>
    <w:p w:rsidR="00B37A94" w:rsidRPr="00277CED" w:rsidRDefault="00C51F87" w:rsidP="009D6571">
      <w:pPr>
        <w:pStyle w:val="Corpodetexto3"/>
        <w:suppressAutoHyphens/>
        <w:spacing w:line="320" w:lineRule="exact"/>
        <w:rPr>
          <w:rFonts w:ascii="Tahoma" w:hAnsi="Tahoma" w:cs="Tahoma"/>
          <w:sz w:val="22"/>
          <w:szCs w:val="22"/>
        </w:rPr>
      </w:pPr>
      <w:r w:rsidRPr="00277CED">
        <w:rPr>
          <w:rFonts w:ascii="Tahoma" w:hAnsi="Tahoma" w:cs="Tahoma"/>
          <w:sz w:val="22"/>
          <w:szCs w:val="22"/>
        </w:rPr>
        <w:t>1</w:t>
      </w:r>
      <w:r w:rsidR="004836EF" w:rsidRPr="00277CED">
        <w:rPr>
          <w:rFonts w:ascii="Tahoma" w:hAnsi="Tahoma" w:cs="Tahoma"/>
          <w:sz w:val="22"/>
          <w:szCs w:val="22"/>
        </w:rPr>
        <w:t>1</w:t>
      </w:r>
      <w:r w:rsidR="00B37A94" w:rsidRPr="00277CED">
        <w:rPr>
          <w:rFonts w:ascii="Tahoma" w:hAnsi="Tahoma" w:cs="Tahoma"/>
          <w:sz w:val="22"/>
          <w:szCs w:val="22"/>
        </w:rPr>
        <w:t xml:space="preserve">.2. As comunicações referentes </w:t>
      </w:r>
      <w:r w:rsidR="00957B82" w:rsidRPr="00277CED">
        <w:rPr>
          <w:rFonts w:ascii="Tahoma" w:hAnsi="Tahoma" w:cs="Tahoma"/>
          <w:sz w:val="22"/>
          <w:szCs w:val="22"/>
        </w:rPr>
        <w:t>a</w:t>
      </w:r>
      <w:r w:rsidR="00B37A94" w:rsidRPr="00277CED">
        <w:rPr>
          <w:rFonts w:ascii="Tahoma" w:hAnsi="Tahoma" w:cs="Tahoma"/>
          <w:sz w:val="22"/>
          <w:szCs w:val="22"/>
        </w:rPr>
        <w:t xml:space="preserve"> esta Escritura de Emissão serão consideradas entregues quando recebidas sob protocolo ou com </w:t>
      </w:r>
      <w:r w:rsidR="00E75E04" w:rsidRPr="00277CED">
        <w:rPr>
          <w:rFonts w:ascii="Tahoma" w:hAnsi="Tahoma" w:cs="Tahoma"/>
          <w:sz w:val="22"/>
          <w:szCs w:val="22"/>
        </w:rPr>
        <w:t>“</w:t>
      </w:r>
      <w:r w:rsidR="00B37A94" w:rsidRPr="00277CED">
        <w:rPr>
          <w:rFonts w:ascii="Tahoma" w:hAnsi="Tahoma" w:cs="Tahoma"/>
          <w:sz w:val="22"/>
          <w:szCs w:val="22"/>
        </w:rPr>
        <w:t>aviso de rece</w:t>
      </w:r>
      <w:r w:rsidR="008D1C68" w:rsidRPr="00277CED">
        <w:rPr>
          <w:rFonts w:ascii="Tahoma" w:hAnsi="Tahoma" w:cs="Tahoma"/>
          <w:sz w:val="22"/>
          <w:szCs w:val="22"/>
        </w:rPr>
        <w:t>bimento</w:t>
      </w:r>
      <w:r w:rsidR="00E75E04" w:rsidRPr="00277CED">
        <w:rPr>
          <w:rFonts w:ascii="Tahoma" w:hAnsi="Tahoma" w:cs="Tahoma"/>
          <w:sz w:val="22"/>
          <w:szCs w:val="22"/>
        </w:rPr>
        <w:t>”</w:t>
      </w:r>
      <w:r w:rsidR="008D1C68" w:rsidRPr="00277CED">
        <w:rPr>
          <w:rFonts w:ascii="Tahoma" w:hAnsi="Tahoma" w:cs="Tahoma"/>
          <w:sz w:val="22"/>
          <w:szCs w:val="22"/>
        </w:rPr>
        <w:t xml:space="preserve"> expedido pelo correio</w:t>
      </w:r>
      <w:r w:rsidR="00B37A94" w:rsidRPr="00277CED">
        <w:rPr>
          <w:rFonts w:ascii="Tahoma" w:hAnsi="Tahoma" w:cs="Tahoma"/>
          <w:sz w:val="22"/>
          <w:szCs w:val="22"/>
        </w:rPr>
        <w:t xml:space="preserve"> ou por telegrama nos endereços acima. As comunicações feitas por fac-símile serão consideradas recebidas na data de seu envio, desde que seu recebimento seja confirmado através de indicativo (recibo emitido pela máquina utilizada pelo remetente) seguido de confirmação verbal por telefone. </w:t>
      </w:r>
      <w:r w:rsidR="005D3CFC" w:rsidRPr="00277CED">
        <w:rPr>
          <w:rFonts w:ascii="Tahoma" w:hAnsi="Tahoma" w:cs="Tahoma"/>
          <w:sz w:val="22"/>
          <w:szCs w:val="22"/>
        </w:rPr>
        <w:t xml:space="preserve">As comunicações feitas por correio eletrônico serão consideradas recebidas na data de recebimento de </w:t>
      </w:r>
      <w:r w:rsidR="00E75E04" w:rsidRPr="00277CED">
        <w:rPr>
          <w:rFonts w:ascii="Tahoma" w:hAnsi="Tahoma" w:cs="Tahoma"/>
          <w:sz w:val="22"/>
          <w:szCs w:val="22"/>
        </w:rPr>
        <w:t>“</w:t>
      </w:r>
      <w:r w:rsidR="005D3CFC" w:rsidRPr="00277CED">
        <w:rPr>
          <w:rFonts w:ascii="Tahoma" w:hAnsi="Tahoma" w:cs="Tahoma"/>
          <w:sz w:val="22"/>
          <w:szCs w:val="22"/>
        </w:rPr>
        <w:t>aviso de entrega e leitura</w:t>
      </w:r>
      <w:r w:rsidR="00E75E04" w:rsidRPr="00277CED">
        <w:rPr>
          <w:rFonts w:ascii="Tahoma" w:hAnsi="Tahoma" w:cs="Tahoma"/>
          <w:sz w:val="22"/>
          <w:szCs w:val="22"/>
        </w:rPr>
        <w:t>”</w:t>
      </w:r>
      <w:r w:rsidR="005D3CFC" w:rsidRPr="00277CED">
        <w:rPr>
          <w:rFonts w:ascii="Tahoma" w:hAnsi="Tahoma" w:cs="Tahoma"/>
          <w:sz w:val="22"/>
          <w:szCs w:val="22"/>
        </w:rPr>
        <w:t xml:space="preserve">. </w:t>
      </w:r>
      <w:r w:rsidR="00B37A94" w:rsidRPr="00277CED">
        <w:rPr>
          <w:rFonts w:ascii="Tahoma" w:hAnsi="Tahoma" w:cs="Tahoma"/>
          <w:sz w:val="22"/>
          <w:szCs w:val="22"/>
        </w:rPr>
        <w:t xml:space="preserve">Os respectivos originais deverão ser encaminhados para os endereços acima em até </w:t>
      </w:r>
      <w:r w:rsidR="001D39B6" w:rsidRPr="00277CED">
        <w:rPr>
          <w:rFonts w:ascii="Tahoma" w:hAnsi="Tahoma" w:cs="Tahoma"/>
          <w:sz w:val="22"/>
          <w:szCs w:val="22"/>
        </w:rPr>
        <w:t xml:space="preserve">5 (cinco) </w:t>
      </w:r>
      <w:r w:rsidR="00B37A94" w:rsidRPr="00277CED">
        <w:rPr>
          <w:rFonts w:ascii="Tahoma" w:hAnsi="Tahoma" w:cs="Tahoma"/>
          <w:sz w:val="22"/>
          <w:szCs w:val="22"/>
        </w:rPr>
        <w:t>dias úteis após o envio da mensagem. A mudança de qualquer dos endereços acima deverá ser comunicada à outra parte pela parte que tiver seu endereço alterado.</w:t>
      </w:r>
    </w:p>
    <w:p w:rsidR="00B37A94" w:rsidRPr="00277CED" w:rsidRDefault="00B37A94" w:rsidP="009D6571">
      <w:pPr>
        <w:pStyle w:val="Ttulo2"/>
        <w:suppressAutoHyphens/>
        <w:spacing w:line="320" w:lineRule="exact"/>
        <w:jc w:val="both"/>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4D073F" w:rsidRPr="00277CED">
        <w:rPr>
          <w:rFonts w:ascii="Tahoma" w:hAnsi="Tahoma" w:cs="Tahoma"/>
          <w:sz w:val="22"/>
          <w:szCs w:val="22"/>
        </w:rPr>
        <w:t>Doze</w:t>
      </w:r>
      <w:r w:rsidR="00C51F87" w:rsidRPr="00277CED">
        <w:rPr>
          <w:rFonts w:ascii="Tahoma" w:hAnsi="Tahoma" w:cs="Tahoma"/>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DAS DISPOSIÇÕES GERAIS</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 xml:space="preserve">.1. Não se presume a renúncia a qualquer dos direitos decorrentes da presente Escritura de Emissão. Dessa forma, nenhum atraso, omissão ou liberalidade no exercício de qualquer direito, faculdade ou remédio que caiba ao Agente Fiduciário e/ou aos </w:t>
      </w:r>
      <w:r w:rsidR="003A7527" w:rsidRPr="00277CED">
        <w:rPr>
          <w:rFonts w:ascii="Tahoma" w:hAnsi="Tahoma" w:cs="Tahoma"/>
          <w:sz w:val="22"/>
          <w:szCs w:val="22"/>
        </w:rPr>
        <w:t>Debenturistas</w:t>
      </w:r>
      <w:r w:rsidRPr="00277CED">
        <w:rPr>
          <w:rFonts w:ascii="Tahoma" w:hAnsi="Tahoma" w:cs="Tahoma"/>
          <w:sz w:val="22"/>
          <w:szCs w:val="22"/>
        </w:rPr>
        <w:t xml:space="preserve"> em razão de qualquer inadimplemento das obrigações da Emissora</w:t>
      </w:r>
      <w:r w:rsidR="003553FB" w:rsidRPr="00277CED">
        <w:rPr>
          <w:rFonts w:ascii="Tahoma" w:hAnsi="Tahoma" w:cs="Tahoma"/>
          <w:sz w:val="22"/>
          <w:szCs w:val="22"/>
        </w:rPr>
        <w:t xml:space="preserve"> ou dos Garantidores</w:t>
      </w:r>
      <w:r w:rsidRPr="00277CED">
        <w:rPr>
          <w:rFonts w:ascii="Tahoma" w:hAnsi="Tahoma" w:cs="Tahoma"/>
          <w:sz w:val="22"/>
          <w:szCs w:val="22"/>
        </w:rPr>
        <w:t>, prejudicará tais direitos, faculdades ou remédios, ou será interpretado como uma renúncia aos mesmos ou concordância com tal inadimplemento, nem constituirá novação ou modificação de quaisquer outras obrigações assumidas pela Emissora</w:t>
      </w:r>
      <w:r w:rsidR="003553FB" w:rsidRPr="00277CED">
        <w:rPr>
          <w:rFonts w:ascii="Tahoma" w:hAnsi="Tahoma" w:cs="Tahoma"/>
          <w:sz w:val="22"/>
          <w:szCs w:val="22"/>
        </w:rPr>
        <w:t xml:space="preserve"> ou pelos</w:t>
      </w:r>
      <w:r w:rsidR="0088772C" w:rsidRPr="00277CED">
        <w:rPr>
          <w:rFonts w:ascii="Tahoma" w:hAnsi="Tahoma" w:cs="Tahoma"/>
          <w:sz w:val="22"/>
          <w:szCs w:val="22"/>
        </w:rPr>
        <w:t xml:space="preserve"> Garantidor</w:t>
      </w:r>
      <w:r w:rsidR="003553FB" w:rsidRPr="00277CED">
        <w:rPr>
          <w:rFonts w:ascii="Tahoma" w:hAnsi="Tahoma" w:cs="Tahoma"/>
          <w:sz w:val="22"/>
          <w:szCs w:val="22"/>
        </w:rPr>
        <w:t>es</w:t>
      </w:r>
      <w:r w:rsidRPr="00277CED">
        <w:rPr>
          <w:rFonts w:ascii="Tahoma" w:hAnsi="Tahoma" w:cs="Tahoma"/>
          <w:sz w:val="22"/>
          <w:szCs w:val="22"/>
        </w:rPr>
        <w:t xml:space="preserve"> nesta Escritura de Emissão ou precedente no tocante a qualquer outro inadimplemento ou atraso.</w:t>
      </w:r>
    </w:p>
    <w:p w:rsidR="00B37A94" w:rsidRPr="00277CED" w:rsidRDefault="00B37A94" w:rsidP="009D6571">
      <w:pPr>
        <w:pStyle w:val="Ttulo2"/>
        <w:suppressAutoHyphens/>
        <w:spacing w:line="320" w:lineRule="exact"/>
        <w:jc w:val="both"/>
        <w:rPr>
          <w:rFonts w:ascii="Tahoma" w:hAnsi="Tahoma" w:cs="Tahoma"/>
          <w:b w:val="0"/>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.2. A presente Escritura de Emissão é firmada em caráter irrevogável e irretratável, salvo na hipótese de não preenchimento dos requisitos relacionados na Cláusula Segunda supra, obrigando as partes por si e seus sucessores.</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 xml:space="preserve">.3. Caso qualquer das disposições desta Escritura de Emissão venha a ser julgada ilegal, inválida ou ineficaz, prevalecerão todas as demais disposições não afetadas por tal julgamento, </w:t>
      </w:r>
      <w:r w:rsidRPr="00277CED">
        <w:rPr>
          <w:rFonts w:ascii="Tahoma" w:hAnsi="Tahoma" w:cs="Tahoma"/>
          <w:sz w:val="22"/>
          <w:szCs w:val="22"/>
        </w:rPr>
        <w:lastRenderedPageBreak/>
        <w:t>comprometendo-se as partes, em boa-fé, a substituir a disposição afetada por outra que, na medida do possível, produza o mesmo efeito.</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.4. A presente Escritura de Emissão e as Debêntures constituem título executivo extrajudicial, nos termos do artigo 585, incisos I e II, do Código de Processo Civil, e as obrigações nelas encerradas estão sujeitas a execução específica, de acordo com os artigos 632 e seguintes, do Código de Processo Civil.</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.5. Esta Escritura de Emissão é regida pelas Leis da República Federativa do Brasil.</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u w:val="single"/>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.6. Os prazos estabelecidos na presente Escritura de Emissão serão computados de acordo com a regra prescrita no artigo 132 do Código Civil, sendo excluído o dia do começo e incluído o do vencimento.</w:t>
      </w:r>
    </w:p>
    <w:p w:rsidR="005D3CFC" w:rsidRPr="00277CED" w:rsidRDefault="005D3CFC" w:rsidP="009D6571">
      <w:pPr>
        <w:suppressAutoHyphens/>
        <w:spacing w:line="320" w:lineRule="exact"/>
        <w:rPr>
          <w:rFonts w:ascii="Tahoma" w:hAnsi="Tahoma" w:cs="Tahoma"/>
          <w:sz w:val="22"/>
          <w:szCs w:val="22"/>
          <w:u w:val="single"/>
        </w:rPr>
      </w:pPr>
    </w:p>
    <w:p w:rsidR="005D3CFC" w:rsidRPr="00277CED" w:rsidRDefault="005D3CFC"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.7. Correrão por conta da Emissora todos os custos incorridos com a Oferta</w:t>
      </w:r>
      <w:r w:rsidR="00745D11" w:rsidRPr="00277CED">
        <w:rPr>
          <w:rFonts w:ascii="Tahoma" w:hAnsi="Tahoma" w:cs="Tahoma"/>
          <w:sz w:val="22"/>
          <w:szCs w:val="22"/>
        </w:rPr>
        <w:t xml:space="preserve"> Restrita</w:t>
      </w:r>
      <w:r w:rsidR="00B83819" w:rsidRPr="00277CED">
        <w:rPr>
          <w:rFonts w:ascii="Tahoma" w:hAnsi="Tahoma" w:cs="Tahoma"/>
          <w:sz w:val="22"/>
          <w:szCs w:val="22"/>
        </w:rPr>
        <w:t xml:space="preserve"> </w:t>
      </w:r>
      <w:r w:rsidR="006A6B3A" w:rsidRPr="00277CED">
        <w:rPr>
          <w:rFonts w:ascii="Tahoma" w:hAnsi="Tahoma" w:cs="Tahoma"/>
          <w:sz w:val="22"/>
          <w:szCs w:val="22"/>
        </w:rPr>
        <w:t xml:space="preserve">e registro da </w:t>
      </w:r>
      <w:r w:rsidR="00036E23" w:rsidRPr="00277CED">
        <w:rPr>
          <w:rFonts w:ascii="Tahoma" w:hAnsi="Tahoma" w:cs="Tahoma"/>
          <w:sz w:val="22"/>
          <w:szCs w:val="22"/>
        </w:rPr>
        <w:t>Fiança,</w:t>
      </w:r>
      <w:r w:rsidRPr="00277CED">
        <w:rPr>
          <w:rFonts w:ascii="Tahoma" w:hAnsi="Tahoma" w:cs="Tahoma"/>
          <w:sz w:val="22"/>
          <w:szCs w:val="22"/>
        </w:rPr>
        <w:t xml:space="preserve"> incluindo publicações, inscrições, registros, contratação do Agente Fiduciário, </w:t>
      </w:r>
      <w:r w:rsidR="004B42BE" w:rsidRPr="00277CED">
        <w:rPr>
          <w:rFonts w:ascii="Tahoma" w:hAnsi="Tahoma" w:cs="Tahoma"/>
          <w:sz w:val="22"/>
          <w:szCs w:val="22"/>
        </w:rPr>
        <w:t xml:space="preserve">da CETIP, </w:t>
      </w:r>
      <w:r w:rsidRPr="00277CED">
        <w:rPr>
          <w:rFonts w:ascii="Tahoma" w:hAnsi="Tahoma" w:cs="Tahoma"/>
          <w:sz w:val="22"/>
          <w:szCs w:val="22"/>
        </w:rPr>
        <w:t xml:space="preserve">do Banco </w:t>
      </w:r>
      <w:r w:rsidR="00745D11" w:rsidRPr="00277CED">
        <w:rPr>
          <w:rFonts w:ascii="Tahoma" w:hAnsi="Tahoma" w:cs="Tahoma"/>
          <w:sz w:val="22"/>
          <w:szCs w:val="22"/>
        </w:rPr>
        <w:t xml:space="preserve">Liquidante </w:t>
      </w:r>
      <w:r w:rsidRPr="00277CED">
        <w:rPr>
          <w:rFonts w:ascii="Tahoma" w:hAnsi="Tahoma" w:cs="Tahoma"/>
          <w:sz w:val="22"/>
          <w:szCs w:val="22"/>
        </w:rPr>
        <w:t>e</w:t>
      </w:r>
      <w:r w:rsidR="00B407CA">
        <w:rPr>
          <w:rFonts w:ascii="Tahoma" w:hAnsi="Tahoma" w:cs="Tahoma"/>
          <w:sz w:val="22"/>
          <w:szCs w:val="22"/>
        </w:rPr>
        <w:t xml:space="preserve"> do</w:t>
      </w:r>
      <w:r w:rsidRPr="00277CED">
        <w:rPr>
          <w:rFonts w:ascii="Tahoma" w:hAnsi="Tahoma" w:cs="Tahoma"/>
          <w:sz w:val="22"/>
          <w:szCs w:val="22"/>
        </w:rPr>
        <w:t xml:space="preserve"> </w:t>
      </w:r>
      <w:proofErr w:type="spellStart"/>
      <w:r w:rsidRPr="00277CED">
        <w:rPr>
          <w:rFonts w:ascii="Tahoma" w:hAnsi="Tahoma" w:cs="Tahoma"/>
          <w:sz w:val="22"/>
          <w:szCs w:val="22"/>
        </w:rPr>
        <w:t>Escriturador</w:t>
      </w:r>
      <w:proofErr w:type="spellEnd"/>
      <w:r w:rsidR="00745D11" w:rsidRPr="00277CED">
        <w:rPr>
          <w:rFonts w:ascii="Tahoma" w:hAnsi="Tahoma" w:cs="Tahoma"/>
          <w:sz w:val="22"/>
          <w:szCs w:val="22"/>
        </w:rPr>
        <w:t xml:space="preserve"> Mandatário</w:t>
      </w:r>
      <w:r w:rsidRPr="00277CED">
        <w:rPr>
          <w:rFonts w:ascii="Tahoma" w:hAnsi="Tahoma" w:cs="Tahoma"/>
          <w:sz w:val="22"/>
          <w:szCs w:val="22"/>
        </w:rPr>
        <w:t xml:space="preserve"> e dos demais prestadores de serviços, e quaisquer outros custos relacionados às Debêntures.</w:t>
      </w:r>
    </w:p>
    <w:p w:rsidR="00B37A94" w:rsidRPr="00277CED" w:rsidRDefault="00B37A94" w:rsidP="009D6571">
      <w:pPr>
        <w:pStyle w:val="Ttulo2"/>
        <w:suppressAutoHyphens/>
        <w:spacing w:line="320" w:lineRule="exact"/>
        <w:rPr>
          <w:rFonts w:ascii="Tahoma" w:hAnsi="Tahoma" w:cs="Tahoma"/>
          <w:b w:val="0"/>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4D073F" w:rsidRPr="00277CED">
        <w:rPr>
          <w:rFonts w:ascii="Tahoma" w:hAnsi="Tahoma" w:cs="Tahoma"/>
          <w:sz w:val="22"/>
          <w:szCs w:val="22"/>
        </w:rPr>
        <w:t>Treze</w:t>
      </w:r>
      <w:r w:rsidR="00C51F87"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DO FORO</w:t>
      </w:r>
    </w:p>
    <w:p w:rsidR="00B37A94" w:rsidRPr="00277CED" w:rsidRDefault="00B37A94" w:rsidP="009D6571">
      <w:pPr>
        <w:suppressAutoHyphens/>
        <w:spacing w:line="320" w:lineRule="exact"/>
        <w:rPr>
          <w:rFonts w:ascii="Tahoma" w:hAnsi="Tahoma" w:cs="Tahoma"/>
          <w:sz w:val="22"/>
          <w:szCs w:val="22"/>
        </w:rPr>
      </w:pPr>
    </w:p>
    <w:p w:rsidR="00B37A94" w:rsidRPr="000E096F"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3</w:t>
      </w:r>
      <w:r w:rsidRPr="00277CED">
        <w:rPr>
          <w:rFonts w:ascii="Tahoma" w:hAnsi="Tahoma" w:cs="Tahoma"/>
          <w:sz w:val="22"/>
          <w:szCs w:val="22"/>
        </w:rPr>
        <w:t xml:space="preserve">.1. Fica eleito o foro da Comarca </w:t>
      </w:r>
      <w:r w:rsidRPr="000E096F">
        <w:rPr>
          <w:rFonts w:ascii="Tahoma" w:hAnsi="Tahoma" w:cs="Tahoma"/>
          <w:sz w:val="22"/>
          <w:szCs w:val="22"/>
        </w:rPr>
        <w:t>de São Paulo, com exclusão de qualquer outro, por mais privilegiado que seja, para dirimir as questões porventura oriundas desta Escritura de Emissão.</w:t>
      </w:r>
    </w:p>
    <w:p w:rsidR="00B37A94" w:rsidRPr="000E096F" w:rsidRDefault="00B37A94" w:rsidP="009D6571">
      <w:pPr>
        <w:suppressAutoHyphens/>
        <w:spacing w:line="320" w:lineRule="exact"/>
        <w:rPr>
          <w:rFonts w:ascii="Tahoma" w:hAnsi="Tahoma" w:cs="Tahoma"/>
          <w:sz w:val="22"/>
          <w:szCs w:val="22"/>
        </w:rPr>
      </w:pPr>
    </w:p>
    <w:p w:rsidR="00B37A94" w:rsidRPr="000E096F" w:rsidRDefault="00B37A94" w:rsidP="009D6571">
      <w:pPr>
        <w:suppressAutoHyphens/>
        <w:spacing w:line="320" w:lineRule="exact"/>
        <w:rPr>
          <w:rFonts w:ascii="Tahoma" w:hAnsi="Tahoma" w:cs="Tahoma"/>
          <w:sz w:val="22"/>
          <w:szCs w:val="22"/>
        </w:rPr>
      </w:pPr>
      <w:r w:rsidRPr="000E096F">
        <w:rPr>
          <w:rFonts w:ascii="Tahoma" w:hAnsi="Tahoma" w:cs="Tahoma"/>
          <w:sz w:val="22"/>
          <w:szCs w:val="22"/>
        </w:rPr>
        <w:t>E por estarem assim justas e contratadas, firmam a presente Escritura de Emissão a Emissora</w:t>
      </w:r>
      <w:r w:rsidR="004D2539" w:rsidRPr="000E096F">
        <w:rPr>
          <w:rFonts w:ascii="Tahoma" w:hAnsi="Tahoma" w:cs="Tahoma"/>
          <w:sz w:val="22"/>
          <w:szCs w:val="22"/>
        </w:rPr>
        <w:t>,</w:t>
      </w:r>
      <w:r w:rsidR="006E6795" w:rsidRPr="000E096F">
        <w:rPr>
          <w:rFonts w:ascii="Tahoma" w:hAnsi="Tahoma" w:cs="Tahoma"/>
          <w:sz w:val="22"/>
          <w:szCs w:val="22"/>
        </w:rPr>
        <w:t xml:space="preserve"> </w:t>
      </w:r>
      <w:r w:rsidRPr="000E096F">
        <w:rPr>
          <w:rFonts w:ascii="Tahoma" w:hAnsi="Tahoma" w:cs="Tahoma"/>
          <w:sz w:val="22"/>
          <w:szCs w:val="22"/>
        </w:rPr>
        <w:t>o Agente Fiduciário</w:t>
      </w:r>
      <w:r w:rsidR="003553FB" w:rsidRPr="000E096F">
        <w:rPr>
          <w:rFonts w:ascii="Tahoma" w:hAnsi="Tahoma" w:cs="Tahoma"/>
          <w:sz w:val="22"/>
          <w:szCs w:val="22"/>
        </w:rPr>
        <w:t xml:space="preserve"> e os </w:t>
      </w:r>
      <w:r w:rsidR="004D2539" w:rsidRPr="000E096F">
        <w:rPr>
          <w:rFonts w:ascii="Tahoma" w:hAnsi="Tahoma" w:cs="Tahoma"/>
          <w:sz w:val="22"/>
          <w:szCs w:val="22"/>
        </w:rPr>
        <w:t>Garantidor</w:t>
      </w:r>
      <w:r w:rsidR="003553FB" w:rsidRPr="000E096F">
        <w:rPr>
          <w:rFonts w:ascii="Tahoma" w:hAnsi="Tahoma" w:cs="Tahoma"/>
          <w:sz w:val="22"/>
          <w:szCs w:val="22"/>
        </w:rPr>
        <w:t>es</w:t>
      </w:r>
      <w:r w:rsidR="004D2539" w:rsidRPr="000E096F">
        <w:rPr>
          <w:rFonts w:ascii="Tahoma" w:hAnsi="Tahoma" w:cs="Tahoma"/>
          <w:sz w:val="22"/>
          <w:szCs w:val="22"/>
        </w:rPr>
        <w:t xml:space="preserve">, </w:t>
      </w:r>
      <w:r w:rsidR="004D073F" w:rsidRPr="000E096F">
        <w:rPr>
          <w:rFonts w:ascii="Tahoma" w:hAnsi="Tahoma" w:cs="Tahoma"/>
          <w:sz w:val="22"/>
          <w:szCs w:val="22"/>
        </w:rPr>
        <w:t xml:space="preserve">estes últimos, </w:t>
      </w:r>
      <w:r w:rsidR="004D2539" w:rsidRPr="000E096F">
        <w:rPr>
          <w:rFonts w:ascii="Tahoma" w:hAnsi="Tahoma" w:cs="Tahoma"/>
          <w:sz w:val="22"/>
          <w:szCs w:val="22"/>
        </w:rPr>
        <w:t>na qualidade de interveniente</w:t>
      </w:r>
      <w:r w:rsidR="00430509" w:rsidRPr="000E096F">
        <w:rPr>
          <w:rFonts w:ascii="Tahoma" w:hAnsi="Tahoma" w:cs="Tahoma"/>
          <w:sz w:val="22"/>
          <w:szCs w:val="22"/>
        </w:rPr>
        <w:t>s</w:t>
      </w:r>
      <w:r w:rsidR="004D2539" w:rsidRPr="000E096F">
        <w:rPr>
          <w:rFonts w:ascii="Tahoma" w:hAnsi="Tahoma" w:cs="Tahoma"/>
          <w:sz w:val="22"/>
          <w:szCs w:val="22"/>
        </w:rPr>
        <w:t xml:space="preserve"> anuente</w:t>
      </w:r>
      <w:r w:rsidR="00430509" w:rsidRPr="000E096F">
        <w:rPr>
          <w:rFonts w:ascii="Tahoma" w:hAnsi="Tahoma" w:cs="Tahoma"/>
          <w:sz w:val="22"/>
          <w:szCs w:val="22"/>
        </w:rPr>
        <w:t>s</w:t>
      </w:r>
      <w:r w:rsidR="004D2539" w:rsidRPr="000E096F">
        <w:rPr>
          <w:rFonts w:ascii="Tahoma" w:hAnsi="Tahoma" w:cs="Tahoma"/>
          <w:sz w:val="22"/>
          <w:szCs w:val="22"/>
        </w:rPr>
        <w:t>,</w:t>
      </w:r>
      <w:r w:rsidR="0088772C" w:rsidRPr="000E096F">
        <w:rPr>
          <w:rFonts w:ascii="Tahoma" w:hAnsi="Tahoma" w:cs="Tahoma"/>
          <w:sz w:val="22"/>
          <w:szCs w:val="22"/>
        </w:rPr>
        <w:t xml:space="preserve"> </w:t>
      </w:r>
      <w:r w:rsidRPr="000E096F">
        <w:rPr>
          <w:rFonts w:ascii="Tahoma" w:hAnsi="Tahoma" w:cs="Tahoma"/>
          <w:sz w:val="22"/>
          <w:szCs w:val="22"/>
        </w:rPr>
        <w:t xml:space="preserve">em </w:t>
      </w:r>
      <w:r w:rsidR="00430509" w:rsidRPr="000E096F">
        <w:rPr>
          <w:rFonts w:ascii="Tahoma" w:hAnsi="Tahoma" w:cs="Tahoma"/>
          <w:sz w:val="22"/>
          <w:szCs w:val="22"/>
        </w:rPr>
        <w:t xml:space="preserve">5 </w:t>
      </w:r>
      <w:r w:rsidRPr="000E096F">
        <w:rPr>
          <w:rFonts w:ascii="Tahoma" w:hAnsi="Tahoma" w:cs="Tahoma"/>
          <w:sz w:val="22"/>
          <w:szCs w:val="22"/>
        </w:rPr>
        <w:t>(</w:t>
      </w:r>
      <w:r w:rsidR="00430509" w:rsidRPr="000E096F">
        <w:rPr>
          <w:rFonts w:ascii="Tahoma" w:hAnsi="Tahoma" w:cs="Tahoma"/>
          <w:sz w:val="22"/>
          <w:szCs w:val="22"/>
        </w:rPr>
        <w:t>cinco</w:t>
      </w:r>
      <w:r w:rsidRPr="000E096F">
        <w:rPr>
          <w:rFonts w:ascii="Tahoma" w:hAnsi="Tahoma" w:cs="Tahoma"/>
          <w:sz w:val="22"/>
          <w:szCs w:val="22"/>
        </w:rPr>
        <w:t>) vias de igual forma e teor e para o mesmo fim, em conjunto com as 2 (duas) testemunhas abaixo assinadas.</w:t>
      </w:r>
    </w:p>
    <w:p w:rsidR="00B37A94" w:rsidRPr="000E096F" w:rsidRDefault="00B37A94" w:rsidP="009D6571">
      <w:pPr>
        <w:suppressAutoHyphens/>
        <w:spacing w:line="320" w:lineRule="exact"/>
        <w:rPr>
          <w:rFonts w:ascii="Tahoma" w:hAnsi="Tahoma" w:cs="Tahoma"/>
          <w:sz w:val="22"/>
          <w:szCs w:val="22"/>
        </w:rPr>
      </w:pPr>
    </w:p>
    <w:p w:rsidR="003347C6" w:rsidRPr="00277CED" w:rsidRDefault="00C777F5" w:rsidP="009D6571">
      <w:pPr>
        <w:suppressAutoHyphens/>
        <w:spacing w:line="320" w:lineRule="exact"/>
        <w:jc w:val="center"/>
        <w:rPr>
          <w:rFonts w:ascii="Tahoma" w:hAnsi="Tahoma" w:cs="Tahoma"/>
          <w:sz w:val="22"/>
          <w:szCs w:val="22"/>
        </w:rPr>
      </w:pPr>
      <w:r w:rsidRPr="000E096F">
        <w:rPr>
          <w:rFonts w:ascii="Tahoma" w:hAnsi="Tahoma" w:cs="Tahoma"/>
          <w:sz w:val="22"/>
          <w:szCs w:val="22"/>
        </w:rPr>
        <w:t>São Paulo</w:t>
      </w:r>
      <w:r w:rsidR="00B37A94" w:rsidRPr="000E096F">
        <w:rPr>
          <w:rFonts w:ascii="Tahoma" w:hAnsi="Tahoma" w:cs="Tahoma"/>
          <w:sz w:val="22"/>
          <w:szCs w:val="22"/>
        </w:rPr>
        <w:t xml:space="preserve">, </w:t>
      </w:r>
      <w:r w:rsidR="00B407CA">
        <w:rPr>
          <w:rFonts w:ascii="Tahoma" w:hAnsi="Tahoma" w:cs="Tahoma"/>
          <w:sz w:val="22"/>
          <w:szCs w:val="22"/>
        </w:rPr>
        <w:t>1</w:t>
      </w:r>
      <w:r w:rsidR="0020611E">
        <w:rPr>
          <w:rFonts w:ascii="Tahoma" w:hAnsi="Tahoma" w:cs="Tahoma"/>
          <w:sz w:val="22"/>
          <w:szCs w:val="22"/>
        </w:rPr>
        <w:t>7</w:t>
      </w:r>
      <w:r w:rsidR="00430509" w:rsidRPr="000E096F">
        <w:rPr>
          <w:rFonts w:ascii="Tahoma" w:hAnsi="Tahoma" w:cs="Tahoma"/>
          <w:sz w:val="22"/>
          <w:szCs w:val="22"/>
        </w:rPr>
        <w:t xml:space="preserve"> </w:t>
      </w:r>
      <w:r w:rsidR="00A148B7" w:rsidRPr="000E096F">
        <w:rPr>
          <w:rFonts w:ascii="Tahoma" w:hAnsi="Tahoma" w:cs="Tahoma"/>
          <w:sz w:val="22"/>
          <w:szCs w:val="22"/>
        </w:rPr>
        <w:t>de</w:t>
      </w:r>
      <w:r w:rsidR="003553FB" w:rsidRPr="000E096F">
        <w:rPr>
          <w:rFonts w:ascii="Tahoma" w:hAnsi="Tahoma" w:cs="Tahoma"/>
          <w:sz w:val="22"/>
          <w:szCs w:val="22"/>
        </w:rPr>
        <w:t xml:space="preserve"> </w:t>
      </w:r>
      <w:r w:rsidR="00B407CA">
        <w:rPr>
          <w:rFonts w:ascii="Tahoma" w:hAnsi="Tahoma" w:cs="Tahoma"/>
          <w:sz w:val="22"/>
          <w:szCs w:val="22"/>
        </w:rPr>
        <w:t>abril</w:t>
      </w:r>
      <w:r w:rsidR="003553FB" w:rsidRPr="000E096F">
        <w:rPr>
          <w:rFonts w:ascii="Tahoma" w:hAnsi="Tahoma" w:cs="Tahoma"/>
          <w:sz w:val="22"/>
          <w:szCs w:val="22"/>
        </w:rPr>
        <w:t xml:space="preserve"> </w:t>
      </w:r>
      <w:r w:rsidR="00B37A94" w:rsidRPr="000E096F">
        <w:rPr>
          <w:rFonts w:ascii="Tahoma" w:hAnsi="Tahoma" w:cs="Tahoma"/>
          <w:sz w:val="22"/>
          <w:szCs w:val="22"/>
        </w:rPr>
        <w:t>de 20</w:t>
      </w:r>
      <w:r w:rsidR="000253F8" w:rsidRPr="000E096F">
        <w:rPr>
          <w:rFonts w:ascii="Tahoma" w:hAnsi="Tahoma" w:cs="Tahoma"/>
          <w:sz w:val="22"/>
          <w:szCs w:val="22"/>
        </w:rPr>
        <w:t>1</w:t>
      </w:r>
      <w:r w:rsidR="003553FB" w:rsidRPr="000E096F">
        <w:rPr>
          <w:rFonts w:ascii="Tahoma" w:hAnsi="Tahoma" w:cs="Tahoma"/>
          <w:sz w:val="22"/>
          <w:szCs w:val="22"/>
        </w:rPr>
        <w:t>5</w:t>
      </w:r>
      <w:r w:rsidR="00B37A94" w:rsidRPr="000E096F">
        <w:rPr>
          <w:rFonts w:ascii="Tahoma" w:hAnsi="Tahoma" w:cs="Tahoma"/>
          <w:sz w:val="22"/>
          <w:szCs w:val="22"/>
        </w:rPr>
        <w:t>.</w:t>
      </w:r>
    </w:p>
    <w:p w:rsidR="00820A7A" w:rsidRPr="00277CED" w:rsidRDefault="00820A7A" w:rsidP="009D6571">
      <w:pPr>
        <w:suppressAutoHyphens/>
        <w:spacing w:line="320" w:lineRule="exact"/>
        <w:jc w:val="center"/>
        <w:rPr>
          <w:rFonts w:ascii="Tahoma" w:hAnsi="Tahoma" w:cs="Tahoma"/>
          <w:bCs/>
          <w:sz w:val="22"/>
          <w:szCs w:val="22"/>
        </w:rPr>
      </w:pPr>
    </w:p>
    <w:p w:rsidR="00820A7A" w:rsidRPr="00277CED" w:rsidRDefault="00820A7A" w:rsidP="009D6571">
      <w:pPr>
        <w:suppressAutoHyphens/>
        <w:spacing w:line="320" w:lineRule="exact"/>
        <w:jc w:val="center"/>
        <w:rPr>
          <w:rFonts w:ascii="Tahoma" w:hAnsi="Tahoma" w:cs="Tahoma"/>
          <w:sz w:val="22"/>
          <w:szCs w:val="22"/>
        </w:rPr>
      </w:pPr>
      <w:r w:rsidRPr="00277CED">
        <w:rPr>
          <w:rFonts w:ascii="Tahoma" w:hAnsi="Tahoma" w:cs="Tahoma"/>
          <w:bCs/>
          <w:sz w:val="22"/>
          <w:szCs w:val="22"/>
        </w:rPr>
        <w:t>[</w:t>
      </w:r>
      <w:r w:rsidRPr="00277CED">
        <w:rPr>
          <w:rFonts w:ascii="Tahoma" w:hAnsi="Tahoma" w:cs="Tahoma"/>
          <w:bCs/>
          <w:i/>
          <w:sz w:val="22"/>
          <w:szCs w:val="22"/>
        </w:rPr>
        <w:t>O restante da página foi deixado intencionalmente em branco</w:t>
      </w:r>
      <w:r w:rsidRPr="00277CED">
        <w:rPr>
          <w:rFonts w:ascii="Tahoma" w:hAnsi="Tahoma" w:cs="Tahoma"/>
          <w:bCs/>
          <w:sz w:val="22"/>
          <w:szCs w:val="22"/>
        </w:rPr>
        <w:t>.]</w:t>
      </w:r>
    </w:p>
    <w:p w:rsidR="00C201F0" w:rsidRPr="00277CED" w:rsidRDefault="003347C6" w:rsidP="009D6571">
      <w:pPr>
        <w:suppressAutoHyphens/>
        <w:spacing w:line="320" w:lineRule="exact"/>
        <w:rPr>
          <w:rFonts w:ascii="Tahoma" w:hAnsi="Tahoma" w:cs="Tahoma"/>
          <w:i/>
          <w:w w:val="0"/>
          <w:sz w:val="22"/>
          <w:szCs w:val="22"/>
        </w:rPr>
      </w:pPr>
      <w:r w:rsidRPr="00277CED">
        <w:rPr>
          <w:rFonts w:ascii="Tahoma" w:hAnsi="Tahoma" w:cs="Tahoma"/>
          <w:i/>
          <w:sz w:val="22"/>
          <w:szCs w:val="22"/>
        </w:rPr>
        <w:br w:type="page"/>
      </w:r>
      <w:r w:rsidR="00C777F5"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Instrumento Particular de Escritura da 1ª (primeira) Emissão de Debêntures Simples, Não Conversíveis em Ações, em Duas Séries, da Espécie com Garantia Real e Garantia Fidejussória Adicional, para Distribuição Pública, com Esforços Restritos de Colocação,</w:t>
      </w:r>
      <w:r w:rsidR="00687CD2">
        <w:rPr>
          <w:rFonts w:ascii="Tahoma" w:hAnsi="Tahoma" w:cs="Tahoma"/>
          <w:i/>
          <w:w w:val="0"/>
          <w:sz w:val="22"/>
          <w:szCs w:val="22"/>
        </w:rPr>
        <w:t xml:space="preserve"> 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B37A94" w:rsidRPr="00277CED" w:rsidRDefault="00B37A94" w:rsidP="009D6571">
      <w:pPr>
        <w:pStyle w:val="Ttulo4"/>
        <w:suppressAutoHyphens/>
        <w:spacing w:before="0"/>
        <w:rPr>
          <w:rFonts w:ascii="Tahoma" w:hAnsi="Tahoma" w:cs="Tahoma"/>
          <w:b w:val="0"/>
          <w:sz w:val="22"/>
          <w:szCs w:val="22"/>
        </w:rPr>
      </w:pPr>
    </w:p>
    <w:p w:rsidR="00C777F5" w:rsidRPr="00277CED" w:rsidRDefault="00C777F5" w:rsidP="009D6571">
      <w:pPr>
        <w:suppressAutoHyphens/>
        <w:jc w:val="center"/>
        <w:rPr>
          <w:rFonts w:ascii="Tahoma" w:hAnsi="Tahoma" w:cs="Tahoma"/>
          <w:sz w:val="22"/>
          <w:szCs w:val="22"/>
        </w:rPr>
      </w:pPr>
    </w:p>
    <w:p w:rsidR="00B37A94" w:rsidRPr="00277CED" w:rsidRDefault="00B37A94" w:rsidP="009D6571">
      <w:pPr>
        <w:pStyle w:val="Ttulo4"/>
        <w:suppressAutoHyphens/>
        <w:spacing w:before="0"/>
        <w:rPr>
          <w:rFonts w:ascii="Tahoma" w:hAnsi="Tahoma" w:cs="Tahoma"/>
          <w:b w:val="0"/>
          <w:sz w:val="22"/>
          <w:szCs w:val="22"/>
        </w:rPr>
      </w:pPr>
    </w:p>
    <w:p w:rsidR="00BE6DE3" w:rsidRPr="00277CED" w:rsidRDefault="00BE6DE3" w:rsidP="009D6571">
      <w:pPr>
        <w:shd w:val="clear" w:color="auto" w:fill="FFFFFF"/>
        <w:tabs>
          <w:tab w:val="left" w:pos="1560"/>
        </w:tabs>
        <w:suppressAutoHyphens/>
        <w:spacing w:line="320" w:lineRule="exact"/>
        <w:jc w:val="center"/>
        <w:rPr>
          <w:rFonts w:ascii="Tahoma" w:hAnsi="Tahoma" w:cs="Tahoma"/>
          <w:b/>
          <w:bCs/>
          <w:smallCaps/>
          <w:sz w:val="22"/>
          <w:szCs w:val="22"/>
          <w:lang w:eastAsia="en-US"/>
        </w:rPr>
      </w:pPr>
      <w:r w:rsidRPr="00277CED">
        <w:rPr>
          <w:rFonts w:ascii="Tahoma" w:hAnsi="Tahoma" w:cs="Tahoma"/>
          <w:b/>
          <w:sz w:val="22"/>
          <w:szCs w:val="22"/>
        </w:rPr>
        <w:t>JUMIL - JUSTINO DE MORAIS, IRMÃOS S.A</w:t>
      </w:r>
    </w:p>
    <w:p w:rsidR="00B37A94" w:rsidRPr="00277CED" w:rsidRDefault="00B37A94"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B37A94" w:rsidRPr="00277CED" w:rsidRDefault="00B37A94" w:rsidP="009D6571">
      <w:pPr>
        <w:suppressAutoHyphens/>
        <w:spacing w:line="320" w:lineRule="exact"/>
        <w:jc w:val="center"/>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rsidR="0088772C" w:rsidRPr="00277CED" w:rsidTr="008D2C76">
        <w:trPr>
          <w:jc w:val="center"/>
        </w:trPr>
        <w:tc>
          <w:tcPr>
            <w:tcW w:w="4773" w:type="dxa"/>
          </w:tcPr>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____</w:t>
            </w:r>
            <w:r w:rsidR="006E6795" w:rsidRPr="00277CED">
              <w:rPr>
                <w:rFonts w:ascii="Tahoma" w:hAnsi="Tahoma" w:cs="Tahoma"/>
                <w:sz w:val="22"/>
                <w:szCs w:val="22"/>
              </w:rPr>
              <w:t>_____________________________</w:t>
            </w:r>
          </w:p>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Cargo:</w:t>
            </w:r>
          </w:p>
        </w:tc>
        <w:tc>
          <w:tcPr>
            <w:tcW w:w="4773" w:type="dxa"/>
          </w:tcPr>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____</w:t>
            </w:r>
            <w:r w:rsidR="006E6795" w:rsidRPr="00277CED">
              <w:rPr>
                <w:rFonts w:ascii="Tahoma" w:hAnsi="Tahoma" w:cs="Tahoma"/>
                <w:sz w:val="22"/>
                <w:szCs w:val="22"/>
              </w:rPr>
              <w:t>_____________________________</w:t>
            </w:r>
          </w:p>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Cargo:</w:t>
            </w:r>
          </w:p>
        </w:tc>
      </w:tr>
    </w:tbl>
    <w:p w:rsidR="006E6795" w:rsidRPr="00277CED" w:rsidRDefault="006E6795" w:rsidP="009D6571">
      <w:pPr>
        <w:suppressAutoHyphens/>
        <w:spacing w:line="320" w:lineRule="exact"/>
        <w:rPr>
          <w:rFonts w:ascii="Tahoma" w:hAnsi="Tahoma" w:cs="Tahoma"/>
          <w:sz w:val="22"/>
          <w:szCs w:val="22"/>
        </w:rPr>
      </w:pPr>
    </w:p>
    <w:p w:rsidR="009B0FE3" w:rsidRPr="00277CED" w:rsidRDefault="00C51F87" w:rsidP="009D6571">
      <w:pPr>
        <w:suppressAutoHyphens/>
        <w:spacing w:line="320" w:lineRule="exact"/>
        <w:rPr>
          <w:rFonts w:ascii="Tahoma" w:hAnsi="Tahoma" w:cs="Tahoma"/>
          <w:i/>
          <w:w w:val="0"/>
          <w:sz w:val="22"/>
          <w:szCs w:val="22"/>
        </w:rPr>
      </w:pPr>
      <w:r w:rsidRPr="00277CED">
        <w:rPr>
          <w:rFonts w:ascii="Tahoma" w:hAnsi="Tahoma" w:cs="Tahoma"/>
          <w:i/>
          <w:sz w:val="22"/>
          <w:szCs w:val="22"/>
        </w:rPr>
        <w:br w:type="page"/>
      </w:r>
      <w:r w:rsidR="00C777F5"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 xml:space="preserve">Instrumento Particular de Escritura da 1ª (primeira) Emissão de Debêntures Simples, Não Conversíveis em Ações, em Duas Séries, da Espécie com Garantia Real e Garantia Fidejussória Adicional, para Distribuição Pública, com Esforços Restritos de Colocação, </w:t>
      </w:r>
      <w:r w:rsidR="00687CD2">
        <w:rPr>
          <w:rFonts w:ascii="Tahoma" w:hAnsi="Tahoma" w:cs="Tahoma"/>
          <w:i/>
          <w:w w:val="0"/>
          <w:sz w:val="22"/>
          <w:szCs w:val="22"/>
        </w:rPr>
        <w:t>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C777F5" w:rsidRPr="00277CED" w:rsidRDefault="00C777F5" w:rsidP="009D6571">
      <w:pPr>
        <w:suppressAutoHyphens/>
        <w:spacing w:line="320" w:lineRule="exact"/>
        <w:jc w:val="center"/>
        <w:rPr>
          <w:rFonts w:ascii="Tahoma" w:hAnsi="Tahoma" w:cs="Tahoma"/>
          <w:i/>
          <w:w w:val="0"/>
          <w:sz w:val="22"/>
          <w:szCs w:val="22"/>
        </w:rPr>
      </w:pPr>
    </w:p>
    <w:p w:rsidR="00C777F5" w:rsidRPr="00277CED" w:rsidRDefault="00C777F5" w:rsidP="009D6571">
      <w:pPr>
        <w:suppressAutoHyphens/>
        <w:spacing w:line="320" w:lineRule="exact"/>
        <w:jc w:val="center"/>
        <w:rPr>
          <w:rFonts w:ascii="Tahoma" w:hAnsi="Tahoma" w:cs="Tahoma"/>
          <w:i/>
          <w:w w:val="0"/>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E26AE1" w:rsidP="009D6571">
      <w:pPr>
        <w:suppressAutoHyphens/>
        <w:spacing w:line="320" w:lineRule="exact"/>
        <w:jc w:val="center"/>
        <w:rPr>
          <w:rFonts w:ascii="Tahoma" w:hAnsi="Tahoma" w:cs="Tahoma"/>
          <w:b/>
          <w:bCs/>
          <w:sz w:val="22"/>
          <w:szCs w:val="22"/>
        </w:rPr>
      </w:pPr>
      <w:r>
        <w:rPr>
          <w:rFonts w:ascii="Tahoma" w:hAnsi="Tahoma" w:cs="Tahoma"/>
          <w:b/>
          <w:bCs/>
          <w:sz w:val="22"/>
          <w:szCs w:val="22"/>
        </w:rPr>
        <w:t>OLIVEIRA TRUST DISTRIBUIDORA DE TÍTULOS E VALORES MOBILIÁRIOS S.A.</w:t>
      </w:r>
    </w:p>
    <w:p w:rsidR="0088772C" w:rsidRPr="00277CED" w:rsidRDefault="0088772C" w:rsidP="009D6571">
      <w:pPr>
        <w:suppressAutoHyphens/>
        <w:spacing w:line="320" w:lineRule="exact"/>
        <w:jc w:val="center"/>
        <w:rPr>
          <w:rFonts w:ascii="Tahoma" w:hAnsi="Tahoma" w:cs="Tahoma"/>
          <w:sz w:val="22"/>
          <w:szCs w:val="22"/>
        </w:rPr>
      </w:pPr>
    </w:p>
    <w:p w:rsidR="00956657" w:rsidRPr="00277CED" w:rsidRDefault="00956657" w:rsidP="009D6571">
      <w:pPr>
        <w:suppressAutoHyphens/>
        <w:spacing w:line="320" w:lineRule="exact"/>
        <w:jc w:val="center"/>
        <w:rPr>
          <w:rFonts w:ascii="Tahoma" w:hAnsi="Tahoma" w:cs="Tahoma"/>
          <w:sz w:val="22"/>
          <w:szCs w:val="22"/>
        </w:rPr>
      </w:pPr>
    </w:p>
    <w:p w:rsidR="00956657" w:rsidRPr="00277CED" w:rsidRDefault="00956657" w:rsidP="009D6571">
      <w:pPr>
        <w:suppressAutoHyphens/>
        <w:spacing w:line="320" w:lineRule="exact"/>
        <w:jc w:val="center"/>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rsidR="00956657" w:rsidRPr="00277CED" w:rsidTr="00AD7CE0">
        <w:trPr>
          <w:jc w:val="center"/>
        </w:trPr>
        <w:tc>
          <w:tcPr>
            <w:tcW w:w="4773" w:type="dxa"/>
          </w:tcPr>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_________________________________</w:t>
            </w:r>
          </w:p>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Cargo:</w:t>
            </w:r>
          </w:p>
        </w:tc>
        <w:tc>
          <w:tcPr>
            <w:tcW w:w="4773" w:type="dxa"/>
          </w:tcPr>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_________________________________</w:t>
            </w:r>
          </w:p>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Cargo:</w:t>
            </w:r>
          </w:p>
        </w:tc>
      </w:tr>
    </w:tbl>
    <w:p w:rsidR="009B0FE3" w:rsidRPr="00277CED" w:rsidRDefault="009B0FE3"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88772C" w:rsidRPr="00277CED" w:rsidRDefault="0088772C" w:rsidP="009D6571">
      <w:pPr>
        <w:pStyle w:val="Ttulo4"/>
        <w:suppressAutoHyphens/>
        <w:spacing w:before="0"/>
        <w:jc w:val="left"/>
        <w:rPr>
          <w:rFonts w:ascii="Tahoma" w:hAnsi="Tahoma" w:cs="Tahoma"/>
          <w:b w:val="0"/>
          <w:sz w:val="22"/>
          <w:szCs w:val="22"/>
        </w:rPr>
      </w:pPr>
    </w:p>
    <w:p w:rsidR="004D2539" w:rsidRPr="00277CED" w:rsidRDefault="00C51F87" w:rsidP="009D6571">
      <w:pPr>
        <w:suppressAutoHyphens/>
        <w:spacing w:line="320" w:lineRule="exact"/>
        <w:rPr>
          <w:rFonts w:ascii="Tahoma" w:hAnsi="Tahoma" w:cs="Tahoma"/>
          <w:i/>
          <w:w w:val="0"/>
          <w:sz w:val="22"/>
          <w:szCs w:val="22"/>
        </w:rPr>
      </w:pPr>
      <w:r w:rsidRPr="00277CED">
        <w:rPr>
          <w:rFonts w:ascii="Tahoma" w:hAnsi="Tahoma" w:cs="Tahoma"/>
          <w:i/>
          <w:sz w:val="22"/>
          <w:szCs w:val="22"/>
        </w:rPr>
        <w:br w:type="page"/>
      </w:r>
      <w:r w:rsidR="00C777F5"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 xml:space="preserve">Instrumento Particular de Escritura da 1ª (primeira) Emissão de Debêntures Simples, Não Conversíveis em Ações, em Duas Séries, da Espécie com Garantia Real e Garantia Fidejussória Adicional, para Distribuição Pública, com Esforços Restritos de Colocação, </w:t>
      </w:r>
      <w:r w:rsidR="00687CD2">
        <w:rPr>
          <w:rFonts w:ascii="Tahoma" w:hAnsi="Tahoma" w:cs="Tahoma"/>
          <w:i/>
          <w:w w:val="0"/>
          <w:sz w:val="22"/>
          <w:szCs w:val="22"/>
        </w:rPr>
        <w:t>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C777F5" w:rsidRPr="00277CED" w:rsidRDefault="00C777F5" w:rsidP="009D6571">
      <w:pPr>
        <w:suppressAutoHyphens/>
        <w:spacing w:line="320" w:lineRule="exact"/>
        <w:jc w:val="center"/>
        <w:rPr>
          <w:rFonts w:ascii="Tahoma" w:hAnsi="Tahoma" w:cs="Tahoma"/>
          <w:b/>
          <w:sz w:val="22"/>
          <w:szCs w:val="22"/>
        </w:rPr>
      </w:pPr>
    </w:p>
    <w:p w:rsidR="00C777F5" w:rsidRPr="00277CED" w:rsidRDefault="00C777F5" w:rsidP="009D6571">
      <w:pPr>
        <w:suppressAutoHyphens/>
        <w:spacing w:line="320" w:lineRule="exact"/>
        <w:jc w:val="center"/>
        <w:rPr>
          <w:rFonts w:ascii="Tahoma" w:hAnsi="Tahoma" w:cs="Tahoma"/>
          <w:b/>
          <w:sz w:val="22"/>
          <w:szCs w:val="22"/>
        </w:rPr>
      </w:pPr>
    </w:p>
    <w:p w:rsidR="004D2539" w:rsidRPr="00277CED" w:rsidRDefault="004D2539" w:rsidP="009D6571">
      <w:pPr>
        <w:pStyle w:val="Ttulo4"/>
        <w:suppressAutoHyphens/>
        <w:spacing w:before="0"/>
        <w:rPr>
          <w:rFonts w:ascii="Tahoma" w:hAnsi="Tahoma" w:cs="Tahoma"/>
          <w:b w:val="0"/>
          <w:sz w:val="22"/>
          <w:szCs w:val="22"/>
        </w:rPr>
      </w:pPr>
    </w:p>
    <w:p w:rsidR="00C777F5" w:rsidRPr="00277CED" w:rsidRDefault="00C777F5" w:rsidP="009D6571">
      <w:pPr>
        <w:suppressAutoHyphens/>
        <w:spacing w:line="320" w:lineRule="exact"/>
        <w:ind w:right="57"/>
        <w:jc w:val="center"/>
        <w:rPr>
          <w:rFonts w:ascii="Tahoma" w:hAnsi="Tahoma" w:cs="Tahoma"/>
          <w:sz w:val="22"/>
          <w:szCs w:val="22"/>
        </w:rPr>
      </w:pPr>
      <w:r w:rsidRPr="00277CED">
        <w:rPr>
          <w:rFonts w:ascii="Tahoma" w:hAnsi="Tahoma" w:cs="Tahoma"/>
          <w:b/>
          <w:bCs/>
          <w:sz w:val="22"/>
          <w:szCs w:val="22"/>
        </w:rPr>
        <w:t>RUBENS DIAS DE MORAIS</w:t>
      </w: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r w:rsidRPr="00277CED">
        <w:rPr>
          <w:rFonts w:ascii="Tahoma" w:hAnsi="Tahoma" w:cs="Tahoma"/>
          <w:sz w:val="22"/>
          <w:szCs w:val="22"/>
        </w:rPr>
        <w:t>_________________________________</w:t>
      </w:r>
    </w:p>
    <w:p w:rsidR="00C777F5" w:rsidRPr="00277CED" w:rsidRDefault="00C777F5" w:rsidP="009D6571">
      <w:pPr>
        <w:suppressAutoHyphens/>
        <w:spacing w:line="320" w:lineRule="exact"/>
        <w:rPr>
          <w:rFonts w:ascii="Tahoma" w:hAnsi="Tahoma" w:cs="Tahoma"/>
          <w:sz w:val="22"/>
          <w:szCs w:val="22"/>
        </w:rPr>
      </w:pPr>
    </w:p>
    <w:p w:rsidR="004D2539" w:rsidRPr="00277CED" w:rsidRDefault="004D2539" w:rsidP="009D6571">
      <w:pPr>
        <w:suppressAutoHyphens/>
        <w:spacing w:line="320" w:lineRule="exact"/>
        <w:rPr>
          <w:rFonts w:ascii="Tahoma" w:hAnsi="Tahoma" w:cs="Tahoma"/>
          <w:sz w:val="22"/>
          <w:szCs w:val="22"/>
        </w:rPr>
      </w:pPr>
    </w:p>
    <w:p w:rsidR="00DF69BD" w:rsidRPr="00277CED" w:rsidRDefault="00DF69BD" w:rsidP="009D6571">
      <w:pPr>
        <w:suppressAutoHyphens/>
        <w:spacing w:line="320" w:lineRule="exact"/>
        <w:rPr>
          <w:rFonts w:ascii="Tahoma" w:hAnsi="Tahoma" w:cs="Tahoma"/>
          <w:b/>
          <w:i/>
          <w:sz w:val="22"/>
          <w:szCs w:val="22"/>
        </w:rPr>
      </w:pPr>
      <w:r w:rsidRPr="00277CED">
        <w:rPr>
          <w:rFonts w:ascii="Tahoma" w:hAnsi="Tahoma" w:cs="Tahoma"/>
          <w:i/>
          <w:sz w:val="22"/>
          <w:szCs w:val="22"/>
        </w:rPr>
        <w:br w:type="page"/>
      </w:r>
      <w:r w:rsidR="00C777F5"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 xml:space="preserve">Instrumento Particular de Escritura da 1ª (primeira) Emissão de Debêntures Simples, Não Conversíveis em Ações, em Duas Séries, da Espécie com Garantia Real e Garantia Fidejussória Adicional, para Distribuição Pública, com Esforços Restritos de Colocação, </w:t>
      </w:r>
      <w:r w:rsidR="00687CD2">
        <w:rPr>
          <w:rFonts w:ascii="Tahoma" w:hAnsi="Tahoma" w:cs="Tahoma"/>
          <w:i/>
          <w:w w:val="0"/>
          <w:sz w:val="22"/>
          <w:szCs w:val="22"/>
        </w:rPr>
        <w:t>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DF69BD" w:rsidRPr="00277CED" w:rsidRDefault="00DF69BD" w:rsidP="009D6571">
      <w:pPr>
        <w:pStyle w:val="Ttulo4"/>
        <w:suppressAutoHyphens/>
        <w:spacing w:before="0"/>
        <w:rPr>
          <w:rFonts w:ascii="Tahoma" w:hAnsi="Tahoma" w:cs="Tahoma"/>
          <w:b w:val="0"/>
          <w:sz w:val="22"/>
          <w:szCs w:val="22"/>
        </w:rPr>
      </w:pPr>
    </w:p>
    <w:p w:rsidR="00C777F5" w:rsidRPr="00277CED" w:rsidRDefault="00C777F5" w:rsidP="009D6571">
      <w:pPr>
        <w:suppressAutoHyphens/>
        <w:jc w:val="center"/>
        <w:rPr>
          <w:rFonts w:ascii="Tahoma" w:hAnsi="Tahoma" w:cs="Tahoma"/>
          <w:sz w:val="22"/>
          <w:szCs w:val="22"/>
        </w:rPr>
      </w:pPr>
    </w:p>
    <w:p w:rsidR="00DF69BD" w:rsidRPr="00277CED" w:rsidRDefault="00DF69BD" w:rsidP="009D6571">
      <w:pPr>
        <w:pStyle w:val="Ttulo4"/>
        <w:suppressAutoHyphens/>
        <w:spacing w:before="0"/>
        <w:rPr>
          <w:rFonts w:ascii="Tahoma" w:hAnsi="Tahoma" w:cs="Tahoma"/>
          <w:b w:val="0"/>
          <w:sz w:val="22"/>
          <w:szCs w:val="22"/>
        </w:rPr>
      </w:pPr>
    </w:p>
    <w:p w:rsidR="00C777F5" w:rsidRPr="00277CED" w:rsidRDefault="00840ECD" w:rsidP="009D6571">
      <w:pPr>
        <w:suppressAutoHyphens/>
        <w:spacing w:line="320" w:lineRule="exact"/>
        <w:ind w:right="57"/>
        <w:jc w:val="center"/>
        <w:rPr>
          <w:rFonts w:ascii="Tahoma" w:hAnsi="Tahoma" w:cs="Tahoma"/>
          <w:sz w:val="22"/>
          <w:szCs w:val="22"/>
        </w:rPr>
      </w:pPr>
      <w:r w:rsidRPr="00277CED">
        <w:rPr>
          <w:rFonts w:ascii="Tahoma" w:hAnsi="Tahoma" w:cs="Tahoma"/>
          <w:b/>
          <w:bCs/>
          <w:sz w:val="22"/>
          <w:szCs w:val="22"/>
        </w:rPr>
        <w:t>FABR</w:t>
      </w:r>
      <w:r>
        <w:rPr>
          <w:rFonts w:ascii="Tahoma" w:hAnsi="Tahoma" w:cs="Tahoma"/>
          <w:b/>
          <w:bCs/>
          <w:sz w:val="22"/>
          <w:szCs w:val="22"/>
        </w:rPr>
        <w:t>Í</w:t>
      </w:r>
      <w:r w:rsidRPr="00277CED">
        <w:rPr>
          <w:rFonts w:ascii="Tahoma" w:hAnsi="Tahoma" w:cs="Tahoma"/>
          <w:b/>
          <w:bCs/>
          <w:sz w:val="22"/>
          <w:szCs w:val="22"/>
        </w:rPr>
        <w:t xml:space="preserve">CIO </w:t>
      </w:r>
      <w:r>
        <w:rPr>
          <w:rFonts w:ascii="Tahoma" w:hAnsi="Tahoma" w:cs="Tahoma"/>
          <w:b/>
          <w:bCs/>
          <w:sz w:val="22"/>
          <w:szCs w:val="22"/>
        </w:rPr>
        <w:t>ROSA</w:t>
      </w:r>
      <w:r w:rsidRPr="00277CED">
        <w:rPr>
          <w:rFonts w:ascii="Tahoma" w:hAnsi="Tahoma" w:cs="Tahoma"/>
          <w:b/>
          <w:bCs/>
          <w:sz w:val="22"/>
          <w:szCs w:val="22"/>
        </w:rPr>
        <w:t xml:space="preserve"> </w:t>
      </w:r>
      <w:r w:rsidR="00C777F5" w:rsidRPr="00277CED">
        <w:rPr>
          <w:rFonts w:ascii="Tahoma" w:hAnsi="Tahoma" w:cs="Tahoma"/>
          <w:b/>
          <w:bCs/>
          <w:sz w:val="22"/>
          <w:szCs w:val="22"/>
        </w:rPr>
        <w:t>DE MORAIS</w:t>
      </w: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r w:rsidRPr="00277CED">
        <w:rPr>
          <w:rFonts w:ascii="Tahoma" w:hAnsi="Tahoma" w:cs="Tahoma"/>
          <w:sz w:val="22"/>
          <w:szCs w:val="22"/>
        </w:rPr>
        <w:t>_________________________________</w:t>
      </w:r>
    </w:p>
    <w:p w:rsidR="00C777F5" w:rsidRPr="00277CED" w:rsidRDefault="00C777F5" w:rsidP="009D6571">
      <w:pPr>
        <w:suppressAutoHyphens/>
        <w:spacing w:line="320" w:lineRule="exact"/>
        <w:rPr>
          <w:rFonts w:ascii="Tahoma" w:hAnsi="Tahoma" w:cs="Tahoma"/>
          <w:sz w:val="22"/>
          <w:szCs w:val="22"/>
        </w:rPr>
      </w:pPr>
    </w:p>
    <w:p w:rsidR="00DF69BD" w:rsidRPr="00277CED" w:rsidRDefault="00DF69BD" w:rsidP="009D6571">
      <w:pPr>
        <w:suppressAutoHyphens/>
        <w:spacing w:line="320" w:lineRule="exact"/>
        <w:rPr>
          <w:rFonts w:ascii="Tahoma" w:hAnsi="Tahoma" w:cs="Tahoma"/>
          <w:b/>
          <w:i/>
          <w:sz w:val="22"/>
          <w:szCs w:val="22"/>
        </w:rPr>
      </w:pPr>
      <w:r w:rsidRPr="00277CED">
        <w:rPr>
          <w:rFonts w:ascii="Tahoma" w:hAnsi="Tahoma" w:cs="Tahoma"/>
          <w:i/>
          <w:sz w:val="22"/>
          <w:szCs w:val="22"/>
        </w:rPr>
        <w:br w:type="page"/>
      </w:r>
      <w:r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 xml:space="preserve">Instrumento Particular de Escritura da 1ª (primeira) Emissão de Debêntures Simples, Não Conversíveis em Ações, em Duas Séries, da Espécie com Garantia Real e Garantia Fidejussória Adicional, para Distribuição Pública, com Esforços Restritos de Colocação, </w:t>
      </w:r>
      <w:r w:rsidR="00687CD2">
        <w:rPr>
          <w:rFonts w:ascii="Tahoma" w:hAnsi="Tahoma" w:cs="Tahoma"/>
          <w:i/>
          <w:w w:val="0"/>
          <w:sz w:val="22"/>
          <w:szCs w:val="22"/>
        </w:rPr>
        <w:t>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DF69BD" w:rsidRPr="00277CED" w:rsidRDefault="00DF69BD" w:rsidP="009D6571">
      <w:pPr>
        <w:pStyle w:val="Ttulo4"/>
        <w:suppressAutoHyphens/>
        <w:spacing w:before="0"/>
        <w:rPr>
          <w:rFonts w:ascii="Tahoma" w:hAnsi="Tahoma" w:cs="Tahoma"/>
          <w:b w:val="0"/>
          <w:sz w:val="22"/>
          <w:szCs w:val="22"/>
        </w:rPr>
      </w:pPr>
    </w:p>
    <w:p w:rsidR="00DF69BD" w:rsidRPr="00277CED" w:rsidRDefault="00DF69BD" w:rsidP="009D6571">
      <w:pPr>
        <w:pStyle w:val="Ttulo4"/>
        <w:suppressAutoHyphens/>
        <w:spacing w:before="0"/>
        <w:rPr>
          <w:rFonts w:ascii="Tahoma" w:hAnsi="Tahoma" w:cs="Tahoma"/>
          <w:b w:val="0"/>
          <w:sz w:val="22"/>
          <w:szCs w:val="22"/>
        </w:rPr>
      </w:pPr>
    </w:p>
    <w:p w:rsidR="001C340E" w:rsidRPr="00277CED" w:rsidRDefault="001C340E" w:rsidP="009D6571">
      <w:pPr>
        <w:pStyle w:val="Ttulo4"/>
        <w:suppressAutoHyphens/>
        <w:spacing w:before="0"/>
        <w:rPr>
          <w:rFonts w:ascii="Tahoma" w:hAnsi="Tahoma" w:cs="Tahoma"/>
          <w:b w:val="0"/>
          <w:sz w:val="22"/>
          <w:szCs w:val="22"/>
        </w:rPr>
      </w:pPr>
    </w:p>
    <w:p w:rsidR="00C777F5" w:rsidRPr="00277CED" w:rsidRDefault="00C777F5" w:rsidP="009D6571">
      <w:pPr>
        <w:suppressAutoHyphens/>
        <w:spacing w:line="320" w:lineRule="exact"/>
        <w:ind w:right="57"/>
        <w:jc w:val="center"/>
        <w:rPr>
          <w:rFonts w:ascii="Tahoma" w:hAnsi="Tahoma" w:cs="Tahoma"/>
          <w:sz w:val="22"/>
          <w:szCs w:val="22"/>
        </w:rPr>
      </w:pPr>
      <w:r w:rsidRPr="00277CED">
        <w:rPr>
          <w:rFonts w:ascii="Tahoma" w:hAnsi="Tahoma" w:cs="Tahoma"/>
          <w:b/>
          <w:bCs/>
          <w:sz w:val="22"/>
          <w:szCs w:val="22"/>
        </w:rPr>
        <w:t>PATRÍCIA ROSA DE MORAIS CRIVELENTI</w:t>
      </w:r>
    </w:p>
    <w:p w:rsidR="00417FF2" w:rsidRPr="00277CED" w:rsidRDefault="00417FF2" w:rsidP="009D6571">
      <w:pPr>
        <w:suppressAutoHyphens/>
        <w:spacing w:line="320" w:lineRule="exact"/>
        <w:jc w:val="center"/>
        <w:rPr>
          <w:rFonts w:ascii="Tahoma" w:hAnsi="Tahoma" w:cs="Tahoma"/>
          <w:sz w:val="22"/>
          <w:szCs w:val="22"/>
        </w:rPr>
      </w:pPr>
    </w:p>
    <w:p w:rsidR="00417FF2" w:rsidRPr="00277CED" w:rsidRDefault="00417FF2" w:rsidP="009D6571">
      <w:pPr>
        <w:suppressAutoHyphens/>
        <w:spacing w:line="320" w:lineRule="exact"/>
        <w:jc w:val="center"/>
        <w:rPr>
          <w:rFonts w:ascii="Tahoma" w:hAnsi="Tahoma" w:cs="Tahoma"/>
          <w:sz w:val="22"/>
          <w:szCs w:val="22"/>
        </w:rPr>
      </w:pPr>
    </w:p>
    <w:p w:rsidR="0054437E" w:rsidRPr="00277CED" w:rsidRDefault="0054437E" w:rsidP="009D6571">
      <w:pPr>
        <w:suppressAutoHyphens/>
        <w:spacing w:line="320" w:lineRule="exact"/>
        <w:jc w:val="center"/>
        <w:rPr>
          <w:rFonts w:ascii="Tahoma" w:hAnsi="Tahoma" w:cs="Tahoma"/>
          <w:sz w:val="22"/>
          <w:szCs w:val="22"/>
        </w:rPr>
      </w:pPr>
    </w:p>
    <w:p w:rsidR="00417FF2" w:rsidRPr="00277CED" w:rsidRDefault="00417FF2" w:rsidP="009D6571">
      <w:pPr>
        <w:suppressAutoHyphens/>
        <w:spacing w:line="320" w:lineRule="exact"/>
        <w:jc w:val="center"/>
        <w:rPr>
          <w:rFonts w:ascii="Tahoma" w:hAnsi="Tahoma" w:cs="Tahoma"/>
          <w:sz w:val="22"/>
          <w:szCs w:val="22"/>
        </w:rPr>
      </w:pPr>
      <w:r w:rsidRPr="00277CED">
        <w:rPr>
          <w:rFonts w:ascii="Tahoma" w:hAnsi="Tahoma" w:cs="Tahoma"/>
          <w:sz w:val="22"/>
          <w:szCs w:val="22"/>
        </w:rPr>
        <w:t>_________________________________</w:t>
      </w:r>
    </w:p>
    <w:p w:rsidR="0088772C" w:rsidRPr="00277CED" w:rsidRDefault="0088772C" w:rsidP="009D6571">
      <w:pPr>
        <w:suppressAutoHyphens/>
        <w:spacing w:line="320" w:lineRule="exact"/>
        <w:rPr>
          <w:rFonts w:ascii="Tahoma" w:hAnsi="Tahoma" w:cs="Tahoma"/>
          <w:sz w:val="22"/>
          <w:szCs w:val="22"/>
        </w:rPr>
      </w:pPr>
    </w:p>
    <w:p w:rsidR="00C82920" w:rsidRDefault="005D1C17" w:rsidP="009D6571">
      <w:pPr>
        <w:suppressAutoHyphens/>
        <w:spacing w:line="320" w:lineRule="exact"/>
        <w:rPr>
          <w:rFonts w:ascii="Tahoma" w:hAnsi="Tahoma" w:cs="Tahoma"/>
          <w:sz w:val="22"/>
          <w:szCs w:val="22"/>
        </w:rPr>
      </w:pPr>
      <w:r>
        <w:rPr>
          <w:rFonts w:ascii="Tahoma" w:hAnsi="Tahoma" w:cs="Tahoma"/>
          <w:sz w:val="22"/>
          <w:szCs w:val="22"/>
        </w:rPr>
        <w:t>Com anuência de seu cônjuge:</w:t>
      </w:r>
    </w:p>
    <w:p w:rsidR="005D1C17" w:rsidRDefault="005D1C17" w:rsidP="009D6571">
      <w:pPr>
        <w:suppressAutoHyphens/>
        <w:spacing w:line="320" w:lineRule="exact"/>
        <w:rPr>
          <w:rFonts w:ascii="Tahoma" w:hAnsi="Tahoma" w:cs="Tahoma"/>
          <w:sz w:val="22"/>
          <w:szCs w:val="22"/>
        </w:rPr>
      </w:pPr>
    </w:p>
    <w:p w:rsidR="005D1C17" w:rsidRPr="00277CED" w:rsidRDefault="00840ECD" w:rsidP="005D1C17">
      <w:pPr>
        <w:suppressAutoHyphens/>
        <w:spacing w:line="320" w:lineRule="exact"/>
        <w:ind w:right="57"/>
        <w:jc w:val="center"/>
        <w:rPr>
          <w:rFonts w:ascii="Tahoma" w:hAnsi="Tahoma" w:cs="Tahoma"/>
          <w:sz w:val="22"/>
          <w:szCs w:val="22"/>
        </w:rPr>
      </w:pPr>
      <w:r>
        <w:rPr>
          <w:rFonts w:ascii="Tahoma" w:hAnsi="Tahoma" w:cs="Tahoma"/>
          <w:b/>
          <w:sz w:val="22"/>
          <w:szCs w:val="22"/>
          <w:shd w:val="clear" w:color="auto" w:fill="FFFFFF"/>
        </w:rPr>
        <w:t xml:space="preserve">ÉDER </w:t>
      </w:r>
      <w:r w:rsidR="005D1C17">
        <w:rPr>
          <w:rFonts w:ascii="Tahoma" w:hAnsi="Tahoma" w:cs="Tahoma"/>
          <w:b/>
          <w:sz w:val="22"/>
          <w:szCs w:val="22"/>
          <w:shd w:val="clear" w:color="auto" w:fill="FFFFFF"/>
        </w:rPr>
        <w:t>PALMA CRIVELENTI</w:t>
      </w:r>
    </w:p>
    <w:p w:rsidR="005D1C17" w:rsidRPr="00277CED" w:rsidRDefault="005D1C17" w:rsidP="005D1C17">
      <w:pPr>
        <w:suppressAutoHyphens/>
        <w:spacing w:line="320" w:lineRule="exact"/>
        <w:jc w:val="center"/>
        <w:rPr>
          <w:rFonts w:ascii="Tahoma" w:hAnsi="Tahoma" w:cs="Tahoma"/>
          <w:sz w:val="22"/>
          <w:szCs w:val="22"/>
        </w:rPr>
      </w:pPr>
    </w:p>
    <w:p w:rsidR="005D1C17" w:rsidRPr="00277CED" w:rsidRDefault="005D1C17" w:rsidP="005D1C17">
      <w:pPr>
        <w:suppressAutoHyphens/>
        <w:spacing w:line="320" w:lineRule="exact"/>
        <w:jc w:val="center"/>
        <w:rPr>
          <w:rFonts w:ascii="Tahoma" w:hAnsi="Tahoma" w:cs="Tahoma"/>
          <w:sz w:val="22"/>
          <w:szCs w:val="22"/>
        </w:rPr>
      </w:pPr>
    </w:p>
    <w:p w:rsidR="005D1C17" w:rsidRPr="00277CED" w:rsidRDefault="005D1C17" w:rsidP="005D1C17">
      <w:pPr>
        <w:suppressAutoHyphens/>
        <w:spacing w:line="320" w:lineRule="exact"/>
        <w:jc w:val="center"/>
        <w:rPr>
          <w:rFonts w:ascii="Tahoma" w:hAnsi="Tahoma" w:cs="Tahoma"/>
          <w:sz w:val="22"/>
          <w:szCs w:val="22"/>
        </w:rPr>
      </w:pPr>
    </w:p>
    <w:p w:rsidR="005D1C17" w:rsidRPr="00277CED" w:rsidRDefault="005D1C17" w:rsidP="005D1C17">
      <w:pPr>
        <w:suppressAutoHyphens/>
        <w:spacing w:line="320" w:lineRule="exact"/>
        <w:jc w:val="center"/>
        <w:rPr>
          <w:rFonts w:ascii="Tahoma" w:hAnsi="Tahoma" w:cs="Tahoma"/>
          <w:sz w:val="22"/>
          <w:szCs w:val="22"/>
        </w:rPr>
      </w:pPr>
      <w:r w:rsidRPr="00277CED">
        <w:rPr>
          <w:rFonts w:ascii="Tahoma" w:hAnsi="Tahoma" w:cs="Tahoma"/>
          <w:sz w:val="22"/>
          <w:szCs w:val="22"/>
        </w:rPr>
        <w:t>_________________________________</w:t>
      </w:r>
    </w:p>
    <w:p w:rsidR="005D1C17" w:rsidRPr="00277CED" w:rsidRDefault="005D1C17" w:rsidP="005D1C17">
      <w:pPr>
        <w:suppressAutoHyphens/>
        <w:spacing w:line="320" w:lineRule="exact"/>
        <w:rPr>
          <w:rFonts w:ascii="Tahoma" w:hAnsi="Tahoma" w:cs="Tahoma"/>
          <w:sz w:val="22"/>
          <w:szCs w:val="22"/>
        </w:rPr>
      </w:pPr>
    </w:p>
    <w:p w:rsidR="005D1C17" w:rsidRPr="00277CED" w:rsidRDefault="005D1C17" w:rsidP="009D6571">
      <w:pPr>
        <w:suppressAutoHyphens/>
        <w:spacing w:line="320" w:lineRule="exact"/>
        <w:rPr>
          <w:rFonts w:ascii="Tahoma" w:hAnsi="Tahoma" w:cs="Tahoma"/>
          <w:sz w:val="22"/>
          <w:szCs w:val="22"/>
        </w:rPr>
      </w:pPr>
    </w:p>
    <w:p w:rsidR="00C82920" w:rsidRPr="00277CED" w:rsidRDefault="00C82920" w:rsidP="009D6571">
      <w:pPr>
        <w:suppressAutoHyphens/>
        <w:spacing w:line="320" w:lineRule="exact"/>
        <w:rPr>
          <w:rFonts w:ascii="Tahoma" w:hAnsi="Tahoma" w:cs="Tahoma"/>
          <w:sz w:val="22"/>
          <w:szCs w:val="22"/>
        </w:rPr>
      </w:pPr>
    </w:p>
    <w:p w:rsidR="00C82920" w:rsidRPr="00277CED" w:rsidRDefault="00C82920" w:rsidP="009D6571">
      <w:pPr>
        <w:pStyle w:val="Ttulo4"/>
        <w:suppressAutoHyphens/>
        <w:spacing w:before="0"/>
        <w:jc w:val="left"/>
        <w:rPr>
          <w:rFonts w:ascii="Tahoma" w:hAnsi="Tahoma" w:cs="Tahoma"/>
          <w:bCs/>
          <w:sz w:val="22"/>
          <w:szCs w:val="22"/>
        </w:rPr>
      </w:pPr>
      <w:r w:rsidRPr="00277CED">
        <w:rPr>
          <w:rFonts w:ascii="Tahoma" w:hAnsi="Tahoma" w:cs="Tahoma"/>
          <w:sz w:val="22"/>
          <w:szCs w:val="22"/>
        </w:rPr>
        <w:t>Testemunhas</w:t>
      </w:r>
    </w:p>
    <w:p w:rsidR="00C82920" w:rsidRPr="00277CED" w:rsidRDefault="00C82920" w:rsidP="009D6571">
      <w:pPr>
        <w:suppressAutoHyphens/>
        <w:spacing w:line="320" w:lineRule="exact"/>
        <w:rPr>
          <w:rFonts w:ascii="Tahoma" w:hAnsi="Tahoma" w:cs="Tahoma"/>
          <w:sz w:val="22"/>
          <w:szCs w:val="22"/>
        </w:rPr>
      </w:pPr>
    </w:p>
    <w:p w:rsidR="00C82920" w:rsidRPr="00277CED" w:rsidRDefault="00C82920" w:rsidP="009D6571">
      <w:pPr>
        <w:suppressAutoHyphens/>
        <w:spacing w:line="320" w:lineRule="exact"/>
        <w:rPr>
          <w:rFonts w:ascii="Tahoma" w:hAnsi="Tahoma" w:cs="Tahoma"/>
          <w:sz w:val="22"/>
          <w:szCs w:val="22"/>
        </w:rPr>
      </w:pPr>
    </w:p>
    <w:p w:rsidR="00C82920" w:rsidRPr="00277CED" w:rsidRDefault="00C82920" w:rsidP="009D6571">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rsidR="00C82920" w:rsidRPr="00277CED" w:rsidTr="005C0C7F">
        <w:trPr>
          <w:jc w:val="center"/>
        </w:trPr>
        <w:tc>
          <w:tcPr>
            <w:tcW w:w="4773" w:type="dxa"/>
          </w:tcPr>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1.________________________________</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CPF:</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RG:</w:t>
            </w:r>
          </w:p>
        </w:tc>
        <w:tc>
          <w:tcPr>
            <w:tcW w:w="4773" w:type="dxa"/>
          </w:tcPr>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2._____________________________</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CPF:</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RG:</w:t>
            </w:r>
          </w:p>
        </w:tc>
      </w:tr>
    </w:tbl>
    <w:p w:rsidR="00EE37EB" w:rsidRPr="00277CED" w:rsidRDefault="00EE37EB" w:rsidP="009D6571">
      <w:pPr>
        <w:suppressAutoHyphens/>
        <w:spacing w:line="320" w:lineRule="exact"/>
        <w:rPr>
          <w:rFonts w:ascii="Tahoma" w:hAnsi="Tahoma" w:cs="Tahoma"/>
          <w:sz w:val="22"/>
          <w:szCs w:val="22"/>
        </w:rPr>
      </w:pPr>
    </w:p>
    <w:p w:rsidR="001E4C19" w:rsidRDefault="00956657" w:rsidP="009D6571">
      <w:pPr>
        <w:suppressAutoHyphens/>
        <w:spacing w:line="320" w:lineRule="exact"/>
        <w:rPr>
          <w:rFonts w:ascii="Tahoma" w:hAnsi="Tahoma" w:cs="Tahoma"/>
          <w:sz w:val="22"/>
          <w:szCs w:val="22"/>
          <w:u w:val="single"/>
        </w:rPr>
      </w:pPr>
      <w:r w:rsidRPr="00277CED">
        <w:rPr>
          <w:rFonts w:ascii="Tahoma" w:hAnsi="Tahoma" w:cs="Tahoma"/>
          <w:sz w:val="22"/>
          <w:szCs w:val="22"/>
          <w:u w:val="single"/>
        </w:rPr>
        <w:t xml:space="preserve"> </w:t>
      </w:r>
    </w:p>
    <w:p w:rsidR="001E4C19" w:rsidRDefault="001E4C19">
      <w:pPr>
        <w:jc w:val="left"/>
        <w:rPr>
          <w:rFonts w:ascii="Tahoma" w:hAnsi="Tahoma" w:cs="Tahoma"/>
          <w:sz w:val="22"/>
          <w:szCs w:val="22"/>
          <w:u w:val="single"/>
        </w:rPr>
      </w:pPr>
      <w:r>
        <w:rPr>
          <w:rFonts w:ascii="Tahoma" w:hAnsi="Tahoma" w:cs="Tahoma"/>
          <w:sz w:val="22"/>
          <w:szCs w:val="22"/>
          <w:u w:val="single"/>
        </w:rPr>
        <w:br w:type="page"/>
      </w:r>
    </w:p>
    <w:p w:rsidR="001E4C19" w:rsidRPr="000E096F" w:rsidRDefault="001E4C19" w:rsidP="001E4C19">
      <w:pPr>
        <w:suppressAutoHyphens/>
        <w:spacing w:line="320" w:lineRule="exact"/>
        <w:jc w:val="center"/>
        <w:rPr>
          <w:rFonts w:ascii="Tahoma" w:hAnsi="Tahoma" w:cs="Tahoma"/>
          <w:b/>
          <w:sz w:val="22"/>
          <w:szCs w:val="22"/>
        </w:rPr>
      </w:pPr>
      <w:r w:rsidRPr="000E096F">
        <w:rPr>
          <w:rFonts w:ascii="Tahoma" w:hAnsi="Tahoma" w:cs="Tahoma"/>
          <w:b/>
          <w:sz w:val="22"/>
          <w:szCs w:val="22"/>
        </w:rPr>
        <w:lastRenderedPageBreak/>
        <w:t>ANEXO I</w:t>
      </w:r>
    </w:p>
    <w:p w:rsidR="001E4C19" w:rsidRPr="000E096F" w:rsidRDefault="001E4C19" w:rsidP="001E4C19">
      <w:pPr>
        <w:suppressAutoHyphens/>
        <w:spacing w:line="320" w:lineRule="exact"/>
        <w:jc w:val="center"/>
        <w:rPr>
          <w:rFonts w:ascii="Tahoma" w:hAnsi="Tahoma" w:cs="Tahoma"/>
          <w:sz w:val="22"/>
          <w:szCs w:val="22"/>
        </w:rPr>
      </w:pP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r w:rsidRPr="000E096F">
        <w:rPr>
          <w:rFonts w:ascii="Tahoma" w:hAnsi="Tahoma" w:cs="Tahoma"/>
          <w:sz w:val="22"/>
          <w:szCs w:val="22"/>
          <w:u w:val="single"/>
        </w:rPr>
        <w:t>Lista de contratos financeiros que serão adimplidos com os recursos oriundos da Emissão</w:t>
      </w: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p>
    <w:tbl>
      <w:tblPr>
        <w:tblW w:w="7201" w:type="dxa"/>
        <w:jc w:val="center"/>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2364"/>
        <w:gridCol w:w="1647"/>
      </w:tblGrid>
      <w:tr w:rsidR="00A05EA4" w:rsidRPr="000E096F" w:rsidTr="00092BA4">
        <w:trPr>
          <w:jc w:val="center"/>
        </w:trPr>
        <w:tc>
          <w:tcPr>
            <w:tcW w:w="3190" w:type="dxa"/>
            <w:shd w:val="clear" w:color="auto" w:fill="auto"/>
          </w:tcPr>
          <w:p w:rsidR="00A05EA4" w:rsidRPr="000E096F" w:rsidRDefault="00A05EA4" w:rsidP="00943F14">
            <w:pPr>
              <w:tabs>
                <w:tab w:val="left" w:pos="5812"/>
              </w:tabs>
              <w:suppressAutoHyphens/>
              <w:spacing w:line="320" w:lineRule="exact"/>
              <w:jc w:val="center"/>
              <w:rPr>
                <w:rFonts w:ascii="Tahoma" w:hAnsi="Tahoma" w:cs="Tahoma"/>
                <w:b/>
                <w:sz w:val="22"/>
                <w:szCs w:val="22"/>
                <w:u w:val="single"/>
              </w:rPr>
            </w:pPr>
            <w:r w:rsidRPr="000E096F">
              <w:rPr>
                <w:rFonts w:ascii="Tahoma" w:hAnsi="Tahoma" w:cs="Tahoma"/>
                <w:b/>
                <w:sz w:val="22"/>
                <w:szCs w:val="22"/>
                <w:u w:val="single"/>
              </w:rPr>
              <w:t>Banco</w:t>
            </w:r>
          </w:p>
        </w:tc>
        <w:tc>
          <w:tcPr>
            <w:tcW w:w="2364" w:type="dxa"/>
            <w:shd w:val="clear" w:color="auto" w:fill="auto"/>
          </w:tcPr>
          <w:p w:rsidR="00A05EA4" w:rsidRPr="000E096F" w:rsidRDefault="00A05EA4" w:rsidP="00943F14">
            <w:pPr>
              <w:tabs>
                <w:tab w:val="left" w:pos="5812"/>
              </w:tabs>
              <w:suppressAutoHyphens/>
              <w:spacing w:line="320" w:lineRule="exact"/>
              <w:jc w:val="center"/>
              <w:rPr>
                <w:rFonts w:ascii="Tahoma" w:hAnsi="Tahoma" w:cs="Tahoma"/>
                <w:b/>
                <w:sz w:val="22"/>
                <w:szCs w:val="22"/>
                <w:u w:val="single"/>
              </w:rPr>
            </w:pPr>
            <w:r w:rsidRPr="000E096F">
              <w:rPr>
                <w:rFonts w:ascii="Tahoma" w:hAnsi="Tahoma" w:cs="Tahoma"/>
                <w:b/>
                <w:sz w:val="22"/>
                <w:szCs w:val="22"/>
                <w:u w:val="single"/>
              </w:rPr>
              <w:t>Nº do Contrato</w:t>
            </w:r>
          </w:p>
        </w:tc>
        <w:tc>
          <w:tcPr>
            <w:tcW w:w="1647" w:type="dxa"/>
            <w:shd w:val="clear" w:color="auto" w:fill="auto"/>
          </w:tcPr>
          <w:p w:rsidR="00A05EA4" w:rsidRPr="000E096F" w:rsidRDefault="00A05EA4" w:rsidP="00943F14">
            <w:pPr>
              <w:tabs>
                <w:tab w:val="left" w:pos="5812"/>
              </w:tabs>
              <w:suppressAutoHyphens/>
              <w:spacing w:line="320" w:lineRule="exact"/>
              <w:jc w:val="center"/>
              <w:rPr>
                <w:rFonts w:ascii="Tahoma" w:hAnsi="Tahoma" w:cs="Tahoma"/>
                <w:b/>
                <w:sz w:val="22"/>
                <w:szCs w:val="22"/>
                <w:u w:val="single"/>
              </w:rPr>
            </w:pPr>
            <w:r w:rsidRPr="000E096F">
              <w:rPr>
                <w:rFonts w:ascii="Tahoma" w:hAnsi="Tahoma" w:cs="Tahoma"/>
                <w:b/>
                <w:sz w:val="22"/>
                <w:szCs w:val="22"/>
                <w:u w:val="single"/>
              </w:rPr>
              <w:t>Data de Contratação</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Banco Santander (Brasil)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0027/270254612</w:t>
            </w:r>
          </w:p>
        </w:tc>
        <w:tc>
          <w:tcPr>
            <w:tcW w:w="1647" w:type="dxa"/>
            <w:shd w:val="clear" w:color="auto" w:fill="auto"/>
            <w:vAlign w:val="bottom"/>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color w:val="000000"/>
                <w:sz w:val="22"/>
                <w:szCs w:val="22"/>
              </w:rPr>
              <w:t>15/03/2012</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Banco Santander (Brasil)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0027/271103013</w:t>
            </w:r>
          </w:p>
        </w:tc>
        <w:tc>
          <w:tcPr>
            <w:tcW w:w="1647" w:type="dxa"/>
            <w:shd w:val="clear" w:color="auto" w:fill="auto"/>
            <w:vAlign w:val="bottom"/>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color w:val="000000"/>
                <w:sz w:val="22"/>
                <w:szCs w:val="22"/>
              </w:rPr>
              <w:t>27/09/2013</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Banco Santander (Brasil)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2019/270053315</w:t>
            </w:r>
          </w:p>
        </w:tc>
        <w:tc>
          <w:tcPr>
            <w:tcW w:w="1647" w:type="dxa"/>
            <w:shd w:val="clear" w:color="auto" w:fill="auto"/>
            <w:vAlign w:val="bottom"/>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color w:val="000000"/>
                <w:sz w:val="22"/>
                <w:szCs w:val="22"/>
              </w:rPr>
              <w:t>21/01/2015</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Banco Santander (Brasil)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2019/300000004900</w:t>
            </w:r>
          </w:p>
        </w:tc>
        <w:tc>
          <w:tcPr>
            <w:tcW w:w="1647" w:type="dxa"/>
            <w:shd w:val="clear" w:color="auto" w:fill="auto"/>
            <w:vAlign w:val="bottom"/>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color w:val="000000"/>
                <w:sz w:val="22"/>
                <w:szCs w:val="22"/>
              </w:rPr>
              <w:t>20/12/2012</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10156507</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22/10/2014</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10174852</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11/02/2015</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1033152</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19/07/2013</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1125329</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25/09/2013</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10132128</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12/03/2015</w:t>
            </w:r>
          </w:p>
        </w:tc>
      </w:tr>
      <w:tr w:rsidR="004F2805" w:rsidRPr="00840ECD" w:rsidTr="00092BA4">
        <w:trPr>
          <w:trHeight w:val="47"/>
          <w:jc w:val="center"/>
        </w:trPr>
        <w:tc>
          <w:tcPr>
            <w:tcW w:w="3190" w:type="dxa"/>
            <w:shd w:val="clear" w:color="auto" w:fill="auto"/>
          </w:tcPr>
          <w:p w:rsidR="004F2805" w:rsidRDefault="004F2805" w:rsidP="00943F14">
            <w:pPr>
              <w:tabs>
                <w:tab w:val="left" w:pos="5812"/>
              </w:tabs>
              <w:suppressAutoHyphens/>
              <w:spacing w:line="320" w:lineRule="exact"/>
              <w:jc w:val="center"/>
              <w:rPr>
                <w:rFonts w:ascii="Tahoma" w:hAnsi="Tahoma" w:cs="Tahoma"/>
                <w:sz w:val="22"/>
                <w:szCs w:val="22"/>
              </w:rPr>
            </w:pPr>
            <w:r>
              <w:rPr>
                <w:rFonts w:ascii="Tahoma" w:hAnsi="Tahoma" w:cs="Tahoma"/>
                <w:sz w:val="22"/>
                <w:szCs w:val="22"/>
              </w:rPr>
              <w:t>Banco Itaú BBA S.A.</w:t>
            </w:r>
          </w:p>
        </w:tc>
        <w:tc>
          <w:tcPr>
            <w:tcW w:w="2364" w:type="dxa"/>
            <w:shd w:val="clear" w:color="auto" w:fill="auto"/>
          </w:tcPr>
          <w:p w:rsidR="004F2805" w:rsidRPr="005B0F4C" w:rsidRDefault="004F2805" w:rsidP="00DB4017">
            <w:pPr>
              <w:tabs>
                <w:tab w:val="left" w:pos="5812"/>
              </w:tabs>
              <w:suppressAutoHyphens/>
              <w:spacing w:line="320" w:lineRule="exact"/>
              <w:jc w:val="center"/>
              <w:rPr>
                <w:rFonts w:ascii="Tahoma" w:hAnsi="Tahoma" w:cs="Tahoma"/>
                <w:sz w:val="22"/>
                <w:szCs w:val="22"/>
              </w:rPr>
            </w:pPr>
            <w:r w:rsidRPr="00DB4017">
              <w:rPr>
                <w:rFonts w:ascii="Tahoma" w:hAnsi="Tahoma" w:cs="Tahoma"/>
                <w:sz w:val="22"/>
                <w:szCs w:val="22"/>
              </w:rPr>
              <w:t>101113090002801</w:t>
            </w:r>
          </w:p>
        </w:tc>
        <w:tc>
          <w:tcPr>
            <w:tcW w:w="1647" w:type="dxa"/>
            <w:shd w:val="clear" w:color="auto" w:fill="auto"/>
          </w:tcPr>
          <w:p w:rsidR="004F2805" w:rsidRPr="005B0F4C" w:rsidRDefault="004F2805" w:rsidP="00943F14">
            <w:pPr>
              <w:tabs>
                <w:tab w:val="left" w:pos="5812"/>
              </w:tabs>
              <w:suppressAutoHyphens/>
              <w:spacing w:line="320" w:lineRule="exact"/>
              <w:jc w:val="center"/>
              <w:rPr>
                <w:rFonts w:ascii="Tahoma" w:hAnsi="Tahoma" w:cs="Tahoma"/>
                <w:sz w:val="22"/>
                <w:szCs w:val="22"/>
              </w:rPr>
            </w:pPr>
            <w:r>
              <w:rPr>
                <w:rFonts w:ascii="Tahoma" w:hAnsi="Tahoma" w:cs="Tahoma"/>
                <w:sz w:val="22"/>
                <w:szCs w:val="22"/>
              </w:rPr>
              <w:t>08/04/2015</w:t>
            </w:r>
          </w:p>
        </w:tc>
      </w:tr>
      <w:tr w:rsidR="004F2805" w:rsidRPr="00840ECD" w:rsidTr="00092BA4">
        <w:trPr>
          <w:jc w:val="center"/>
        </w:trPr>
        <w:tc>
          <w:tcPr>
            <w:tcW w:w="3190" w:type="dxa"/>
            <w:shd w:val="clear" w:color="auto" w:fill="auto"/>
          </w:tcPr>
          <w:p w:rsidR="004F2805" w:rsidRDefault="004F2805" w:rsidP="00943F14">
            <w:pPr>
              <w:tabs>
                <w:tab w:val="left" w:pos="5812"/>
              </w:tabs>
              <w:suppressAutoHyphens/>
              <w:spacing w:line="320" w:lineRule="exact"/>
              <w:jc w:val="center"/>
              <w:rPr>
                <w:rFonts w:ascii="Tahoma" w:hAnsi="Tahoma" w:cs="Tahoma"/>
                <w:sz w:val="22"/>
                <w:szCs w:val="22"/>
              </w:rPr>
            </w:pPr>
            <w:r>
              <w:rPr>
                <w:rFonts w:ascii="Tahoma" w:hAnsi="Tahoma" w:cs="Tahoma"/>
                <w:sz w:val="22"/>
                <w:szCs w:val="22"/>
              </w:rPr>
              <w:t>Banco Itaú BBA S.A.</w:t>
            </w:r>
          </w:p>
        </w:tc>
        <w:tc>
          <w:tcPr>
            <w:tcW w:w="2364" w:type="dxa"/>
            <w:shd w:val="clear" w:color="auto" w:fill="auto"/>
          </w:tcPr>
          <w:p w:rsidR="004F2805" w:rsidRPr="005B0F4C" w:rsidRDefault="004F2805" w:rsidP="00943F14">
            <w:pPr>
              <w:tabs>
                <w:tab w:val="left" w:pos="5812"/>
              </w:tabs>
              <w:suppressAutoHyphens/>
              <w:spacing w:line="320" w:lineRule="exact"/>
              <w:jc w:val="center"/>
              <w:rPr>
                <w:rFonts w:ascii="Tahoma" w:hAnsi="Tahoma" w:cs="Tahoma"/>
                <w:sz w:val="22"/>
                <w:szCs w:val="22"/>
              </w:rPr>
            </w:pPr>
            <w:r w:rsidRPr="00DB4017">
              <w:rPr>
                <w:rFonts w:ascii="Tahoma" w:hAnsi="Tahoma" w:cs="Tahoma"/>
                <w:sz w:val="22"/>
                <w:szCs w:val="22"/>
              </w:rPr>
              <w:t>101115030002200</w:t>
            </w:r>
          </w:p>
        </w:tc>
        <w:tc>
          <w:tcPr>
            <w:tcW w:w="1647" w:type="dxa"/>
            <w:shd w:val="clear" w:color="auto" w:fill="auto"/>
          </w:tcPr>
          <w:p w:rsidR="004F2805" w:rsidRPr="005B0F4C" w:rsidRDefault="004F2805" w:rsidP="00943F14">
            <w:pPr>
              <w:tabs>
                <w:tab w:val="left" w:pos="5812"/>
              </w:tabs>
              <w:suppressAutoHyphens/>
              <w:spacing w:line="320" w:lineRule="exact"/>
              <w:jc w:val="center"/>
              <w:rPr>
                <w:rFonts w:ascii="Tahoma" w:hAnsi="Tahoma" w:cs="Tahoma"/>
                <w:sz w:val="22"/>
                <w:szCs w:val="22"/>
              </w:rPr>
            </w:pPr>
            <w:r w:rsidRPr="005B790F">
              <w:rPr>
                <w:rFonts w:ascii="Tahoma" w:hAnsi="Tahoma" w:cs="Tahoma"/>
                <w:sz w:val="22"/>
                <w:szCs w:val="22"/>
              </w:rPr>
              <w:t>08/04/2015</w:t>
            </w:r>
          </w:p>
        </w:tc>
      </w:tr>
    </w:tbl>
    <w:p w:rsidR="0054437E" w:rsidRDefault="0054437E" w:rsidP="009D6571">
      <w:pPr>
        <w:suppressAutoHyphens/>
        <w:spacing w:line="320" w:lineRule="exact"/>
        <w:rPr>
          <w:rFonts w:ascii="Tahoma" w:hAnsi="Tahoma" w:cs="Tahoma"/>
          <w:sz w:val="22"/>
          <w:szCs w:val="22"/>
          <w:u w:val="single"/>
        </w:rPr>
      </w:pPr>
    </w:p>
    <w:p w:rsidR="00FA080D" w:rsidRPr="00277CED" w:rsidRDefault="00FA080D" w:rsidP="009D6571">
      <w:pPr>
        <w:suppressAutoHyphens/>
        <w:spacing w:line="320" w:lineRule="exact"/>
        <w:rPr>
          <w:rFonts w:ascii="Tahoma" w:hAnsi="Tahoma" w:cs="Tahoma"/>
          <w:sz w:val="22"/>
          <w:szCs w:val="22"/>
          <w:u w:val="single"/>
        </w:rPr>
      </w:pPr>
    </w:p>
    <w:sectPr w:rsidR="00FA080D" w:rsidRPr="00277CED" w:rsidSect="00B37A94">
      <w:headerReference w:type="even" r:id="rId17"/>
      <w:headerReference w:type="default" r:id="rId18"/>
      <w:footerReference w:type="even" r:id="rId19"/>
      <w:footerReference w:type="default" r:id="rId20"/>
      <w:headerReference w:type="first" r:id="rId21"/>
      <w:footerReference w:type="first" r:id="rId22"/>
      <w:pgSz w:w="12242" w:h="15842" w:code="1"/>
      <w:pgMar w:top="1135" w:right="1418" w:bottom="1701" w:left="1418" w:header="567" w:footer="851" w:gutter="0"/>
      <w:paperSrc w:first="7" w:other="7"/>
      <w:pgNumType w:chapStyle="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52DF" w:rsidRDefault="009852DF">
      <w:r>
        <w:separator/>
      </w:r>
    </w:p>
  </w:endnote>
  <w:endnote w:type="continuationSeparator" w:id="0">
    <w:p w:rsidR="009852DF" w:rsidRDefault="00985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ight">
    <w:altName w:val="Times New Roman"/>
    <w:charset w:val="00"/>
    <w:family w:val="roman"/>
    <w:pitch w:val="variable"/>
    <w:sig w:usb0="20007A87" w:usb1="80000000" w:usb2="00000008" w:usb3="00000000" w:csb0="000001FF" w:csb1="00000000"/>
  </w:font>
  <w:font w:name="Times">
    <w:panose1 w:val="02020603050405020304"/>
    <w:charset w:val="00"/>
    <w:family w:val="roman"/>
    <w:notTrueType/>
    <w:pitch w:val="variable"/>
    <w:sig w:usb0="00000003" w:usb1="00000000" w:usb2="00000000" w:usb3="00000000" w:csb0="00000001" w:csb1="00000000"/>
  </w:font>
  <w:font w:name="MS Sans Serif">
    <w:panose1 w:val="00000000000000000000"/>
    <w:charset w:val="00"/>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Swiss">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2DF" w:rsidRDefault="009852DF">
    <w:pPr>
      <w:pStyle w:val="Rodap"/>
      <w:framePr w:wrap="around" w:vAnchor="text" w:hAnchor="margin" w:xAlign="right" w:y="1"/>
      <w:rPr>
        <w:rStyle w:val="Nmerodepgina"/>
      </w:rPr>
    </w:pPr>
    <w:r>
      <w:rPr>
        <w:rStyle w:val="Nmerodepgina"/>
      </w:rPr>
      <w:t xml:space="preserve">INTERNAL - </w:t>
    </w: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rsidR="009852DF" w:rsidRDefault="009852DF">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2DF" w:rsidDel="00221EEE" w:rsidRDefault="009852DF">
    <w:pPr>
      <w:rPr>
        <w:del w:id="65" w:author="Samuel Gustavo Calazans Dimbarre" w:date="2015-04-17T08:47:00Z"/>
        <w:rFonts w:ascii="Tahoma" w:hAnsi="Tahoma" w:cs="Tahoma"/>
        <w:sz w:val="12"/>
      </w:rPr>
    </w:pPr>
    <w:del w:id="66" w:author="Samuel Gustavo Calazans Dimbarre" w:date="2015-04-17T08:47:00Z">
      <w:r w:rsidDel="00221EEE">
        <w:rPr>
          <w:rFonts w:ascii="Tahoma" w:hAnsi="Tahoma" w:cs="Tahoma"/>
          <w:sz w:val="12"/>
        </w:rPr>
        <w:fldChar w:fldCharType="begin"/>
      </w:r>
      <w:r w:rsidDel="00221EEE">
        <w:rPr>
          <w:rFonts w:ascii="Tahoma" w:hAnsi="Tahoma" w:cs="Tahoma"/>
          <w:sz w:val="12"/>
        </w:rPr>
        <w:delInstrText xml:space="preserve"> DOCPROPERTY "iManageFooter"  \* MERGEFORMAT </w:delInstrText>
      </w:r>
      <w:r w:rsidDel="00221EEE">
        <w:rPr>
          <w:rFonts w:ascii="Tahoma" w:hAnsi="Tahoma" w:cs="Tahoma"/>
          <w:sz w:val="12"/>
        </w:rPr>
        <w:fldChar w:fldCharType="separate"/>
      </w:r>
    </w:del>
  </w:p>
  <w:p w:rsidR="00221EEE" w:rsidRDefault="009852DF">
    <w:pPr>
      <w:rPr>
        <w:ins w:id="67" w:author="Samuel Gustavo Calazans Dimbarre" w:date="2015-04-17T08:47:00Z"/>
        <w:rFonts w:ascii="Tahoma" w:hAnsi="Tahoma" w:cs="Tahoma"/>
        <w:sz w:val="12"/>
      </w:rPr>
    </w:pPr>
    <w:del w:id="68" w:author="Samuel Gustavo Calazans Dimbarre" w:date="2015-04-17T08:47:00Z">
      <w:r w:rsidDel="00221EEE">
        <w:rPr>
          <w:rFonts w:ascii="Tahoma" w:hAnsi="Tahoma" w:cs="Tahoma"/>
          <w:sz w:val="12"/>
        </w:rPr>
        <w:delText xml:space="preserve">SP - 13588035v4 </w:delText>
      </w:r>
      <w:r w:rsidDel="00221EEE">
        <w:rPr>
          <w:rFonts w:ascii="Tahoma" w:hAnsi="Tahoma" w:cs="Tahoma"/>
          <w:sz w:val="12"/>
        </w:rPr>
        <w:fldChar w:fldCharType="end"/>
      </w:r>
    </w:del>
    <w:ins w:id="69" w:author="Samuel Gustavo Calazans Dimbarre" w:date="2015-04-17T08:47:00Z">
      <w:r w:rsidR="00221EEE">
        <w:rPr>
          <w:rFonts w:ascii="Tahoma" w:hAnsi="Tahoma" w:cs="Tahoma"/>
          <w:sz w:val="12"/>
        </w:rPr>
        <w:fldChar w:fldCharType="begin"/>
      </w:r>
      <w:r w:rsidR="00221EEE">
        <w:rPr>
          <w:rFonts w:ascii="Tahoma" w:hAnsi="Tahoma" w:cs="Tahoma"/>
          <w:sz w:val="12"/>
        </w:rPr>
        <w:instrText xml:space="preserve"> DOCPROPERTY "iManageFooter"  \* MERGEFORMAT </w:instrText>
      </w:r>
    </w:ins>
    <w:r w:rsidR="00221EEE">
      <w:rPr>
        <w:rFonts w:ascii="Tahoma" w:hAnsi="Tahoma" w:cs="Tahoma"/>
        <w:sz w:val="12"/>
      </w:rPr>
      <w:fldChar w:fldCharType="separate"/>
    </w:r>
  </w:p>
  <w:p w:rsidR="009852DF" w:rsidRPr="00622BDA" w:rsidRDefault="00221EEE">
    <w:pPr>
      <w:rPr>
        <w:rFonts w:ascii="Tahoma" w:hAnsi="Tahoma" w:cs="Tahoma"/>
        <w:sz w:val="12"/>
      </w:rPr>
    </w:pPr>
    <w:ins w:id="70" w:author="Samuel Gustavo Calazans Dimbarre" w:date="2015-04-17T08:47:00Z">
      <w:r>
        <w:rPr>
          <w:rFonts w:ascii="Tahoma" w:hAnsi="Tahoma" w:cs="Tahoma"/>
          <w:sz w:val="12"/>
        </w:rPr>
        <w:t xml:space="preserve">SP - 13588035v5 </w:t>
      </w:r>
      <w:r>
        <w:rPr>
          <w:rFonts w:ascii="Tahoma" w:hAnsi="Tahoma" w:cs="Tahoma"/>
          <w:sz w:val="12"/>
        </w:rPr>
        <w:fldChar w:fldCharType="end"/>
      </w:r>
    </w:ins>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2DF" w:rsidRDefault="009852DF">
    <w:pPr>
      <w:pStyle w:val="Rodap"/>
      <w:jc w:val="right"/>
      <w:rPr>
        <w:sz w:val="18"/>
      </w:rPr>
    </w:pPr>
    <w:r>
      <w:rPr>
        <w:rStyle w:val="Nmerodepgina"/>
        <w:sz w:val="18"/>
      </w:rPr>
      <w:t>INTERNAL - 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Pr>
        <w:rStyle w:val="Nmerodepgina"/>
        <w:noProof/>
        <w:sz w:val="18"/>
      </w:rPr>
      <w:t>71</w:t>
    </w:r>
    <w:r>
      <w:rPr>
        <w:rStyle w:val="Nmerodepgina"/>
        <w:sz w:val="18"/>
      </w:rPr>
      <w:fldChar w:fldCharType="end"/>
    </w:r>
  </w:p>
  <w:p w:rsidR="009852DF" w:rsidRDefault="009852DF">
    <w:pPr>
      <w:rPr>
        <w:sz w:val="2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52DF" w:rsidRDefault="009852DF">
      <w:r>
        <w:separator/>
      </w:r>
    </w:p>
  </w:footnote>
  <w:footnote w:type="continuationSeparator" w:id="0">
    <w:p w:rsidR="009852DF" w:rsidRDefault="009852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2DF" w:rsidRDefault="009852DF">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2DF" w:rsidRPr="006A3527" w:rsidRDefault="009852DF" w:rsidP="006A3527">
    <w:pPr>
      <w:pStyle w:val="Cabealho"/>
      <w:jc w:val="right"/>
      <w:rPr>
        <w:rFonts w:ascii="Tahoma" w:hAnsi="Tahoma" w:cs="Tahoma"/>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52DF" w:rsidRDefault="009852DF">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0000001A"/>
    <w:multiLevelType w:val="singleLevel"/>
    <w:tmpl w:val="E4EE42DA"/>
    <w:lvl w:ilvl="0">
      <w:start w:val="1"/>
      <w:numFmt w:val="lowerRoman"/>
      <w:lvlText w:val="(%1)"/>
      <w:lvlJc w:val="left"/>
      <w:pPr>
        <w:widowControl w:val="0"/>
        <w:tabs>
          <w:tab w:val="num" w:pos="947"/>
        </w:tabs>
        <w:autoSpaceDE w:val="0"/>
        <w:autoSpaceDN w:val="0"/>
        <w:adjustRightInd w:val="0"/>
        <w:ind w:left="851" w:hanging="624"/>
        <w:jc w:val="both"/>
      </w:pPr>
      <w:rPr>
        <w:rFonts w:ascii="Arial" w:hAnsi="Arial" w:cs="Arial" w:hint="default"/>
        <w:b w:val="0"/>
        <w:bCs w:val="0"/>
        <w:i w:val="0"/>
        <w:iCs w:val="0"/>
        <w:spacing w:val="0"/>
        <w:sz w:val="24"/>
        <w:szCs w:val="24"/>
      </w:rPr>
    </w:lvl>
  </w:abstractNum>
  <w:abstractNum w:abstractNumId="3">
    <w:nsid w:val="0000001E"/>
    <w:multiLevelType w:val="singleLevel"/>
    <w:tmpl w:val="C7D2631E"/>
    <w:lvl w:ilvl="0">
      <w:start w:val="1"/>
      <w:numFmt w:val="lowerLetter"/>
      <w:lvlText w:val="(%1)"/>
      <w:lvlJc w:val="left"/>
      <w:pPr>
        <w:widowControl w:val="0"/>
        <w:tabs>
          <w:tab w:val="num" w:pos="1212"/>
        </w:tabs>
        <w:autoSpaceDE w:val="0"/>
        <w:autoSpaceDN w:val="0"/>
        <w:adjustRightInd w:val="0"/>
        <w:ind w:left="1212" w:hanging="360"/>
        <w:jc w:val="both"/>
      </w:pPr>
      <w:rPr>
        <w:rFonts w:ascii="Arial" w:hAnsi="Arial" w:cs="Arial" w:hint="default"/>
        <w:spacing w:val="0"/>
        <w:sz w:val="24"/>
        <w:szCs w:val="24"/>
      </w:rPr>
    </w:lvl>
  </w:abstractNum>
  <w:abstractNum w:abstractNumId="4">
    <w:nsid w:val="0C431514"/>
    <w:multiLevelType w:val="hybridMultilevel"/>
    <w:tmpl w:val="6B1CA572"/>
    <w:lvl w:ilvl="0" w:tplc="84A419C2">
      <w:start w:val="1"/>
      <w:numFmt w:val="upperRoman"/>
      <w:lvlText w:val="%1."/>
      <w:lvlJc w:val="left"/>
      <w:pPr>
        <w:ind w:left="1425" w:hanging="7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nsid w:val="0D465740"/>
    <w:multiLevelType w:val="hybridMultilevel"/>
    <w:tmpl w:val="BBC056DE"/>
    <w:lvl w:ilvl="0" w:tplc="07603F6E">
      <w:start w:val="1"/>
      <w:numFmt w:val="lowerLetter"/>
      <w:lvlText w:val="(%1)"/>
      <w:lvlJc w:val="left"/>
      <w:pPr>
        <w:ind w:left="720" w:hanging="360"/>
      </w:pPr>
      <w:rPr>
        <w:rFonts w:hint="default"/>
        <w:b w:val="0"/>
        <w:i w:val="0"/>
        <w:u w:val="word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0E021516"/>
    <w:multiLevelType w:val="multilevel"/>
    <w:tmpl w:val="4C04AEEE"/>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7">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8">
    <w:nsid w:val="20A80644"/>
    <w:multiLevelType w:val="hybridMultilevel"/>
    <w:tmpl w:val="1524564C"/>
    <w:lvl w:ilvl="0" w:tplc="D406A36C">
      <w:start w:val="1"/>
      <w:numFmt w:val="lowerLetter"/>
      <w:lvlText w:val="(%1)"/>
      <w:lvlJc w:val="left"/>
      <w:pPr>
        <w:ind w:left="360" w:hanging="360"/>
      </w:pPr>
      <w:rPr>
        <w:rFonts w:cs="Times New Roman"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2381382C"/>
    <w:multiLevelType w:val="hybridMultilevel"/>
    <w:tmpl w:val="54024210"/>
    <w:lvl w:ilvl="0" w:tplc="B68E1E90">
      <w:start w:val="1"/>
      <w:numFmt w:val="lowerLetter"/>
      <w:lvlText w:val="(%1)"/>
      <w:lvlJc w:val="left"/>
      <w:pPr>
        <w:tabs>
          <w:tab w:val="num" w:pos="1080"/>
        </w:tabs>
        <w:ind w:left="1080" w:hanging="360"/>
      </w:pPr>
      <w:rPr>
        <w:rFonts w:hint="default"/>
      </w:rPr>
    </w:lvl>
    <w:lvl w:ilvl="1" w:tplc="FBE04FFC" w:tentative="1">
      <w:start w:val="1"/>
      <w:numFmt w:val="lowerLetter"/>
      <w:lvlText w:val="%2."/>
      <w:lvlJc w:val="left"/>
      <w:pPr>
        <w:tabs>
          <w:tab w:val="num" w:pos="1440"/>
        </w:tabs>
        <w:ind w:left="1440" w:hanging="360"/>
      </w:pPr>
    </w:lvl>
    <w:lvl w:ilvl="2" w:tplc="CFFA29EE" w:tentative="1">
      <w:start w:val="1"/>
      <w:numFmt w:val="lowerRoman"/>
      <w:lvlText w:val="%3."/>
      <w:lvlJc w:val="right"/>
      <w:pPr>
        <w:tabs>
          <w:tab w:val="num" w:pos="2160"/>
        </w:tabs>
        <w:ind w:left="2160" w:hanging="180"/>
      </w:pPr>
    </w:lvl>
    <w:lvl w:ilvl="3" w:tplc="12103270" w:tentative="1">
      <w:start w:val="1"/>
      <w:numFmt w:val="decimal"/>
      <w:lvlText w:val="%4."/>
      <w:lvlJc w:val="left"/>
      <w:pPr>
        <w:tabs>
          <w:tab w:val="num" w:pos="2880"/>
        </w:tabs>
        <w:ind w:left="2880" w:hanging="360"/>
      </w:pPr>
    </w:lvl>
    <w:lvl w:ilvl="4" w:tplc="7FDA64DE" w:tentative="1">
      <w:start w:val="1"/>
      <w:numFmt w:val="lowerLetter"/>
      <w:lvlText w:val="%5."/>
      <w:lvlJc w:val="left"/>
      <w:pPr>
        <w:tabs>
          <w:tab w:val="num" w:pos="3600"/>
        </w:tabs>
        <w:ind w:left="3600" w:hanging="360"/>
      </w:pPr>
    </w:lvl>
    <w:lvl w:ilvl="5" w:tplc="F1285620" w:tentative="1">
      <w:start w:val="1"/>
      <w:numFmt w:val="lowerRoman"/>
      <w:lvlText w:val="%6."/>
      <w:lvlJc w:val="right"/>
      <w:pPr>
        <w:tabs>
          <w:tab w:val="num" w:pos="4320"/>
        </w:tabs>
        <w:ind w:left="4320" w:hanging="180"/>
      </w:pPr>
    </w:lvl>
    <w:lvl w:ilvl="6" w:tplc="9EC6B01C" w:tentative="1">
      <w:start w:val="1"/>
      <w:numFmt w:val="decimal"/>
      <w:lvlText w:val="%7."/>
      <w:lvlJc w:val="left"/>
      <w:pPr>
        <w:tabs>
          <w:tab w:val="num" w:pos="5040"/>
        </w:tabs>
        <w:ind w:left="5040" w:hanging="360"/>
      </w:pPr>
    </w:lvl>
    <w:lvl w:ilvl="7" w:tplc="969A1E70" w:tentative="1">
      <w:start w:val="1"/>
      <w:numFmt w:val="lowerLetter"/>
      <w:lvlText w:val="%8."/>
      <w:lvlJc w:val="left"/>
      <w:pPr>
        <w:tabs>
          <w:tab w:val="num" w:pos="5760"/>
        </w:tabs>
        <w:ind w:left="5760" w:hanging="360"/>
      </w:pPr>
    </w:lvl>
    <w:lvl w:ilvl="8" w:tplc="05B075BC" w:tentative="1">
      <w:start w:val="1"/>
      <w:numFmt w:val="lowerRoman"/>
      <w:lvlText w:val="%9."/>
      <w:lvlJc w:val="right"/>
      <w:pPr>
        <w:tabs>
          <w:tab w:val="num" w:pos="6480"/>
        </w:tabs>
        <w:ind w:left="6480" w:hanging="180"/>
      </w:pPr>
    </w:lvl>
  </w:abstractNum>
  <w:abstractNum w:abstractNumId="10">
    <w:nsid w:val="24784BF5"/>
    <w:multiLevelType w:val="hybridMultilevel"/>
    <w:tmpl w:val="6AE8BAAE"/>
    <w:lvl w:ilvl="0" w:tplc="D406A36C">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2BDC5AEF"/>
    <w:multiLevelType w:val="hybridMultilevel"/>
    <w:tmpl w:val="AED239BA"/>
    <w:lvl w:ilvl="0" w:tplc="6B52A81E">
      <w:start w:val="1"/>
      <w:numFmt w:val="lowerLetter"/>
      <w:lvlText w:val="(%1)"/>
      <w:lvlJc w:val="left"/>
      <w:pPr>
        <w:tabs>
          <w:tab w:val="num" w:pos="1080"/>
        </w:tabs>
        <w:ind w:left="1080" w:hanging="360"/>
      </w:pPr>
      <w:rPr>
        <w:rFonts w:hint="default"/>
      </w:rPr>
    </w:lvl>
    <w:lvl w:ilvl="1" w:tplc="04AC837E" w:tentative="1">
      <w:start w:val="1"/>
      <w:numFmt w:val="lowerLetter"/>
      <w:lvlText w:val="%2."/>
      <w:lvlJc w:val="left"/>
      <w:pPr>
        <w:tabs>
          <w:tab w:val="num" w:pos="1440"/>
        </w:tabs>
        <w:ind w:left="1440" w:hanging="360"/>
      </w:pPr>
    </w:lvl>
    <w:lvl w:ilvl="2" w:tplc="D7A45A98" w:tentative="1">
      <w:start w:val="1"/>
      <w:numFmt w:val="lowerRoman"/>
      <w:lvlText w:val="%3."/>
      <w:lvlJc w:val="right"/>
      <w:pPr>
        <w:tabs>
          <w:tab w:val="num" w:pos="2160"/>
        </w:tabs>
        <w:ind w:left="2160" w:hanging="180"/>
      </w:pPr>
    </w:lvl>
    <w:lvl w:ilvl="3" w:tplc="09F8B878" w:tentative="1">
      <w:start w:val="1"/>
      <w:numFmt w:val="decimal"/>
      <w:lvlText w:val="%4."/>
      <w:lvlJc w:val="left"/>
      <w:pPr>
        <w:tabs>
          <w:tab w:val="num" w:pos="2880"/>
        </w:tabs>
        <w:ind w:left="2880" w:hanging="360"/>
      </w:pPr>
    </w:lvl>
    <w:lvl w:ilvl="4" w:tplc="8C88E7A8" w:tentative="1">
      <w:start w:val="1"/>
      <w:numFmt w:val="lowerLetter"/>
      <w:lvlText w:val="%5."/>
      <w:lvlJc w:val="left"/>
      <w:pPr>
        <w:tabs>
          <w:tab w:val="num" w:pos="3600"/>
        </w:tabs>
        <w:ind w:left="3600" w:hanging="360"/>
      </w:pPr>
    </w:lvl>
    <w:lvl w:ilvl="5" w:tplc="D4E00B7C" w:tentative="1">
      <w:start w:val="1"/>
      <w:numFmt w:val="lowerRoman"/>
      <w:lvlText w:val="%6."/>
      <w:lvlJc w:val="right"/>
      <w:pPr>
        <w:tabs>
          <w:tab w:val="num" w:pos="4320"/>
        </w:tabs>
        <w:ind w:left="4320" w:hanging="180"/>
      </w:pPr>
    </w:lvl>
    <w:lvl w:ilvl="6" w:tplc="FE76A632" w:tentative="1">
      <w:start w:val="1"/>
      <w:numFmt w:val="decimal"/>
      <w:lvlText w:val="%7."/>
      <w:lvlJc w:val="left"/>
      <w:pPr>
        <w:tabs>
          <w:tab w:val="num" w:pos="5040"/>
        </w:tabs>
        <w:ind w:left="5040" w:hanging="360"/>
      </w:pPr>
    </w:lvl>
    <w:lvl w:ilvl="7" w:tplc="71960924" w:tentative="1">
      <w:start w:val="1"/>
      <w:numFmt w:val="lowerLetter"/>
      <w:lvlText w:val="%8."/>
      <w:lvlJc w:val="left"/>
      <w:pPr>
        <w:tabs>
          <w:tab w:val="num" w:pos="5760"/>
        </w:tabs>
        <w:ind w:left="5760" w:hanging="360"/>
      </w:pPr>
    </w:lvl>
    <w:lvl w:ilvl="8" w:tplc="165ABBE0" w:tentative="1">
      <w:start w:val="1"/>
      <w:numFmt w:val="lowerRoman"/>
      <w:lvlText w:val="%9."/>
      <w:lvlJc w:val="right"/>
      <w:pPr>
        <w:tabs>
          <w:tab w:val="num" w:pos="6480"/>
        </w:tabs>
        <w:ind w:left="6480" w:hanging="180"/>
      </w:pPr>
    </w:lvl>
  </w:abstractNum>
  <w:abstractNum w:abstractNumId="12">
    <w:nsid w:val="2D6546DC"/>
    <w:multiLevelType w:val="multilevel"/>
    <w:tmpl w:val="38A22736"/>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nsid w:val="2E506E2C"/>
    <w:multiLevelType w:val="hybridMultilevel"/>
    <w:tmpl w:val="EEAA7C94"/>
    <w:lvl w:ilvl="0" w:tplc="FFFFFFFF">
      <w:start w:val="1"/>
      <w:numFmt w:val="lowerLetter"/>
      <w:lvlText w:val="(%1)"/>
      <w:lvlJc w:val="left"/>
      <w:pPr>
        <w:tabs>
          <w:tab w:val="num" w:pos="1080"/>
        </w:tabs>
        <w:ind w:left="1080" w:hanging="360"/>
      </w:pPr>
      <w:rPr>
        <w:rFonts w:hint="default"/>
      </w:rPr>
    </w:lvl>
    <w:lvl w:ilvl="1" w:tplc="FFFFFFFF">
      <w:start w:val="1"/>
      <w:numFmt w:val="lowerLetter"/>
      <w:lvlText w:val="%2."/>
      <w:lvlJc w:val="left"/>
      <w:pPr>
        <w:tabs>
          <w:tab w:val="num" w:pos="1778"/>
        </w:tabs>
        <w:ind w:left="1778" w:hanging="360"/>
      </w:pPr>
    </w:lvl>
    <w:lvl w:ilvl="2" w:tplc="B01A4682">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31C173AA"/>
    <w:multiLevelType w:val="singleLevel"/>
    <w:tmpl w:val="C7D2631E"/>
    <w:lvl w:ilvl="0">
      <w:start w:val="1"/>
      <w:numFmt w:val="lowerLetter"/>
      <w:lvlText w:val="(%1)"/>
      <w:lvlJc w:val="left"/>
      <w:pPr>
        <w:widowControl w:val="0"/>
        <w:tabs>
          <w:tab w:val="num" w:pos="1212"/>
        </w:tabs>
        <w:autoSpaceDE w:val="0"/>
        <w:autoSpaceDN w:val="0"/>
        <w:adjustRightInd w:val="0"/>
        <w:ind w:left="1212" w:hanging="360"/>
        <w:jc w:val="both"/>
      </w:pPr>
      <w:rPr>
        <w:rFonts w:ascii="Arial" w:hAnsi="Arial" w:cs="Arial" w:hint="default"/>
        <w:spacing w:val="0"/>
        <w:sz w:val="24"/>
        <w:szCs w:val="24"/>
      </w:rPr>
    </w:lvl>
  </w:abstractNum>
  <w:abstractNum w:abstractNumId="15">
    <w:nsid w:val="3358617C"/>
    <w:multiLevelType w:val="hybridMultilevel"/>
    <w:tmpl w:val="491AF7DA"/>
    <w:lvl w:ilvl="0" w:tplc="04160017">
      <w:start w:val="1"/>
      <w:numFmt w:val="lowerLetter"/>
      <w:lvlText w:val="%1)"/>
      <w:lvlJc w:val="left"/>
      <w:pPr>
        <w:ind w:left="720" w:hanging="360"/>
      </w:pPr>
    </w:lvl>
    <w:lvl w:ilvl="1" w:tplc="2B9EA076">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3E6432C9"/>
    <w:multiLevelType w:val="hybridMultilevel"/>
    <w:tmpl w:val="0CA68E96"/>
    <w:lvl w:ilvl="0" w:tplc="B01A4682">
      <w:start w:val="1"/>
      <w:numFmt w:val="lowerRoman"/>
      <w:lvlText w:val="(%1)"/>
      <w:lvlJc w:val="left"/>
      <w:pPr>
        <w:ind w:left="1425" w:hanging="7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7">
    <w:nsid w:val="42877575"/>
    <w:multiLevelType w:val="hybridMultilevel"/>
    <w:tmpl w:val="9E1AF95A"/>
    <w:lvl w:ilvl="0" w:tplc="AB022040">
      <w:start w:val="1"/>
      <w:numFmt w:val="lowerLetter"/>
      <w:lvlText w:val="(%1)"/>
      <w:lvlJc w:val="left"/>
      <w:pPr>
        <w:tabs>
          <w:tab w:val="num" w:pos="1080"/>
        </w:tabs>
        <w:ind w:left="1080" w:hanging="360"/>
      </w:pPr>
      <w:rPr>
        <w:rFonts w:ascii="Tahoma" w:hAnsi="Tahoma" w:cs="Tahoma" w:hint="default"/>
        <w:b w:val="0"/>
        <w:sz w:val="22"/>
        <w:szCs w:val="22"/>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19">
    <w:nsid w:val="44523899"/>
    <w:multiLevelType w:val="hybridMultilevel"/>
    <w:tmpl w:val="7EFADF2E"/>
    <w:lvl w:ilvl="0" w:tplc="A38CDA0E">
      <w:start w:val="1"/>
      <w:numFmt w:val="lowerLetter"/>
      <w:lvlText w:val="(%1)"/>
      <w:lvlJc w:val="left"/>
      <w:pPr>
        <w:ind w:left="360" w:hanging="360"/>
      </w:pPr>
      <w:rPr>
        <w:rFonts w:ascii="Tahoma" w:hAnsi="Tahoma" w:cs="Tahoma"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460F79E0"/>
    <w:multiLevelType w:val="hybridMultilevel"/>
    <w:tmpl w:val="B59A7A54"/>
    <w:lvl w:ilvl="0" w:tplc="FFFFFFFF">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47CD4F8B"/>
    <w:multiLevelType w:val="hybridMultilevel"/>
    <w:tmpl w:val="3468EB1E"/>
    <w:lvl w:ilvl="0" w:tplc="D406A36C">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A8C0467"/>
    <w:multiLevelType w:val="hybridMultilevel"/>
    <w:tmpl w:val="2A58EA7E"/>
    <w:lvl w:ilvl="0" w:tplc="D67E18F0">
      <w:start w:val="1"/>
      <w:numFmt w:val="upperRoman"/>
      <w:lvlText w:val="%1."/>
      <w:lvlJc w:val="left"/>
      <w:pPr>
        <w:ind w:left="1362" w:hanging="72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24">
    <w:nsid w:val="5BDA7714"/>
    <w:multiLevelType w:val="hybridMultilevel"/>
    <w:tmpl w:val="3CCCF284"/>
    <w:lvl w:ilvl="0" w:tplc="D406A36C">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5F550CE8"/>
    <w:multiLevelType w:val="hybridMultilevel"/>
    <w:tmpl w:val="C2F6DB22"/>
    <w:lvl w:ilvl="0" w:tplc="A5AAE892">
      <w:start w:val="1"/>
      <w:numFmt w:val="lowerLetter"/>
      <w:lvlText w:val="(%1)"/>
      <w:lvlJc w:val="left"/>
      <w:pPr>
        <w:ind w:left="360" w:hanging="360"/>
      </w:pPr>
      <w:rPr>
        <w:rFonts w:ascii="Tahoma" w:hAnsi="Tahoma" w:cs="Tahoma"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6BE625BF"/>
    <w:multiLevelType w:val="hybridMultilevel"/>
    <w:tmpl w:val="79A8B7A8"/>
    <w:lvl w:ilvl="0" w:tplc="D406A36C">
      <w:start w:val="1"/>
      <w:numFmt w:val="lowerLetter"/>
      <w:lvlText w:val="(%1)"/>
      <w:lvlJc w:val="left"/>
      <w:pPr>
        <w:ind w:left="720" w:hanging="360"/>
      </w:pPr>
      <w:rPr>
        <w:rFonts w:cs="Times New Roman" w:hint="default"/>
        <w:b w:val="0"/>
        <w:i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6EEB785F"/>
    <w:multiLevelType w:val="hybridMultilevel"/>
    <w:tmpl w:val="9648DFF4"/>
    <w:lvl w:ilvl="0" w:tplc="2EB663B4">
      <w:start w:val="1"/>
      <w:numFmt w:val="upperRoman"/>
      <w:lvlText w:val="%1."/>
      <w:lvlJc w:val="left"/>
      <w:pPr>
        <w:ind w:left="1068" w:hanging="360"/>
      </w:pPr>
      <w:rPr>
        <w:rFonts w:ascii="Arial" w:eastAsia="Times New Roman" w:hAnsi="Arial" w:cs="Arial"/>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8">
    <w:nsid w:val="78D3041D"/>
    <w:multiLevelType w:val="hybridMultilevel"/>
    <w:tmpl w:val="D728DCAE"/>
    <w:lvl w:ilvl="0" w:tplc="27D6B5B8">
      <w:start w:val="1"/>
      <w:numFmt w:val="lowerLetter"/>
      <w:lvlText w:val="(%1)"/>
      <w:lvlJc w:val="left"/>
      <w:pPr>
        <w:tabs>
          <w:tab w:val="num" w:pos="1080"/>
        </w:tabs>
        <w:ind w:left="1080" w:hanging="360"/>
      </w:pPr>
      <w:rPr>
        <w:rFonts w:hint="default"/>
      </w:rPr>
    </w:lvl>
    <w:lvl w:ilvl="1" w:tplc="F37A22EE" w:tentative="1">
      <w:start w:val="1"/>
      <w:numFmt w:val="lowerLetter"/>
      <w:lvlText w:val="%2."/>
      <w:lvlJc w:val="left"/>
      <w:pPr>
        <w:tabs>
          <w:tab w:val="num" w:pos="1440"/>
        </w:tabs>
        <w:ind w:left="1440" w:hanging="360"/>
      </w:pPr>
    </w:lvl>
    <w:lvl w:ilvl="2" w:tplc="7ECE1F38" w:tentative="1">
      <w:start w:val="1"/>
      <w:numFmt w:val="lowerRoman"/>
      <w:lvlText w:val="%3."/>
      <w:lvlJc w:val="right"/>
      <w:pPr>
        <w:tabs>
          <w:tab w:val="num" w:pos="2160"/>
        </w:tabs>
        <w:ind w:left="2160" w:hanging="180"/>
      </w:pPr>
    </w:lvl>
    <w:lvl w:ilvl="3" w:tplc="F13641D4" w:tentative="1">
      <w:start w:val="1"/>
      <w:numFmt w:val="decimal"/>
      <w:lvlText w:val="%4."/>
      <w:lvlJc w:val="left"/>
      <w:pPr>
        <w:tabs>
          <w:tab w:val="num" w:pos="2880"/>
        </w:tabs>
        <w:ind w:left="2880" w:hanging="360"/>
      </w:pPr>
    </w:lvl>
    <w:lvl w:ilvl="4" w:tplc="E6C238F8" w:tentative="1">
      <w:start w:val="1"/>
      <w:numFmt w:val="lowerLetter"/>
      <w:lvlText w:val="%5."/>
      <w:lvlJc w:val="left"/>
      <w:pPr>
        <w:tabs>
          <w:tab w:val="num" w:pos="3600"/>
        </w:tabs>
        <w:ind w:left="3600" w:hanging="360"/>
      </w:pPr>
    </w:lvl>
    <w:lvl w:ilvl="5" w:tplc="F41422B0" w:tentative="1">
      <w:start w:val="1"/>
      <w:numFmt w:val="lowerRoman"/>
      <w:lvlText w:val="%6."/>
      <w:lvlJc w:val="right"/>
      <w:pPr>
        <w:tabs>
          <w:tab w:val="num" w:pos="4320"/>
        </w:tabs>
        <w:ind w:left="4320" w:hanging="180"/>
      </w:pPr>
    </w:lvl>
    <w:lvl w:ilvl="6" w:tplc="001A3B08" w:tentative="1">
      <w:start w:val="1"/>
      <w:numFmt w:val="decimal"/>
      <w:lvlText w:val="%7."/>
      <w:lvlJc w:val="left"/>
      <w:pPr>
        <w:tabs>
          <w:tab w:val="num" w:pos="5040"/>
        </w:tabs>
        <w:ind w:left="5040" w:hanging="360"/>
      </w:pPr>
    </w:lvl>
    <w:lvl w:ilvl="7" w:tplc="255A4924" w:tentative="1">
      <w:start w:val="1"/>
      <w:numFmt w:val="lowerLetter"/>
      <w:lvlText w:val="%8."/>
      <w:lvlJc w:val="left"/>
      <w:pPr>
        <w:tabs>
          <w:tab w:val="num" w:pos="5760"/>
        </w:tabs>
        <w:ind w:left="5760" w:hanging="360"/>
      </w:pPr>
    </w:lvl>
    <w:lvl w:ilvl="8" w:tplc="6AC6B4BE" w:tentative="1">
      <w:start w:val="1"/>
      <w:numFmt w:val="lowerRoman"/>
      <w:lvlText w:val="%9."/>
      <w:lvlJc w:val="right"/>
      <w:pPr>
        <w:tabs>
          <w:tab w:val="num" w:pos="6480"/>
        </w:tabs>
        <w:ind w:left="6480" w:hanging="180"/>
      </w:pPr>
    </w:lvl>
  </w:abstractNum>
  <w:abstractNum w:abstractNumId="29">
    <w:nsid w:val="7C5B7E80"/>
    <w:multiLevelType w:val="hybridMultilevel"/>
    <w:tmpl w:val="9C32C026"/>
    <w:lvl w:ilvl="0" w:tplc="FFFFFFFF">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nsid w:val="7DA4476A"/>
    <w:multiLevelType w:val="hybridMultilevel"/>
    <w:tmpl w:val="4A480BEC"/>
    <w:lvl w:ilvl="0" w:tplc="EB606D58">
      <w:start w:val="1"/>
      <w:numFmt w:val="lowerLetter"/>
      <w:lvlText w:val="(%1)"/>
      <w:lvlJc w:val="left"/>
      <w:pPr>
        <w:tabs>
          <w:tab w:val="num" w:pos="1080"/>
        </w:tabs>
        <w:ind w:left="1080" w:hanging="360"/>
      </w:pPr>
      <w:rPr>
        <w:rFonts w:ascii="Arial" w:hAnsi="Arial" w:hint="default"/>
        <w:sz w:val="22"/>
      </w:rPr>
    </w:lvl>
    <w:lvl w:ilvl="1" w:tplc="04160019">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num w:numId="1">
    <w:abstractNumId w:val="7"/>
  </w:num>
  <w:num w:numId="2">
    <w:abstractNumId w:val="18"/>
  </w:num>
  <w:num w:numId="3">
    <w:abstractNumId w:val="11"/>
  </w:num>
  <w:num w:numId="4">
    <w:abstractNumId w:val="28"/>
  </w:num>
  <w:num w:numId="5">
    <w:abstractNumId w:val="13"/>
  </w:num>
  <w:num w:numId="6">
    <w:abstractNumId w:val="9"/>
  </w:num>
  <w:num w:numId="7">
    <w:abstractNumId w:val="22"/>
  </w:num>
  <w:num w:numId="8">
    <w:abstractNumId w:val="0"/>
  </w:num>
  <w:num w:numId="9">
    <w:abstractNumId w:val="17"/>
  </w:num>
  <w:num w:numId="10">
    <w:abstractNumId w:val="30"/>
  </w:num>
  <w:num w:numId="11">
    <w:abstractNumId w:val="8"/>
  </w:num>
  <w:num w:numId="12">
    <w:abstractNumId w:val="26"/>
  </w:num>
  <w:num w:numId="13">
    <w:abstractNumId w:val="24"/>
  </w:num>
  <w:num w:numId="14">
    <w:abstractNumId w:val="10"/>
  </w:num>
  <w:num w:numId="15">
    <w:abstractNumId w:val="21"/>
  </w:num>
  <w:num w:numId="16">
    <w:abstractNumId w:val="3"/>
  </w:num>
  <w:num w:numId="17">
    <w:abstractNumId w:val="2"/>
  </w:num>
  <w:num w:numId="18">
    <w:abstractNumId w:val="6"/>
  </w:num>
  <w:num w:numId="19">
    <w:abstractNumId w:val="4"/>
  </w:num>
  <w:num w:numId="20">
    <w:abstractNumId w:val="27"/>
  </w:num>
  <w:num w:numId="21">
    <w:abstractNumId w:val="23"/>
  </w:num>
  <w:num w:numId="22">
    <w:abstractNumId w:val="14"/>
  </w:num>
  <w:num w:numId="23">
    <w:abstractNumId w:val="16"/>
  </w:num>
  <w:num w:numId="24">
    <w:abstractNumId w:val="19"/>
  </w:num>
  <w:num w:numId="25">
    <w:abstractNumId w:val="5"/>
  </w:num>
  <w:num w:numId="26">
    <w:abstractNumId w:val="29"/>
  </w:num>
  <w:num w:numId="27">
    <w:abstractNumId w:val="20"/>
  </w:num>
  <w:num w:numId="28">
    <w:abstractNumId w:val="12"/>
  </w:num>
  <w:num w:numId="29">
    <w:abstractNumId w:val="31"/>
  </w:num>
  <w:num w:numId="30">
    <w:abstractNumId w:val="15"/>
  </w:num>
  <w:num w:numId="31">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isplayHorizontalDrawingGridEvery w:val="0"/>
  <w:displayVerticalDrawingGridEvery w:val="0"/>
  <w:doNotUseMarginsForDrawingGridOrigin/>
  <w:noPunctuationKerning/>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E70"/>
    <w:rsid w:val="00005C4E"/>
    <w:rsid w:val="00006F05"/>
    <w:rsid w:val="000073A4"/>
    <w:rsid w:val="00012EC1"/>
    <w:rsid w:val="00017866"/>
    <w:rsid w:val="00022535"/>
    <w:rsid w:val="000227BD"/>
    <w:rsid w:val="00022D56"/>
    <w:rsid w:val="0002359E"/>
    <w:rsid w:val="00024734"/>
    <w:rsid w:val="000251BF"/>
    <w:rsid w:val="000251C1"/>
    <w:rsid w:val="00025216"/>
    <w:rsid w:val="000253F8"/>
    <w:rsid w:val="0002648E"/>
    <w:rsid w:val="00030731"/>
    <w:rsid w:val="00031499"/>
    <w:rsid w:val="0003315E"/>
    <w:rsid w:val="000341B4"/>
    <w:rsid w:val="0003461F"/>
    <w:rsid w:val="00036880"/>
    <w:rsid w:val="00036B11"/>
    <w:rsid w:val="00036B40"/>
    <w:rsid w:val="00036E23"/>
    <w:rsid w:val="000409FD"/>
    <w:rsid w:val="00040E73"/>
    <w:rsid w:val="0004167D"/>
    <w:rsid w:val="00041BDD"/>
    <w:rsid w:val="00041FC0"/>
    <w:rsid w:val="00043B1F"/>
    <w:rsid w:val="00043C25"/>
    <w:rsid w:val="0004695E"/>
    <w:rsid w:val="000501D5"/>
    <w:rsid w:val="000503A2"/>
    <w:rsid w:val="00050BE5"/>
    <w:rsid w:val="0005370E"/>
    <w:rsid w:val="0005503D"/>
    <w:rsid w:val="00055EB0"/>
    <w:rsid w:val="00056246"/>
    <w:rsid w:val="000576AE"/>
    <w:rsid w:val="00062BCA"/>
    <w:rsid w:val="00062DB0"/>
    <w:rsid w:val="00064DCC"/>
    <w:rsid w:val="000653B0"/>
    <w:rsid w:val="0006677F"/>
    <w:rsid w:val="00067C75"/>
    <w:rsid w:val="00070E8B"/>
    <w:rsid w:val="00071A70"/>
    <w:rsid w:val="00072AF6"/>
    <w:rsid w:val="00073689"/>
    <w:rsid w:val="00073AF1"/>
    <w:rsid w:val="00073FAC"/>
    <w:rsid w:val="00074994"/>
    <w:rsid w:val="00076510"/>
    <w:rsid w:val="00077037"/>
    <w:rsid w:val="000771C1"/>
    <w:rsid w:val="000771C6"/>
    <w:rsid w:val="000779E8"/>
    <w:rsid w:val="00080D57"/>
    <w:rsid w:val="00081052"/>
    <w:rsid w:val="00081C39"/>
    <w:rsid w:val="0008278A"/>
    <w:rsid w:val="000832AE"/>
    <w:rsid w:val="000847DA"/>
    <w:rsid w:val="00084B3D"/>
    <w:rsid w:val="00084BAA"/>
    <w:rsid w:val="00084F3B"/>
    <w:rsid w:val="00086633"/>
    <w:rsid w:val="00086E59"/>
    <w:rsid w:val="000907EE"/>
    <w:rsid w:val="00090C12"/>
    <w:rsid w:val="00091748"/>
    <w:rsid w:val="00091FAF"/>
    <w:rsid w:val="00092112"/>
    <w:rsid w:val="000926F3"/>
    <w:rsid w:val="00092BA4"/>
    <w:rsid w:val="00092FAC"/>
    <w:rsid w:val="0009440A"/>
    <w:rsid w:val="000961FE"/>
    <w:rsid w:val="000969D4"/>
    <w:rsid w:val="000A0B2C"/>
    <w:rsid w:val="000A14D3"/>
    <w:rsid w:val="000A286F"/>
    <w:rsid w:val="000A50AE"/>
    <w:rsid w:val="000A63EF"/>
    <w:rsid w:val="000A6AFA"/>
    <w:rsid w:val="000B005C"/>
    <w:rsid w:val="000B0725"/>
    <w:rsid w:val="000B1302"/>
    <w:rsid w:val="000B2448"/>
    <w:rsid w:val="000B299B"/>
    <w:rsid w:val="000B4355"/>
    <w:rsid w:val="000B4616"/>
    <w:rsid w:val="000B6439"/>
    <w:rsid w:val="000B69FE"/>
    <w:rsid w:val="000B6E40"/>
    <w:rsid w:val="000C0434"/>
    <w:rsid w:val="000C0AA9"/>
    <w:rsid w:val="000C1C09"/>
    <w:rsid w:val="000C3E95"/>
    <w:rsid w:val="000C49E5"/>
    <w:rsid w:val="000C4F05"/>
    <w:rsid w:val="000C6677"/>
    <w:rsid w:val="000D0D51"/>
    <w:rsid w:val="000D2B82"/>
    <w:rsid w:val="000D328B"/>
    <w:rsid w:val="000D3495"/>
    <w:rsid w:val="000D4F95"/>
    <w:rsid w:val="000D577B"/>
    <w:rsid w:val="000D5DBD"/>
    <w:rsid w:val="000D61E1"/>
    <w:rsid w:val="000D770D"/>
    <w:rsid w:val="000E001D"/>
    <w:rsid w:val="000E096F"/>
    <w:rsid w:val="000E23BB"/>
    <w:rsid w:val="000E2458"/>
    <w:rsid w:val="000E2640"/>
    <w:rsid w:val="000E3778"/>
    <w:rsid w:val="000E4DE0"/>
    <w:rsid w:val="000E5BA0"/>
    <w:rsid w:val="000F01B8"/>
    <w:rsid w:val="000F031F"/>
    <w:rsid w:val="000F0CCE"/>
    <w:rsid w:val="000F4190"/>
    <w:rsid w:val="000F5CF1"/>
    <w:rsid w:val="0010106A"/>
    <w:rsid w:val="00101979"/>
    <w:rsid w:val="00101AD6"/>
    <w:rsid w:val="00101BE6"/>
    <w:rsid w:val="0010339A"/>
    <w:rsid w:val="001042E0"/>
    <w:rsid w:val="00105059"/>
    <w:rsid w:val="00105B10"/>
    <w:rsid w:val="001065BD"/>
    <w:rsid w:val="00106C5A"/>
    <w:rsid w:val="00107C53"/>
    <w:rsid w:val="00107E69"/>
    <w:rsid w:val="00110416"/>
    <w:rsid w:val="00112D5C"/>
    <w:rsid w:val="0011399F"/>
    <w:rsid w:val="00113D06"/>
    <w:rsid w:val="00114361"/>
    <w:rsid w:val="001143DC"/>
    <w:rsid w:val="0011545C"/>
    <w:rsid w:val="0011609D"/>
    <w:rsid w:val="0011724F"/>
    <w:rsid w:val="001176E3"/>
    <w:rsid w:val="001206EF"/>
    <w:rsid w:val="001209B5"/>
    <w:rsid w:val="00120BF3"/>
    <w:rsid w:val="00120D17"/>
    <w:rsid w:val="001210EA"/>
    <w:rsid w:val="001239BB"/>
    <w:rsid w:val="00123A12"/>
    <w:rsid w:val="001260DB"/>
    <w:rsid w:val="0012619D"/>
    <w:rsid w:val="00130162"/>
    <w:rsid w:val="00131D7C"/>
    <w:rsid w:val="00132DEE"/>
    <w:rsid w:val="00135284"/>
    <w:rsid w:val="00135890"/>
    <w:rsid w:val="001359F6"/>
    <w:rsid w:val="00137181"/>
    <w:rsid w:val="001404D3"/>
    <w:rsid w:val="00140696"/>
    <w:rsid w:val="0014176C"/>
    <w:rsid w:val="00142C37"/>
    <w:rsid w:val="00143FCF"/>
    <w:rsid w:val="001452B8"/>
    <w:rsid w:val="00145B7A"/>
    <w:rsid w:val="00150CF7"/>
    <w:rsid w:val="001516DD"/>
    <w:rsid w:val="00155958"/>
    <w:rsid w:val="00157219"/>
    <w:rsid w:val="001573EF"/>
    <w:rsid w:val="00161CF3"/>
    <w:rsid w:val="00161FF0"/>
    <w:rsid w:val="00162B23"/>
    <w:rsid w:val="00163B84"/>
    <w:rsid w:val="00165904"/>
    <w:rsid w:val="0016602E"/>
    <w:rsid w:val="00170D0D"/>
    <w:rsid w:val="00172246"/>
    <w:rsid w:val="001722A3"/>
    <w:rsid w:val="00172476"/>
    <w:rsid w:val="00173A75"/>
    <w:rsid w:val="001749BA"/>
    <w:rsid w:val="00175892"/>
    <w:rsid w:val="001763E0"/>
    <w:rsid w:val="00176715"/>
    <w:rsid w:val="001767D8"/>
    <w:rsid w:val="001767DF"/>
    <w:rsid w:val="00176C87"/>
    <w:rsid w:val="001806CE"/>
    <w:rsid w:val="00182880"/>
    <w:rsid w:val="001834C6"/>
    <w:rsid w:val="00183C74"/>
    <w:rsid w:val="00185C7F"/>
    <w:rsid w:val="00192497"/>
    <w:rsid w:val="00194375"/>
    <w:rsid w:val="001953FE"/>
    <w:rsid w:val="001A03E6"/>
    <w:rsid w:val="001A16A2"/>
    <w:rsid w:val="001A3C3A"/>
    <w:rsid w:val="001A4E7E"/>
    <w:rsid w:val="001A4EA9"/>
    <w:rsid w:val="001A668B"/>
    <w:rsid w:val="001A6A0A"/>
    <w:rsid w:val="001B078C"/>
    <w:rsid w:val="001B0F07"/>
    <w:rsid w:val="001B13EE"/>
    <w:rsid w:val="001B26F4"/>
    <w:rsid w:val="001B2F2C"/>
    <w:rsid w:val="001B4414"/>
    <w:rsid w:val="001B582B"/>
    <w:rsid w:val="001B5910"/>
    <w:rsid w:val="001B5E14"/>
    <w:rsid w:val="001B616A"/>
    <w:rsid w:val="001B6725"/>
    <w:rsid w:val="001B783B"/>
    <w:rsid w:val="001C08C6"/>
    <w:rsid w:val="001C1C4D"/>
    <w:rsid w:val="001C340E"/>
    <w:rsid w:val="001C364F"/>
    <w:rsid w:val="001C44BB"/>
    <w:rsid w:val="001D1CC4"/>
    <w:rsid w:val="001D24AF"/>
    <w:rsid w:val="001D39B6"/>
    <w:rsid w:val="001D4171"/>
    <w:rsid w:val="001D4F78"/>
    <w:rsid w:val="001D74DC"/>
    <w:rsid w:val="001E23EB"/>
    <w:rsid w:val="001E333C"/>
    <w:rsid w:val="001E3749"/>
    <w:rsid w:val="001E3A11"/>
    <w:rsid w:val="001E4B9B"/>
    <w:rsid w:val="001E4C19"/>
    <w:rsid w:val="001E70A2"/>
    <w:rsid w:val="001E7EDF"/>
    <w:rsid w:val="001F1372"/>
    <w:rsid w:val="001F13EC"/>
    <w:rsid w:val="001F3EC1"/>
    <w:rsid w:val="001F4897"/>
    <w:rsid w:val="001F5810"/>
    <w:rsid w:val="001F5E3F"/>
    <w:rsid w:val="001F5F85"/>
    <w:rsid w:val="001F6DBA"/>
    <w:rsid w:val="001F745C"/>
    <w:rsid w:val="001F77FE"/>
    <w:rsid w:val="001F7D6E"/>
    <w:rsid w:val="002058A8"/>
    <w:rsid w:val="0020611E"/>
    <w:rsid w:val="00206199"/>
    <w:rsid w:val="00206742"/>
    <w:rsid w:val="0020686D"/>
    <w:rsid w:val="00211353"/>
    <w:rsid w:val="00211363"/>
    <w:rsid w:val="00214F0F"/>
    <w:rsid w:val="00215087"/>
    <w:rsid w:val="002164D6"/>
    <w:rsid w:val="002170B0"/>
    <w:rsid w:val="00220670"/>
    <w:rsid w:val="00221418"/>
    <w:rsid w:val="00221EEE"/>
    <w:rsid w:val="00221FF1"/>
    <w:rsid w:val="00224D99"/>
    <w:rsid w:val="0022636E"/>
    <w:rsid w:val="0022702A"/>
    <w:rsid w:val="0022746F"/>
    <w:rsid w:val="0023019C"/>
    <w:rsid w:val="00230385"/>
    <w:rsid w:val="00232413"/>
    <w:rsid w:val="0023472C"/>
    <w:rsid w:val="00237041"/>
    <w:rsid w:val="00240FDC"/>
    <w:rsid w:val="002422ED"/>
    <w:rsid w:val="00242F20"/>
    <w:rsid w:val="0024552B"/>
    <w:rsid w:val="002456F0"/>
    <w:rsid w:val="002510E5"/>
    <w:rsid w:val="00252386"/>
    <w:rsid w:val="002525B6"/>
    <w:rsid w:val="00254372"/>
    <w:rsid w:val="002548F4"/>
    <w:rsid w:val="00255BBA"/>
    <w:rsid w:val="00255CFC"/>
    <w:rsid w:val="00256BD9"/>
    <w:rsid w:val="00257926"/>
    <w:rsid w:val="00261000"/>
    <w:rsid w:val="0026228B"/>
    <w:rsid w:val="002625EE"/>
    <w:rsid w:val="00262FE3"/>
    <w:rsid w:val="0026351F"/>
    <w:rsid w:val="00266C78"/>
    <w:rsid w:val="0026776C"/>
    <w:rsid w:val="00270CEE"/>
    <w:rsid w:val="00271278"/>
    <w:rsid w:val="002725B1"/>
    <w:rsid w:val="00274489"/>
    <w:rsid w:val="00274B93"/>
    <w:rsid w:val="002763C6"/>
    <w:rsid w:val="002772BF"/>
    <w:rsid w:val="00277A60"/>
    <w:rsid w:val="00277CED"/>
    <w:rsid w:val="00280E95"/>
    <w:rsid w:val="00281FB3"/>
    <w:rsid w:val="0028231B"/>
    <w:rsid w:val="00283878"/>
    <w:rsid w:val="00285594"/>
    <w:rsid w:val="002855CB"/>
    <w:rsid w:val="00286665"/>
    <w:rsid w:val="002935F9"/>
    <w:rsid w:val="002946D0"/>
    <w:rsid w:val="00295811"/>
    <w:rsid w:val="00295FCC"/>
    <w:rsid w:val="002967D4"/>
    <w:rsid w:val="002A03CF"/>
    <w:rsid w:val="002A1A50"/>
    <w:rsid w:val="002A1E6A"/>
    <w:rsid w:val="002A385A"/>
    <w:rsid w:val="002A49A5"/>
    <w:rsid w:val="002A4FE7"/>
    <w:rsid w:val="002A5ADA"/>
    <w:rsid w:val="002A67B2"/>
    <w:rsid w:val="002A7A81"/>
    <w:rsid w:val="002B087E"/>
    <w:rsid w:val="002B12B9"/>
    <w:rsid w:val="002B14A1"/>
    <w:rsid w:val="002B1AE6"/>
    <w:rsid w:val="002B3080"/>
    <w:rsid w:val="002B3B7C"/>
    <w:rsid w:val="002B625C"/>
    <w:rsid w:val="002C1398"/>
    <w:rsid w:val="002C2116"/>
    <w:rsid w:val="002C22DB"/>
    <w:rsid w:val="002C2ED7"/>
    <w:rsid w:val="002D11CD"/>
    <w:rsid w:val="002D49EC"/>
    <w:rsid w:val="002D4D7B"/>
    <w:rsid w:val="002D4EBB"/>
    <w:rsid w:val="002E0A9A"/>
    <w:rsid w:val="002E3B7E"/>
    <w:rsid w:val="002E3C16"/>
    <w:rsid w:val="002E5650"/>
    <w:rsid w:val="002E5A1A"/>
    <w:rsid w:val="002E6086"/>
    <w:rsid w:val="002E654C"/>
    <w:rsid w:val="002E71D3"/>
    <w:rsid w:val="002F0F47"/>
    <w:rsid w:val="002F267A"/>
    <w:rsid w:val="002F26D4"/>
    <w:rsid w:val="002F3A64"/>
    <w:rsid w:val="002F49A8"/>
    <w:rsid w:val="002F4BAC"/>
    <w:rsid w:val="002F5FFA"/>
    <w:rsid w:val="002F71EF"/>
    <w:rsid w:val="0030004A"/>
    <w:rsid w:val="00300C42"/>
    <w:rsid w:val="00301FD8"/>
    <w:rsid w:val="003024B7"/>
    <w:rsid w:val="0030272B"/>
    <w:rsid w:val="00302AE5"/>
    <w:rsid w:val="003030DD"/>
    <w:rsid w:val="003047A2"/>
    <w:rsid w:val="00305D0A"/>
    <w:rsid w:val="00306460"/>
    <w:rsid w:val="00311760"/>
    <w:rsid w:val="003129D6"/>
    <w:rsid w:val="00313103"/>
    <w:rsid w:val="00313E0D"/>
    <w:rsid w:val="00314A65"/>
    <w:rsid w:val="00316E74"/>
    <w:rsid w:val="003171F9"/>
    <w:rsid w:val="00317BF2"/>
    <w:rsid w:val="00317F73"/>
    <w:rsid w:val="0032190D"/>
    <w:rsid w:val="0032219C"/>
    <w:rsid w:val="00322F0F"/>
    <w:rsid w:val="0032440F"/>
    <w:rsid w:val="00325823"/>
    <w:rsid w:val="00327239"/>
    <w:rsid w:val="003307FC"/>
    <w:rsid w:val="0033175A"/>
    <w:rsid w:val="00332F97"/>
    <w:rsid w:val="003346AA"/>
    <w:rsid w:val="003347C6"/>
    <w:rsid w:val="00335183"/>
    <w:rsid w:val="0033551F"/>
    <w:rsid w:val="00336438"/>
    <w:rsid w:val="00343B38"/>
    <w:rsid w:val="00343E15"/>
    <w:rsid w:val="00343FD2"/>
    <w:rsid w:val="00346C0D"/>
    <w:rsid w:val="0034758D"/>
    <w:rsid w:val="00351595"/>
    <w:rsid w:val="0035216D"/>
    <w:rsid w:val="00352DED"/>
    <w:rsid w:val="003553FB"/>
    <w:rsid w:val="00356430"/>
    <w:rsid w:val="003620F2"/>
    <w:rsid w:val="00362507"/>
    <w:rsid w:val="00362E04"/>
    <w:rsid w:val="00363EBC"/>
    <w:rsid w:val="00365AF6"/>
    <w:rsid w:val="0036614B"/>
    <w:rsid w:val="00366363"/>
    <w:rsid w:val="00366633"/>
    <w:rsid w:val="003667A4"/>
    <w:rsid w:val="00366EFA"/>
    <w:rsid w:val="00367F09"/>
    <w:rsid w:val="0037406F"/>
    <w:rsid w:val="00375A64"/>
    <w:rsid w:val="00375A9D"/>
    <w:rsid w:val="003765F8"/>
    <w:rsid w:val="003823DF"/>
    <w:rsid w:val="00383827"/>
    <w:rsid w:val="00384B1E"/>
    <w:rsid w:val="00384BB7"/>
    <w:rsid w:val="003869D0"/>
    <w:rsid w:val="00392D0A"/>
    <w:rsid w:val="00392E4B"/>
    <w:rsid w:val="00393166"/>
    <w:rsid w:val="0039421B"/>
    <w:rsid w:val="00394ACF"/>
    <w:rsid w:val="00395238"/>
    <w:rsid w:val="00395450"/>
    <w:rsid w:val="00396039"/>
    <w:rsid w:val="003A0E0F"/>
    <w:rsid w:val="003A1438"/>
    <w:rsid w:val="003A2379"/>
    <w:rsid w:val="003A2D7C"/>
    <w:rsid w:val="003A519A"/>
    <w:rsid w:val="003A5268"/>
    <w:rsid w:val="003A5612"/>
    <w:rsid w:val="003A7527"/>
    <w:rsid w:val="003B2962"/>
    <w:rsid w:val="003B3500"/>
    <w:rsid w:val="003B44FF"/>
    <w:rsid w:val="003B4841"/>
    <w:rsid w:val="003B5FCF"/>
    <w:rsid w:val="003B6590"/>
    <w:rsid w:val="003B6748"/>
    <w:rsid w:val="003B7AB6"/>
    <w:rsid w:val="003C13CD"/>
    <w:rsid w:val="003C508B"/>
    <w:rsid w:val="003D057A"/>
    <w:rsid w:val="003D0A52"/>
    <w:rsid w:val="003D10F8"/>
    <w:rsid w:val="003D17FA"/>
    <w:rsid w:val="003D2903"/>
    <w:rsid w:val="003D2AE3"/>
    <w:rsid w:val="003D2F51"/>
    <w:rsid w:val="003D33D0"/>
    <w:rsid w:val="003D385A"/>
    <w:rsid w:val="003D5177"/>
    <w:rsid w:val="003D6C20"/>
    <w:rsid w:val="003D76D8"/>
    <w:rsid w:val="003E06F6"/>
    <w:rsid w:val="003E32E5"/>
    <w:rsid w:val="003E438F"/>
    <w:rsid w:val="003E4A0D"/>
    <w:rsid w:val="003E516F"/>
    <w:rsid w:val="003E555E"/>
    <w:rsid w:val="003E5A0B"/>
    <w:rsid w:val="003E5CE0"/>
    <w:rsid w:val="003E5E8B"/>
    <w:rsid w:val="003E644E"/>
    <w:rsid w:val="003E65B9"/>
    <w:rsid w:val="003E682E"/>
    <w:rsid w:val="003F0C29"/>
    <w:rsid w:val="003F0CD6"/>
    <w:rsid w:val="003F1F72"/>
    <w:rsid w:val="003F22F3"/>
    <w:rsid w:val="003F5E36"/>
    <w:rsid w:val="003F6EA3"/>
    <w:rsid w:val="003F7A26"/>
    <w:rsid w:val="00400227"/>
    <w:rsid w:val="00401842"/>
    <w:rsid w:val="00403AEF"/>
    <w:rsid w:val="00404069"/>
    <w:rsid w:val="00404B37"/>
    <w:rsid w:val="00404B3F"/>
    <w:rsid w:val="00405147"/>
    <w:rsid w:val="00406609"/>
    <w:rsid w:val="0041075B"/>
    <w:rsid w:val="00411240"/>
    <w:rsid w:val="00412AC0"/>
    <w:rsid w:val="00414136"/>
    <w:rsid w:val="004147F5"/>
    <w:rsid w:val="0041629F"/>
    <w:rsid w:val="0041694A"/>
    <w:rsid w:val="00417213"/>
    <w:rsid w:val="00417FF2"/>
    <w:rsid w:val="00420100"/>
    <w:rsid w:val="004205F9"/>
    <w:rsid w:val="00421EC9"/>
    <w:rsid w:val="004222B2"/>
    <w:rsid w:val="004234AE"/>
    <w:rsid w:val="00424A8A"/>
    <w:rsid w:val="00430154"/>
    <w:rsid w:val="00430509"/>
    <w:rsid w:val="004319FA"/>
    <w:rsid w:val="0043304B"/>
    <w:rsid w:val="0043554D"/>
    <w:rsid w:val="00435C74"/>
    <w:rsid w:val="00436FB3"/>
    <w:rsid w:val="00440327"/>
    <w:rsid w:val="00441343"/>
    <w:rsid w:val="004435EF"/>
    <w:rsid w:val="00444019"/>
    <w:rsid w:val="00444912"/>
    <w:rsid w:val="00445BE0"/>
    <w:rsid w:val="00445E41"/>
    <w:rsid w:val="00447DBF"/>
    <w:rsid w:val="00450532"/>
    <w:rsid w:val="00452EAA"/>
    <w:rsid w:val="00453E68"/>
    <w:rsid w:val="0045464D"/>
    <w:rsid w:val="00455148"/>
    <w:rsid w:val="00455F62"/>
    <w:rsid w:val="0046033E"/>
    <w:rsid w:val="00460B87"/>
    <w:rsid w:val="00461E05"/>
    <w:rsid w:val="00462164"/>
    <w:rsid w:val="0046370E"/>
    <w:rsid w:val="0046487A"/>
    <w:rsid w:val="00465348"/>
    <w:rsid w:val="00465C14"/>
    <w:rsid w:val="00465C60"/>
    <w:rsid w:val="004714EE"/>
    <w:rsid w:val="00472061"/>
    <w:rsid w:val="00473FB6"/>
    <w:rsid w:val="00475C83"/>
    <w:rsid w:val="00475F1F"/>
    <w:rsid w:val="004771C6"/>
    <w:rsid w:val="0048093C"/>
    <w:rsid w:val="004814C0"/>
    <w:rsid w:val="004825AC"/>
    <w:rsid w:val="004836EF"/>
    <w:rsid w:val="00485485"/>
    <w:rsid w:val="004858F6"/>
    <w:rsid w:val="00486501"/>
    <w:rsid w:val="00490128"/>
    <w:rsid w:val="0049117E"/>
    <w:rsid w:val="00492B2E"/>
    <w:rsid w:val="00494575"/>
    <w:rsid w:val="00495AD0"/>
    <w:rsid w:val="004964E6"/>
    <w:rsid w:val="00496E75"/>
    <w:rsid w:val="00496F3F"/>
    <w:rsid w:val="00497826"/>
    <w:rsid w:val="004A0E60"/>
    <w:rsid w:val="004A1D45"/>
    <w:rsid w:val="004A1FFD"/>
    <w:rsid w:val="004A504A"/>
    <w:rsid w:val="004A56F7"/>
    <w:rsid w:val="004A577B"/>
    <w:rsid w:val="004A5A6D"/>
    <w:rsid w:val="004A5D4F"/>
    <w:rsid w:val="004A6F87"/>
    <w:rsid w:val="004A7953"/>
    <w:rsid w:val="004B1C1E"/>
    <w:rsid w:val="004B1F3B"/>
    <w:rsid w:val="004B33FE"/>
    <w:rsid w:val="004B3889"/>
    <w:rsid w:val="004B3BBE"/>
    <w:rsid w:val="004B3EAF"/>
    <w:rsid w:val="004B3F0E"/>
    <w:rsid w:val="004B42BE"/>
    <w:rsid w:val="004B53BF"/>
    <w:rsid w:val="004B5AD3"/>
    <w:rsid w:val="004B7669"/>
    <w:rsid w:val="004B7D7C"/>
    <w:rsid w:val="004C0D4F"/>
    <w:rsid w:val="004C11EB"/>
    <w:rsid w:val="004C1866"/>
    <w:rsid w:val="004C19F6"/>
    <w:rsid w:val="004C1F61"/>
    <w:rsid w:val="004C7B47"/>
    <w:rsid w:val="004D055E"/>
    <w:rsid w:val="004D073F"/>
    <w:rsid w:val="004D2539"/>
    <w:rsid w:val="004D2F58"/>
    <w:rsid w:val="004D4155"/>
    <w:rsid w:val="004D614C"/>
    <w:rsid w:val="004E11AD"/>
    <w:rsid w:val="004E1CBF"/>
    <w:rsid w:val="004E1EDF"/>
    <w:rsid w:val="004E2214"/>
    <w:rsid w:val="004E6EDE"/>
    <w:rsid w:val="004E7D88"/>
    <w:rsid w:val="004F06B4"/>
    <w:rsid w:val="004F2805"/>
    <w:rsid w:val="004F62BF"/>
    <w:rsid w:val="004F69A6"/>
    <w:rsid w:val="004F6E15"/>
    <w:rsid w:val="004F7A99"/>
    <w:rsid w:val="0050013C"/>
    <w:rsid w:val="005018B4"/>
    <w:rsid w:val="00501FA8"/>
    <w:rsid w:val="00502B72"/>
    <w:rsid w:val="00502BAC"/>
    <w:rsid w:val="00502CE3"/>
    <w:rsid w:val="00503B17"/>
    <w:rsid w:val="00504575"/>
    <w:rsid w:val="005048C0"/>
    <w:rsid w:val="00507917"/>
    <w:rsid w:val="00507C44"/>
    <w:rsid w:val="005118D1"/>
    <w:rsid w:val="00511D25"/>
    <w:rsid w:val="00513D34"/>
    <w:rsid w:val="00521304"/>
    <w:rsid w:val="00522E40"/>
    <w:rsid w:val="00524A84"/>
    <w:rsid w:val="00530A30"/>
    <w:rsid w:val="00535D7C"/>
    <w:rsid w:val="0053689D"/>
    <w:rsid w:val="00536CED"/>
    <w:rsid w:val="0053756F"/>
    <w:rsid w:val="00540AFC"/>
    <w:rsid w:val="00540ED7"/>
    <w:rsid w:val="0054103D"/>
    <w:rsid w:val="00541611"/>
    <w:rsid w:val="0054211F"/>
    <w:rsid w:val="00543647"/>
    <w:rsid w:val="0054437E"/>
    <w:rsid w:val="00545658"/>
    <w:rsid w:val="005464AF"/>
    <w:rsid w:val="0055025E"/>
    <w:rsid w:val="00550931"/>
    <w:rsid w:val="0055217A"/>
    <w:rsid w:val="00553FA2"/>
    <w:rsid w:val="005541E0"/>
    <w:rsid w:val="00554642"/>
    <w:rsid w:val="005550B3"/>
    <w:rsid w:val="005557A4"/>
    <w:rsid w:val="00556684"/>
    <w:rsid w:val="00556C57"/>
    <w:rsid w:val="00562BD6"/>
    <w:rsid w:val="00564055"/>
    <w:rsid w:val="00564A66"/>
    <w:rsid w:val="005650BF"/>
    <w:rsid w:val="00565415"/>
    <w:rsid w:val="005654D0"/>
    <w:rsid w:val="005667FA"/>
    <w:rsid w:val="005668E7"/>
    <w:rsid w:val="00570AD4"/>
    <w:rsid w:val="005741EC"/>
    <w:rsid w:val="005753B1"/>
    <w:rsid w:val="00575C2C"/>
    <w:rsid w:val="005777AB"/>
    <w:rsid w:val="005805BE"/>
    <w:rsid w:val="00581D9A"/>
    <w:rsid w:val="00584C25"/>
    <w:rsid w:val="005850CE"/>
    <w:rsid w:val="00585968"/>
    <w:rsid w:val="00587B3E"/>
    <w:rsid w:val="00591020"/>
    <w:rsid w:val="00591392"/>
    <w:rsid w:val="00591B51"/>
    <w:rsid w:val="005935ED"/>
    <w:rsid w:val="0059389D"/>
    <w:rsid w:val="005949A2"/>
    <w:rsid w:val="00595504"/>
    <w:rsid w:val="00595537"/>
    <w:rsid w:val="00597CE7"/>
    <w:rsid w:val="00597F49"/>
    <w:rsid w:val="005A2388"/>
    <w:rsid w:val="005A3892"/>
    <w:rsid w:val="005A56A4"/>
    <w:rsid w:val="005A577B"/>
    <w:rsid w:val="005A618F"/>
    <w:rsid w:val="005B0495"/>
    <w:rsid w:val="005B0B2F"/>
    <w:rsid w:val="005B2B3F"/>
    <w:rsid w:val="005B3ACC"/>
    <w:rsid w:val="005B3CF7"/>
    <w:rsid w:val="005B48FE"/>
    <w:rsid w:val="005B5921"/>
    <w:rsid w:val="005B76DB"/>
    <w:rsid w:val="005B79F0"/>
    <w:rsid w:val="005C06BF"/>
    <w:rsid w:val="005C0964"/>
    <w:rsid w:val="005C0C4A"/>
    <w:rsid w:val="005C0C7F"/>
    <w:rsid w:val="005C4A88"/>
    <w:rsid w:val="005C5631"/>
    <w:rsid w:val="005C5B16"/>
    <w:rsid w:val="005C61AD"/>
    <w:rsid w:val="005D0CA7"/>
    <w:rsid w:val="005D0CF6"/>
    <w:rsid w:val="005D133D"/>
    <w:rsid w:val="005D1C17"/>
    <w:rsid w:val="005D37C5"/>
    <w:rsid w:val="005D3CFC"/>
    <w:rsid w:val="005D4EF5"/>
    <w:rsid w:val="005D796F"/>
    <w:rsid w:val="005E03FA"/>
    <w:rsid w:val="005E5EA5"/>
    <w:rsid w:val="005E666F"/>
    <w:rsid w:val="005F212A"/>
    <w:rsid w:val="005F392F"/>
    <w:rsid w:val="005F5ADF"/>
    <w:rsid w:val="005F6BBA"/>
    <w:rsid w:val="00600F39"/>
    <w:rsid w:val="0060670E"/>
    <w:rsid w:val="00607807"/>
    <w:rsid w:val="006103B7"/>
    <w:rsid w:val="006117C6"/>
    <w:rsid w:val="00611D61"/>
    <w:rsid w:val="006126D3"/>
    <w:rsid w:val="00614C9F"/>
    <w:rsid w:val="00615233"/>
    <w:rsid w:val="00616400"/>
    <w:rsid w:val="0061669F"/>
    <w:rsid w:val="0061673C"/>
    <w:rsid w:val="00616D66"/>
    <w:rsid w:val="006179AF"/>
    <w:rsid w:val="00617F5A"/>
    <w:rsid w:val="00622169"/>
    <w:rsid w:val="00622BDA"/>
    <w:rsid w:val="006232D5"/>
    <w:rsid w:val="00623EE5"/>
    <w:rsid w:val="0062691E"/>
    <w:rsid w:val="00631FD1"/>
    <w:rsid w:val="006328BF"/>
    <w:rsid w:val="00632DD6"/>
    <w:rsid w:val="006332B8"/>
    <w:rsid w:val="00634198"/>
    <w:rsid w:val="00635D8F"/>
    <w:rsid w:val="00637010"/>
    <w:rsid w:val="0063731B"/>
    <w:rsid w:val="00640549"/>
    <w:rsid w:val="0064057F"/>
    <w:rsid w:val="006406EC"/>
    <w:rsid w:val="00640A00"/>
    <w:rsid w:val="00643771"/>
    <w:rsid w:val="0064535E"/>
    <w:rsid w:val="006462A1"/>
    <w:rsid w:val="00647450"/>
    <w:rsid w:val="006508C7"/>
    <w:rsid w:val="00650A10"/>
    <w:rsid w:val="00650F08"/>
    <w:rsid w:val="00653A0D"/>
    <w:rsid w:val="00653D9B"/>
    <w:rsid w:val="00653FF9"/>
    <w:rsid w:val="006561F4"/>
    <w:rsid w:val="006562DF"/>
    <w:rsid w:val="00660051"/>
    <w:rsid w:val="00660592"/>
    <w:rsid w:val="00661478"/>
    <w:rsid w:val="00662CB7"/>
    <w:rsid w:val="00663DFA"/>
    <w:rsid w:val="00664321"/>
    <w:rsid w:val="00666AF1"/>
    <w:rsid w:val="00670458"/>
    <w:rsid w:val="006717E9"/>
    <w:rsid w:val="00672ECA"/>
    <w:rsid w:val="00672EDA"/>
    <w:rsid w:val="00673280"/>
    <w:rsid w:val="0067344D"/>
    <w:rsid w:val="00674DEB"/>
    <w:rsid w:val="0067699C"/>
    <w:rsid w:val="00676A45"/>
    <w:rsid w:val="00676BFE"/>
    <w:rsid w:val="006775FB"/>
    <w:rsid w:val="006777C8"/>
    <w:rsid w:val="00677D51"/>
    <w:rsid w:val="00677DD1"/>
    <w:rsid w:val="006811CE"/>
    <w:rsid w:val="0068140E"/>
    <w:rsid w:val="00682155"/>
    <w:rsid w:val="00683124"/>
    <w:rsid w:val="006839CE"/>
    <w:rsid w:val="006846B1"/>
    <w:rsid w:val="00686004"/>
    <w:rsid w:val="00687CD2"/>
    <w:rsid w:val="00691A83"/>
    <w:rsid w:val="006923F8"/>
    <w:rsid w:val="0069557D"/>
    <w:rsid w:val="00695E3E"/>
    <w:rsid w:val="00695F00"/>
    <w:rsid w:val="00696C47"/>
    <w:rsid w:val="00697311"/>
    <w:rsid w:val="006A16AD"/>
    <w:rsid w:val="006A2413"/>
    <w:rsid w:val="006A3527"/>
    <w:rsid w:val="006A3DD4"/>
    <w:rsid w:val="006A45A6"/>
    <w:rsid w:val="006A6B3A"/>
    <w:rsid w:val="006A6BCC"/>
    <w:rsid w:val="006A7E62"/>
    <w:rsid w:val="006B2FAA"/>
    <w:rsid w:val="006B3CC8"/>
    <w:rsid w:val="006B4CF4"/>
    <w:rsid w:val="006B6465"/>
    <w:rsid w:val="006B6638"/>
    <w:rsid w:val="006B6DA5"/>
    <w:rsid w:val="006B733D"/>
    <w:rsid w:val="006C1CC3"/>
    <w:rsid w:val="006C2180"/>
    <w:rsid w:val="006C40A1"/>
    <w:rsid w:val="006C4C01"/>
    <w:rsid w:val="006C5A79"/>
    <w:rsid w:val="006C7239"/>
    <w:rsid w:val="006C7DAE"/>
    <w:rsid w:val="006D048E"/>
    <w:rsid w:val="006D0938"/>
    <w:rsid w:val="006D0E11"/>
    <w:rsid w:val="006D161E"/>
    <w:rsid w:val="006D1827"/>
    <w:rsid w:val="006D2C8D"/>
    <w:rsid w:val="006D3F0C"/>
    <w:rsid w:val="006D6029"/>
    <w:rsid w:val="006E0BBC"/>
    <w:rsid w:val="006E0F00"/>
    <w:rsid w:val="006E10A8"/>
    <w:rsid w:val="006E2446"/>
    <w:rsid w:val="006E2DDC"/>
    <w:rsid w:val="006E30E8"/>
    <w:rsid w:val="006E372A"/>
    <w:rsid w:val="006E391C"/>
    <w:rsid w:val="006E406C"/>
    <w:rsid w:val="006E423D"/>
    <w:rsid w:val="006E47CC"/>
    <w:rsid w:val="006E4830"/>
    <w:rsid w:val="006E4DDB"/>
    <w:rsid w:val="006E5C58"/>
    <w:rsid w:val="006E64C5"/>
    <w:rsid w:val="006E6795"/>
    <w:rsid w:val="006E74BB"/>
    <w:rsid w:val="006E79E7"/>
    <w:rsid w:val="006E7FC9"/>
    <w:rsid w:val="006F0881"/>
    <w:rsid w:val="006F3587"/>
    <w:rsid w:val="006F3C58"/>
    <w:rsid w:val="006F490E"/>
    <w:rsid w:val="006F4D21"/>
    <w:rsid w:val="006F70A5"/>
    <w:rsid w:val="006F7E27"/>
    <w:rsid w:val="00701D65"/>
    <w:rsid w:val="0070353C"/>
    <w:rsid w:val="007105B9"/>
    <w:rsid w:val="007121D6"/>
    <w:rsid w:val="00712B8C"/>
    <w:rsid w:val="00713ECF"/>
    <w:rsid w:val="00723911"/>
    <w:rsid w:val="007253AF"/>
    <w:rsid w:val="007265B6"/>
    <w:rsid w:val="00731256"/>
    <w:rsid w:val="007313E4"/>
    <w:rsid w:val="00731D04"/>
    <w:rsid w:val="0073258D"/>
    <w:rsid w:val="00732809"/>
    <w:rsid w:val="0073410D"/>
    <w:rsid w:val="007342F2"/>
    <w:rsid w:val="00736CD2"/>
    <w:rsid w:val="007372FB"/>
    <w:rsid w:val="00740FEE"/>
    <w:rsid w:val="00741730"/>
    <w:rsid w:val="00741D49"/>
    <w:rsid w:val="007423E1"/>
    <w:rsid w:val="0074562D"/>
    <w:rsid w:val="00745D11"/>
    <w:rsid w:val="007466D6"/>
    <w:rsid w:val="007475A8"/>
    <w:rsid w:val="00752283"/>
    <w:rsid w:val="00752B9D"/>
    <w:rsid w:val="00753383"/>
    <w:rsid w:val="007535AB"/>
    <w:rsid w:val="007563F8"/>
    <w:rsid w:val="00756C34"/>
    <w:rsid w:val="00757C23"/>
    <w:rsid w:val="007609E5"/>
    <w:rsid w:val="00761D3E"/>
    <w:rsid w:val="00762066"/>
    <w:rsid w:val="007624DB"/>
    <w:rsid w:val="00763BD2"/>
    <w:rsid w:val="00763E1A"/>
    <w:rsid w:val="00764700"/>
    <w:rsid w:val="00764B32"/>
    <w:rsid w:val="00764B51"/>
    <w:rsid w:val="00765FDF"/>
    <w:rsid w:val="00766AD6"/>
    <w:rsid w:val="007679BF"/>
    <w:rsid w:val="00772E8C"/>
    <w:rsid w:val="00773A30"/>
    <w:rsid w:val="00776C97"/>
    <w:rsid w:val="0077718B"/>
    <w:rsid w:val="007779FA"/>
    <w:rsid w:val="007808CF"/>
    <w:rsid w:val="00781417"/>
    <w:rsid w:val="00781684"/>
    <w:rsid w:val="0078200B"/>
    <w:rsid w:val="007828D6"/>
    <w:rsid w:val="00782B63"/>
    <w:rsid w:val="00783DA5"/>
    <w:rsid w:val="00783DFB"/>
    <w:rsid w:val="00785EFF"/>
    <w:rsid w:val="007868E4"/>
    <w:rsid w:val="007868E5"/>
    <w:rsid w:val="00791201"/>
    <w:rsid w:val="00791312"/>
    <w:rsid w:val="00791871"/>
    <w:rsid w:val="00792B03"/>
    <w:rsid w:val="007932DD"/>
    <w:rsid w:val="007932FD"/>
    <w:rsid w:val="0079389A"/>
    <w:rsid w:val="00795B63"/>
    <w:rsid w:val="00795FE6"/>
    <w:rsid w:val="0079680B"/>
    <w:rsid w:val="00796970"/>
    <w:rsid w:val="00796A51"/>
    <w:rsid w:val="00797221"/>
    <w:rsid w:val="007A0955"/>
    <w:rsid w:val="007A4B24"/>
    <w:rsid w:val="007A4BBD"/>
    <w:rsid w:val="007A5141"/>
    <w:rsid w:val="007A5A4A"/>
    <w:rsid w:val="007A66FD"/>
    <w:rsid w:val="007B3F2B"/>
    <w:rsid w:val="007B7138"/>
    <w:rsid w:val="007C051C"/>
    <w:rsid w:val="007C0AF9"/>
    <w:rsid w:val="007C198F"/>
    <w:rsid w:val="007C1B7D"/>
    <w:rsid w:val="007C1F61"/>
    <w:rsid w:val="007C2E1B"/>
    <w:rsid w:val="007C5832"/>
    <w:rsid w:val="007C5A92"/>
    <w:rsid w:val="007C770A"/>
    <w:rsid w:val="007D2496"/>
    <w:rsid w:val="007D2864"/>
    <w:rsid w:val="007D390F"/>
    <w:rsid w:val="007D3D3A"/>
    <w:rsid w:val="007D4F32"/>
    <w:rsid w:val="007D77A0"/>
    <w:rsid w:val="007E00A1"/>
    <w:rsid w:val="007E0F74"/>
    <w:rsid w:val="007E26F3"/>
    <w:rsid w:val="007E279D"/>
    <w:rsid w:val="007E6AC4"/>
    <w:rsid w:val="007E71F0"/>
    <w:rsid w:val="007E7411"/>
    <w:rsid w:val="007E746A"/>
    <w:rsid w:val="007E7AED"/>
    <w:rsid w:val="007E7EAC"/>
    <w:rsid w:val="007F096E"/>
    <w:rsid w:val="007F0D17"/>
    <w:rsid w:val="007F2338"/>
    <w:rsid w:val="007F2BFD"/>
    <w:rsid w:val="007F4526"/>
    <w:rsid w:val="007F511A"/>
    <w:rsid w:val="007F64F9"/>
    <w:rsid w:val="007F6623"/>
    <w:rsid w:val="0080200C"/>
    <w:rsid w:val="008064E2"/>
    <w:rsid w:val="008068A3"/>
    <w:rsid w:val="00807A25"/>
    <w:rsid w:val="00807B35"/>
    <w:rsid w:val="008110E3"/>
    <w:rsid w:val="0081132D"/>
    <w:rsid w:val="008127E4"/>
    <w:rsid w:val="00812A79"/>
    <w:rsid w:val="00813E4B"/>
    <w:rsid w:val="00813FE9"/>
    <w:rsid w:val="00813FEA"/>
    <w:rsid w:val="00814F68"/>
    <w:rsid w:val="008160B1"/>
    <w:rsid w:val="00816F9E"/>
    <w:rsid w:val="008178E5"/>
    <w:rsid w:val="00817CEB"/>
    <w:rsid w:val="00820A7A"/>
    <w:rsid w:val="0082147E"/>
    <w:rsid w:val="00823389"/>
    <w:rsid w:val="00823D97"/>
    <w:rsid w:val="00823EF8"/>
    <w:rsid w:val="0082560A"/>
    <w:rsid w:val="00825B7D"/>
    <w:rsid w:val="00827E07"/>
    <w:rsid w:val="00832AB6"/>
    <w:rsid w:val="0083533E"/>
    <w:rsid w:val="00836271"/>
    <w:rsid w:val="0083707E"/>
    <w:rsid w:val="00837A87"/>
    <w:rsid w:val="008400C4"/>
    <w:rsid w:val="00840834"/>
    <w:rsid w:val="00840ECD"/>
    <w:rsid w:val="00841391"/>
    <w:rsid w:val="0084310E"/>
    <w:rsid w:val="0084364B"/>
    <w:rsid w:val="00843B8D"/>
    <w:rsid w:val="00843D90"/>
    <w:rsid w:val="00844312"/>
    <w:rsid w:val="00851651"/>
    <w:rsid w:val="00852145"/>
    <w:rsid w:val="0085417A"/>
    <w:rsid w:val="008541DF"/>
    <w:rsid w:val="00854DF4"/>
    <w:rsid w:val="00855BE4"/>
    <w:rsid w:val="008566B9"/>
    <w:rsid w:val="00862AE0"/>
    <w:rsid w:val="0086409C"/>
    <w:rsid w:val="008652E8"/>
    <w:rsid w:val="008659FA"/>
    <w:rsid w:val="008661CA"/>
    <w:rsid w:val="00870192"/>
    <w:rsid w:val="00870543"/>
    <w:rsid w:val="00870F81"/>
    <w:rsid w:val="0087331E"/>
    <w:rsid w:val="0087354D"/>
    <w:rsid w:val="00876BE2"/>
    <w:rsid w:val="00881E86"/>
    <w:rsid w:val="008823FD"/>
    <w:rsid w:val="00882CBA"/>
    <w:rsid w:val="00883E4A"/>
    <w:rsid w:val="0088622B"/>
    <w:rsid w:val="0088772C"/>
    <w:rsid w:val="00892E8A"/>
    <w:rsid w:val="008932AC"/>
    <w:rsid w:val="00895001"/>
    <w:rsid w:val="008964F7"/>
    <w:rsid w:val="008A09E9"/>
    <w:rsid w:val="008A1A51"/>
    <w:rsid w:val="008A3A2C"/>
    <w:rsid w:val="008A3BE8"/>
    <w:rsid w:val="008A49AD"/>
    <w:rsid w:val="008A5582"/>
    <w:rsid w:val="008A599D"/>
    <w:rsid w:val="008A672B"/>
    <w:rsid w:val="008B0AF9"/>
    <w:rsid w:val="008B0D98"/>
    <w:rsid w:val="008B2ACF"/>
    <w:rsid w:val="008B2EF2"/>
    <w:rsid w:val="008B3D14"/>
    <w:rsid w:val="008B6912"/>
    <w:rsid w:val="008B6DE8"/>
    <w:rsid w:val="008B7C32"/>
    <w:rsid w:val="008C0E09"/>
    <w:rsid w:val="008C36AB"/>
    <w:rsid w:val="008C3F81"/>
    <w:rsid w:val="008C415A"/>
    <w:rsid w:val="008C4D53"/>
    <w:rsid w:val="008C53A3"/>
    <w:rsid w:val="008C5753"/>
    <w:rsid w:val="008C67F5"/>
    <w:rsid w:val="008D09F5"/>
    <w:rsid w:val="008D1C68"/>
    <w:rsid w:val="008D26AB"/>
    <w:rsid w:val="008D2C76"/>
    <w:rsid w:val="008D2DA4"/>
    <w:rsid w:val="008D2FFE"/>
    <w:rsid w:val="008D419F"/>
    <w:rsid w:val="008D5239"/>
    <w:rsid w:val="008D7019"/>
    <w:rsid w:val="008E0B2B"/>
    <w:rsid w:val="008E1775"/>
    <w:rsid w:val="008E447E"/>
    <w:rsid w:val="008E47D9"/>
    <w:rsid w:val="008E4EAD"/>
    <w:rsid w:val="008E648F"/>
    <w:rsid w:val="008E74D6"/>
    <w:rsid w:val="008F35CC"/>
    <w:rsid w:val="008F4F3D"/>
    <w:rsid w:val="008F50E9"/>
    <w:rsid w:val="008F588A"/>
    <w:rsid w:val="008F7D62"/>
    <w:rsid w:val="009008BA"/>
    <w:rsid w:val="00900B63"/>
    <w:rsid w:val="009010BB"/>
    <w:rsid w:val="00902394"/>
    <w:rsid w:val="00902498"/>
    <w:rsid w:val="009027D3"/>
    <w:rsid w:val="009028D6"/>
    <w:rsid w:val="00902B1B"/>
    <w:rsid w:val="00902C94"/>
    <w:rsid w:val="00903357"/>
    <w:rsid w:val="00905647"/>
    <w:rsid w:val="00906F58"/>
    <w:rsid w:val="00911D16"/>
    <w:rsid w:val="00913479"/>
    <w:rsid w:val="009138A4"/>
    <w:rsid w:val="00914476"/>
    <w:rsid w:val="00915D78"/>
    <w:rsid w:val="00917AE6"/>
    <w:rsid w:val="00917DE5"/>
    <w:rsid w:val="00921C9A"/>
    <w:rsid w:val="00925D5B"/>
    <w:rsid w:val="0092783E"/>
    <w:rsid w:val="00927895"/>
    <w:rsid w:val="00927DCD"/>
    <w:rsid w:val="009320B2"/>
    <w:rsid w:val="009339B8"/>
    <w:rsid w:val="00933F5C"/>
    <w:rsid w:val="00934E67"/>
    <w:rsid w:val="0093658B"/>
    <w:rsid w:val="009370EC"/>
    <w:rsid w:val="00941008"/>
    <w:rsid w:val="0094227A"/>
    <w:rsid w:val="00943715"/>
    <w:rsid w:val="00943F14"/>
    <w:rsid w:val="00946E5A"/>
    <w:rsid w:val="00947113"/>
    <w:rsid w:val="00947818"/>
    <w:rsid w:val="00950145"/>
    <w:rsid w:val="0095061A"/>
    <w:rsid w:val="009508DF"/>
    <w:rsid w:val="00951049"/>
    <w:rsid w:val="00951F35"/>
    <w:rsid w:val="00953604"/>
    <w:rsid w:val="009562C4"/>
    <w:rsid w:val="00956657"/>
    <w:rsid w:val="00957B82"/>
    <w:rsid w:val="00962337"/>
    <w:rsid w:val="009623EF"/>
    <w:rsid w:val="00964360"/>
    <w:rsid w:val="00965FA2"/>
    <w:rsid w:val="00967C24"/>
    <w:rsid w:val="00972C1A"/>
    <w:rsid w:val="00973146"/>
    <w:rsid w:val="00975EEE"/>
    <w:rsid w:val="00976402"/>
    <w:rsid w:val="00976D9B"/>
    <w:rsid w:val="00976F86"/>
    <w:rsid w:val="00977FB1"/>
    <w:rsid w:val="009804B5"/>
    <w:rsid w:val="009831D2"/>
    <w:rsid w:val="009834CB"/>
    <w:rsid w:val="009843B6"/>
    <w:rsid w:val="00984DC2"/>
    <w:rsid w:val="00984F6D"/>
    <w:rsid w:val="009852DF"/>
    <w:rsid w:val="0098791D"/>
    <w:rsid w:val="009911FC"/>
    <w:rsid w:val="00991E6E"/>
    <w:rsid w:val="009935EC"/>
    <w:rsid w:val="00993912"/>
    <w:rsid w:val="0099599B"/>
    <w:rsid w:val="00995D55"/>
    <w:rsid w:val="009971C4"/>
    <w:rsid w:val="009A113E"/>
    <w:rsid w:val="009A220F"/>
    <w:rsid w:val="009A28E6"/>
    <w:rsid w:val="009A423E"/>
    <w:rsid w:val="009A665E"/>
    <w:rsid w:val="009A75C5"/>
    <w:rsid w:val="009B0011"/>
    <w:rsid w:val="009B00B8"/>
    <w:rsid w:val="009B0FE3"/>
    <w:rsid w:val="009B1990"/>
    <w:rsid w:val="009B205B"/>
    <w:rsid w:val="009B2713"/>
    <w:rsid w:val="009B3021"/>
    <w:rsid w:val="009B4416"/>
    <w:rsid w:val="009B46D3"/>
    <w:rsid w:val="009C2BB9"/>
    <w:rsid w:val="009C46DD"/>
    <w:rsid w:val="009C4C8C"/>
    <w:rsid w:val="009C53CD"/>
    <w:rsid w:val="009C5446"/>
    <w:rsid w:val="009C5906"/>
    <w:rsid w:val="009C6126"/>
    <w:rsid w:val="009D04C9"/>
    <w:rsid w:val="009D179C"/>
    <w:rsid w:val="009D2BD4"/>
    <w:rsid w:val="009D36BA"/>
    <w:rsid w:val="009D387B"/>
    <w:rsid w:val="009D48EA"/>
    <w:rsid w:val="009D4D8E"/>
    <w:rsid w:val="009D6571"/>
    <w:rsid w:val="009D6999"/>
    <w:rsid w:val="009D6FAC"/>
    <w:rsid w:val="009D7BEE"/>
    <w:rsid w:val="009E14D9"/>
    <w:rsid w:val="009E16EE"/>
    <w:rsid w:val="009E1D00"/>
    <w:rsid w:val="009E2AD8"/>
    <w:rsid w:val="009E3861"/>
    <w:rsid w:val="009E3D2F"/>
    <w:rsid w:val="009E403E"/>
    <w:rsid w:val="009E4FDF"/>
    <w:rsid w:val="009E534C"/>
    <w:rsid w:val="009E744E"/>
    <w:rsid w:val="009E7F0A"/>
    <w:rsid w:val="009F0007"/>
    <w:rsid w:val="009F0530"/>
    <w:rsid w:val="009F077B"/>
    <w:rsid w:val="009F0E4B"/>
    <w:rsid w:val="009F3498"/>
    <w:rsid w:val="009F3A66"/>
    <w:rsid w:val="009F4EDA"/>
    <w:rsid w:val="009F565E"/>
    <w:rsid w:val="009F58F8"/>
    <w:rsid w:val="009F5E95"/>
    <w:rsid w:val="009F68E1"/>
    <w:rsid w:val="009F7DB2"/>
    <w:rsid w:val="00A0122B"/>
    <w:rsid w:val="00A01638"/>
    <w:rsid w:val="00A03938"/>
    <w:rsid w:val="00A04E55"/>
    <w:rsid w:val="00A0521D"/>
    <w:rsid w:val="00A05EA4"/>
    <w:rsid w:val="00A068EF"/>
    <w:rsid w:val="00A06AD1"/>
    <w:rsid w:val="00A06F4C"/>
    <w:rsid w:val="00A0704F"/>
    <w:rsid w:val="00A072DC"/>
    <w:rsid w:val="00A10B04"/>
    <w:rsid w:val="00A10D93"/>
    <w:rsid w:val="00A1348A"/>
    <w:rsid w:val="00A13C21"/>
    <w:rsid w:val="00A140C5"/>
    <w:rsid w:val="00A148B7"/>
    <w:rsid w:val="00A15C5E"/>
    <w:rsid w:val="00A16179"/>
    <w:rsid w:val="00A207DB"/>
    <w:rsid w:val="00A20A32"/>
    <w:rsid w:val="00A21ABF"/>
    <w:rsid w:val="00A25B02"/>
    <w:rsid w:val="00A26203"/>
    <w:rsid w:val="00A32B02"/>
    <w:rsid w:val="00A32DF2"/>
    <w:rsid w:val="00A35BF1"/>
    <w:rsid w:val="00A35DC0"/>
    <w:rsid w:val="00A35F32"/>
    <w:rsid w:val="00A3659D"/>
    <w:rsid w:val="00A37A5D"/>
    <w:rsid w:val="00A41614"/>
    <w:rsid w:val="00A417EB"/>
    <w:rsid w:val="00A41F7A"/>
    <w:rsid w:val="00A42F2D"/>
    <w:rsid w:val="00A4599A"/>
    <w:rsid w:val="00A47CF8"/>
    <w:rsid w:val="00A530E8"/>
    <w:rsid w:val="00A54826"/>
    <w:rsid w:val="00A55BE5"/>
    <w:rsid w:val="00A55CE0"/>
    <w:rsid w:val="00A6050E"/>
    <w:rsid w:val="00A606B9"/>
    <w:rsid w:val="00A62677"/>
    <w:rsid w:val="00A63D7D"/>
    <w:rsid w:val="00A63ECE"/>
    <w:rsid w:val="00A64EB9"/>
    <w:rsid w:val="00A6716E"/>
    <w:rsid w:val="00A702D8"/>
    <w:rsid w:val="00A706CA"/>
    <w:rsid w:val="00A7202D"/>
    <w:rsid w:val="00A73032"/>
    <w:rsid w:val="00A7425D"/>
    <w:rsid w:val="00A75B67"/>
    <w:rsid w:val="00A763FB"/>
    <w:rsid w:val="00A7689B"/>
    <w:rsid w:val="00A7694A"/>
    <w:rsid w:val="00A76C42"/>
    <w:rsid w:val="00A7715A"/>
    <w:rsid w:val="00A77BB6"/>
    <w:rsid w:val="00A8035C"/>
    <w:rsid w:val="00A803C2"/>
    <w:rsid w:val="00A804C3"/>
    <w:rsid w:val="00A82897"/>
    <w:rsid w:val="00A83BA9"/>
    <w:rsid w:val="00A8468C"/>
    <w:rsid w:val="00A85D8A"/>
    <w:rsid w:val="00A86B10"/>
    <w:rsid w:val="00A876DC"/>
    <w:rsid w:val="00A87F94"/>
    <w:rsid w:val="00A904E5"/>
    <w:rsid w:val="00A91772"/>
    <w:rsid w:val="00A93764"/>
    <w:rsid w:val="00A937C3"/>
    <w:rsid w:val="00A93C3C"/>
    <w:rsid w:val="00A94714"/>
    <w:rsid w:val="00A97580"/>
    <w:rsid w:val="00AA2359"/>
    <w:rsid w:val="00AA35C2"/>
    <w:rsid w:val="00AA4FAE"/>
    <w:rsid w:val="00AA6C0D"/>
    <w:rsid w:val="00AB07FF"/>
    <w:rsid w:val="00AB3471"/>
    <w:rsid w:val="00AB4B29"/>
    <w:rsid w:val="00AB5E7E"/>
    <w:rsid w:val="00AC089B"/>
    <w:rsid w:val="00AC1071"/>
    <w:rsid w:val="00AC31D1"/>
    <w:rsid w:val="00AC3B29"/>
    <w:rsid w:val="00AC4456"/>
    <w:rsid w:val="00AC4A74"/>
    <w:rsid w:val="00AC51F7"/>
    <w:rsid w:val="00AC53AB"/>
    <w:rsid w:val="00AC67A4"/>
    <w:rsid w:val="00AD060E"/>
    <w:rsid w:val="00AD0A64"/>
    <w:rsid w:val="00AD0A9E"/>
    <w:rsid w:val="00AD5565"/>
    <w:rsid w:val="00AD5D90"/>
    <w:rsid w:val="00AD6D88"/>
    <w:rsid w:val="00AD7ABC"/>
    <w:rsid w:val="00AD7CE0"/>
    <w:rsid w:val="00AE0871"/>
    <w:rsid w:val="00AE3E5E"/>
    <w:rsid w:val="00AF1C33"/>
    <w:rsid w:val="00AF1E71"/>
    <w:rsid w:val="00AF2831"/>
    <w:rsid w:val="00AF313D"/>
    <w:rsid w:val="00AF36B7"/>
    <w:rsid w:val="00AF4F7F"/>
    <w:rsid w:val="00AF5648"/>
    <w:rsid w:val="00AF5A0A"/>
    <w:rsid w:val="00AF7EB4"/>
    <w:rsid w:val="00B0023E"/>
    <w:rsid w:val="00B0188A"/>
    <w:rsid w:val="00B03FCA"/>
    <w:rsid w:val="00B046D1"/>
    <w:rsid w:val="00B04811"/>
    <w:rsid w:val="00B1030A"/>
    <w:rsid w:val="00B12D4F"/>
    <w:rsid w:val="00B13449"/>
    <w:rsid w:val="00B13A77"/>
    <w:rsid w:val="00B14A34"/>
    <w:rsid w:val="00B2052F"/>
    <w:rsid w:val="00B21CA3"/>
    <w:rsid w:val="00B21F7F"/>
    <w:rsid w:val="00B22B7B"/>
    <w:rsid w:val="00B22E59"/>
    <w:rsid w:val="00B22E89"/>
    <w:rsid w:val="00B2365F"/>
    <w:rsid w:val="00B2378C"/>
    <w:rsid w:val="00B24BC6"/>
    <w:rsid w:val="00B258EB"/>
    <w:rsid w:val="00B25C8E"/>
    <w:rsid w:val="00B30716"/>
    <w:rsid w:val="00B307B6"/>
    <w:rsid w:val="00B324FF"/>
    <w:rsid w:val="00B3362F"/>
    <w:rsid w:val="00B337CD"/>
    <w:rsid w:val="00B35201"/>
    <w:rsid w:val="00B3566E"/>
    <w:rsid w:val="00B35C93"/>
    <w:rsid w:val="00B365DF"/>
    <w:rsid w:val="00B36985"/>
    <w:rsid w:val="00B36F66"/>
    <w:rsid w:val="00B37A94"/>
    <w:rsid w:val="00B37D61"/>
    <w:rsid w:val="00B37ED9"/>
    <w:rsid w:val="00B4028D"/>
    <w:rsid w:val="00B407CA"/>
    <w:rsid w:val="00B437DA"/>
    <w:rsid w:val="00B4568C"/>
    <w:rsid w:val="00B50B84"/>
    <w:rsid w:val="00B50E18"/>
    <w:rsid w:val="00B50F88"/>
    <w:rsid w:val="00B51074"/>
    <w:rsid w:val="00B51B4E"/>
    <w:rsid w:val="00B52361"/>
    <w:rsid w:val="00B526AF"/>
    <w:rsid w:val="00B54010"/>
    <w:rsid w:val="00B541C2"/>
    <w:rsid w:val="00B5523F"/>
    <w:rsid w:val="00B5578E"/>
    <w:rsid w:val="00B5613B"/>
    <w:rsid w:val="00B5701F"/>
    <w:rsid w:val="00B57D98"/>
    <w:rsid w:val="00B605A1"/>
    <w:rsid w:val="00B60AA4"/>
    <w:rsid w:val="00B6118D"/>
    <w:rsid w:val="00B6183C"/>
    <w:rsid w:val="00B63781"/>
    <w:rsid w:val="00B6411C"/>
    <w:rsid w:val="00B64F38"/>
    <w:rsid w:val="00B70857"/>
    <w:rsid w:val="00B72E0F"/>
    <w:rsid w:val="00B76404"/>
    <w:rsid w:val="00B76442"/>
    <w:rsid w:val="00B76763"/>
    <w:rsid w:val="00B803D9"/>
    <w:rsid w:val="00B80456"/>
    <w:rsid w:val="00B80A9F"/>
    <w:rsid w:val="00B819F1"/>
    <w:rsid w:val="00B81AD0"/>
    <w:rsid w:val="00B82993"/>
    <w:rsid w:val="00B82C44"/>
    <w:rsid w:val="00B82D3A"/>
    <w:rsid w:val="00B83819"/>
    <w:rsid w:val="00B84DE4"/>
    <w:rsid w:val="00B879FD"/>
    <w:rsid w:val="00B913A2"/>
    <w:rsid w:val="00B9213A"/>
    <w:rsid w:val="00B92894"/>
    <w:rsid w:val="00B947B6"/>
    <w:rsid w:val="00B955E7"/>
    <w:rsid w:val="00B9585F"/>
    <w:rsid w:val="00B97229"/>
    <w:rsid w:val="00BA17B5"/>
    <w:rsid w:val="00BA1ADC"/>
    <w:rsid w:val="00BA3384"/>
    <w:rsid w:val="00BA609F"/>
    <w:rsid w:val="00BB0CB2"/>
    <w:rsid w:val="00BB1802"/>
    <w:rsid w:val="00BB1BEE"/>
    <w:rsid w:val="00BB37F4"/>
    <w:rsid w:val="00BB4E09"/>
    <w:rsid w:val="00BB5853"/>
    <w:rsid w:val="00BB642A"/>
    <w:rsid w:val="00BB7582"/>
    <w:rsid w:val="00BC119F"/>
    <w:rsid w:val="00BC1453"/>
    <w:rsid w:val="00BC21BC"/>
    <w:rsid w:val="00BC28B3"/>
    <w:rsid w:val="00BC2B54"/>
    <w:rsid w:val="00BC422D"/>
    <w:rsid w:val="00BC43AC"/>
    <w:rsid w:val="00BC4953"/>
    <w:rsid w:val="00BC5510"/>
    <w:rsid w:val="00BC6253"/>
    <w:rsid w:val="00BC64CD"/>
    <w:rsid w:val="00BD171C"/>
    <w:rsid w:val="00BD22A7"/>
    <w:rsid w:val="00BD23E9"/>
    <w:rsid w:val="00BD3710"/>
    <w:rsid w:val="00BD3A6D"/>
    <w:rsid w:val="00BD47CB"/>
    <w:rsid w:val="00BD5083"/>
    <w:rsid w:val="00BD6AAB"/>
    <w:rsid w:val="00BD7CF0"/>
    <w:rsid w:val="00BE06E9"/>
    <w:rsid w:val="00BE27C2"/>
    <w:rsid w:val="00BE3542"/>
    <w:rsid w:val="00BE4A2F"/>
    <w:rsid w:val="00BE6DE3"/>
    <w:rsid w:val="00BE7C24"/>
    <w:rsid w:val="00BE7CF5"/>
    <w:rsid w:val="00BF0AC5"/>
    <w:rsid w:val="00BF4610"/>
    <w:rsid w:val="00BF5677"/>
    <w:rsid w:val="00BF56FA"/>
    <w:rsid w:val="00BF5B48"/>
    <w:rsid w:val="00BF6026"/>
    <w:rsid w:val="00BF6859"/>
    <w:rsid w:val="00C00263"/>
    <w:rsid w:val="00C029A5"/>
    <w:rsid w:val="00C03153"/>
    <w:rsid w:val="00C04F6F"/>
    <w:rsid w:val="00C04F9A"/>
    <w:rsid w:val="00C05C75"/>
    <w:rsid w:val="00C107AC"/>
    <w:rsid w:val="00C10ABE"/>
    <w:rsid w:val="00C1129A"/>
    <w:rsid w:val="00C12504"/>
    <w:rsid w:val="00C14EB2"/>
    <w:rsid w:val="00C152AD"/>
    <w:rsid w:val="00C159D7"/>
    <w:rsid w:val="00C1779A"/>
    <w:rsid w:val="00C201F0"/>
    <w:rsid w:val="00C205E1"/>
    <w:rsid w:val="00C20BC6"/>
    <w:rsid w:val="00C20DF5"/>
    <w:rsid w:val="00C2137F"/>
    <w:rsid w:val="00C21C61"/>
    <w:rsid w:val="00C22CD6"/>
    <w:rsid w:val="00C231A6"/>
    <w:rsid w:val="00C232A9"/>
    <w:rsid w:val="00C26C04"/>
    <w:rsid w:val="00C270CC"/>
    <w:rsid w:val="00C27587"/>
    <w:rsid w:val="00C304A3"/>
    <w:rsid w:val="00C3173C"/>
    <w:rsid w:val="00C322B8"/>
    <w:rsid w:val="00C3289B"/>
    <w:rsid w:val="00C32B7C"/>
    <w:rsid w:val="00C335F0"/>
    <w:rsid w:val="00C34094"/>
    <w:rsid w:val="00C349DC"/>
    <w:rsid w:val="00C36523"/>
    <w:rsid w:val="00C3722A"/>
    <w:rsid w:val="00C37C5B"/>
    <w:rsid w:val="00C401C9"/>
    <w:rsid w:val="00C41AF4"/>
    <w:rsid w:val="00C42D7E"/>
    <w:rsid w:val="00C42FCC"/>
    <w:rsid w:val="00C437EB"/>
    <w:rsid w:val="00C45518"/>
    <w:rsid w:val="00C51AE0"/>
    <w:rsid w:val="00C51F87"/>
    <w:rsid w:val="00C52432"/>
    <w:rsid w:val="00C54933"/>
    <w:rsid w:val="00C55078"/>
    <w:rsid w:val="00C551C0"/>
    <w:rsid w:val="00C55A87"/>
    <w:rsid w:val="00C5792F"/>
    <w:rsid w:val="00C57A26"/>
    <w:rsid w:val="00C614AD"/>
    <w:rsid w:val="00C63631"/>
    <w:rsid w:val="00C665EC"/>
    <w:rsid w:val="00C67AC2"/>
    <w:rsid w:val="00C7003B"/>
    <w:rsid w:val="00C70558"/>
    <w:rsid w:val="00C72F06"/>
    <w:rsid w:val="00C74EAD"/>
    <w:rsid w:val="00C7593A"/>
    <w:rsid w:val="00C760DE"/>
    <w:rsid w:val="00C777F5"/>
    <w:rsid w:val="00C80BF2"/>
    <w:rsid w:val="00C80F43"/>
    <w:rsid w:val="00C81692"/>
    <w:rsid w:val="00C82920"/>
    <w:rsid w:val="00C83322"/>
    <w:rsid w:val="00C8458A"/>
    <w:rsid w:val="00C84620"/>
    <w:rsid w:val="00C85197"/>
    <w:rsid w:val="00C85DDE"/>
    <w:rsid w:val="00C87415"/>
    <w:rsid w:val="00C907EA"/>
    <w:rsid w:val="00C93BE9"/>
    <w:rsid w:val="00C96AAF"/>
    <w:rsid w:val="00C96B9C"/>
    <w:rsid w:val="00C96C40"/>
    <w:rsid w:val="00C978CE"/>
    <w:rsid w:val="00CA496A"/>
    <w:rsid w:val="00CB0BCA"/>
    <w:rsid w:val="00CB0D89"/>
    <w:rsid w:val="00CB1C3B"/>
    <w:rsid w:val="00CB2103"/>
    <w:rsid w:val="00CB2BD3"/>
    <w:rsid w:val="00CB3C49"/>
    <w:rsid w:val="00CB434F"/>
    <w:rsid w:val="00CB6DD9"/>
    <w:rsid w:val="00CB76DA"/>
    <w:rsid w:val="00CC0519"/>
    <w:rsid w:val="00CC1DB2"/>
    <w:rsid w:val="00CC207B"/>
    <w:rsid w:val="00CC5A73"/>
    <w:rsid w:val="00CC675A"/>
    <w:rsid w:val="00CC7D45"/>
    <w:rsid w:val="00CD0F97"/>
    <w:rsid w:val="00CD1680"/>
    <w:rsid w:val="00CD1B2F"/>
    <w:rsid w:val="00CD2ED0"/>
    <w:rsid w:val="00CD3A3A"/>
    <w:rsid w:val="00CD439C"/>
    <w:rsid w:val="00CD5468"/>
    <w:rsid w:val="00CD596E"/>
    <w:rsid w:val="00CD5DEA"/>
    <w:rsid w:val="00CD5E90"/>
    <w:rsid w:val="00CD602B"/>
    <w:rsid w:val="00CD74CF"/>
    <w:rsid w:val="00CE1333"/>
    <w:rsid w:val="00CE19E9"/>
    <w:rsid w:val="00CE1A6A"/>
    <w:rsid w:val="00CE32AF"/>
    <w:rsid w:val="00CE3D28"/>
    <w:rsid w:val="00CE5C6B"/>
    <w:rsid w:val="00CE79C3"/>
    <w:rsid w:val="00CF09F5"/>
    <w:rsid w:val="00CF2527"/>
    <w:rsid w:val="00CF3C16"/>
    <w:rsid w:val="00CF572A"/>
    <w:rsid w:val="00CF633B"/>
    <w:rsid w:val="00CF74A4"/>
    <w:rsid w:val="00CF77EF"/>
    <w:rsid w:val="00CF7B7E"/>
    <w:rsid w:val="00D00C27"/>
    <w:rsid w:val="00D02915"/>
    <w:rsid w:val="00D0390D"/>
    <w:rsid w:val="00D0465F"/>
    <w:rsid w:val="00D05264"/>
    <w:rsid w:val="00D05827"/>
    <w:rsid w:val="00D05A26"/>
    <w:rsid w:val="00D1162F"/>
    <w:rsid w:val="00D12B5B"/>
    <w:rsid w:val="00D131D9"/>
    <w:rsid w:val="00D13684"/>
    <w:rsid w:val="00D1414A"/>
    <w:rsid w:val="00D147F7"/>
    <w:rsid w:val="00D154E8"/>
    <w:rsid w:val="00D15DAF"/>
    <w:rsid w:val="00D16503"/>
    <w:rsid w:val="00D16958"/>
    <w:rsid w:val="00D266D4"/>
    <w:rsid w:val="00D306FC"/>
    <w:rsid w:val="00D30737"/>
    <w:rsid w:val="00D30DD2"/>
    <w:rsid w:val="00D323F7"/>
    <w:rsid w:val="00D33DAA"/>
    <w:rsid w:val="00D34569"/>
    <w:rsid w:val="00D3567E"/>
    <w:rsid w:val="00D3586E"/>
    <w:rsid w:val="00D359AC"/>
    <w:rsid w:val="00D36B8C"/>
    <w:rsid w:val="00D37542"/>
    <w:rsid w:val="00D45A9D"/>
    <w:rsid w:val="00D460C5"/>
    <w:rsid w:val="00D461C3"/>
    <w:rsid w:val="00D502CA"/>
    <w:rsid w:val="00D5041D"/>
    <w:rsid w:val="00D51F13"/>
    <w:rsid w:val="00D5270E"/>
    <w:rsid w:val="00D52FD6"/>
    <w:rsid w:val="00D5570F"/>
    <w:rsid w:val="00D576D4"/>
    <w:rsid w:val="00D6030A"/>
    <w:rsid w:val="00D6377F"/>
    <w:rsid w:val="00D63C7A"/>
    <w:rsid w:val="00D660AB"/>
    <w:rsid w:val="00D66F87"/>
    <w:rsid w:val="00D70869"/>
    <w:rsid w:val="00D71425"/>
    <w:rsid w:val="00D71822"/>
    <w:rsid w:val="00D74375"/>
    <w:rsid w:val="00D75598"/>
    <w:rsid w:val="00D76C4B"/>
    <w:rsid w:val="00D77021"/>
    <w:rsid w:val="00D8021A"/>
    <w:rsid w:val="00D8088D"/>
    <w:rsid w:val="00D81522"/>
    <w:rsid w:val="00D81A95"/>
    <w:rsid w:val="00D82B75"/>
    <w:rsid w:val="00D855F3"/>
    <w:rsid w:val="00D85733"/>
    <w:rsid w:val="00D87E93"/>
    <w:rsid w:val="00D90A1A"/>
    <w:rsid w:val="00D90D96"/>
    <w:rsid w:val="00D91382"/>
    <w:rsid w:val="00D92378"/>
    <w:rsid w:val="00D92946"/>
    <w:rsid w:val="00D92951"/>
    <w:rsid w:val="00D949B5"/>
    <w:rsid w:val="00D95680"/>
    <w:rsid w:val="00D95B00"/>
    <w:rsid w:val="00D96090"/>
    <w:rsid w:val="00D96B54"/>
    <w:rsid w:val="00D97D80"/>
    <w:rsid w:val="00D97FA1"/>
    <w:rsid w:val="00DA07B1"/>
    <w:rsid w:val="00DA0BB6"/>
    <w:rsid w:val="00DA1AD5"/>
    <w:rsid w:val="00DA2EFC"/>
    <w:rsid w:val="00DA4182"/>
    <w:rsid w:val="00DA54D0"/>
    <w:rsid w:val="00DA669E"/>
    <w:rsid w:val="00DB02A4"/>
    <w:rsid w:val="00DB24C5"/>
    <w:rsid w:val="00DB37FA"/>
    <w:rsid w:val="00DB4017"/>
    <w:rsid w:val="00DB49F8"/>
    <w:rsid w:val="00DB4B51"/>
    <w:rsid w:val="00DC0A05"/>
    <w:rsid w:val="00DC28C7"/>
    <w:rsid w:val="00DC2C40"/>
    <w:rsid w:val="00DC4FB0"/>
    <w:rsid w:val="00DD18CF"/>
    <w:rsid w:val="00DD4BEB"/>
    <w:rsid w:val="00DD799F"/>
    <w:rsid w:val="00DD7C19"/>
    <w:rsid w:val="00DE0BEF"/>
    <w:rsid w:val="00DE1219"/>
    <w:rsid w:val="00DE173A"/>
    <w:rsid w:val="00DE20DB"/>
    <w:rsid w:val="00DE37B8"/>
    <w:rsid w:val="00DE7328"/>
    <w:rsid w:val="00DF54A7"/>
    <w:rsid w:val="00DF69BD"/>
    <w:rsid w:val="00DF6AB9"/>
    <w:rsid w:val="00DF6FDF"/>
    <w:rsid w:val="00E0286F"/>
    <w:rsid w:val="00E031B0"/>
    <w:rsid w:val="00E04DB9"/>
    <w:rsid w:val="00E05355"/>
    <w:rsid w:val="00E102FE"/>
    <w:rsid w:val="00E12313"/>
    <w:rsid w:val="00E1244D"/>
    <w:rsid w:val="00E1315B"/>
    <w:rsid w:val="00E13597"/>
    <w:rsid w:val="00E138FE"/>
    <w:rsid w:val="00E20AE0"/>
    <w:rsid w:val="00E215A9"/>
    <w:rsid w:val="00E21F37"/>
    <w:rsid w:val="00E221E7"/>
    <w:rsid w:val="00E23288"/>
    <w:rsid w:val="00E242D0"/>
    <w:rsid w:val="00E24496"/>
    <w:rsid w:val="00E26692"/>
    <w:rsid w:val="00E2674E"/>
    <w:rsid w:val="00E26ABA"/>
    <w:rsid w:val="00E26AE1"/>
    <w:rsid w:val="00E277EE"/>
    <w:rsid w:val="00E27B09"/>
    <w:rsid w:val="00E30320"/>
    <w:rsid w:val="00E324E0"/>
    <w:rsid w:val="00E33983"/>
    <w:rsid w:val="00E3442C"/>
    <w:rsid w:val="00E36D15"/>
    <w:rsid w:val="00E40025"/>
    <w:rsid w:val="00E40A73"/>
    <w:rsid w:val="00E40B83"/>
    <w:rsid w:val="00E414D3"/>
    <w:rsid w:val="00E4412A"/>
    <w:rsid w:val="00E476BD"/>
    <w:rsid w:val="00E47BDA"/>
    <w:rsid w:val="00E506F4"/>
    <w:rsid w:val="00E53293"/>
    <w:rsid w:val="00E53C11"/>
    <w:rsid w:val="00E5434C"/>
    <w:rsid w:val="00E56102"/>
    <w:rsid w:val="00E56310"/>
    <w:rsid w:val="00E61BDD"/>
    <w:rsid w:val="00E66D22"/>
    <w:rsid w:val="00E70154"/>
    <w:rsid w:val="00E702B3"/>
    <w:rsid w:val="00E704C4"/>
    <w:rsid w:val="00E73251"/>
    <w:rsid w:val="00E73740"/>
    <w:rsid w:val="00E73C0A"/>
    <w:rsid w:val="00E74FE0"/>
    <w:rsid w:val="00E75E04"/>
    <w:rsid w:val="00E7691A"/>
    <w:rsid w:val="00E83577"/>
    <w:rsid w:val="00E8361E"/>
    <w:rsid w:val="00E85497"/>
    <w:rsid w:val="00E85E2A"/>
    <w:rsid w:val="00E86B2E"/>
    <w:rsid w:val="00E87C23"/>
    <w:rsid w:val="00E9733D"/>
    <w:rsid w:val="00EA1FA8"/>
    <w:rsid w:val="00EA2187"/>
    <w:rsid w:val="00EA2565"/>
    <w:rsid w:val="00EA339E"/>
    <w:rsid w:val="00EA48A4"/>
    <w:rsid w:val="00EA4C94"/>
    <w:rsid w:val="00EA6450"/>
    <w:rsid w:val="00EA734F"/>
    <w:rsid w:val="00EA7B47"/>
    <w:rsid w:val="00EA7D52"/>
    <w:rsid w:val="00EA7ED2"/>
    <w:rsid w:val="00EB0812"/>
    <w:rsid w:val="00EB1911"/>
    <w:rsid w:val="00EB2EC3"/>
    <w:rsid w:val="00EB6225"/>
    <w:rsid w:val="00EB7BB0"/>
    <w:rsid w:val="00EC0DEA"/>
    <w:rsid w:val="00EC31ED"/>
    <w:rsid w:val="00EC44DE"/>
    <w:rsid w:val="00EC61F9"/>
    <w:rsid w:val="00EC79DF"/>
    <w:rsid w:val="00ED06D6"/>
    <w:rsid w:val="00ED118B"/>
    <w:rsid w:val="00ED363A"/>
    <w:rsid w:val="00ED4ED8"/>
    <w:rsid w:val="00ED6AE3"/>
    <w:rsid w:val="00ED793D"/>
    <w:rsid w:val="00EE0D26"/>
    <w:rsid w:val="00EE0D80"/>
    <w:rsid w:val="00EE0ED1"/>
    <w:rsid w:val="00EE1D90"/>
    <w:rsid w:val="00EE2526"/>
    <w:rsid w:val="00EE27FF"/>
    <w:rsid w:val="00EE37EB"/>
    <w:rsid w:val="00EE5BAF"/>
    <w:rsid w:val="00EE5BF5"/>
    <w:rsid w:val="00EF05D9"/>
    <w:rsid w:val="00EF1268"/>
    <w:rsid w:val="00EF188C"/>
    <w:rsid w:val="00EF1E95"/>
    <w:rsid w:val="00EF34C2"/>
    <w:rsid w:val="00EF533D"/>
    <w:rsid w:val="00F02813"/>
    <w:rsid w:val="00F0486B"/>
    <w:rsid w:val="00F04B92"/>
    <w:rsid w:val="00F05A3C"/>
    <w:rsid w:val="00F05D02"/>
    <w:rsid w:val="00F06311"/>
    <w:rsid w:val="00F11DDE"/>
    <w:rsid w:val="00F131F3"/>
    <w:rsid w:val="00F1541C"/>
    <w:rsid w:val="00F15812"/>
    <w:rsid w:val="00F16819"/>
    <w:rsid w:val="00F16E72"/>
    <w:rsid w:val="00F20640"/>
    <w:rsid w:val="00F21E70"/>
    <w:rsid w:val="00F23E83"/>
    <w:rsid w:val="00F25824"/>
    <w:rsid w:val="00F263CF"/>
    <w:rsid w:val="00F302DB"/>
    <w:rsid w:val="00F30604"/>
    <w:rsid w:val="00F316A4"/>
    <w:rsid w:val="00F318F2"/>
    <w:rsid w:val="00F31F9F"/>
    <w:rsid w:val="00F31FB3"/>
    <w:rsid w:val="00F339A6"/>
    <w:rsid w:val="00F33E2A"/>
    <w:rsid w:val="00F40B09"/>
    <w:rsid w:val="00F41971"/>
    <w:rsid w:val="00F42485"/>
    <w:rsid w:val="00F441D9"/>
    <w:rsid w:val="00F448DD"/>
    <w:rsid w:val="00F467B6"/>
    <w:rsid w:val="00F46C64"/>
    <w:rsid w:val="00F50981"/>
    <w:rsid w:val="00F52BC2"/>
    <w:rsid w:val="00F53518"/>
    <w:rsid w:val="00F547EC"/>
    <w:rsid w:val="00F5522A"/>
    <w:rsid w:val="00F5575F"/>
    <w:rsid w:val="00F623E5"/>
    <w:rsid w:val="00F62C64"/>
    <w:rsid w:val="00F635A9"/>
    <w:rsid w:val="00F63A60"/>
    <w:rsid w:val="00F63F15"/>
    <w:rsid w:val="00F64A11"/>
    <w:rsid w:val="00F65160"/>
    <w:rsid w:val="00F66F55"/>
    <w:rsid w:val="00F713C1"/>
    <w:rsid w:val="00F71E1A"/>
    <w:rsid w:val="00F73DE3"/>
    <w:rsid w:val="00F740A1"/>
    <w:rsid w:val="00F77ACB"/>
    <w:rsid w:val="00F77B4E"/>
    <w:rsid w:val="00F80010"/>
    <w:rsid w:val="00F811C5"/>
    <w:rsid w:val="00F81677"/>
    <w:rsid w:val="00F85CEA"/>
    <w:rsid w:val="00F90DC3"/>
    <w:rsid w:val="00F92755"/>
    <w:rsid w:val="00F93DA3"/>
    <w:rsid w:val="00F957A5"/>
    <w:rsid w:val="00FA080D"/>
    <w:rsid w:val="00FA2C86"/>
    <w:rsid w:val="00FA370E"/>
    <w:rsid w:val="00FA555B"/>
    <w:rsid w:val="00FA567D"/>
    <w:rsid w:val="00FA58F8"/>
    <w:rsid w:val="00FB1259"/>
    <w:rsid w:val="00FB18C5"/>
    <w:rsid w:val="00FB2639"/>
    <w:rsid w:val="00FB47BD"/>
    <w:rsid w:val="00FB55C1"/>
    <w:rsid w:val="00FB5C1E"/>
    <w:rsid w:val="00FB6654"/>
    <w:rsid w:val="00FC0554"/>
    <w:rsid w:val="00FC4336"/>
    <w:rsid w:val="00FC5288"/>
    <w:rsid w:val="00FC647D"/>
    <w:rsid w:val="00FC775E"/>
    <w:rsid w:val="00FC7773"/>
    <w:rsid w:val="00FD055D"/>
    <w:rsid w:val="00FD0E76"/>
    <w:rsid w:val="00FD0F87"/>
    <w:rsid w:val="00FD2176"/>
    <w:rsid w:val="00FD24F3"/>
    <w:rsid w:val="00FD392F"/>
    <w:rsid w:val="00FD495C"/>
    <w:rsid w:val="00FD67CC"/>
    <w:rsid w:val="00FE23F7"/>
    <w:rsid w:val="00FE2C6F"/>
    <w:rsid w:val="00FE5FD7"/>
    <w:rsid w:val="00FE6998"/>
    <w:rsid w:val="00FE7217"/>
    <w:rsid w:val="00FE75FB"/>
    <w:rsid w:val="00FE7896"/>
    <w:rsid w:val="00FF2AE9"/>
    <w:rsid w:val="00FF54BD"/>
    <w:rsid w:val="00FF64B5"/>
    <w:rsid w:val="00FF68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metricconverter"/>
  <w:smartTagType w:namespaceuri="urn:schemas-microsoft-com:office:smarttags" w:name="date"/>
  <w:shapeDefaults>
    <o:shapedefaults v:ext="edit" spidmax="4505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rPr>
      <w:sz w:val="20"/>
    </w:rPr>
  </w:style>
  <w:style w:type="paragraph" w:customStyle="1" w:styleId="MF1">
    <w:name w:val="MF1"/>
    <w:basedOn w:val="Normal"/>
    <w:autoRedefine/>
    <w:pPr>
      <w:spacing w:line="320" w:lineRule="exact"/>
      <w:jc w:val="center"/>
    </w:pPr>
    <w:rPr>
      <w:b/>
      <w:smallCaps/>
      <w:sz w:val="24"/>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pPr>
      <w:spacing w:line="360" w:lineRule="exact"/>
      <w:jc w:val="center"/>
    </w:pPr>
    <w:rPr>
      <w:b/>
      <w:sz w:val="24"/>
    </w:rPr>
  </w:style>
  <w:style w:type="paragraph" w:styleId="Cabealho">
    <w:name w:val="header"/>
    <w:basedOn w:val="Normal"/>
    <w:pPr>
      <w:widowControl w:val="0"/>
      <w:tabs>
        <w:tab w:val="center" w:pos="4419"/>
        <w:tab w:val="right" w:pos="8838"/>
      </w:tabs>
    </w:pPr>
  </w:style>
  <w:style w:type="paragraph" w:styleId="Recuodecorpodetexto">
    <w:name w:val="Body Text Indent"/>
    <w:basedOn w:val="Normal"/>
    <w:pPr>
      <w:ind w:left="2127" w:hanging="711"/>
    </w:pPr>
  </w:style>
  <w:style w:type="paragraph" w:customStyle="1" w:styleId="p0">
    <w:name w:val="p0"/>
    <w:basedOn w:val="Normal"/>
    <w:uiPriority w:val="99"/>
    <w:pPr>
      <w:tabs>
        <w:tab w:val="left" w:pos="720"/>
      </w:tabs>
      <w:spacing w:line="240" w:lineRule="atLeast"/>
    </w:pPr>
    <w:rPr>
      <w:rFonts w:ascii="Times" w:hAnsi="Times"/>
      <w:sz w:val="24"/>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link w:val="CorpodetextoChar"/>
    <w:pPr>
      <w:tabs>
        <w:tab w:val="left" w:pos="576"/>
        <w:tab w:val="left" w:pos="1152"/>
      </w:tabs>
      <w:spacing w:line="360" w:lineRule="exact"/>
      <w:ind w:right="-6"/>
    </w:pPr>
    <w:rPr>
      <w:sz w:val="24"/>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style>
  <w:style w:type="paragraph" w:styleId="Rodap">
    <w:name w:val="footer"/>
    <w:basedOn w:val="Normal"/>
    <w:link w:val="RodapChar"/>
    <w:uiPriority w:val="99"/>
    <w:pPr>
      <w:tabs>
        <w:tab w:val="center" w:pos="4419"/>
        <w:tab w:val="right" w:pos="8838"/>
      </w:tabs>
      <w:jc w:val="left"/>
    </w:pPr>
    <w:rPr>
      <w:rFonts w:ascii="Times" w:hAnsi="Times"/>
      <w:sz w:val="24"/>
      <w:lang w:val="x-none" w:eastAsia="x-none"/>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aliases w:val="t"/>
    <w:basedOn w:val="Normal"/>
    <w:next w:val="Corpodetexto"/>
    <w:link w:val="TtuloChar"/>
    <w:uiPriority w:val="99"/>
    <w:qFormat/>
    <w:pPr>
      <w:keepNext/>
      <w:widowControl w:val="0"/>
      <w:suppressAutoHyphens/>
      <w:spacing w:before="240" w:after="120"/>
      <w:jc w:val="left"/>
    </w:pPr>
    <w:rPr>
      <w:rFonts w:ascii="Albany" w:eastAsia="HG Mincho Light J" w:hAnsi="Albany"/>
      <w:color w:val="000000"/>
      <w:sz w:val="28"/>
      <w:lang w:val="x-none" w:eastAsia="x-none"/>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uiPriority w:val="99"/>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7"/>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99"/>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8"/>
      </w:numPr>
    </w:pPr>
    <w:rPr>
      <w:lang w:val="x-none" w:eastAsia="x-none"/>
    </w:rPr>
  </w:style>
  <w:style w:type="character" w:customStyle="1" w:styleId="CommarcadoresChar">
    <w:name w:val="Com marcadores Char"/>
    <w:link w:val="Commarcadores"/>
    <w:rsid w:val="00DB5386"/>
    <w:rPr>
      <w:sz w:val="26"/>
    </w:rPr>
  </w:style>
  <w:style w:type="paragraph" w:customStyle="1" w:styleId="CharChar1CharCharCharCharCharCharCharCharCharCharCharCharCharCharChar">
    <w:name w:val="Char Char1 Char Char Char Char Char Char Char Char Char Char Char Char Char Char Char"/>
    <w:basedOn w:val="Normal"/>
    <w:rsid w:val="00396C8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rsid w:val="000907EE"/>
    <w:pPr>
      <w:spacing w:after="160" w:line="240" w:lineRule="exact"/>
      <w:jc w:val="left"/>
    </w:pPr>
    <w:rPr>
      <w:rFonts w:ascii="Verdana" w:eastAsia="MS Mincho" w:hAnsi="Verdana" w:cs="Verdana"/>
      <w:sz w:val="20"/>
      <w:lang w:val="en-US" w:eastAsia="en-US"/>
    </w:rPr>
  </w:style>
  <w:style w:type="paragraph" w:customStyle="1" w:styleId="CharCharCharCharChar">
    <w:name w:val="Char Char Char Char Char"/>
    <w:basedOn w:val="Normal"/>
    <w:rsid w:val="00611D61"/>
    <w:pPr>
      <w:spacing w:after="160" w:line="240" w:lineRule="exact"/>
      <w:jc w:val="left"/>
    </w:pPr>
    <w:rPr>
      <w:rFonts w:ascii="Verdana" w:eastAsia="MS Mincho" w:hAnsi="Verdana"/>
      <w:sz w:val="20"/>
      <w:lang w:val="en-US" w:eastAsia="en-US"/>
    </w:rPr>
  </w:style>
  <w:style w:type="paragraph" w:customStyle="1" w:styleId="CharChar5CharCharCharCharCharChar">
    <w:name w:val="Char Char5 Char Char Char Char Char Char"/>
    <w:basedOn w:val="Normal"/>
    <w:rsid w:val="00B5236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
    <w:name w:val="Char2 Char Char Char Char Char1"/>
    <w:basedOn w:val="Normal"/>
    <w:rsid w:val="007E71F0"/>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3">
    <w:name w:val="Char Char3"/>
    <w:basedOn w:val="Normal"/>
    <w:rsid w:val="003F22F3"/>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CorpodetextoChar">
    <w:name w:val="Corpo de texto Char"/>
    <w:aliases w:val="bt Char,BT Char"/>
    <w:link w:val="Corpodetexto"/>
    <w:rsid w:val="00D71425"/>
    <w:rPr>
      <w:sz w:val="24"/>
      <w:lang w:val="pt-BR" w:eastAsia="pt-BR" w:bidi="ar-SA"/>
    </w:rPr>
  </w:style>
  <w:style w:type="paragraph" w:customStyle="1" w:styleId="CharChar4">
    <w:name w:val="Char Char4"/>
    <w:basedOn w:val="Normal"/>
    <w:rsid w:val="004D4155"/>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Default">
    <w:name w:val="Default"/>
    <w:rsid w:val="000C0434"/>
    <w:pPr>
      <w:autoSpaceDE w:val="0"/>
      <w:autoSpaceDN w:val="0"/>
      <w:adjustRightInd w:val="0"/>
    </w:pPr>
    <w:rPr>
      <w:rFonts w:ascii="Arial" w:hAnsi="Arial" w:cs="Arial"/>
      <w:color w:val="000000"/>
      <w:sz w:val="24"/>
      <w:szCs w:val="24"/>
    </w:rPr>
  </w:style>
  <w:style w:type="paragraph" w:styleId="Reviso">
    <w:name w:val="Revision"/>
    <w:hidden/>
    <w:uiPriority w:val="99"/>
    <w:semiHidden/>
    <w:rsid w:val="0055025E"/>
    <w:rPr>
      <w:sz w:val="26"/>
    </w:rPr>
  </w:style>
  <w:style w:type="paragraph" w:customStyle="1" w:styleId="E-Pat">
    <w:name w:val="E-Pat"/>
    <w:basedOn w:val="Normal"/>
    <w:link w:val="E-PatChar"/>
    <w:qFormat/>
    <w:rsid w:val="003E32E5"/>
    <w:pPr>
      <w:ind w:firstLine="2829"/>
    </w:pPr>
    <w:rPr>
      <w:rFonts w:ascii="Arial" w:hAnsi="Arial"/>
      <w:sz w:val="24"/>
      <w:szCs w:val="24"/>
      <w:lang w:val="x-none" w:eastAsia="x-none"/>
    </w:rPr>
  </w:style>
  <w:style w:type="character" w:customStyle="1" w:styleId="E-PatChar">
    <w:name w:val="E-Pat Char"/>
    <w:link w:val="E-Pat"/>
    <w:rsid w:val="003E32E5"/>
    <w:rPr>
      <w:rFonts w:ascii="Arial" w:hAnsi="Arial"/>
      <w:sz w:val="24"/>
      <w:szCs w:val="24"/>
    </w:rPr>
  </w:style>
  <w:style w:type="paragraph" w:customStyle="1" w:styleId="E-PatCitao">
    <w:name w:val="E-Pat Citação"/>
    <w:basedOn w:val="Normal"/>
    <w:link w:val="E-PatCitaoChar"/>
    <w:qFormat/>
    <w:rsid w:val="003E32E5"/>
    <w:pPr>
      <w:ind w:left="1418" w:right="1134"/>
    </w:pPr>
    <w:rPr>
      <w:rFonts w:ascii="Arial" w:hAnsi="Arial"/>
      <w:sz w:val="24"/>
      <w:szCs w:val="24"/>
      <w:lang w:val="x-none" w:eastAsia="x-none"/>
    </w:rPr>
  </w:style>
  <w:style w:type="character" w:customStyle="1" w:styleId="E-PatCitaoChar">
    <w:name w:val="E-Pat Citação Char"/>
    <w:link w:val="E-PatCitao"/>
    <w:rsid w:val="003E32E5"/>
    <w:rPr>
      <w:rFonts w:ascii="Arial" w:hAnsi="Arial"/>
      <w:sz w:val="24"/>
      <w:szCs w:val="24"/>
    </w:rPr>
  </w:style>
  <w:style w:type="paragraph" w:customStyle="1" w:styleId="Teste">
    <w:name w:val="Teste"/>
    <w:basedOn w:val="citpet"/>
    <w:link w:val="TesteChar"/>
    <w:autoRedefine/>
    <w:rsid w:val="003E32E5"/>
    <w:pPr>
      <w:jc w:val="center"/>
    </w:pPr>
    <w:rPr>
      <w:rFonts w:ascii="Arial" w:hAnsi="Arial"/>
      <w:b/>
      <w:sz w:val="24"/>
      <w:szCs w:val="24"/>
      <w:lang w:val="x-none" w:eastAsia="x-none"/>
    </w:rPr>
  </w:style>
  <w:style w:type="character" w:customStyle="1" w:styleId="TesteChar">
    <w:name w:val="Teste Char"/>
    <w:link w:val="Teste"/>
    <w:rsid w:val="003E32E5"/>
    <w:rPr>
      <w:rFonts w:ascii="Arial" w:hAnsi="Arial"/>
      <w:b/>
      <w:sz w:val="24"/>
      <w:szCs w:val="24"/>
    </w:rPr>
  </w:style>
  <w:style w:type="paragraph" w:customStyle="1" w:styleId="EscopoNTITitulo">
    <w:name w:val="EscopoNTITitulo"/>
    <w:basedOn w:val="Ttulo"/>
    <w:link w:val="EscopoNTITituloChar"/>
    <w:rsid w:val="003E32E5"/>
    <w:pPr>
      <w:keepNext w:val="0"/>
      <w:widowControl/>
      <w:suppressAutoHyphens w:val="0"/>
      <w:spacing w:after="60" w:line="320" w:lineRule="atLeast"/>
      <w:outlineLvl w:val="0"/>
    </w:pPr>
    <w:rPr>
      <w:rFonts w:ascii="Arial" w:eastAsia="Times New Roman" w:hAnsi="Arial"/>
      <w:b/>
      <w:bCs/>
      <w:color w:val="auto"/>
      <w:kern w:val="28"/>
      <w:sz w:val="32"/>
      <w:szCs w:val="32"/>
    </w:rPr>
  </w:style>
  <w:style w:type="character" w:customStyle="1" w:styleId="EscopoNTITituloChar">
    <w:name w:val="EscopoNTITitulo Char"/>
    <w:link w:val="EscopoNTITitulo"/>
    <w:rsid w:val="003E32E5"/>
    <w:rPr>
      <w:rFonts w:ascii="Arial" w:hAnsi="Arial" w:cs="Arial"/>
      <w:b/>
      <w:bCs/>
      <w:kern w:val="28"/>
      <w:sz w:val="32"/>
      <w:szCs w:val="32"/>
    </w:rPr>
  </w:style>
  <w:style w:type="character" w:customStyle="1" w:styleId="TtuloChar">
    <w:name w:val="Título Char"/>
    <w:aliases w:val="t Char"/>
    <w:link w:val="Ttulo"/>
    <w:uiPriority w:val="99"/>
    <w:rsid w:val="003E32E5"/>
    <w:rPr>
      <w:rFonts w:ascii="Albany" w:eastAsia="HG Mincho Light J" w:hAnsi="Albany"/>
      <w:color w:val="000000"/>
      <w:sz w:val="28"/>
    </w:rPr>
  </w:style>
  <w:style w:type="paragraph" w:customStyle="1" w:styleId="EscopoNTISubTitulo">
    <w:name w:val="EscopoNTISubTitulo"/>
    <w:link w:val="EscopoNTISubTituloChar"/>
    <w:rsid w:val="003E32E5"/>
    <w:pPr>
      <w:numPr>
        <w:numId w:val="10"/>
      </w:numPr>
    </w:pPr>
    <w:rPr>
      <w:rFonts w:ascii="Arial" w:hAnsi="Arial"/>
      <w:b/>
      <w:bCs/>
      <w:sz w:val="24"/>
      <w:szCs w:val="22"/>
      <w:lang w:val="en-US" w:eastAsia="en-US"/>
    </w:rPr>
  </w:style>
  <w:style w:type="character" w:customStyle="1" w:styleId="EscopoNTISubTituloChar">
    <w:name w:val="EscopoNTISubTitulo Char"/>
    <w:link w:val="EscopoNTISubTitulo"/>
    <w:rsid w:val="003E32E5"/>
    <w:rPr>
      <w:rFonts w:ascii="Arial" w:hAnsi="Arial"/>
      <w:b/>
      <w:bCs/>
      <w:sz w:val="24"/>
      <w:szCs w:val="22"/>
      <w:lang w:val="en-US" w:eastAsia="en-US" w:bidi="ar-SA"/>
    </w:rPr>
  </w:style>
  <w:style w:type="paragraph" w:customStyle="1" w:styleId="EscopoNTIItem">
    <w:name w:val="EscopoNTIItem"/>
    <w:link w:val="EscopoNTIItemChar"/>
    <w:rsid w:val="003E32E5"/>
    <w:pPr>
      <w:ind w:left="567"/>
    </w:pPr>
    <w:rPr>
      <w:rFonts w:ascii="Arial" w:hAnsi="Arial"/>
      <w:b/>
      <w:szCs w:val="24"/>
    </w:rPr>
  </w:style>
  <w:style w:type="character" w:customStyle="1" w:styleId="EscopoNTIItemChar">
    <w:name w:val="EscopoNTIItem Char"/>
    <w:link w:val="EscopoNTIItem"/>
    <w:rsid w:val="003E32E5"/>
    <w:rPr>
      <w:rFonts w:ascii="Arial" w:hAnsi="Arial"/>
      <w:b/>
      <w:szCs w:val="24"/>
      <w:lang w:bidi="ar-SA"/>
    </w:rPr>
  </w:style>
  <w:style w:type="character" w:customStyle="1" w:styleId="RodapChar">
    <w:name w:val="Rodapé Char"/>
    <w:link w:val="Rodap"/>
    <w:uiPriority w:val="99"/>
    <w:rsid w:val="001F6DBA"/>
    <w:rPr>
      <w:rFonts w:ascii="Times" w:hAnsi="Times"/>
      <w:sz w:val="24"/>
    </w:rPr>
  </w:style>
  <w:style w:type="character" w:customStyle="1" w:styleId="apple-converted-space">
    <w:name w:val="apple-converted-space"/>
    <w:rsid w:val="008C36AB"/>
  </w:style>
  <w:style w:type="paragraph" w:customStyle="1" w:styleId="CharChar1CharCharCharCharCharCharCharCharCharCharCharCharCharCharChar1CharCharCharCharChar">
    <w:name w:val="Char Char1 Char Char Char Char Char Char Char Char Char Char Char Char Char Char Char1 Char Char Char Char Char"/>
    <w:basedOn w:val="Normal"/>
    <w:rsid w:val="00CE19E9"/>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ListaColorida-nfase11">
    <w:name w:val="Lista Colorida - Ênfase 11"/>
    <w:basedOn w:val="Normal"/>
    <w:uiPriority w:val="99"/>
    <w:qFormat/>
    <w:rsid w:val="003D76D8"/>
    <w:pPr>
      <w:ind w:left="708"/>
    </w:pPr>
    <w:rPr>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rPr>
      <w:sz w:val="20"/>
    </w:rPr>
  </w:style>
  <w:style w:type="paragraph" w:customStyle="1" w:styleId="MF1">
    <w:name w:val="MF1"/>
    <w:basedOn w:val="Normal"/>
    <w:autoRedefine/>
    <w:pPr>
      <w:spacing w:line="320" w:lineRule="exact"/>
      <w:jc w:val="center"/>
    </w:pPr>
    <w:rPr>
      <w:b/>
      <w:smallCaps/>
      <w:sz w:val="24"/>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pPr>
      <w:spacing w:line="360" w:lineRule="exact"/>
      <w:jc w:val="center"/>
    </w:pPr>
    <w:rPr>
      <w:b/>
      <w:sz w:val="24"/>
    </w:rPr>
  </w:style>
  <w:style w:type="paragraph" w:styleId="Cabealho">
    <w:name w:val="header"/>
    <w:basedOn w:val="Normal"/>
    <w:pPr>
      <w:widowControl w:val="0"/>
      <w:tabs>
        <w:tab w:val="center" w:pos="4419"/>
        <w:tab w:val="right" w:pos="8838"/>
      </w:tabs>
    </w:pPr>
  </w:style>
  <w:style w:type="paragraph" w:styleId="Recuodecorpodetexto">
    <w:name w:val="Body Text Indent"/>
    <w:basedOn w:val="Normal"/>
    <w:pPr>
      <w:ind w:left="2127" w:hanging="711"/>
    </w:pPr>
  </w:style>
  <w:style w:type="paragraph" w:customStyle="1" w:styleId="p0">
    <w:name w:val="p0"/>
    <w:basedOn w:val="Normal"/>
    <w:uiPriority w:val="99"/>
    <w:pPr>
      <w:tabs>
        <w:tab w:val="left" w:pos="720"/>
      </w:tabs>
      <w:spacing w:line="240" w:lineRule="atLeast"/>
    </w:pPr>
    <w:rPr>
      <w:rFonts w:ascii="Times" w:hAnsi="Times"/>
      <w:sz w:val="24"/>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link w:val="CorpodetextoChar"/>
    <w:pPr>
      <w:tabs>
        <w:tab w:val="left" w:pos="576"/>
        <w:tab w:val="left" w:pos="1152"/>
      </w:tabs>
      <w:spacing w:line="360" w:lineRule="exact"/>
      <w:ind w:right="-6"/>
    </w:pPr>
    <w:rPr>
      <w:sz w:val="24"/>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style>
  <w:style w:type="paragraph" w:styleId="Rodap">
    <w:name w:val="footer"/>
    <w:basedOn w:val="Normal"/>
    <w:link w:val="RodapChar"/>
    <w:uiPriority w:val="99"/>
    <w:pPr>
      <w:tabs>
        <w:tab w:val="center" w:pos="4419"/>
        <w:tab w:val="right" w:pos="8838"/>
      </w:tabs>
      <w:jc w:val="left"/>
    </w:pPr>
    <w:rPr>
      <w:rFonts w:ascii="Times" w:hAnsi="Times"/>
      <w:sz w:val="24"/>
      <w:lang w:val="x-none" w:eastAsia="x-none"/>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aliases w:val="t"/>
    <w:basedOn w:val="Normal"/>
    <w:next w:val="Corpodetexto"/>
    <w:link w:val="TtuloChar"/>
    <w:uiPriority w:val="99"/>
    <w:qFormat/>
    <w:pPr>
      <w:keepNext/>
      <w:widowControl w:val="0"/>
      <w:suppressAutoHyphens/>
      <w:spacing w:before="240" w:after="120"/>
      <w:jc w:val="left"/>
    </w:pPr>
    <w:rPr>
      <w:rFonts w:ascii="Albany" w:eastAsia="HG Mincho Light J" w:hAnsi="Albany"/>
      <w:color w:val="000000"/>
      <w:sz w:val="28"/>
      <w:lang w:val="x-none" w:eastAsia="x-none"/>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uiPriority w:val="99"/>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7"/>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99"/>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8"/>
      </w:numPr>
    </w:pPr>
    <w:rPr>
      <w:lang w:val="x-none" w:eastAsia="x-none"/>
    </w:rPr>
  </w:style>
  <w:style w:type="character" w:customStyle="1" w:styleId="CommarcadoresChar">
    <w:name w:val="Com marcadores Char"/>
    <w:link w:val="Commarcadores"/>
    <w:rsid w:val="00DB5386"/>
    <w:rPr>
      <w:sz w:val="26"/>
    </w:rPr>
  </w:style>
  <w:style w:type="paragraph" w:customStyle="1" w:styleId="CharChar1CharCharCharCharCharCharCharCharCharCharCharCharCharCharChar">
    <w:name w:val="Char Char1 Char Char Char Char Char Char Char Char Char Char Char Char Char Char Char"/>
    <w:basedOn w:val="Normal"/>
    <w:rsid w:val="00396C8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rsid w:val="000907EE"/>
    <w:pPr>
      <w:spacing w:after="160" w:line="240" w:lineRule="exact"/>
      <w:jc w:val="left"/>
    </w:pPr>
    <w:rPr>
      <w:rFonts w:ascii="Verdana" w:eastAsia="MS Mincho" w:hAnsi="Verdana" w:cs="Verdana"/>
      <w:sz w:val="20"/>
      <w:lang w:val="en-US" w:eastAsia="en-US"/>
    </w:rPr>
  </w:style>
  <w:style w:type="paragraph" w:customStyle="1" w:styleId="CharCharCharCharChar">
    <w:name w:val="Char Char Char Char Char"/>
    <w:basedOn w:val="Normal"/>
    <w:rsid w:val="00611D61"/>
    <w:pPr>
      <w:spacing w:after="160" w:line="240" w:lineRule="exact"/>
      <w:jc w:val="left"/>
    </w:pPr>
    <w:rPr>
      <w:rFonts w:ascii="Verdana" w:eastAsia="MS Mincho" w:hAnsi="Verdana"/>
      <w:sz w:val="20"/>
      <w:lang w:val="en-US" w:eastAsia="en-US"/>
    </w:rPr>
  </w:style>
  <w:style w:type="paragraph" w:customStyle="1" w:styleId="CharChar5CharCharCharCharCharChar">
    <w:name w:val="Char Char5 Char Char Char Char Char Char"/>
    <w:basedOn w:val="Normal"/>
    <w:rsid w:val="00B5236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
    <w:name w:val="Char2 Char Char Char Char Char1"/>
    <w:basedOn w:val="Normal"/>
    <w:rsid w:val="007E71F0"/>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3">
    <w:name w:val="Char Char3"/>
    <w:basedOn w:val="Normal"/>
    <w:rsid w:val="003F22F3"/>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CorpodetextoChar">
    <w:name w:val="Corpo de texto Char"/>
    <w:aliases w:val="bt Char,BT Char"/>
    <w:link w:val="Corpodetexto"/>
    <w:rsid w:val="00D71425"/>
    <w:rPr>
      <w:sz w:val="24"/>
      <w:lang w:val="pt-BR" w:eastAsia="pt-BR" w:bidi="ar-SA"/>
    </w:rPr>
  </w:style>
  <w:style w:type="paragraph" w:customStyle="1" w:styleId="CharChar4">
    <w:name w:val="Char Char4"/>
    <w:basedOn w:val="Normal"/>
    <w:rsid w:val="004D4155"/>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Default">
    <w:name w:val="Default"/>
    <w:rsid w:val="000C0434"/>
    <w:pPr>
      <w:autoSpaceDE w:val="0"/>
      <w:autoSpaceDN w:val="0"/>
      <w:adjustRightInd w:val="0"/>
    </w:pPr>
    <w:rPr>
      <w:rFonts w:ascii="Arial" w:hAnsi="Arial" w:cs="Arial"/>
      <w:color w:val="000000"/>
      <w:sz w:val="24"/>
      <w:szCs w:val="24"/>
    </w:rPr>
  </w:style>
  <w:style w:type="paragraph" w:styleId="Reviso">
    <w:name w:val="Revision"/>
    <w:hidden/>
    <w:uiPriority w:val="99"/>
    <w:semiHidden/>
    <w:rsid w:val="0055025E"/>
    <w:rPr>
      <w:sz w:val="26"/>
    </w:rPr>
  </w:style>
  <w:style w:type="paragraph" w:customStyle="1" w:styleId="E-Pat">
    <w:name w:val="E-Pat"/>
    <w:basedOn w:val="Normal"/>
    <w:link w:val="E-PatChar"/>
    <w:qFormat/>
    <w:rsid w:val="003E32E5"/>
    <w:pPr>
      <w:ind w:firstLine="2829"/>
    </w:pPr>
    <w:rPr>
      <w:rFonts w:ascii="Arial" w:hAnsi="Arial"/>
      <w:sz w:val="24"/>
      <w:szCs w:val="24"/>
      <w:lang w:val="x-none" w:eastAsia="x-none"/>
    </w:rPr>
  </w:style>
  <w:style w:type="character" w:customStyle="1" w:styleId="E-PatChar">
    <w:name w:val="E-Pat Char"/>
    <w:link w:val="E-Pat"/>
    <w:rsid w:val="003E32E5"/>
    <w:rPr>
      <w:rFonts w:ascii="Arial" w:hAnsi="Arial"/>
      <w:sz w:val="24"/>
      <w:szCs w:val="24"/>
    </w:rPr>
  </w:style>
  <w:style w:type="paragraph" w:customStyle="1" w:styleId="E-PatCitao">
    <w:name w:val="E-Pat Citação"/>
    <w:basedOn w:val="Normal"/>
    <w:link w:val="E-PatCitaoChar"/>
    <w:qFormat/>
    <w:rsid w:val="003E32E5"/>
    <w:pPr>
      <w:ind w:left="1418" w:right="1134"/>
    </w:pPr>
    <w:rPr>
      <w:rFonts w:ascii="Arial" w:hAnsi="Arial"/>
      <w:sz w:val="24"/>
      <w:szCs w:val="24"/>
      <w:lang w:val="x-none" w:eastAsia="x-none"/>
    </w:rPr>
  </w:style>
  <w:style w:type="character" w:customStyle="1" w:styleId="E-PatCitaoChar">
    <w:name w:val="E-Pat Citação Char"/>
    <w:link w:val="E-PatCitao"/>
    <w:rsid w:val="003E32E5"/>
    <w:rPr>
      <w:rFonts w:ascii="Arial" w:hAnsi="Arial"/>
      <w:sz w:val="24"/>
      <w:szCs w:val="24"/>
    </w:rPr>
  </w:style>
  <w:style w:type="paragraph" w:customStyle="1" w:styleId="Teste">
    <w:name w:val="Teste"/>
    <w:basedOn w:val="citpet"/>
    <w:link w:val="TesteChar"/>
    <w:autoRedefine/>
    <w:rsid w:val="003E32E5"/>
    <w:pPr>
      <w:jc w:val="center"/>
    </w:pPr>
    <w:rPr>
      <w:rFonts w:ascii="Arial" w:hAnsi="Arial"/>
      <w:b/>
      <w:sz w:val="24"/>
      <w:szCs w:val="24"/>
      <w:lang w:val="x-none" w:eastAsia="x-none"/>
    </w:rPr>
  </w:style>
  <w:style w:type="character" w:customStyle="1" w:styleId="TesteChar">
    <w:name w:val="Teste Char"/>
    <w:link w:val="Teste"/>
    <w:rsid w:val="003E32E5"/>
    <w:rPr>
      <w:rFonts w:ascii="Arial" w:hAnsi="Arial"/>
      <w:b/>
      <w:sz w:val="24"/>
      <w:szCs w:val="24"/>
    </w:rPr>
  </w:style>
  <w:style w:type="paragraph" w:customStyle="1" w:styleId="EscopoNTITitulo">
    <w:name w:val="EscopoNTITitulo"/>
    <w:basedOn w:val="Ttulo"/>
    <w:link w:val="EscopoNTITituloChar"/>
    <w:rsid w:val="003E32E5"/>
    <w:pPr>
      <w:keepNext w:val="0"/>
      <w:widowControl/>
      <w:suppressAutoHyphens w:val="0"/>
      <w:spacing w:after="60" w:line="320" w:lineRule="atLeast"/>
      <w:outlineLvl w:val="0"/>
    </w:pPr>
    <w:rPr>
      <w:rFonts w:ascii="Arial" w:eastAsia="Times New Roman" w:hAnsi="Arial"/>
      <w:b/>
      <w:bCs/>
      <w:color w:val="auto"/>
      <w:kern w:val="28"/>
      <w:sz w:val="32"/>
      <w:szCs w:val="32"/>
    </w:rPr>
  </w:style>
  <w:style w:type="character" w:customStyle="1" w:styleId="EscopoNTITituloChar">
    <w:name w:val="EscopoNTITitulo Char"/>
    <w:link w:val="EscopoNTITitulo"/>
    <w:rsid w:val="003E32E5"/>
    <w:rPr>
      <w:rFonts w:ascii="Arial" w:hAnsi="Arial" w:cs="Arial"/>
      <w:b/>
      <w:bCs/>
      <w:kern w:val="28"/>
      <w:sz w:val="32"/>
      <w:szCs w:val="32"/>
    </w:rPr>
  </w:style>
  <w:style w:type="character" w:customStyle="1" w:styleId="TtuloChar">
    <w:name w:val="Título Char"/>
    <w:aliases w:val="t Char"/>
    <w:link w:val="Ttulo"/>
    <w:uiPriority w:val="99"/>
    <w:rsid w:val="003E32E5"/>
    <w:rPr>
      <w:rFonts w:ascii="Albany" w:eastAsia="HG Mincho Light J" w:hAnsi="Albany"/>
      <w:color w:val="000000"/>
      <w:sz w:val="28"/>
    </w:rPr>
  </w:style>
  <w:style w:type="paragraph" w:customStyle="1" w:styleId="EscopoNTISubTitulo">
    <w:name w:val="EscopoNTISubTitulo"/>
    <w:link w:val="EscopoNTISubTituloChar"/>
    <w:rsid w:val="003E32E5"/>
    <w:pPr>
      <w:numPr>
        <w:numId w:val="10"/>
      </w:numPr>
    </w:pPr>
    <w:rPr>
      <w:rFonts w:ascii="Arial" w:hAnsi="Arial"/>
      <w:b/>
      <w:bCs/>
      <w:sz w:val="24"/>
      <w:szCs w:val="22"/>
      <w:lang w:val="en-US" w:eastAsia="en-US"/>
    </w:rPr>
  </w:style>
  <w:style w:type="character" w:customStyle="1" w:styleId="EscopoNTISubTituloChar">
    <w:name w:val="EscopoNTISubTitulo Char"/>
    <w:link w:val="EscopoNTISubTitulo"/>
    <w:rsid w:val="003E32E5"/>
    <w:rPr>
      <w:rFonts w:ascii="Arial" w:hAnsi="Arial"/>
      <w:b/>
      <w:bCs/>
      <w:sz w:val="24"/>
      <w:szCs w:val="22"/>
      <w:lang w:val="en-US" w:eastAsia="en-US" w:bidi="ar-SA"/>
    </w:rPr>
  </w:style>
  <w:style w:type="paragraph" w:customStyle="1" w:styleId="EscopoNTIItem">
    <w:name w:val="EscopoNTIItem"/>
    <w:link w:val="EscopoNTIItemChar"/>
    <w:rsid w:val="003E32E5"/>
    <w:pPr>
      <w:ind w:left="567"/>
    </w:pPr>
    <w:rPr>
      <w:rFonts w:ascii="Arial" w:hAnsi="Arial"/>
      <w:b/>
      <w:szCs w:val="24"/>
    </w:rPr>
  </w:style>
  <w:style w:type="character" w:customStyle="1" w:styleId="EscopoNTIItemChar">
    <w:name w:val="EscopoNTIItem Char"/>
    <w:link w:val="EscopoNTIItem"/>
    <w:rsid w:val="003E32E5"/>
    <w:rPr>
      <w:rFonts w:ascii="Arial" w:hAnsi="Arial"/>
      <w:b/>
      <w:szCs w:val="24"/>
      <w:lang w:bidi="ar-SA"/>
    </w:rPr>
  </w:style>
  <w:style w:type="character" w:customStyle="1" w:styleId="RodapChar">
    <w:name w:val="Rodapé Char"/>
    <w:link w:val="Rodap"/>
    <w:uiPriority w:val="99"/>
    <w:rsid w:val="001F6DBA"/>
    <w:rPr>
      <w:rFonts w:ascii="Times" w:hAnsi="Times"/>
      <w:sz w:val="24"/>
    </w:rPr>
  </w:style>
  <w:style w:type="character" w:customStyle="1" w:styleId="apple-converted-space">
    <w:name w:val="apple-converted-space"/>
    <w:rsid w:val="008C36AB"/>
  </w:style>
  <w:style w:type="paragraph" w:customStyle="1" w:styleId="CharChar1CharCharCharCharCharCharCharCharCharCharCharCharCharCharChar1CharCharCharCharChar">
    <w:name w:val="Char Char1 Char Char Char Char Char Char Char Char Char Char Char Char Char Char Char1 Char Char Char Char Char"/>
    <w:basedOn w:val="Normal"/>
    <w:rsid w:val="00CE19E9"/>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ListaColorida-nfase11">
    <w:name w:val="Lista Colorida - Ênfase 11"/>
    <w:basedOn w:val="Normal"/>
    <w:uiPriority w:val="99"/>
    <w:qFormat/>
    <w:rsid w:val="003D76D8"/>
    <w:pPr>
      <w:ind w:left="708"/>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864689">
      <w:bodyDiv w:val="1"/>
      <w:marLeft w:val="0"/>
      <w:marRight w:val="0"/>
      <w:marTop w:val="0"/>
      <w:marBottom w:val="0"/>
      <w:divBdr>
        <w:top w:val="none" w:sz="0" w:space="0" w:color="auto"/>
        <w:left w:val="none" w:sz="0" w:space="0" w:color="auto"/>
        <w:bottom w:val="none" w:sz="0" w:space="0" w:color="auto"/>
        <w:right w:val="none" w:sz="0" w:space="0" w:color="auto"/>
      </w:divBdr>
    </w:div>
    <w:div w:id="608899762">
      <w:bodyDiv w:val="1"/>
      <w:marLeft w:val="0"/>
      <w:marRight w:val="0"/>
      <w:marTop w:val="0"/>
      <w:marBottom w:val="0"/>
      <w:divBdr>
        <w:top w:val="none" w:sz="0" w:space="0" w:color="auto"/>
        <w:left w:val="none" w:sz="0" w:space="0" w:color="auto"/>
        <w:bottom w:val="none" w:sz="0" w:space="0" w:color="auto"/>
        <w:right w:val="none" w:sz="0" w:space="0" w:color="auto"/>
      </w:divBdr>
      <w:divsChild>
        <w:div w:id="138424980">
          <w:marLeft w:val="0"/>
          <w:marRight w:val="0"/>
          <w:marTop w:val="0"/>
          <w:marBottom w:val="0"/>
          <w:divBdr>
            <w:top w:val="none" w:sz="0" w:space="0" w:color="auto"/>
            <w:left w:val="none" w:sz="0" w:space="0" w:color="auto"/>
            <w:bottom w:val="none" w:sz="0" w:space="0" w:color="auto"/>
            <w:right w:val="none" w:sz="0" w:space="0" w:color="auto"/>
          </w:divBdr>
        </w:div>
        <w:div w:id="562915356">
          <w:marLeft w:val="0"/>
          <w:marRight w:val="0"/>
          <w:marTop w:val="0"/>
          <w:marBottom w:val="0"/>
          <w:divBdr>
            <w:top w:val="none" w:sz="0" w:space="0" w:color="auto"/>
            <w:left w:val="none" w:sz="0" w:space="0" w:color="auto"/>
            <w:bottom w:val="none" w:sz="0" w:space="0" w:color="auto"/>
            <w:right w:val="none" w:sz="0" w:space="0" w:color="auto"/>
          </w:divBdr>
        </w:div>
        <w:div w:id="946078512">
          <w:marLeft w:val="0"/>
          <w:marRight w:val="0"/>
          <w:marTop w:val="0"/>
          <w:marBottom w:val="0"/>
          <w:divBdr>
            <w:top w:val="none" w:sz="0" w:space="0" w:color="auto"/>
            <w:left w:val="none" w:sz="0" w:space="0" w:color="auto"/>
            <w:bottom w:val="none" w:sz="0" w:space="0" w:color="auto"/>
            <w:right w:val="none" w:sz="0" w:space="0" w:color="auto"/>
          </w:divBdr>
        </w:div>
        <w:div w:id="1133594043">
          <w:marLeft w:val="0"/>
          <w:marRight w:val="0"/>
          <w:marTop w:val="0"/>
          <w:marBottom w:val="0"/>
          <w:divBdr>
            <w:top w:val="none" w:sz="0" w:space="0" w:color="auto"/>
            <w:left w:val="none" w:sz="0" w:space="0" w:color="auto"/>
            <w:bottom w:val="none" w:sz="0" w:space="0" w:color="auto"/>
            <w:right w:val="none" w:sz="0" w:space="0" w:color="auto"/>
          </w:divBdr>
        </w:div>
        <w:div w:id="1746801031">
          <w:marLeft w:val="0"/>
          <w:marRight w:val="0"/>
          <w:marTop w:val="0"/>
          <w:marBottom w:val="0"/>
          <w:divBdr>
            <w:top w:val="none" w:sz="0" w:space="0" w:color="auto"/>
            <w:left w:val="none" w:sz="0" w:space="0" w:color="auto"/>
            <w:bottom w:val="none" w:sz="0" w:space="0" w:color="auto"/>
            <w:right w:val="none" w:sz="0" w:space="0" w:color="auto"/>
          </w:divBdr>
        </w:div>
        <w:div w:id="2059283430">
          <w:marLeft w:val="0"/>
          <w:marRight w:val="0"/>
          <w:marTop w:val="0"/>
          <w:marBottom w:val="0"/>
          <w:divBdr>
            <w:top w:val="none" w:sz="0" w:space="0" w:color="auto"/>
            <w:left w:val="none" w:sz="0" w:space="0" w:color="auto"/>
            <w:bottom w:val="none" w:sz="0" w:space="0" w:color="auto"/>
            <w:right w:val="none" w:sz="0" w:space="0" w:color="auto"/>
          </w:divBdr>
        </w:div>
      </w:divsChild>
    </w:div>
    <w:div w:id="748431766">
      <w:bodyDiv w:val="1"/>
      <w:marLeft w:val="0"/>
      <w:marRight w:val="0"/>
      <w:marTop w:val="0"/>
      <w:marBottom w:val="0"/>
      <w:divBdr>
        <w:top w:val="none" w:sz="0" w:space="0" w:color="auto"/>
        <w:left w:val="none" w:sz="0" w:space="0" w:color="auto"/>
        <w:bottom w:val="none" w:sz="0" w:space="0" w:color="auto"/>
        <w:right w:val="none" w:sz="0" w:space="0" w:color="auto"/>
      </w:divBdr>
    </w:div>
    <w:div w:id="754980024">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206259102">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374884774">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779717568">
      <w:bodyDiv w:val="1"/>
      <w:marLeft w:val="0"/>
      <w:marRight w:val="0"/>
      <w:marTop w:val="0"/>
      <w:marBottom w:val="0"/>
      <w:divBdr>
        <w:top w:val="none" w:sz="0" w:space="0" w:color="auto"/>
        <w:left w:val="none" w:sz="0" w:space="0" w:color="auto"/>
        <w:bottom w:val="none" w:sz="0" w:space="0" w:color="auto"/>
        <w:right w:val="none" w:sz="0" w:space="0" w:color="auto"/>
      </w:divBdr>
      <w:divsChild>
        <w:div w:id="962535405">
          <w:marLeft w:val="0"/>
          <w:marRight w:val="0"/>
          <w:marTop w:val="0"/>
          <w:marBottom w:val="0"/>
          <w:divBdr>
            <w:top w:val="none" w:sz="0" w:space="0" w:color="auto"/>
            <w:left w:val="none" w:sz="0" w:space="0" w:color="auto"/>
            <w:bottom w:val="none" w:sz="0" w:space="0" w:color="auto"/>
            <w:right w:val="none" w:sz="0" w:space="0" w:color="auto"/>
          </w:divBdr>
        </w:div>
      </w:divsChild>
    </w:div>
    <w:div w:id="1827668891">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 w:id="2112847155">
      <w:bodyDiv w:val="1"/>
      <w:marLeft w:val="0"/>
      <w:marRight w:val="0"/>
      <w:marTop w:val="0"/>
      <w:marBottom w:val="0"/>
      <w:divBdr>
        <w:top w:val="none" w:sz="0" w:space="0" w:color="auto"/>
        <w:left w:val="none" w:sz="0" w:space="0" w:color="auto"/>
        <w:bottom w:val="none" w:sz="0" w:space="0" w:color="auto"/>
        <w:right w:val="none" w:sz="0" w:space="0" w:color="auto"/>
      </w:divBdr>
      <w:divsChild>
        <w:div w:id="1395347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wmf"/><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83EE9E-E2F3-4225-92B6-3DBB4E090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23061</Words>
  <Characters>124533</Characters>
  <Application>Microsoft Office Word</Application>
  <DocSecurity>0</DocSecurity>
  <Lines>1037</Lines>
  <Paragraphs>294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147300</CharactersWithSpaces>
  <SharedDoc>false</SharedDoc>
  <HLinks>
    <vt:vector size="6" baseType="variant">
      <vt:variant>
        <vt:i4>2949214</vt:i4>
      </vt:variant>
      <vt:variant>
        <vt:i4>0</vt:i4>
      </vt:variant>
      <vt:variant>
        <vt:i4>0</vt:i4>
      </vt:variant>
      <vt:variant>
        <vt:i4>5</vt:i4>
      </vt:variant>
      <vt:variant>
        <vt:lpwstr>mailto:backoffice@pentagonotrustee.com.br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creator>Mattos Filho</dc:creator>
  <cp:keywords>INTERNAL</cp:keywords>
  <cp:lastModifiedBy>Samuel Gustavo Calazans Dimbarre</cp:lastModifiedBy>
  <cp:revision>4</cp:revision>
  <cp:lastPrinted>2015-04-14T20:25:00Z</cp:lastPrinted>
  <dcterms:created xsi:type="dcterms:W3CDTF">2015-04-17T11:47:00Z</dcterms:created>
  <dcterms:modified xsi:type="dcterms:W3CDTF">2015-04-17T11:50:00Z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- 13588035v5 </vt:lpwstr>
  </property>
  <property fmtid="{D5CDD505-2E9C-101B-9397-08002B2CF9AE}" pid="3" name="MAIL_MSG_ID2">
    <vt:lpwstr>1f1vvXT+FE7ENt/i1BzbxWbEVxvQLzxa1y3ADEkFeRfWX3CdkWHUf2KZ+ps_x000d_
fBE6RFheMZdHJJk54ZgoVufK7xFqZwWfcNQX1W1rku6NpWWU</vt:lpwstr>
  </property>
  <property fmtid="{D5CDD505-2E9C-101B-9397-08002B2CF9AE}" pid="4" name="RESPONSE_SENDER_NAME">
    <vt:lpwstr>gAAAdya76B99d4hLGUR1rQ+8TxTv0GGEPdix</vt:lpwstr>
  </property>
  <property fmtid="{D5CDD505-2E9C-101B-9397-08002B2CF9AE}" pid="5" name="MAIL_MSG_ID1">
    <vt:lpwstr>ABAAVOAfoSrQoyweUJos6qjnIg0HUKUY555lwOWNdsa/Gby9AhxCV2sX3U2kPFxFPQNJ</vt:lpwstr>
  </property>
  <property fmtid="{D5CDD505-2E9C-101B-9397-08002B2CF9AE}" pid="6" name="EMAIL_OWNER_ADDRESS">
    <vt:lpwstr>4AAA6DouqOs9baE1yUgU1m6YMPpAjIpYqz62KyhbOQZ4K3GLSMlpJrrUaQ==</vt:lpwstr>
  </property>
  <property fmtid="{D5CDD505-2E9C-101B-9397-08002B2CF9AE}" pid="7" name="_NewReviewCycle">
    <vt:lpwstr/>
  </property>
  <property fmtid="{D5CDD505-2E9C-101B-9397-08002B2CF9AE}" pid="8" name="Classification">
    <vt:lpwstr>INTERNAL</vt:lpwstr>
  </property>
  <property fmtid="{D5CDD505-2E9C-101B-9397-08002B2CF9AE}" pid="9" name="Source">
    <vt:lpwstr>External</vt:lpwstr>
  </property>
  <property fmtid="{D5CDD505-2E9C-101B-9397-08002B2CF9AE}" pid="10" name="Footers">
    <vt:lpwstr>Footers</vt:lpwstr>
  </property>
  <property fmtid="{D5CDD505-2E9C-101B-9397-08002B2CF9AE}" pid="11" name="DocClassification">
    <vt:lpwstr>CLAINTERN</vt:lpwstr>
  </property>
</Properties>
</file>