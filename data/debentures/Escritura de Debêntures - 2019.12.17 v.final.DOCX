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A1D6C" w14:textId="1F818D87" w:rsidR="0078595A" w:rsidRPr="00CA3CDC" w:rsidRDefault="006C48AC" w:rsidP="0050450F">
      <w:pPr>
        <w:spacing w:after="240" w:line="320" w:lineRule="exact"/>
        <w:rPr>
          <w:rStyle w:val="DeltaViewInsertion"/>
          <w:rFonts w:ascii="Tahoma" w:eastAsia="Times New Roman" w:hAnsi="Tahoma" w:cs="Tahoma"/>
          <w:b/>
          <w:color w:val="auto"/>
          <w:sz w:val="22"/>
          <w:szCs w:val="22"/>
          <w:u w:val="none"/>
        </w:rPr>
      </w:pPr>
      <w:bookmarkStart w:id="0" w:name="_Hlk23712550"/>
      <w:r w:rsidRPr="003D4933">
        <w:rPr>
          <w:rStyle w:val="DeltaViewInsertion"/>
          <w:rFonts w:ascii="Tahoma" w:hAnsi="Tahoma"/>
          <w:b/>
          <w:color w:val="auto"/>
          <w:sz w:val="22"/>
          <w:u w:val="none"/>
        </w:rPr>
        <w:t>I</w:t>
      </w:r>
      <w:r w:rsidR="0078595A" w:rsidRPr="003D4933">
        <w:rPr>
          <w:rStyle w:val="DeltaViewInsertion"/>
          <w:rFonts w:ascii="Tahoma" w:hAnsi="Tahoma"/>
          <w:b/>
          <w:color w:val="auto"/>
          <w:sz w:val="22"/>
          <w:u w:val="none"/>
        </w:rPr>
        <w:t xml:space="preserve">NSTRUMENTO PARTICULAR DE ESCRITURA DA </w:t>
      </w:r>
      <w:r w:rsidR="00DC220A" w:rsidRPr="003D4933">
        <w:rPr>
          <w:rStyle w:val="DeltaViewInsertion"/>
          <w:rFonts w:ascii="Tahoma" w:eastAsia="Times New Roman" w:hAnsi="Tahoma" w:cs="Tahoma"/>
          <w:b/>
          <w:color w:val="auto"/>
          <w:sz w:val="22"/>
          <w:szCs w:val="22"/>
          <w:u w:val="none"/>
        </w:rPr>
        <w:t xml:space="preserve">2ª </w:t>
      </w:r>
      <w:r w:rsidR="0078595A" w:rsidRPr="003D4933">
        <w:rPr>
          <w:rStyle w:val="DeltaViewInsertion"/>
          <w:rFonts w:ascii="Tahoma" w:eastAsia="Times New Roman" w:hAnsi="Tahoma" w:cs="Tahoma"/>
          <w:b/>
          <w:color w:val="auto"/>
          <w:sz w:val="22"/>
          <w:szCs w:val="22"/>
          <w:u w:val="none"/>
        </w:rPr>
        <w:t>(</w:t>
      </w:r>
      <w:r w:rsidR="00DC220A" w:rsidRPr="003D4933">
        <w:rPr>
          <w:rStyle w:val="DeltaViewInsertion"/>
          <w:rFonts w:ascii="Tahoma" w:eastAsia="Times New Roman" w:hAnsi="Tahoma" w:cs="Tahoma"/>
          <w:b/>
          <w:color w:val="auto"/>
          <w:sz w:val="22"/>
          <w:szCs w:val="22"/>
          <w:u w:val="none"/>
        </w:rPr>
        <w:t>SEGUNDA</w:t>
      </w:r>
      <w:r w:rsidR="0078595A" w:rsidRPr="003D4933">
        <w:rPr>
          <w:rStyle w:val="DeltaViewInsertion"/>
          <w:rFonts w:ascii="Tahoma" w:eastAsia="Times New Roman" w:hAnsi="Tahoma" w:cs="Tahoma"/>
          <w:b/>
          <w:color w:val="auto"/>
          <w:sz w:val="22"/>
          <w:szCs w:val="22"/>
          <w:u w:val="none"/>
        </w:rPr>
        <w:t>)</w:t>
      </w:r>
      <w:r w:rsidR="0078595A" w:rsidRPr="003D4933">
        <w:rPr>
          <w:rStyle w:val="DeltaViewInsertion"/>
          <w:rFonts w:ascii="Tahoma" w:hAnsi="Tahoma"/>
          <w:b/>
          <w:color w:val="auto"/>
          <w:sz w:val="22"/>
          <w:u w:val="none"/>
        </w:rPr>
        <w:t xml:space="preserve"> EMISSÃO DE DEBÊNTURES SIMPLES, NÃO CO</w:t>
      </w:r>
      <w:r w:rsidR="0013533B" w:rsidRPr="003D4933">
        <w:rPr>
          <w:rStyle w:val="DeltaViewInsertion"/>
          <w:rFonts w:ascii="Tahoma" w:hAnsi="Tahoma"/>
          <w:b/>
          <w:color w:val="auto"/>
          <w:sz w:val="22"/>
          <w:u w:val="none"/>
        </w:rPr>
        <w:t xml:space="preserve">NVERSÍVEIS EM AÇÕES, DA ESPÉCIE </w:t>
      </w:r>
      <w:r w:rsidR="00CF1052" w:rsidRPr="003D4933">
        <w:rPr>
          <w:rStyle w:val="DeltaViewInsertion"/>
          <w:rFonts w:ascii="Tahoma" w:hAnsi="Tahoma"/>
          <w:b/>
          <w:color w:val="auto"/>
          <w:sz w:val="22"/>
          <w:u w:val="none"/>
        </w:rPr>
        <w:t>COM GARANTIA REAL</w:t>
      </w:r>
      <w:r w:rsidR="00B87CEB" w:rsidRPr="003D4933">
        <w:rPr>
          <w:rStyle w:val="DeltaViewInsertion"/>
          <w:rFonts w:ascii="Tahoma" w:hAnsi="Tahoma"/>
          <w:b/>
          <w:color w:val="auto"/>
          <w:sz w:val="22"/>
          <w:u w:val="none"/>
        </w:rPr>
        <w:t xml:space="preserve">, </w:t>
      </w:r>
      <w:r w:rsidR="0078595A" w:rsidRPr="003D4933">
        <w:rPr>
          <w:rStyle w:val="DeltaViewInsertion"/>
          <w:rFonts w:ascii="Tahoma" w:hAnsi="Tahoma"/>
          <w:b/>
          <w:color w:val="auto"/>
          <w:sz w:val="22"/>
          <w:u w:val="none"/>
        </w:rPr>
        <w:t xml:space="preserve">EM </w:t>
      </w:r>
      <w:r w:rsidR="00BF3C1E" w:rsidRPr="003D4933">
        <w:rPr>
          <w:rStyle w:val="DeltaViewInsertion"/>
          <w:rFonts w:ascii="Tahoma" w:hAnsi="Tahoma"/>
          <w:b/>
          <w:color w:val="auto"/>
          <w:sz w:val="22"/>
          <w:u w:val="none"/>
        </w:rPr>
        <w:t xml:space="preserve">DUAS </w:t>
      </w:r>
      <w:r w:rsidR="001D2E1B" w:rsidRPr="003D4933">
        <w:rPr>
          <w:rStyle w:val="DeltaViewInsertion"/>
          <w:rFonts w:ascii="Tahoma" w:hAnsi="Tahoma"/>
          <w:b/>
          <w:color w:val="auto"/>
          <w:sz w:val="22"/>
          <w:u w:val="none"/>
        </w:rPr>
        <w:t>SÉRIE</w:t>
      </w:r>
      <w:r w:rsidR="00BF3C1E" w:rsidRPr="003D4933">
        <w:rPr>
          <w:rStyle w:val="DeltaViewInsertion"/>
          <w:rFonts w:ascii="Tahoma" w:hAnsi="Tahoma"/>
          <w:b/>
          <w:color w:val="auto"/>
          <w:sz w:val="22"/>
          <w:u w:val="none"/>
        </w:rPr>
        <w:t>S</w:t>
      </w:r>
      <w:r w:rsidR="0078595A" w:rsidRPr="003D4933">
        <w:rPr>
          <w:rStyle w:val="DeltaViewInsertion"/>
          <w:rFonts w:ascii="Tahoma" w:hAnsi="Tahoma"/>
          <w:b/>
          <w:color w:val="auto"/>
          <w:sz w:val="22"/>
          <w:u w:val="none"/>
        </w:rPr>
        <w:t xml:space="preserve">, DA </w:t>
      </w:r>
      <w:r w:rsidR="00DC220A" w:rsidRPr="003D4933">
        <w:rPr>
          <w:rFonts w:ascii="Tahoma" w:hAnsi="Tahoma" w:cs="Tahoma"/>
          <w:b/>
          <w:bCs/>
          <w:sz w:val="22"/>
          <w:szCs w:val="22"/>
        </w:rPr>
        <w:t xml:space="preserve">ALMEIDA JUNIOR SHOPPING </w:t>
      </w:r>
      <w:r w:rsidR="00867C05" w:rsidRPr="003D4933">
        <w:rPr>
          <w:rFonts w:ascii="Tahoma" w:hAnsi="Tahoma" w:cs="Tahoma"/>
          <w:b/>
          <w:bCs/>
          <w:sz w:val="22"/>
          <w:szCs w:val="22"/>
        </w:rPr>
        <w:t xml:space="preserve">CENTERS </w:t>
      </w:r>
      <w:r w:rsidR="00DC220A" w:rsidRPr="00CA3CDC">
        <w:rPr>
          <w:rFonts w:ascii="Tahoma" w:hAnsi="Tahoma" w:cs="Tahoma"/>
          <w:b/>
          <w:bCs/>
          <w:sz w:val="22"/>
          <w:szCs w:val="22"/>
        </w:rPr>
        <w:t>S.A</w:t>
      </w:r>
      <w:r w:rsidR="00A979D3" w:rsidRPr="00CA3CDC">
        <w:rPr>
          <w:rFonts w:ascii="Tahoma" w:hAnsi="Tahoma" w:cs="Tahoma"/>
          <w:b/>
          <w:bCs/>
          <w:sz w:val="22"/>
          <w:szCs w:val="22"/>
        </w:rPr>
        <w:t>.</w:t>
      </w:r>
      <w:r w:rsidR="007271A1" w:rsidRPr="00CA3CDC">
        <w:rPr>
          <w:rStyle w:val="DeltaViewInsertion"/>
          <w:rFonts w:ascii="Tahoma" w:eastAsia="Times New Roman" w:hAnsi="Tahoma" w:cs="Tahoma"/>
          <w:b/>
          <w:color w:val="auto"/>
          <w:sz w:val="22"/>
          <w:szCs w:val="22"/>
          <w:u w:val="none"/>
        </w:rPr>
        <w:t xml:space="preserve">, PARA </w:t>
      </w:r>
      <w:r w:rsidR="00DC220A" w:rsidRPr="00CA3CDC">
        <w:rPr>
          <w:rStyle w:val="DeltaViewInsertion"/>
          <w:rFonts w:ascii="Tahoma" w:eastAsia="Times New Roman" w:hAnsi="Tahoma" w:cs="Tahoma"/>
          <w:b/>
          <w:color w:val="auto"/>
          <w:sz w:val="22"/>
          <w:szCs w:val="22"/>
          <w:u w:val="none"/>
        </w:rPr>
        <w:t>COLOCAÇÃO PRIVADA</w:t>
      </w:r>
    </w:p>
    <w:p w14:paraId="3757B2F8" w14:textId="77777777" w:rsidR="00DC220A" w:rsidRPr="00CA3CDC" w:rsidRDefault="00DC220A" w:rsidP="0050450F">
      <w:pPr>
        <w:spacing w:after="240" w:line="320" w:lineRule="exact"/>
        <w:rPr>
          <w:rStyle w:val="DeltaViewInsertion"/>
          <w:rFonts w:ascii="Tahoma" w:hAnsi="Tahoma"/>
          <w:b/>
          <w:color w:val="auto"/>
          <w:sz w:val="22"/>
          <w:u w:val="none"/>
        </w:rPr>
      </w:pPr>
    </w:p>
    <w:p w14:paraId="3A799BF3" w14:textId="36BBBE6B" w:rsidR="008B7649" w:rsidRPr="00CA3CDC" w:rsidRDefault="005374E1" w:rsidP="0050450F">
      <w:pPr>
        <w:spacing w:after="240" w:line="320" w:lineRule="exact"/>
        <w:rPr>
          <w:rFonts w:ascii="Tahoma" w:hAnsi="Tahoma" w:cs="Tahoma"/>
          <w:sz w:val="22"/>
          <w:szCs w:val="22"/>
        </w:rPr>
      </w:pPr>
      <w:r w:rsidRPr="00CA3CDC">
        <w:rPr>
          <w:rFonts w:ascii="Tahoma" w:hAnsi="Tahoma" w:cs="Tahoma"/>
          <w:sz w:val="22"/>
          <w:szCs w:val="22"/>
        </w:rPr>
        <w:t>Pelo presente</w:t>
      </w:r>
      <w:r w:rsidR="00DC220A" w:rsidRPr="00CA3CDC">
        <w:rPr>
          <w:rFonts w:ascii="Tahoma" w:hAnsi="Tahoma" w:cs="Tahoma"/>
          <w:sz w:val="22"/>
          <w:szCs w:val="22"/>
        </w:rPr>
        <w:t xml:space="preserve"> instrumento</w:t>
      </w:r>
      <w:r w:rsidRPr="00CA3CDC">
        <w:rPr>
          <w:rFonts w:ascii="Tahoma" w:hAnsi="Tahoma" w:cs="Tahoma"/>
          <w:sz w:val="22"/>
          <w:szCs w:val="22"/>
        </w:rPr>
        <w:t>:</w:t>
      </w:r>
    </w:p>
    <w:p w14:paraId="66609A88" w14:textId="61BF8843" w:rsidR="005374E1" w:rsidRPr="00CA3CDC" w:rsidRDefault="00DC220A" w:rsidP="0050450F">
      <w:pPr>
        <w:pStyle w:val="CharCharCharCharChar2CharCharChar1CharCharCharChar"/>
        <w:spacing w:after="240" w:line="320" w:lineRule="exact"/>
        <w:jc w:val="both"/>
        <w:rPr>
          <w:rFonts w:ascii="Tahoma" w:hAnsi="Tahoma" w:cs="Tahoma"/>
          <w:b/>
          <w:sz w:val="22"/>
          <w:szCs w:val="22"/>
          <w:lang w:val="pt-BR"/>
        </w:rPr>
      </w:pPr>
      <w:bookmarkStart w:id="1" w:name="_Hlk26220528"/>
      <w:bookmarkStart w:id="2" w:name="_Hlk26220495"/>
      <w:bookmarkStart w:id="3" w:name="_Hlk26192905"/>
      <w:bookmarkStart w:id="4" w:name="_Hlk24810928"/>
      <w:r w:rsidRPr="00CA3CDC">
        <w:rPr>
          <w:rFonts w:ascii="Tahoma" w:hAnsi="Tahoma" w:cs="Tahoma"/>
          <w:b/>
          <w:bCs/>
          <w:sz w:val="22"/>
          <w:szCs w:val="22"/>
          <w:lang w:val="pt-BR"/>
        </w:rPr>
        <w:t xml:space="preserve">ALMEIDA JUNIOR SHOPPING CENTERS </w:t>
      </w:r>
      <w:r w:rsidR="00A979D3" w:rsidRPr="00CA3CDC">
        <w:rPr>
          <w:rFonts w:ascii="Tahoma" w:hAnsi="Tahoma" w:cs="Tahoma"/>
          <w:b/>
          <w:bCs/>
          <w:sz w:val="22"/>
          <w:szCs w:val="22"/>
          <w:lang w:val="pt-BR"/>
        </w:rPr>
        <w:t>S.A.</w:t>
      </w:r>
      <w:bookmarkEnd w:id="1"/>
      <w:r w:rsidR="00A979D3" w:rsidRPr="00CA3CDC">
        <w:rPr>
          <w:rFonts w:ascii="Tahoma" w:hAnsi="Tahoma" w:cs="Tahoma"/>
          <w:sz w:val="22"/>
          <w:szCs w:val="22"/>
          <w:lang w:val="pt-BR"/>
        </w:rPr>
        <w:t>,</w:t>
      </w:r>
      <w:r w:rsidR="00A979D3" w:rsidRPr="0028568C">
        <w:rPr>
          <w:rFonts w:ascii="Tahoma" w:hAnsi="Tahoma"/>
          <w:sz w:val="22"/>
          <w:lang w:val="pt-BR"/>
        </w:rPr>
        <w:t xml:space="preserve"> </w:t>
      </w:r>
      <w:r w:rsidR="00A979D3" w:rsidRPr="00CA3CDC">
        <w:rPr>
          <w:rFonts w:ascii="Tahoma" w:hAnsi="Tahoma" w:cs="Tahoma"/>
          <w:sz w:val="22"/>
          <w:szCs w:val="22"/>
          <w:lang w:val="pt-BR"/>
        </w:rPr>
        <w:t xml:space="preserve">sociedade </w:t>
      </w:r>
      <w:r w:rsidR="00124863" w:rsidRPr="00CA3CDC">
        <w:rPr>
          <w:rFonts w:ascii="Tahoma" w:hAnsi="Tahoma" w:cs="Tahoma"/>
          <w:sz w:val="22"/>
          <w:szCs w:val="22"/>
          <w:lang w:val="pt-BR"/>
        </w:rPr>
        <w:t>por ações</w:t>
      </w:r>
      <w:r w:rsidR="005440C6" w:rsidRPr="00CA3CDC">
        <w:rPr>
          <w:rFonts w:ascii="Tahoma" w:hAnsi="Tahoma" w:cs="Tahoma"/>
          <w:sz w:val="22"/>
          <w:szCs w:val="22"/>
          <w:lang w:val="pt-BR"/>
        </w:rPr>
        <w:t xml:space="preserve"> sem registro de companhia aberta perante a Comissão de Valores Mobiliários (“</w:t>
      </w:r>
      <w:r w:rsidR="005440C6" w:rsidRPr="00CA3CDC">
        <w:rPr>
          <w:rFonts w:ascii="Tahoma" w:hAnsi="Tahoma" w:cs="Tahoma"/>
          <w:sz w:val="22"/>
          <w:szCs w:val="22"/>
          <w:u w:val="single"/>
          <w:lang w:val="pt-BR"/>
        </w:rPr>
        <w:t>CVM</w:t>
      </w:r>
      <w:r w:rsidR="005440C6" w:rsidRPr="00CA3CDC">
        <w:rPr>
          <w:rFonts w:ascii="Tahoma" w:hAnsi="Tahoma" w:cs="Tahoma"/>
          <w:sz w:val="22"/>
          <w:szCs w:val="22"/>
          <w:lang w:val="pt-BR"/>
        </w:rPr>
        <w:t>”)</w:t>
      </w:r>
      <w:r w:rsidR="00A979D3" w:rsidRPr="00CA3CDC">
        <w:rPr>
          <w:rFonts w:ascii="Tahoma" w:hAnsi="Tahoma" w:cs="Tahoma"/>
          <w:sz w:val="22"/>
          <w:szCs w:val="22"/>
          <w:lang w:val="pt-BR"/>
        </w:rPr>
        <w:t xml:space="preserve">, </w:t>
      </w:r>
      <w:r w:rsidR="00324870" w:rsidRPr="00324870">
        <w:rPr>
          <w:rFonts w:ascii="Tahoma" w:hAnsi="Tahoma" w:cs="Tahoma"/>
          <w:sz w:val="22"/>
          <w:szCs w:val="22"/>
          <w:lang w:val="pt-BR"/>
        </w:rPr>
        <w:t xml:space="preserve">com sede na Cidade de São Paulo, Estado de São Paulo, na Avenida Brigadeiro Faria Lima, nº 2.277, 16º andar, Conjunto 1604, Edifício Plaza Iguatemi, bairro Jardim Paulistano, </w:t>
      </w:r>
      <w:r w:rsidR="00A979D3" w:rsidRPr="00CA3CDC">
        <w:rPr>
          <w:rFonts w:ascii="Tahoma" w:hAnsi="Tahoma" w:cs="Tahoma"/>
          <w:sz w:val="22"/>
          <w:szCs w:val="22"/>
          <w:lang w:val="pt-BR"/>
        </w:rPr>
        <w:t xml:space="preserve">inscrita no </w:t>
      </w:r>
      <w:r w:rsidR="00A979D3" w:rsidRPr="00CA3CDC">
        <w:rPr>
          <w:rFonts w:ascii="Tahoma" w:eastAsia="Arial Unicode MS" w:hAnsi="Tahoma" w:cs="Tahoma"/>
          <w:sz w:val="22"/>
          <w:szCs w:val="22"/>
          <w:lang w:val="pt-BR"/>
        </w:rPr>
        <w:t>Cadastro Nacional da Pessoa Jurídica do Ministério da Economia (“</w:t>
      </w:r>
      <w:r w:rsidR="00A979D3" w:rsidRPr="00CA3CDC">
        <w:rPr>
          <w:rFonts w:ascii="Tahoma" w:eastAsia="Arial Unicode MS" w:hAnsi="Tahoma" w:cs="Tahoma"/>
          <w:sz w:val="22"/>
          <w:szCs w:val="22"/>
          <w:u w:val="single"/>
          <w:lang w:val="pt-BR"/>
        </w:rPr>
        <w:t>CNPJ/ME</w:t>
      </w:r>
      <w:r w:rsidR="00A979D3" w:rsidRPr="00CA3CDC">
        <w:rPr>
          <w:rFonts w:ascii="Tahoma" w:eastAsia="Arial Unicode MS" w:hAnsi="Tahoma" w:cs="Tahoma"/>
          <w:sz w:val="22"/>
          <w:szCs w:val="22"/>
          <w:lang w:val="pt-BR"/>
        </w:rPr>
        <w:t xml:space="preserve">”) </w:t>
      </w:r>
      <w:r w:rsidR="00A979D3" w:rsidRPr="00CA3CDC">
        <w:rPr>
          <w:rFonts w:ascii="Tahoma" w:hAnsi="Tahoma" w:cs="Tahoma"/>
          <w:sz w:val="22"/>
          <w:szCs w:val="22"/>
          <w:lang w:val="pt-BR"/>
        </w:rPr>
        <w:t>sob o nº </w:t>
      </w:r>
      <w:r w:rsidRPr="00CA3CDC">
        <w:rPr>
          <w:rFonts w:ascii="Tahoma" w:hAnsi="Tahoma" w:cs="Tahoma"/>
          <w:sz w:val="22"/>
          <w:szCs w:val="22"/>
          <w:lang w:val="pt-BR"/>
        </w:rPr>
        <w:t>82.120.676</w:t>
      </w:r>
      <w:r w:rsidR="00A979D3" w:rsidRPr="00CA3CDC">
        <w:rPr>
          <w:rFonts w:ascii="Tahoma" w:hAnsi="Tahoma" w:cs="Tahoma"/>
          <w:sz w:val="22"/>
          <w:szCs w:val="22"/>
          <w:lang w:val="pt-BR"/>
        </w:rPr>
        <w:t>/0001-</w:t>
      </w:r>
      <w:bookmarkEnd w:id="2"/>
      <w:r w:rsidRPr="00CA3CDC">
        <w:rPr>
          <w:rFonts w:ascii="Tahoma" w:hAnsi="Tahoma" w:cs="Tahoma"/>
          <w:sz w:val="22"/>
          <w:szCs w:val="22"/>
          <w:lang w:val="pt-BR"/>
        </w:rPr>
        <w:t>83</w:t>
      </w:r>
      <w:r w:rsidR="00A979D3" w:rsidRPr="00CA3CDC">
        <w:rPr>
          <w:rFonts w:ascii="Tahoma" w:hAnsi="Tahoma" w:cs="Tahoma"/>
          <w:sz w:val="22"/>
          <w:szCs w:val="22"/>
          <w:lang w:val="pt-BR"/>
        </w:rPr>
        <w:t xml:space="preserve">, com seus atos constitutivos arquivados na Junta Comercial do </w:t>
      </w:r>
      <w:r w:rsidR="000D496F" w:rsidRPr="00CA3CDC">
        <w:rPr>
          <w:rFonts w:ascii="Tahoma" w:hAnsi="Tahoma" w:cs="Tahoma"/>
          <w:sz w:val="22"/>
          <w:szCs w:val="22"/>
          <w:lang w:val="pt-BR"/>
        </w:rPr>
        <w:t xml:space="preserve">Estado de </w:t>
      </w:r>
      <w:r w:rsidR="00A979D3" w:rsidRPr="00CA3CDC">
        <w:rPr>
          <w:rFonts w:ascii="Tahoma" w:hAnsi="Tahoma" w:cs="Tahoma"/>
          <w:sz w:val="22"/>
          <w:szCs w:val="22"/>
          <w:lang w:val="pt-BR"/>
        </w:rPr>
        <w:t>São Paulo (“</w:t>
      </w:r>
      <w:r w:rsidR="00B200A5" w:rsidRPr="00CA3CDC">
        <w:rPr>
          <w:rFonts w:ascii="Tahoma" w:hAnsi="Tahoma" w:cs="Tahoma"/>
          <w:sz w:val="22"/>
          <w:szCs w:val="22"/>
          <w:u w:val="single"/>
          <w:lang w:val="pt-BR"/>
        </w:rPr>
        <w:t>Junta Comercial</w:t>
      </w:r>
      <w:r w:rsidR="00A979D3" w:rsidRPr="00CA3CDC">
        <w:rPr>
          <w:rFonts w:ascii="Tahoma" w:hAnsi="Tahoma" w:cs="Tahoma"/>
          <w:sz w:val="22"/>
          <w:szCs w:val="22"/>
          <w:lang w:val="pt-BR"/>
        </w:rPr>
        <w:t xml:space="preserve">”) sob o </w:t>
      </w:r>
      <w:r w:rsidR="00324870">
        <w:rPr>
          <w:rFonts w:ascii="Tahoma" w:hAnsi="Tahoma" w:cs="Tahoma"/>
          <w:sz w:val="22"/>
          <w:szCs w:val="22"/>
          <w:lang w:val="pt-BR"/>
        </w:rPr>
        <w:t xml:space="preserve">Número de Identificação de Registro de Empresas – </w:t>
      </w:r>
      <w:r w:rsidR="00A979D3" w:rsidRPr="00CA3CDC">
        <w:rPr>
          <w:rFonts w:ascii="Tahoma" w:hAnsi="Tahoma" w:cs="Tahoma"/>
          <w:sz w:val="22"/>
          <w:szCs w:val="22"/>
          <w:lang w:val="pt-BR"/>
        </w:rPr>
        <w:t>NIRE</w:t>
      </w:r>
      <w:r w:rsidR="00324870">
        <w:rPr>
          <w:rFonts w:ascii="Tahoma" w:hAnsi="Tahoma" w:cs="Tahoma"/>
          <w:sz w:val="22"/>
          <w:szCs w:val="22"/>
          <w:lang w:val="pt-BR"/>
        </w:rPr>
        <w:t> </w:t>
      </w:r>
      <w:r w:rsidR="00A979D3" w:rsidRPr="00CA3CDC">
        <w:rPr>
          <w:rFonts w:ascii="Tahoma" w:hAnsi="Tahoma" w:cs="Tahoma"/>
          <w:sz w:val="22"/>
          <w:szCs w:val="22"/>
          <w:lang w:val="pt-BR"/>
        </w:rPr>
        <w:t>35</w:t>
      </w:r>
      <w:r w:rsidR="00FA05AA">
        <w:rPr>
          <w:rFonts w:ascii="Tahoma" w:hAnsi="Tahoma" w:cs="Tahoma"/>
          <w:sz w:val="22"/>
          <w:szCs w:val="22"/>
          <w:lang w:val="pt-BR"/>
        </w:rPr>
        <w:t>.300.412.087</w:t>
      </w:r>
      <w:r w:rsidR="00A979D3" w:rsidRPr="00CA3CDC">
        <w:rPr>
          <w:rFonts w:ascii="Tahoma" w:hAnsi="Tahoma" w:cs="Tahoma"/>
          <w:sz w:val="22"/>
          <w:szCs w:val="22"/>
          <w:lang w:val="pt-BR"/>
        </w:rPr>
        <w:t xml:space="preserve">, </w:t>
      </w:r>
      <w:r w:rsidR="00324870" w:rsidRPr="00324870">
        <w:rPr>
          <w:rFonts w:ascii="Tahoma" w:hAnsi="Tahoma" w:cs="Tahoma"/>
          <w:sz w:val="22"/>
          <w:szCs w:val="22"/>
          <w:lang w:val="pt-BR"/>
        </w:rPr>
        <w:t>neste ato representada por seus representantes legais devidamente constituídos na forma de seu Estatuto Social e identificados na respectiva página de assinaturas deste instrumento</w:t>
      </w:r>
      <w:r w:rsidR="00A979D3" w:rsidRPr="00CA3CDC">
        <w:rPr>
          <w:rFonts w:ascii="Tahoma" w:hAnsi="Tahoma" w:cs="Tahoma"/>
          <w:sz w:val="22"/>
          <w:szCs w:val="22"/>
          <w:lang w:val="pt-BR"/>
        </w:rPr>
        <w:t xml:space="preserve"> </w:t>
      </w:r>
      <w:bookmarkEnd w:id="3"/>
      <w:r w:rsidR="005374E1" w:rsidRPr="00CA3CDC">
        <w:rPr>
          <w:rFonts w:ascii="Tahoma" w:hAnsi="Tahoma" w:cs="Tahoma"/>
          <w:sz w:val="22"/>
          <w:szCs w:val="22"/>
          <w:lang w:val="pt-BR"/>
        </w:rPr>
        <w:t>(“</w:t>
      </w:r>
      <w:r w:rsidR="005374E1" w:rsidRPr="00CA3CDC">
        <w:rPr>
          <w:rFonts w:ascii="Tahoma" w:hAnsi="Tahoma"/>
          <w:sz w:val="22"/>
          <w:u w:val="single"/>
          <w:lang w:val="pt-BR"/>
        </w:rPr>
        <w:t>Emissora</w:t>
      </w:r>
      <w:r w:rsidR="004B543D" w:rsidRPr="00CA3CDC">
        <w:rPr>
          <w:rFonts w:ascii="Tahoma" w:hAnsi="Tahoma"/>
          <w:sz w:val="22"/>
          <w:lang w:val="pt-BR"/>
        </w:rPr>
        <w:t>” ou “</w:t>
      </w:r>
      <w:r w:rsidR="004B543D" w:rsidRPr="00CA3CDC">
        <w:rPr>
          <w:rFonts w:ascii="Tahoma" w:hAnsi="Tahoma"/>
          <w:sz w:val="22"/>
          <w:u w:val="single"/>
          <w:lang w:val="pt-BR"/>
        </w:rPr>
        <w:t>Companhia</w:t>
      </w:r>
      <w:r w:rsidR="005374E1" w:rsidRPr="00CA3CDC">
        <w:rPr>
          <w:rFonts w:ascii="Tahoma" w:hAnsi="Tahoma" w:cs="Tahoma"/>
          <w:sz w:val="22"/>
          <w:szCs w:val="22"/>
          <w:lang w:val="pt-BR"/>
        </w:rPr>
        <w:t>”);</w:t>
      </w:r>
      <w:r w:rsidR="00E50B96" w:rsidRPr="00CA3CDC">
        <w:rPr>
          <w:rFonts w:ascii="Tahoma" w:hAnsi="Tahoma" w:cs="Tahoma"/>
          <w:sz w:val="22"/>
          <w:szCs w:val="22"/>
          <w:lang w:val="pt-BR"/>
        </w:rPr>
        <w:t xml:space="preserve"> </w:t>
      </w:r>
    </w:p>
    <w:p w14:paraId="23154AC5" w14:textId="2BDD0CA0" w:rsidR="00DC220A" w:rsidRPr="00CA3CDC" w:rsidRDefault="00886E8B" w:rsidP="0050450F">
      <w:pPr>
        <w:pStyle w:val="CharCharCharCharChar2CharCharChar1CharCharCharChar"/>
        <w:spacing w:after="240" w:line="320" w:lineRule="exact"/>
        <w:jc w:val="both"/>
        <w:rPr>
          <w:rFonts w:ascii="Tahoma" w:hAnsi="Tahoma" w:cs="Tahoma"/>
          <w:sz w:val="22"/>
          <w:szCs w:val="22"/>
          <w:lang w:val="pt-BR"/>
        </w:rPr>
      </w:pPr>
      <w:bookmarkStart w:id="5" w:name="_Hlk23677849"/>
      <w:bookmarkEnd w:id="4"/>
      <w:r w:rsidRPr="00CA3CDC">
        <w:rPr>
          <w:rFonts w:ascii="Tahoma" w:hAnsi="Tahoma" w:cs="Tahoma"/>
          <w:b/>
          <w:smallCaps/>
          <w:color w:val="000000" w:themeColor="text1"/>
          <w:spacing w:val="2"/>
          <w:sz w:val="22"/>
          <w:szCs w:val="22"/>
          <w:lang w:val="pt-BR"/>
        </w:rPr>
        <w:t>TRUE SECURITIZADORA S.A</w:t>
      </w:r>
      <w:r w:rsidRPr="00CA3CDC">
        <w:rPr>
          <w:rFonts w:ascii="Tahoma" w:hAnsi="Tahoma" w:cs="Tahoma"/>
          <w:color w:val="000000" w:themeColor="text1"/>
          <w:spacing w:val="2"/>
          <w:sz w:val="22"/>
          <w:szCs w:val="22"/>
          <w:lang w:val="pt-BR"/>
        </w:rPr>
        <w:t xml:space="preserve">., </w:t>
      </w:r>
      <w:r w:rsidR="009D1411">
        <w:rPr>
          <w:rFonts w:ascii="Tahoma" w:hAnsi="Tahoma" w:cs="Tahoma"/>
          <w:color w:val="000000" w:themeColor="text1"/>
          <w:spacing w:val="2"/>
          <w:sz w:val="22"/>
          <w:szCs w:val="22"/>
          <w:lang w:val="pt-BR"/>
        </w:rPr>
        <w:t xml:space="preserve">sociedade por ações </w:t>
      </w:r>
      <w:r w:rsidR="00924BAB">
        <w:rPr>
          <w:rFonts w:ascii="Tahoma" w:hAnsi="Tahoma" w:cs="Tahoma"/>
          <w:color w:val="000000" w:themeColor="text1"/>
          <w:spacing w:val="2"/>
          <w:sz w:val="22"/>
          <w:szCs w:val="22"/>
          <w:lang w:val="pt-BR"/>
        </w:rPr>
        <w:t xml:space="preserve">com registro de </w:t>
      </w:r>
      <w:r w:rsidR="00924BAB" w:rsidRPr="00924BAB">
        <w:rPr>
          <w:rFonts w:ascii="Tahoma" w:hAnsi="Tahoma" w:cs="Tahoma"/>
          <w:color w:val="000000" w:themeColor="text1"/>
          <w:spacing w:val="2"/>
          <w:sz w:val="22"/>
          <w:szCs w:val="22"/>
          <w:lang w:val="pt-BR"/>
        </w:rPr>
        <w:t xml:space="preserve">companhia securitizadora </w:t>
      </w:r>
      <w:r w:rsidR="00924BAB">
        <w:rPr>
          <w:rFonts w:ascii="Tahoma" w:hAnsi="Tahoma" w:cs="Tahoma"/>
          <w:color w:val="000000" w:themeColor="text1"/>
          <w:spacing w:val="2"/>
          <w:sz w:val="22"/>
          <w:szCs w:val="22"/>
          <w:lang w:val="pt-BR"/>
        </w:rPr>
        <w:t>aberta perante a CVM sob o nº </w:t>
      </w:r>
      <w:r w:rsidR="00924BAB" w:rsidRPr="00924BAB">
        <w:rPr>
          <w:rFonts w:ascii="Tahoma" w:hAnsi="Tahoma" w:cs="Tahoma"/>
          <w:color w:val="000000" w:themeColor="text1"/>
          <w:spacing w:val="2"/>
          <w:sz w:val="22"/>
          <w:szCs w:val="22"/>
          <w:lang w:val="pt-BR"/>
        </w:rPr>
        <w:t>2227</w:t>
      </w:r>
      <w:r w:rsidR="00924BAB">
        <w:rPr>
          <w:rFonts w:ascii="Tahoma" w:hAnsi="Tahoma" w:cs="Tahoma"/>
          <w:color w:val="000000" w:themeColor="text1"/>
          <w:spacing w:val="2"/>
          <w:sz w:val="22"/>
          <w:szCs w:val="22"/>
          <w:lang w:val="pt-BR"/>
        </w:rPr>
        <w:t>-</w:t>
      </w:r>
      <w:r w:rsidR="00924BAB" w:rsidRPr="00924BAB">
        <w:rPr>
          <w:rFonts w:ascii="Tahoma" w:hAnsi="Tahoma" w:cs="Tahoma"/>
          <w:color w:val="000000" w:themeColor="text1"/>
          <w:spacing w:val="2"/>
          <w:sz w:val="22"/>
          <w:szCs w:val="22"/>
          <w:lang w:val="pt-BR"/>
        </w:rPr>
        <w:t>6</w:t>
      </w:r>
      <w:r w:rsidR="00924BAB">
        <w:rPr>
          <w:rFonts w:ascii="Tahoma" w:hAnsi="Tahoma" w:cs="Tahoma"/>
          <w:color w:val="000000" w:themeColor="text1"/>
          <w:spacing w:val="2"/>
          <w:sz w:val="22"/>
          <w:szCs w:val="22"/>
          <w:lang w:val="pt-BR"/>
        </w:rPr>
        <w:t xml:space="preserve">, </w:t>
      </w:r>
      <w:bookmarkEnd w:id="5"/>
      <w:r w:rsidR="00324870" w:rsidRPr="00324870">
        <w:rPr>
          <w:rFonts w:ascii="Tahoma" w:hAnsi="Tahoma" w:cs="Tahoma"/>
          <w:color w:val="000000" w:themeColor="text1"/>
          <w:spacing w:val="2"/>
          <w:sz w:val="22"/>
          <w:szCs w:val="22"/>
          <w:lang w:val="pt-BR"/>
        </w:rPr>
        <w:t xml:space="preserve">com sede na Cidade de São Paulo, Estado de São Paulo, na </w:t>
      </w:r>
      <w:bookmarkStart w:id="6" w:name="_Hlk494964940"/>
      <w:r w:rsidR="00324870" w:rsidRPr="00324870">
        <w:rPr>
          <w:rFonts w:ascii="Tahoma" w:hAnsi="Tahoma" w:cs="Tahoma"/>
          <w:color w:val="000000" w:themeColor="text1"/>
          <w:spacing w:val="2"/>
          <w:sz w:val="22"/>
          <w:szCs w:val="22"/>
          <w:lang w:val="pt-BR"/>
        </w:rPr>
        <w:t xml:space="preserve">Avenida Santo Amaro, nº 48, 1º andar, Conjunto 12, </w:t>
      </w:r>
      <w:bookmarkEnd w:id="6"/>
      <w:r w:rsidR="00324870" w:rsidRPr="00324870">
        <w:rPr>
          <w:rFonts w:ascii="Tahoma" w:hAnsi="Tahoma" w:cs="Tahoma"/>
          <w:color w:val="000000" w:themeColor="text1"/>
          <w:spacing w:val="2"/>
          <w:sz w:val="22"/>
          <w:szCs w:val="22"/>
          <w:lang w:val="pt-BR"/>
        </w:rPr>
        <w:t>bairro Vila Nova Conceição, inscrita no CNPJ/ME sob o nº 12.130.744/0001-00, neste ato representada por seus representantes legais devidamente constituídos na forma de seu Estatuto Social e identificados na respectiva página de assinaturas deste instrumento</w:t>
      </w:r>
      <w:r w:rsidR="00324870" w:rsidRPr="0028568C">
        <w:rPr>
          <w:rFonts w:ascii="Tahoma" w:hAnsi="Tahoma"/>
          <w:color w:val="000000" w:themeColor="text1"/>
          <w:spacing w:val="2"/>
          <w:sz w:val="22"/>
          <w:lang w:val="pt-BR"/>
        </w:rPr>
        <w:t xml:space="preserve"> </w:t>
      </w:r>
      <w:r w:rsidR="005374E1" w:rsidRPr="00CA3CDC">
        <w:rPr>
          <w:rFonts w:ascii="Tahoma" w:hAnsi="Tahoma" w:cs="Tahoma"/>
          <w:sz w:val="22"/>
          <w:szCs w:val="22"/>
          <w:lang w:val="pt-BR"/>
        </w:rPr>
        <w:t>(“</w:t>
      </w:r>
      <w:r w:rsidR="005374E1" w:rsidRPr="00CA3CDC">
        <w:rPr>
          <w:rFonts w:ascii="Tahoma" w:hAnsi="Tahoma"/>
          <w:sz w:val="22"/>
          <w:u w:val="single"/>
          <w:lang w:val="pt-BR"/>
        </w:rPr>
        <w:t>Debenturista</w:t>
      </w:r>
      <w:r w:rsidR="005374E1" w:rsidRPr="00CA3CDC">
        <w:rPr>
          <w:rFonts w:ascii="Tahoma" w:hAnsi="Tahoma" w:cs="Tahoma"/>
          <w:sz w:val="22"/>
          <w:szCs w:val="22"/>
          <w:lang w:val="pt-BR"/>
        </w:rPr>
        <w:t>”</w:t>
      </w:r>
      <w:r w:rsidR="00604E72" w:rsidRPr="00CA3CDC">
        <w:rPr>
          <w:rFonts w:ascii="Tahoma" w:hAnsi="Tahoma" w:cs="Tahoma"/>
          <w:sz w:val="22"/>
          <w:szCs w:val="22"/>
          <w:lang w:val="pt-BR"/>
        </w:rPr>
        <w:t xml:space="preserve"> ou “</w:t>
      </w:r>
      <w:r w:rsidR="00604E72" w:rsidRPr="00CA3CDC">
        <w:rPr>
          <w:rFonts w:ascii="Tahoma" w:hAnsi="Tahoma"/>
          <w:sz w:val="22"/>
          <w:u w:val="single"/>
          <w:lang w:val="pt-BR"/>
        </w:rPr>
        <w:t>Securitizadora</w:t>
      </w:r>
      <w:r w:rsidR="00604E72" w:rsidRPr="00CA3CDC">
        <w:rPr>
          <w:rFonts w:ascii="Tahoma" w:hAnsi="Tahoma" w:cs="Tahoma"/>
          <w:sz w:val="22"/>
          <w:szCs w:val="22"/>
          <w:lang w:val="pt-BR"/>
        </w:rPr>
        <w:t>”</w:t>
      </w:r>
      <w:r w:rsidR="00A05CEA" w:rsidRPr="00CA3CDC">
        <w:rPr>
          <w:rFonts w:ascii="Tahoma" w:hAnsi="Tahoma" w:cs="Tahoma"/>
          <w:sz w:val="22"/>
          <w:szCs w:val="22"/>
          <w:lang w:val="pt-BR"/>
        </w:rPr>
        <w:t xml:space="preserve">, </w:t>
      </w:r>
      <w:r w:rsidR="00E50B96" w:rsidRPr="00CA3CDC">
        <w:rPr>
          <w:rFonts w:ascii="Tahoma" w:hAnsi="Tahoma"/>
          <w:sz w:val="22"/>
          <w:lang w:val="pt-BR"/>
        </w:rPr>
        <w:t>s</w:t>
      </w:r>
      <w:r w:rsidR="005374E1" w:rsidRPr="00CA3CDC">
        <w:rPr>
          <w:rFonts w:ascii="Tahoma" w:hAnsi="Tahoma"/>
          <w:sz w:val="22"/>
          <w:lang w:val="pt-BR"/>
        </w:rPr>
        <w:t>endo a Emissora e a Debenturista</w:t>
      </w:r>
      <w:r w:rsidR="00324870" w:rsidRPr="00324870">
        <w:rPr>
          <w:rFonts w:ascii="Tahoma" w:hAnsi="Tahoma"/>
          <w:sz w:val="22"/>
          <w:lang w:val="pt-BR"/>
        </w:rPr>
        <w:t>, em conjunto, doravante denominados “</w:t>
      </w:r>
      <w:r w:rsidR="00324870" w:rsidRPr="00324870">
        <w:rPr>
          <w:rFonts w:ascii="Tahoma" w:hAnsi="Tahoma"/>
          <w:sz w:val="22"/>
          <w:u w:val="single"/>
          <w:lang w:val="pt-BR"/>
        </w:rPr>
        <w:t>Partes</w:t>
      </w:r>
      <w:r w:rsidR="00324870" w:rsidRPr="00324870">
        <w:rPr>
          <w:rFonts w:ascii="Tahoma" w:hAnsi="Tahoma"/>
          <w:sz w:val="22"/>
          <w:lang w:val="pt-BR"/>
        </w:rPr>
        <w:t>” e, individual e indistintamente, “</w:t>
      </w:r>
      <w:r w:rsidR="00324870" w:rsidRPr="00324870">
        <w:rPr>
          <w:rFonts w:ascii="Tahoma" w:hAnsi="Tahoma"/>
          <w:sz w:val="22"/>
          <w:u w:val="single"/>
          <w:lang w:val="pt-BR"/>
        </w:rPr>
        <w:t>Parte</w:t>
      </w:r>
      <w:r w:rsidR="00324870" w:rsidRPr="00324870">
        <w:rPr>
          <w:rFonts w:ascii="Tahoma" w:hAnsi="Tahoma"/>
          <w:sz w:val="22"/>
          <w:lang w:val="pt-BR"/>
        </w:rPr>
        <w:t>”</w:t>
      </w:r>
      <w:r w:rsidR="00A05CEA" w:rsidRPr="00CA3CDC">
        <w:rPr>
          <w:rFonts w:ascii="Tahoma" w:hAnsi="Tahoma" w:cs="Tahoma"/>
          <w:sz w:val="22"/>
          <w:szCs w:val="22"/>
          <w:lang w:val="pt-BR"/>
        </w:rPr>
        <w:t>)</w:t>
      </w:r>
      <w:r w:rsidR="00DC220A" w:rsidRPr="00CA3CDC">
        <w:rPr>
          <w:rFonts w:ascii="Tahoma" w:hAnsi="Tahoma" w:cs="Tahoma"/>
          <w:sz w:val="22"/>
          <w:szCs w:val="22"/>
          <w:lang w:val="pt-BR"/>
        </w:rPr>
        <w:t>;</w:t>
      </w:r>
    </w:p>
    <w:p w14:paraId="02E2289C" w14:textId="77777777" w:rsidR="00DC220A" w:rsidRPr="00CA3CDC" w:rsidRDefault="00DC220A" w:rsidP="0050450F">
      <w:pPr>
        <w:pStyle w:val="CharCharCharCharChar2CharCharChar1CharCharCharChar"/>
        <w:spacing w:after="240" w:line="320" w:lineRule="exact"/>
        <w:jc w:val="both"/>
        <w:rPr>
          <w:rFonts w:ascii="Tahoma" w:hAnsi="Tahoma" w:cs="Tahoma"/>
          <w:sz w:val="22"/>
          <w:szCs w:val="22"/>
          <w:lang w:val="pt-BR"/>
        </w:rPr>
      </w:pPr>
      <w:r w:rsidRPr="00CA3CDC">
        <w:rPr>
          <w:rFonts w:ascii="Tahoma" w:hAnsi="Tahoma" w:cs="Tahoma"/>
          <w:sz w:val="22"/>
          <w:szCs w:val="22"/>
          <w:lang w:val="pt-BR"/>
        </w:rPr>
        <w:t xml:space="preserve">na qualidade de fiador: </w:t>
      </w:r>
    </w:p>
    <w:p w14:paraId="393C8F43" w14:textId="3CECA86B" w:rsidR="00DC220A" w:rsidRPr="00CA3CDC" w:rsidRDefault="00DC220A" w:rsidP="0050450F">
      <w:pPr>
        <w:pStyle w:val="CharCharCharCharChar2CharCharChar1CharCharCharChar"/>
        <w:spacing w:after="240" w:line="320" w:lineRule="exact"/>
        <w:jc w:val="both"/>
        <w:rPr>
          <w:rFonts w:ascii="Tahoma" w:hAnsi="Tahoma" w:cs="Tahoma"/>
          <w:color w:val="000000" w:themeColor="text1"/>
          <w:spacing w:val="2"/>
          <w:sz w:val="22"/>
          <w:szCs w:val="22"/>
          <w:lang w:val="pt-BR"/>
        </w:rPr>
      </w:pPr>
      <w:r w:rsidRPr="00CA3CDC">
        <w:rPr>
          <w:rFonts w:ascii="Tahoma" w:hAnsi="Tahoma" w:cs="Tahoma"/>
          <w:b/>
          <w:color w:val="000000" w:themeColor="text1"/>
          <w:spacing w:val="2"/>
          <w:sz w:val="22"/>
          <w:szCs w:val="22"/>
          <w:lang w:val="pt-BR"/>
        </w:rPr>
        <w:t>JAIMES BENTO DE ALMEIDA JUNIOR</w:t>
      </w:r>
      <w:r w:rsidRPr="00CA3CDC">
        <w:rPr>
          <w:rFonts w:ascii="Tahoma" w:hAnsi="Tahoma" w:cs="Tahoma"/>
          <w:color w:val="000000" w:themeColor="text1"/>
          <w:spacing w:val="2"/>
          <w:sz w:val="22"/>
          <w:szCs w:val="22"/>
          <w:lang w:val="pt-BR"/>
        </w:rPr>
        <w:t xml:space="preserve">, </w:t>
      </w:r>
      <w:r w:rsidR="00324870" w:rsidRPr="00324870">
        <w:rPr>
          <w:rFonts w:ascii="Tahoma" w:hAnsi="Tahoma" w:cs="Tahoma"/>
          <w:color w:val="000000" w:themeColor="text1"/>
          <w:spacing w:val="2"/>
          <w:sz w:val="22"/>
          <w:szCs w:val="22"/>
          <w:lang w:val="pt-BR"/>
        </w:rPr>
        <w:t>brasileiro, casado pelo regime de separação de bens, empresário, portador da cédula de identidade RG n° 738.034, expedida pelo SSP/SC, inscrito no Cadastro de Pessoas Físicas do Ministério da Economia (“</w:t>
      </w:r>
      <w:r w:rsidR="00324870" w:rsidRPr="00324870">
        <w:rPr>
          <w:rFonts w:ascii="Tahoma" w:hAnsi="Tahoma" w:cs="Tahoma"/>
          <w:color w:val="000000" w:themeColor="text1"/>
          <w:spacing w:val="2"/>
          <w:sz w:val="22"/>
          <w:szCs w:val="22"/>
          <w:u w:val="single"/>
          <w:lang w:val="pt-BR"/>
        </w:rPr>
        <w:t>CPF/ME</w:t>
      </w:r>
      <w:r w:rsidR="00324870" w:rsidRPr="00324870">
        <w:rPr>
          <w:rFonts w:ascii="Tahoma" w:hAnsi="Tahoma" w:cs="Tahoma"/>
          <w:color w:val="000000" w:themeColor="text1"/>
          <w:spacing w:val="2"/>
          <w:sz w:val="22"/>
          <w:szCs w:val="22"/>
          <w:lang w:val="pt-BR"/>
        </w:rPr>
        <w:t>”) sob o nº 252.170.039-87, com endereço comercial na Cidade de São Paulo, Estado de São Paulo, na Avenida Brigadeiro Faria Lima, nº 2.277, 16º andar, Conjunto 1604, Edifício Plaza Iguatemi, bairro Jardim Paulistano</w:t>
      </w:r>
      <w:r w:rsidRPr="00CA3CDC">
        <w:rPr>
          <w:rFonts w:ascii="Tahoma" w:hAnsi="Tahoma" w:cs="Tahoma"/>
          <w:color w:val="000000" w:themeColor="text1"/>
          <w:spacing w:val="2"/>
          <w:sz w:val="22"/>
          <w:szCs w:val="22"/>
          <w:lang w:val="pt-BR"/>
        </w:rPr>
        <w:t xml:space="preserve"> (“</w:t>
      </w:r>
      <w:r w:rsidRPr="00CA3CDC">
        <w:rPr>
          <w:rFonts w:ascii="Tahoma" w:hAnsi="Tahoma" w:cs="Tahoma"/>
          <w:color w:val="000000" w:themeColor="text1"/>
          <w:spacing w:val="2"/>
          <w:sz w:val="22"/>
          <w:szCs w:val="22"/>
          <w:u w:val="single"/>
          <w:lang w:val="pt-BR"/>
        </w:rPr>
        <w:t>Fiador</w:t>
      </w:r>
      <w:r w:rsidRPr="00CA3CDC">
        <w:rPr>
          <w:rFonts w:ascii="Tahoma" w:hAnsi="Tahoma" w:cs="Tahoma"/>
          <w:color w:val="000000" w:themeColor="text1"/>
          <w:spacing w:val="2"/>
          <w:sz w:val="22"/>
          <w:szCs w:val="22"/>
          <w:lang w:val="pt-BR"/>
        </w:rPr>
        <w:t>”);</w:t>
      </w:r>
    </w:p>
    <w:p w14:paraId="6350C5B9" w14:textId="5E05EF5B" w:rsidR="00DC220A" w:rsidRPr="00CA3CDC" w:rsidRDefault="00DC220A" w:rsidP="0028568C">
      <w:pPr>
        <w:pStyle w:val="CharCharCharCharChar2CharCharChar1CharCharCharChar"/>
        <w:keepLines/>
        <w:spacing w:after="240" w:line="320" w:lineRule="exact"/>
        <w:jc w:val="both"/>
        <w:rPr>
          <w:rFonts w:ascii="Tahoma" w:hAnsi="Tahoma" w:cs="Tahoma"/>
          <w:sz w:val="22"/>
          <w:szCs w:val="22"/>
          <w:lang w:val="pt-BR"/>
        </w:rPr>
      </w:pPr>
      <w:r w:rsidRPr="00CA3CDC">
        <w:rPr>
          <w:rFonts w:ascii="Tahoma" w:hAnsi="Tahoma" w:cs="Tahoma"/>
          <w:sz w:val="22"/>
          <w:szCs w:val="22"/>
          <w:lang w:val="pt-BR"/>
        </w:rPr>
        <w:lastRenderedPageBreak/>
        <w:t xml:space="preserve">resolvem celebrar este </w:t>
      </w:r>
      <w:r w:rsidRPr="0028568C">
        <w:rPr>
          <w:rFonts w:ascii="Tahoma" w:hAnsi="Tahoma"/>
          <w:i/>
          <w:sz w:val="22"/>
          <w:lang w:val="pt-BR"/>
        </w:rPr>
        <w:t xml:space="preserve">“Instrumento Particular de Escritura </w:t>
      </w:r>
      <w:r w:rsidR="00334561" w:rsidRPr="00324870">
        <w:rPr>
          <w:rFonts w:ascii="Tahoma" w:hAnsi="Tahoma" w:cs="Tahoma"/>
          <w:i/>
          <w:sz w:val="22"/>
          <w:szCs w:val="22"/>
          <w:lang w:val="pt-BR"/>
        </w:rPr>
        <w:t>da</w:t>
      </w:r>
      <w:r w:rsidRPr="0028568C">
        <w:rPr>
          <w:rFonts w:ascii="Tahoma" w:hAnsi="Tahoma"/>
          <w:b/>
          <w:i/>
          <w:sz w:val="22"/>
          <w:lang w:val="pt-BR"/>
        </w:rPr>
        <w:t xml:space="preserve"> </w:t>
      </w:r>
      <w:r w:rsidRPr="0028568C">
        <w:rPr>
          <w:rFonts w:ascii="Tahoma" w:hAnsi="Tahoma"/>
          <w:i/>
          <w:sz w:val="22"/>
          <w:lang w:val="pt-BR"/>
        </w:rPr>
        <w:t xml:space="preserve">2ª (segunda) Emissão de Debêntures Simples, Não Conversíveis em Ações, da Espécie com Garantia Real, em </w:t>
      </w:r>
      <w:r w:rsidR="00BF3C1E" w:rsidRPr="0028568C">
        <w:rPr>
          <w:rFonts w:ascii="Tahoma" w:hAnsi="Tahoma"/>
          <w:i/>
          <w:sz w:val="22"/>
          <w:lang w:val="pt-BR"/>
        </w:rPr>
        <w:t xml:space="preserve">2 (duas) </w:t>
      </w:r>
      <w:r w:rsidRPr="0028568C">
        <w:rPr>
          <w:rFonts w:ascii="Tahoma" w:hAnsi="Tahoma"/>
          <w:i/>
          <w:sz w:val="22"/>
          <w:lang w:val="pt-BR"/>
        </w:rPr>
        <w:t>Série</w:t>
      </w:r>
      <w:r w:rsidR="00BF3C1E" w:rsidRPr="0028568C">
        <w:rPr>
          <w:rFonts w:ascii="Tahoma" w:hAnsi="Tahoma"/>
          <w:i/>
          <w:sz w:val="22"/>
          <w:lang w:val="pt-BR"/>
        </w:rPr>
        <w:t>s</w:t>
      </w:r>
      <w:r w:rsidRPr="0028568C">
        <w:rPr>
          <w:rFonts w:ascii="Tahoma" w:hAnsi="Tahoma"/>
          <w:i/>
          <w:sz w:val="22"/>
          <w:lang w:val="pt-BR"/>
        </w:rPr>
        <w:t xml:space="preserve">, da Almeida Junior Shopping </w:t>
      </w:r>
      <w:r w:rsidR="00867C05" w:rsidRPr="00324870">
        <w:rPr>
          <w:rFonts w:ascii="Tahoma" w:hAnsi="Tahoma" w:cs="Tahoma"/>
          <w:bCs/>
          <w:i/>
          <w:sz w:val="22"/>
          <w:szCs w:val="22"/>
          <w:lang w:val="pt-BR"/>
        </w:rPr>
        <w:t xml:space="preserve">Centers </w:t>
      </w:r>
      <w:r w:rsidRPr="0028568C">
        <w:rPr>
          <w:rFonts w:ascii="Tahoma" w:hAnsi="Tahoma"/>
          <w:i/>
          <w:sz w:val="22"/>
          <w:lang w:val="pt-BR"/>
        </w:rPr>
        <w:t>S.A., Para Colocação Privada”</w:t>
      </w:r>
      <w:r w:rsidRPr="00CA3CDC">
        <w:rPr>
          <w:rFonts w:ascii="Tahoma" w:hAnsi="Tahoma" w:cs="Tahoma"/>
          <w:sz w:val="22"/>
          <w:szCs w:val="22"/>
          <w:lang w:val="pt-BR"/>
        </w:rPr>
        <w:t xml:space="preserve"> (“</w:t>
      </w:r>
      <w:r w:rsidRPr="00CA3CDC">
        <w:rPr>
          <w:rFonts w:ascii="Tahoma" w:hAnsi="Tahoma" w:cs="Tahoma"/>
          <w:sz w:val="22"/>
          <w:szCs w:val="22"/>
          <w:u w:val="single"/>
          <w:lang w:val="pt-BR"/>
        </w:rPr>
        <w:t>Escritura</w:t>
      </w:r>
      <w:r w:rsidRPr="00CA3CDC">
        <w:rPr>
          <w:rFonts w:ascii="Tahoma" w:hAnsi="Tahoma" w:cs="Tahoma"/>
          <w:sz w:val="22"/>
          <w:szCs w:val="22"/>
          <w:lang w:val="pt-BR"/>
        </w:rPr>
        <w:t>” ou “</w:t>
      </w:r>
      <w:r w:rsidRPr="00CA3CDC">
        <w:rPr>
          <w:rFonts w:ascii="Tahoma" w:hAnsi="Tahoma" w:cs="Tahoma"/>
          <w:sz w:val="22"/>
          <w:szCs w:val="22"/>
          <w:u w:val="single"/>
          <w:lang w:val="pt-BR"/>
        </w:rPr>
        <w:t>Escritura de Emissão</w:t>
      </w:r>
      <w:r w:rsidRPr="00CA3CDC">
        <w:rPr>
          <w:rFonts w:ascii="Tahoma" w:hAnsi="Tahoma" w:cs="Tahoma"/>
          <w:sz w:val="22"/>
          <w:szCs w:val="22"/>
          <w:lang w:val="pt-BR"/>
        </w:rPr>
        <w:t>”), de acordo com os seguintes termos e condições:</w:t>
      </w:r>
    </w:p>
    <w:p w14:paraId="2CBE2685" w14:textId="77777777" w:rsidR="0025033E" w:rsidRPr="00CA3CDC" w:rsidRDefault="0025033E"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7" w:name="_Toc327379521"/>
      <w:r w:rsidRPr="00CA3CDC">
        <w:rPr>
          <w:rStyle w:val="DeltaViewInsertion"/>
          <w:rFonts w:ascii="Tahoma" w:hAnsi="Tahoma" w:cs="Tahoma"/>
          <w:b/>
          <w:bCs/>
          <w:color w:val="auto"/>
          <w:u w:val="none"/>
        </w:rPr>
        <w:t xml:space="preserve">CLÁUSULA PRIMEIRA – </w:t>
      </w:r>
      <w:bookmarkEnd w:id="7"/>
      <w:r w:rsidRPr="00CA3CDC">
        <w:rPr>
          <w:rStyle w:val="DeltaViewInsertion"/>
          <w:rFonts w:ascii="Tahoma" w:hAnsi="Tahoma" w:cs="Tahoma"/>
          <w:b/>
          <w:bCs/>
          <w:color w:val="auto"/>
          <w:u w:val="none"/>
        </w:rPr>
        <w:t>AUTORIZAÇÕES</w:t>
      </w:r>
    </w:p>
    <w:p w14:paraId="15D88DC4" w14:textId="46E4E363" w:rsidR="004F33A1" w:rsidRPr="00CA3CDC" w:rsidRDefault="00731D0D" w:rsidP="0028568C">
      <w:pPr>
        <w:pStyle w:val="PargrafodaLista"/>
        <w:numPr>
          <w:ilvl w:val="1"/>
          <w:numId w:val="3"/>
        </w:numPr>
        <w:shd w:val="clear" w:color="auto" w:fill="FFFFFF" w:themeFill="background1"/>
        <w:tabs>
          <w:tab w:val="left" w:pos="1134"/>
        </w:tabs>
        <w:spacing w:after="240" w:line="320" w:lineRule="exact"/>
        <w:ind w:left="0" w:firstLine="0"/>
        <w:jc w:val="both"/>
        <w:rPr>
          <w:rFonts w:ascii="Tahoma" w:hAnsi="Tahoma" w:cs="Tahoma"/>
          <w:b/>
          <w:i/>
        </w:rPr>
      </w:pPr>
      <w:r w:rsidRPr="00CA3CDC">
        <w:rPr>
          <w:rFonts w:ascii="Tahoma" w:hAnsi="Tahoma" w:cs="Tahoma"/>
        </w:rPr>
        <w:t xml:space="preserve">A </w:t>
      </w:r>
      <w:r w:rsidR="00960932" w:rsidRPr="00CA3CDC">
        <w:rPr>
          <w:rFonts w:ascii="Tahoma" w:hAnsi="Tahoma" w:cs="Tahoma"/>
        </w:rPr>
        <w:t xml:space="preserve">2ª </w:t>
      </w:r>
      <w:r w:rsidR="0025033E" w:rsidRPr="00CA3CDC">
        <w:rPr>
          <w:rFonts w:ascii="Tahoma" w:hAnsi="Tahoma" w:cs="Tahoma"/>
        </w:rPr>
        <w:t>(</w:t>
      </w:r>
      <w:r w:rsidR="00960932" w:rsidRPr="00CA3CDC">
        <w:rPr>
          <w:rFonts w:ascii="Tahoma" w:hAnsi="Tahoma" w:cs="Tahoma"/>
        </w:rPr>
        <w:t>segunda</w:t>
      </w:r>
      <w:r w:rsidR="0025033E" w:rsidRPr="00CA3CDC">
        <w:rPr>
          <w:rFonts w:ascii="Tahoma" w:hAnsi="Tahoma" w:cs="Tahoma"/>
        </w:rPr>
        <w:t>) emissão (“</w:t>
      </w:r>
      <w:r w:rsidR="0025033E" w:rsidRPr="00CA3CDC">
        <w:rPr>
          <w:rFonts w:ascii="Tahoma" w:hAnsi="Tahoma"/>
          <w:u w:val="single"/>
        </w:rPr>
        <w:t>Emissão</w:t>
      </w:r>
      <w:r w:rsidR="0025033E" w:rsidRPr="00CA3CDC">
        <w:rPr>
          <w:rFonts w:ascii="Tahoma" w:hAnsi="Tahoma" w:cs="Tahoma"/>
        </w:rPr>
        <w:t xml:space="preserve">”) de debêntures simples, não conversíveis em ações, da espécie </w:t>
      </w:r>
      <w:r w:rsidR="00992E3C" w:rsidRPr="00CA3CDC">
        <w:rPr>
          <w:rFonts w:ascii="Tahoma" w:hAnsi="Tahoma" w:cs="Tahoma"/>
        </w:rPr>
        <w:t>com garantia real</w:t>
      </w:r>
      <w:r w:rsidR="0025033E" w:rsidRPr="00CA3CDC">
        <w:rPr>
          <w:rFonts w:ascii="Tahoma" w:hAnsi="Tahoma" w:cs="Tahoma"/>
        </w:rPr>
        <w:t>,</w:t>
      </w:r>
      <w:r w:rsidR="004963A9" w:rsidRPr="00CA3CDC">
        <w:rPr>
          <w:rFonts w:ascii="Tahoma" w:hAnsi="Tahoma" w:cs="Tahoma"/>
        </w:rPr>
        <w:t xml:space="preserve"> </w:t>
      </w:r>
      <w:r w:rsidR="0025033E" w:rsidRPr="00CA3CDC">
        <w:rPr>
          <w:rFonts w:ascii="Tahoma" w:hAnsi="Tahoma" w:cs="Tahoma"/>
        </w:rPr>
        <w:t xml:space="preserve">em </w:t>
      </w:r>
      <w:r w:rsidR="00BF3C1E" w:rsidRPr="00CA3CDC">
        <w:rPr>
          <w:rFonts w:ascii="Tahoma" w:hAnsi="Tahoma" w:cs="Tahoma"/>
        </w:rPr>
        <w:t>2 (duas) séries</w:t>
      </w:r>
      <w:r w:rsidR="0025033E" w:rsidRPr="00CA3CDC">
        <w:rPr>
          <w:rFonts w:ascii="Tahoma" w:hAnsi="Tahoma" w:cs="Tahoma"/>
        </w:rPr>
        <w:t>, da Emissora, de for</w:t>
      </w:r>
      <w:r w:rsidR="00BC55E6" w:rsidRPr="00CA3CDC">
        <w:rPr>
          <w:rFonts w:ascii="Tahoma" w:hAnsi="Tahoma" w:cs="Tahoma"/>
        </w:rPr>
        <w:t>m</w:t>
      </w:r>
      <w:r w:rsidR="0025033E" w:rsidRPr="00CA3CDC">
        <w:rPr>
          <w:rFonts w:ascii="Tahoma" w:hAnsi="Tahoma" w:cs="Tahoma"/>
        </w:rPr>
        <w:t>a privada, sem qualquer esforço de venda perante investidores</w:t>
      </w:r>
      <w:r w:rsidR="00124863" w:rsidRPr="00CA3CDC">
        <w:rPr>
          <w:rFonts w:ascii="Tahoma" w:hAnsi="Tahoma" w:cs="Tahoma"/>
        </w:rPr>
        <w:t xml:space="preserve"> </w:t>
      </w:r>
      <w:r w:rsidR="0029177A" w:rsidRPr="00CA3CDC">
        <w:rPr>
          <w:rFonts w:ascii="Tahoma" w:hAnsi="Tahoma" w:cs="Tahoma"/>
        </w:rPr>
        <w:t>e a celebração da presente Escritura de Emissão</w:t>
      </w:r>
      <w:r w:rsidR="005D42C7" w:rsidRPr="00CA3CDC">
        <w:rPr>
          <w:rFonts w:ascii="Tahoma" w:hAnsi="Tahoma" w:cs="Tahoma"/>
        </w:rPr>
        <w:t xml:space="preserve">, </w:t>
      </w:r>
      <w:r w:rsidR="0029177A" w:rsidRPr="00CA3CDC">
        <w:rPr>
          <w:rFonts w:ascii="Tahoma" w:hAnsi="Tahoma" w:cs="Tahoma"/>
        </w:rPr>
        <w:t xml:space="preserve">do Contrato de Alienação Fiduciária de </w:t>
      </w:r>
      <w:r w:rsidR="00F6136B" w:rsidRPr="00CA3CDC">
        <w:rPr>
          <w:rFonts w:ascii="Tahoma" w:hAnsi="Tahoma" w:cs="Tahoma"/>
        </w:rPr>
        <w:t>Quotas</w:t>
      </w:r>
      <w:r w:rsidR="0029177A" w:rsidRPr="00CA3CDC">
        <w:rPr>
          <w:rFonts w:ascii="Tahoma" w:hAnsi="Tahoma" w:cs="Tahoma"/>
        </w:rPr>
        <w:t xml:space="preserve"> (conforme abaixo definido)</w:t>
      </w:r>
      <w:r w:rsidR="005D42C7" w:rsidRPr="00CA3CDC">
        <w:rPr>
          <w:rFonts w:ascii="Tahoma" w:hAnsi="Tahoma" w:cs="Tahoma"/>
        </w:rPr>
        <w:t xml:space="preserve"> dos Contratos de Garantia (conforme abaixo definido)</w:t>
      </w:r>
      <w:r w:rsidR="00124863" w:rsidRPr="00CA3CDC">
        <w:rPr>
          <w:rFonts w:ascii="Tahoma" w:hAnsi="Tahoma" w:cs="Tahoma"/>
        </w:rPr>
        <w:t xml:space="preserve"> e demais documentos da Emissão</w:t>
      </w:r>
      <w:r w:rsidR="005D42C7" w:rsidRPr="00CA3CDC">
        <w:rPr>
          <w:rFonts w:ascii="Tahoma" w:hAnsi="Tahoma" w:cs="Tahoma"/>
        </w:rPr>
        <w:t>,</w:t>
      </w:r>
      <w:r w:rsidR="0029177A" w:rsidRPr="00CA3CDC">
        <w:rPr>
          <w:rFonts w:ascii="Tahoma" w:hAnsi="Tahoma" w:cs="Tahoma"/>
        </w:rPr>
        <w:t xml:space="preserve"> </w:t>
      </w:r>
      <w:r w:rsidR="00BC55E6" w:rsidRPr="00CA3CDC">
        <w:rPr>
          <w:rFonts w:ascii="Tahoma" w:hAnsi="Tahoma" w:cs="Tahoma"/>
        </w:rPr>
        <w:t xml:space="preserve">são </w:t>
      </w:r>
      <w:r w:rsidR="005131C6" w:rsidRPr="00CA3CDC">
        <w:rPr>
          <w:rFonts w:ascii="Tahoma" w:hAnsi="Tahoma" w:cs="Tahoma"/>
        </w:rPr>
        <w:t xml:space="preserve">realizadas </w:t>
      </w:r>
      <w:r w:rsidR="00BC55E6" w:rsidRPr="00CA3CDC">
        <w:rPr>
          <w:rFonts w:ascii="Tahoma" w:hAnsi="Tahoma" w:cs="Tahoma"/>
        </w:rPr>
        <w:t>com base nas deliberações</w:t>
      </w:r>
      <w:r w:rsidRPr="00CA3CDC">
        <w:rPr>
          <w:rFonts w:ascii="Tahoma" w:hAnsi="Tahoma" w:cs="Tahoma"/>
        </w:rPr>
        <w:t xml:space="preserve"> </w:t>
      </w:r>
      <w:r w:rsidR="00BC55E6" w:rsidRPr="00CA3CDC">
        <w:rPr>
          <w:rFonts w:ascii="Tahoma" w:hAnsi="Tahoma" w:cs="Tahoma"/>
        </w:rPr>
        <w:t>tomadas na</w:t>
      </w:r>
      <w:r w:rsidR="007F6394" w:rsidRPr="00CA3CDC">
        <w:rPr>
          <w:rFonts w:ascii="Tahoma" w:hAnsi="Tahoma" w:cs="Tahoma"/>
        </w:rPr>
        <w:t xml:space="preserve"> </w:t>
      </w:r>
      <w:r w:rsidR="00021E05" w:rsidRPr="00CA3CDC">
        <w:rPr>
          <w:rFonts w:ascii="Tahoma" w:hAnsi="Tahoma" w:cs="Tahoma"/>
        </w:rPr>
        <w:t>Assembleia Geral</w:t>
      </w:r>
      <w:r w:rsidR="005228BB" w:rsidRPr="00CA3CDC">
        <w:rPr>
          <w:rFonts w:ascii="Tahoma" w:hAnsi="Tahoma" w:cs="Tahoma"/>
        </w:rPr>
        <w:t xml:space="preserve"> </w:t>
      </w:r>
      <w:r w:rsidR="006C5B39" w:rsidRPr="00CA3CDC">
        <w:rPr>
          <w:rFonts w:ascii="Tahoma" w:hAnsi="Tahoma" w:cs="Tahoma"/>
        </w:rPr>
        <w:t xml:space="preserve">Extraordinária </w:t>
      </w:r>
      <w:r w:rsidRPr="00CA3CDC">
        <w:rPr>
          <w:rFonts w:ascii="Tahoma" w:hAnsi="Tahoma" w:cs="Tahoma"/>
        </w:rPr>
        <w:t>da Emissora</w:t>
      </w:r>
      <w:r w:rsidR="008A4CB7" w:rsidRPr="00CA3CDC">
        <w:rPr>
          <w:rFonts w:ascii="Tahoma" w:hAnsi="Tahoma" w:cs="Tahoma"/>
        </w:rPr>
        <w:t>,</w:t>
      </w:r>
      <w:r w:rsidR="00BB43AE" w:rsidRPr="00CA3CDC">
        <w:rPr>
          <w:rFonts w:ascii="Tahoma" w:hAnsi="Tahoma" w:cs="Tahoma"/>
        </w:rPr>
        <w:t xml:space="preserve"> realizada</w:t>
      </w:r>
      <w:r w:rsidR="008156D4" w:rsidRPr="00CA3CDC">
        <w:rPr>
          <w:rFonts w:ascii="Tahoma" w:hAnsi="Tahoma" w:cs="Tahoma"/>
        </w:rPr>
        <w:t xml:space="preserve"> </w:t>
      </w:r>
      <w:r w:rsidRPr="00CA3CDC">
        <w:rPr>
          <w:rFonts w:ascii="Tahoma" w:hAnsi="Tahoma" w:cs="Tahoma"/>
        </w:rPr>
        <w:t xml:space="preserve">em </w:t>
      </w:r>
      <w:r w:rsidR="009514FB">
        <w:rPr>
          <w:rFonts w:ascii="Tahoma" w:hAnsi="Tahoma" w:cs="Tahoma"/>
        </w:rPr>
        <w:t>17</w:t>
      </w:r>
      <w:r w:rsidR="009514FB" w:rsidRPr="00CA3CDC">
        <w:rPr>
          <w:rFonts w:ascii="Tahoma" w:hAnsi="Tahoma" w:cs="Tahoma"/>
        </w:rPr>
        <w:t xml:space="preserve"> </w:t>
      </w:r>
      <w:r w:rsidR="00651A9B" w:rsidRPr="00CA3CDC">
        <w:rPr>
          <w:rFonts w:ascii="Tahoma" w:hAnsi="Tahoma" w:cs="Tahoma"/>
        </w:rPr>
        <w:t xml:space="preserve">de </w:t>
      </w:r>
      <w:r w:rsidR="00EB74EF" w:rsidRPr="00CA3CDC">
        <w:rPr>
          <w:rFonts w:ascii="Tahoma" w:hAnsi="Tahoma" w:cs="Tahoma"/>
        </w:rPr>
        <w:t>dezembro</w:t>
      </w:r>
      <w:r w:rsidR="00681D96" w:rsidRPr="00CA3CDC">
        <w:rPr>
          <w:rFonts w:ascii="Tahoma" w:hAnsi="Tahoma" w:cs="Tahoma"/>
        </w:rPr>
        <w:t xml:space="preserve"> </w:t>
      </w:r>
      <w:r w:rsidR="00651A9B" w:rsidRPr="00CA3CDC">
        <w:rPr>
          <w:rFonts w:ascii="Tahoma" w:hAnsi="Tahoma" w:cs="Tahoma"/>
        </w:rPr>
        <w:t>de 201</w:t>
      </w:r>
      <w:r w:rsidR="007145CA" w:rsidRPr="00CA3CDC">
        <w:rPr>
          <w:rFonts w:ascii="Tahoma" w:hAnsi="Tahoma" w:cs="Tahoma"/>
        </w:rPr>
        <w:t>9</w:t>
      </w:r>
      <w:r w:rsidR="006170B2" w:rsidRPr="00CA3CDC">
        <w:rPr>
          <w:rFonts w:ascii="Tahoma" w:hAnsi="Tahoma" w:cs="Tahoma"/>
        </w:rPr>
        <w:t xml:space="preserve"> </w:t>
      </w:r>
      <w:r w:rsidRPr="00CA3CDC">
        <w:rPr>
          <w:rFonts w:ascii="Tahoma" w:hAnsi="Tahoma" w:cs="Tahoma"/>
        </w:rPr>
        <w:t>(“</w:t>
      </w:r>
      <w:r w:rsidR="00651A9B" w:rsidRPr="00CA3CDC">
        <w:rPr>
          <w:rFonts w:ascii="Tahoma" w:hAnsi="Tahoma"/>
          <w:u w:val="single"/>
        </w:rPr>
        <w:t>A</w:t>
      </w:r>
      <w:r w:rsidR="00021E05" w:rsidRPr="00CA3CDC">
        <w:rPr>
          <w:rFonts w:ascii="Tahoma" w:hAnsi="Tahoma"/>
          <w:u w:val="single"/>
        </w:rPr>
        <w:t>GE</w:t>
      </w:r>
      <w:r w:rsidR="00BC55E6" w:rsidRPr="00CA3CDC">
        <w:rPr>
          <w:rFonts w:ascii="Tahoma" w:hAnsi="Tahoma"/>
          <w:u w:val="single"/>
        </w:rPr>
        <w:t xml:space="preserve"> Emissora</w:t>
      </w:r>
      <w:r w:rsidRPr="00CA3CDC">
        <w:rPr>
          <w:rFonts w:ascii="Tahoma" w:hAnsi="Tahoma" w:cs="Tahoma"/>
        </w:rPr>
        <w:t>”), nos termos do artigo 59,</w:t>
      </w:r>
      <w:r w:rsidR="00BC55E6" w:rsidRPr="00CA3CDC">
        <w:rPr>
          <w:rFonts w:ascii="Tahoma" w:hAnsi="Tahoma" w:cs="Tahoma"/>
        </w:rPr>
        <w:t xml:space="preserve"> </w:t>
      </w:r>
      <w:r w:rsidR="00BC55E6" w:rsidRPr="00CA3CDC">
        <w:rPr>
          <w:rFonts w:ascii="Tahoma" w:hAnsi="Tahoma" w:cs="Tahoma"/>
          <w:i/>
          <w:iCs/>
        </w:rPr>
        <w:t>caput</w:t>
      </w:r>
      <w:r w:rsidR="00BC55E6" w:rsidRPr="00CA3CDC">
        <w:rPr>
          <w:rFonts w:ascii="Tahoma" w:hAnsi="Tahoma" w:cs="Tahoma"/>
        </w:rPr>
        <w:t>,</w:t>
      </w:r>
      <w:r w:rsidRPr="00CA3CDC">
        <w:rPr>
          <w:rFonts w:ascii="Tahoma" w:hAnsi="Tahoma" w:cs="Tahoma"/>
        </w:rPr>
        <w:t xml:space="preserve"> da Lei n.º 6.404, de 15 de dezembro de 1976, conforme alterada (“</w:t>
      </w:r>
      <w:r w:rsidRPr="00CA3CDC">
        <w:rPr>
          <w:rFonts w:ascii="Tahoma" w:hAnsi="Tahoma"/>
          <w:u w:val="single"/>
        </w:rPr>
        <w:t>Lei das Sociedades por Ações</w:t>
      </w:r>
      <w:r w:rsidRPr="00CA3CDC">
        <w:rPr>
          <w:rFonts w:ascii="Tahoma" w:hAnsi="Tahoma" w:cs="Tahoma"/>
        </w:rPr>
        <w:t>”)</w:t>
      </w:r>
      <w:r w:rsidR="00022575" w:rsidRPr="00CA3CDC">
        <w:rPr>
          <w:rFonts w:ascii="Tahoma" w:hAnsi="Tahoma" w:cs="Tahoma"/>
        </w:rPr>
        <w:t>.</w:t>
      </w:r>
      <w:r w:rsidR="00F6136B" w:rsidRPr="00CA3CDC">
        <w:rPr>
          <w:rFonts w:ascii="Tahoma" w:hAnsi="Tahoma" w:cs="Tahoma"/>
        </w:rPr>
        <w:t xml:space="preserve"> </w:t>
      </w:r>
    </w:p>
    <w:p w14:paraId="2FC35CB0" w14:textId="55F4253B" w:rsidR="00124863" w:rsidRPr="00CA3CDC" w:rsidRDefault="00124863" w:rsidP="0050450F">
      <w:pPr>
        <w:pStyle w:val="PargrafodaLista"/>
        <w:numPr>
          <w:ilvl w:val="1"/>
          <w:numId w:val="3"/>
        </w:numPr>
        <w:shd w:val="clear" w:color="auto" w:fill="FFFFFF" w:themeFill="background1"/>
        <w:tabs>
          <w:tab w:val="left" w:pos="1134"/>
        </w:tabs>
        <w:spacing w:after="240" w:line="320" w:lineRule="exact"/>
        <w:ind w:left="0" w:firstLine="0"/>
        <w:jc w:val="both"/>
        <w:rPr>
          <w:rFonts w:ascii="Tahoma" w:hAnsi="Tahoma" w:cs="Tahoma"/>
          <w:b/>
          <w:i/>
        </w:rPr>
      </w:pPr>
      <w:bookmarkStart w:id="8" w:name="_Hlk27079765"/>
      <w:r w:rsidRPr="00CA3CDC">
        <w:rPr>
          <w:rFonts w:ascii="Tahoma" w:hAnsi="Tahoma" w:cs="Tahoma"/>
        </w:rPr>
        <w:t xml:space="preserve">A </w:t>
      </w:r>
      <w:r w:rsidR="008530BC">
        <w:rPr>
          <w:rFonts w:ascii="Tahoma" w:hAnsi="Tahoma" w:cs="Tahoma"/>
        </w:rPr>
        <w:t>prestação</w:t>
      </w:r>
      <w:r w:rsidR="008530BC" w:rsidRPr="00CA3CDC">
        <w:rPr>
          <w:rFonts w:ascii="Tahoma" w:hAnsi="Tahoma" w:cs="Tahoma"/>
        </w:rPr>
        <w:t xml:space="preserve"> </w:t>
      </w:r>
      <w:r w:rsidRPr="00CA3CDC">
        <w:rPr>
          <w:rFonts w:ascii="Tahoma" w:hAnsi="Tahoma" w:cs="Tahoma"/>
        </w:rPr>
        <w:t xml:space="preserve">da Alienação Fiduciária de Quotas (conforme abaixo definido) e a celebração do Contrato de Alienação Fiduciária de Quotas </w:t>
      </w:r>
      <w:r w:rsidR="003D4933" w:rsidRPr="00CA3CDC">
        <w:rPr>
          <w:rFonts w:ascii="Tahoma" w:hAnsi="Tahoma" w:cs="Tahoma"/>
        </w:rPr>
        <w:t xml:space="preserve">foram aprovadas pelo </w:t>
      </w:r>
      <w:r w:rsidRPr="00CA3CDC">
        <w:rPr>
          <w:rFonts w:ascii="Tahoma" w:hAnsi="Tahoma" w:cs="Tahoma"/>
        </w:rPr>
        <w:t xml:space="preserve">Conselho de Administração da Emissora, </w:t>
      </w:r>
      <w:r w:rsidR="003D4933" w:rsidRPr="00CA3CDC">
        <w:rPr>
          <w:rFonts w:ascii="Tahoma" w:hAnsi="Tahoma" w:cs="Tahoma"/>
        </w:rPr>
        <w:t xml:space="preserve">em reunião </w:t>
      </w:r>
      <w:r w:rsidRPr="00CA3CDC">
        <w:rPr>
          <w:rFonts w:ascii="Tahoma" w:hAnsi="Tahoma" w:cs="Tahoma"/>
        </w:rPr>
        <w:t xml:space="preserve">realizada em </w:t>
      </w:r>
      <w:r w:rsidR="009514FB">
        <w:rPr>
          <w:rFonts w:ascii="Tahoma" w:hAnsi="Tahoma" w:cs="Tahoma"/>
        </w:rPr>
        <w:t>17</w:t>
      </w:r>
      <w:r w:rsidR="0050450F">
        <w:rPr>
          <w:rFonts w:ascii="Tahoma" w:hAnsi="Tahoma" w:cs="Tahoma"/>
        </w:rPr>
        <w:t xml:space="preserve"> </w:t>
      </w:r>
      <w:r w:rsidRPr="00CA3CDC">
        <w:rPr>
          <w:rFonts w:ascii="Tahoma" w:hAnsi="Tahoma" w:cs="Tahoma"/>
        </w:rPr>
        <w:t xml:space="preserve">de dezembro de 2019, nos termos do artigo </w:t>
      </w:r>
      <w:r w:rsidR="003D4933" w:rsidRPr="00CA3CDC">
        <w:rPr>
          <w:rFonts w:ascii="Tahoma" w:hAnsi="Tahoma" w:cs="Tahoma"/>
        </w:rPr>
        <w:t>142</w:t>
      </w:r>
      <w:r w:rsidRPr="00CA3CDC">
        <w:rPr>
          <w:rFonts w:ascii="Tahoma" w:hAnsi="Tahoma" w:cs="Tahoma"/>
        </w:rPr>
        <w:t xml:space="preserve">, </w:t>
      </w:r>
      <w:r w:rsidR="003D4933" w:rsidRPr="00CA3CDC">
        <w:rPr>
          <w:rFonts w:ascii="Tahoma" w:hAnsi="Tahoma" w:cs="Tahoma"/>
          <w:iCs/>
        </w:rPr>
        <w:t>inciso VIII</w:t>
      </w:r>
      <w:r w:rsidRPr="00CA3CDC">
        <w:rPr>
          <w:rFonts w:ascii="Tahoma" w:hAnsi="Tahoma" w:cs="Tahoma"/>
        </w:rPr>
        <w:t xml:space="preserve">, da </w:t>
      </w:r>
      <w:r w:rsidRPr="00CA3CDC">
        <w:rPr>
          <w:rFonts w:ascii="Tahoma" w:hAnsi="Tahoma"/>
        </w:rPr>
        <w:t>Lei das Sociedades por Ações</w:t>
      </w:r>
      <w:r w:rsidR="00A51716">
        <w:rPr>
          <w:rFonts w:ascii="Tahoma" w:hAnsi="Tahoma"/>
        </w:rPr>
        <w:t>.</w:t>
      </w:r>
    </w:p>
    <w:p w14:paraId="74C7A686" w14:textId="4A7FDFBE" w:rsidR="0029177A" w:rsidRDefault="0029177A"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9" w:name="_Ref22924155"/>
      <w:bookmarkStart w:id="10" w:name="_Ref535163866"/>
      <w:bookmarkStart w:id="11" w:name="_Ref13849365"/>
      <w:bookmarkEnd w:id="8"/>
      <w:r w:rsidRPr="00CA3CDC">
        <w:rPr>
          <w:rFonts w:ascii="Tahoma" w:hAnsi="Tahoma" w:cs="Tahoma"/>
        </w:rPr>
        <w:t xml:space="preserve">A </w:t>
      </w:r>
      <w:r w:rsidR="008530BC">
        <w:rPr>
          <w:rFonts w:ascii="Tahoma" w:hAnsi="Tahoma" w:cs="Tahoma"/>
        </w:rPr>
        <w:t>prestação</w:t>
      </w:r>
      <w:r w:rsidR="008530BC" w:rsidRPr="00CA3CDC">
        <w:rPr>
          <w:rFonts w:ascii="Tahoma" w:hAnsi="Tahoma" w:cs="Tahoma"/>
        </w:rPr>
        <w:t xml:space="preserve"> </w:t>
      </w:r>
      <w:r w:rsidRPr="00CA3CDC">
        <w:rPr>
          <w:rFonts w:ascii="Tahoma" w:hAnsi="Tahoma" w:cs="Tahoma"/>
        </w:rPr>
        <w:t>da Alienação Fiduciária de Imóvel (conforme abaixo definido</w:t>
      </w:r>
      <w:r w:rsidR="00F6136B" w:rsidRPr="00CA3CDC">
        <w:rPr>
          <w:rFonts w:ascii="Tahoma" w:hAnsi="Tahoma" w:cs="Tahoma"/>
        </w:rPr>
        <w:t>)</w:t>
      </w:r>
      <w:r w:rsidR="005D42C7" w:rsidRPr="00CA3CDC">
        <w:rPr>
          <w:rFonts w:ascii="Tahoma" w:hAnsi="Tahoma" w:cs="Tahoma"/>
        </w:rPr>
        <w:t xml:space="preserve"> e</w:t>
      </w:r>
      <w:r w:rsidR="00F6136B" w:rsidRPr="00CA3CDC">
        <w:rPr>
          <w:rFonts w:ascii="Tahoma" w:hAnsi="Tahoma" w:cs="Tahoma"/>
        </w:rPr>
        <w:t xml:space="preserve"> da Cessão Fiduciária</w:t>
      </w:r>
      <w:r w:rsidR="005D42C7" w:rsidRPr="00CA3CDC">
        <w:rPr>
          <w:rFonts w:ascii="Tahoma" w:hAnsi="Tahoma" w:cs="Tahoma"/>
        </w:rPr>
        <w:t xml:space="preserve"> de Recebíveis (conforme abaixo definido)</w:t>
      </w:r>
      <w:r w:rsidR="00F6136B" w:rsidRPr="00CA3CDC">
        <w:rPr>
          <w:rFonts w:ascii="Tahoma" w:hAnsi="Tahoma" w:cs="Tahoma"/>
        </w:rPr>
        <w:t xml:space="preserve">, </w:t>
      </w:r>
      <w:r w:rsidR="005D42C7" w:rsidRPr="00CA3CDC">
        <w:rPr>
          <w:rFonts w:ascii="Tahoma" w:hAnsi="Tahoma" w:cs="Tahoma"/>
        </w:rPr>
        <w:t>bem como</w:t>
      </w:r>
      <w:r w:rsidR="00F6136B" w:rsidRPr="00CA3CDC">
        <w:rPr>
          <w:rFonts w:ascii="Tahoma" w:hAnsi="Tahoma" w:cs="Tahoma"/>
        </w:rPr>
        <w:t xml:space="preserve"> a assinatura do </w:t>
      </w:r>
      <w:r w:rsidRPr="00CA3CDC">
        <w:rPr>
          <w:rFonts w:ascii="Tahoma" w:hAnsi="Tahoma" w:cs="Tahoma"/>
        </w:rPr>
        <w:t xml:space="preserve">Contrato de Alienação Fiduciária de </w:t>
      </w:r>
      <w:r w:rsidR="00F6136B" w:rsidRPr="00CA3CDC">
        <w:rPr>
          <w:rFonts w:ascii="Tahoma" w:hAnsi="Tahoma" w:cs="Tahoma"/>
        </w:rPr>
        <w:t>Imóvel</w:t>
      </w:r>
      <w:r w:rsidRPr="00CA3CDC">
        <w:rPr>
          <w:rFonts w:ascii="Tahoma" w:hAnsi="Tahoma" w:cs="Tahoma"/>
        </w:rPr>
        <w:t xml:space="preserve"> (conforme abaixo definido) </w:t>
      </w:r>
      <w:r w:rsidR="005D42C7" w:rsidRPr="00CA3CDC">
        <w:rPr>
          <w:rFonts w:ascii="Tahoma" w:hAnsi="Tahoma" w:cs="Tahoma"/>
        </w:rPr>
        <w:t xml:space="preserve">e do Contrato de Cessão Fiduciária de Recebíveis (conforme abaixo definido) </w:t>
      </w:r>
      <w:r w:rsidRPr="00CA3CDC">
        <w:rPr>
          <w:rFonts w:ascii="Tahoma" w:hAnsi="Tahoma" w:cs="Tahoma"/>
        </w:rPr>
        <w:t xml:space="preserve">foram aprovadas em reunião </w:t>
      </w:r>
      <w:r w:rsidR="001004A7" w:rsidRPr="00CA3CDC">
        <w:rPr>
          <w:rFonts w:ascii="Tahoma" w:hAnsi="Tahoma" w:cs="Tahoma"/>
        </w:rPr>
        <w:t>de sócios</w:t>
      </w:r>
      <w:r w:rsidRPr="00CA3CDC">
        <w:rPr>
          <w:rFonts w:ascii="Tahoma" w:hAnsi="Tahoma" w:cs="Tahoma"/>
        </w:rPr>
        <w:t xml:space="preserve"> da </w:t>
      </w:r>
      <w:r w:rsidR="00146EAD" w:rsidRPr="00CA3CDC">
        <w:rPr>
          <w:rFonts w:ascii="Tahoma" w:hAnsi="Tahoma" w:cs="Tahoma"/>
        </w:rPr>
        <w:t xml:space="preserve">Balneário </w:t>
      </w:r>
      <w:r w:rsidR="001004A7" w:rsidRPr="00CA3CDC">
        <w:rPr>
          <w:rFonts w:ascii="Tahoma" w:hAnsi="Tahoma" w:cs="Tahoma"/>
        </w:rPr>
        <w:t>Camboriú Shopping Participações Ltda.</w:t>
      </w:r>
      <w:r w:rsidR="00F6136B" w:rsidRPr="00CA3CDC">
        <w:rPr>
          <w:rFonts w:ascii="Tahoma" w:hAnsi="Tahoma" w:cs="Tahoma"/>
        </w:rPr>
        <w:t xml:space="preserve"> (“</w:t>
      </w:r>
      <w:r w:rsidR="00F6136B" w:rsidRPr="00CA3CDC">
        <w:rPr>
          <w:rFonts w:ascii="Tahoma" w:hAnsi="Tahoma" w:cs="Tahoma"/>
          <w:u w:val="single"/>
        </w:rPr>
        <w:t>Balneário Camboriú</w:t>
      </w:r>
      <w:r w:rsidR="00F6136B" w:rsidRPr="00CA3CDC">
        <w:rPr>
          <w:rFonts w:ascii="Tahoma" w:hAnsi="Tahoma" w:cs="Tahoma"/>
        </w:rPr>
        <w:t>”)</w:t>
      </w:r>
      <w:r w:rsidRPr="00CA3CDC">
        <w:rPr>
          <w:rFonts w:ascii="Tahoma" w:hAnsi="Tahoma" w:cs="Tahoma"/>
        </w:rPr>
        <w:t xml:space="preserve"> </w:t>
      </w:r>
      <w:r w:rsidR="001004A7" w:rsidRPr="00CA3CDC">
        <w:rPr>
          <w:rFonts w:ascii="Tahoma" w:hAnsi="Tahoma" w:cs="Tahoma"/>
        </w:rPr>
        <w:t>realizada</w:t>
      </w:r>
      <w:r w:rsidRPr="00CA3CDC">
        <w:rPr>
          <w:rFonts w:ascii="Tahoma" w:hAnsi="Tahoma" w:cs="Tahoma"/>
        </w:rPr>
        <w:t xml:space="preserve"> em </w:t>
      </w:r>
      <w:r w:rsidR="009514FB">
        <w:rPr>
          <w:rFonts w:ascii="Tahoma" w:hAnsi="Tahoma" w:cs="Tahoma"/>
        </w:rPr>
        <w:t>17</w:t>
      </w:r>
      <w:r w:rsidR="0050450F">
        <w:rPr>
          <w:rFonts w:ascii="Tahoma" w:hAnsi="Tahoma" w:cs="Tahoma"/>
        </w:rPr>
        <w:t xml:space="preserve"> </w:t>
      </w:r>
      <w:r w:rsidR="00124863" w:rsidRPr="00CA3CDC">
        <w:rPr>
          <w:rFonts w:ascii="Tahoma" w:hAnsi="Tahoma" w:cs="Tahoma"/>
        </w:rPr>
        <w:t>de dezembro</w:t>
      </w:r>
      <w:r w:rsidRPr="00CA3CDC">
        <w:rPr>
          <w:rFonts w:ascii="Tahoma" w:hAnsi="Tahoma" w:cs="Tahoma"/>
        </w:rPr>
        <w:t xml:space="preserve"> de 2019 (“</w:t>
      </w:r>
      <w:r w:rsidRPr="00CA3CDC">
        <w:rPr>
          <w:rFonts w:ascii="Tahoma" w:hAnsi="Tahoma" w:cs="Tahoma"/>
          <w:u w:val="single"/>
        </w:rPr>
        <w:t>Aprovação Societária</w:t>
      </w:r>
      <w:r w:rsidR="00124863" w:rsidRPr="00CA3CDC">
        <w:rPr>
          <w:rFonts w:ascii="Tahoma" w:hAnsi="Tahoma" w:cs="Tahoma"/>
          <w:u w:val="single"/>
        </w:rPr>
        <w:t xml:space="preserve"> da Balneário</w:t>
      </w:r>
      <w:r w:rsidRPr="00CA3CDC">
        <w:rPr>
          <w:rFonts w:ascii="Tahoma" w:hAnsi="Tahoma" w:cs="Tahoma"/>
        </w:rPr>
        <w:t xml:space="preserve">”), nos termos do artigo 142, inciso VIII, da Lei das Sociedades por Ações e em conformidade com o disposto no </w:t>
      </w:r>
      <w:r w:rsidR="00F6136B" w:rsidRPr="00CA3CDC">
        <w:rPr>
          <w:rFonts w:ascii="Tahoma" w:hAnsi="Tahoma" w:cs="Tahoma"/>
        </w:rPr>
        <w:t>contrato</w:t>
      </w:r>
      <w:r w:rsidRPr="00CA3CDC">
        <w:rPr>
          <w:rFonts w:ascii="Tahoma" w:hAnsi="Tahoma" w:cs="Tahoma"/>
        </w:rPr>
        <w:t xml:space="preserve"> social da </w:t>
      </w:r>
      <w:r w:rsidR="00F6136B" w:rsidRPr="00CA3CDC">
        <w:rPr>
          <w:rFonts w:ascii="Tahoma" w:hAnsi="Tahoma" w:cs="Tahoma"/>
        </w:rPr>
        <w:t>Balneário Camboriú</w:t>
      </w:r>
      <w:r w:rsidRPr="00CA3CDC">
        <w:rPr>
          <w:rFonts w:ascii="Tahoma" w:hAnsi="Tahoma" w:cs="Tahoma"/>
        </w:rPr>
        <w:t>.</w:t>
      </w:r>
      <w:bookmarkEnd w:id="9"/>
      <w:r w:rsidR="005D42C7" w:rsidRPr="00CA3CDC">
        <w:rPr>
          <w:rFonts w:ascii="Tahoma" w:hAnsi="Tahoma" w:cs="Tahoma"/>
        </w:rPr>
        <w:t xml:space="preserve"> </w:t>
      </w:r>
    </w:p>
    <w:p w14:paraId="2A4C53AC" w14:textId="77777777" w:rsidR="00AE7CCE" w:rsidRPr="00AE7CCE" w:rsidRDefault="00AE7CCE" w:rsidP="0050450F">
      <w:pPr>
        <w:pStyle w:val="PargrafodaLista"/>
        <w:numPr>
          <w:ilvl w:val="1"/>
          <w:numId w:val="3"/>
        </w:numPr>
        <w:shd w:val="clear" w:color="auto" w:fill="FFFFFF" w:themeFill="background1"/>
        <w:tabs>
          <w:tab w:val="left" w:pos="1134"/>
        </w:tabs>
        <w:spacing w:after="240" w:line="320" w:lineRule="exact"/>
        <w:ind w:left="0" w:firstLine="0"/>
        <w:jc w:val="both"/>
        <w:rPr>
          <w:rFonts w:ascii="Tahoma" w:hAnsi="Tahoma" w:cs="Tahoma"/>
        </w:rPr>
      </w:pPr>
      <w:r w:rsidRPr="00AE7CCE">
        <w:rPr>
          <w:rFonts w:ascii="Tahoma" w:hAnsi="Tahoma" w:cs="Tahoma"/>
        </w:rPr>
        <w:t xml:space="preserve">A </w:t>
      </w:r>
      <w:r w:rsidR="008530BC">
        <w:rPr>
          <w:rFonts w:ascii="Tahoma" w:hAnsi="Tahoma" w:cs="Tahoma"/>
        </w:rPr>
        <w:t>prestação</w:t>
      </w:r>
      <w:r w:rsidR="008530BC" w:rsidRPr="00CA3CDC">
        <w:rPr>
          <w:rFonts w:ascii="Tahoma" w:hAnsi="Tahoma" w:cs="Tahoma"/>
        </w:rPr>
        <w:t xml:space="preserve"> </w:t>
      </w:r>
      <w:r w:rsidRPr="00AE7CCE">
        <w:rPr>
          <w:rFonts w:ascii="Tahoma" w:hAnsi="Tahoma" w:cs="Tahoma"/>
        </w:rPr>
        <w:t xml:space="preserve">da </w:t>
      </w:r>
      <w:r>
        <w:rPr>
          <w:rFonts w:ascii="Tahoma" w:hAnsi="Tahoma" w:cs="Tahoma"/>
        </w:rPr>
        <w:t xml:space="preserve">Cessão Fiduciária de Recebíveis </w:t>
      </w:r>
      <w:r w:rsidRPr="00AE7CCE">
        <w:rPr>
          <w:rFonts w:ascii="Tahoma" w:hAnsi="Tahoma" w:cs="Tahoma"/>
        </w:rPr>
        <w:t xml:space="preserve">e a celebração do Contrato de </w:t>
      </w:r>
      <w:r>
        <w:rPr>
          <w:rFonts w:ascii="Tahoma" w:hAnsi="Tahoma" w:cs="Tahoma"/>
        </w:rPr>
        <w:t xml:space="preserve">Cessão Fiduciária de Recebíveis </w:t>
      </w:r>
      <w:r w:rsidRPr="00AE7CCE">
        <w:rPr>
          <w:rFonts w:ascii="Tahoma" w:hAnsi="Tahoma" w:cs="Tahoma"/>
        </w:rPr>
        <w:t xml:space="preserve">foram aprovadas </w:t>
      </w:r>
      <w:r w:rsidRPr="00CA3CDC">
        <w:rPr>
          <w:rFonts w:ascii="Tahoma" w:hAnsi="Tahoma" w:cs="Tahoma"/>
        </w:rPr>
        <w:t>pelo</w:t>
      </w:r>
      <w:r>
        <w:rPr>
          <w:rFonts w:ascii="Tahoma" w:hAnsi="Tahoma" w:cs="Tahoma"/>
        </w:rPr>
        <w:t>s sócios-quotistas da Shopping Park (conforme abaixo definido)</w:t>
      </w:r>
      <w:r w:rsidRPr="00CA3CDC">
        <w:rPr>
          <w:rFonts w:ascii="Tahoma" w:hAnsi="Tahoma" w:cs="Tahoma"/>
        </w:rPr>
        <w:t xml:space="preserve"> em reunião realizada em </w:t>
      </w:r>
      <w:r w:rsidR="009514FB">
        <w:rPr>
          <w:rFonts w:ascii="Tahoma" w:hAnsi="Tahoma" w:cs="Tahoma"/>
        </w:rPr>
        <w:t>17</w:t>
      </w:r>
      <w:r w:rsidR="0050450F">
        <w:rPr>
          <w:rFonts w:ascii="Tahoma" w:hAnsi="Tahoma" w:cs="Tahoma"/>
        </w:rPr>
        <w:t xml:space="preserve"> </w:t>
      </w:r>
      <w:r w:rsidRPr="00CA3CDC">
        <w:rPr>
          <w:rFonts w:ascii="Tahoma" w:hAnsi="Tahoma" w:cs="Tahoma"/>
        </w:rPr>
        <w:t>de dezembro de 2019</w:t>
      </w:r>
      <w:r w:rsidRPr="00AE7CCE">
        <w:rPr>
          <w:rFonts w:ascii="Tahoma" w:hAnsi="Tahoma" w:cs="Tahoma"/>
        </w:rPr>
        <w:t>.</w:t>
      </w:r>
    </w:p>
    <w:bookmarkEnd w:id="10"/>
    <w:bookmarkEnd w:id="11"/>
    <w:p w14:paraId="4D32C407" w14:textId="77777777" w:rsidR="00BC55E6" w:rsidRPr="00CA3CDC" w:rsidRDefault="00BC55E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lastRenderedPageBreak/>
        <w:t xml:space="preserve">CLÁUSULA SEGUNDA </w:t>
      </w:r>
      <w:r w:rsidR="00BB71B0"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REQUISITOS</w:t>
      </w:r>
      <w:r w:rsidR="00BB71B0" w:rsidRPr="00CA3CDC">
        <w:rPr>
          <w:rStyle w:val="DeltaViewInsertion"/>
          <w:rFonts w:ascii="Tahoma" w:hAnsi="Tahoma" w:cs="Tahoma"/>
          <w:b/>
          <w:bCs/>
          <w:color w:val="auto"/>
          <w:u w:val="none"/>
        </w:rPr>
        <w:t xml:space="preserve"> </w:t>
      </w:r>
    </w:p>
    <w:p w14:paraId="2F971284" w14:textId="77777777" w:rsidR="003B0AA7" w:rsidRPr="00CA3CDC" w:rsidRDefault="003B0AA7"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Ausência de Registro na Comissão de Valores Mobiliários</w:t>
      </w:r>
      <w:r w:rsidR="006C5B39" w:rsidRPr="00CA3CDC">
        <w:rPr>
          <w:rFonts w:ascii="Tahoma" w:hAnsi="Tahoma"/>
          <w:u w:val="single"/>
        </w:rPr>
        <w:t>,</w:t>
      </w:r>
      <w:r w:rsidRPr="00CA3CDC">
        <w:rPr>
          <w:rFonts w:ascii="Tahoma" w:hAnsi="Tahoma"/>
          <w:u w:val="single"/>
        </w:rPr>
        <w:t xml:space="preserve"> </w:t>
      </w:r>
      <w:r w:rsidR="006C5B39" w:rsidRPr="00CA3CDC">
        <w:rPr>
          <w:rFonts w:ascii="Tahoma" w:hAnsi="Tahoma"/>
          <w:u w:val="single"/>
        </w:rPr>
        <w:t>na Associação Brasileira das Entidades dos Mercados Financeiro e de Capitais – ANBIMA e na B3 S.A.– Brasil, Bolsa, Balcão</w:t>
      </w:r>
    </w:p>
    <w:p w14:paraId="51AE20DA" w14:textId="5AACBBD7" w:rsidR="003B0AA7" w:rsidRPr="00CA3CDC" w:rsidRDefault="00E50B9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Emissão não será objeto de registro perante a </w:t>
      </w:r>
      <w:r w:rsidRPr="00CA3CDC">
        <w:rPr>
          <w:rFonts w:ascii="Tahoma" w:hAnsi="Tahoma"/>
        </w:rPr>
        <w:t>CVM</w:t>
      </w:r>
      <w:r w:rsidR="007A6BB6" w:rsidRPr="00CA3CDC">
        <w:rPr>
          <w:rFonts w:ascii="Tahoma" w:hAnsi="Tahoma" w:cs="Tahoma"/>
        </w:rPr>
        <w:t xml:space="preserve">, </w:t>
      </w:r>
      <w:r w:rsidRPr="00CA3CDC">
        <w:rPr>
          <w:rFonts w:ascii="Tahoma" w:hAnsi="Tahoma" w:cs="Tahoma"/>
          <w:bCs/>
        </w:rPr>
        <w:t xml:space="preserve">ANBIMA </w:t>
      </w:r>
      <w:r w:rsidR="007D6236" w:rsidRPr="00CA3CDC">
        <w:rPr>
          <w:rFonts w:ascii="Tahoma" w:hAnsi="Tahoma" w:cs="Tahoma"/>
          <w:bCs/>
        </w:rPr>
        <w:t xml:space="preserve">– </w:t>
      </w:r>
      <w:r w:rsidRPr="00CA3CDC">
        <w:rPr>
          <w:rFonts w:ascii="Tahoma" w:hAnsi="Tahoma" w:cs="Tahoma"/>
          <w:bCs/>
        </w:rPr>
        <w:t>Associação Brasileira das Entidades dos Mercados Financeiro e de Capitais (“</w:t>
      </w:r>
      <w:r w:rsidRPr="00CA3CDC">
        <w:rPr>
          <w:rFonts w:ascii="Tahoma" w:hAnsi="Tahoma"/>
          <w:u w:val="single"/>
        </w:rPr>
        <w:t>ANBIMA</w:t>
      </w:r>
      <w:r w:rsidRPr="00CA3CDC">
        <w:rPr>
          <w:rFonts w:ascii="Tahoma" w:hAnsi="Tahoma" w:cs="Tahoma"/>
          <w:bCs/>
        </w:rPr>
        <w:t>”)</w:t>
      </w:r>
      <w:r w:rsidR="007A6BB6" w:rsidRPr="00CA3CDC">
        <w:rPr>
          <w:rFonts w:ascii="Tahoma" w:hAnsi="Tahoma" w:cs="Tahoma"/>
          <w:bCs/>
        </w:rPr>
        <w:t xml:space="preserve"> ou B3 S.A. – Brasil, Bolsa e Balcão (“</w:t>
      </w:r>
      <w:r w:rsidR="007A6BB6" w:rsidRPr="00CA3CDC">
        <w:rPr>
          <w:rFonts w:ascii="Tahoma" w:hAnsi="Tahoma" w:cs="Tahoma"/>
          <w:bCs/>
          <w:u w:val="single"/>
        </w:rPr>
        <w:t>B3</w:t>
      </w:r>
      <w:r w:rsidR="007A6BB6" w:rsidRPr="00CA3CDC">
        <w:rPr>
          <w:rFonts w:ascii="Tahoma" w:hAnsi="Tahoma" w:cs="Tahoma"/>
          <w:bCs/>
        </w:rPr>
        <w:t>”)</w:t>
      </w:r>
      <w:r w:rsidRPr="00CA3CDC">
        <w:rPr>
          <w:rFonts w:ascii="Tahoma" w:hAnsi="Tahoma" w:cs="Tahoma"/>
        </w:rPr>
        <w:t xml:space="preserve">, uma vez que as Debêntures serão objeto de colocação privada, sem </w:t>
      </w:r>
      <w:r w:rsidRPr="00CA3CDC">
        <w:rPr>
          <w:rFonts w:ascii="Tahoma" w:hAnsi="Tahoma" w:cs="Tahoma"/>
          <w:b/>
        </w:rPr>
        <w:t>(i)</w:t>
      </w:r>
      <w:r w:rsidR="005D42C7" w:rsidRPr="00CA3CDC">
        <w:rPr>
          <w:rFonts w:ascii="Tahoma" w:hAnsi="Tahoma" w:cs="Tahoma"/>
        </w:rPr>
        <w:t> </w:t>
      </w:r>
      <w:r w:rsidRPr="00CA3CDC">
        <w:rPr>
          <w:rFonts w:ascii="Tahoma" w:hAnsi="Tahoma" w:cs="Tahoma"/>
        </w:rPr>
        <w:t>a</w:t>
      </w:r>
      <w:r w:rsidR="005D42C7" w:rsidRPr="00CA3CDC">
        <w:rPr>
          <w:rFonts w:ascii="Tahoma" w:hAnsi="Tahoma" w:cs="Tahoma"/>
        </w:rPr>
        <w:t> </w:t>
      </w:r>
      <w:r w:rsidRPr="00CA3CDC">
        <w:rPr>
          <w:rFonts w:ascii="Tahoma" w:hAnsi="Tahoma" w:cs="Tahoma"/>
        </w:rPr>
        <w:t xml:space="preserve">intermediação de instituições integrantes do sistema de distribuição de valores mobiliários; ou </w:t>
      </w:r>
      <w:r w:rsidRPr="00CA3CDC">
        <w:rPr>
          <w:rFonts w:ascii="Tahoma" w:hAnsi="Tahoma" w:cs="Tahoma"/>
          <w:b/>
        </w:rPr>
        <w:t>(</w:t>
      </w:r>
      <w:proofErr w:type="spellStart"/>
      <w:r w:rsidRPr="00CA3CDC">
        <w:rPr>
          <w:rFonts w:ascii="Tahoma" w:hAnsi="Tahoma" w:cs="Tahoma"/>
          <w:b/>
        </w:rPr>
        <w:t>ii</w:t>
      </w:r>
      <w:proofErr w:type="spellEnd"/>
      <w:r w:rsidRPr="00CA3CDC">
        <w:rPr>
          <w:rFonts w:ascii="Tahoma" w:hAnsi="Tahoma" w:cs="Tahoma"/>
          <w:b/>
        </w:rPr>
        <w:t>)</w:t>
      </w:r>
      <w:r w:rsidRPr="00CA3CDC">
        <w:rPr>
          <w:rFonts w:ascii="Tahoma" w:hAnsi="Tahoma" w:cs="Tahoma"/>
        </w:rPr>
        <w:t xml:space="preserve"> qualquer esforço de venda perante investidores indeterminados.</w:t>
      </w:r>
      <w:r w:rsidR="00781D00" w:rsidRPr="00CA3CDC">
        <w:rPr>
          <w:rFonts w:ascii="Tahoma" w:hAnsi="Tahoma" w:cs="Tahoma"/>
        </w:rPr>
        <w:t xml:space="preserve"> </w:t>
      </w:r>
    </w:p>
    <w:p w14:paraId="202F2F4D" w14:textId="77777777" w:rsidR="00731D0D" w:rsidRPr="00CA3CDC" w:rsidRDefault="00731D0D"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12" w:name="_Ref23500589"/>
      <w:r w:rsidRPr="00CA3CDC">
        <w:rPr>
          <w:rFonts w:ascii="Tahoma" w:hAnsi="Tahoma"/>
          <w:u w:val="single"/>
        </w:rPr>
        <w:t>Arquivamento</w:t>
      </w:r>
      <w:r w:rsidR="00BC55E6" w:rsidRPr="00CA3CDC">
        <w:rPr>
          <w:rFonts w:ascii="Tahoma" w:hAnsi="Tahoma"/>
          <w:u w:val="single"/>
        </w:rPr>
        <w:t xml:space="preserve"> na </w:t>
      </w:r>
      <w:r w:rsidR="009443D3" w:rsidRPr="00CA3CDC">
        <w:rPr>
          <w:rFonts w:ascii="Tahoma" w:hAnsi="Tahoma" w:cs="Tahoma"/>
          <w:u w:val="single"/>
        </w:rPr>
        <w:t>Junta Comercial</w:t>
      </w:r>
      <w:r w:rsidRPr="00CA3CDC">
        <w:rPr>
          <w:rFonts w:ascii="Tahoma" w:hAnsi="Tahoma"/>
          <w:u w:val="single"/>
        </w:rPr>
        <w:t xml:space="preserve"> e Publicação </w:t>
      </w:r>
      <w:r w:rsidR="00BC55E6" w:rsidRPr="00CA3CDC">
        <w:rPr>
          <w:rFonts w:ascii="Tahoma" w:hAnsi="Tahoma"/>
          <w:u w:val="single"/>
        </w:rPr>
        <w:t>da AGE Emissora</w:t>
      </w:r>
      <w:bookmarkEnd w:id="12"/>
    </w:p>
    <w:p w14:paraId="4D366A39" w14:textId="37DA29A5" w:rsidR="00CE12AD" w:rsidRPr="00CA3CDC" w:rsidRDefault="00E50B96"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3" w:name="_Ref23545284"/>
      <w:r w:rsidRPr="00CA3CDC">
        <w:rPr>
          <w:rFonts w:ascii="Tahoma" w:hAnsi="Tahoma" w:cs="Tahoma"/>
        </w:rPr>
        <w:t xml:space="preserve">Nos termos do artigo 62, inciso I e do artigo 289 da Lei das Sociedades por Ações, a ata da AGE Emissora será </w:t>
      </w:r>
      <w:r w:rsidR="00622DF9" w:rsidRPr="00CA3CDC">
        <w:rPr>
          <w:rFonts w:ascii="Tahoma" w:hAnsi="Tahoma" w:cs="Tahoma"/>
        </w:rPr>
        <w:t xml:space="preserve">arquivada </w:t>
      </w:r>
      <w:r w:rsidRPr="00CA3CDC">
        <w:rPr>
          <w:rFonts w:ascii="Tahoma" w:hAnsi="Tahoma" w:cs="Tahoma"/>
        </w:rPr>
        <w:t xml:space="preserve">na </w:t>
      </w:r>
      <w:r w:rsidR="009443D3" w:rsidRPr="00CA3CDC">
        <w:rPr>
          <w:rFonts w:ascii="Tahoma" w:hAnsi="Tahoma" w:cs="Tahoma"/>
        </w:rPr>
        <w:t>Junta Comercial</w:t>
      </w:r>
      <w:r w:rsidRPr="00CA3CDC">
        <w:rPr>
          <w:rFonts w:ascii="Tahoma" w:hAnsi="Tahoma" w:cs="Tahoma"/>
        </w:rPr>
        <w:t xml:space="preserve"> e </w:t>
      </w:r>
      <w:bookmarkStart w:id="14" w:name="_Hlk24557980"/>
      <w:r w:rsidRPr="00CA3CDC">
        <w:rPr>
          <w:rFonts w:ascii="Tahoma" w:hAnsi="Tahoma" w:cs="Tahoma"/>
        </w:rPr>
        <w:t>publicad</w:t>
      </w:r>
      <w:r w:rsidR="00622DF9" w:rsidRPr="00CA3CDC">
        <w:rPr>
          <w:rFonts w:ascii="Tahoma" w:hAnsi="Tahoma" w:cs="Tahoma"/>
        </w:rPr>
        <w:t>a</w:t>
      </w:r>
      <w:r w:rsidRPr="00CA3CDC">
        <w:rPr>
          <w:rFonts w:ascii="Tahoma" w:hAnsi="Tahoma" w:cs="Tahoma"/>
        </w:rPr>
        <w:t xml:space="preserve"> </w:t>
      </w:r>
      <w:r w:rsidR="0029177A" w:rsidRPr="00CA3CDC">
        <w:rPr>
          <w:rFonts w:ascii="Tahoma" w:hAnsi="Tahoma" w:cs="Tahoma"/>
        </w:rPr>
        <w:t xml:space="preserve">no </w:t>
      </w:r>
      <w:r w:rsidRPr="00CA3CDC">
        <w:rPr>
          <w:rFonts w:ascii="Tahoma" w:hAnsi="Tahoma" w:cs="Tahoma"/>
        </w:rPr>
        <w:t xml:space="preserve">Diário Oficial do Estado de </w:t>
      </w:r>
      <w:r w:rsidR="00A979D3" w:rsidRPr="00CA3CDC">
        <w:rPr>
          <w:rFonts w:ascii="Tahoma" w:hAnsi="Tahoma" w:cs="Tahoma"/>
        </w:rPr>
        <w:t>São Paulo</w:t>
      </w:r>
      <w:r w:rsidRPr="00CA3CDC">
        <w:rPr>
          <w:rFonts w:ascii="Tahoma" w:hAnsi="Tahoma" w:cs="Tahoma"/>
        </w:rPr>
        <w:t xml:space="preserve"> (“</w:t>
      </w:r>
      <w:r w:rsidR="00487631" w:rsidRPr="00CA3CDC">
        <w:rPr>
          <w:rFonts w:ascii="Tahoma" w:hAnsi="Tahoma" w:cs="Tahoma"/>
          <w:u w:val="single"/>
        </w:rPr>
        <w:t>Diário Oficial</w:t>
      </w:r>
      <w:r w:rsidRPr="00CA3CDC">
        <w:rPr>
          <w:rFonts w:ascii="Tahoma" w:hAnsi="Tahoma" w:cs="Tahoma"/>
        </w:rPr>
        <w:t xml:space="preserve">”), e </w:t>
      </w:r>
      <w:r w:rsidRPr="00CA3CDC">
        <w:rPr>
          <w:rFonts w:ascii="Tahoma" w:hAnsi="Tahoma" w:cs="Tahoma"/>
          <w:b/>
        </w:rPr>
        <w:t>(b)</w:t>
      </w:r>
      <w:r w:rsidRPr="00CA3CDC">
        <w:rPr>
          <w:rFonts w:ascii="Tahoma" w:hAnsi="Tahoma" w:cs="Tahoma"/>
        </w:rPr>
        <w:t xml:space="preserve"> no jornal </w:t>
      </w:r>
      <w:bookmarkEnd w:id="13"/>
      <w:bookmarkEnd w:id="14"/>
      <w:r w:rsidR="00A07155" w:rsidRPr="00CA3CDC">
        <w:rPr>
          <w:rFonts w:ascii="Tahoma" w:hAnsi="Tahoma" w:cs="Tahoma"/>
        </w:rPr>
        <w:t xml:space="preserve">“O Dia </w:t>
      </w:r>
      <w:r w:rsidR="00AD0282">
        <w:rPr>
          <w:rFonts w:ascii="Tahoma" w:hAnsi="Tahoma" w:cs="Tahoma"/>
        </w:rPr>
        <w:t>SP</w:t>
      </w:r>
      <w:r w:rsidR="00A07155" w:rsidRPr="00CA3CDC">
        <w:rPr>
          <w:rFonts w:ascii="Tahoma" w:hAnsi="Tahoma" w:cs="Tahoma"/>
        </w:rPr>
        <w:t>”.</w:t>
      </w:r>
      <w:r w:rsidR="00A07155" w:rsidRPr="00CA3CDC">
        <w:rPr>
          <w:rFonts w:ascii="Tahoma" w:hAnsi="Tahoma" w:cs="Tahoma"/>
          <w:i/>
        </w:rPr>
        <w:t xml:space="preserve"> </w:t>
      </w:r>
    </w:p>
    <w:p w14:paraId="3B95F0F6" w14:textId="77777777" w:rsidR="00731D0D" w:rsidRPr="00CA3CDC" w:rsidRDefault="009923E9"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15" w:name="_Ref23500592"/>
      <w:r w:rsidRPr="00CA3CDC">
        <w:rPr>
          <w:rFonts w:ascii="Tahoma" w:hAnsi="Tahoma"/>
          <w:u w:val="single"/>
        </w:rPr>
        <w:t>Inscrição</w:t>
      </w:r>
      <w:r w:rsidR="00731D0D" w:rsidRPr="00CA3CDC">
        <w:rPr>
          <w:rFonts w:ascii="Tahoma" w:hAnsi="Tahoma"/>
          <w:u w:val="single"/>
        </w:rPr>
        <w:t xml:space="preserve"> d</w:t>
      </w:r>
      <w:r w:rsidR="00BC55E6" w:rsidRPr="00CA3CDC">
        <w:rPr>
          <w:rFonts w:ascii="Tahoma" w:hAnsi="Tahoma"/>
          <w:u w:val="single"/>
        </w:rPr>
        <w:t>est</w:t>
      </w:r>
      <w:r w:rsidR="00731D0D" w:rsidRPr="00CA3CDC">
        <w:rPr>
          <w:rFonts w:ascii="Tahoma" w:hAnsi="Tahoma"/>
          <w:u w:val="single"/>
        </w:rPr>
        <w:t>a Escritura de Emissão</w:t>
      </w:r>
      <w:r w:rsidR="00BC55E6" w:rsidRPr="00CA3CDC">
        <w:rPr>
          <w:rFonts w:ascii="Tahoma" w:hAnsi="Tahoma"/>
          <w:u w:val="single"/>
        </w:rPr>
        <w:t xml:space="preserve"> e seus eventuais aditamentos</w:t>
      </w:r>
      <w:bookmarkEnd w:id="15"/>
      <w:r w:rsidR="008A4CB7" w:rsidRPr="00CA3CDC">
        <w:rPr>
          <w:rFonts w:ascii="Tahoma" w:hAnsi="Tahoma"/>
          <w:u w:val="single"/>
        </w:rPr>
        <w:t xml:space="preserve"> </w:t>
      </w:r>
    </w:p>
    <w:p w14:paraId="0249E88F" w14:textId="00399E69" w:rsidR="00BB322D" w:rsidRPr="00CA3CDC" w:rsidRDefault="00BC55E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presente Escritura de Emissão e seus eventuais aditamentos serão </w:t>
      </w:r>
      <w:r w:rsidR="002F3D06" w:rsidRPr="00CA3CDC">
        <w:rPr>
          <w:rFonts w:ascii="Tahoma" w:hAnsi="Tahoma" w:cs="Tahoma"/>
        </w:rPr>
        <w:t>protocola</w:t>
      </w:r>
      <w:r w:rsidR="002F3D06">
        <w:rPr>
          <w:rFonts w:ascii="Tahoma" w:hAnsi="Tahoma" w:cs="Tahoma"/>
        </w:rPr>
        <w:t>dos</w:t>
      </w:r>
      <w:r w:rsidR="002F3D06" w:rsidRPr="00CA3CDC">
        <w:rPr>
          <w:rFonts w:ascii="Tahoma" w:hAnsi="Tahoma" w:cs="Tahoma"/>
        </w:rPr>
        <w:t xml:space="preserve"> </w:t>
      </w:r>
      <w:r w:rsidRPr="00CA3CDC">
        <w:rPr>
          <w:rFonts w:ascii="Tahoma" w:hAnsi="Tahoma" w:cs="Tahoma"/>
        </w:rPr>
        <w:t xml:space="preserve">na </w:t>
      </w:r>
      <w:r w:rsidR="009443D3" w:rsidRPr="00CA3CDC">
        <w:rPr>
          <w:rFonts w:ascii="Tahoma" w:hAnsi="Tahoma" w:cs="Tahoma"/>
        </w:rPr>
        <w:t>Junta Comercial</w:t>
      </w:r>
      <w:r w:rsidR="002F3D06">
        <w:rPr>
          <w:rFonts w:ascii="Tahoma" w:hAnsi="Tahoma" w:cs="Tahoma"/>
        </w:rPr>
        <w:t xml:space="preserve"> para registro </w:t>
      </w:r>
      <w:r w:rsidR="002F3D06" w:rsidRPr="00CA3CDC">
        <w:rPr>
          <w:rFonts w:ascii="Tahoma" w:hAnsi="Tahoma" w:cs="Tahoma"/>
        </w:rPr>
        <w:t>no prazo de até 2 (dois) Dias Úteis (conforme abaixo definido) da data de assinatur</w:t>
      </w:r>
      <w:r w:rsidR="002F3D06">
        <w:rPr>
          <w:rFonts w:ascii="Tahoma" w:hAnsi="Tahoma" w:cs="Tahoma"/>
        </w:rPr>
        <w:t>a</w:t>
      </w:r>
      <w:r w:rsidRPr="00CA3CDC">
        <w:rPr>
          <w:rFonts w:ascii="Tahoma" w:hAnsi="Tahoma" w:cs="Tahoma"/>
        </w:rPr>
        <w:t xml:space="preserve">, conforme disposto no artigo 62, inciso II e parágrafo 3º da Lei das Sociedades por Ações. </w:t>
      </w:r>
    </w:p>
    <w:p w14:paraId="686B6B99" w14:textId="46F8D9E4" w:rsidR="00FF2AE8" w:rsidRPr="00CA3CDC" w:rsidRDefault="00FF2AE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Em virtude da Fiança prestada pelo Fiador, a presente Escritura de Emissão e seus eventuais aditamentos serão registrados ou averbados, conforme o caso, pela Emissora, às suas expensas, no </w:t>
      </w:r>
      <w:r w:rsidR="005D42C7" w:rsidRPr="00CA3CDC">
        <w:rPr>
          <w:rFonts w:ascii="Tahoma" w:hAnsi="Tahoma" w:cs="Tahoma"/>
        </w:rPr>
        <w:t xml:space="preserve">competente </w:t>
      </w:r>
      <w:r w:rsidRPr="00CA3CDC">
        <w:rPr>
          <w:rFonts w:ascii="Tahoma" w:hAnsi="Tahoma" w:cs="Tahoma"/>
        </w:rPr>
        <w:t>Cartório de Registro de Títulos e Documentos da</w:t>
      </w:r>
      <w:r w:rsidR="005D42C7" w:rsidRPr="00CA3CDC">
        <w:rPr>
          <w:rFonts w:ascii="Tahoma" w:hAnsi="Tahoma" w:cs="Tahoma"/>
        </w:rPr>
        <w:t xml:space="preserve"> circunscrição da sede ou domicílio, conforme aplicável, das Partes</w:t>
      </w:r>
      <w:r w:rsidR="001A10B7" w:rsidRPr="00CA3CDC">
        <w:rPr>
          <w:rFonts w:ascii="Tahoma" w:hAnsi="Tahoma" w:cs="Tahoma"/>
        </w:rPr>
        <w:t xml:space="preserve"> e Fiador</w:t>
      </w:r>
      <w:r w:rsidR="005D42C7" w:rsidRPr="00CA3CDC">
        <w:rPr>
          <w:rFonts w:ascii="Tahoma" w:hAnsi="Tahoma" w:cs="Tahoma"/>
        </w:rPr>
        <w:t>, qual</w:t>
      </w:r>
      <w:r w:rsidRPr="00CA3CDC">
        <w:rPr>
          <w:rFonts w:ascii="Tahoma" w:hAnsi="Tahoma" w:cs="Tahoma"/>
        </w:rPr>
        <w:t xml:space="preserve"> </w:t>
      </w:r>
      <w:r w:rsidR="005D42C7" w:rsidRPr="00CA3CDC">
        <w:rPr>
          <w:rFonts w:ascii="Tahoma" w:hAnsi="Tahoma" w:cs="Tahoma"/>
        </w:rPr>
        <w:t xml:space="preserve">seja, a </w:t>
      </w:r>
      <w:r w:rsidR="00A07155" w:rsidRPr="00CA3CDC">
        <w:rPr>
          <w:rFonts w:ascii="Tahoma" w:hAnsi="Tahoma" w:cs="Tahoma"/>
        </w:rPr>
        <w:t>c</w:t>
      </w:r>
      <w:r w:rsidRPr="00CA3CDC">
        <w:rPr>
          <w:rFonts w:ascii="Tahoma" w:hAnsi="Tahoma" w:cs="Tahoma"/>
        </w:rPr>
        <w:t xml:space="preserve">idade de São Paulo, </w:t>
      </w:r>
      <w:r w:rsidR="00A07155" w:rsidRPr="00CA3CDC">
        <w:rPr>
          <w:rFonts w:ascii="Tahoma" w:hAnsi="Tahoma" w:cs="Tahoma"/>
        </w:rPr>
        <w:t>e</w:t>
      </w:r>
      <w:r w:rsidRPr="00CA3CDC">
        <w:rPr>
          <w:rFonts w:ascii="Tahoma" w:hAnsi="Tahoma" w:cs="Tahoma"/>
        </w:rPr>
        <w:t>stado de São Paulo (“</w:t>
      </w:r>
      <w:r w:rsidRPr="00CA3CDC">
        <w:rPr>
          <w:rFonts w:ascii="Tahoma" w:hAnsi="Tahoma" w:cs="Tahoma"/>
          <w:u w:val="single"/>
        </w:rPr>
        <w:t>Cartório de RTD</w:t>
      </w:r>
      <w:r w:rsidRPr="00CA3CDC">
        <w:rPr>
          <w:rFonts w:ascii="Tahoma" w:hAnsi="Tahoma" w:cs="Tahoma"/>
        </w:rPr>
        <w:t>”)</w:t>
      </w:r>
      <w:r w:rsidR="00595E76">
        <w:rPr>
          <w:rFonts w:ascii="Tahoma" w:hAnsi="Tahoma" w:cs="Tahoma"/>
        </w:rPr>
        <w:t xml:space="preserve"> </w:t>
      </w:r>
      <w:r w:rsidR="00595E76">
        <w:rPr>
          <w:rFonts w:ascii="Tahoma" w:hAnsi="Tahoma"/>
        </w:rPr>
        <w:t xml:space="preserve">previamente à primeira </w:t>
      </w:r>
      <w:r w:rsidR="00595E76" w:rsidRPr="00CA3CDC">
        <w:rPr>
          <w:rFonts w:ascii="Tahoma" w:hAnsi="Tahoma" w:cs="Tahoma"/>
        </w:rPr>
        <w:t>Data de Integralização</w:t>
      </w:r>
      <w:r w:rsidR="00595E76">
        <w:rPr>
          <w:rFonts w:ascii="Tahoma" w:hAnsi="Tahoma"/>
        </w:rPr>
        <w:t xml:space="preserve"> das Debêntures</w:t>
      </w:r>
      <w:r w:rsidRPr="00CA3CDC">
        <w:rPr>
          <w:rFonts w:ascii="Tahoma" w:hAnsi="Tahoma" w:cs="Tahoma"/>
        </w:rPr>
        <w:t>.</w:t>
      </w:r>
    </w:p>
    <w:p w14:paraId="7C0BA885" w14:textId="0A60AF68" w:rsidR="006260D7" w:rsidRPr="00CA3CDC" w:rsidRDefault="00FF2AE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Para os fins de que trata este item 2.3., a</w:t>
      </w:r>
      <w:r w:rsidR="00BC55E6" w:rsidRPr="00CA3CDC">
        <w:rPr>
          <w:rFonts w:ascii="Tahoma" w:hAnsi="Tahoma" w:cs="Tahoma"/>
        </w:rPr>
        <w:t xml:space="preserve"> Emissora deverá entregar </w:t>
      </w:r>
      <w:r w:rsidR="00105E55" w:rsidRPr="00CA3CDC">
        <w:rPr>
          <w:rFonts w:ascii="Tahoma" w:hAnsi="Tahoma" w:cs="Tahoma"/>
        </w:rPr>
        <w:t>à</w:t>
      </w:r>
      <w:r w:rsidR="00356682" w:rsidRPr="00CA3CDC">
        <w:rPr>
          <w:rFonts w:ascii="Tahoma" w:hAnsi="Tahoma" w:cs="Tahoma"/>
        </w:rPr>
        <w:t xml:space="preserve"> Debenturista</w:t>
      </w:r>
      <w:r w:rsidR="00BC55E6" w:rsidRPr="00CA3CDC">
        <w:rPr>
          <w:rFonts w:ascii="Tahoma" w:hAnsi="Tahoma" w:cs="Tahoma"/>
        </w:rPr>
        <w:t xml:space="preserve">, no prazo de até 2 (dois) Dias Úteis contados da data do </w:t>
      </w:r>
      <w:r w:rsidRPr="00CA3CDC">
        <w:rPr>
          <w:rFonts w:ascii="Tahoma" w:hAnsi="Tahoma" w:cs="Tahoma"/>
        </w:rPr>
        <w:t xml:space="preserve">último </w:t>
      </w:r>
      <w:r w:rsidR="00BC55E6" w:rsidRPr="00CA3CDC">
        <w:rPr>
          <w:rFonts w:ascii="Tahoma" w:hAnsi="Tahoma" w:cs="Tahoma"/>
        </w:rPr>
        <w:t xml:space="preserve">registro, 1 (uma) via eletrônica </w:t>
      </w:r>
      <w:r w:rsidRPr="00CA3CDC">
        <w:rPr>
          <w:rFonts w:ascii="Tahoma" w:hAnsi="Tahoma" w:cs="Tahoma"/>
        </w:rPr>
        <w:t>da Escritura e Emissão</w:t>
      </w:r>
      <w:r w:rsidR="0011045E" w:rsidRPr="00CA3CDC">
        <w:rPr>
          <w:rFonts w:ascii="Tahoma" w:hAnsi="Tahoma" w:cs="Tahoma"/>
        </w:rPr>
        <w:t xml:space="preserve"> </w:t>
      </w:r>
      <w:r w:rsidR="00BC55E6" w:rsidRPr="00CA3CDC">
        <w:rPr>
          <w:rFonts w:ascii="Tahoma" w:hAnsi="Tahoma" w:cs="Tahoma"/>
        </w:rPr>
        <w:t xml:space="preserve">(formato </w:t>
      </w:r>
      <w:proofErr w:type="spellStart"/>
      <w:r w:rsidR="00BC55E6" w:rsidRPr="00CA3CDC">
        <w:rPr>
          <w:rFonts w:ascii="Tahoma" w:hAnsi="Tahoma" w:cs="Tahoma"/>
        </w:rPr>
        <w:t>pdf</w:t>
      </w:r>
      <w:proofErr w:type="spellEnd"/>
      <w:r w:rsidR="00BC55E6" w:rsidRPr="00CA3CDC">
        <w:rPr>
          <w:rFonts w:ascii="Tahoma" w:hAnsi="Tahoma" w:cs="Tahoma"/>
        </w:rPr>
        <w:t xml:space="preserve">), contendo a chancela da </w:t>
      </w:r>
      <w:r w:rsidR="009443D3" w:rsidRPr="00CA3CDC">
        <w:rPr>
          <w:rFonts w:ascii="Tahoma" w:hAnsi="Tahoma" w:cs="Tahoma"/>
        </w:rPr>
        <w:t>Junta Comercial</w:t>
      </w:r>
      <w:r w:rsidR="00BC55E6" w:rsidRPr="00CA3CDC">
        <w:rPr>
          <w:rFonts w:ascii="Tahoma" w:hAnsi="Tahoma" w:cs="Tahoma"/>
        </w:rPr>
        <w:t xml:space="preserve"> </w:t>
      </w:r>
      <w:r w:rsidR="000A2899" w:rsidRPr="00CA3CDC">
        <w:rPr>
          <w:rFonts w:ascii="Tahoma" w:hAnsi="Tahoma" w:cs="Tahoma"/>
        </w:rPr>
        <w:t>na AGE Emissora e n</w:t>
      </w:r>
      <w:r w:rsidR="00BC55E6" w:rsidRPr="00CA3CDC">
        <w:rPr>
          <w:rFonts w:ascii="Tahoma" w:hAnsi="Tahoma" w:cs="Tahoma"/>
        </w:rPr>
        <w:t xml:space="preserve">esta Escritura de Emissão, e seus eventuais aditamentos, devidamente inscritos na </w:t>
      </w:r>
      <w:r w:rsidR="009443D3" w:rsidRPr="00CA3CDC">
        <w:rPr>
          <w:rFonts w:ascii="Tahoma" w:hAnsi="Tahoma" w:cs="Tahoma"/>
        </w:rPr>
        <w:t>Junta Comercial</w:t>
      </w:r>
      <w:r w:rsidR="00BC55E6" w:rsidRPr="00CA3CDC">
        <w:rPr>
          <w:rFonts w:ascii="Tahoma" w:hAnsi="Tahoma" w:cs="Tahoma"/>
        </w:rPr>
        <w:t>.</w:t>
      </w:r>
      <w:r w:rsidR="00105E55" w:rsidRPr="00CA3CDC">
        <w:rPr>
          <w:rFonts w:ascii="Tahoma" w:hAnsi="Tahoma" w:cs="Tahoma"/>
        </w:rPr>
        <w:t xml:space="preserve"> Neste mesmo prazo, a Emissora deverá providenciar o envio de 1 (uma) via original</w:t>
      </w:r>
      <w:r w:rsidR="00D30199" w:rsidRPr="00CA3CDC">
        <w:rPr>
          <w:rFonts w:ascii="Tahoma" w:hAnsi="Tahoma" w:cs="Tahoma"/>
        </w:rPr>
        <w:t xml:space="preserve"> da Escritura de Emissão devidamente registrada</w:t>
      </w:r>
      <w:r w:rsidR="00105E55" w:rsidRPr="00CA3CDC">
        <w:rPr>
          <w:rFonts w:ascii="Tahoma" w:hAnsi="Tahoma" w:cs="Tahoma"/>
        </w:rPr>
        <w:t xml:space="preserve"> </w:t>
      </w:r>
      <w:r w:rsidR="00604E72" w:rsidRPr="00CA3CDC">
        <w:rPr>
          <w:rFonts w:ascii="Tahoma" w:hAnsi="Tahoma" w:cs="Tahoma"/>
        </w:rPr>
        <w:t>à</w:t>
      </w:r>
      <w:r w:rsidR="003D4933" w:rsidRPr="00CA3CDC">
        <w:rPr>
          <w:rFonts w:ascii="Tahoma" w:hAnsi="Tahoma" w:cs="Tahoma"/>
        </w:rPr>
        <w:t xml:space="preserve"> </w:t>
      </w:r>
      <w:r w:rsidR="003D4933" w:rsidRPr="00CA3CDC">
        <w:rPr>
          <w:rFonts w:ascii="Tahoma" w:hAnsi="Tahoma" w:cs="Tahoma"/>
          <w:b/>
          <w:bCs/>
        </w:rPr>
        <w:t>OLIVEIRA TRUST DISTRIBUIDORA DE TÍTULOS E VALORES MOBILIÁRIOS S.A.</w:t>
      </w:r>
      <w:r w:rsidR="003D4933" w:rsidRPr="00CA3CDC">
        <w:rPr>
          <w:rFonts w:ascii="Tahoma" w:hAnsi="Tahoma" w:cs="Tahoma"/>
        </w:rPr>
        <w:t xml:space="preserve">, instituição financeira autorizada a funcionar pelo Banco Central do Brasil, constituída sob a forma de sociedade por </w:t>
      </w:r>
      <w:r w:rsidR="003D4933" w:rsidRPr="00CA3CDC">
        <w:rPr>
          <w:rFonts w:ascii="Tahoma" w:hAnsi="Tahoma" w:cs="Tahoma"/>
        </w:rPr>
        <w:lastRenderedPageBreak/>
        <w:t xml:space="preserve">ações, com endereço comercial na Cidade de São Paulo, Estado de São Paulo, na </w:t>
      </w:r>
      <w:bookmarkStart w:id="16" w:name="_Hlk17817199"/>
      <w:r w:rsidR="003D4933" w:rsidRPr="00CA3CDC">
        <w:rPr>
          <w:rFonts w:ascii="Tahoma" w:hAnsi="Tahoma" w:cs="Tahoma"/>
        </w:rPr>
        <w:t xml:space="preserve">Rua Joaquim Floriano, nº 1.052, 13º andar, sala 132 (parte), Itaim Bibi, </w:t>
      </w:r>
      <w:bookmarkEnd w:id="16"/>
      <w:r w:rsidR="003D4933" w:rsidRPr="00CA3CDC">
        <w:rPr>
          <w:rFonts w:ascii="Tahoma" w:hAnsi="Tahoma" w:cs="Tahoma"/>
        </w:rPr>
        <w:t>inscrita no CNPJ/ME sob o nº 36.113.876/0004-34</w:t>
      </w:r>
      <w:bookmarkStart w:id="17" w:name="_Hlk23678008"/>
      <w:r w:rsidR="006F5BFD" w:rsidRPr="00CA3CDC">
        <w:rPr>
          <w:rFonts w:ascii="Tahoma" w:hAnsi="Tahoma" w:cs="Tahoma"/>
        </w:rPr>
        <w:t xml:space="preserve">, </w:t>
      </w:r>
      <w:r w:rsidR="00C969A3" w:rsidRPr="00CA3CDC">
        <w:rPr>
          <w:rFonts w:ascii="Tahoma" w:hAnsi="Tahoma" w:cs="Tahoma"/>
        </w:rPr>
        <w:t>na qualidade de instituição custodiante (“</w:t>
      </w:r>
      <w:r w:rsidR="00C969A3" w:rsidRPr="00CA3CDC">
        <w:rPr>
          <w:rFonts w:ascii="Tahoma" w:hAnsi="Tahoma" w:cs="Tahoma"/>
          <w:u w:val="single"/>
        </w:rPr>
        <w:t>Instituição Custodiante</w:t>
      </w:r>
      <w:r w:rsidR="00C969A3" w:rsidRPr="00CA3CDC">
        <w:rPr>
          <w:rFonts w:ascii="Tahoma" w:hAnsi="Tahoma" w:cs="Tahoma"/>
        </w:rPr>
        <w:t>” ou “</w:t>
      </w:r>
      <w:r w:rsidR="00C969A3" w:rsidRPr="00CA3CDC">
        <w:rPr>
          <w:rFonts w:ascii="Tahoma" w:hAnsi="Tahoma" w:cs="Tahoma"/>
          <w:u w:val="single"/>
        </w:rPr>
        <w:t>Agente Fiduciário dos CRI</w:t>
      </w:r>
      <w:r w:rsidR="00C969A3" w:rsidRPr="00CA3CDC">
        <w:rPr>
          <w:rFonts w:ascii="Tahoma" w:hAnsi="Tahoma" w:cs="Tahoma"/>
        </w:rPr>
        <w:t>”)</w:t>
      </w:r>
      <w:bookmarkEnd w:id="17"/>
      <w:r w:rsidR="00105E55" w:rsidRPr="00CA3CDC">
        <w:rPr>
          <w:rFonts w:ascii="Tahoma" w:hAnsi="Tahoma" w:cs="Tahoma"/>
        </w:rPr>
        <w:t>.</w:t>
      </w:r>
    </w:p>
    <w:p w14:paraId="664CE249" w14:textId="77777777" w:rsidR="00285EB6" w:rsidRPr="00CA3CDC" w:rsidRDefault="00285EB6" w:rsidP="0050450F">
      <w:pPr>
        <w:pStyle w:val="PargrafodaLista"/>
        <w:keepNext/>
        <w:numPr>
          <w:ilvl w:val="1"/>
          <w:numId w:val="3"/>
        </w:numPr>
        <w:tabs>
          <w:tab w:val="left" w:pos="1134"/>
        </w:tabs>
        <w:spacing w:after="240" w:line="320" w:lineRule="exact"/>
        <w:ind w:left="0" w:firstLine="0"/>
        <w:jc w:val="both"/>
        <w:rPr>
          <w:rFonts w:ascii="Tahoma" w:hAnsi="Tahoma" w:cs="Tahoma"/>
          <w:bCs/>
          <w:u w:val="single"/>
        </w:rPr>
      </w:pPr>
      <w:bookmarkStart w:id="18" w:name="_Hlk23678096"/>
      <w:r w:rsidRPr="00CA3CDC">
        <w:rPr>
          <w:rFonts w:ascii="Tahoma" w:hAnsi="Tahoma" w:cs="Tahoma"/>
          <w:bCs/>
          <w:u w:val="single"/>
        </w:rPr>
        <w:t>Registro do “Livro de Registro de Debêntures Nominativas” e “Livro de Registro de Transferência de Debêntures Nominativas”</w:t>
      </w:r>
    </w:p>
    <w:p w14:paraId="2E9200FC" w14:textId="77777777" w:rsidR="00285EB6" w:rsidRPr="00CA3CDC" w:rsidRDefault="00285EB6"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 xml:space="preserve">Serão </w:t>
      </w:r>
      <w:r w:rsidRPr="00CA3CDC">
        <w:rPr>
          <w:rFonts w:ascii="Tahoma" w:hAnsi="Tahoma" w:cs="Tahoma"/>
        </w:rPr>
        <w:t>devidamente</w:t>
      </w:r>
      <w:r w:rsidRPr="00CA3CDC">
        <w:rPr>
          <w:rFonts w:ascii="Tahoma" w:eastAsia="Arial Unicode MS" w:hAnsi="Tahoma" w:cs="Tahoma"/>
        </w:rPr>
        <w:t xml:space="preserve"> arquivados e registrados na Junta Comercial </w:t>
      </w:r>
      <w:r w:rsidR="009D275E" w:rsidRPr="00CA3CDC">
        <w:rPr>
          <w:rFonts w:ascii="Tahoma" w:eastAsia="Arial Unicode MS" w:hAnsi="Tahoma" w:cs="Tahoma"/>
          <w:b/>
        </w:rPr>
        <w:t>(i)</w:t>
      </w:r>
      <w:r w:rsidR="009D275E" w:rsidRPr="00CA3CDC">
        <w:rPr>
          <w:rFonts w:ascii="Tahoma" w:eastAsia="Arial Unicode MS" w:hAnsi="Tahoma" w:cs="Tahoma"/>
        </w:rPr>
        <w:t xml:space="preserve"> </w:t>
      </w:r>
      <w:r w:rsidRPr="00CA3CDC">
        <w:rPr>
          <w:rFonts w:ascii="Tahoma" w:eastAsia="Arial Unicode MS" w:hAnsi="Tahoma" w:cs="Tahoma"/>
        </w:rPr>
        <w:t>um “</w:t>
      </w:r>
      <w:r w:rsidRPr="00CA3CDC">
        <w:rPr>
          <w:rFonts w:ascii="Tahoma" w:eastAsia="Arial Unicode MS" w:hAnsi="Tahoma" w:cs="Tahoma"/>
          <w:i/>
        </w:rPr>
        <w:t>Livro de Registro de Debêntures Nominativas</w:t>
      </w:r>
      <w:r w:rsidRPr="00CA3CDC">
        <w:rPr>
          <w:rFonts w:ascii="Tahoma" w:eastAsia="Arial Unicode MS" w:hAnsi="Tahoma" w:cs="Tahoma"/>
        </w:rPr>
        <w:t xml:space="preserve">” </w:t>
      </w:r>
      <w:r w:rsidRPr="00CA3CDC">
        <w:rPr>
          <w:rFonts w:ascii="Tahoma" w:hAnsi="Tahoma" w:cs="Tahoma"/>
        </w:rPr>
        <w:t>da</w:t>
      </w:r>
      <w:r w:rsidRPr="00CA3CDC">
        <w:rPr>
          <w:rFonts w:ascii="Tahoma" w:eastAsia="Arial Unicode MS" w:hAnsi="Tahoma" w:cs="Tahoma"/>
        </w:rPr>
        <w:t xml:space="preserve"> Emissora, no qual serão anotadas as condições essenciais da Emissão e das Debêntures, nos termos do parágrafo 4º do artigo 62, da Lei das Sociedades por Ações (“</w:t>
      </w:r>
      <w:r w:rsidRPr="00CA3CDC">
        <w:rPr>
          <w:rFonts w:ascii="Tahoma" w:eastAsia="Arial Unicode MS" w:hAnsi="Tahoma" w:cs="Tahoma"/>
          <w:u w:val="single"/>
        </w:rPr>
        <w:t>Livro de Registro</w:t>
      </w:r>
      <w:r w:rsidRPr="00CA3CDC">
        <w:rPr>
          <w:rFonts w:ascii="Tahoma" w:eastAsia="Arial Unicode MS" w:hAnsi="Tahoma" w:cs="Tahoma"/>
        </w:rPr>
        <w:t>”)</w:t>
      </w:r>
      <w:r w:rsidR="00724F43" w:rsidRPr="00CA3CDC">
        <w:rPr>
          <w:rFonts w:ascii="Tahoma" w:eastAsia="Arial Unicode MS" w:hAnsi="Tahoma" w:cs="Tahoma"/>
        </w:rPr>
        <w:t>;</w:t>
      </w:r>
      <w:r w:rsidRPr="00CA3CDC">
        <w:rPr>
          <w:rFonts w:ascii="Tahoma" w:eastAsia="Arial Unicode MS" w:hAnsi="Tahoma" w:cs="Tahoma"/>
        </w:rPr>
        <w:t xml:space="preserve"> e </w:t>
      </w:r>
      <w:r w:rsidR="00724F43" w:rsidRPr="00CA3CDC">
        <w:rPr>
          <w:rFonts w:ascii="Tahoma" w:eastAsia="Arial Unicode MS" w:hAnsi="Tahoma" w:cs="Tahoma"/>
          <w:b/>
        </w:rPr>
        <w:t>(</w:t>
      </w:r>
      <w:proofErr w:type="spellStart"/>
      <w:r w:rsidR="00724F43" w:rsidRPr="00CA3CDC">
        <w:rPr>
          <w:rFonts w:ascii="Tahoma" w:eastAsia="Arial Unicode MS" w:hAnsi="Tahoma" w:cs="Tahoma"/>
          <w:b/>
        </w:rPr>
        <w:t>i</w:t>
      </w:r>
      <w:r w:rsidR="000017E1" w:rsidRPr="00CA3CDC">
        <w:rPr>
          <w:rFonts w:ascii="Tahoma" w:eastAsia="Arial Unicode MS" w:hAnsi="Tahoma" w:cs="Tahoma"/>
          <w:b/>
        </w:rPr>
        <w:t>i</w:t>
      </w:r>
      <w:proofErr w:type="spellEnd"/>
      <w:r w:rsidR="00724F43" w:rsidRPr="00CA3CDC">
        <w:rPr>
          <w:rFonts w:ascii="Tahoma" w:eastAsia="Arial Unicode MS" w:hAnsi="Tahoma" w:cs="Tahoma"/>
          <w:b/>
        </w:rPr>
        <w:t>)</w:t>
      </w:r>
      <w:r w:rsidR="00724F43" w:rsidRPr="00CA3CDC">
        <w:rPr>
          <w:rFonts w:ascii="Tahoma" w:eastAsia="Arial Unicode MS" w:hAnsi="Tahoma" w:cs="Tahoma"/>
        </w:rPr>
        <w:t xml:space="preserve"> </w:t>
      </w:r>
      <w:r w:rsidRPr="00CA3CDC">
        <w:rPr>
          <w:rFonts w:ascii="Tahoma" w:eastAsia="Arial Unicode MS" w:hAnsi="Tahoma" w:cs="Tahoma"/>
        </w:rPr>
        <w:t>um “</w:t>
      </w:r>
      <w:r w:rsidRPr="00CA3CDC">
        <w:rPr>
          <w:rFonts w:ascii="Tahoma" w:eastAsia="Arial Unicode MS" w:hAnsi="Tahoma" w:cs="Tahoma"/>
          <w:i/>
        </w:rPr>
        <w:t>Livro de Registro de Transferência de Debêntures Nominativas</w:t>
      </w:r>
      <w:r w:rsidRPr="00CA3CDC">
        <w:rPr>
          <w:rFonts w:ascii="Tahoma" w:eastAsia="Arial Unicode MS" w:hAnsi="Tahoma" w:cs="Tahoma"/>
        </w:rPr>
        <w:t>” da Emissora, no qual serão registradas as transferências das Debêntures entre seus titulares.</w:t>
      </w:r>
      <w:r w:rsidRPr="00CA3CDC">
        <w:rPr>
          <w:rFonts w:ascii="Tahoma" w:eastAsia="Arial Unicode MS" w:hAnsi="Tahoma" w:cs="Tahoma"/>
          <w:b/>
        </w:rPr>
        <w:t xml:space="preserve"> </w:t>
      </w:r>
    </w:p>
    <w:p w14:paraId="323C7DB1" w14:textId="77777777" w:rsidR="00285EB6" w:rsidRPr="00CA3CDC" w:rsidRDefault="00285EB6" w:rsidP="0050450F">
      <w:pPr>
        <w:pStyle w:val="PargrafodaLista"/>
        <w:keepNext/>
        <w:numPr>
          <w:ilvl w:val="2"/>
          <w:numId w:val="3"/>
        </w:numPr>
        <w:tabs>
          <w:tab w:val="left" w:pos="1276"/>
        </w:tabs>
        <w:spacing w:after="240" w:line="320" w:lineRule="exact"/>
        <w:ind w:left="0" w:firstLine="0"/>
        <w:jc w:val="both"/>
        <w:rPr>
          <w:rFonts w:ascii="Tahoma" w:hAnsi="Tahoma"/>
          <w:u w:val="single"/>
        </w:rPr>
      </w:pPr>
      <w:r w:rsidRPr="00CA3CDC">
        <w:rPr>
          <w:rFonts w:ascii="Tahoma" w:eastAsia="Arial Unicode MS" w:hAnsi="Tahoma" w:cs="Tahoma"/>
        </w:rPr>
        <w:t xml:space="preserve">A Emissora deverá, no prazo de até 5 (cinco) Dias Úteis contados da data de </w:t>
      </w:r>
      <w:r w:rsidR="00FF2AE8" w:rsidRPr="00CA3CDC">
        <w:rPr>
          <w:rFonts w:ascii="Tahoma" w:eastAsia="Arial Unicode MS" w:hAnsi="Tahoma" w:cs="Tahoma"/>
        </w:rPr>
        <w:t>subscrição das Debêntures</w:t>
      </w:r>
      <w:r w:rsidR="00E14880" w:rsidRPr="00CA3CDC">
        <w:rPr>
          <w:rFonts w:ascii="Tahoma" w:eastAsia="Arial Unicode MS" w:hAnsi="Tahoma" w:cs="Tahoma"/>
        </w:rPr>
        <w:t>,</w:t>
      </w:r>
      <w:r w:rsidRPr="00CA3CDC">
        <w:rPr>
          <w:rFonts w:ascii="Tahoma" w:eastAsia="Arial Unicode MS" w:hAnsi="Tahoma" w:cs="Tahoma"/>
        </w:rPr>
        <w:t xml:space="preserve"> com cópia ao Agente Fiduciário</w:t>
      </w:r>
      <w:r w:rsidR="00280BD2" w:rsidRPr="00CA3CDC">
        <w:rPr>
          <w:rFonts w:ascii="Tahoma" w:eastAsia="Arial Unicode MS" w:hAnsi="Tahoma" w:cs="Tahoma"/>
        </w:rPr>
        <w:t xml:space="preserve"> dos CRI</w:t>
      </w:r>
      <w:r w:rsidR="00E14880" w:rsidRPr="00CA3CDC">
        <w:rPr>
          <w:rFonts w:ascii="Tahoma" w:eastAsia="Arial Unicode MS" w:hAnsi="Tahoma" w:cs="Tahoma"/>
        </w:rPr>
        <w:t>,</w:t>
      </w:r>
      <w:r w:rsidRPr="00CA3CDC">
        <w:rPr>
          <w:rFonts w:ascii="Tahoma" w:eastAsia="Arial Unicode MS" w:hAnsi="Tahoma" w:cs="Tahoma"/>
        </w:rPr>
        <w:t xml:space="preserve"> </w:t>
      </w:r>
      <w:r w:rsidRPr="00CA3CDC">
        <w:rPr>
          <w:rFonts w:ascii="Tahoma" w:hAnsi="Tahoma" w:cs="Tahoma"/>
        </w:rPr>
        <w:t xml:space="preserve">1 (uma) cópia autenticada </w:t>
      </w:r>
      <w:r w:rsidRPr="00CA3CDC">
        <w:rPr>
          <w:rFonts w:ascii="Tahoma" w:eastAsia="Arial Unicode MS" w:hAnsi="Tahoma" w:cs="Tahoma"/>
        </w:rPr>
        <w:t>do Livro de Registro comprovando o registro da titularidade das Debêntures em nome da Debenturista.</w:t>
      </w:r>
    </w:p>
    <w:p w14:paraId="55AEC757" w14:textId="77777777" w:rsidR="009F52F1" w:rsidRPr="00CA3CDC" w:rsidRDefault="009F52F1"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Constituição das Garantias</w:t>
      </w:r>
      <w:r w:rsidR="00C97437">
        <w:rPr>
          <w:rFonts w:ascii="Tahoma" w:hAnsi="Tahoma"/>
          <w:u w:val="single"/>
        </w:rPr>
        <w:t xml:space="preserve"> Reais</w:t>
      </w:r>
    </w:p>
    <w:p w14:paraId="2D223EDB" w14:textId="65561E82" w:rsidR="009F52F1" w:rsidRPr="00CA3CDC" w:rsidRDefault="009F52F1" w:rsidP="0050450F">
      <w:pPr>
        <w:pStyle w:val="PargrafodaLista"/>
        <w:keepNext/>
        <w:numPr>
          <w:ilvl w:val="2"/>
          <w:numId w:val="3"/>
        </w:numPr>
        <w:tabs>
          <w:tab w:val="left" w:pos="1134"/>
        </w:tabs>
        <w:spacing w:after="240" w:line="320" w:lineRule="exact"/>
        <w:ind w:left="0" w:firstLine="0"/>
        <w:jc w:val="both"/>
        <w:rPr>
          <w:rFonts w:ascii="Tahoma" w:hAnsi="Tahoma"/>
        </w:rPr>
      </w:pPr>
      <w:r w:rsidRPr="00CA3CDC">
        <w:rPr>
          <w:rFonts w:ascii="Tahoma" w:hAnsi="Tahoma"/>
          <w:bCs/>
        </w:rPr>
        <w:t>Nos termos da Cláusula </w:t>
      </w:r>
      <w:r w:rsidR="006C48AC" w:rsidRPr="00CA3CDC">
        <w:rPr>
          <w:rFonts w:ascii="Tahoma" w:hAnsi="Tahoma"/>
          <w:bCs/>
        </w:rPr>
        <w:fldChar w:fldCharType="begin"/>
      </w:r>
      <w:r w:rsidR="006C48AC" w:rsidRPr="00CA3CDC">
        <w:rPr>
          <w:rFonts w:ascii="Tahoma" w:hAnsi="Tahoma"/>
          <w:bCs/>
        </w:rPr>
        <w:instrText xml:space="preserve"> REF _Ref24733151 \r \p \h </w:instrText>
      </w:r>
      <w:r w:rsidR="003D4933">
        <w:rPr>
          <w:rFonts w:ascii="Tahoma" w:hAnsi="Tahoma"/>
          <w:bCs/>
        </w:rPr>
        <w:instrText xml:space="preserve"> \* MERGEFORMAT </w:instrText>
      </w:r>
      <w:r w:rsidR="006C48AC" w:rsidRPr="00CA3CDC">
        <w:rPr>
          <w:rFonts w:ascii="Tahoma" w:hAnsi="Tahoma"/>
          <w:bCs/>
        </w:rPr>
      </w:r>
      <w:r w:rsidR="006C48AC" w:rsidRPr="00CA3CDC">
        <w:rPr>
          <w:rFonts w:ascii="Tahoma" w:hAnsi="Tahoma"/>
          <w:bCs/>
        </w:rPr>
        <w:fldChar w:fldCharType="separate"/>
      </w:r>
      <w:r w:rsidR="003963D9">
        <w:rPr>
          <w:rFonts w:ascii="Tahoma" w:hAnsi="Tahoma"/>
          <w:bCs/>
        </w:rPr>
        <w:t>6.1 abaixo</w:t>
      </w:r>
      <w:r w:rsidR="006C48AC" w:rsidRPr="00CA3CDC">
        <w:rPr>
          <w:rFonts w:ascii="Tahoma" w:hAnsi="Tahoma"/>
          <w:bCs/>
        </w:rPr>
        <w:fldChar w:fldCharType="end"/>
      </w:r>
      <w:r w:rsidRPr="00CA3CDC">
        <w:rPr>
          <w:rFonts w:ascii="Tahoma" w:hAnsi="Tahoma"/>
          <w:bCs/>
        </w:rPr>
        <w:t>, as Garantias</w:t>
      </w:r>
      <w:r w:rsidR="00C97437">
        <w:rPr>
          <w:rFonts w:ascii="Tahoma" w:hAnsi="Tahoma"/>
          <w:bCs/>
        </w:rPr>
        <w:t xml:space="preserve"> Reais</w:t>
      </w:r>
      <w:r w:rsidRPr="00CA3CDC">
        <w:rPr>
          <w:rFonts w:ascii="Tahoma" w:hAnsi="Tahoma"/>
          <w:bCs/>
        </w:rPr>
        <w:t xml:space="preserve"> (conforme definido abaixo) </w:t>
      </w:r>
      <w:r w:rsidRPr="00CA3CDC">
        <w:rPr>
          <w:rFonts w:ascii="Tahoma" w:hAnsi="Tahoma"/>
        </w:rPr>
        <w:t xml:space="preserve">foram formalizadas por meio dos Contratos de Garantia (conforme definido abaixo) e </w:t>
      </w:r>
      <w:r w:rsidR="00595E76">
        <w:rPr>
          <w:rFonts w:ascii="Tahoma" w:hAnsi="Tahoma"/>
        </w:rPr>
        <w:t xml:space="preserve">serão </w:t>
      </w:r>
      <w:r w:rsidRPr="00CA3CDC">
        <w:rPr>
          <w:rFonts w:ascii="Tahoma" w:hAnsi="Tahoma"/>
        </w:rPr>
        <w:t>constituídas nos termos dos respectivos instrumentos</w:t>
      </w:r>
      <w:r w:rsidR="00595E76">
        <w:rPr>
          <w:rFonts w:ascii="Tahoma" w:hAnsi="Tahoma"/>
        </w:rPr>
        <w:t xml:space="preserve"> previamente à primeira </w:t>
      </w:r>
      <w:r w:rsidR="00595E76" w:rsidRPr="00CA3CDC">
        <w:rPr>
          <w:rFonts w:ascii="Tahoma" w:hAnsi="Tahoma" w:cs="Tahoma"/>
        </w:rPr>
        <w:t>Data de Integralização</w:t>
      </w:r>
      <w:r w:rsidR="00595E76">
        <w:rPr>
          <w:rFonts w:ascii="Tahoma" w:hAnsi="Tahoma"/>
        </w:rPr>
        <w:t xml:space="preserve"> das Debêntures</w:t>
      </w:r>
      <w:r w:rsidR="008530BC">
        <w:rPr>
          <w:rFonts w:ascii="Tahoma" w:hAnsi="Tahoma"/>
        </w:rPr>
        <w:t>, exceto pela Alienação Fiduciária de Imóvel, cuja constituição deverá observar o prazo previsto no respectivo Contrato de Alienação Fiduciária de Imóvel</w:t>
      </w:r>
      <w:r w:rsidRPr="00CA3CDC">
        <w:rPr>
          <w:rFonts w:ascii="Tahoma" w:hAnsi="Tahoma"/>
        </w:rPr>
        <w:t>.</w:t>
      </w:r>
    </w:p>
    <w:p w14:paraId="15D220C4" w14:textId="77777777" w:rsidR="00731D0D" w:rsidRPr="00CA3CDC" w:rsidRDefault="005A213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Registro Para Negociação</w:t>
      </w:r>
      <w:bookmarkEnd w:id="18"/>
    </w:p>
    <w:p w14:paraId="393FC470" w14:textId="77777777" w:rsidR="00EF2C70" w:rsidRPr="00CA3CDC" w:rsidRDefault="00850641" w:rsidP="0050450F">
      <w:pPr>
        <w:pStyle w:val="PargrafodaLista"/>
        <w:numPr>
          <w:ilvl w:val="2"/>
          <w:numId w:val="3"/>
        </w:numPr>
        <w:tabs>
          <w:tab w:val="left" w:pos="1134"/>
        </w:tabs>
        <w:spacing w:after="240" w:line="320" w:lineRule="exact"/>
        <w:ind w:left="0" w:firstLine="0"/>
        <w:jc w:val="both"/>
        <w:rPr>
          <w:rFonts w:ascii="Tahoma" w:eastAsia="Times New Roman" w:hAnsi="Tahoma" w:cs="Tahoma"/>
          <w:b/>
          <w:bCs/>
        </w:rPr>
      </w:pPr>
      <w:bookmarkStart w:id="19" w:name="_Ref429508316"/>
      <w:r w:rsidRPr="00CA3CDC">
        <w:rPr>
          <w:rFonts w:ascii="Tahoma" w:hAnsi="Tahoma" w:cs="Tahoma"/>
        </w:rPr>
        <w:t>As Debêntures não serão depositadas ou registradas para distribuição no mercado primário, negociação no mercado secundário, custódia eletrônica ou liquidação em qualquer mercado organizado.</w:t>
      </w:r>
      <w:bookmarkEnd w:id="19"/>
    </w:p>
    <w:p w14:paraId="5E5FD03B" w14:textId="77777777" w:rsidR="005A2136" w:rsidRPr="00CA3CDC" w:rsidRDefault="005A213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TERCEIRA </w:t>
      </w:r>
      <w:r w:rsidR="00696A8D"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OBJETO SOCIAL DA EMISSORA</w:t>
      </w:r>
    </w:p>
    <w:p w14:paraId="1CC45595" w14:textId="77777777" w:rsidR="00AE70E1" w:rsidRPr="00CA3CDC" w:rsidRDefault="002B487A"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Em conformidade com seu e</w:t>
      </w:r>
      <w:r w:rsidR="005A2136" w:rsidRPr="00CA3CDC">
        <w:rPr>
          <w:rFonts w:ascii="Tahoma" w:hAnsi="Tahoma" w:cs="Tahoma"/>
        </w:rPr>
        <w:t>statu</w:t>
      </w:r>
      <w:r w:rsidRPr="00CA3CDC">
        <w:rPr>
          <w:rFonts w:ascii="Tahoma" w:hAnsi="Tahoma" w:cs="Tahoma"/>
        </w:rPr>
        <w:t>to s</w:t>
      </w:r>
      <w:r w:rsidR="005A2136" w:rsidRPr="00CA3CDC">
        <w:rPr>
          <w:rFonts w:ascii="Tahoma" w:hAnsi="Tahoma" w:cs="Tahoma"/>
        </w:rPr>
        <w:t xml:space="preserve">ocial, </w:t>
      </w:r>
      <w:r w:rsidR="005A2136" w:rsidRPr="00CA3CDC">
        <w:rPr>
          <w:rFonts w:ascii="Tahoma" w:eastAsia="Times New Roman" w:hAnsi="Tahoma" w:cs="Tahoma"/>
        </w:rPr>
        <w:t>a</w:t>
      </w:r>
      <w:r w:rsidR="00462F46" w:rsidRPr="00CA3CDC">
        <w:rPr>
          <w:rFonts w:ascii="Tahoma" w:eastAsia="Times New Roman" w:hAnsi="Tahoma" w:cs="Tahoma"/>
        </w:rPr>
        <w:t xml:space="preserve"> </w:t>
      </w:r>
      <w:r w:rsidR="00164B72" w:rsidRPr="00CA3CDC">
        <w:rPr>
          <w:rFonts w:ascii="Tahoma" w:eastAsia="Times New Roman" w:hAnsi="Tahoma" w:cs="Tahoma"/>
        </w:rPr>
        <w:t xml:space="preserve">Emissora </w:t>
      </w:r>
      <w:r w:rsidR="00462F46" w:rsidRPr="00CA3CDC">
        <w:rPr>
          <w:rFonts w:ascii="Tahoma" w:eastAsia="Times New Roman" w:hAnsi="Tahoma" w:cs="Tahoma"/>
        </w:rPr>
        <w:t xml:space="preserve">tem </w:t>
      </w:r>
      <w:r w:rsidR="00A855CE" w:rsidRPr="00CA3CDC">
        <w:rPr>
          <w:rFonts w:ascii="Tahoma" w:eastAsia="Times New Roman" w:hAnsi="Tahoma" w:cs="Tahoma"/>
        </w:rPr>
        <w:t xml:space="preserve">como </w:t>
      </w:r>
      <w:r w:rsidR="00462F46" w:rsidRPr="00CA3CDC">
        <w:rPr>
          <w:rFonts w:ascii="Tahoma" w:eastAsia="Times New Roman" w:hAnsi="Tahoma" w:cs="Tahoma"/>
        </w:rPr>
        <w:t xml:space="preserve">objeto </w:t>
      </w:r>
      <w:r w:rsidR="00117639" w:rsidRPr="00CA3CDC">
        <w:rPr>
          <w:rFonts w:ascii="Tahoma" w:eastAsia="Times New Roman" w:hAnsi="Tahoma" w:cs="Tahoma"/>
        </w:rPr>
        <w:t>social</w:t>
      </w:r>
      <w:r w:rsidR="00324870">
        <w:rPr>
          <w:rFonts w:ascii="Tahoma" w:eastAsia="Times New Roman" w:hAnsi="Tahoma" w:cs="Tahoma"/>
        </w:rPr>
        <w:t>:</w:t>
      </w:r>
      <w:r w:rsidRPr="00CA3CDC">
        <w:rPr>
          <w:rFonts w:ascii="Tahoma" w:eastAsia="Times New Roman" w:hAnsi="Tahoma" w:cs="Tahoma"/>
        </w:rPr>
        <w:t xml:space="preserve"> </w:t>
      </w:r>
      <w:r w:rsidR="00324870">
        <w:rPr>
          <w:rFonts w:ascii="Tahoma" w:eastAsia="Times New Roman" w:hAnsi="Tahoma" w:cs="Tahoma"/>
        </w:rPr>
        <w:t>(i) participação no capital social de outras sociedades empresárias ou não empresárias, como sócia, acionista ou quotista, no Brasil e/ou no exterior; (</w:t>
      </w:r>
      <w:proofErr w:type="spellStart"/>
      <w:r w:rsidR="00324870">
        <w:rPr>
          <w:rFonts w:ascii="Tahoma" w:eastAsia="Times New Roman" w:hAnsi="Tahoma" w:cs="Tahoma"/>
        </w:rPr>
        <w:t>ii</w:t>
      </w:r>
      <w:proofErr w:type="spellEnd"/>
      <w:r w:rsidR="00324870">
        <w:rPr>
          <w:rFonts w:ascii="Tahoma" w:eastAsia="Times New Roman" w:hAnsi="Tahoma" w:cs="Tahoma"/>
        </w:rPr>
        <w:t>) participação em projetos de shopping centers; (</w:t>
      </w:r>
      <w:proofErr w:type="spellStart"/>
      <w:r w:rsidR="00324870">
        <w:rPr>
          <w:rFonts w:ascii="Tahoma" w:eastAsia="Times New Roman" w:hAnsi="Tahoma" w:cs="Tahoma"/>
        </w:rPr>
        <w:t>iii</w:t>
      </w:r>
      <w:proofErr w:type="spellEnd"/>
      <w:r w:rsidR="00324870">
        <w:rPr>
          <w:rFonts w:ascii="Tahoma" w:eastAsia="Times New Roman" w:hAnsi="Tahoma" w:cs="Tahoma"/>
        </w:rPr>
        <w:t>) assessoria e consultoria empresarial; (</w:t>
      </w:r>
      <w:proofErr w:type="spellStart"/>
      <w:r w:rsidR="00324870">
        <w:rPr>
          <w:rFonts w:ascii="Tahoma" w:eastAsia="Times New Roman" w:hAnsi="Tahoma" w:cs="Tahoma"/>
        </w:rPr>
        <w:t>iv</w:t>
      </w:r>
      <w:proofErr w:type="spellEnd"/>
      <w:r w:rsidR="00324870">
        <w:rPr>
          <w:rFonts w:ascii="Tahoma" w:eastAsia="Times New Roman" w:hAnsi="Tahoma" w:cs="Tahoma"/>
        </w:rPr>
        <w:t xml:space="preserve">) atividades anexas e correlatas </w:t>
      </w:r>
      <w:r w:rsidR="00324870">
        <w:rPr>
          <w:rFonts w:ascii="Tahoma" w:eastAsia="Times New Roman" w:hAnsi="Tahoma" w:cs="Tahoma"/>
        </w:rPr>
        <w:lastRenderedPageBreak/>
        <w:t>ao objeto social; (v) administração de shopping centers, condomínios, bens próprios e de terceiros; (vi) locação de quiosques, vitrinas e serviços de merchandising para shopping centers; (</w:t>
      </w:r>
      <w:proofErr w:type="spellStart"/>
      <w:r w:rsidR="00324870">
        <w:rPr>
          <w:rFonts w:ascii="Tahoma" w:eastAsia="Times New Roman" w:hAnsi="Tahoma" w:cs="Tahoma"/>
        </w:rPr>
        <w:t>vii</w:t>
      </w:r>
      <w:proofErr w:type="spellEnd"/>
      <w:r w:rsidR="00324870">
        <w:rPr>
          <w:rFonts w:ascii="Tahoma" w:eastAsia="Times New Roman" w:hAnsi="Tahoma" w:cs="Tahoma"/>
        </w:rPr>
        <w:t>) intermediação para locação de espaços em lojas de shopping center</w:t>
      </w:r>
      <w:r w:rsidR="00223DB8">
        <w:rPr>
          <w:rFonts w:ascii="Tahoma" w:eastAsia="Times New Roman" w:hAnsi="Tahoma" w:cs="Tahoma"/>
        </w:rPr>
        <w:t>s; (</w:t>
      </w:r>
      <w:proofErr w:type="spellStart"/>
      <w:r w:rsidR="00223DB8">
        <w:rPr>
          <w:rFonts w:ascii="Tahoma" w:eastAsia="Times New Roman" w:hAnsi="Tahoma" w:cs="Tahoma"/>
        </w:rPr>
        <w:t>viii</w:t>
      </w:r>
      <w:proofErr w:type="spellEnd"/>
      <w:r w:rsidR="00223DB8">
        <w:rPr>
          <w:rFonts w:ascii="Tahoma" w:eastAsia="Times New Roman" w:hAnsi="Tahoma" w:cs="Tahoma"/>
        </w:rPr>
        <w:t>) serviços de assessoria para shopping centers; (</w:t>
      </w:r>
      <w:proofErr w:type="spellStart"/>
      <w:r w:rsidR="00223DB8">
        <w:rPr>
          <w:rFonts w:ascii="Tahoma" w:eastAsia="Times New Roman" w:hAnsi="Tahoma" w:cs="Tahoma"/>
        </w:rPr>
        <w:t>ix</w:t>
      </w:r>
      <w:proofErr w:type="spellEnd"/>
      <w:r w:rsidR="00223DB8">
        <w:rPr>
          <w:rFonts w:ascii="Tahoma" w:eastAsia="Times New Roman" w:hAnsi="Tahoma" w:cs="Tahoma"/>
        </w:rPr>
        <w:t>) participação em empreendimentos comerciais; (x) exploração de estacionamentos de veículos; (xi) construção e incorporação de shopping centers; (</w:t>
      </w:r>
      <w:proofErr w:type="spellStart"/>
      <w:r w:rsidR="00223DB8">
        <w:rPr>
          <w:rFonts w:ascii="Tahoma" w:eastAsia="Times New Roman" w:hAnsi="Tahoma" w:cs="Tahoma"/>
        </w:rPr>
        <w:t>xii</w:t>
      </w:r>
      <w:proofErr w:type="spellEnd"/>
      <w:r w:rsidR="00223DB8">
        <w:rPr>
          <w:rFonts w:ascii="Tahoma" w:eastAsia="Times New Roman" w:hAnsi="Tahoma" w:cs="Tahoma"/>
        </w:rPr>
        <w:t>) gestão e organização de serviços administrativos e complementares; e (</w:t>
      </w:r>
      <w:proofErr w:type="spellStart"/>
      <w:r w:rsidR="00223DB8">
        <w:rPr>
          <w:rFonts w:ascii="Tahoma" w:eastAsia="Times New Roman" w:hAnsi="Tahoma" w:cs="Tahoma"/>
        </w:rPr>
        <w:t>xiii</w:t>
      </w:r>
      <w:proofErr w:type="spellEnd"/>
      <w:r w:rsidR="00223DB8">
        <w:rPr>
          <w:rFonts w:ascii="Tahoma" w:eastAsia="Times New Roman" w:hAnsi="Tahoma" w:cs="Tahoma"/>
        </w:rPr>
        <w:t>) compra e venda de bens imóveis, construídos ou não</w:t>
      </w:r>
      <w:r w:rsidR="005A2136" w:rsidRPr="00CA3CDC">
        <w:rPr>
          <w:rFonts w:ascii="Tahoma" w:eastAsia="Times New Roman" w:hAnsi="Tahoma" w:cs="Tahoma"/>
        </w:rPr>
        <w:t>.</w:t>
      </w:r>
      <w:r w:rsidR="00C63437" w:rsidRPr="00CA3CDC">
        <w:rPr>
          <w:rFonts w:ascii="Tahoma" w:eastAsia="Times New Roman" w:hAnsi="Tahoma" w:cs="Tahoma"/>
        </w:rPr>
        <w:t xml:space="preserve"> </w:t>
      </w:r>
    </w:p>
    <w:p w14:paraId="3313E90E" w14:textId="77777777" w:rsidR="005A2136" w:rsidRPr="00CA3CDC" w:rsidRDefault="005A213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20" w:name="_Ref479194326"/>
      <w:r w:rsidRPr="00CA3CDC">
        <w:rPr>
          <w:rStyle w:val="DeltaViewInsertion"/>
          <w:rFonts w:ascii="Tahoma" w:hAnsi="Tahoma" w:cs="Tahoma"/>
          <w:b/>
          <w:bCs/>
          <w:color w:val="auto"/>
          <w:u w:val="none"/>
        </w:rPr>
        <w:t xml:space="preserve">CLÁUSULA QUARTA </w:t>
      </w:r>
      <w:r w:rsidR="002B487A"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DESTINAÇÃO DOS RECURSOS</w:t>
      </w:r>
      <w:bookmarkEnd w:id="20"/>
    </w:p>
    <w:p w14:paraId="1DE09335" w14:textId="1FD015FD" w:rsidR="00FD27CD" w:rsidRPr="00CA3CDC" w:rsidRDefault="00FD27CD" w:rsidP="0050450F">
      <w:pPr>
        <w:pStyle w:val="PargrafodaLista"/>
        <w:numPr>
          <w:ilvl w:val="1"/>
          <w:numId w:val="3"/>
        </w:numPr>
        <w:tabs>
          <w:tab w:val="left" w:pos="1134"/>
        </w:tabs>
        <w:spacing w:after="240" w:line="320" w:lineRule="exact"/>
        <w:ind w:left="0" w:firstLine="0"/>
        <w:jc w:val="both"/>
        <w:rPr>
          <w:rFonts w:ascii="Tahoma" w:eastAsia="Arial Unicode MS" w:hAnsi="Tahoma" w:cs="Tahoma"/>
          <w:b/>
          <w:bCs/>
        </w:rPr>
      </w:pPr>
      <w:bookmarkStart w:id="21" w:name="_Ref23497350"/>
      <w:bookmarkStart w:id="22" w:name="_Ref535152418"/>
      <w:bookmarkStart w:id="23" w:name="_Ref536433771"/>
      <w:bookmarkStart w:id="24" w:name="_Hlk23270495"/>
      <w:r w:rsidRPr="00CA3CDC">
        <w:rPr>
          <w:rFonts w:ascii="Tahoma" w:hAnsi="Tahoma" w:cs="Tahoma"/>
          <w:lang w:eastAsia="en-US"/>
        </w:rPr>
        <w:t xml:space="preserve">Os recursos obtidos por meio da Emissão serão destinados pela Emissora </w:t>
      </w:r>
      <w:r w:rsidR="00EF6973" w:rsidRPr="0028568C">
        <w:rPr>
          <w:rFonts w:ascii="Tahoma" w:hAnsi="Tahoma"/>
          <w:b/>
        </w:rPr>
        <w:t>(i)</w:t>
      </w:r>
      <w:r w:rsidRPr="0028568C">
        <w:rPr>
          <w:rFonts w:ascii="Tahoma" w:hAnsi="Tahoma"/>
          <w:b/>
        </w:rPr>
        <w:t xml:space="preserve"> </w:t>
      </w:r>
      <w:r w:rsidRPr="00CA3CDC">
        <w:rPr>
          <w:rFonts w:ascii="Tahoma" w:hAnsi="Tahoma" w:cs="Tahoma"/>
          <w:lang w:eastAsia="en-US"/>
        </w:rPr>
        <w:t xml:space="preserve">para o </w:t>
      </w:r>
      <w:r w:rsidR="00814962" w:rsidRPr="00CA3CDC">
        <w:rPr>
          <w:rFonts w:ascii="Tahoma" w:hAnsi="Tahoma" w:cs="Tahoma"/>
          <w:lang w:eastAsia="en-US"/>
        </w:rPr>
        <w:t>pré-pagamento do saldo devedor de financiamento imobiliário representado pelo “</w:t>
      </w:r>
      <w:r w:rsidR="00814962" w:rsidRPr="00CA3CDC">
        <w:rPr>
          <w:rFonts w:ascii="Tahoma" w:hAnsi="Tahoma" w:cs="Tahoma"/>
          <w:i/>
          <w:lang w:eastAsia="en-US"/>
        </w:rPr>
        <w:t>Instrumento Particular de Abertura de Crédito com Garantia de Alienação Fiduciária e Outras Avenças</w:t>
      </w:r>
      <w:r w:rsidR="004E35D2" w:rsidRPr="00CA3CDC">
        <w:rPr>
          <w:rFonts w:ascii="Tahoma" w:hAnsi="Tahoma" w:cs="Tahoma"/>
          <w:i/>
          <w:lang w:eastAsia="en-US"/>
        </w:rPr>
        <w:t xml:space="preserve"> n.º 713.027-9</w:t>
      </w:r>
      <w:r w:rsidR="00814962" w:rsidRPr="00CA3CDC">
        <w:rPr>
          <w:rFonts w:ascii="Tahoma" w:hAnsi="Tahoma" w:cs="Tahoma"/>
          <w:lang w:eastAsia="en-US"/>
        </w:rPr>
        <w:t xml:space="preserve">”, celebrado, em </w:t>
      </w:r>
      <w:r w:rsidR="004E35D2" w:rsidRPr="00CA3CDC">
        <w:rPr>
          <w:rFonts w:ascii="Tahoma" w:hAnsi="Tahoma" w:cs="Tahoma"/>
          <w:lang w:eastAsia="en-US"/>
        </w:rPr>
        <w:t xml:space="preserve">07 de outubro de 2013, </w:t>
      </w:r>
      <w:r w:rsidR="00867C05" w:rsidRPr="00CA3CDC">
        <w:rPr>
          <w:rFonts w:ascii="Tahoma" w:hAnsi="Tahoma" w:cs="Tahoma"/>
          <w:lang w:eastAsia="en-US"/>
        </w:rPr>
        <w:t xml:space="preserve">conforme posteriormente aditado, </w:t>
      </w:r>
      <w:r w:rsidR="00814962" w:rsidRPr="00CA3CDC">
        <w:rPr>
          <w:rFonts w:ascii="Tahoma" w:hAnsi="Tahoma" w:cs="Tahoma"/>
          <w:lang w:eastAsia="en-US"/>
        </w:rPr>
        <w:t>entre a Companhia e o Banco Bradesco S.A., inscrito no CNPJ/MF sob o nº</w:t>
      </w:r>
      <w:r w:rsidR="005D42C7" w:rsidRPr="00CA3CDC">
        <w:rPr>
          <w:rFonts w:ascii="Tahoma" w:hAnsi="Tahoma" w:cs="Tahoma"/>
          <w:lang w:eastAsia="en-US"/>
        </w:rPr>
        <w:t> </w:t>
      </w:r>
      <w:r w:rsidR="00814962" w:rsidRPr="00CA3CDC">
        <w:rPr>
          <w:rFonts w:ascii="Tahoma" w:hAnsi="Tahoma" w:cs="Tahoma"/>
          <w:lang w:eastAsia="en-US"/>
        </w:rPr>
        <w:t>60.746.948/0001-12 (o qual não possui qualquer relacionamento societário com a Companhia)</w:t>
      </w:r>
      <w:r w:rsidR="00F35E3D" w:rsidRPr="00CA3CDC">
        <w:rPr>
          <w:rFonts w:ascii="Tahoma" w:hAnsi="Tahoma" w:cs="Tahoma"/>
          <w:lang w:eastAsia="en-US"/>
        </w:rPr>
        <w:t xml:space="preserve">, </w:t>
      </w:r>
      <w:r w:rsidR="00A503E9">
        <w:rPr>
          <w:rFonts w:ascii="Tahoma" w:hAnsi="Tahoma" w:cs="Tahoma"/>
          <w:lang w:eastAsia="en-US"/>
        </w:rPr>
        <w:t xml:space="preserve">com </w:t>
      </w:r>
      <w:r w:rsidR="00DD45EB" w:rsidRPr="00C97437">
        <w:rPr>
          <w:rFonts w:ascii="Tahoma" w:hAnsi="Tahoma" w:cs="Tahoma"/>
          <w:lang w:eastAsia="en-US"/>
        </w:rPr>
        <w:t>saldo devedor, na presente data, de</w:t>
      </w:r>
      <w:r w:rsidR="002F3D06">
        <w:rPr>
          <w:rFonts w:ascii="Tahoma" w:hAnsi="Tahoma" w:cs="Tahoma"/>
          <w:lang w:eastAsia="en-US"/>
        </w:rPr>
        <w:t>,</w:t>
      </w:r>
      <w:r w:rsidR="00DD45EB" w:rsidRPr="00C97437">
        <w:rPr>
          <w:rFonts w:ascii="Tahoma" w:hAnsi="Tahoma" w:cs="Tahoma"/>
          <w:lang w:eastAsia="en-US"/>
        </w:rPr>
        <w:t xml:space="preserve"> </w:t>
      </w:r>
      <w:r w:rsidR="00511208">
        <w:rPr>
          <w:rFonts w:ascii="Tahoma" w:hAnsi="Tahoma" w:cs="Tahoma"/>
          <w:lang w:eastAsia="en-US"/>
        </w:rPr>
        <w:t>aproximadamente</w:t>
      </w:r>
      <w:r w:rsidR="002F3D06">
        <w:rPr>
          <w:rFonts w:ascii="Tahoma" w:hAnsi="Tahoma" w:cs="Tahoma"/>
          <w:lang w:eastAsia="en-US"/>
        </w:rPr>
        <w:t>,</w:t>
      </w:r>
      <w:r w:rsidR="00511208">
        <w:rPr>
          <w:rFonts w:ascii="Tahoma" w:hAnsi="Tahoma" w:cs="Tahoma"/>
          <w:lang w:eastAsia="en-US"/>
        </w:rPr>
        <w:t xml:space="preserve"> </w:t>
      </w:r>
      <w:r w:rsidR="00DD45EB" w:rsidRPr="000104AF">
        <w:rPr>
          <w:rFonts w:ascii="Tahoma" w:hAnsi="Tahoma" w:cs="Tahoma"/>
          <w:lang w:eastAsia="en-US"/>
        </w:rPr>
        <w:t>R$</w:t>
      </w:r>
      <w:r w:rsidR="00511208" w:rsidRPr="000104AF">
        <w:rPr>
          <w:rFonts w:ascii="Tahoma" w:hAnsi="Tahoma" w:cs="Tahoma"/>
          <w:lang w:eastAsia="en-US"/>
        </w:rPr>
        <w:t xml:space="preserve">195.100.000,00 </w:t>
      </w:r>
      <w:r w:rsidR="00785A3D" w:rsidRPr="000104AF">
        <w:rPr>
          <w:rFonts w:ascii="Tahoma" w:hAnsi="Tahoma" w:cs="Tahoma"/>
          <w:lang w:eastAsia="en-US"/>
        </w:rPr>
        <w:t>(</w:t>
      </w:r>
      <w:r w:rsidR="00511208" w:rsidRPr="000104AF">
        <w:rPr>
          <w:rFonts w:ascii="Tahoma" w:hAnsi="Tahoma" w:cs="Tahoma"/>
          <w:lang w:eastAsia="en-US"/>
        </w:rPr>
        <w:t>cento e noventa e cinco milhões</w:t>
      </w:r>
      <w:r w:rsidR="00785A3D" w:rsidRPr="000104AF">
        <w:rPr>
          <w:rFonts w:ascii="Tahoma" w:hAnsi="Tahoma" w:cs="Tahoma"/>
          <w:lang w:eastAsia="en-US"/>
        </w:rPr>
        <w:t xml:space="preserve"> </w:t>
      </w:r>
      <w:r w:rsidR="00511208" w:rsidRPr="000104AF">
        <w:rPr>
          <w:rFonts w:ascii="Tahoma" w:hAnsi="Tahoma" w:cs="Tahoma"/>
          <w:lang w:eastAsia="en-US"/>
        </w:rPr>
        <w:t xml:space="preserve">de </w:t>
      </w:r>
      <w:r w:rsidR="00785A3D" w:rsidRPr="000104AF">
        <w:rPr>
          <w:rFonts w:ascii="Tahoma" w:hAnsi="Tahoma" w:cs="Tahoma"/>
          <w:lang w:eastAsia="en-US"/>
        </w:rPr>
        <w:t>reais)</w:t>
      </w:r>
      <w:r w:rsidR="00814962" w:rsidRPr="00C97437">
        <w:rPr>
          <w:rFonts w:ascii="Tahoma" w:hAnsi="Tahoma" w:cs="Tahoma"/>
          <w:lang w:eastAsia="en-US"/>
        </w:rPr>
        <w:t xml:space="preserve"> (“</w:t>
      </w:r>
      <w:r w:rsidR="00814962" w:rsidRPr="00C97437">
        <w:rPr>
          <w:rFonts w:ascii="Tahoma" w:hAnsi="Tahoma" w:cs="Tahoma"/>
          <w:u w:val="single"/>
          <w:lang w:eastAsia="en-US"/>
        </w:rPr>
        <w:t>Contrato de Financiamento</w:t>
      </w:r>
      <w:r w:rsidR="00814962" w:rsidRPr="00C97437">
        <w:rPr>
          <w:rFonts w:ascii="Tahoma" w:hAnsi="Tahoma" w:cs="Tahoma"/>
          <w:lang w:eastAsia="en-US"/>
        </w:rPr>
        <w:t>”), sendo que os recursos obtidos pela Companhia por meio do Contrato de Financiamento foram destinados</w:t>
      </w:r>
      <w:r w:rsidR="00595E76">
        <w:rPr>
          <w:rFonts w:ascii="Tahoma" w:hAnsi="Tahoma" w:cs="Tahoma"/>
          <w:lang w:eastAsia="en-US"/>
        </w:rPr>
        <w:t>, conforme verificado pelo credor do respectivo</w:t>
      </w:r>
      <w:r w:rsidR="006B5428" w:rsidRPr="006B5428">
        <w:rPr>
          <w:rFonts w:ascii="Tahoma" w:hAnsi="Tahoma" w:cs="Tahoma"/>
          <w:lang w:eastAsia="en-US"/>
        </w:rPr>
        <w:t xml:space="preserve"> </w:t>
      </w:r>
      <w:r w:rsidR="006B5428" w:rsidRPr="00C97437">
        <w:rPr>
          <w:rFonts w:ascii="Tahoma" w:hAnsi="Tahoma" w:cs="Tahoma"/>
          <w:lang w:eastAsia="en-US"/>
        </w:rPr>
        <w:t>Contrato de Financiamento</w:t>
      </w:r>
      <w:r w:rsidR="006B5428">
        <w:rPr>
          <w:rFonts w:ascii="Tahoma" w:hAnsi="Tahoma" w:cs="Tahoma"/>
          <w:lang w:eastAsia="en-US"/>
        </w:rPr>
        <w:t>,</w:t>
      </w:r>
      <w:r w:rsidR="00814962" w:rsidRPr="00C97437">
        <w:rPr>
          <w:rFonts w:ascii="Tahoma" w:hAnsi="Tahoma" w:cs="Tahoma"/>
          <w:lang w:eastAsia="en-US"/>
        </w:rPr>
        <w:t xml:space="preserve"> exclusivamente </w:t>
      </w:r>
      <w:r w:rsidR="002F3D06">
        <w:rPr>
          <w:rFonts w:ascii="Tahoma" w:hAnsi="Tahoma" w:cs="Tahoma"/>
          <w:lang w:eastAsia="en-US"/>
        </w:rPr>
        <w:t>ao custeio dos custos imobiliários referentes à</w:t>
      </w:r>
      <w:r w:rsidR="002F3D06" w:rsidRPr="00C97437">
        <w:rPr>
          <w:rFonts w:ascii="Tahoma" w:hAnsi="Tahoma" w:cs="Tahoma"/>
          <w:lang w:eastAsia="en-US"/>
        </w:rPr>
        <w:t xml:space="preserve"> </w:t>
      </w:r>
      <w:r w:rsidR="00DD45EB" w:rsidRPr="00C97437">
        <w:rPr>
          <w:rFonts w:ascii="Tahoma" w:hAnsi="Tahoma" w:cs="Tahoma"/>
          <w:lang w:eastAsia="en-US"/>
        </w:rPr>
        <w:t xml:space="preserve">primeira </w:t>
      </w:r>
      <w:r w:rsidR="00814962" w:rsidRPr="00C97437">
        <w:rPr>
          <w:rFonts w:ascii="Tahoma" w:hAnsi="Tahoma" w:cs="Tahoma"/>
          <w:lang w:eastAsia="en-US"/>
        </w:rPr>
        <w:t xml:space="preserve">expansão do </w:t>
      </w:r>
      <w:r w:rsidR="00A26427">
        <w:rPr>
          <w:rFonts w:ascii="Tahoma" w:hAnsi="Tahoma" w:cs="Tahoma"/>
          <w:lang w:eastAsia="en-US"/>
        </w:rPr>
        <w:t xml:space="preserve">empreendimento imobiliário do tipo shopping center denominado </w:t>
      </w:r>
      <w:r w:rsidR="00851E4A" w:rsidRPr="00C97437">
        <w:rPr>
          <w:rFonts w:ascii="Tahoma" w:hAnsi="Tahoma" w:cs="Tahoma"/>
          <w:lang w:eastAsia="en-US"/>
        </w:rPr>
        <w:t>Shopping Balneário Camboriú</w:t>
      </w:r>
      <w:r w:rsidR="00A26427">
        <w:rPr>
          <w:rFonts w:ascii="Tahoma" w:hAnsi="Tahoma" w:cs="Tahoma"/>
          <w:lang w:eastAsia="en-US"/>
        </w:rPr>
        <w:t xml:space="preserve"> (“</w:t>
      </w:r>
      <w:r w:rsidR="00A26427">
        <w:rPr>
          <w:rFonts w:ascii="Tahoma" w:hAnsi="Tahoma" w:cs="Tahoma"/>
          <w:u w:val="single"/>
          <w:lang w:eastAsia="en-US"/>
        </w:rPr>
        <w:t>Shopping Balneário Camboriú</w:t>
      </w:r>
      <w:r w:rsidR="00A26427">
        <w:rPr>
          <w:rFonts w:ascii="Tahoma" w:hAnsi="Tahoma" w:cs="Tahoma"/>
          <w:lang w:eastAsia="en-US"/>
        </w:rPr>
        <w:t>”</w:t>
      </w:r>
      <w:r w:rsidR="00175478">
        <w:rPr>
          <w:rFonts w:ascii="Tahoma" w:hAnsi="Tahoma" w:cs="Tahoma"/>
          <w:lang w:eastAsia="en-US"/>
        </w:rPr>
        <w:t xml:space="preserve"> ou “</w:t>
      </w:r>
      <w:r w:rsidR="00175478">
        <w:rPr>
          <w:rFonts w:ascii="Tahoma" w:hAnsi="Tahoma" w:cs="Tahoma"/>
          <w:u w:val="single"/>
          <w:lang w:eastAsia="en-US"/>
        </w:rPr>
        <w:t>Imóvel Lastro</w:t>
      </w:r>
      <w:r w:rsidR="00175478">
        <w:rPr>
          <w:rFonts w:ascii="Tahoma" w:hAnsi="Tahoma" w:cs="Tahoma"/>
          <w:lang w:eastAsia="en-US"/>
        </w:rPr>
        <w:t>”</w:t>
      </w:r>
      <w:r w:rsidR="00A26427">
        <w:rPr>
          <w:rFonts w:ascii="Tahoma" w:hAnsi="Tahoma" w:cs="Tahoma"/>
          <w:lang w:eastAsia="en-US"/>
        </w:rPr>
        <w:t>)</w:t>
      </w:r>
      <w:r w:rsidR="00DD45EB" w:rsidRPr="00C97437">
        <w:rPr>
          <w:rFonts w:ascii="Tahoma" w:hAnsi="Tahoma" w:cs="Tahoma"/>
          <w:lang w:eastAsia="en-US"/>
        </w:rPr>
        <w:t>,</w:t>
      </w:r>
      <w:r w:rsidR="004E35D2" w:rsidRPr="00C97437">
        <w:rPr>
          <w:rFonts w:ascii="Tahoma" w:hAnsi="Tahoma" w:cs="Tahoma"/>
          <w:lang w:eastAsia="en-US"/>
        </w:rPr>
        <w:t xml:space="preserve"> </w:t>
      </w:r>
      <w:r w:rsidR="009B6D74">
        <w:rPr>
          <w:rFonts w:ascii="Tahoma" w:hAnsi="Tahoma" w:cs="Tahoma"/>
          <w:lang w:eastAsia="en-US"/>
        </w:rPr>
        <w:t>objeto</w:t>
      </w:r>
      <w:r w:rsidR="009B6D74" w:rsidRPr="009B6D74">
        <w:rPr>
          <w:rFonts w:ascii="Tahoma" w:eastAsia="MS Mincho" w:hAnsi="Tahoma" w:cs="Tahoma"/>
        </w:rPr>
        <w:t xml:space="preserve"> </w:t>
      </w:r>
      <w:r w:rsidR="009B6D74">
        <w:rPr>
          <w:rFonts w:ascii="Tahoma" w:eastAsia="MS Mincho" w:hAnsi="Tahoma" w:cs="Tahoma"/>
        </w:rPr>
        <w:t>da matrícula </w:t>
      </w:r>
      <w:r w:rsidR="009B6D74" w:rsidRPr="009B6D74">
        <w:rPr>
          <w:rFonts w:ascii="Tahoma" w:hAnsi="Tahoma" w:cs="Tahoma"/>
          <w:lang w:eastAsia="en-US"/>
        </w:rPr>
        <w:t>nº</w:t>
      </w:r>
      <w:r w:rsidR="009B6D74">
        <w:rPr>
          <w:rFonts w:ascii="Tahoma" w:hAnsi="Tahoma" w:cs="Tahoma"/>
          <w:lang w:eastAsia="en-US"/>
        </w:rPr>
        <w:t> </w:t>
      </w:r>
      <w:r w:rsidR="009B6D74" w:rsidRPr="009B6D74">
        <w:rPr>
          <w:rFonts w:ascii="Tahoma" w:hAnsi="Tahoma" w:cs="Tahoma"/>
          <w:lang w:eastAsia="en-US"/>
        </w:rPr>
        <w:t>90.358 do 1º Ofício de Registro de Imóveis da Comarca de Balneário Camboriú, Santa Catarina</w:t>
      </w:r>
      <w:r w:rsidR="00814962" w:rsidRPr="00C97437">
        <w:rPr>
          <w:rFonts w:ascii="Tahoma" w:hAnsi="Tahoma" w:cs="Tahoma"/>
          <w:lang w:eastAsia="en-US"/>
        </w:rPr>
        <w:t xml:space="preserve">, </w:t>
      </w:r>
      <w:r w:rsidR="00175478">
        <w:rPr>
          <w:rFonts w:ascii="Tahoma" w:hAnsi="Tahoma" w:cs="Tahoma"/>
          <w:lang w:eastAsia="en-US"/>
        </w:rPr>
        <w:t xml:space="preserve">conforme descrição </w:t>
      </w:r>
      <w:r w:rsidR="00867C05" w:rsidRPr="00C97437">
        <w:rPr>
          <w:rFonts w:ascii="Tahoma" w:hAnsi="Tahoma" w:cs="Tahoma"/>
          <w:lang w:eastAsia="en-US"/>
        </w:rPr>
        <w:t xml:space="preserve">no </w:t>
      </w:r>
      <w:r w:rsidR="00867C05" w:rsidRPr="0028568C">
        <w:rPr>
          <w:rFonts w:ascii="Tahoma" w:hAnsi="Tahoma"/>
          <w:b/>
          <w:u w:val="single"/>
        </w:rPr>
        <w:t>Anexo I</w:t>
      </w:r>
      <w:r w:rsidR="00867C05" w:rsidRPr="00C97437">
        <w:rPr>
          <w:rFonts w:ascii="Tahoma" w:hAnsi="Tahoma" w:cs="Tahoma"/>
          <w:lang w:eastAsia="en-US"/>
        </w:rPr>
        <w:t xml:space="preserve"> à presente Escritura de Emissão de Debêntures</w:t>
      </w:r>
      <w:r w:rsidR="00E67078">
        <w:rPr>
          <w:rFonts w:ascii="Tahoma" w:hAnsi="Tahoma" w:cs="Tahoma"/>
          <w:lang w:eastAsia="en-US"/>
        </w:rPr>
        <w:t xml:space="preserve">, </w:t>
      </w:r>
      <w:r w:rsidR="00E67078" w:rsidRPr="00C97437">
        <w:rPr>
          <w:rFonts w:ascii="Tahoma" w:hAnsi="Tahoma" w:cs="Tahoma"/>
          <w:lang w:eastAsia="en-US"/>
        </w:rPr>
        <w:t>em aproximadamente 37.834m</w:t>
      </w:r>
      <w:r w:rsidR="00E67078" w:rsidRPr="000104AF">
        <w:rPr>
          <w:rFonts w:ascii="Tahoma" w:hAnsi="Tahoma" w:cs="Tahoma"/>
          <w:vertAlign w:val="superscript"/>
          <w:lang w:eastAsia="en-US"/>
        </w:rPr>
        <w:t>2</w:t>
      </w:r>
      <w:r w:rsidR="00E67078" w:rsidRPr="00C97437">
        <w:rPr>
          <w:rFonts w:ascii="Tahoma" w:hAnsi="Tahoma" w:cs="Tahoma"/>
          <w:lang w:eastAsia="en-US"/>
        </w:rPr>
        <w:t xml:space="preserve"> (trinta e sete mil e oitocentos e trinta e quatro metros quadrados)</w:t>
      </w:r>
      <w:r w:rsidR="00EF6973" w:rsidRPr="00C97437">
        <w:rPr>
          <w:rFonts w:ascii="Tahoma" w:hAnsi="Tahoma" w:cs="Tahoma"/>
        </w:rPr>
        <w:t xml:space="preserve">; e </w:t>
      </w:r>
      <w:r w:rsidR="00EF6973" w:rsidRPr="00C97437">
        <w:rPr>
          <w:rFonts w:ascii="Tahoma" w:hAnsi="Tahoma" w:cs="Tahoma"/>
          <w:b/>
        </w:rPr>
        <w:t>(</w:t>
      </w:r>
      <w:proofErr w:type="spellStart"/>
      <w:r w:rsidR="00EF6973" w:rsidRPr="00C97437">
        <w:rPr>
          <w:rFonts w:ascii="Tahoma" w:hAnsi="Tahoma" w:cs="Tahoma"/>
          <w:b/>
        </w:rPr>
        <w:t>ii</w:t>
      </w:r>
      <w:proofErr w:type="spellEnd"/>
      <w:r w:rsidR="00EF6973" w:rsidRPr="00C97437">
        <w:rPr>
          <w:rFonts w:ascii="Tahoma" w:hAnsi="Tahoma" w:cs="Tahoma"/>
          <w:b/>
        </w:rPr>
        <w:t xml:space="preserve">) </w:t>
      </w:r>
      <w:bookmarkStart w:id="25" w:name="_Hlk26954517"/>
      <w:r w:rsidR="00EF6973" w:rsidRPr="00C97437">
        <w:rPr>
          <w:rFonts w:ascii="Tahoma" w:hAnsi="Tahoma" w:cs="Tahoma"/>
        </w:rPr>
        <w:t>o valor remanescente será utilizado</w:t>
      </w:r>
      <w:r w:rsidR="00867C05" w:rsidRPr="00C97437">
        <w:rPr>
          <w:rFonts w:ascii="Tahoma" w:hAnsi="Tahoma" w:cs="Tahoma"/>
        </w:rPr>
        <w:t>,</w:t>
      </w:r>
      <w:r w:rsidR="00EF6973" w:rsidRPr="00C97437">
        <w:rPr>
          <w:rFonts w:ascii="Tahoma" w:hAnsi="Tahoma" w:cs="Tahoma"/>
        </w:rPr>
        <w:t xml:space="preserve"> até a Data de Vencimento, para </w:t>
      </w:r>
      <w:r w:rsidR="00175478">
        <w:rPr>
          <w:rFonts w:ascii="Tahoma" w:hAnsi="Tahoma" w:cs="Tahoma"/>
        </w:rPr>
        <w:t xml:space="preserve">nova </w:t>
      </w:r>
      <w:r w:rsidR="00EF6973" w:rsidRPr="00C97437">
        <w:rPr>
          <w:rFonts w:ascii="Tahoma" w:hAnsi="Tahoma" w:cs="Tahoma"/>
        </w:rPr>
        <w:t>expansão</w:t>
      </w:r>
      <w:r w:rsidR="00175478">
        <w:rPr>
          <w:rFonts w:ascii="Tahoma" w:hAnsi="Tahoma" w:cs="Tahoma"/>
        </w:rPr>
        <w:t xml:space="preserve"> visando </w:t>
      </w:r>
      <w:r w:rsidR="004E35D2" w:rsidRPr="00C97437">
        <w:rPr>
          <w:rFonts w:ascii="Tahoma" w:hAnsi="Tahoma" w:cs="Tahoma"/>
        </w:rPr>
        <w:t xml:space="preserve">ampliar o Shopping Balneário Camboriú em, aproximadamente, </w:t>
      </w:r>
      <w:r w:rsidR="008475A8">
        <w:rPr>
          <w:rFonts w:ascii="Tahoma" w:hAnsi="Tahoma" w:cs="Tahoma"/>
        </w:rPr>
        <w:t>58.476</w:t>
      </w:r>
      <w:r w:rsidR="004E35D2" w:rsidRPr="00C97437">
        <w:rPr>
          <w:rFonts w:ascii="Tahoma" w:hAnsi="Tahoma" w:cs="Tahoma"/>
        </w:rPr>
        <w:t>m</w:t>
      </w:r>
      <w:r w:rsidR="004E35D2" w:rsidRPr="000104AF">
        <w:rPr>
          <w:rFonts w:ascii="Tahoma" w:hAnsi="Tahoma" w:cs="Tahoma"/>
          <w:vertAlign w:val="superscript"/>
        </w:rPr>
        <w:t>2</w:t>
      </w:r>
      <w:r w:rsidR="008475A8">
        <w:rPr>
          <w:rFonts w:ascii="Tahoma" w:hAnsi="Tahoma" w:cs="Tahoma"/>
        </w:rPr>
        <w:t xml:space="preserve"> (cinquenta e oito mil e quatrocentos e setenta e seis metros quadrados)</w:t>
      </w:r>
      <w:r w:rsidR="00667FB0">
        <w:rPr>
          <w:rFonts w:ascii="Tahoma" w:hAnsi="Tahoma" w:cs="Tahoma"/>
        </w:rPr>
        <w:t xml:space="preserve"> (“</w:t>
      </w:r>
      <w:r w:rsidR="00667FB0">
        <w:rPr>
          <w:rFonts w:ascii="Tahoma" w:hAnsi="Tahoma" w:cs="Tahoma"/>
          <w:u w:val="single"/>
        </w:rPr>
        <w:t>Expansão</w:t>
      </w:r>
      <w:r w:rsidR="00E67078">
        <w:rPr>
          <w:rFonts w:ascii="Tahoma" w:hAnsi="Tahoma" w:cs="Tahoma"/>
          <w:u w:val="single"/>
        </w:rPr>
        <w:t> </w:t>
      </w:r>
      <w:r w:rsidR="00667FB0">
        <w:rPr>
          <w:rFonts w:ascii="Tahoma" w:hAnsi="Tahoma" w:cs="Tahoma"/>
          <w:u w:val="single"/>
        </w:rPr>
        <w:t>II do Shopping Balneário Camboriú</w:t>
      </w:r>
      <w:r w:rsidR="00667FB0">
        <w:rPr>
          <w:rFonts w:ascii="Tahoma" w:hAnsi="Tahoma" w:cs="Tahoma"/>
        </w:rPr>
        <w:t>”)</w:t>
      </w:r>
      <w:r w:rsidR="00EF6973" w:rsidRPr="00C97437">
        <w:rPr>
          <w:rFonts w:ascii="Tahoma" w:hAnsi="Tahoma" w:cs="Tahoma"/>
        </w:rPr>
        <w:t xml:space="preserve">, observado </w:t>
      </w:r>
      <w:r w:rsidR="00867C05" w:rsidRPr="00C97437">
        <w:rPr>
          <w:rFonts w:ascii="Tahoma" w:hAnsi="Tahoma" w:cs="Tahoma"/>
        </w:rPr>
        <w:t xml:space="preserve">o </w:t>
      </w:r>
      <w:r w:rsidR="00EF6973" w:rsidRPr="00C97437">
        <w:rPr>
          <w:rFonts w:ascii="Tahoma" w:hAnsi="Tahoma" w:cs="Tahoma"/>
        </w:rPr>
        <w:t>percentual e o cronograma indicativo da destinação dos recursos, co</w:t>
      </w:r>
      <w:r w:rsidR="00EF6973" w:rsidRPr="00CA3CDC">
        <w:rPr>
          <w:rFonts w:ascii="Tahoma" w:hAnsi="Tahoma" w:cs="Tahoma"/>
        </w:rPr>
        <w:t xml:space="preserve">nforme previsto no </w:t>
      </w:r>
      <w:r w:rsidR="008475A8" w:rsidRPr="0028568C">
        <w:rPr>
          <w:rFonts w:ascii="Tahoma" w:hAnsi="Tahoma"/>
          <w:b/>
          <w:u w:val="single"/>
        </w:rPr>
        <w:t>Anexo</w:t>
      </w:r>
      <w:r w:rsidR="008475A8" w:rsidRPr="00C97437">
        <w:rPr>
          <w:rFonts w:ascii="Tahoma" w:hAnsi="Tahoma" w:cs="Tahoma"/>
          <w:b/>
          <w:u w:val="single"/>
        </w:rPr>
        <w:t> </w:t>
      </w:r>
      <w:r w:rsidR="00EF6973" w:rsidRPr="0028568C">
        <w:rPr>
          <w:rFonts w:ascii="Tahoma" w:hAnsi="Tahoma"/>
          <w:b/>
          <w:u w:val="single"/>
        </w:rPr>
        <w:t>I</w:t>
      </w:r>
      <w:r w:rsidR="00543C53" w:rsidRPr="0028568C">
        <w:rPr>
          <w:rFonts w:ascii="Tahoma" w:hAnsi="Tahoma"/>
          <w:b/>
          <w:u w:val="single"/>
        </w:rPr>
        <w:t>I</w:t>
      </w:r>
      <w:r w:rsidR="00EF6973" w:rsidRPr="00CA3CDC">
        <w:rPr>
          <w:rFonts w:ascii="Tahoma" w:hAnsi="Tahoma" w:cs="Tahoma"/>
        </w:rPr>
        <w:t xml:space="preserve"> desta Escritura de Emissão</w:t>
      </w:r>
      <w:bookmarkEnd w:id="21"/>
      <w:bookmarkEnd w:id="25"/>
      <w:r w:rsidR="00175478">
        <w:rPr>
          <w:rFonts w:ascii="Tahoma" w:hAnsi="Tahoma" w:cs="Tahoma"/>
          <w:lang w:eastAsia="en-US"/>
        </w:rPr>
        <w:t xml:space="preserve">; e </w:t>
      </w:r>
      <w:r w:rsidR="00175478" w:rsidRPr="000104AF">
        <w:rPr>
          <w:rFonts w:ascii="Tahoma" w:hAnsi="Tahoma" w:cs="Tahoma"/>
          <w:b/>
          <w:lang w:eastAsia="en-US"/>
        </w:rPr>
        <w:t>(</w:t>
      </w:r>
      <w:proofErr w:type="spellStart"/>
      <w:r w:rsidR="00175478" w:rsidRPr="000104AF">
        <w:rPr>
          <w:rFonts w:ascii="Tahoma" w:hAnsi="Tahoma" w:cs="Tahoma"/>
          <w:b/>
          <w:lang w:eastAsia="en-US"/>
        </w:rPr>
        <w:t>iii</w:t>
      </w:r>
      <w:proofErr w:type="spellEnd"/>
      <w:r w:rsidR="00175478" w:rsidRPr="000104AF">
        <w:rPr>
          <w:rFonts w:ascii="Tahoma" w:hAnsi="Tahoma" w:cs="Tahoma"/>
          <w:b/>
          <w:lang w:eastAsia="en-US"/>
        </w:rPr>
        <w:t>)</w:t>
      </w:r>
      <w:r w:rsidR="00175478" w:rsidRPr="00175478">
        <w:rPr>
          <w:rFonts w:ascii="Tahoma" w:hAnsi="Tahoma" w:cs="Tahoma"/>
        </w:rPr>
        <w:t xml:space="preserve"> </w:t>
      </w:r>
      <w:r w:rsidR="00175478">
        <w:rPr>
          <w:rFonts w:ascii="Tahoma" w:hAnsi="Tahoma" w:cs="Tahoma"/>
        </w:rPr>
        <w:t xml:space="preserve">residualmente, se for o caso, para </w:t>
      </w:r>
      <w:r w:rsidR="002F3D06">
        <w:rPr>
          <w:rFonts w:ascii="Tahoma" w:hAnsi="Tahoma" w:cs="Tahoma"/>
        </w:rPr>
        <w:t xml:space="preserve">realização </w:t>
      </w:r>
      <w:r w:rsidR="000917E2">
        <w:rPr>
          <w:rFonts w:ascii="Tahoma" w:hAnsi="Tahoma" w:cs="Tahoma"/>
        </w:rPr>
        <w:t>d</w:t>
      </w:r>
      <w:r w:rsidR="002F3D06">
        <w:rPr>
          <w:rFonts w:ascii="Tahoma" w:hAnsi="Tahoma" w:cs="Tahoma"/>
        </w:rPr>
        <w:t xml:space="preserve">e reformas </w:t>
      </w:r>
      <w:r w:rsidR="00847FAC">
        <w:rPr>
          <w:rFonts w:ascii="Tahoma" w:hAnsi="Tahoma" w:cs="Tahoma"/>
        </w:rPr>
        <w:t xml:space="preserve">estruturais </w:t>
      </w:r>
      <w:r w:rsidR="00175478">
        <w:rPr>
          <w:rFonts w:ascii="Tahoma" w:hAnsi="Tahoma" w:cs="Tahoma"/>
        </w:rPr>
        <w:t>nos salões comerciais do Empreendimento Imobiliário.</w:t>
      </w:r>
    </w:p>
    <w:p w14:paraId="4B7C18EB" w14:textId="77777777" w:rsidR="00EF6973" w:rsidRPr="00CA3CDC" w:rsidRDefault="00FD27C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
          <w:bCs/>
        </w:rPr>
      </w:pPr>
      <w:bookmarkStart w:id="26" w:name="_Ref23499392"/>
      <w:r w:rsidRPr="00CA3CDC">
        <w:rPr>
          <w:rFonts w:ascii="Tahoma" w:hAnsi="Tahoma" w:cs="Tahoma"/>
        </w:rPr>
        <w:t xml:space="preserve">A Emissora deverá prestar contas à Securitizadora com cópia ao Agente Fiduciário </w:t>
      </w:r>
      <w:r w:rsidR="00280BD2" w:rsidRPr="00CA3CDC">
        <w:rPr>
          <w:rFonts w:ascii="Tahoma" w:eastAsia="Arial Unicode MS" w:hAnsi="Tahoma" w:cs="Tahoma"/>
        </w:rPr>
        <w:t>dos CRI</w:t>
      </w:r>
      <w:r w:rsidR="00280BD2" w:rsidRPr="00CA3CDC">
        <w:rPr>
          <w:rFonts w:ascii="Tahoma" w:hAnsi="Tahoma" w:cs="Tahoma"/>
        </w:rPr>
        <w:t xml:space="preserve"> </w:t>
      </w:r>
      <w:r w:rsidRPr="00CA3CDC">
        <w:rPr>
          <w:rFonts w:ascii="Tahoma" w:hAnsi="Tahoma" w:cs="Tahoma"/>
        </w:rPr>
        <w:t>sobre a destinação dos recursos obtidos com a Emissão</w:t>
      </w:r>
      <w:r w:rsidR="00814962" w:rsidRPr="00CA3CDC">
        <w:rPr>
          <w:rFonts w:ascii="Tahoma" w:hAnsi="Tahoma" w:cs="Tahoma"/>
        </w:rPr>
        <w:t xml:space="preserve"> </w:t>
      </w:r>
      <w:r w:rsidR="00EF6973" w:rsidRPr="00CA3CDC">
        <w:rPr>
          <w:rFonts w:ascii="Tahoma" w:hAnsi="Tahoma" w:cs="Tahoma"/>
        </w:rPr>
        <w:t>da seguinte forma:</w:t>
      </w:r>
    </w:p>
    <w:p w14:paraId="72D4BFD7" w14:textId="4E2775BF" w:rsidR="00FD27CD" w:rsidRPr="00CA3CDC" w:rsidRDefault="00814962" w:rsidP="0050450F">
      <w:pPr>
        <w:pStyle w:val="PargrafodaLista"/>
        <w:numPr>
          <w:ilvl w:val="0"/>
          <w:numId w:val="67"/>
        </w:numPr>
        <w:tabs>
          <w:tab w:val="left" w:pos="851"/>
        </w:tabs>
        <w:spacing w:after="240" w:line="320" w:lineRule="exact"/>
        <w:ind w:left="851" w:hanging="851"/>
        <w:jc w:val="both"/>
        <w:rPr>
          <w:rFonts w:ascii="Tahoma" w:eastAsia="Arial Unicode MS" w:hAnsi="Tahoma" w:cs="Tahoma"/>
          <w:b/>
          <w:bCs/>
        </w:rPr>
      </w:pPr>
      <w:r w:rsidRPr="00CA3CDC">
        <w:rPr>
          <w:rFonts w:ascii="Tahoma" w:hAnsi="Tahoma" w:cs="Tahoma"/>
        </w:rPr>
        <w:t xml:space="preserve">em até </w:t>
      </w:r>
      <w:r w:rsidR="004E35D2" w:rsidRPr="00CA3CDC">
        <w:rPr>
          <w:rFonts w:ascii="Tahoma" w:hAnsi="Tahoma" w:cs="Tahoma"/>
        </w:rPr>
        <w:t>10 (dez) dias</w:t>
      </w:r>
      <w:r w:rsidR="00BF3C1E" w:rsidRPr="00CA3CDC">
        <w:rPr>
          <w:rFonts w:ascii="Tahoma" w:hAnsi="Tahoma" w:cs="Tahoma"/>
        </w:rPr>
        <w:t xml:space="preserve"> contados da </w:t>
      </w:r>
      <w:r w:rsidR="00595E76">
        <w:rPr>
          <w:rFonts w:ascii="Tahoma" w:hAnsi="Tahoma" w:cs="Tahoma"/>
        </w:rPr>
        <w:t xml:space="preserve">primeira </w:t>
      </w:r>
      <w:r w:rsidR="00BF3C1E" w:rsidRPr="00CA3CDC">
        <w:rPr>
          <w:rFonts w:ascii="Tahoma" w:hAnsi="Tahoma" w:cs="Tahoma"/>
        </w:rPr>
        <w:t xml:space="preserve">Data de Integralização, por meio de declaração emitida em termos substancialmente similares ao </w:t>
      </w:r>
      <w:r w:rsidR="00BF3C1E" w:rsidRPr="0028568C">
        <w:rPr>
          <w:rFonts w:ascii="Tahoma" w:hAnsi="Tahoma"/>
          <w:b/>
          <w:u w:val="single"/>
        </w:rPr>
        <w:t>Anexo II</w:t>
      </w:r>
      <w:r w:rsidR="00F34B4E" w:rsidRPr="0028568C">
        <w:rPr>
          <w:rFonts w:ascii="Tahoma" w:hAnsi="Tahoma"/>
          <w:b/>
          <w:u w:val="single"/>
        </w:rPr>
        <w:t>I</w:t>
      </w:r>
      <w:r w:rsidR="00BF3C1E" w:rsidRPr="00CA3CDC">
        <w:rPr>
          <w:rFonts w:ascii="Tahoma" w:hAnsi="Tahoma" w:cs="Tahoma"/>
        </w:rPr>
        <w:t xml:space="preserve"> a esta Escritura de Emissão, a qual deverá ser acompanhada de comprovante de quitação </w:t>
      </w:r>
      <w:r w:rsidR="00BF3C1E" w:rsidRPr="00CA3CDC">
        <w:rPr>
          <w:rFonts w:ascii="Tahoma" w:hAnsi="Tahoma" w:cs="Tahoma"/>
        </w:rPr>
        <w:lastRenderedPageBreak/>
        <w:t>das obrigações decorrentes do Contrato de Financiamento</w:t>
      </w:r>
      <w:r w:rsidR="00595E76">
        <w:rPr>
          <w:rFonts w:ascii="Tahoma" w:hAnsi="Tahoma" w:cs="Tahoma"/>
        </w:rPr>
        <w:t>, incluindo, mas não se limitando</w:t>
      </w:r>
      <w:r w:rsidR="008530BC">
        <w:rPr>
          <w:rFonts w:ascii="Tahoma" w:hAnsi="Tahoma" w:cs="Tahoma"/>
        </w:rPr>
        <w:t xml:space="preserve"> a</w:t>
      </w:r>
      <w:r w:rsidR="00595E76">
        <w:rPr>
          <w:rFonts w:ascii="Tahoma" w:hAnsi="Tahoma" w:cs="Tahoma"/>
        </w:rPr>
        <w:t xml:space="preserve">, cópia do termo de quitação emitido pelo credor do </w:t>
      </w:r>
      <w:r w:rsidR="00595E76" w:rsidRPr="00CA3CDC">
        <w:rPr>
          <w:rFonts w:ascii="Tahoma" w:hAnsi="Tahoma" w:cs="Tahoma"/>
        </w:rPr>
        <w:t>Contrato de Financiamento</w:t>
      </w:r>
      <w:r w:rsidR="00595E76">
        <w:rPr>
          <w:rFonts w:ascii="Tahoma" w:hAnsi="Tahoma" w:cs="Tahoma"/>
        </w:rPr>
        <w:t xml:space="preserve"> e do comprovante de pagamento de tal dívida</w:t>
      </w:r>
      <w:r w:rsidR="00EF6973" w:rsidRPr="00CA3CDC">
        <w:rPr>
          <w:rFonts w:ascii="Tahoma" w:hAnsi="Tahoma" w:cs="Tahoma"/>
        </w:rPr>
        <w:t>;</w:t>
      </w:r>
      <w:bookmarkEnd w:id="26"/>
    </w:p>
    <w:p w14:paraId="66D09E74" w14:textId="71271261" w:rsidR="00FD27CD" w:rsidRPr="00CA3CDC" w:rsidRDefault="00EF6973" w:rsidP="0050450F">
      <w:pPr>
        <w:pStyle w:val="PargrafodaLista"/>
        <w:numPr>
          <w:ilvl w:val="0"/>
          <w:numId w:val="67"/>
        </w:numPr>
        <w:tabs>
          <w:tab w:val="left" w:pos="851"/>
        </w:tabs>
        <w:spacing w:after="240" w:line="320" w:lineRule="exact"/>
        <w:ind w:left="851" w:hanging="851"/>
        <w:jc w:val="both"/>
        <w:rPr>
          <w:rFonts w:ascii="Tahoma" w:eastAsia="Arial Unicode MS" w:hAnsi="Tahoma" w:cs="Tahoma"/>
          <w:b/>
          <w:bCs/>
        </w:rPr>
      </w:pPr>
      <w:r w:rsidRPr="00CA3CDC">
        <w:rPr>
          <w:rFonts w:ascii="Tahoma" w:hAnsi="Tahoma" w:cs="Tahoma"/>
        </w:rPr>
        <w:t xml:space="preserve">semestralmente, a partir da Data de Integralização, relatório no formato constante do </w:t>
      </w:r>
      <w:r w:rsidRPr="0028568C">
        <w:rPr>
          <w:rFonts w:ascii="Tahoma" w:hAnsi="Tahoma"/>
          <w:b/>
          <w:u w:val="single"/>
        </w:rPr>
        <w:t>Anexo I</w:t>
      </w:r>
      <w:r w:rsidR="00F34B4E" w:rsidRPr="0028568C">
        <w:rPr>
          <w:rFonts w:ascii="Tahoma" w:hAnsi="Tahoma"/>
          <w:b/>
          <w:u w:val="single"/>
        </w:rPr>
        <w:t>V</w:t>
      </w:r>
      <w:r w:rsidRPr="00CA3CDC">
        <w:rPr>
          <w:rFonts w:ascii="Tahoma" w:hAnsi="Tahoma" w:cs="Tahoma"/>
        </w:rPr>
        <w:t xml:space="preserve"> desta Escritura de Emissão de Debêntures (“</w:t>
      </w:r>
      <w:r w:rsidRPr="00CA3CDC">
        <w:rPr>
          <w:rFonts w:ascii="Tahoma" w:hAnsi="Tahoma" w:cs="Tahoma"/>
          <w:u w:val="single"/>
        </w:rPr>
        <w:t>Relatório de Verificação</w:t>
      </w:r>
      <w:r w:rsidRPr="00CA3CDC">
        <w:rPr>
          <w:rFonts w:ascii="Tahoma" w:hAnsi="Tahoma" w:cs="Tahoma"/>
        </w:rPr>
        <w:t>”), informando o valor total destinado até a data do envio do referido Relatório de Verificação</w:t>
      </w:r>
      <w:r w:rsidR="008530BC">
        <w:rPr>
          <w:rFonts w:ascii="Tahoma" w:hAnsi="Tahoma" w:cs="Tahoma"/>
        </w:rPr>
        <w:t>,</w:t>
      </w:r>
      <w:r w:rsidR="00BD71DD">
        <w:rPr>
          <w:rFonts w:ascii="Tahoma" w:hAnsi="Tahoma" w:cs="Tahoma"/>
        </w:rPr>
        <w:t xml:space="preserve"> devidamente acompanhado do relatório </w:t>
      </w:r>
      <w:r w:rsidR="00631FB0">
        <w:rPr>
          <w:rFonts w:ascii="Tahoma" w:hAnsi="Tahoma" w:cs="Tahoma"/>
        </w:rPr>
        <w:t xml:space="preserve">ou documento similar </w:t>
      </w:r>
      <w:r w:rsidR="008530BC">
        <w:rPr>
          <w:rFonts w:ascii="Tahoma" w:hAnsi="Tahoma" w:cs="Tahoma"/>
        </w:rPr>
        <w:t xml:space="preserve">preparado </w:t>
      </w:r>
      <w:r w:rsidR="00BD71DD">
        <w:rPr>
          <w:rFonts w:ascii="Tahoma" w:hAnsi="Tahoma" w:cs="Tahoma"/>
        </w:rPr>
        <w:t xml:space="preserve">pelo agente técnico responsável pela obra de expansão </w:t>
      </w:r>
      <w:r w:rsidR="00471481">
        <w:rPr>
          <w:rFonts w:ascii="Tahoma" w:hAnsi="Tahoma" w:cs="Tahoma"/>
        </w:rPr>
        <w:t>acerca da evolução da E</w:t>
      </w:r>
      <w:r w:rsidR="00471481" w:rsidRPr="00C97437">
        <w:rPr>
          <w:rFonts w:ascii="Tahoma" w:hAnsi="Tahoma" w:cs="Tahoma"/>
        </w:rPr>
        <w:t>xpansão</w:t>
      </w:r>
      <w:r w:rsidR="00471481">
        <w:rPr>
          <w:rFonts w:ascii="Tahoma" w:hAnsi="Tahoma" w:cs="Tahoma"/>
        </w:rPr>
        <w:t> II</w:t>
      </w:r>
      <w:r w:rsidR="00471481" w:rsidRPr="00C97437">
        <w:rPr>
          <w:rFonts w:ascii="Tahoma" w:hAnsi="Tahoma" w:cs="Tahoma"/>
        </w:rPr>
        <w:t xml:space="preserve"> do </w:t>
      </w:r>
      <w:r w:rsidR="00847FAC">
        <w:rPr>
          <w:rFonts w:ascii="Tahoma" w:hAnsi="Tahoma" w:cs="Tahoma"/>
        </w:rPr>
        <w:t xml:space="preserve">Shopping Balneário Camboriú </w:t>
      </w:r>
      <w:r w:rsidR="00BD71DD">
        <w:rPr>
          <w:rFonts w:ascii="Tahoma" w:hAnsi="Tahoma" w:cs="Tahoma"/>
        </w:rPr>
        <w:t xml:space="preserve">e do </w:t>
      </w:r>
      <w:r w:rsidR="00471481">
        <w:rPr>
          <w:rFonts w:ascii="Tahoma" w:hAnsi="Tahoma" w:cs="Tahoma"/>
        </w:rPr>
        <w:t xml:space="preserve">respectivo </w:t>
      </w:r>
      <w:r w:rsidR="00BD71DD">
        <w:rPr>
          <w:rFonts w:ascii="Tahoma" w:hAnsi="Tahoma" w:cs="Tahoma"/>
        </w:rPr>
        <w:t>cronograma físico-financeiro</w:t>
      </w:r>
      <w:r w:rsidRPr="00CA3CDC">
        <w:rPr>
          <w:rFonts w:ascii="Tahoma" w:hAnsi="Tahoma" w:cs="Tahoma"/>
        </w:rPr>
        <w:t xml:space="preserve">; e no mesmo prazo, enviará ao Agente Fiduciário dos CRI (ou disponibilizará link para consulta online) os respectivos comprovantes de destinação dos recursos, quais sejam: cópia dos contratos, notas fiscais acompanhadas de seus arquivos no formato “XML” de autenticação das notas fiscais emitidas e pagas pela Emissora, conforme aplicável, para o desenvolvimento do </w:t>
      </w:r>
      <w:r w:rsidR="00847FAC">
        <w:rPr>
          <w:rFonts w:ascii="Tahoma" w:hAnsi="Tahoma" w:cs="Tahoma"/>
        </w:rPr>
        <w:t xml:space="preserve">Shopping Balneário Camboriú </w:t>
      </w:r>
      <w:r w:rsidRPr="00CA3CDC">
        <w:rPr>
          <w:rFonts w:ascii="Tahoma" w:hAnsi="Tahoma" w:cs="Tahoma"/>
        </w:rPr>
        <w:t>e demais documentos comprobatórios da referida destinação, inclusive que comprovem a transferência dos recursos para as Controladas (“</w:t>
      </w:r>
      <w:r w:rsidRPr="00CA3CDC">
        <w:rPr>
          <w:rFonts w:ascii="Tahoma" w:hAnsi="Tahoma" w:cs="Tahoma"/>
          <w:u w:val="single"/>
        </w:rPr>
        <w:t>Documentos Comprobatórios</w:t>
      </w:r>
      <w:r w:rsidRPr="00CA3CDC">
        <w:rPr>
          <w:rFonts w:ascii="Tahoma" w:hAnsi="Tahoma" w:cs="Tahoma"/>
        </w:rPr>
        <w:t>”), quando aplicável</w:t>
      </w:r>
      <w:r w:rsidR="001A32AC">
        <w:rPr>
          <w:rFonts w:ascii="Tahoma" w:hAnsi="Tahoma" w:cs="Tahoma"/>
        </w:rPr>
        <w:t>,</w:t>
      </w:r>
      <w:r w:rsidR="00BD71DD">
        <w:rPr>
          <w:rFonts w:ascii="Tahoma" w:hAnsi="Tahoma" w:cs="Tahoma"/>
        </w:rPr>
        <w:t xml:space="preserve"> relativos ao semestre anterior</w:t>
      </w:r>
      <w:r w:rsidRPr="00CA3CDC">
        <w:rPr>
          <w:rFonts w:ascii="Tahoma" w:hAnsi="Tahoma" w:cs="Tahoma"/>
        </w:rPr>
        <w:t>.</w:t>
      </w:r>
    </w:p>
    <w:p w14:paraId="6C5BB203" w14:textId="77777777" w:rsidR="00FD27CD" w:rsidRPr="00CA3CDC" w:rsidRDefault="00FD27C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
          <w:bCs/>
        </w:rPr>
      </w:pPr>
      <w:r w:rsidRPr="00CA3CDC">
        <w:rPr>
          <w:rFonts w:ascii="Tahoma" w:hAnsi="Tahoma" w:cs="Tahoma"/>
        </w:rPr>
        <w:t xml:space="preserve">Independentemente do disposto acima, a Securitizadora ou o Agente Fiduciário </w:t>
      </w:r>
      <w:r w:rsidR="00280BD2" w:rsidRPr="00CA3CDC">
        <w:rPr>
          <w:rFonts w:ascii="Tahoma" w:eastAsia="Arial Unicode MS" w:hAnsi="Tahoma" w:cs="Tahoma"/>
        </w:rPr>
        <w:t>dos CRI</w:t>
      </w:r>
      <w:r w:rsidR="00280BD2" w:rsidRPr="00CA3CDC">
        <w:rPr>
          <w:rFonts w:ascii="Tahoma" w:hAnsi="Tahoma" w:cs="Tahoma"/>
        </w:rPr>
        <w:t xml:space="preserve"> </w:t>
      </w:r>
      <w:r w:rsidRPr="00CA3CDC">
        <w:rPr>
          <w:rFonts w:ascii="Tahoma" w:hAnsi="Tahoma" w:cs="Tahoma"/>
        </w:rPr>
        <w:t>poderá solicitar, sempre que julgar necessário</w:t>
      </w:r>
      <w:r w:rsidR="00CF662C" w:rsidRPr="00CA3CDC">
        <w:rPr>
          <w:rFonts w:ascii="Tahoma" w:hAnsi="Tahoma" w:cs="Tahoma"/>
        </w:rPr>
        <w:t xml:space="preserve"> e desde que de forma razoavelmente justificada</w:t>
      </w:r>
      <w:r w:rsidRPr="00CA3CDC">
        <w:rPr>
          <w:rFonts w:ascii="Tahoma" w:hAnsi="Tahoma" w:cs="Tahoma"/>
        </w:rPr>
        <w:t>, documentos comprobatórios adicionais da destinação dos recursos para o Imóve</w:t>
      </w:r>
      <w:r w:rsidR="00C442F6" w:rsidRPr="00CA3CDC">
        <w:rPr>
          <w:rFonts w:ascii="Tahoma" w:hAnsi="Tahoma" w:cs="Tahoma"/>
        </w:rPr>
        <w:t>l</w:t>
      </w:r>
      <w:r w:rsidR="009D5004" w:rsidRPr="00CA3CDC">
        <w:rPr>
          <w:rFonts w:ascii="Tahoma" w:hAnsi="Tahoma" w:cs="Tahoma"/>
        </w:rPr>
        <w:t xml:space="preserve"> Lastro</w:t>
      </w:r>
      <w:r w:rsidRPr="00CA3CDC">
        <w:rPr>
          <w:rFonts w:ascii="Tahoma" w:hAnsi="Tahoma" w:cs="Tahoma"/>
        </w:rPr>
        <w:t>, os quais deverão ser apresentados pela Emissora, por meio eletrônico ou físico,</w:t>
      </w:r>
      <w:r w:rsidRPr="00CA3CDC">
        <w:rPr>
          <w:rFonts w:ascii="Tahoma" w:hAnsi="Tahoma" w:cs="Tahoma"/>
          <w:i/>
        </w:rPr>
        <w:t xml:space="preserve"> </w:t>
      </w:r>
      <w:r w:rsidRPr="00CA3CDC">
        <w:rPr>
          <w:rFonts w:ascii="Tahoma" w:hAnsi="Tahoma" w:cs="Tahoma"/>
        </w:rPr>
        <w:t xml:space="preserve">no prazo de até </w:t>
      </w:r>
      <w:r w:rsidR="00C969A3" w:rsidRPr="00CA3CDC">
        <w:rPr>
          <w:rFonts w:ascii="Tahoma" w:hAnsi="Tahoma" w:cs="Tahoma"/>
        </w:rPr>
        <w:t xml:space="preserve">10 </w:t>
      </w:r>
      <w:r w:rsidRPr="00CA3CDC">
        <w:rPr>
          <w:rFonts w:ascii="Tahoma" w:hAnsi="Tahoma" w:cs="Tahoma"/>
        </w:rPr>
        <w:t>(</w:t>
      </w:r>
      <w:r w:rsidR="00C969A3" w:rsidRPr="00CA3CDC">
        <w:rPr>
          <w:rFonts w:ascii="Tahoma" w:hAnsi="Tahoma" w:cs="Tahoma"/>
        </w:rPr>
        <w:t>dez</w:t>
      </w:r>
      <w:r w:rsidRPr="00CA3CDC">
        <w:rPr>
          <w:rFonts w:ascii="Tahoma" w:hAnsi="Tahoma" w:cs="Tahoma"/>
        </w:rPr>
        <w:t>) Dias Úteis contados do recebimento da referida solicitação ou em prazo inferior</w:t>
      </w:r>
      <w:r w:rsidR="004B543D" w:rsidRPr="00CA3CDC">
        <w:rPr>
          <w:rFonts w:ascii="Tahoma" w:hAnsi="Tahoma" w:cs="Tahoma"/>
        </w:rPr>
        <w:t xml:space="preserve"> conforme </w:t>
      </w:r>
      <w:r w:rsidRPr="00CA3CDC">
        <w:rPr>
          <w:rFonts w:ascii="Tahoma" w:hAnsi="Tahoma" w:cs="Tahoma"/>
        </w:rPr>
        <w:t xml:space="preserve">necessário para atendimento de solicitação realizada por órgão regulador ou </w:t>
      </w:r>
      <w:r w:rsidR="00622DF9" w:rsidRPr="00CA3CDC">
        <w:rPr>
          <w:rFonts w:ascii="Tahoma" w:hAnsi="Tahoma" w:cs="Tahoma"/>
        </w:rPr>
        <w:t>autoridade governamental</w:t>
      </w:r>
      <w:r w:rsidRPr="00CA3CDC">
        <w:rPr>
          <w:rFonts w:ascii="Tahoma" w:hAnsi="Tahoma" w:cs="Tahoma"/>
        </w:rPr>
        <w:t xml:space="preserve">. </w:t>
      </w:r>
    </w:p>
    <w:p w14:paraId="14C9102F" w14:textId="77777777" w:rsidR="00FD27CD" w:rsidRPr="00CA3CDC" w:rsidRDefault="00FD27C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 Emissora será a responsável pela custódia e guarda dos Documentos Comprobatórios e quaisquer outros documentos que comprovem a utilização dos recursos relativos às Debêntures, nos termos desta Escritura de Emissão.</w:t>
      </w:r>
    </w:p>
    <w:p w14:paraId="007E8E8E" w14:textId="284EE918" w:rsidR="00FD27CD" w:rsidRPr="00CA3CDC" w:rsidRDefault="00FD27C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Cs/>
        </w:rPr>
      </w:pPr>
      <w:r w:rsidRPr="00CA3CDC">
        <w:rPr>
          <w:rFonts w:ascii="Tahoma" w:hAnsi="Tahoma" w:cs="Tahoma"/>
        </w:rPr>
        <w:t xml:space="preserve">O Agente Fiduciário </w:t>
      </w:r>
      <w:r w:rsidR="00A3054C" w:rsidRPr="00CA3CDC">
        <w:rPr>
          <w:rFonts w:ascii="Tahoma" w:eastAsia="Arial Unicode MS" w:hAnsi="Tahoma" w:cs="Tahoma"/>
        </w:rPr>
        <w:t xml:space="preserve">dos </w:t>
      </w:r>
      <w:r w:rsidR="00280BD2" w:rsidRPr="00CA3CDC">
        <w:rPr>
          <w:rFonts w:ascii="Tahoma" w:eastAsia="Arial Unicode MS" w:hAnsi="Tahoma" w:cs="Tahoma"/>
        </w:rPr>
        <w:t>CRI</w:t>
      </w:r>
      <w:r w:rsidR="00280BD2" w:rsidRPr="00CA3CDC">
        <w:rPr>
          <w:rFonts w:ascii="Tahoma" w:hAnsi="Tahoma" w:cs="Tahoma"/>
        </w:rPr>
        <w:t xml:space="preserve"> </w:t>
      </w:r>
      <w:r w:rsidRPr="00CA3CDC">
        <w:rPr>
          <w:rFonts w:ascii="Tahoma" w:hAnsi="Tahoma" w:cs="Tahoma"/>
        </w:rPr>
        <w:t>será responsável por verificar o cumprimento, pela Emissora, da efetiva destinação dos recursos obtidos por meio desta Emissão nos termos previstos nesta Cláusula Quarta</w:t>
      </w:r>
      <w:r w:rsidR="001A32AC">
        <w:rPr>
          <w:rFonts w:ascii="Tahoma" w:hAnsi="Tahoma" w:cs="Tahoma"/>
        </w:rPr>
        <w:t>,</w:t>
      </w:r>
      <w:r w:rsidR="00BD71DD">
        <w:rPr>
          <w:rFonts w:ascii="Tahoma" w:hAnsi="Tahoma" w:cs="Tahoma"/>
        </w:rPr>
        <w:t xml:space="preserve"> quais sejam</w:t>
      </w:r>
      <w:r w:rsidR="001A32AC">
        <w:rPr>
          <w:rFonts w:ascii="Tahoma" w:hAnsi="Tahoma" w:cs="Tahoma"/>
        </w:rPr>
        <w:t>,</w:t>
      </w:r>
      <w:r w:rsidR="00BD71DD">
        <w:rPr>
          <w:rFonts w:ascii="Tahoma" w:hAnsi="Tahoma" w:cs="Tahoma"/>
        </w:rPr>
        <w:t xml:space="preserve"> a quitação </w:t>
      </w:r>
      <w:r w:rsidR="00BD71DD" w:rsidRPr="00CA3CDC">
        <w:rPr>
          <w:rFonts w:ascii="Tahoma" w:hAnsi="Tahoma" w:cs="Tahoma"/>
        </w:rPr>
        <w:t>do Contrato de Financiamento</w:t>
      </w:r>
      <w:r w:rsidR="00BD71DD">
        <w:rPr>
          <w:rFonts w:ascii="Tahoma" w:hAnsi="Tahoma" w:cs="Tahoma"/>
        </w:rPr>
        <w:t xml:space="preserve"> e a </w:t>
      </w:r>
      <w:r w:rsidR="001A32AC">
        <w:rPr>
          <w:rFonts w:ascii="Tahoma" w:hAnsi="Tahoma" w:cs="Tahoma"/>
        </w:rPr>
        <w:t>E</w:t>
      </w:r>
      <w:r w:rsidR="00BD71DD" w:rsidRPr="00C97437">
        <w:rPr>
          <w:rFonts w:ascii="Tahoma" w:hAnsi="Tahoma" w:cs="Tahoma"/>
        </w:rPr>
        <w:t>xpansão</w:t>
      </w:r>
      <w:r w:rsidR="001A32AC">
        <w:rPr>
          <w:rFonts w:ascii="Tahoma" w:hAnsi="Tahoma" w:cs="Tahoma"/>
        </w:rPr>
        <w:t> II</w:t>
      </w:r>
      <w:r w:rsidR="00BD71DD" w:rsidRPr="00C97437">
        <w:rPr>
          <w:rFonts w:ascii="Tahoma" w:hAnsi="Tahoma" w:cs="Tahoma"/>
        </w:rPr>
        <w:t xml:space="preserve"> do </w:t>
      </w:r>
      <w:r w:rsidR="00847FAC">
        <w:rPr>
          <w:rFonts w:ascii="Tahoma" w:hAnsi="Tahoma" w:cs="Tahoma"/>
        </w:rPr>
        <w:t>Shopping Balneário Camboriú</w:t>
      </w:r>
      <w:r w:rsidRPr="00CA3CDC">
        <w:rPr>
          <w:rFonts w:ascii="Tahoma" w:hAnsi="Tahoma" w:cs="Tahoma"/>
          <w:lang w:eastAsia="en-US"/>
        </w:rPr>
        <w:t xml:space="preserve">. </w:t>
      </w:r>
    </w:p>
    <w:p w14:paraId="122F88E6" w14:textId="77777777" w:rsidR="00FD27CD" w:rsidRPr="00CA3CDC" w:rsidRDefault="00F5496B"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Cs/>
        </w:rPr>
      </w:pPr>
      <w:r w:rsidRPr="00CA3CDC">
        <w:rPr>
          <w:rFonts w:ascii="Tahoma" w:eastAsia="Arial Unicode MS" w:hAnsi="Tahoma" w:cs="Tahoma"/>
          <w:bCs/>
        </w:rPr>
        <w:t>A</w:t>
      </w:r>
      <w:r w:rsidR="00FD27CD" w:rsidRPr="00CA3CDC">
        <w:rPr>
          <w:rFonts w:ascii="Tahoma" w:eastAsia="Arial Unicode MS" w:hAnsi="Tahoma" w:cs="Tahoma"/>
          <w:bCs/>
        </w:rPr>
        <w:t xml:space="preserve"> </w:t>
      </w:r>
      <w:r w:rsidRPr="00CA3CDC">
        <w:rPr>
          <w:rFonts w:ascii="Tahoma" w:eastAsia="Arial Unicode MS" w:hAnsi="Tahoma" w:cs="Tahoma"/>
          <w:bCs/>
        </w:rPr>
        <w:t>Emissora será responsável pela</w:t>
      </w:r>
      <w:r w:rsidR="00FD27CD" w:rsidRPr="00CA3CDC">
        <w:rPr>
          <w:rFonts w:ascii="Tahoma" w:eastAsia="Arial Unicode MS" w:hAnsi="Tahoma" w:cs="Tahoma"/>
          <w:bCs/>
        </w:rPr>
        <w:t xml:space="preserve"> veracidade dos </w:t>
      </w:r>
      <w:r w:rsidR="00BF3C1E" w:rsidRPr="00CA3CDC">
        <w:rPr>
          <w:rFonts w:ascii="Tahoma" w:eastAsia="Arial Unicode MS" w:hAnsi="Tahoma" w:cs="Tahoma"/>
          <w:bCs/>
        </w:rPr>
        <w:t xml:space="preserve">documentos comprobatórios </w:t>
      </w:r>
      <w:r w:rsidR="00FB370C" w:rsidRPr="00CA3CDC">
        <w:rPr>
          <w:rFonts w:ascii="Tahoma" w:eastAsia="Arial Unicode MS" w:hAnsi="Tahoma" w:cs="Tahoma"/>
          <w:bCs/>
        </w:rPr>
        <w:t>encaminhados à Securitizadora e ao Agente Fiduciário</w:t>
      </w:r>
      <w:r w:rsidR="00FD27CD" w:rsidRPr="00CA3CDC">
        <w:rPr>
          <w:rFonts w:ascii="Tahoma" w:eastAsia="Arial Unicode MS" w:hAnsi="Tahoma" w:cs="Tahoma"/>
          <w:bCs/>
        </w:rPr>
        <w:t xml:space="preserve">, originais ou cópias, em via </w:t>
      </w:r>
      <w:r w:rsidR="00FD27CD" w:rsidRPr="00CA3CDC">
        <w:rPr>
          <w:rFonts w:ascii="Tahoma" w:hAnsi="Tahoma" w:cs="Tahoma"/>
        </w:rPr>
        <w:t>física</w:t>
      </w:r>
      <w:r w:rsidR="00FD27CD" w:rsidRPr="00CA3CDC">
        <w:rPr>
          <w:rFonts w:ascii="Tahoma" w:eastAsia="Arial Unicode MS" w:hAnsi="Tahoma" w:cs="Tahoma"/>
          <w:bCs/>
        </w:rPr>
        <w:t xml:space="preserve"> ou eletrônica, não cabendo ao Agente Fiduciário </w:t>
      </w:r>
      <w:r w:rsidR="00280BD2" w:rsidRPr="00CA3CDC">
        <w:rPr>
          <w:rFonts w:ascii="Tahoma" w:eastAsia="Arial Unicode MS" w:hAnsi="Tahoma" w:cs="Tahoma"/>
        </w:rPr>
        <w:t>dos CRI</w:t>
      </w:r>
      <w:r w:rsidR="00280BD2" w:rsidRPr="00CA3CDC">
        <w:rPr>
          <w:rFonts w:ascii="Tahoma" w:eastAsia="Arial Unicode MS" w:hAnsi="Tahoma" w:cs="Tahoma"/>
          <w:bCs/>
        </w:rPr>
        <w:t xml:space="preserve"> </w:t>
      </w:r>
      <w:r w:rsidR="00FD27CD" w:rsidRPr="00CA3CDC">
        <w:rPr>
          <w:rFonts w:ascii="Tahoma" w:eastAsia="Arial Unicode MS" w:hAnsi="Tahoma" w:cs="Tahoma"/>
          <w:bCs/>
        </w:rPr>
        <w:t xml:space="preserve">e à Securitizadora a responsabilidade </w:t>
      </w:r>
      <w:r w:rsidR="00FD27CD" w:rsidRPr="00CA3CDC">
        <w:rPr>
          <w:rFonts w:ascii="Tahoma" w:eastAsia="Arial Unicode MS" w:hAnsi="Tahoma" w:cs="Tahoma"/>
          <w:bCs/>
        </w:rPr>
        <w:lastRenderedPageBreak/>
        <w:t>por verificar a validade, qualidade, veracidade ou completude das informações técnicas e financeiras de tais documentos.</w:t>
      </w:r>
      <w:r w:rsidRPr="00CA3CDC">
        <w:rPr>
          <w:rFonts w:ascii="Tahoma" w:eastAsia="Arial Unicode MS" w:hAnsi="Tahoma" w:cs="Tahoma"/>
          <w:bCs/>
        </w:rPr>
        <w:t xml:space="preserve"> </w:t>
      </w:r>
    </w:p>
    <w:p w14:paraId="44A39295" w14:textId="77777777" w:rsidR="00FD27CD" w:rsidRPr="00CA3CDC" w:rsidRDefault="00FD27C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b/>
          <w:bCs/>
        </w:rPr>
      </w:pPr>
      <w:r w:rsidRPr="00CA3CDC">
        <w:rPr>
          <w:rFonts w:ascii="Tahoma" w:hAnsi="Tahoma" w:cs="Tahoma"/>
          <w:bCs/>
          <w:iCs/>
          <w:lang w:eastAsia="en-US"/>
        </w:rPr>
        <w:t>Independentemente da ocorrência de vencimento antecipado das obrigações decorrentes desta Escritura de Emissão ou do resgate antecipado total das Debêntures</w:t>
      </w:r>
      <w:r w:rsidRPr="00CA3CDC">
        <w:rPr>
          <w:rFonts w:ascii="Tahoma" w:hAnsi="Tahoma" w:cs="Tahoma"/>
          <w:iCs/>
          <w:lang w:eastAsia="en-US"/>
        </w:rPr>
        <w:t xml:space="preserve">, </w:t>
      </w:r>
      <w:r w:rsidRPr="00CA3CDC">
        <w:rPr>
          <w:rFonts w:ascii="Tahoma" w:hAnsi="Tahoma" w:cs="Tahoma"/>
          <w:lang w:eastAsia="en-US"/>
        </w:rPr>
        <w:t xml:space="preserve">os recursos </w:t>
      </w:r>
      <w:r w:rsidRPr="00CA3CDC">
        <w:rPr>
          <w:rFonts w:ascii="Tahoma" w:eastAsia="Arial Unicode MS" w:hAnsi="Tahoma" w:cs="Tahoma"/>
          <w:bCs/>
        </w:rPr>
        <w:t>captados</w:t>
      </w:r>
      <w:r w:rsidRPr="00CA3CDC">
        <w:rPr>
          <w:rFonts w:ascii="Tahoma" w:hAnsi="Tahoma" w:cs="Tahoma"/>
          <w:lang w:eastAsia="en-US"/>
        </w:rPr>
        <w:t xml:space="preserve"> por meio da presente Emissão deverão seguir a destinação prevista nesta Cláusula Quarta, </w:t>
      </w:r>
      <w:r w:rsidR="00BF3C1E" w:rsidRPr="00CA3CDC">
        <w:rPr>
          <w:rFonts w:ascii="Tahoma" w:hAnsi="Tahoma" w:cs="Tahoma"/>
          <w:lang w:eastAsia="en-US"/>
        </w:rPr>
        <w:t>no prazo estipulado nesta Cláusula Quarta; ou, caso o vencimento antecipado decorra da não utilização dos recursos na forma desta Cláusula Quarta, até o prazo de vencimento original das Debêntures</w:t>
      </w:r>
      <w:r w:rsidRPr="00CA3CDC">
        <w:rPr>
          <w:rFonts w:ascii="Tahoma" w:hAnsi="Tahoma" w:cs="Tahoma"/>
          <w:lang w:eastAsia="en-US"/>
        </w:rPr>
        <w:t>.</w:t>
      </w:r>
    </w:p>
    <w:p w14:paraId="523B37DB" w14:textId="77777777" w:rsidR="001B0C77" w:rsidRPr="0028568C" w:rsidRDefault="00FD27CD" w:rsidP="0028568C">
      <w:pPr>
        <w:pStyle w:val="PargrafodaLista"/>
        <w:tabs>
          <w:tab w:val="left" w:pos="1134"/>
        </w:tabs>
        <w:spacing w:after="240" w:line="320" w:lineRule="exact"/>
        <w:ind w:left="0"/>
        <w:jc w:val="both"/>
        <w:rPr>
          <w:rFonts w:ascii="Tahoma" w:hAnsi="Tahoma"/>
        </w:rPr>
      </w:pPr>
      <w:r w:rsidRPr="00CA3CDC">
        <w:rPr>
          <w:rFonts w:ascii="Tahoma" w:hAnsi="Tahoma" w:cs="Tahoma"/>
          <w:lang w:eastAsia="en-US"/>
        </w:rPr>
        <w:t xml:space="preserve">Uma vez comprovada a </w:t>
      </w:r>
      <w:r w:rsidRPr="00CA3CDC">
        <w:rPr>
          <w:rFonts w:ascii="Tahoma" w:eastAsia="Arial Unicode MS" w:hAnsi="Tahoma" w:cs="Tahoma"/>
          <w:bCs/>
        </w:rPr>
        <w:t>aplicação integral dos recursos oriundos da Emissão</w:t>
      </w:r>
      <w:r w:rsidRPr="00CA3CDC">
        <w:rPr>
          <w:rFonts w:ascii="Tahoma" w:hAnsi="Tahoma" w:cs="Tahoma"/>
          <w:lang w:eastAsia="en-US"/>
        </w:rPr>
        <w:t xml:space="preserve">, nos termos da </w:t>
      </w:r>
      <w:r w:rsidRPr="00CA3CDC">
        <w:rPr>
          <w:rFonts w:ascii="Tahoma" w:eastAsia="Arial Unicode MS" w:hAnsi="Tahoma" w:cs="Tahoma"/>
          <w:bCs/>
        </w:rPr>
        <w:t>presente</w:t>
      </w:r>
      <w:r w:rsidRPr="00CA3CDC">
        <w:rPr>
          <w:rFonts w:ascii="Tahoma" w:hAnsi="Tahoma" w:cs="Tahoma"/>
          <w:lang w:eastAsia="en-US"/>
        </w:rPr>
        <w:t xml:space="preserve"> Escritura de Emissão, o que será verificado pelo Agente Fiduciário</w:t>
      </w:r>
      <w:r w:rsidR="00280BD2" w:rsidRPr="00CA3CDC">
        <w:rPr>
          <w:rFonts w:ascii="Tahoma" w:eastAsia="Arial Unicode MS" w:hAnsi="Tahoma" w:cs="Tahoma"/>
        </w:rPr>
        <w:t xml:space="preserve"> dos CRI</w:t>
      </w:r>
      <w:r w:rsidRPr="00CA3CDC">
        <w:rPr>
          <w:rFonts w:ascii="Tahoma" w:hAnsi="Tahoma" w:cs="Tahoma"/>
          <w:lang w:eastAsia="en-US"/>
        </w:rPr>
        <w:t xml:space="preserve">, </w:t>
      </w:r>
      <w:r w:rsidR="009D5004" w:rsidRPr="00CA3CDC">
        <w:rPr>
          <w:rFonts w:ascii="Tahoma" w:hAnsi="Tahoma" w:cs="Tahoma"/>
          <w:lang w:eastAsia="en-US"/>
        </w:rPr>
        <w:t xml:space="preserve">a </w:t>
      </w:r>
      <w:r w:rsidR="0013713B" w:rsidRPr="00CA3CDC">
        <w:rPr>
          <w:rFonts w:ascii="Tahoma" w:hAnsi="Tahoma" w:cs="Tahoma"/>
          <w:lang w:eastAsia="en-US"/>
        </w:rPr>
        <w:t xml:space="preserve">Emissora </w:t>
      </w:r>
      <w:r w:rsidR="009D5004" w:rsidRPr="00CA3CDC">
        <w:rPr>
          <w:rFonts w:ascii="Tahoma" w:hAnsi="Tahoma" w:cs="Tahoma"/>
          <w:lang w:eastAsia="en-US"/>
        </w:rPr>
        <w:t xml:space="preserve">ficará desobrigada com relação às comprovações de que trata </w:t>
      </w:r>
      <w:r w:rsidRPr="00CA3CDC">
        <w:rPr>
          <w:rFonts w:ascii="Tahoma" w:hAnsi="Tahoma" w:cs="Tahoma"/>
          <w:lang w:eastAsia="en-US"/>
        </w:rPr>
        <w:t>esta Cláusula Quarta</w:t>
      </w:r>
      <w:r w:rsidR="00C969A3" w:rsidRPr="00CA3CDC">
        <w:rPr>
          <w:rFonts w:ascii="Tahoma" w:hAnsi="Tahoma" w:cs="Tahoma"/>
          <w:lang w:eastAsia="en-US"/>
        </w:rPr>
        <w:t xml:space="preserve"> assim como o Agente Fiduciário </w:t>
      </w:r>
      <w:r w:rsidR="00280BD2" w:rsidRPr="00CA3CDC">
        <w:rPr>
          <w:rFonts w:ascii="Tahoma" w:eastAsia="Arial Unicode MS" w:hAnsi="Tahoma" w:cs="Tahoma"/>
        </w:rPr>
        <w:t>dos CRI</w:t>
      </w:r>
      <w:r w:rsidR="00280BD2" w:rsidRPr="00CA3CDC">
        <w:rPr>
          <w:rFonts w:ascii="Tahoma" w:hAnsi="Tahoma" w:cs="Tahoma"/>
          <w:lang w:eastAsia="en-US"/>
        </w:rPr>
        <w:t xml:space="preserve"> </w:t>
      </w:r>
      <w:r w:rsidR="00C969A3" w:rsidRPr="00CA3CDC">
        <w:rPr>
          <w:rFonts w:ascii="Tahoma" w:hAnsi="Tahoma" w:cs="Tahoma"/>
          <w:lang w:eastAsia="en-US"/>
        </w:rPr>
        <w:t>ficará desobrigado com relação a verificação de que trata esta Cláusula Quarta</w:t>
      </w:r>
      <w:r w:rsidRPr="00CA3CDC">
        <w:rPr>
          <w:rFonts w:ascii="Tahoma" w:hAnsi="Tahoma" w:cs="Tahoma"/>
          <w:i/>
          <w:lang w:eastAsia="en-US"/>
        </w:rPr>
        <w:t>.</w:t>
      </w:r>
      <w:r w:rsidR="00567158" w:rsidRPr="00CA3CDC">
        <w:rPr>
          <w:rFonts w:ascii="Tahoma" w:hAnsi="Tahoma" w:cs="Tahoma"/>
          <w:i/>
          <w:lang w:eastAsia="en-US"/>
        </w:rPr>
        <w:t xml:space="preserve"> </w:t>
      </w:r>
    </w:p>
    <w:p w14:paraId="44DAA6EC" w14:textId="77777777" w:rsidR="008552B6" w:rsidRPr="00CA3CDC" w:rsidRDefault="008552B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27" w:name="_DV_M66"/>
      <w:bookmarkEnd w:id="22"/>
      <w:bookmarkEnd w:id="23"/>
      <w:bookmarkEnd w:id="24"/>
      <w:bookmarkEnd w:id="27"/>
      <w:r w:rsidRPr="00CA3CDC">
        <w:rPr>
          <w:rStyle w:val="DeltaViewInsertion"/>
          <w:rFonts w:ascii="Tahoma" w:hAnsi="Tahoma" w:cs="Tahoma"/>
          <w:b/>
          <w:bCs/>
          <w:color w:val="auto"/>
          <w:u w:val="none"/>
        </w:rPr>
        <w:t>CLÁUSULA QUINTA - CARACTERÍSTICAS DA EMISSÃO E DAS DEBÊNTURES</w:t>
      </w:r>
    </w:p>
    <w:p w14:paraId="134287D3"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Número da Emissão</w:t>
      </w:r>
    </w:p>
    <w:p w14:paraId="7A616631" w14:textId="77777777"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presente Emissão representa a </w:t>
      </w:r>
      <w:r w:rsidR="00BF3C1E" w:rsidRPr="00CA3CDC">
        <w:rPr>
          <w:rFonts w:ascii="Tahoma" w:hAnsi="Tahoma" w:cs="Tahoma"/>
        </w:rPr>
        <w:t xml:space="preserve">2ª </w:t>
      </w:r>
      <w:r w:rsidRPr="00CA3CDC">
        <w:rPr>
          <w:rFonts w:ascii="Tahoma" w:hAnsi="Tahoma" w:cs="Tahoma"/>
        </w:rPr>
        <w:t>(</w:t>
      </w:r>
      <w:r w:rsidR="00BF3C1E" w:rsidRPr="00CA3CDC">
        <w:rPr>
          <w:rFonts w:ascii="Tahoma" w:hAnsi="Tahoma" w:cs="Tahoma"/>
        </w:rPr>
        <w:t>segunda</w:t>
      </w:r>
      <w:r w:rsidRPr="00CA3CDC">
        <w:rPr>
          <w:rFonts w:ascii="Tahoma" w:hAnsi="Tahoma" w:cs="Tahoma"/>
        </w:rPr>
        <w:t>) emissão de Debêntures da Emissora.</w:t>
      </w:r>
    </w:p>
    <w:p w14:paraId="059A5D04"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Valor Total da Emissão</w:t>
      </w:r>
    </w:p>
    <w:p w14:paraId="0DEF15A2" w14:textId="2E065D88"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O valor total da Emissão é de R$</w:t>
      </w:r>
      <w:r w:rsidR="000158DC">
        <w:rPr>
          <w:rFonts w:ascii="Tahoma" w:hAnsi="Tahoma" w:cs="Tahoma"/>
        </w:rPr>
        <w:t>406.0</w:t>
      </w:r>
      <w:r w:rsidR="00DD45EB">
        <w:rPr>
          <w:rFonts w:ascii="Tahoma" w:hAnsi="Tahoma" w:cs="Tahoma"/>
        </w:rPr>
        <w:t>9</w:t>
      </w:r>
      <w:r w:rsidR="000158DC">
        <w:rPr>
          <w:rFonts w:ascii="Tahoma" w:hAnsi="Tahoma" w:cs="Tahoma"/>
        </w:rPr>
        <w:t>0.000,00</w:t>
      </w:r>
      <w:r w:rsidRPr="00CA3CDC">
        <w:rPr>
          <w:rFonts w:ascii="Tahoma" w:hAnsi="Tahoma" w:cs="Tahoma"/>
        </w:rPr>
        <w:t xml:space="preserve"> </w:t>
      </w:r>
      <w:r w:rsidR="00BF3C1E" w:rsidRPr="00CA3CDC">
        <w:rPr>
          <w:rFonts w:ascii="Tahoma" w:hAnsi="Tahoma" w:cs="Tahoma"/>
        </w:rPr>
        <w:t xml:space="preserve">(quatrocentos </w:t>
      </w:r>
      <w:r w:rsidR="002C4776" w:rsidRPr="00CA3CDC">
        <w:rPr>
          <w:rFonts w:ascii="Tahoma" w:hAnsi="Tahoma" w:cs="Tahoma"/>
        </w:rPr>
        <w:t xml:space="preserve">e </w:t>
      </w:r>
      <w:r w:rsidR="000158DC">
        <w:rPr>
          <w:rFonts w:ascii="Tahoma" w:hAnsi="Tahoma" w:cs="Tahoma"/>
        </w:rPr>
        <w:t>seis</w:t>
      </w:r>
      <w:r w:rsidR="000158DC" w:rsidRPr="00CA3CDC">
        <w:rPr>
          <w:rFonts w:ascii="Tahoma" w:hAnsi="Tahoma" w:cs="Tahoma"/>
        </w:rPr>
        <w:t xml:space="preserve"> </w:t>
      </w:r>
      <w:r w:rsidR="00BF3C1E" w:rsidRPr="00CA3CDC">
        <w:rPr>
          <w:rFonts w:ascii="Tahoma" w:hAnsi="Tahoma" w:cs="Tahoma"/>
        </w:rPr>
        <w:t xml:space="preserve">milhões </w:t>
      </w:r>
      <w:r w:rsidR="00DD45EB">
        <w:rPr>
          <w:rFonts w:ascii="Tahoma" w:hAnsi="Tahoma" w:cs="Tahoma"/>
        </w:rPr>
        <w:t xml:space="preserve">e noventa mil </w:t>
      </w:r>
      <w:r w:rsidR="00BF3C1E" w:rsidRPr="00CA3CDC">
        <w:rPr>
          <w:rFonts w:ascii="Tahoma" w:hAnsi="Tahoma" w:cs="Tahoma"/>
        </w:rPr>
        <w:t xml:space="preserve">reais) </w:t>
      </w:r>
      <w:r w:rsidRPr="00CA3CDC">
        <w:rPr>
          <w:rFonts w:ascii="Tahoma" w:hAnsi="Tahoma" w:cs="Tahoma"/>
        </w:rPr>
        <w:t>(“</w:t>
      </w:r>
      <w:r w:rsidRPr="00CA3CDC">
        <w:rPr>
          <w:rFonts w:ascii="Tahoma" w:hAnsi="Tahoma"/>
          <w:u w:val="single"/>
        </w:rPr>
        <w:t>Valor Total da Emissão</w:t>
      </w:r>
      <w:r w:rsidRPr="00CA3CDC">
        <w:rPr>
          <w:rFonts w:ascii="Tahoma" w:hAnsi="Tahoma" w:cs="Tahoma"/>
        </w:rPr>
        <w:t>”) na Data de Emissão (conforme abaixo definida).</w:t>
      </w:r>
    </w:p>
    <w:p w14:paraId="281D9DA7"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Quantidade de Debêntures</w:t>
      </w:r>
    </w:p>
    <w:p w14:paraId="1335D32E" w14:textId="4B0E4B4A"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Serão emitidas </w:t>
      </w:r>
      <w:r w:rsidR="000158DC">
        <w:rPr>
          <w:rFonts w:ascii="Tahoma" w:hAnsi="Tahoma" w:cs="Tahoma"/>
        </w:rPr>
        <w:t>406.0</w:t>
      </w:r>
      <w:r w:rsidR="00DD45EB">
        <w:rPr>
          <w:rFonts w:ascii="Tahoma" w:hAnsi="Tahoma" w:cs="Tahoma"/>
        </w:rPr>
        <w:t>9</w:t>
      </w:r>
      <w:r w:rsidR="000158DC">
        <w:rPr>
          <w:rFonts w:ascii="Tahoma" w:hAnsi="Tahoma" w:cs="Tahoma"/>
        </w:rPr>
        <w:t>0</w:t>
      </w:r>
      <w:r w:rsidR="00C15827" w:rsidRPr="00CA3CDC">
        <w:rPr>
          <w:rFonts w:ascii="Tahoma" w:hAnsi="Tahoma" w:cs="Tahoma"/>
        </w:rPr>
        <w:t xml:space="preserve"> </w:t>
      </w:r>
      <w:r w:rsidR="00BF3C1E" w:rsidRPr="00CA3CDC">
        <w:rPr>
          <w:rFonts w:ascii="Tahoma" w:hAnsi="Tahoma" w:cs="Tahoma"/>
        </w:rPr>
        <w:t xml:space="preserve">(quatrocentas </w:t>
      </w:r>
      <w:r w:rsidR="002C4776" w:rsidRPr="00CA3CDC">
        <w:rPr>
          <w:rFonts w:ascii="Tahoma" w:hAnsi="Tahoma" w:cs="Tahoma"/>
        </w:rPr>
        <w:t xml:space="preserve">e </w:t>
      </w:r>
      <w:r w:rsidR="000158DC">
        <w:rPr>
          <w:rFonts w:ascii="Tahoma" w:hAnsi="Tahoma" w:cs="Tahoma"/>
        </w:rPr>
        <w:t>seis</w:t>
      </w:r>
      <w:r w:rsidR="000158DC" w:rsidRPr="00CA3CDC">
        <w:rPr>
          <w:rFonts w:ascii="Tahoma" w:hAnsi="Tahoma" w:cs="Tahoma"/>
        </w:rPr>
        <w:t xml:space="preserve"> </w:t>
      </w:r>
      <w:r w:rsidR="00BF3C1E" w:rsidRPr="00CA3CDC">
        <w:rPr>
          <w:rFonts w:ascii="Tahoma" w:hAnsi="Tahoma" w:cs="Tahoma"/>
        </w:rPr>
        <w:t>mil</w:t>
      </w:r>
      <w:r w:rsidR="00DD45EB" w:rsidRPr="00DD45EB">
        <w:rPr>
          <w:rFonts w:ascii="Tahoma" w:hAnsi="Tahoma" w:cs="Tahoma"/>
        </w:rPr>
        <w:t xml:space="preserve"> </w:t>
      </w:r>
      <w:r w:rsidR="00DD45EB">
        <w:rPr>
          <w:rFonts w:ascii="Tahoma" w:hAnsi="Tahoma" w:cs="Tahoma"/>
        </w:rPr>
        <w:t>e noventa</w:t>
      </w:r>
      <w:r w:rsidR="00BF3C1E" w:rsidRPr="00CA3CDC">
        <w:rPr>
          <w:rFonts w:ascii="Tahoma" w:hAnsi="Tahoma" w:cs="Tahoma"/>
        </w:rPr>
        <w:t xml:space="preserve">) </w:t>
      </w:r>
      <w:r w:rsidRPr="00CA3CDC">
        <w:rPr>
          <w:rFonts w:ascii="Tahoma" w:hAnsi="Tahoma" w:cs="Tahoma"/>
        </w:rPr>
        <w:t>Debêntures.</w:t>
      </w:r>
    </w:p>
    <w:p w14:paraId="12F35871"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Número de Séries</w:t>
      </w:r>
    </w:p>
    <w:p w14:paraId="1C949A87" w14:textId="74F80EA0"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Emissão </w:t>
      </w:r>
      <w:r w:rsidR="007C0E40" w:rsidRPr="00CA3CDC">
        <w:rPr>
          <w:rFonts w:ascii="Tahoma" w:hAnsi="Tahoma" w:cs="Tahoma"/>
        </w:rPr>
        <w:t>será</w:t>
      </w:r>
      <w:r w:rsidRPr="00CA3CDC">
        <w:rPr>
          <w:rFonts w:ascii="Tahoma" w:hAnsi="Tahoma" w:cs="Tahoma"/>
        </w:rPr>
        <w:t xml:space="preserve"> realizada em </w:t>
      </w:r>
      <w:r w:rsidR="00BF3C1E" w:rsidRPr="00CA3CDC">
        <w:rPr>
          <w:rFonts w:ascii="Tahoma" w:hAnsi="Tahoma" w:cs="Tahoma"/>
        </w:rPr>
        <w:t xml:space="preserve">e 2 (duas) séries, sendo </w:t>
      </w:r>
      <w:r w:rsidR="000158DC">
        <w:rPr>
          <w:rFonts w:ascii="Tahoma" w:hAnsi="Tahoma" w:cs="Tahoma"/>
        </w:rPr>
        <w:t>203.0</w:t>
      </w:r>
      <w:r w:rsidR="00DD45EB">
        <w:rPr>
          <w:rFonts w:ascii="Tahoma" w:hAnsi="Tahoma" w:cs="Tahoma"/>
        </w:rPr>
        <w:t>45 (duzentas e três mil e quarenta e cinco)</w:t>
      </w:r>
      <w:r w:rsidR="00BF3C1E" w:rsidRPr="00CA3CDC">
        <w:rPr>
          <w:rFonts w:ascii="Tahoma" w:hAnsi="Tahoma" w:cs="Tahoma"/>
        </w:rPr>
        <w:t xml:space="preserve"> Debêntures da 1ª</w:t>
      </w:r>
      <w:r w:rsidR="00BA678B" w:rsidRPr="00CA3CDC">
        <w:rPr>
          <w:rFonts w:ascii="Tahoma" w:hAnsi="Tahoma" w:cs="Tahoma"/>
        </w:rPr>
        <w:t> </w:t>
      </w:r>
      <w:r w:rsidR="00BF3C1E" w:rsidRPr="00CA3CDC">
        <w:rPr>
          <w:rFonts w:ascii="Tahoma" w:hAnsi="Tahoma" w:cs="Tahoma"/>
        </w:rPr>
        <w:t>(primeira) série (</w:t>
      </w:r>
      <w:r w:rsidR="000C4E48" w:rsidRPr="00CA3CDC">
        <w:rPr>
          <w:rFonts w:ascii="Tahoma" w:hAnsi="Tahoma" w:cs="Tahoma"/>
        </w:rPr>
        <w:t>“</w:t>
      </w:r>
      <w:r w:rsidR="000C4E48" w:rsidRPr="00CA3CDC">
        <w:rPr>
          <w:rFonts w:ascii="Tahoma" w:hAnsi="Tahoma"/>
          <w:u w:val="single"/>
        </w:rPr>
        <w:t>Série IPCA</w:t>
      </w:r>
      <w:r w:rsidR="000C4E48" w:rsidRPr="00CA3CDC">
        <w:rPr>
          <w:rFonts w:ascii="Tahoma" w:hAnsi="Tahoma"/>
        </w:rPr>
        <w:t>”</w:t>
      </w:r>
      <w:r w:rsidR="00BF3C1E" w:rsidRPr="00CA3CDC">
        <w:rPr>
          <w:rFonts w:ascii="Tahoma" w:hAnsi="Tahoma" w:cs="Tahoma"/>
        </w:rPr>
        <w:t xml:space="preserve">) e </w:t>
      </w:r>
      <w:r w:rsidR="00DD45EB">
        <w:rPr>
          <w:rFonts w:ascii="Tahoma" w:hAnsi="Tahoma" w:cs="Tahoma"/>
        </w:rPr>
        <w:t>203.045 (duzentas e três mil e quarenta e cinco)</w:t>
      </w:r>
      <w:r w:rsidR="00BF3C1E" w:rsidRPr="00CA3CDC">
        <w:rPr>
          <w:rFonts w:ascii="Tahoma" w:hAnsi="Tahoma" w:cs="Tahoma"/>
        </w:rPr>
        <w:t xml:space="preserve"> Debêntures da 2ª (segunda) série (</w:t>
      </w:r>
      <w:r w:rsidR="000C4E48" w:rsidRPr="00CA3CDC">
        <w:rPr>
          <w:rFonts w:ascii="Tahoma" w:hAnsi="Tahoma" w:cs="Tahoma"/>
        </w:rPr>
        <w:t>“</w:t>
      </w:r>
      <w:r w:rsidR="000C4E48" w:rsidRPr="0028568C">
        <w:rPr>
          <w:rFonts w:ascii="Tahoma" w:hAnsi="Tahoma"/>
          <w:u w:val="single"/>
        </w:rPr>
        <w:t>Série</w:t>
      </w:r>
      <w:r w:rsidR="000C4E48" w:rsidRPr="00CA3CDC">
        <w:rPr>
          <w:rFonts w:ascii="Tahoma" w:hAnsi="Tahoma" w:cs="Tahoma"/>
          <w:u w:val="single"/>
        </w:rPr>
        <w:t xml:space="preserve"> DI</w:t>
      </w:r>
      <w:r w:rsidR="000C4E48" w:rsidRPr="00CA3CDC">
        <w:rPr>
          <w:rFonts w:ascii="Tahoma" w:hAnsi="Tahoma" w:cs="Tahoma"/>
        </w:rPr>
        <w:t>”</w:t>
      </w:r>
      <w:r w:rsidR="00BF3C1E" w:rsidRPr="00CA3CDC">
        <w:rPr>
          <w:rFonts w:ascii="Tahoma" w:hAnsi="Tahoma" w:cs="Tahoma"/>
        </w:rPr>
        <w:t>)</w:t>
      </w:r>
      <w:r w:rsidR="00373CE1" w:rsidRPr="00CA3CDC">
        <w:rPr>
          <w:rFonts w:ascii="Tahoma" w:hAnsi="Tahoma" w:cs="Tahoma"/>
        </w:rPr>
        <w:t>.</w:t>
      </w:r>
    </w:p>
    <w:p w14:paraId="0BF8FEB8"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Data de Emissão</w:t>
      </w:r>
    </w:p>
    <w:p w14:paraId="6A508BDE" w14:textId="6B561306" w:rsidR="008552B6" w:rsidRPr="00CA3CDC" w:rsidRDefault="007C0E40"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Para os fins e efeitos desta Escritura de Emissão, a data de emissão das Debêntures </w:t>
      </w:r>
      <w:r w:rsidR="009F6BE0" w:rsidRPr="00CA3CDC">
        <w:rPr>
          <w:rFonts w:ascii="Tahoma" w:hAnsi="Tahoma" w:cs="Tahoma"/>
        </w:rPr>
        <w:t xml:space="preserve">será </w:t>
      </w:r>
      <w:r w:rsidR="009514FB">
        <w:rPr>
          <w:rFonts w:ascii="Tahoma" w:hAnsi="Tahoma" w:cs="Tahoma"/>
        </w:rPr>
        <w:t>17</w:t>
      </w:r>
      <w:r w:rsidR="00CD19E0" w:rsidRPr="00CA3CDC">
        <w:rPr>
          <w:rFonts w:ascii="Tahoma" w:hAnsi="Tahoma" w:cs="Tahoma"/>
        </w:rPr>
        <w:t xml:space="preserve"> </w:t>
      </w:r>
      <w:r w:rsidR="004F3C6A" w:rsidRPr="00CA3CDC">
        <w:rPr>
          <w:rFonts w:ascii="Tahoma" w:hAnsi="Tahoma" w:cs="Tahoma"/>
        </w:rPr>
        <w:t xml:space="preserve">de </w:t>
      </w:r>
      <w:r w:rsidR="007960E8" w:rsidRPr="00CA3CDC">
        <w:rPr>
          <w:rFonts w:ascii="Tahoma" w:hAnsi="Tahoma" w:cs="Tahoma"/>
        </w:rPr>
        <w:t>dezembro</w:t>
      </w:r>
      <w:r w:rsidR="004F3C6A" w:rsidRPr="00CA3CDC">
        <w:rPr>
          <w:rFonts w:ascii="Tahoma" w:hAnsi="Tahoma" w:cs="Tahoma"/>
        </w:rPr>
        <w:t xml:space="preserve"> de 2019 </w:t>
      </w:r>
      <w:r w:rsidR="008552B6" w:rsidRPr="00CA3CDC">
        <w:rPr>
          <w:rFonts w:ascii="Tahoma" w:hAnsi="Tahoma" w:cs="Tahoma"/>
        </w:rPr>
        <w:t>(“</w:t>
      </w:r>
      <w:r w:rsidR="008552B6" w:rsidRPr="00CA3CDC">
        <w:rPr>
          <w:rFonts w:ascii="Tahoma" w:hAnsi="Tahoma"/>
          <w:u w:val="single"/>
        </w:rPr>
        <w:t>Data de Emissão</w:t>
      </w:r>
      <w:r w:rsidR="008552B6" w:rsidRPr="00CA3CDC">
        <w:rPr>
          <w:rFonts w:ascii="Tahoma" w:hAnsi="Tahoma" w:cs="Tahoma"/>
        </w:rPr>
        <w:t xml:space="preserve">”). </w:t>
      </w:r>
    </w:p>
    <w:p w14:paraId="2F12B83D"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 xml:space="preserve">Conversibilidade </w:t>
      </w:r>
    </w:p>
    <w:p w14:paraId="7C32C7E9" w14:textId="77777777"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As Debêntures serão simples, não conversíveis em ações de emissão da Emissora.</w:t>
      </w:r>
    </w:p>
    <w:p w14:paraId="432C27FC" w14:textId="77777777" w:rsidR="008552B6" w:rsidRPr="00CA3CDC" w:rsidRDefault="008552B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 xml:space="preserve">Espécie </w:t>
      </w:r>
    </w:p>
    <w:p w14:paraId="1006CF95" w14:textId="77777777" w:rsidR="008552B6" w:rsidRPr="00CA3CDC" w:rsidRDefault="008552B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As Debêntures s</w:t>
      </w:r>
      <w:r w:rsidR="007C0E40" w:rsidRPr="00CA3CDC">
        <w:rPr>
          <w:rFonts w:ascii="Tahoma" w:hAnsi="Tahoma" w:cs="Tahoma"/>
        </w:rPr>
        <w:t>erã</w:t>
      </w:r>
      <w:r w:rsidRPr="00CA3CDC">
        <w:rPr>
          <w:rFonts w:ascii="Tahoma" w:hAnsi="Tahoma" w:cs="Tahoma"/>
        </w:rPr>
        <w:t xml:space="preserve">o da espécie </w:t>
      </w:r>
      <w:r w:rsidR="00312F1E" w:rsidRPr="00CA3CDC">
        <w:rPr>
          <w:rFonts w:ascii="Tahoma" w:hAnsi="Tahoma" w:cs="Tahoma"/>
        </w:rPr>
        <w:t>com garantia real</w:t>
      </w:r>
      <w:r w:rsidR="009F6BE0" w:rsidRPr="00CA3CDC">
        <w:rPr>
          <w:rFonts w:ascii="Tahoma" w:hAnsi="Tahoma" w:cs="Tahoma"/>
        </w:rPr>
        <w:t>,</w:t>
      </w:r>
      <w:r w:rsidR="004963A9" w:rsidRPr="00CA3CDC">
        <w:rPr>
          <w:rFonts w:ascii="Tahoma" w:hAnsi="Tahoma" w:cs="Tahoma"/>
        </w:rPr>
        <w:t xml:space="preserve"> </w:t>
      </w:r>
      <w:r w:rsidRPr="00CA3CDC">
        <w:rPr>
          <w:rFonts w:ascii="Tahoma" w:hAnsi="Tahoma" w:cs="Tahoma"/>
        </w:rPr>
        <w:t xml:space="preserve">nos termos do artigo 58, </w:t>
      </w:r>
      <w:r w:rsidRPr="00CA3CDC">
        <w:rPr>
          <w:rFonts w:ascii="Tahoma" w:hAnsi="Tahoma" w:cs="Tahoma"/>
          <w:i/>
        </w:rPr>
        <w:t>caput</w:t>
      </w:r>
      <w:r w:rsidRPr="00CA3CDC">
        <w:rPr>
          <w:rFonts w:ascii="Tahoma" w:hAnsi="Tahoma" w:cs="Tahoma"/>
        </w:rPr>
        <w:t xml:space="preserve">, da Lei das Sociedades por Ações. </w:t>
      </w:r>
    </w:p>
    <w:p w14:paraId="70564338" w14:textId="77777777" w:rsidR="008552B6" w:rsidRPr="00CA3CDC" w:rsidRDefault="00380255"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Forma e Comprovação de Titularidade das Debêntures</w:t>
      </w:r>
    </w:p>
    <w:p w14:paraId="385DAF1C" w14:textId="77777777" w:rsidR="000C3607" w:rsidRPr="00CA3CDC" w:rsidRDefault="00BF0904"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bookmarkStart w:id="28" w:name="_Hlk13768582"/>
      <w:r w:rsidRPr="00CA3CDC">
        <w:rPr>
          <w:rFonts w:ascii="Tahoma" w:hAnsi="Tahoma" w:cs="Tahoma"/>
        </w:rPr>
        <w:t xml:space="preserve">As Debêntures serão emitidas sob a forma nominativa, sem a emissão de certificados. </w:t>
      </w:r>
      <w:r w:rsidR="000C3607" w:rsidRPr="00CA3CDC">
        <w:rPr>
          <w:rFonts w:ascii="Tahoma" w:hAnsi="Tahoma" w:cs="Tahoma"/>
          <w:color w:val="000000"/>
        </w:rPr>
        <w:t>Para todos os fins de direito, a titularidade das Debêntures será comprovada pela inscrição do titular das Debêntures no Livro de Registro.</w:t>
      </w:r>
      <w:bookmarkEnd w:id="28"/>
    </w:p>
    <w:p w14:paraId="7D139112" w14:textId="77777777" w:rsidR="00380255" w:rsidRPr="00CA3CDC" w:rsidRDefault="00380255"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Prazo e Data de Vencimento</w:t>
      </w:r>
    </w:p>
    <w:p w14:paraId="72B15FD0" w14:textId="75DDBE4C" w:rsidR="00380255" w:rsidRPr="00CA3CDC" w:rsidRDefault="00380255"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29" w:name="_Hlk23678058"/>
      <w:r w:rsidRPr="00CA3CDC">
        <w:rPr>
          <w:rFonts w:ascii="Tahoma" w:hAnsi="Tahoma" w:cs="Tahoma"/>
        </w:rPr>
        <w:t xml:space="preserve">As Debêntures </w:t>
      </w:r>
      <w:r w:rsidR="00963927" w:rsidRPr="00CA3CDC">
        <w:rPr>
          <w:rFonts w:ascii="Tahoma" w:hAnsi="Tahoma" w:cs="Tahoma"/>
        </w:rPr>
        <w:t xml:space="preserve">da </w:t>
      </w:r>
      <w:r w:rsidR="00A3054C" w:rsidRPr="00CA3CDC">
        <w:rPr>
          <w:rFonts w:ascii="Tahoma" w:hAnsi="Tahoma" w:cs="Tahoma"/>
        </w:rPr>
        <w:t>Série IPCA</w:t>
      </w:r>
      <w:r w:rsidR="00963927" w:rsidRPr="00CA3CDC">
        <w:rPr>
          <w:rFonts w:ascii="Tahoma" w:hAnsi="Tahoma" w:cs="Tahoma"/>
        </w:rPr>
        <w:t xml:space="preserve"> </w:t>
      </w:r>
      <w:r w:rsidRPr="00CA3CDC">
        <w:rPr>
          <w:rFonts w:ascii="Tahoma" w:hAnsi="Tahoma" w:cs="Tahoma"/>
        </w:rPr>
        <w:t xml:space="preserve">terão prazo de </w:t>
      </w:r>
      <w:r w:rsidR="004B4947" w:rsidRPr="00CA3CDC">
        <w:rPr>
          <w:rFonts w:ascii="Tahoma" w:hAnsi="Tahoma" w:cs="Tahoma"/>
        </w:rPr>
        <w:t>1</w:t>
      </w:r>
      <w:r w:rsidR="00963927" w:rsidRPr="00CA3CDC">
        <w:rPr>
          <w:rFonts w:ascii="Tahoma" w:hAnsi="Tahoma" w:cs="Tahoma"/>
        </w:rPr>
        <w:t>5</w:t>
      </w:r>
      <w:r w:rsidR="000D666C" w:rsidRPr="00CA3CDC">
        <w:rPr>
          <w:rFonts w:ascii="Tahoma" w:hAnsi="Tahoma" w:cs="Tahoma"/>
        </w:rPr>
        <w:t xml:space="preserve"> </w:t>
      </w:r>
      <w:r w:rsidRPr="00CA3CDC">
        <w:rPr>
          <w:rFonts w:ascii="Tahoma" w:hAnsi="Tahoma" w:cs="Tahoma"/>
        </w:rPr>
        <w:t>(</w:t>
      </w:r>
      <w:r w:rsidR="00963927" w:rsidRPr="00CA3CDC">
        <w:rPr>
          <w:rFonts w:ascii="Tahoma" w:hAnsi="Tahoma" w:cs="Tahoma"/>
        </w:rPr>
        <w:t>quinze</w:t>
      </w:r>
      <w:r w:rsidRPr="00CA3CDC">
        <w:rPr>
          <w:rFonts w:ascii="Tahoma" w:hAnsi="Tahoma" w:cs="Tahoma"/>
        </w:rPr>
        <w:t xml:space="preserve">) </w:t>
      </w:r>
      <w:r w:rsidR="000D666C" w:rsidRPr="00CA3CDC">
        <w:rPr>
          <w:rFonts w:ascii="Tahoma" w:hAnsi="Tahoma" w:cs="Tahoma"/>
        </w:rPr>
        <w:t xml:space="preserve">anos </w:t>
      </w:r>
      <w:r w:rsidRPr="00CA3CDC">
        <w:rPr>
          <w:rFonts w:ascii="Tahoma" w:hAnsi="Tahoma" w:cs="Tahoma"/>
        </w:rPr>
        <w:t>a contar da Data de Emissão</w:t>
      </w:r>
      <w:r w:rsidR="00971C06" w:rsidRPr="00CA3CDC">
        <w:rPr>
          <w:rFonts w:ascii="Tahoma" w:hAnsi="Tahoma" w:cs="Tahoma"/>
        </w:rPr>
        <w:t xml:space="preserve">, </w:t>
      </w:r>
      <w:r w:rsidR="009F7025" w:rsidRPr="00CA3CDC">
        <w:rPr>
          <w:rFonts w:ascii="Tahoma" w:hAnsi="Tahoma" w:cs="Tahoma"/>
        </w:rPr>
        <w:t xml:space="preserve">vencendo-se, portanto, em </w:t>
      </w:r>
      <w:r w:rsidR="009514FB">
        <w:rPr>
          <w:rFonts w:ascii="Tahoma" w:hAnsi="Tahoma" w:cs="Tahoma"/>
        </w:rPr>
        <w:t>17</w:t>
      </w:r>
      <w:r w:rsidR="00CD19E0" w:rsidRPr="00CA3CDC">
        <w:rPr>
          <w:rFonts w:ascii="Tahoma" w:hAnsi="Tahoma" w:cs="Tahoma"/>
        </w:rPr>
        <w:t xml:space="preserve"> </w:t>
      </w:r>
      <w:r w:rsidR="009F7025" w:rsidRPr="00CA3CDC">
        <w:rPr>
          <w:rFonts w:ascii="Tahoma" w:hAnsi="Tahoma" w:cs="Tahoma"/>
        </w:rPr>
        <w:t xml:space="preserve">de </w:t>
      </w:r>
      <w:r w:rsidR="007960E8" w:rsidRPr="00CA3CDC">
        <w:rPr>
          <w:rFonts w:ascii="Tahoma" w:hAnsi="Tahoma" w:cs="Tahoma"/>
        </w:rPr>
        <w:t>dezembro</w:t>
      </w:r>
      <w:r w:rsidR="000D666C" w:rsidRPr="00CA3CDC">
        <w:rPr>
          <w:rFonts w:ascii="Tahoma" w:hAnsi="Tahoma" w:cs="Tahoma"/>
        </w:rPr>
        <w:t xml:space="preserve"> </w:t>
      </w:r>
      <w:r w:rsidR="009F7025" w:rsidRPr="00CA3CDC">
        <w:rPr>
          <w:rFonts w:ascii="Tahoma" w:hAnsi="Tahoma" w:cs="Tahoma"/>
        </w:rPr>
        <w:t xml:space="preserve">de </w:t>
      </w:r>
      <w:r w:rsidR="00963927" w:rsidRPr="00CA3CDC">
        <w:rPr>
          <w:rFonts w:ascii="Tahoma" w:hAnsi="Tahoma" w:cs="Tahoma"/>
        </w:rPr>
        <w:t xml:space="preserve">2034 </w:t>
      </w:r>
      <w:r w:rsidRPr="00CA3CDC">
        <w:rPr>
          <w:rFonts w:ascii="Tahoma" w:hAnsi="Tahoma" w:cs="Tahoma"/>
        </w:rPr>
        <w:t>(“</w:t>
      </w:r>
      <w:r w:rsidRPr="00CA3CDC">
        <w:rPr>
          <w:rFonts w:ascii="Tahoma" w:hAnsi="Tahoma"/>
          <w:u w:val="single"/>
        </w:rPr>
        <w:t>Data de Vencimento</w:t>
      </w:r>
      <w:r w:rsidR="00963927" w:rsidRPr="00CA3CDC">
        <w:rPr>
          <w:rFonts w:ascii="Tahoma" w:hAnsi="Tahoma"/>
          <w:u w:val="single"/>
        </w:rPr>
        <w:t xml:space="preserve"> da </w:t>
      </w:r>
      <w:r w:rsidR="005942E2" w:rsidRPr="00CA3CDC">
        <w:rPr>
          <w:rFonts w:ascii="Tahoma" w:hAnsi="Tahoma"/>
          <w:u w:val="single"/>
        </w:rPr>
        <w:t>Série IPCA</w:t>
      </w:r>
      <w:r w:rsidRPr="00CA3CDC">
        <w:rPr>
          <w:rFonts w:ascii="Tahoma" w:hAnsi="Tahoma" w:cs="Tahoma"/>
        </w:rPr>
        <w:t xml:space="preserve">”), </w:t>
      </w:r>
      <w:r w:rsidR="00F95643" w:rsidRPr="00CA3CDC">
        <w:rPr>
          <w:rFonts w:ascii="Tahoma" w:hAnsi="Tahoma" w:cs="Tahoma"/>
        </w:rPr>
        <w:t>ressalvadas as hipóteses de vencimento antecipado e resgate antecipado das Debêntures</w:t>
      </w:r>
      <w:r w:rsidRPr="00CA3CDC">
        <w:rPr>
          <w:rFonts w:ascii="Tahoma" w:hAnsi="Tahoma" w:cs="Tahoma"/>
        </w:rPr>
        <w:t>, nos termos desta Escritura de Emissão.</w:t>
      </w:r>
      <w:bookmarkEnd w:id="29"/>
      <w:r w:rsidRPr="00CA3CDC">
        <w:rPr>
          <w:rFonts w:ascii="Tahoma" w:hAnsi="Tahoma" w:cs="Tahoma"/>
        </w:rPr>
        <w:t xml:space="preserve"> </w:t>
      </w:r>
    </w:p>
    <w:p w14:paraId="19B5AD92" w14:textId="512B6684" w:rsidR="00963927" w:rsidRPr="00CA3CDC" w:rsidRDefault="00963927"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30" w:name="_Hlk26427111"/>
      <w:r w:rsidRPr="00CA3CDC">
        <w:rPr>
          <w:rFonts w:ascii="Tahoma" w:hAnsi="Tahoma" w:cs="Tahoma"/>
        </w:rPr>
        <w:t xml:space="preserve">As Debêntures da </w:t>
      </w:r>
      <w:r w:rsidR="00A3054C" w:rsidRPr="00CA3CDC">
        <w:rPr>
          <w:rFonts w:ascii="Tahoma" w:hAnsi="Tahoma" w:cs="Tahoma"/>
        </w:rPr>
        <w:t>Série DI</w:t>
      </w:r>
      <w:r w:rsidRPr="00CA3CDC">
        <w:rPr>
          <w:rFonts w:ascii="Tahoma" w:hAnsi="Tahoma" w:cs="Tahoma"/>
        </w:rPr>
        <w:t xml:space="preserve"> terão prazo de 10 (dez) anos a contar da Data de Emissão, vencendo-se, portanto, em </w:t>
      </w:r>
      <w:r w:rsidR="009514FB">
        <w:rPr>
          <w:rFonts w:ascii="Tahoma" w:hAnsi="Tahoma" w:cs="Tahoma"/>
        </w:rPr>
        <w:t>17</w:t>
      </w:r>
      <w:r w:rsidRPr="00CA3CDC">
        <w:rPr>
          <w:rFonts w:ascii="Tahoma" w:hAnsi="Tahoma" w:cs="Tahoma"/>
        </w:rPr>
        <w:t xml:space="preserve"> de dezembro de 2029 (“</w:t>
      </w:r>
      <w:r w:rsidRPr="00CA3CDC">
        <w:rPr>
          <w:rFonts w:ascii="Tahoma" w:hAnsi="Tahoma"/>
          <w:u w:val="single"/>
        </w:rPr>
        <w:t xml:space="preserve">Data de Vencimento da </w:t>
      </w:r>
      <w:r w:rsidR="000C4E48" w:rsidRPr="00CA3CDC">
        <w:rPr>
          <w:rFonts w:ascii="Tahoma" w:hAnsi="Tahoma"/>
          <w:u w:val="single"/>
        </w:rPr>
        <w:t>Série DI</w:t>
      </w:r>
      <w:r w:rsidRPr="00CA3CDC">
        <w:rPr>
          <w:rFonts w:ascii="Tahoma" w:hAnsi="Tahoma"/>
        </w:rPr>
        <w:t xml:space="preserve">” e, em conjunto com a Data de Vencimento da </w:t>
      </w:r>
      <w:r w:rsidR="005942E2" w:rsidRPr="00CA3CDC">
        <w:rPr>
          <w:rFonts w:ascii="Tahoma" w:hAnsi="Tahoma"/>
        </w:rPr>
        <w:t>Série IPCA</w:t>
      </w:r>
      <w:r w:rsidRPr="00CA3CDC">
        <w:rPr>
          <w:rFonts w:ascii="Tahoma" w:hAnsi="Tahoma"/>
        </w:rPr>
        <w:t>, as “</w:t>
      </w:r>
      <w:r w:rsidRPr="00CA3CDC">
        <w:rPr>
          <w:rFonts w:ascii="Tahoma" w:hAnsi="Tahoma"/>
          <w:u w:val="single"/>
        </w:rPr>
        <w:t>Datas de Vencimento</w:t>
      </w:r>
      <w:r w:rsidRPr="00CA3CDC">
        <w:rPr>
          <w:rFonts w:ascii="Tahoma" w:hAnsi="Tahoma"/>
        </w:rPr>
        <w:t>”, ou individual e indistintamente “</w:t>
      </w:r>
      <w:r w:rsidRPr="00CA3CDC">
        <w:rPr>
          <w:rFonts w:ascii="Tahoma" w:hAnsi="Tahoma"/>
          <w:u w:val="single"/>
        </w:rPr>
        <w:t>Data de Vencimento</w:t>
      </w:r>
      <w:r w:rsidRPr="00CA3CDC">
        <w:rPr>
          <w:rFonts w:ascii="Tahoma" w:hAnsi="Tahoma"/>
        </w:rPr>
        <w:t>”</w:t>
      </w:r>
      <w:r w:rsidRPr="00CA3CDC">
        <w:rPr>
          <w:rFonts w:ascii="Tahoma" w:hAnsi="Tahoma" w:cs="Tahoma"/>
        </w:rPr>
        <w:t xml:space="preserve">), ressalvadas as hipóteses de vencimento antecipado e resgate antecipado das Debêntures, nos termos desta Escritura de Emissão. </w:t>
      </w:r>
      <w:bookmarkEnd w:id="30"/>
    </w:p>
    <w:p w14:paraId="69D06904" w14:textId="77777777" w:rsidR="00380255" w:rsidRPr="00CA3CDC" w:rsidRDefault="00380255"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Emissora obriga-se a, </w:t>
      </w:r>
      <w:r w:rsidR="00963927" w:rsidRPr="00CA3CDC">
        <w:rPr>
          <w:rFonts w:ascii="Tahoma" w:hAnsi="Tahoma" w:cs="Tahoma"/>
        </w:rPr>
        <w:t xml:space="preserve">na respectiva </w:t>
      </w:r>
      <w:r w:rsidRPr="00CA3CDC">
        <w:rPr>
          <w:rFonts w:ascii="Tahoma" w:hAnsi="Tahoma" w:cs="Tahoma"/>
        </w:rPr>
        <w:t xml:space="preserve">Data de Vencimento, realizar o pagamento das Debêntures pelo </w:t>
      </w:r>
      <w:r w:rsidR="000D666C" w:rsidRPr="00CA3CDC">
        <w:rPr>
          <w:rFonts w:ascii="Tahoma" w:hAnsi="Tahoma" w:cs="Tahoma"/>
        </w:rPr>
        <w:t xml:space="preserve">saldo do </w:t>
      </w:r>
      <w:r w:rsidRPr="00CA3CDC">
        <w:rPr>
          <w:rFonts w:ascii="Tahoma" w:hAnsi="Tahoma" w:cs="Tahoma"/>
        </w:rPr>
        <w:t xml:space="preserve">Valor Nominal Unitário Atualizado (conforme abaixo definido) </w:t>
      </w:r>
      <w:r w:rsidR="002C4776" w:rsidRPr="00CA3CDC">
        <w:rPr>
          <w:rFonts w:ascii="Tahoma" w:hAnsi="Tahoma" w:cs="Tahoma"/>
        </w:rPr>
        <w:t xml:space="preserve">ou saldo do Valor Nominal </w:t>
      </w:r>
      <w:r w:rsidRPr="00CA3CDC">
        <w:rPr>
          <w:rFonts w:ascii="Tahoma" w:hAnsi="Tahoma" w:cs="Tahoma"/>
        </w:rPr>
        <w:t>das Debêntures</w:t>
      </w:r>
      <w:r w:rsidR="002C4776" w:rsidRPr="00CA3CDC">
        <w:rPr>
          <w:rFonts w:ascii="Tahoma" w:hAnsi="Tahoma" w:cs="Tahoma"/>
        </w:rPr>
        <w:t xml:space="preserve"> (conforme abaixo definido), conforme o caso</w:t>
      </w:r>
      <w:r w:rsidRPr="00CA3CDC">
        <w:rPr>
          <w:rFonts w:ascii="Tahoma" w:hAnsi="Tahoma" w:cs="Tahoma"/>
        </w:rPr>
        <w:t xml:space="preserve">, acrescido da </w:t>
      </w:r>
      <w:r w:rsidR="002C4776" w:rsidRPr="00CA3CDC">
        <w:rPr>
          <w:rFonts w:ascii="Tahoma" w:hAnsi="Tahoma" w:cs="Tahoma"/>
        </w:rPr>
        <w:t xml:space="preserve">respectiva </w:t>
      </w:r>
      <w:r w:rsidRPr="00CA3CDC">
        <w:rPr>
          <w:rFonts w:ascii="Tahoma" w:hAnsi="Tahoma" w:cs="Tahoma"/>
        </w:rPr>
        <w:t xml:space="preserve">Remuneração (conforme abaixo definida) e </w:t>
      </w:r>
      <w:r w:rsidR="000A47C0" w:rsidRPr="00CA3CDC">
        <w:rPr>
          <w:rFonts w:ascii="Tahoma" w:hAnsi="Tahoma" w:cs="Tahoma"/>
        </w:rPr>
        <w:t xml:space="preserve">de </w:t>
      </w:r>
      <w:r w:rsidRPr="00CA3CDC">
        <w:rPr>
          <w:rFonts w:ascii="Tahoma" w:hAnsi="Tahoma" w:cs="Tahoma"/>
        </w:rPr>
        <w:t>eventuais valores devidos e não pagos, calculados na forma prevista nesta Escritura de Emissão.</w:t>
      </w:r>
    </w:p>
    <w:p w14:paraId="7B59BA62" w14:textId="77777777" w:rsidR="00380255" w:rsidRPr="00CA3CDC" w:rsidRDefault="00380255"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 xml:space="preserve">Valor Nominal Unitário </w:t>
      </w:r>
    </w:p>
    <w:p w14:paraId="3C502C13" w14:textId="77777777" w:rsidR="00380255" w:rsidRPr="00CA3CDC" w:rsidRDefault="00380255" w:rsidP="0050450F">
      <w:pPr>
        <w:pStyle w:val="PargrafodaLista"/>
        <w:numPr>
          <w:ilvl w:val="2"/>
          <w:numId w:val="3"/>
        </w:numPr>
        <w:tabs>
          <w:tab w:val="left" w:pos="1134"/>
        </w:tabs>
        <w:spacing w:after="240" w:line="320" w:lineRule="exact"/>
        <w:ind w:left="0" w:firstLine="0"/>
        <w:jc w:val="both"/>
        <w:rPr>
          <w:rFonts w:ascii="Tahoma" w:hAnsi="Tahoma" w:cs="Tahoma"/>
          <w:b/>
        </w:rPr>
      </w:pPr>
      <w:r w:rsidRPr="00CA3CDC">
        <w:rPr>
          <w:rFonts w:ascii="Tahoma" w:hAnsi="Tahoma" w:cs="Tahoma"/>
        </w:rPr>
        <w:t>O valor nominal unitário das Debêntures é de R$1.000,00 (mil reais), na Data de Emissão</w:t>
      </w:r>
      <w:r w:rsidR="002C4776" w:rsidRPr="00CA3CDC">
        <w:rPr>
          <w:rFonts w:ascii="Tahoma" w:hAnsi="Tahoma" w:cs="Tahoma"/>
        </w:rPr>
        <w:t xml:space="preserve"> </w:t>
      </w:r>
      <w:r w:rsidRPr="00CA3CDC">
        <w:rPr>
          <w:rFonts w:ascii="Tahoma" w:hAnsi="Tahoma" w:cs="Tahoma"/>
        </w:rPr>
        <w:t>(“</w:t>
      </w:r>
      <w:r w:rsidRPr="00CA3CDC">
        <w:rPr>
          <w:rFonts w:ascii="Tahoma" w:hAnsi="Tahoma"/>
          <w:u w:val="single"/>
        </w:rPr>
        <w:t>Valor Nominal Unitário</w:t>
      </w:r>
      <w:r w:rsidRPr="00CA3CDC">
        <w:rPr>
          <w:rFonts w:ascii="Tahoma" w:hAnsi="Tahoma" w:cs="Tahoma"/>
        </w:rPr>
        <w:t>”).</w:t>
      </w:r>
    </w:p>
    <w:p w14:paraId="6AB7B316" w14:textId="77777777" w:rsidR="00380255" w:rsidRPr="00CA3CDC" w:rsidRDefault="00380255"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31" w:name="_Ref24040178"/>
      <w:r w:rsidRPr="00CA3CDC">
        <w:rPr>
          <w:rFonts w:ascii="Tahoma" w:hAnsi="Tahoma"/>
          <w:u w:val="single"/>
        </w:rPr>
        <w:t>Subscrição, Integralização, Forma de Pagamento e Preço de Integralização</w:t>
      </w:r>
      <w:bookmarkEnd w:id="31"/>
    </w:p>
    <w:p w14:paraId="245E3932" w14:textId="41B7A4EE" w:rsidR="00C156EC" w:rsidRPr="00CA3CDC" w:rsidRDefault="001A32AC"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32" w:name="_Hlk23678261"/>
      <w:r>
        <w:rPr>
          <w:rFonts w:ascii="Tahoma" w:hAnsi="Tahoma" w:cs="Tahoma"/>
        </w:rPr>
        <w:t xml:space="preserve">Observado o disposto na Cláusula 5.11.2 abaixo, as </w:t>
      </w:r>
      <w:r w:rsidR="00380255" w:rsidRPr="00CA3CDC">
        <w:rPr>
          <w:rFonts w:ascii="Tahoma" w:hAnsi="Tahoma" w:cs="Tahoma"/>
        </w:rPr>
        <w:t>Debêntures serão subscritas e integralizadas</w:t>
      </w:r>
      <w:r w:rsidR="00624081">
        <w:rPr>
          <w:rFonts w:ascii="Tahoma" w:hAnsi="Tahoma" w:cs="Tahoma"/>
        </w:rPr>
        <w:t>, sendo permitida a integralização das Debêntures com ágio ou deságio</w:t>
      </w:r>
      <w:r w:rsidR="00380255" w:rsidRPr="00CA3CDC">
        <w:rPr>
          <w:rFonts w:ascii="Tahoma" w:hAnsi="Tahoma" w:cs="Tahoma"/>
        </w:rPr>
        <w:t xml:space="preserve"> </w:t>
      </w:r>
      <w:r w:rsidR="00D076CE" w:rsidRPr="00CA3CDC">
        <w:rPr>
          <w:rFonts w:ascii="Tahoma" w:eastAsia="Arial Unicode MS" w:hAnsi="Tahoma" w:cs="Tahoma"/>
          <w:b/>
        </w:rPr>
        <w:t>(i)</w:t>
      </w:r>
      <w:r w:rsidR="000478CB">
        <w:rPr>
          <w:rFonts w:ascii="Tahoma" w:eastAsia="Arial Unicode MS" w:hAnsi="Tahoma" w:cs="Tahoma"/>
        </w:rPr>
        <w:t> </w:t>
      </w:r>
      <w:r w:rsidR="00D076CE" w:rsidRPr="00CA3CDC">
        <w:rPr>
          <w:rFonts w:ascii="Tahoma" w:eastAsia="Arial Unicode MS" w:hAnsi="Tahoma" w:cs="Tahoma"/>
        </w:rPr>
        <w:t>pelo seu Valor Nominal Unitário, na primeira Data de Integralização</w:t>
      </w:r>
      <w:r w:rsidR="004E7926" w:rsidRPr="00CA3CDC">
        <w:rPr>
          <w:rFonts w:ascii="Tahoma" w:eastAsia="Arial Unicode MS" w:hAnsi="Tahoma" w:cs="Tahoma"/>
        </w:rPr>
        <w:t xml:space="preserve"> </w:t>
      </w:r>
      <w:r w:rsidR="00F34B4E" w:rsidRPr="00CA3CDC">
        <w:rPr>
          <w:rFonts w:ascii="Tahoma" w:eastAsia="Arial Unicode MS" w:hAnsi="Tahoma" w:cs="Tahoma"/>
        </w:rPr>
        <w:t xml:space="preserve">de cada Série </w:t>
      </w:r>
      <w:r w:rsidR="004E7926" w:rsidRPr="00CA3CDC">
        <w:rPr>
          <w:rFonts w:ascii="Tahoma" w:eastAsia="Arial Unicode MS" w:hAnsi="Tahoma" w:cs="Tahoma"/>
        </w:rPr>
        <w:t>(conforme abaixo definido)</w:t>
      </w:r>
      <w:r w:rsidR="00D076CE" w:rsidRPr="00CA3CDC">
        <w:rPr>
          <w:rFonts w:ascii="Tahoma" w:eastAsia="Arial Unicode MS" w:hAnsi="Tahoma" w:cs="Tahoma"/>
        </w:rPr>
        <w:t xml:space="preserve">, ou </w:t>
      </w:r>
      <w:r w:rsidR="00D076CE" w:rsidRPr="00CA3CDC">
        <w:rPr>
          <w:rFonts w:ascii="Tahoma" w:eastAsia="Arial Unicode MS" w:hAnsi="Tahoma" w:cs="Tahoma"/>
          <w:b/>
        </w:rPr>
        <w:t>(</w:t>
      </w:r>
      <w:proofErr w:type="spellStart"/>
      <w:r w:rsidR="00D076CE" w:rsidRPr="00CA3CDC">
        <w:rPr>
          <w:rFonts w:ascii="Tahoma" w:eastAsia="Arial Unicode MS" w:hAnsi="Tahoma" w:cs="Tahoma"/>
          <w:b/>
        </w:rPr>
        <w:t>ii</w:t>
      </w:r>
      <w:proofErr w:type="spellEnd"/>
      <w:r w:rsidR="00D076CE" w:rsidRPr="00CA3CDC">
        <w:rPr>
          <w:rFonts w:ascii="Tahoma" w:eastAsia="Arial Unicode MS" w:hAnsi="Tahoma" w:cs="Tahoma"/>
          <w:b/>
        </w:rPr>
        <w:t>)</w:t>
      </w:r>
      <w:r w:rsidR="00D076CE" w:rsidRPr="00CA3CDC">
        <w:rPr>
          <w:rFonts w:ascii="Tahoma" w:eastAsia="Arial Unicode MS" w:hAnsi="Tahoma" w:cs="Tahoma"/>
        </w:rPr>
        <w:t xml:space="preserve"> em caso de </w:t>
      </w:r>
      <w:r w:rsidR="00D076CE" w:rsidRPr="00CA3CDC">
        <w:rPr>
          <w:rFonts w:ascii="Tahoma" w:hAnsi="Tahoma" w:cs="Tahoma"/>
        </w:rPr>
        <w:t xml:space="preserve">integralização das Debêntures </w:t>
      </w:r>
      <w:r w:rsidR="00F34B4E" w:rsidRPr="00CA3CDC">
        <w:rPr>
          <w:rFonts w:ascii="Tahoma" w:hAnsi="Tahoma" w:cs="Tahoma"/>
        </w:rPr>
        <w:t xml:space="preserve">de uma mesma Série </w:t>
      </w:r>
      <w:r w:rsidR="00D076CE" w:rsidRPr="00CA3CDC">
        <w:rPr>
          <w:rFonts w:ascii="Tahoma" w:hAnsi="Tahoma" w:cs="Tahoma"/>
        </w:rPr>
        <w:t xml:space="preserve">em </w:t>
      </w:r>
      <w:r w:rsidR="00D076CE" w:rsidRPr="00CA3CDC">
        <w:rPr>
          <w:rFonts w:ascii="Tahoma" w:eastAsia="Arial Unicode MS" w:hAnsi="Tahoma" w:cs="Tahoma"/>
        </w:rPr>
        <w:t xml:space="preserve">Datas de Integralização posteriores, pelo Valor Nominal Unitário Atualizado </w:t>
      </w:r>
      <w:r w:rsidR="00A543E3" w:rsidRPr="00CA3CDC">
        <w:rPr>
          <w:rFonts w:ascii="Tahoma" w:eastAsia="Arial Unicode MS" w:hAnsi="Tahoma" w:cs="Tahoma"/>
        </w:rPr>
        <w:t xml:space="preserve">das Debêntures da </w:t>
      </w:r>
      <w:r w:rsidR="005942E2" w:rsidRPr="00CA3CDC">
        <w:rPr>
          <w:rFonts w:ascii="Tahoma" w:eastAsia="Arial Unicode MS" w:hAnsi="Tahoma" w:cs="Tahoma"/>
        </w:rPr>
        <w:t>Série IPCA</w:t>
      </w:r>
      <w:r w:rsidR="005942E2" w:rsidRPr="00CA3CDC" w:rsidDel="005942E2">
        <w:rPr>
          <w:rFonts w:ascii="Tahoma" w:eastAsia="Arial Unicode MS" w:hAnsi="Tahoma" w:cs="Tahoma"/>
        </w:rPr>
        <w:t xml:space="preserve"> </w:t>
      </w:r>
      <w:r w:rsidR="002C4776" w:rsidRPr="00CA3CDC">
        <w:rPr>
          <w:rFonts w:ascii="Tahoma" w:eastAsia="Arial Unicode MS" w:hAnsi="Tahoma" w:cs="Tahoma"/>
        </w:rPr>
        <w:t xml:space="preserve">ou </w:t>
      </w:r>
      <w:r w:rsidR="002C0F59" w:rsidRPr="00CA3CDC">
        <w:rPr>
          <w:rFonts w:ascii="Tahoma" w:eastAsia="Arial Unicode MS" w:hAnsi="Tahoma" w:cs="Tahoma"/>
        </w:rPr>
        <w:t xml:space="preserve">pelo </w:t>
      </w:r>
      <w:r w:rsidR="002C4776" w:rsidRPr="00CA3CDC">
        <w:rPr>
          <w:rFonts w:ascii="Tahoma" w:eastAsia="Arial Unicode MS" w:hAnsi="Tahoma" w:cs="Tahoma"/>
        </w:rPr>
        <w:t xml:space="preserve">Valor Nominal Unitário </w:t>
      </w:r>
      <w:r w:rsidR="00D076CE" w:rsidRPr="00CA3CDC">
        <w:rPr>
          <w:rFonts w:ascii="Tahoma" w:eastAsia="Arial Unicode MS" w:hAnsi="Tahoma" w:cs="Tahoma"/>
        </w:rPr>
        <w:t>das Debêntures</w:t>
      </w:r>
      <w:r w:rsidR="002C0F59" w:rsidRPr="00CA3CDC">
        <w:rPr>
          <w:rFonts w:ascii="Tahoma" w:eastAsia="Arial Unicode MS" w:hAnsi="Tahoma" w:cs="Tahoma"/>
        </w:rPr>
        <w:t xml:space="preserve"> da </w:t>
      </w:r>
      <w:r w:rsidR="000C4E48" w:rsidRPr="00CA3CDC">
        <w:rPr>
          <w:rFonts w:ascii="Tahoma" w:eastAsia="Arial Unicode MS" w:hAnsi="Tahoma" w:cs="Tahoma"/>
        </w:rPr>
        <w:t>Série DI</w:t>
      </w:r>
      <w:r w:rsidR="00D076CE" w:rsidRPr="00CA3CDC">
        <w:rPr>
          <w:rFonts w:ascii="Tahoma" w:eastAsia="Arial Unicode MS" w:hAnsi="Tahoma" w:cs="Tahoma"/>
        </w:rPr>
        <w:t xml:space="preserve">, </w:t>
      </w:r>
      <w:r w:rsidR="002C4776" w:rsidRPr="00CA3CDC">
        <w:rPr>
          <w:rFonts w:ascii="Tahoma" w:eastAsia="Arial Unicode MS" w:hAnsi="Tahoma" w:cs="Tahoma"/>
        </w:rPr>
        <w:t xml:space="preserve">conforme o caso, </w:t>
      </w:r>
      <w:r w:rsidR="00D076CE" w:rsidRPr="00CA3CDC">
        <w:rPr>
          <w:rFonts w:ascii="Tahoma" w:eastAsia="Arial Unicode MS" w:hAnsi="Tahoma" w:cs="Tahoma"/>
        </w:rPr>
        <w:t xml:space="preserve">acrescido da </w:t>
      </w:r>
      <w:r w:rsidR="002C4776" w:rsidRPr="00CA3CDC">
        <w:rPr>
          <w:rFonts w:ascii="Tahoma" w:eastAsia="Arial Unicode MS" w:hAnsi="Tahoma" w:cs="Tahoma"/>
        </w:rPr>
        <w:t xml:space="preserve">respectiva </w:t>
      </w:r>
      <w:r w:rsidR="00D076CE" w:rsidRPr="00CA3CDC">
        <w:rPr>
          <w:rFonts w:ascii="Tahoma" w:eastAsia="Arial Unicode MS" w:hAnsi="Tahoma" w:cs="Tahoma"/>
        </w:rPr>
        <w:t>Remuneração</w:t>
      </w:r>
      <w:r w:rsidR="002C0F59" w:rsidRPr="00CA3CDC">
        <w:rPr>
          <w:rFonts w:ascii="Tahoma" w:eastAsia="Arial Unicode MS" w:hAnsi="Tahoma" w:cs="Tahoma"/>
        </w:rPr>
        <w:t xml:space="preserve"> de cada série</w:t>
      </w:r>
      <w:r w:rsidR="00D076CE" w:rsidRPr="00CA3CDC">
        <w:rPr>
          <w:rFonts w:ascii="Tahoma" w:eastAsia="Arial Unicode MS" w:hAnsi="Tahoma" w:cs="Tahoma"/>
        </w:rPr>
        <w:t xml:space="preserve">, calculada </w:t>
      </w:r>
      <w:r w:rsidR="00D076CE" w:rsidRPr="00CA3CDC">
        <w:rPr>
          <w:rFonts w:ascii="Tahoma" w:eastAsia="Arial Unicode MS" w:hAnsi="Tahoma" w:cs="Tahoma"/>
          <w:i/>
        </w:rPr>
        <w:t>pro rata temporis</w:t>
      </w:r>
      <w:r w:rsidR="00D076CE" w:rsidRPr="00CA3CDC">
        <w:rPr>
          <w:rFonts w:ascii="Tahoma" w:eastAsia="Arial Unicode MS" w:hAnsi="Tahoma" w:cs="Tahoma"/>
        </w:rPr>
        <w:t>, desde a primeira Data de Integralização, até a data de sua efetiva integralização</w:t>
      </w:r>
      <w:r w:rsidR="00D076CE" w:rsidRPr="00CA3CDC">
        <w:rPr>
          <w:rFonts w:ascii="Tahoma" w:hAnsi="Tahoma" w:cs="Tahoma"/>
        </w:rPr>
        <w:t xml:space="preserve"> </w:t>
      </w:r>
      <w:r w:rsidR="00DF4554" w:rsidRPr="00CA3CDC">
        <w:rPr>
          <w:rFonts w:ascii="Tahoma" w:hAnsi="Tahoma" w:cs="Tahoma"/>
        </w:rPr>
        <w:t>(“</w:t>
      </w:r>
      <w:r w:rsidR="00DF4554" w:rsidRPr="00CA3CDC">
        <w:rPr>
          <w:rFonts w:ascii="Tahoma" w:hAnsi="Tahoma"/>
          <w:u w:val="single"/>
        </w:rPr>
        <w:t>Preço de Integralização</w:t>
      </w:r>
      <w:r w:rsidR="00DF4554" w:rsidRPr="00CA3CDC">
        <w:rPr>
          <w:rFonts w:ascii="Tahoma" w:hAnsi="Tahoma" w:cs="Tahoma"/>
        </w:rPr>
        <w:t>”)</w:t>
      </w:r>
      <w:r w:rsidR="00594D93" w:rsidRPr="00CA3CDC">
        <w:rPr>
          <w:rFonts w:ascii="Tahoma" w:hAnsi="Tahoma" w:cs="Tahoma"/>
        </w:rPr>
        <w:t>,</w:t>
      </w:r>
      <w:r w:rsidR="001350A1" w:rsidRPr="00CA3CDC">
        <w:rPr>
          <w:rFonts w:ascii="Tahoma" w:hAnsi="Tahoma"/>
        </w:rPr>
        <w:t xml:space="preserve"> </w:t>
      </w:r>
      <w:r w:rsidR="001350A1" w:rsidRPr="00CA3CDC">
        <w:rPr>
          <w:rFonts w:ascii="Tahoma" w:hAnsi="Tahoma" w:cs="Tahoma"/>
        </w:rPr>
        <w:t>em ambos os casos,</w:t>
      </w:r>
      <w:r w:rsidR="00594D93" w:rsidRPr="00CA3CDC">
        <w:rPr>
          <w:rFonts w:ascii="Tahoma" w:eastAsia="MS Mincho" w:hAnsi="Tahoma" w:cs="Tahoma"/>
          <w:sz w:val="26"/>
          <w:szCs w:val="26"/>
        </w:rPr>
        <w:t xml:space="preserve"> </w:t>
      </w:r>
      <w:r w:rsidR="00757BE8" w:rsidRPr="00CA3CDC">
        <w:rPr>
          <w:rFonts w:ascii="Tahoma" w:hAnsi="Tahoma" w:cs="Tahoma"/>
        </w:rPr>
        <w:t xml:space="preserve">após o atendimento das Condições Precedentes, nos termos da Cláusula </w:t>
      </w:r>
      <w:r w:rsidR="00757BE8" w:rsidRPr="00CA3CDC">
        <w:rPr>
          <w:rFonts w:ascii="Tahoma" w:hAnsi="Tahoma" w:cs="Tahoma"/>
        </w:rPr>
        <w:fldChar w:fldCharType="begin"/>
      </w:r>
      <w:r w:rsidR="00757BE8" w:rsidRPr="00CA3CDC">
        <w:rPr>
          <w:rFonts w:ascii="Tahoma" w:hAnsi="Tahoma" w:cs="Tahoma"/>
        </w:rPr>
        <w:instrText xml:space="preserve"> REF _Hlk23678288 \r \p \h </w:instrText>
      </w:r>
      <w:r w:rsidR="003D4933">
        <w:rPr>
          <w:rFonts w:ascii="Tahoma" w:hAnsi="Tahoma" w:cs="Tahoma"/>
        </w:rPr>
        <w:instrText xml:space="preserve"> \* MERGEFORMAT </w:instrText>
      </w:r>
      <w:r w:rsidR="00757BE8" w:rsidRPr="00CA3CDC">
        <w:rPr>
          <w:rFonts w:ascii="Tahoma" w:hAnsi="Tahoma" w:cs="Tahoma"/>
        </w:rPr>
      </w:r>
      <w:r w:rsidR="00757BE8" w:rsidRPr="00CA3CDC">
        <w:rPr>
          <w:rFonts w:ascii="Tahoma" w:hAnsi="Tahoma" w:cs="Tahoma"/>
        </w:rPr>
        <w:fldChar w:fldCharType="separate"/>
      </w:r>
      <w:r w:rsidR="003963D9">
        <w:rPr>
          <w:rFonts w:ascii="Tahoma" w:hAnsi="Tahoma" w:cs="Tahoma"/>
        </w:rPr>
        <w:t>5.11.2 abaixo</w:t>
      </w:r>
      <w:r w:rsidR="00757BE8" w:rsidRPr="00CA3CDC">
        <w:rPr>
          <w:rFonts w:ascii="Tahoma" w:hAnsi="Tahoma" w:cs="Tahoma"/>
        </w:rPr>
        <w:fldChar w:fldCharType="end"/>
      </w:r>
      <w:r w:rsidR="00757BE8" w:rsidRPr="00CA3CDC">
        <w:rPr>
          <w:rFonts w:ascii="Tahoma" w:hAnsi="Tahoma" w:cs="Tahoma"/>
        </w:rPr>
        <w:t xml:space="preserve">, sendo que do </w:t>
      </w:r>
      <w:r w:rsidR="003544B1" w:rsidRPr="00CA3CDC">
        <w:rPr>
          <w:rFonts w:ascii="Tahoma" w:hAnsi="Tahoma" w:cs="Tahoma"/>
        </w:rPr>
        <w:t>Preço de Integralização</w:t>
      </w:r>
      <w:r w:rsidR="00757BE8" w:rsidRPr="00CA3CDC">
        <w:rPr>
          <w:rFonts w:ascii="Tahoma" w:hAnsi="Tahoma" w:cs="Tahoma"/>
        </w:rPr>
        <w:t xml:space="preserve"> serão </w:t>
      </w:r>
      <w:r w:rsidR="002C4776" w:rsidRPr="00CA3CDC">
        <w:rPr>
          <w:rFonts w:ascii="Tahoma" w:hAnsi="Tahoma" w:cs="Tahoma"/>
        </w:rPr>
        <w:t xml:space="preserve">descontadas </w:t>
      </w:r>
      <w:r w:rsidR="00757BE8" w:rsidRPr="00CA3CDC">
        <w:rPr>
          <w:rFonts w:ascii="Tahoma" w:hAnsi="Tahoma" w:cs="Tahoma"/>
        </w:rPr>
        <w:t xml:space="preserve">as </w:t>
      </w:r>
      <w:bookmarkStart w:id="33" w:name="_Hlk26761635"/>
      <w:r w:rsidR="00757BE8" w:rsidRPr="00CA3CDC">
        <w:rPr>
          <w:rFonts w:ascii="Tahoma" w:hAnsi="Tahoma" w:cs="Tahoma"/>
        </w:rPr>
        <w:t>Despesas</w:t>
      </w:r>
      <w:r w:rsidR="002C4776" w:rsidRPr="00CA3CDC">
        <w:rPr>
          <w:rFonts w:ascii="Tahoma" w:hAnsi="Tahoma" w:cs="Tahoma"/>
        </w:rPr>
        <w:t xml:space="preserve"> (conforme abaixo definido)</w:t>
      </w:r>
      <w:r w:rsidR="00757BE8" w:rsidRPr="00CA3CDC">
        <w:rPr>
          <w:rFonts w:ascii="Tahoma" w:hAnsi="Tahoma" w:cs="Tahoma"/>
        </w:rPr>
        <w:t xml:space="preserve"> iniciais</w:t>
      </w:r>
      <w:r w:rsidR="00DD45EB">
        <w:rPr>
          <w:rFonts w:ascii="Tahoma" w:hAnsi="Tahoma" w:cs="Tahoma"/>
        </w:rPr>
        <w:t xml:space="preserve"> </w:t>
      </w:r>
      <w:r w:rsidR="00712926" w:rsidRPr="00CA3CDC">
        <w:rPr>
          <w:rFonts w:ascii="Tahoma" w:hAnsi="Tahoma" w:cs="Tahoma"/>
        </w:rPr>
        <w:t>da Operação de Securitização</w:t>
      </w:r>
      <w:r w:rsidR="00363201">
        <w:rPr>
          <w:rFonts w:ascii="Tahoma" w:hAnsi="Tahoma" w:cs="Tahoma"/>
        </w:rPr>
        <w:t xml:space="preserve"> (conforme definida abaixo)</w:t>
      </w:r>
      <w:r w:rsidR="00DD45EB">
        <w:rPr>
          <w:rFonts w:ascii="Tahoma" w:hAnsi="Tahoma" w:cs="Tahoma"/>
        </w:rPr>
        <w:t>,</w:t>
      </w:r>
      <w:r w:rsidR="00DD45EB" w:rsidRPr="00CA3CDC">
        <w:rPr>
          <w:rFonts w:ascii="Tahoma" w:hAnsi="Tahoma" w:cs="Tahoma"/>
        </w:rPr>
        <w:t xml:space="preserve"> </w:t>
      </w:r>
      <w:r w:rsidR="00DD45EB">
        <w:rPr>
          <w:rFonts w:ascii="Tahoma" w:hAnsi="Tahoma" w:cs="Tahoma"/>
        </w:rPr>
        <w:t>no valor de R$234.</w:t>
      </w:r>
      <w:r w:rsidR="009F7D6E" w:rsidRPr="005504DB">
        <w:rPr>
          <w:rFonts w:ascii="Tahoma" w:hAnsi="Tahoma" w:cs="Tahoma"/>
        </w:rPr>
        <w:t>369,1</w:t>
      </w:r>
      <w:r w:rsidR="009F7D6E">
        <w:rPr>
          <w:rFonts w:ascii="Tahoma" w:hAnsi="Tahoma" w:cs="Tahoma"/>
        </w:rPr>
        <w:t>4</w:t>
      </w:r>
      <w:r w:rsidR="009F7D6E" w:rsidRPr="00CA3CDC">
        <w:rPr>
          <w:rFonts w:ascii="Tahoma" w:hAnsi="Tahoma" w:cs="Tahoma"/>
        </w:rPr>
        <w:t xml:space="preserve"> </w:t>
      </w:r>
      <w:r w:rsidR="00DD45EB">
        <w:rPr>
          <w:rFonts w:ascii="Tahoma" w:hAnsi="Tahoma" w:cs="Tahoma"/>
        </w:rPr>
        <w:t xml:space="preserve">(duzentos e trinta e quatro mil e trezentos e </w:t>
      </w:r>
      <w:r w:rsidR="009F7D6E">
        <w:rPr>
          <w:rFonts w:ascii="Tahoma" w:hAnsi="Tahoma" w:cs="Tahoma"/>
        </w:rPr>
        <w:t xml:space="preserve">sessenta e nove </w:t>
      </w:r>
      <w:r w:rsidR="00DD45EB">
        <w:rPr>
          <w:rFonts w:ascii="Tahoma" w:hAnsi="Tahoma" w:cs="Tahoma"/>
        </w:rPr>
        <w:t xml:space="preserve">reais e </w:t>
      </w:r>
      <w:r w:rsidR="009F7D6E">
        <w:rPr>
          <w:rFonts w:ascii="Tahoma" w:hAnsi="Tahoma" w:cs="Tahoma"/>
        </w:rPr>
        <w:t xml:space="preserve">quatorze </w:t>
      </w:r>
      <w:r w:rsidR="00DD45EB">
        <w:rPr>
          <w:rFonts w:ascii="Tahoma" w:hAnsi="Tahoma" w:cs="Tahoma"/>
        </w:rPr>
        <w:t>centavos),</w:t>
      </w:r>
      <w:r w:rsidR="00712926" w:rsidRPr="00CA3CDC">
        <w:rPr>
          <w:rFonts w:ascii="Tahoma" w:hAnsi="Tahoma" w:cs="Tahoma"/>
        </w:rPr>
        <w:t xml:space="preserve"> </w:t>
      </w:r>
      <w:r w:rsidR="00567158" w:rsidRPr="00CA3CDC">
        <w:rPr>
          <w:rFonts w:ascii="Tahoma" w:hAnsi="Tahoma" w:cs="Tahoma"/>
        </w:rPr>
        <w:t>e</w:t>
      </w:r>
      <w:r w:rsidR="00757BE8" w:rsidRPr="00CA3CDC">
        <w:rPr>
          <w:rFonts w:ascii="Tahoma" w:hAnsi="Tahoma" w:cs="Tahoma"/>
        </w:rPr>
        <w:t xml:space="preserve"> </w:t>
      </w:r>
      <w:r w:rsidR="00CD19E0" w:rsidRPr="00CA3CDC">
        <w:rPr>
          <w:rFonts w:ascii="Tahoma" w:hAnsi="Tahoma" w:cs="Tahoma"/>
        </w:rPr>
        <w:t xml:space="preserve">os valores necessários para compor o </w:t>
      </w:r>
      <w:r w:rsidR="00757BE8" w:rsidRPr="00CA3CDC">
        <w:rPr>
          <w:rFonts w:ascii="Tahoma" w:hAnsi="Tahoma" w:cs="Tahoma"/>
        </w:rPr>
        <w:t xml:space="preserve">Fundo de Despesas </w:t>
      </w:r>
      <w:bookmarkEnd w:id="33"/>
      <w:r w:rsidR="002A1CBD" w:rsidRPr="00CA3CDC">
        <w:rPr>
          <w:rFonts w:ascii="Tahoma" w:hAnsi="Tahoma" w:cs="Tahoma"/>
        </w:rPr>
        <w:t>(conforme abaixo definido</w:t>
      </w:r>
      <w:r w:rsidR="00CE039A" w:rsidRPr="00CA3CDC">
        <w:rPr>
          <w:rFonts w:ascii="Tahoma" w:hAnsi="Tahoma" w:cs="Tahoma"/>
        </w:rPr>
        <w:t>)</w:t>
      </w:r>
      <w:r w:rsidR="00624081">
        <w:rPr>
          <w:rFonts w:ascii="Tahoma" w:hAnsi="Tahoma" w:cs="Tahoma"/>
        </w:rPr>
        <w:t xml:space="preserve">, no valor de R$87.999,26 </w:t>
      </w:r>
      <w:r w:rsidR="00DD45EB">
        <w:rPr>
          <w:rFonts w:ascii="Tahoma" w:hAnsi="Tahoma" w:cs="Tahoma"/>
        </w:rPr>
        <w:t xml:space="preserve">(oitenta e sete mil e novecentos e noventa e nove reais e vinte e seis centavos), bem como os montantes necessários para compor </w:t>
      </w:r>
      <w:r w:rsidR="00624081">
        <w:rPr>
          <w:rFonts w:ascii="Tahoma" w:hAnsi="Tahoma" w:cs="Tahoma"/>
        </w:rPr>
        <w:t>o Fundo de Reserva (conforme definido</w:t>
      </w:r>
      <w:r w:rsidR="00DD45EB">
        <w:rPr>
          <w:rFonts w:ascii="Tahoma" w:hAnsi="Tahoma" w:cs="Tahoma"/>
        </w:rPr>
        <w:t xml:space="preserve"> no Contrato de Cessão Fiduciária de Recebíveis</w:t>
      </w:r>
      <w:r w:rsidR="00624081">
        <w:rPr>
          <w:rFonts w:ascii="Tahoma" w:hAnsi="Tahoma" w:cs="Tahoma"/>
        </w:rPr>
        <w:t>)</w:t>
      </w:r>
      <w:r w:rsidR="00DD45EB">
        <w:rPr>
          <w:rFonts w:ascii="Tahoma" w:hAnsi="Tahoma" w:cs="Tahoma"/>
        </w:rPr>
        <w:t>,</w:t>
      </w:r>
      <w:r w:rsidR="00624081">
        <w:rPr>
          <w:rFonts w:ascii="Tahoma" w:hAnsi="Tahoma" w:cs="Tahoma"/>
        </w:rPr>
        <w:t xml:space="preserve"> no valor de R$2.</w:t>
      </w:r>
      <w:r w:rsidR="009514FB">
        <w:rPr>
          <w:rFonts w:ascii="Tahoma" w:hAnsi="Tahoma" w:cs="Tahoma"/>
        </w:rPr>
        <w:t>868</w:t>
      </w:r>
      <w:r w:rsidR="009F7D6E">
        <w:rPr>
          <w:rFonts w:ascii="Tahoma" w:hAnsi="Tahoma" w:cs="Tahoma"/>
        </w:rPr>
        <w:t>.</w:t>
      </w:r>
      <w:r w:rsidR="009514FB">
        <w:rPr>
          <w:rFonts w:ascii="Tahoma" w:hAnsi="Tahoma" w:cs="Tahoma"/>
        </w:rPr>
        <w:t>245</w:t>
      </w:r>
      <w:r w:rsidR="009F7D6E" w:rsidRPr="005504DB">
        <w:rPr>
          <w:rFonts w:ascii="Tahoma" w:hAnsi="Tahoma" w:cs="Tahoma"/>
        </w:rPr>
        <w:t>,</w:t>
      </w:r>
      <w:r w:rsidR="009514FB">
        <w:rPr>
          <w:rFonts w:ascii="Tahoma" w:hAnsi="Tahoma" w:cs="Tahoma"/>
        </w:rPr>
        <w:t xml:space="preserve">70 </w:t>
      </w:r>
      <w:r w:rsidR="00DD45EB">
        <w:rPr>
          <w:rFonts w:ascii="Tahoma" w:hAnsi="Tahoma" w:cs="Tahoma"/>
        </w:rPr>
        <w:t xml:space="preserve">(dois milhões, </w:t>
      </w:r>
      <w:r w:rsidR="009514FB">
        <w:rPr>
          <w:rFonts w:ascii="Tahoma" w:hAnsi="Tahoma" w:cs="Tahoma"/>
        </w:rPr>
        <w:t>oitocentos e sessenta e oito</w:t>
      </w:r>
      <w:r w:rsidR="009F7D6E">
        <w:rPr>
          <w:rFonts w:ascii="Tahoma" w:hAnsi="Tahoma" w:cs="Tahoma"/>
        </w:rPr>
        <w:t xml:space="preserve"> </w:t>
      </w:r>
      <w:r w:rsidR="00DD45EB">
        <w:rPr>
          <w:rFonts w:ascii="Tahoma" w:hAnsi="Tahoma" w:cs="Tahoma"/>
        </w:rPr>
        <w:t xml:space="preserve">mil e </w:t>
      </w:r>
      <w:r w:rsidR="009514FB">
        <w:rPr>
          <w:rFonts w:ascii="Tahoma" w:hAnsi="Tahoma" w:cs="Tahoma"/>
        </w:rPr>
        <w:t xml:space="preserve">duzentos </w:t>
      </w:r>
      <w:r w:rsidR="009F7D6E">
        <w:rPr>
          <w:rFonts w:ascii="Tahoma" w:hAnsi="Tahoma" w:cs="Tahoma"/>
        </w:rPr>
        <w:t xml:space="preserve">e quarenta e </w:t>
      </w:r>
      <w:r w:rsidR="009514FB">
        <w:rPr>
          <w:rFonts w:ascii="Tahoma" w:hAnsi="Tahoma" w:cs="Tahoma"/>
        </w:rPr>
        <w:t xml:space="preserve">cinco </w:t>
      </w:r>
      <w:r w:rsidR="00DD45EB">
        <w:rPr>
          <w:rFonts w:ascii="Tahoma" w:hAnsi="Tahoma" w:cs="Tahoma"/>
        </w:rPr>
        <w:t xml:space="preserve">reais e </w:t>
      </w:r>
      <w:r w:rsidR="009514FB">
        <w:rPr>
          <w:rFonts w:ascii="Tahoma" w:hAnsi="Tahoma" w:cs="Tahoma"/>
        </w:rPr>
        <w:t xml:space="preserve">setenta </w:t>
      </w:r>
      <w:r w:rsidR="00DD45EB">
        <w:rPr>
          <w:rFonts w:ascii="Tahoma" w:hAnsi="Tahoma" w:cs="Tahoma"/>
        </w:rPr>
        <w:t>centavos)</w:t>
      </w:r>
      <w:r w:rsidR="00CE039A" w:rsidRPr="00CA3CDC">
        <w:rPr>
          <w:rFonts w:ascii="Tahoma" w:hAnsi="Tahoma" w:cs="Tahoma"/>
        </w:rPr>
        <w:t>.</w:t>
      </w:r>
      <w:r w:rsidR="00757BE8" w:rsidRPr="00CA3CDC">
        <w:rPr>
          <w:rFonts w:ascii="Tahoma" w:hAnsi="Tahoma" w:cs="Tahoma"/>
        </w:rPr>
        <w:t xml:space="preserve"> Após os referidos desc</w:t>
      </w:r>
      <w:r w:rsidR="005D4337" w:rsidRPr="00CA3CDC">
        <w:rPr>
          <w:rFonts w:ascii="Tahoma" w:hAnsi="Tahoma" w:cs="Tahoma"/>
        </w:rPr>
        <w:t xml:space="preserve">ontos, o Preço de Integralização </w:t>
      </w:r>
      <w:r w:rsidR="00757BE8" w:rsidRPr="00CA3CDC">
        <w:rPr>
          <w:rFonts w:ascii="Tahoma" w:hAnsi="Tahoma" w:cs="Tahoma"/>
        </w:rPr>
        <w:t xml:space="preserve">será pago pela </w:t>
      </w:r>
      <w:r w:rsidR="003544B1" w:rsidRPr="00CA3CDC">
        <w:rPr>
          <w:rFonts w:ascii="Tahoma" w:hAnsi="Tahoma" w:cs="Tahoma"/>
        </w:rPr>
        <w:t>Debenturista à Emissora</w:t>
      </w:r>
      <w:r w:rsidR="00757BE8" w:rsidRPr="00CA3CDC">
        <w:rPr>
          <w:rFonts w:ascii="Tahoma" w:hAnsi="Tahoma" w:cs="Tahoma"/>
        </w:rPr>
        <w:t xml:space="preserve"> por meio de Transferência Eletrônica Disponível – TED, a ser realizada na conta </w:t>
      </w:r>
      <w:r w:rsidR="002A1CBD" w:rsidRPr="00CA3CDC">
        <w:rPr>
          <w:rFonts w:ascii="Tahoma" w:hAnsi="Tahoma" w:cs="Tahoma"/>
        </w:rPr>
        <w:t>mantida em nome da Emissora, na conta corrente nº</w:t>
      </w:r>
      <w:r w:rsidR="0060063A">
        <w:rPr>
          <w:rFonts w:ascii="Tahoma" w:hAnsi="Tahoma" w:cs="Tahoma"/>
        </w:rPr>
        <w:t> </w:t>
      </w:r>
      <w:r w:rsidR="0060063A" w:rsidRPr="0060063A">
        <w:rPr>
          <w:rFonts w:ascii="Tahoma" w:hAnsi="Tahoma" w:cs="Tahoma"/>
        </w:rPr>
        <w:t>2020-6</w:t>
      </w:r>
      <w:r w:rsidR="002A1CBD" w:rsidRPr="00CA3CDC">
        <w:rPr>
          <w:rFonts w:ascii="Tahoma" w:hAnsi="Tahoma" w:cs="Tahoma"/>
        </w:rPr>
        <w:t>, agência nº</w:t>
      </w:r>
      <w:r w:rsidR="0060063A">
        <w:rPr>
          <w:rFonts w:ascii="Tahoma" w:hAnsi="Tahoma" w:cs="Tahoma"/>
        </w:rPr>
        <w:t> </w:t>
      </w:r>
      <w:r w:rsidR="0060063A" w:rsidRPr="0060063A">
        <w:rPr>
          <w:rFonts w:ascii="Tahoma" w:hAnsi="Tahoma" w:cs="Tahoma"/>
        </w:rPr>
        <w:t>3391</w:t>
      </w:r>
      <w:r w:rsidR="002A1CBD" w:rsidRPr="00CA3CDC">
        <w:rPr>
          <w:rFonts w:ascii="Tahoma" w:hAnsi="Tahoma" w:cs="Tahoma"/>
        </w:rPr>
        <w:t xml:space="preserve">, do </w:t>
      </w:r>
      <w:r w:rsidR="002A1CBD" w:rsidRPr="0028568C">
        <w:rPr>
          <w:rFonts w:ascii="Tahoma" w:hAnsi="Tahoma"/>
        </w:rPr>
        <w:t>Banco</w:t>
      </w:r>
      <w:r w:rsidR="0060063A">
        <w:rPr>
          <w:rFonts w:ascii="Tahoma" w:hAnsi="Tahoma" w:cs="Tahoma"/>
        </w:rPr>
        <w:t xml:space="preserve"> Bradesco S.A.</w:t>
      </w:r>
      <w:r w:rsidR="0060063A" w:rsidRPr="00CA3CDC">
        <w:rPr>
          <w:rFonts w:ascii="Tahoma" w:hAnsi="Tahoma" w:cs="Tahoma"/>
        </w:rPr>
        <w:t xml:space="preserve"> </w:t>
      </w:r>
      <w:bookmarkEnd w:id="32"/>
      <w:r w:rsidR="0060063A" w:rsidRPr="00CA3CDC">
        <w:rPr>
          <w:rFonts w:ascii="Tahoma" w:hAnsi="Tahoma" w:cs="Tahoma"/>
        </w:rPr>
        <w:t>(</w:t>
      </w:r>
      <w:r w:rsidR="0060063A">
        <w:rPr>
          <w:rFonts w:ascii="Tahoma" w:hAnsi="Tahoma" w:cs="Tahoma"/>
        </w:rPr>
        <w:t>237</w:t>
      </w:r>
      <w:r w:rsidR="0060063A" w:rsidRPr="00CA3CDC">
        <w:rPr>
          <w:rFonts w:ascii="Tahoma" w:hAnsi="Tahoma" w:cs="Tahoma"/>
        </w:rPr>
        <w:t>).</w:t>
      </w:r>
    </w:p>
    <w:p w14:paraId="4DC503B6" w14:textId="7BF82918" w:rsidR="00807516" w:rsidRPr="00CA3CDC" w:rsidRDefault="00C156EC"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34" w:name="_Hlk23678288"/>
      <w:r w:rsidRPr="00CA3CDC">
        <w:rPr>
          <w:rFonts w:ascii="Tahoma" w:hAnsi="Tahoma" w:cs="Tahoma"/>
        </w:rPr>
        <w:t>As Debêntures tornar-se-ão subscritas pela Debenturista mediante a</w:t>
      </w:r>
      <w:r w:rsidR="00380255" w:rsidRPr="00CA3CDC">
        <w:rPr>
          <w:rFonts w:ascii="Tahoma" w:hAnsi="Tahoma" w:cs="Tahoma"/>
        </w:rPr>
        <w:t xml:space="preserve"> assinatura do</w:t>
      </w:r>
      <w:r w:rsidR="00847FAC">
        <w:rPr>
          <w:rFonts w:ascii="Tahoma" w:hAnsi="Tahoma" w:cs="Tahoma"/>
        </w:rPr>
        <w:t>s</w:t>
      </w:r>
      <w:r w:rsidR="00380255" w:rsidRPr="00CA3CDC">
        <w:rPr>
          <w:rFonts w:ascii="Tahoma" w:hAnsi="Tahoma" w:cs="Tahoma"/>
        </w:rPr>
        <w:t xml:space="preserve"> </w:t>
      </w:r>
      <w:r w:rsidR="00847FAC" w:rsidRPr="00CA3CDC">
        <w:rPr>
          <w:rFonts w:ascii="Tahoma" w:hAnsi="Tahoma" w:cs="Tahoma"/>
        </w:rPr>
        <w:t>Boleti</w:t>
      </w:r>
      <w:r w:rsidR="00847FAC">
        <w:rPr>
          <w:rFonts w:ascii="Tahoma" w:hAnsi="Tahoma" w:cs="Tahoma"/>
        </w:rPr>
        <w:t>ns</w:t>
      </w:r>
      <w:r w:rsidR="00847FAC" w:rsidRPr="00CA3CDC">
        <w:rPr>
          <w:rFonts w:ascii="Tahoma" w:hAnsi="Tahoma" w:cs="Tahoma"/>
        </w:rPr>
        <w:t xml:space="preserve"> </w:t>
      </w:r>
      <w:r w:rsidR="00380255" w:rsidRPr="00CA3CDC">
        <w:rPr>
          <w:rFonts w:ascii="Tahoma" w:hAnsi="Tahoma" w:cs="Tahoma"/>
        </w:rPr>
        <w:t xml:space="preserve">de </w:t>
      </w:r>
      <w:r w:rsidRPr="00CA3CDC">
        <w:rPr>
          <w:rFonts w:ascii="Tahoma" w:hAnsi="Tahoma" w:cs="Tahoma"/>
        </w:rPr>
        <w:t xml:space="preserve">Subscrição </w:t>
      </w:r>
      <w:r w:rsidR="00380255" w:rsidRPr="00CA3CDC">
        <w:rPr>
          <w:rFonts w:ascii="Tahoma" w:hAnsi="Tahoma" w:cs="Tahoma"/>
        </w:rPr>
        <w:t>das Debêntures</w:t>
      </w:r>
      <w:r w:rsidRPr="00CA3CDC">
        <w:rPr>
          <w:rFonts w:ascii="Tahoma" w:hAnsi="Tahoma" w:cs="Tahoma"/>
        </w:rPr>
        <w:t xml:space="preserve">, nos termos da minuta constante no </w:t>
      </w:r>
      <w:r w:rsidR="00167971" w:rsidRPr="0028568C">
        <w:rPr>
          <w:rFonts w:ascii="Tahoma" w:hAnsi="Tahoma"/>
          <w:b/>
          <w:u w:val="single"/>
        </w:rPr>
        <w:t xml:space="preserve">Anexo </w:t>
      </w:r>
      <w:r w:rsidR="00F34B4E" w:rsidRPr="0028568C">
        <w:rPr>
          <w:rFonts w:ascii="Tahoma" w:hAnsi="Tahoma"/>
          <w:b/>
          <w:u w:val="single"/>
        </w:rPr>
        <w:t>V</w:t>
      </w:r>
      <w:r w:rsidR="002C4776" w:rsidRPr="00CA3CDC">
        <w:rPr>
          <w:rFonts w:ascii="Tahoma" w:hAnsi="Tahoma" w:cs="Tahoma"/>
        </w:rPr>
        <w:t xml:space="preserve"> </w:t>
      </w:r>
      <w:r w:rsidRPr="00CA3CDC">
        <w:rPr>
          <w:rFonts w:ascii="Tahoma" w:hAnsi="Tahoma" w:cs="Tahoma"/>
        </w:rPr>
        <w:t>a esta Escritura de Emissão (“</w:t>
      </w:r>
      <w:r w:rsidRPr="00CA3CDC">
        <w:rPr>
          <w:rFonts w:ascii="Tahoma" w:hAnsi="Tahoma"/>
          <w:u w:val="single"/>
        </w:rPr>
        <w:t>Boletim de Subscrição</w:t>
      </w:r>
      <w:r w:rsidRPr="00CA3CDC">
        <w:rPr>
          <w:rFonts w:ascii="Tahoma" w:hAnsi="Tahoma" w:cs="Tahoma"/>
        </w:rPr>
        <w:t>”)</w:t>
      </w:r>
      <w:r w:rsidR="00D30DF8" w:rsidRPr="00CA3CDC">
        <w:rPr>
          <w:rFonts w:ascii="Tahoma" w:hAnsi="Tahoma" w:cs="Tahoma"/>
        </w:rPr>
        <w:t xml:space="preserve"> e a inscrição da titularidade no </w:t>
      </w:r>
      <w:r w:rsidR="009A114F" w:rsidRPr="00CA3CDC">
        <w:rPr>
          <w:rFonts w:ascii="Tahoma" w:hAnsi="Tahoma" w:cs="Tahoma"/>
        </w:rPr>
        <w:t>Livro de Registro</w:t>
      </w:r>
      <w:r w:rsidRPr="00CA3CDC">
        <w:rPr>
          <w:rFonts w:ascii="Tahoma" w:hAnsi="Tahoma" w:cs="Tahoma"/>
        </w:rPr>
        <w:t>.</w:t>
      </w:r>
      <w:r w:rsidR="00D30DF8" w:rsidRPr="00CA3CDC">
        <w:rPr>
          <w:rFonts w:ascii="Tahoma" w:hAnsi="Tahoma" w:cs="Tahoma"/>
        </w:rPr>
        <w:t xml:space="preserve"> Nos termos definidos no Boletim de Subscrição</w:t>
      </w:r>
      <w:r w:rsidR="00073F3D" w:rsidRPr="00CA3CDC">
        <w:rPr>
          <w:rFonts w:ascii="Tahoma" w:hAnsi="Tahoma" w:cs="Tahoma"/>
        </w:rPr>
        <w:t>,</w:t>
      </w:r>
      <w:r w:rsidRPr="00CA3CDC">
        <w:rPr>
          <w:rFonts w:ascii="Tahoma" w:hAnsi="Tahoma" w:cs="Tahoma"/>
        </w:rPr>
        <w:t xml:space="preserve"> </w:t>
      </w:r>
      <w:r w:rsidR="00D30DF8" w:rsidRPr="00CA3CDC">
        <w:rPr>
          <w:rFonts w:ascii="Tahoma" w:hAnsi="Tahoma" w:cs="Tahoma"/>
        </w:rPr>
        <w:t>a</w:t>
      </w:r>
      <w:r w:rsidRPr="00CA3CDC">
        <w:rPr>
          <w:rFonts w:ascii="Tahoma" w:hAnsi="Tahoma" w:cs="Tahoma"/>
        </w:rPr>
        <w:t>s Debêntures serão integralizadas à vista</w:t>
      </w:r>
      <w:r w:rsidR="00D30DF8" w:rsidRPr="00CA3CDC">
        <w:rPr>
          <w:rFonts w:ascii="Tahoma" w:hAnsi="Tahoma" w:cs="Tahoma"/>
        </w:rPr>
        <w:t>,</w:t>
      </w:r>
      <w:r w:rsidRPr="00CA3CDC">
        <w:rPr>
          <w:rFonts w:ascii="Tahoma" w:hAnsi="Tahoma" w:cs="Tahoma"/>
        </w:rPr>
        <w:t xml:space="preserve"> em moeda corrente nacional, </w:t>
      </w:r>
      <w:r w:rsidR="00D30DF8" w:rsidRPr="00CA3CDC">
        <w:rPr>
          <w:rFonts w:ascii="Tahoma" w:hAnsi="Tahoma" w:cs="Tahoma"/>
        </w:rPr>
        <w:t>nas datas e na medida em que os CRI</w:t>
      </w:r>
      <w:r w:rsidR="00D64AFB" w:rsidRPr="00CA3CDC">
        <w:rPr>
          <w:rFonts w:ascii="Tahoma" w:hAnsi="Tahoma" w:cs="Tahoma"/>
        </w:rPr>
        <w:t xml:space="preserve"> (conforme abaixo definido)</w:t>
      </w:r>
      <w:r w:rsidR="00D30DF8" w:rsidRPr="00CA3CDC">
        <w:rPr>
          <w:rFonts w:ascii="Tahoma" w:hAnsi="Tahoma" w:cs="Tahoma"/>
        </w:rPr>
        <w:t xml:space="preserve"> forem integralizados</w:t>
      </w:r>
      <w:r w:rsidR="009239C2" w:rsidRPr="00CA3CDC">
        <w:rPr>
          <w:rFonts w:ascii="Tahoma" w:hAnsi="Tahoma" w:cs="Tahoma"/>
        </w:rPr>
        <w:t xml:space="preserve"> </w:t>
      </w:r>
      <w:r w:rsidR="00304DF4" w:rsidRPr="00CA3CDC">
        <w:rPr>
          <w:rFonts w:ascii="Tahoma" w:hAnsi="Tahoma" w:cs="Tahoma"/>
        </w:rPr>
        <w:t>(“</w:t>
      </w:r>
      <w:r w:rsidR="00304DF4" w:rsidRPr="00CA3CDC">
        <w:rPr>
          <w:rFonts w:ascii="Tahoma" w:hAnsi="Tahoma"/>
          <w:u w:val="single"/>
        </w:rPr>
        <w:t>Data de Integralização</w:t>
      </w:r>
      <w:r w:rsidR="00304DF4" w:rsidRPr="00CA3CDC">
        <w:rPr>
          <w:rFonts w:ascii="Tahoma" w:hAnsi="Tahoma" w:cs="Tahoma"/>
        </w:rPr>
        <w:t>”)</w:t>
      </w:r>
      <w:r w:rsidR="00D30DF8" w:rsidRPr="00CA3CDC">
        <w:rPr>
          <w:rFonts w:ascii="Tahoma" w:hAnsi="Tahoma" w:cs="Tahoma"/>
        </w:rPr>
        <w:t>, após o cumprimento cumulativo das seguintes condições precedentes (“</w:t>
      </w:r>
      <w:r w:rsidR="00D30DF8" w:rsidRPr="00CA3CDC">
        <w:rPr>
          <w:rFonts w:ascii="Tahoma" w:hAnsi="Tahoma"/>
          <w:u w:val="single"/>
        </w:rPr>
        <w:t>Condições Precedentes</w:t>
      </w:r>
      <w:r w:rsidR="00D30DF8" w:rsidRPr="00CA3CDC">
        <w:rPr>
          <w:rFonts w:ascii="Tahoma" w:hAnsi="Tahoma" w:cs="Tahoma"/>
        </w:rPr>
        <w:t>”)</w:t>
      </w:r>
      <w:r w:rsidR="009239C2" w:rsidRPr="00CA3CDC">
        <w:rPr>
          <w:rFonts w:ascii="Tahoma" w:hAnsi="Tahoma" w:cs="Tahoma"/>
        </w:rPr>
        <w:t>:</w:t>
      </w:r>
      <w:bookmarkEnd w:id="34"/>
      <w:r w:rsidR="009E06EE" w:rsidRPr="00CA3CDC">
        <w:rPr>
          <w:rFonts w:ascii="Tahoma" w:hAnsi="Tahoma" w:cs="Tahoma"/>
        </w:rPr>
        <w:t xml:space="preserve"> </w:t>
      </w:r>
    </w:p>
    <w:p w14:paraId="1A2C4113" w14:textId="446DCBCB" w:rsidR="002C4776" w:rsidRPr="00CA3CDC" w:rsidRDefault="002C4776" w:rsidP="0050450F">
      <w:pPr>
        <w:pStyle w:val="PargrafodaLista"/>
        <w:numPr>
          <w:ilvl w:val="0"/>
          <w:numId w:val="43"/>
        </w:numPr>
        <w:tabs>
          <w:tab w:val="left" w:pos="851"/>
        </w:tabs>
        <w:spacing w:after="240" w:line="320" w:lineRule="exact"/>
        <w:ind w:left="851" w:hanging="851"/>
        <w:jc w:val="both"/>
        <w:rPr>
          <w:rFonts w:ascii="Tahoma" w:hAnsi="Tahoma" w:cs="Tahoma"/>
        </w:rPr>
      </w:pPr>
      <w:bookmarkStart w:id="35" w:name="_Hlk24393493"/>
      <w:bookmarkStart w:id="36" w:name="_Hlk24450952"/>
      <w:r w:rsidRPr="00CA3CDC">
        <w:rPr>
          <w:rFonts w:ascii="Tahoma" w:hAnsi="Tahoma" w:cs="Tahoma"/>
        </w:rPr>
        <w:t>perfeita formalização de todos os Documentos da Operação</w:t>
      </w:r>
      <w:r w:rsidR="00C63A18" w:rsidRPr="00CA3CDC">
        <w:rPr>
          <w:rFonts w:ascii="Tahoma" w:hAnsi="Tahoma" w:cs="Tahoma"/>
        </w:rPr>
        <w:t xml:space="preserve"> (conforme abaixo definido)</w:t>
      </w:r>
      <w:r w:rsidRPr="00CA3CDC">
        <w:rPr>
          <w:rFonts w:ascii="Tahoma" w:hAnsi="Tahoma" w:cs="Tahoma"/>
        </w:rPr>
        <w:t xml:space="preserve">, entendendo-se como tal a assinatura pelas respectivas partes, bem como </w:t>
      </w:r>
      <w:r w:rsidRPr="00CA3CDC">
        <w:rPr>
          <w:rFonts w:ascii="Tahoma" w:hAnsi="Tahoma" w:cs="Tahoma"/>
        </w:rPr>
        <w:lastRenderedPageBreak/>
        <w:t xml:space="preserve">a verificação dos poderes dos representantes dessas partes e eventuais aprovações </w:t>
      </w:r>
      <w:r w:rsidR="00C63A18" w:rsidRPr="00CA3CDC">
        <w:rPr>
          <w:rFonts w:ascii="Tahoma" w:hAnsi="Tahoma" w:cs="Tahoma"/>
        </w:rPr>
        <w:t xml:space="preserve">societárias e de terceiros </w:t>
      </w:r>
      <w:r w:rsidRPr="00CA3CDC">
        <w:rPr>
          <w:rFonts w:ascii="Tahoma" w:hAnsi="Tahoma" w:cs="Tahoma"/>
        </w:rPr>
        <w:t xml:space="preserve">necessárias para tanto, incluindo seus respectivos registros na Junta Comercial </w:t>
      </w:r>
      <w:r w:rsidR="00C63A18" w:rsidRPr="00CA3CDC">
        <w:rPr>
          <w:rFonts w:ascii="Tahoma" w:hAnsi="Tahoma" w:cs="Tahoma"/>
        </w:rPr>
        <w:t>e no Cartório de RTD</w:t>
      </w:r>
      <w:r w:rsidR="00927689">
        <w:rPr>
          <w:rFonts w:ascii="Tahoma" w:hAnsi="Tahoma" w:cs="Tahoma"/>
        </w:rPr>
        <w:t xml:space="preserve"> competentes, conforme aplicável</w:t>
      </w:r>
      <w:r w:rsidRPr="00CA3CDC">
        <w:rPr>
          <w:rFonts w:ascii="Tahoma" w:hAnsi="Tahoma" w:cs="Tahoma"/>
        </w:rPr>
        <w:t>, exceto pelo Contrato de Alienação Fiduciária de Imóveis</w:t>
      </w:r>
      <w:r w:rsidR="00292397">
        <w:rPr>
          <w:rFonts w:ascii="Tahoma" w:hAnsi="Tahoma" w:cs="Tahoma"/>
        </w:rPr>
        <w:t>;</w:t>
      </w:r>
    </w:p>
    <w:p w14:paraId="2EC93538" w14:textId="77777777" w:rsidR="005C55CA" w:rsidRPr="00CA3CDC" w:rsidRDefault="005C55CA" w:rsidP="0050450F">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 xml:space="preserve">prenotação do Contrato de Alienação Fiduciária de </w:t>
      </w:r>
      <w:r w:rsidR="001A32AC">
        <w:rPr>
          <w:rFonts w:ascii="Tahoma" w:hAnsi="Tahoma" w:cs="Tahoma"/>
        </w:rPr>
        <w:t xml:space="preserve">Imóvel </w:t>
      </w:r>
      <w:r w:rsidRPr="00CA3CDC">
        <w:rPr>
          <w:rFonts w:ascii="Tahoma" w:hAnsi="Tahoma" w:cs="Tahoma"/>
        </w:rPr>
        <w:t>perante o competente RGI;</w:t>
      </w:r>
    </w:p>
    <w:p w14:paraId="780B6B79" w14:textId="77777777" w:rsidR="002C4776" w:rsidRPr="00CA3CDC" w:rsidRDefault="002C4776" w:rsidP="0028568C">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 xml:space="preserve">registro da Oferta dos CRI para distribuição no mercado primário e negociação no mercado secundário na B3; </w:t>
      </w:r>
    </w:p>
    <w:p w14:paraId="692701C2" w14:textId="432FFEF7" w:rsidR="002C4776" w:rsidRPr="00CA3CDC" w:rsidRDefault="002C4776" w:rsidP="0050450F">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 xml:space="preserve">liquidação financeira da Oferta, mediante subscrição e integralização da totalidade dos CRI; </w:t>
      </w:r>
    </w:p>
    <w:p w14:paraId="187B529C" w14:textId="1533DEDA" w:rsidR="009A200E" w:rsidRPr="00CA3CDC" w:rsidRDefault="002C4776" w:rsidP="0050450F">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 xml:space="preserve">recebimento pela Securitizadora: (a) de via da </w:t>
      </w:r>
      <w:r w:rsidRPr="0028568C">
        <w:rPr>
          <w:rFonts w:ascii="Tahoma" w:hAnsi="Tahoma"/>
          <w:i/>
        </w:rPr>
        <w:t xml:space="preserve">legal </w:t>
      </w:r>
      <w:proofErr w:type="spellStart"/>
      <w:r w:rsidRPr="0028568C">
        <w:rPr>
          <w:rFonts w:ascii="Tahoma" w:hAnsi="Tahoma"/>
          <w:i/>
        </w:rPr>
        <w:t>opinion</w:t>
      </w:r>
      <w:proofErr w:type="spellEnd"/>
      <w:r w:rsidR="00AA0BD5">
        <w:rPr>
          <w:rFonts w:ascii="Tahoma" w:hAnsi="Tahoma" w:cs="Tahoma"/>
        </w:rPr>
        <w:t xml:space="preserve"> emitida pelos assessores legais contratados no âmbito da Operação </w:t>
      </w:r>
      <w:r w:rsidR="00363201">
        <w:rPr>
          <w:rFonts w:ascii="Tahoma" w:hAnsi="Tahoma" w:cs="Tahoma"/>
        </w:rPr>
        <w:t>de</w:t>
      </w:r>
      <w:r w:rsidR="00AA0BD5">
        <w:rPr>
          <w:rFonts w:ascii="Tahoma" w:hAnsi="Tahoma" w:cs="Tahoma"/>
        </w:rPr>
        <w:t xml:space="preserve"> Securitização</w:t>
      </w:r>
      <w:r w:rsidRPr="00CA3CDC">
        <w:rPr>
          <w:rFonts w:ascii="Tahoma" w:hAnsi="Tahoma" w:cs="Tahoma"/>
        </w:rPr>
        <w:t>; (b) de</w:t>
      </w:r>
      <w:r w:rsidR="00C63A18" w:rsidRPr="00CA3CDC">
        <w:rPr>
          <w:rFonts w:ascii="Tahoma" w:hAnsi="Tahoma" w:cs="Tahoma"/>
        </w:rPr>
        <w:t xml:space="preserve"> cópia do </w:t>
      </w:r>
      <w:r w:rsidR="00AA0BD5">
        <w:rPr>
          <w:rFonts w:ascii="Tahoma" w:hAnsi="Tahoma" w:cs="Tahoma"/>
        </w:rPr>
        <w:t>l</w:t>
      </w:r>
      <w:r w:rsidR="00C63A18" w:rsidRPr="00CA3CDC">
        <w:rPr>
          <w:rFonts w:ascii="Tahoma" w:hAnsi="Tahoma" w:cs="Tahoma"/>
        </w:rPr>
        <w:t xml:space="preserve">audo de </w:t>
      </w:r>
      <w:r w:rsidR="00AA0BD5">
        <w:rPr>
          <w:rFonts w:ascii="Tahoma" w:hAnsi="Tahoma" w:cs="Tahoma"/>
        </w:rPr>
        <w:t>a</w:t>
      </w:r>
      <w:r w:rsidR="00C63A18" w:rsidRPr="00CA3CDC">
        <w:rPr>
          <w:rFonts w:ascii="Tahoma" w:hAnsi="Tahoma" w:cs="Tahoma"/>
        </w:rPr>
        <w:t>valiação do</w:t>
      </w:r>
      <w:r w:rsidRPr="00CA3CDC">
        <w:rPr>
          <w:rFonts w:ascii="Tahoma" w:hAnsi="Tahoma" w:cs="Tahoma"/>
        </w:rPr>
        <w:t xml:space="preserve"> Imóve</w:t>
      </w:r>
      <w:r w:rsidR="00C63A18" w:rsidRPr="00CA3CDC">
        <w:rPr>
          <w:rFonts w:ascii="Tahoma" w:hAnsi="Tahoma" w:cs="Tahoma"/>
        </w:rPr>
        <w:t>l</w:t>
      </w:r>
      <w:r w:rsidR="00AA0BD5">
        <w:rPr>
          <w:rFonts w:ascii="Tahoma" w:hAnsi="Tahoma" w:cs="Tahoma"/>
        </w:rPr>
        <w:t xml:space="preserve"> Lastro</w:t>
      </w:r>
      <w:r w:rsidR="009514FB">
        <w:rPr>
          <w:rFonts w:ascii="Tahoma" w:hAnsi="Tahoma" w:cs="Tahoma"/>
        </w:rPr>
        <w:t xml:space="preserve"> utilizado como base para fins da Alienação Fiduciária do Imóvel</w:t>
      </w:r>
      <w:r w:rsidRPr="00CA3CDC">
        <w:rPr>
          <w:rFonts w:ascii="Tahoma" w:hAnsi="Tahoma" w:cs="Tahoma"/>
        </w:rPr>
        <w:t>; e (c) vias físicas assinadas desta Escritura de Emissão de Debêntures, em conjunto com a específica autorização societária, dos Contratos de Garantia, da Escritura de CCI, do Termo de Securitização e do Contrato de Distribuição</w:t>
      </w:r>
      <w:r w:rsidR="009A200E" w:rsidRPr="00CA3CDC">
        <w:rPr>
          <w:rFonts w:ascii="Tahoma" w:hAnsi="Tahoma" w:cs="Tahoma"/>
        </w:rPr>
        <w:t>;</w:t>
      </w:r>
      <w:r w:rsidR="00CE039A" w:rsidRPr="00CA3CDC">
        <w:rPr>
          <w:rFonts w:ascii="Tahoma" w:hAnsi="Tahoma" w:cs="Tahoma"/>
        </w:rPr>
        <w:t xml:space="preserve"> e</w:t>
      </w:r>
    </w:p>
    <w:p w14:paraId="4E1CEA10" w14:textId="77777777" w:rsidR="002C4776" w:rsidRPr="00CA3CDC" w:rsidRDefault="009A200E" w:rsidP="0050450F">
      <w:pPr>
        <w:pStyle w:val="PargrafodaLista"/>
        <w:numPr>
          <w:ilvl w:val="0"/>
          <w:numId w:val="43"/>
        </w:numPr>
        <w:tabs>
          <w:tab w:val="left" w:pos="851"/>
        </w:tabs>
        <w:spacing w:after="240" w:line="320" w:lineRule="exact"/>
        <w:ind w:left="851" w:hanging="851"/>
        <w:jc w:val="both"/>
        <w:rPr>
          <w:rFonts w:ascii="Tahoma" w:hAnsi="Tahoma" w:cs="Tahoma"/>
        </w:rPr>
      </w:pPr>
      <w:r w:rsidRPr="00CA3CDC">
        <w:rPr>
          <w:rFonts w:ascii="Tahoma" w:hAnsi="Tahoma" w:cs="Tahoma"/>
        </w:rPr>
        <w:t>recebimento, pela Debenturista, de notificação da Emissora confirmando o cumprimento da totalidade das Condições Precedentes</w:t>
      </w:r>
      <w:r w:rsidR="00CE039A" w:rsidRPr="00CA3CDC">
        <w:rPr>
          <w:rFonts w:ascii="Tahoma" w:hAnsi="Tahoma" w:cs="Tahoma"/>
        </w:rPr>
        <w:t>.</w:t>
      </w:r>
    </w:p>
    <w:bookmarkEnd w:id="35"/>
    <w:bookmarkEnd w:id="36"/>
    <w:p w14:paraId="464C34EA" w14:textId="1A172651" w:rsidR="006C4D9D" w:rsidRPr="00CA3CDC" w:rsidRDefault="006C4D9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O não cumprimento, até a primeira data de integralização dos CRI, pela Emissora, da totalidade das Condições Precedentes, acarretará a rescisão de pleno direito desta Escritura de Emissão, não produzindo quaisquer efeitos de direito, sem qualquer ônus às Partes</w:t>
      </w:r>
      <w:r w:rsidR="001A10B7" w:rsidRPr="00CA3CDC">
        <w:rPr>
          <w:rFonts w:ascii="Tahoma" w:hAnsi="Tahoma" w:cs="Tahoma"/>
        </w:rPr>
        <w:t xml:space="preserve"> e ao Fiador</w:t>
      </w:r>
      <w:r w:rsidRPr="00CA3CDC">
        <w:rPr>
          <w:rFonts w:ascii="Tahoma" w:hAnsi="Tahoma" w:cs="Tahoma"/>
        </w:rPr>
        <w:t xml:space="preserve">, exceto no que se refere às comissões devidas nos termos dos Documentos da </w:t>
      </w:r>
      <w:r w:rsidR="00363201">
        <w:rPr>
          <w:rFonts w:ascii="Tahoma" w:hAnsi="Tahoma" w:cs="Tahoma"/>
        </w:rPr>
        <w:t>Operação</w:t>
      </w:r>
      <w:r w:rsidRPr="00CA3CDC">
        <w:rPr>
          <w:rFonts w:ascii="Tahoma" w:hAnsi="Tahoma" w:cs="Tahoma"/>
        </w:rPr>
        <w:t>, bem como do pagamento das Despesas, conforme aplicáveis.</w:t>
      </w:r>
    </w:p>
    <w:p w14:paraId="7496CB53" w14:textId="77777777" w:rsidR="00C969A3" w:rsidRPr="00CA3CDC" w:rsidRDefault="00C969A3"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Emissora deverá entregar </w:t>
      </w:r>
      <w:r w:rsidR="000355CC" w:rsidRPr="00CA3CDC">
        <w:rPr>
          <w:rFonts w:ascii="Tahoma" w:hAnsi="Tahoma" w:cs="Tahoma"/>
        </w:rPr>
        <w:t>à Instituição Custodiante</w:t>
      </w:r>
      <w:r w:rsidRPr="00CA3CDC">
        <w:rPr>
          <w:rFonts w:ascii="Tahoma" w:hAnsi="Tahoma" w:cs="Tahoma"/>
        </w:rPr>
        <w:t xml:space="preserve">, no prazo de até 3 (três) Dias Úteis contados da data da subscrição e integralização das Debêntures, 1 (uma) via original do Boletim de Subscrição. </w:t>
      </w:r>
    </w:p>
    <w:p w14:paraId="58031295" w14:textId="77777777" w:rsidR="00CB268A" w:rsidRPr="00CA3CDC" w:rsidRDefault="00CB268A"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Repactuação Programada</w:t>
      </w:r>
    </w:p>
    <w:p w14:paraId="08ECB978" w14:textId="77777777" w:rsidR="00CB268A" w:rsidRPr="00CA3CDC" w:rsidRDefault="00CB268A"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As Debêntures não serão objeto de repactuação programada. </w:t>
      </w:r>
    </w:p>
    <w:p w14:paraId="7C93F42D" w14:textId="77777777" w:rsidR="00CB268A" w:rsidRPr="00CA3CDC" w:rsidRDefault="00CB268A"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Atualização Monetária</w:t>
      </w:r>
    </w:p>
    <w:p w14:paraId="530B5C68" w14:textId="0525A6C7" w:rsidR="00C63A18" w:rsidRPr="0028568C" w:rsidRDefault="005942E2" w:rsidP="0050450F">
      <w:pPr>
        <w:pStyle w:val="PargrafodaLista"/>
        <w:keepNext/>
        <w:tabs>
          <w:tab w:val="left" w:pos="1134"/>
        </w:tabs>
        <w:spacing w:after="240" w:line="320" w:lineRule="exact"/>
        <w:ind w:left="0"/>
        <w:jc w:val="both"/>
        <w:rPr>
          <w:rFonts w:ascii="Tahoma" w:hAnsi="Tahoma"/>
          <w:b/>
          <w:i/>
          <w:u w:val="single"/>
        </w:rPr>
      </w:pPr>
      <w:r w:rsidRPr="0028568C">
        <w:rPr>
          <w:rFonts w:ascii="Tahoma" w:hAnsi="Tahoma"/>
          <w:b/>
          <w:i/>
          <w:u w:val="single"/>
        </w:rPr>
        <w:t>Série</w:t>
      </w:r>
      <w:r w:rsidRPr="00CA3CDC">
        <w:rPr>
          <w:rFonts w:ascii="Tahoma" w:hAnsi="Tahoma"/>
          <w:b/>
          <w:i/>
          <w:u w:val="single"/>
        </w:rPr>
        <w:t xml:space="preserve"> IPCA</w:t>
      </w:r>
    </w:p>
    <w:p w14:paraId="75E4D792" w14:textId="577DE896" w:rsidR="00CB268A" w:rsidRPr="00CA3CDC" w:rsidRDefault="00807516" w:rsidP="0050450F">
      <w:pPr>
        <w:pStyle w:val="PargrafodaLista"/>
        <w:numPr>
          <w:ilvl w:val="2"/>
          <w:numId w:val="3"/>
        </w:numPr>
        <w:tabs>
          <w:tab w:val="left" w:pos="1134"/>
        </w:tabs>
        <w:spacing w:after="240" w:line="320" w:lineRule="exact"/>
        <w:ind w:left="0" w:firstLine="0"/>
        <w:jc w:val="both"/>
        <w:rPr>
          <w:rFonts w:ascii="Tahoma" w:hAnsi="Tahoma" w:cs="Tahoma"/>
          <w:bCs/>
        </w:rPr>
      </w:pPr>
      <w:bookmarkStart w:id="37" w:name="_Hlk23677523"/>
      <w:r w:rsidRPr="00CA3CDC">
        <w:rPr>
          <w:rFonts w:ascii="Tahoma" w:hAnsi="Tahoma" w:cs="Tahoma"/>
        </w:rPr>
        <w:t xml:space="preserve">O Valor Nominal Unitário das Debêntures </w:t>
      </w:r>
      <w:r w:rsidR="00C63A18"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Pr="00CA3CDC">
        <w:rPr>
          <w:rFonts w:ascii="Tahoma" w:hAnsi="Tahoma" w:cs="Tahoma"/>
        </w:rPr>
        <w:t>será atualizado monetariamente (“</w:t>
      </w:r>
      <w:r w:rsidRPr="00CA3CDC">
        <w:rPr>
          <w:rFonts w:ascii="Tahoma" w:hAnsi="Tahoma"/>
          <w:u w:val="single"/>
        </w:rPr>
        <w:t>Atualização Monetária</w:t>
      </w:r>
      <w:r w:rsidRPr="00CA3CDC">
        <w:rPr>
          <w:rFonts w:ascii="Tahoma" w:hAnsi="Tahoma" w:cs="Tahoma"/>
        </w:rPr>
        <w:t>”) a partir da primeira Data de Integralização até a integral liquidação das Debêntures, pela variação do Índice Nacional de Preços ao Consumidor Amplo apurado e divulgado pelo Instituto Brasileiro de Geografia e Estatística – IBGE (“</w:t>
      </w:r>
      <w:r w:rsidRPr="00CA3CDC">
        <w:rPr>
          <w:rFonts w:ascii="Tahoma" w:hAnsi="Tahoma"/>
          <w:u w:val="single"/>
        </w:rPr>
        <w:t>IPCA</w:t>
      </w:r>
      <w:r w:rsidRPr="00CA3CDC">
        <w:rPr>
          <w:rFonts w:ascii="Tahoma" w:hAnsi="Tahoma" w:cs="Tahoma"/>
        </w:rPr>
        <w:t xml:space="preserve">”), calculada de forma </w:t>
      </w:r>
      <w:r w:rsidRPr="00CA3CDC">
        <w:rPr>
          <w:rFonts w:ascii="Tahoma" w:hAnsi="Tahoma" w:cs="Tahoma"/>
          <w:i/>
        </w:rPr>
        <w:t>pro rata temporis</w:t>
      </w:r>
      <w:r w:rsidRPr="00CA3CDC">
        <w:rPr>
          <w:rFonts w:ascii="Tahoma" w:hAnsi="Tahoma" w:cs="Tahoma"/>
        </w:rPr>
        <w:t xml:space="preserve"> por </w:t>
      </w:r>
      <w:r w:rsidR="00E70068">
        <w:rPr>
          <w:rFonts w:ascii="Tahoma" w:hAnsi="Tahoma" w:cs="Tahoma"/>
        </w:rPr>
        <w:t>dias corridos</w:t>
      </w:r>
      <w:r w:rsidRPr="00CA3CDC">
        <w:rPr>
          <w:rFonts w:ascii="Tahoma" w:hAnsi="Tahoma" w:cs="Tahoma"/>
        </w:rPr>
        <w:t xml:space="preserve">, sendo que o produto da Atualização Monetária das Debêntures </w:t>
      </w:r>
      <w:r w:rsidR="00862EB2"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Pr="00CA3CDC">
        <w:rPr>
          <w:rFonts w:ascii="Tahoma" w:hAnsi="Tahoma" w:cs="Tahoma"/>
        </w:rPr>
        <w:t>será incorporado automaticamente ao Valor Nominal Unitário ou ao saldo do Valor Nominal Unitário, conforme o caso</w:t>
      </w:r>
      <w:r w:rsidR="002C0F59" w:rsidRPr="00CA3CDC">
        <w:rPr>
          <w:rFonts w:ascii="Tahoma" w:hAnsi="Tahoma" w:cs="Tahoma"/>
        </w:rPr>
        <w:t xml:space="preserve">, das Debêntures da </w:t>
      </w:r>
      <w:r w:rsidR="005942E2" w:rsidRPr="00CA3CDC">
        <w:rPr>
          <w:rFonts w:ascii="Tahoma" w:hAnsi="Tahoma" w:cs="Tahoma"/>
        </w:rPr>
        <w:t>Série IPCA</w:t>
      </w:r>
      <w:r w:rsidRPr="00CA3CDC">
        <w:rPr>
          <w:rFonts w:ascii="Tahoma" w:hAnsi="Tahoma" w:cs="Tahoma"/>
        </w:rPr>
        <w:t xml:space="preserve"> (“</w:t>
      </w:r>
      <w:r w:rsidRPr="00CA3CDC">
        <w:rPr>
          <w:rFonts w:ascii="Tahoma" w:hAnsi="Tahoma"/>
          <w:u w:val="single"/>
        </w:rPr>
        <w:t>Valor Nominal Unitário Atualizado</w:t>
      </w:r>
      <w:r w:rsidRPr="00CA3CDC">
        <w:rPr>
          <w:rFonts w:ascii="Tahoma" w:hAnsi="Tahoma" w:cs="Tahoma"/>
        </w:rPr>
        <w:t>”), segundo a seguinte fórmula:</w:t>
      </w:r>
      <w:bookmarkEnd w:id="37"/>
      <w:r w:rsidR="00CB268A" w:rsidRPr="00CA3CDC">
        <w:rPr>
          <w:rFonts w:ascii="Tahoma" w:hAnsi="Tahoma" w:cs="Tahoma"/>
          <w:bCs/>
        </w:rPr>
        <w:t xml:space="preserve"> </w:t>
      </w:r>
    </w:p>
    <w:p w14:paraId="672EFB6A" w14:textId="77777777" w:rsidR="00CB268A" w:rsidRPr="00CA3CDC" w:rsidRDefault="00CB268A" w:rsidP="0050450F">
      <w:pPr>
        <w:spacing w:after="240" w:line="320" w:lineRule="exact"/>
        <w:jc w:val="center"/>
        <w:rPr>
          <w:rFonts w:ascii="Tahoma" w:hAnsi="Tahoma" w:cs="Tahoma"/>
          <w:bCs/>
          <w:i/>
          <w:iCs/>
          <w:sz w:val="22"/>
          <w:szCs w:val="22"/>
        </w:rPr>
      </w:pPr>
      <w:proofErr w:type="spellStart"/>
      <w:r w:rsidRPr="00CA3CDC">
        <w:rPr>
          <w:rFonts w:ascii="Tahoma" w:hAnsi="Tahoma" w:cs="Tahoma"/>
          <w:bCs/>
          <w:i/>
          <w:iCs/>
          <w:sz w:val="22"/>
          <w:szCs w:val="22"/>
        </w:rPr>
        <w:t>VNa</w:t>
      </w:r>
      <w:proofErr w:type="spellEnd"/>
      <w:r w:rsidRPr="00CA3CDC">
        <w:rPr>
          <w:rFonts w:ascii="Tahoma" w:hAnsi="Tahoma" w:cs="Tahoma"/>
          <w:bCs/>
          <w:i/>
          <w:iCs/>
          <w:sz w:val="22"/>
          <w:szCs w:val="22"/>
        </w:rPr>
        <w:t xml:space="preserve"> = </w:t>
      </w:r>
      <w:proofErr w:type="spellStart"/>
      <w:r w:rsidRPr="00CA3CDC">
        <w:rPr>
          <w:rFonts w:ascii="Tahoma" w:hAnsi="Tahoma" w:cs="Tahoma"/>
          <w:bCs/>
          <w:i/>
          <w:iCs/>
          <w:sz w:val="22"/>
          <w:szCs w:val="22"/>
        </w:rPr>
        <w:t>VNe</w:t>
      </w:r>
      <w:proofErr w:type="spellEnd"/>
      <w:r w:rsidRPr="00CA3CDC">
        <w:rPr>
          <w:rFonts w:ascii="Tahoma" w:hAnsi="Tahoma" w:cs="Tahoma"/>
          <w:bCs/>
          <w:i/>
          <w:iCs/>
          <w:sz w:val="22"/>
          <w:szCs w:val="22"/>
        </w:rPr>
        <w:t xml:space="preserve"> x C</w:t>
      </w:r>
    </w:p>
    <w:p w14:paraId="1070099F" w14:textId="77777777" w:rsidR="00CB268A" w:rsidRPr="00CA3CDC" w:rsidRDefault="00CB268A" w:rsidP="0050450F">
      <w:pPr>
        <w:spacing w:after="240" w:line="320" w:lineRule="exact"/>
        <w:rPr>
          <w:rFonts w:ascii="Tahoma" w:hAnsi="Tahoma" w:cs="Tahoma"/>
          <w:bCs/>
          <w:i/>
          <w:iCs/>
          <w:sz w:val="22"/>
          <w:szCs w:val="22"/>
        </w:rPr>
      </w:pPr>
      <w:r w:rsidRPr="00CA3CDC">
        <w:rPr>
          <w:rFonts w:ascii="Tahoma" w:hAnsi="Tahoma" w:cs="Tahoma"/>
          <w:bCs/>
          <w:i/>
          <w:iCs/>
          <w:sz w:val="22"/>
          <w:szCs w:val="22"/>
        </w:rPr>
        <w:t>onde,</w:t>
      </w:r>
    </w:p>
    <w:p w14:paraId="352DD2C2" w14:textId="77777777" w:rsidR="00CB268A" w:rsidRPr="00CA3CDC" w:rsidRDefault="00CB268A" w:rsidP="0050450F">
      <w:pPr>
        <w:spacing w:after="240" w:line="320" w:lineRule="exact"/>
        <w:rPr>
          <w:rFonts w:ascii="Tahoma" w:hAnsi="Tahoma" w:cs="Tahoma"/>
          <w:bCs/>
          <w:sz w:val="22"/>
          <w:szCs w:val="22"/>
        </w:rPr>
      </w:pPr>
      <w:proofErr w:type="spellStart"/>
      <w:r w:rsidRPr="00CA3CDC">
        <w:rPr>
          <w:rFonts w:ascii="Tahoma" w:hAnsi="Tahoma"/>
          <w:sz w:val="22"/>
        </w:rPr>
        <w:t>VNa</w:t>
      </w:r>
      <w:proofErr w:type="spellEnd"/>
      <w:r w:rsidRPr="00CA3CDC">
        <w:rPr>
          <w:rFonts w:ascii="Tahoma" w:hAnsi="Tahoma" w:cs="Tahoma"/>
          <w:bCs/>
          <w:sz w:val="22"/>
          <w:szCs w:val="22"/>
        </w:rPr>
        <w:t xml:space="preserve"> = Valor Nominal Unitário Atualizado calculado com 8 (oito) casas decimais, sem arredondamento;</w:t>
      </w:r>
    </w:p>
    <w:p w14:paraId="39FB2695" w14:textId="77777777" w:rsidR="00CB268A" w:rsidRPr="00CA3CDC" w:rsidRDefault="00CB268A" w:rsidP="0050450F">
      <w:pPr>
        <w:spacing w:after="240" w:line="320" w:lineRule="exact"/>
        <w:rPr>
          <w:rFonts w:ascii="Tahoma" w:hAnsi="Tahoma" w:cs="Tahoma"/>
          <w:bCs/>
          <w:sz w:val="22"/>
          <w:szCs w:val="22"/>
        </w:rPr>
      </w:pPr>
      <w:proofErr w:type="spellStart"/>
      <w:r w:rsidRPr="00CA3CDC">
        <w:rPr>
          <w:rFonts w:ascii="Tahoma" w:hAnsi="Tahoma"/>
          <w:sz w:val="22"/>
        </w:rPr>
        <w:t>VNe</w:t>
      </w:r>
      <w:proofErr w:type="spellEnd"/>
      <w:r w:rsidRPr="00CA3CDC">
        <w:rPr>
          <w:rFonts w:ascii="Tahoma" w:hAnsi="Tahoma" w:cs="Tahoma"/>
          <w:bCs/>
          <w:sz w:val="22"/>
          <w:szCs w:val="22"/>
        </w:rPr>
        <w:t xml:space="preserve"> = Valor Nominal Unitário </w:t>
      </w:r>
      <w:r w:rsidR="00C30FDB" w:rsidRPr="00CA3CDC">
        <w:rPr>
          <w:rFonts w:ascii="Tahoma" w:hAnsi="Tahoma" w:cs="Tahoma"/>
          <w:bCs/>
          <w:sz w:val="22"/>
          <w:szCs w:val="22"/>
        </w:rPr>
        <w:t>Atualizado</w:t>
      </w:r>
      <w:r w:rsidRPr="00CA3CDC">
        <w:rPr>
          <w:rFonts w:ascii="Tahoma" w:hAnsi="Tahoma" w:cs="Tahoma"/>
          <w:bCs/>
          <w:sz w:val="22"/>
          <w:szCs w:val="22"/>
        </w:rPr>
        <w:t xml:space="preserve"> </w:t>
      </w:r>
      <w:r w:rsidR="00807516" w:rsidRPr="00CA3CDC">
        <w:rPr>
          <w:rFonts w:ascii="Tahoma" w:hAnsi="Tahoma" w:cs="Tahoma"/>
          <w:sz w:val="22"/>
          <w:szCs w:val="22"/>
        </w:rPr>
        <w:t>após incorporação de juros e atualização monetária a cada período, ou pagamento de amortização, se houver, conforme o caso, calculado com 8 (oito) casas decimais, sem arredondamento</w:t>
      </w:r>
      <w:r w:rsidRPr="00CA3CDC">
        <w:rPr>
          <w:rFonts w:ascii="Tahoma" w:hAnsi="Tahoma" w:cs="Tahoma"/>
          <w:bCs/>
          <w:sz w:val="22"/>
          <w:szCs w:val="22"/>
        </w:rPr>
        <w:t>;</w:t>
      </w:r>
    </w:p>
    <w:p w14:paraId="7303EE41" w14:textId="77777777" w:rsidR="00CB268A" w:rsidRPr="00CA3CDC" w:rsidRDefault="00CB268A" w:rsidP="0050450F">
      <w:pPr>
        <w:spacing w:after="240" w:line="320" w:lineRule="exact"/>
        <w:rPr>
          <w:rFonts w:ascii="Tahoma" w:hAnsi="Tahoma" w:cs="Tahoma"/>
          <w:bCs/>
          <w:sz w:val="22"/>
          <w:szCs w:val="22"/>
        </w:rPr>
      </w:pPr>
      <w:r w:rsidRPr="00CA3CDC">
        <w:rPr>
          <w:rFonts w:ascii="Tahoma" w:hAnsi="Tahoma"/>
          <w:sz w:val="22"/>
        </w:rPr>
        <w:t xml:space="preserve">C </w:t>
      </w:r>
      <w:r w:rsidRPr="00CA3CDC">
        <w:rPr>
          <w:rFonts w:ascii="Tahoma" w:hAnsi="Tahoma" w:cs="Tahoma"/>
          <w:bCs/>
          <w:sz w:val="22"/>
          <w:szCs w:val="22"/>
        </w:rPr>
        <w:t>= Fator acumulado das variações mensais do IPCA, calculado com 8 (oito) casas decimais, sem arredondamento, apurado da seguinte forma:</w:t>
      </w:r>
    </w:p>
    <w:p w14:paraId="78D8226E" w14:textId="77777777" w:rsidR="00E70068" w:rsidRPr="004751D6" w:rsidRDefault="00E70068" w:rsidP="00E70068">
      <w:pPr>
        <w:pStyle w:val="05ATENOcarta"/>
        <w:spacing w:after="0" w:line="360" w:lineRule="auto"/>
        <w:jc w:val="center"/>
        <w:rPr>
          <w:rFonts w:ascii="Tahoma" w:eastAsia="Calibri" w:hAnsi="Tahoma" w:cs="Tahoma"/>
          <w:szCs w:val="22"/>
        </w:rPr>
      </w:pPr>
      <w:r w:rsidRPr="007C134D">
        <w:rPr>
          <w:rFonts w:ascii="Tahoma" w:eastAsia="Calibri" w:hAnsi="Tahoma" w:cs="Tahoma"/>
          <w:noProof/>
          <w:szCs w:val="22"/>
        </w:rPr>
        <w:drawing>
          <wp:inline distT="0" distB="0" distL="0" distR="0" wp14:anchorId="4DF4FD31" wp14:editId="4AA2177E">
            <wp:extent cx="1105535" cy="69088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5535" cy="690880"/>
                    </a:xfrm>
                    <a:prstGeom prst="rect">
                      <a:avLst/>
                    </a:prstGeom>
                    <a:noFill/>
                    <a:ln>
                      <a:noFill/>
                    </a:ln>
                  </pic:spPr>
                </pic:pic>
              </a:graphicData>
            </a:graphic>
          </wp:inline>
        </w:drawing>
      </w:r>
    </w:p>
    <w:p w14:paraId="16ADC8AE" w14:textId="77777777" w:rsidR="00E70068" w:rsidRPr="00273008" w:rsidRDefault="00E70068" w:rsidP="00E70068">
      <w:pPr>
        <w:pStyle w:val="05ATENOcarta"/>
        <w:spacing w:after="0" w:line="360" w:lineRule="auto"/>
        <w:rPr>
          <w:rFonts w:ascii="Tahoma" w:eastAsia="Calibri" w:hAnsi="Tahoma" w:cs="Tahoma"/>
          <w:i/>
          <w:szCs w:val="22"/>
        </w:rPr>
      </w:pPr>
      <w:r w:rsidRPr="00273008">
        <w:rPr>
          <w:rFonts w:ascii="Tahoma" w:eastAsia="Calibri" w:hAnsi="Tahoma" w:cs="Tahoma"/>
          <w:i/>
          <w:szCs w:val="22"/>
        </w:rPr>
        <w:t>onde,</w:t>
      </w:r>
    </w:p>
    <w:p w14:paraId="23F87249" w14:textId="4BE0D16B" w:rsidR="00E70068" w:rsidRPr="00273008" w:rsidRDefault="00E70068" w:rsidP="00273008">
      <w:pPr>
        <w:spacing w:after="240" w:line="320" w:lineRule="exact"/>
        <w:rPr>
          <w:rFonts w:ascii="Tahoma" w:hAnsi="Tahoma"/>
          <w:sz w:val="22"/>
        </w:rPr>
      </w:pPr>
      <w:r w:rsidRPr="00273008">
        <w:rPr>
          <w:rFonts w:ascii="Tahoma" w:hAnsi="Tahoma"/>
          <w:sz w:val="22"/>
        </w:rPr>
        <w:t>n = Número total de índices considerados na atualização do ativo, sendo n um número inteiro;</w:t>
      </w:r>
    </w:p>
    <w:p w14:paraId="0D452168" w14:textId="7FA7941B" w:rsidR="00E70068" w:rsidRPr="00273008" w:rsidRDefault="00E70068" w:rsidP="00273008">
      <w:pPr>
        <w:spacing w:after="240" w:line="320" w:lineRule="exact"/>
        <w:rPr>
          <w:rFonts w:ascii="Tahoma" w:hAnsi="Tahoma"/>
          <w:sz w:val="22"/>
        </w:rPr>
      </w:pPr>
      <w:proofErr w:type="spellStart"/>
      <w:r w:rsidRPr="00273008">
        <w:rPr>
          <w:rFonts w:ascii="Tahoma" w:hAnsi="Tahoma"/>
          <w:sz w:val="22"/>
        </w:rPr>
        <w:t>NIk</w:t>
      </w:r>
      <w:proofErr w:type="spellEnd"/>
      <w:r w:rsidRPr="00273008">
        <w:rPr>
          <w:rFonts w:ascii="Tahoma" w:hAnsi="Tahoma"/>
          <w:sz w:val="22"/>
        </w:rPr>
        <w:t>= Valor do número índice do IPCA divulgado no mês imediatamente anterior ao mês da Data de Aniversário;</w:t>
      </w:r>
    </w:p>
    <w:p w14:paraId="301F3FD1" w14:textId="061D4163" w:rsidR="00E70068" w:rsidRPr="00273008" w:rsidRDefault="00E70068" w:rsidP="00273008">
      <w:pPr>
        <w:spacing w:after="240" w:line="320" w:lineRule="exact"/>
        <w:rPr>
          <w:rFonts w:ascii="Tahoma" w:hAnsi="Tahoma"/>
          <w:sz w:val="22"/>
        </w:rPr>
      </w:pPr>
      <w:r w:rsidRPr="00273008">
        <w:rPr>
          <w:rFonts w:ascii="Tahoma" w:hAnsi="Tahoma"/>
          <w:sz w:val="22"/>
        </w:rPr>
        <w:t xml:space="preserve">NIk-1 = valor do número índice do IPCA, referente ao mês anterior ao </w:t>
      </w:r>
      <w:proofErr w:type="spellStart"/>
      <w:r w:rsidRPr="00273008">
        <w:rPr>
          <w:rFonts w:ascii="Tahoma" w:hAnsi="Tahoma"/>
          <w:sz w:val="22"/>
        </w:rPr>
        <w:t>NIk</w:t>
      </w:r>
      <w:proofErr w:type="spellEnd"/>
      <w:r w:rsidRPr="00273008">
        <w:rPr>
          <w:rFonts w:ascii="Tahoma" w:hAnsi="Tahoma"/>
          <w:sz w:val="22"/>
        </w:rPr>
        <w:t>;</w:t>
      </w:r>
    </w:p>
    <w:p w14:paraId="39DFEEC5" w14:textId="55B4D7EC" w:rsidR="00E70068" w:rsidRPr="00273008" w:rsidRDefault="00E70068" w:rsidP="00273008">
      <w:pPr>
        <w:spacing w:after="240" w:line="320" w:lineRule="exact"/>
        <w:rPr>
          <w:rFonts w:ascii="Tahoma" w:hAnsi="Tahoma"/>
          <w:sz w:val="22"/>
        </w:rPr>
      </w:pPr>
      <w:proofErr w:type="spellStart"/>
      <w:r w:rsidRPr="00273008">
        <w:rPr>
          <w:rFonts w:ascii="Tahoma" w:hAnsi="Tahoma"/>
          <w:sz w:val="22"/>
        </w:rPr>
        <w:lastRenderedPageBreak/>
        <w:t>dcp</w:t>
      </w:r>
      <w:proofErr w:type="spellEnd"/>
      <w:r w:rsidRPr="00273008">
        <w:rPr>
          <w:rFonts w:ascii="Tahoma" w:hAnsi="Tahoma"/>
          <w:sz w:val="22"/>
        </w:rPr>
        <w:t xml:space="preserve"> =</w:t>
      </w:r>
      <w:r w:rsidRPr="00273008">
        <w:rPr>
          <w:rFonts w:ascii="Tahoma" w:hAnsi="Tahoma"/>
          <w:sz w:val="22"/>
        </w:rPr>
        <w:tab/>
        <w:t xml:space="preserve">Número de dias corridos entre a </w:t>
      </w:r>
      <w:ins w:id="38" w:author="Rodrigo Botani" w:date="2019-12-17T19:34:00Z">
        <w:r w:rsidR="00D666DD">
          <w:rPr>
            <w:rFonts w:ascii="Tahoma" w:hAnsi="Tahoma"/>
            <w:sz w:val="22"/>
          </w:rPr>
          <w:t>Primeira Data de Integralização</w:t>
        </w:r>
      </w:ins>
      <w:del w:id="39" w:author="Rodrigo Botani" w:date="2019-12-17T19:34:00Z">
        <w:r w:rsidRPr="00273008" w:rsidDel="00D666DD">
          <w:rPr>
            <w:rFonts w:ascii="Tahoma" w:hAnsi="Tahoma"/>
            <w:sz w:val="22"/>
          </w:rPr>
          <w:delText>Data de Emissão</w:delText>
        </w:r>
      </w:del>
      <w:r w:rsidRPr="00273008">
        <w:rPr>
          <w:rFonts w:ascii="Tahoma" w:hAnsi="Tahoma"/>
          <w:sz w:val="22"/>
        </w:rPr>
        <w:t>, para a primeira atualização monetária, ou Data de Aniversário imediatamente anterior para as demais atualizações monetárias, e a data de cálculo, sendo “</w:t>
      </w:r>
      <w:proofErr w:type="spellStart"/>
      <w:r w:rsidRPr="00273008">
        <w:rPr>
          <w:rFonts w:ascii="Tahoma" w:hAnsi="Tahoma"/>
          <w:sz w:val="22"/>
        </w:rPr>
        <w:t>dcp</w:t>
      </w:r>
      <w:proofErr w:type="spellEnd"/>
      <w:r w:rsidRPr="00273008">
        <w:rPr>
          <w:rFonts w:ascii="Tahoma" w:hAnsi="Tahoma"/>
          <w:sz w:val="22"/>
        </w:rPr>
        <w:t>” um número inteiro; e</w:t>
      </w:r>
    </w:p>
    <w:p w14:paraId="5ED7DE18" w14:textId="3B424D86" w:rsidR="00E70068" w:rsidRPr="00273008" w:rsidRDefault="00E70068" w:rsidP="00273008">
      <w:pPr>
        <w:spacing w:after="240" w:line="320" w:lineRule="exact"/>
        <w:rPr>
          <w:rFonts w:ascii="Tahoma" w:hAnsi="Tahoma"/>
          <w:sz w:val="22"/>
        </w:rPr>
      </w:pPr>
      <w:proofErr w:type="spellStart"/>
      <w:r w:rsidRPr="00273008">
        <w:rPr>
          <w:rFonts w:ascii="Tahoma" w:hAnsi="Tahoma"/>
          <w:sz w:val="22"/>
        </w:rPr>
        <w:t>dct</w:t>
      </w:r>
      <w:proofErr w:type="spellEnd"/>
      <w:r w:rsidRPr="00273008">
        <w:rPr>
          <w:rFonts w:ascii="Tahoma" w:hAnsi="Tahoma"/>
          <w:sz w:val="22"/>
        </w:rPr>
        <w:t xml:space="preserve"> =</w:t>
      </w:r>
      <w:r w:rsidRPr="00273008">
        <w:rPr>
          <w:rFonts w:ascii="Tahoma" w:hAnsi="Tahoma"/>
          <w:sz w:val="22"/>
        </w:rPr>
        <w:tab/>
        <w:t>Número</w:t>
      </w:r>
      <w:r w:rsidRPr="0028568C">
        <w:rPr>
          <w:rFonts w:ascii="Tahoma" w:hAnsi="Tahoma"/>
          <w:sz w:val="22"/>
        </w:rPr>
        <w:t xml:space="preserve"> de </w:t>
      </w:r>
      <w:r w:rsidRPr="00273008">
        <w:rPr>
          <w:rFonts w:ascii="Tahoma" w:hAnsi="Tahoma"/>
          <w:sz w:val="22"/>
        </w:rPr>
        <w:t>dias corridos existentes</w:t>
      </w:r>
      <w:r w:rsidRPr="0028568C">
        <w:rPr>
          <w:rFonts w:ascii="Tahoma" w:hAnsi="Tahoma"/>
          <w:sz w:val="22"/>
        </w:rPr>
        <w:t xml:space="preserve"> entre a </w:t>
      </w:r>
      <w:del w:id="40" w:author="Rodrigo Botani" w:date="2019-12-17T19:39:00Z">
        <w:r w:rsidRPr="0028568C" w:rsidDel="00D666DD">
          <w:rPr>
            <w:rFonts w:ascii="Tahoma" w:hAnsi="Tahoma"/>
            <w:sz w:val="22"/>
          </w:rPr>
          <w:delText xml:space="preserve">Data de </w:delText>
        </w:r>
        <w:r w:rsidRPr="00273008" w:rsidDel="00D666DD">
          <w:rPr>
            <w:rFonts w:ascii="Tahoma" w:hAnsi="Tahoma"/>
            <w:sz w:val="22"/>
          </w:rPr>
          <w:delText>Emissão</w:delText>
        </w:r>
      </w:del>
      <w:ins w:id="41" w:author="Rodrigo Botani" w:date="2019-12-17T19:39:00Z">
        <w:r w:rsidR="00D666DD">
          <w:rPr>
            <w:rFonts w:ascii="Tahoma" w:hAnsi="Tahoma"/>
            <w:sz w:val="22"/>
          </w:rPr>
          <w:t>Primeira Data de I</w:t>
        </w:r>
      </w:ins>
      <w:ins w:id="42" w:author="Rodrigo Botani" w:date="2019-12-17T19:40:00Z">
        <w:r w:rsidR="00D666DD">
          <w:rPr>
            <w:rFonts w:ascii="Tahoma" w:hAnsi="Tahoma"/>
            <w:sz w:val="22"/>
          </w:rPr>
          <w:t>ntegralização</w:t>
        </w:r>
      </w:ins>
      <w:r w:rsidRPr="00273008">
        <w:rPr>
          <w:rFonts w:ascii="Tahoma" w:hAnsi="Tahoma"/>
          <w:sz w:val="22"/>
        </w:rPr>
        <w:t xml:space="preserve"> ou a Data de Aniversário imediatamente anterior, conforme o caso,</w:t>
      </w:r>
      <w:r w:rsidRPr="0028568C">
        <w:rPr>
          <w:rFonts w:ascii="Tahoma" w:hAnsi="Tahoma"/>
          <w:sz w:val="22"/>
        </w:rPr>
        <w:t xml:space="preserve"> e a próxima Data de Aniversário sendo “</w:t>
      </w:r>
      <w:proofErr w:type="spellStart"/>
      <w:r w:rsidRPr="0028568C">
        <w:rPr>
          <w:rFonts w:ascii="Tahoma" w:hAnsi="Tahoma"/>
          <w:sz w:val="22"/>
        </w:rPr>
        <w:t>d</w:t>
      </w:r>
      <w:r w:rsidRPr="00273008">
        <w:rPr>
          <w:rFonts w:ascii="Tahoma" w:hAnsi="Tahoma"/>
          <w:sz w:val="22"/>
        </w:rPr>
        <w:t>c</w:t>
      </w:r>
      <w:r w:rsidRPr="0028568C">
        <w:rPr>
          <w:rFonts w:ascii="Tahoma" w:hAnsi="Tahoma"/>
          <w:sz w:val="22"/>
        </w:rPr>
        <w:t>t</w:t>
      </w:r>
      <w:proofErr w:type="spellEnd"/>
      <w:r w:rsidRPr="0028568C">
        <w:rPr>
          <w:rFonts w:ascii="Tahoma" w:hAnsi="Tahoma"/>
          <w:sz w:val="22"/>
        </w:rPr>
        <w:t>” um número inteiro</w:t>
      </w:r>
      <w:r w:rsidRPr="00273008">
        <w:rPr>
          <w:rFonts w:ascii="Tahoma" w:hAnsi="Tahoma"/>
          <w:sz w:val="22"/>
        </w:rPr>
        <w:t>;</w:t>
      </w:r>
    </w:p>
    <w:p w14:paraId="1A703974" w14:textId="77777777" w:rsidR="00E70068" w:rsidRPr="00273008" w:rsidRDefault="00E70068" w:rsidP="00273008">
      <w:pPr>
        <w:spacing w:after="240" w:line="320" w:lineRule="exact"/>
        <w:rPr>
          <w:rFonts w:ascii="Tahoma" w:hAnsi="Tahoma"/>
          <w:sz w:val="22"/>
        </w:rPr>
      </w:pPr>
    </w:p>
    <w:p w14:paraId="5E58DED8" w14:textId="77777777" w:rsidR="00E70068" w:rsidRPr="00273008" w:rsidRDefault="00E70068" w:rsidP="0028568C">
      <w:pPr>
        <w:spacing w:after="240" w:line="320" w:lineRule="exact"/>
        <w:rPr>
          <w:rFonts w:ascii="Tahoma" w:hAnsi="Tahoma"/>
          <w:sz w:val="22"/>
        </w:rPr>
      </w:pPr>
      <w:r w:rsidRPr="0028568C">
        <w:rPr>
          <w:rFonts w:ascii="Tahoma" w:hAnsi="Tahoma"/>
          <w:sz w:val="22"/>
        </w:rPr>
        <w:t>Observações</w:t>
      </w:r>
      <w:r w:rsidRPr="00273008">
        <w:rPr>
          <w:rFonts w:ascii="Tahoma" w:hAnsi="Tahoma"/>
          <w:sz w:val="22"/>
        </w:rPr>
        <w:t>:</w:t>
      </w:r>
    </w:p>
    <w:p w14:paraId="1269FE28" w14:textId="77777777" w:rsidR="00CB268A" w:rsidRPr="00CA3CDC" w:rsidRDefault="00CB268A" w:rsidP="0050450F">
      <w:pPr>
        <w:pStyle w:val="PargrafodaLista"/>
        <w:numPr>
          <w:ilvl w:val="0"/>
          <w:numId w:val="4"/>
        </w:numPr>
        <w:spacing w:after="240" w:line="320" w:lineRule="exact"/>
        <w:ind w:left="1134" w:hanging="1134"/>
        <w:jc w:val="both"/>
        <w:rPr>
          <w:rFonts w:ascii="Tahoma" w:hAnsi="Tahoma" w:cs="Tahoma"/>
          <w:bCs/>
        </w:rPr>
      </w:pPr>
      <w:r w:rsidRPr="00CA3CDC">
        <w:rPr>
          <w:rFonts w:ascii="Tahoma" w:hAnsi="Tahoma" w:cs="Tahoma"/>
          <w:bCs/>
        </w:rPr>
        <w:t>O número-índice do IPCA deverá ser utilizado considerando-se idêntico número de casas decimais daquele divulgado pelo IBGE;</w:t>
      </w:r>
    </w:p>
    <w:p w14:paraId="0747F769" w14:textId="3539B262" w:rsidR="00CB268A" w:rsidRPr="00CA3CDC" w:rsidRDefault="00CB268A" w:rsidP="0050450F">
      <w:pPr>
        <w:pStyle w:val="PargrafodaLista"/>
        <w:numPr>
          <w:ilvl w:val="0"/>
          <w:numId w:val="4"/>
        </w:numPr>
        <w:spacing w:after="240" w:line="320" w:lineRule="exact"/>
        <w:ind w:left="1134" w:hanging="1134"/>
        <w:jc w:val="both"/>
        <w:rPr>
          <w:rFonts w:ascii="Tahoma" w:hAnsi="Tahoma" w:cs="Tahoma"/>
          <w:bCs/>
        </w:rPr>
      </w:pPr>
      <w:r w:rsidRPr="00CA3CDC">
        <w:rPr>
          <w:rFonts w:ascii="Tahoma" w:hAnsi="Tahoma" w:cs="Tahoma"/>
          <w:bCs/>
        </w:rPr>
        <w:t xml:space="preserve">A aplicação do IPCA </w:t>
      </w:r>
      <w:r w:rsidR="00E70068" w:rsidRPr="00E70068">
        <w:rPr>
          <w:rFonts w:ascii="Tahoma" w:hAnsi="Tahoma" w:cs="Tahoma"/>
          <w:bCs/>
        </w:rPr>
        <w:t>se dará em base mensal</w:t>
      </w:r>
      <w:r w:rsidR="00E70068">
        <w:rPr>
          <w:rFonts w:ascii="Tahoma" w:hAnsi="Tahoma" w:cs="Tahoma"/>
          <w:bCs/>
        </w:rPr>
        <w:t>,</w:t>
      </w:r>
      <w:r w:rsidR="00E70068" w:rsidRPr="00E70068">
        <w:rPr>
          <w:rFonts w:ascii="Tahoma" w:hAnsi="Tahoma" w:cs="Tahoma"/>
          <w:bCs/>
        </w:rPr>
        <w:t xml:space="preserve"> sempre nas Datas de Aniversário</w:t>
      </w:r>
      <w:r w:rsidRPr="00CA3CDC">
        <w:rPr>
          <w:rFonts w:ascii="Tahoma" w:hAnsi="Tahoma" w:cs="Tahoma"/>
          <w:bCs/>
        </w:rPr>
        <w:t>;</w:t>
      </w:r>
    </w:p>
    <w:p w14:paraId="6EEB376E" w14:textId="72CB3654" w:rsidR="0044214E" w:rsidRPr="00CA3CDC" w:rsidRDefault="00CB268A" w:rsidP="0050450F">
      <w:pPr>
        <w:pStyle w:val="PargrafodaLista"/>
        <w:numPr>
          <w:ilvl w:val="0"/>
          <w:numId w:val="4"/>
        </w:numPr>
        <w:spacing w:after="240" w:line="320" w:lineRule="exact"/>
        <w:ind w:left="1134" w:hanging="1134"/>
        <w:jc w:val="both"/>
        <w:rPr>
          <w:rFonts w:ascii="Tahoma" w:hAnsi="Tahoma" w:cs="Tahoma"/>
          <w:bCs/>
        </w:rPr>
      </w:pPr>
      <w:r w:rsidRPr="00CA3CDC">
        <w:rPr>
          <w:rFonts w:ascii="Tahoma" w:hAnsi="Tahoma" w:cs="Tahoma"/>
          <w:bCs/>
        </w:rPr>
        <w:t>Para fins de cálculo, considera-se como “</w:t>
      </w:r>
      <w:r w:rsidR="00B251B3" w:rsidRPr="0028568C">
        <w:rPr>
          <w:rFonts w:ascii="Tahoma" w:hAnsi="Tahoma"/>
        </w:rPr>
        <w:t xml:space="preserve">Data </w:t>
      </w:r>
      <w:r w:rsidRPr="0028568C">
        <w:rPr>
          <w:rFonts w:ascii="Tahoma" w:hAnsi="Tahoma"/>
        </w:rPr>
        <w:t xml:space="preserve">de </w:t>
      </w:r>
      <w:r w:rsidR="00B251B3" w:rsidRPr="0028568C">
        <w:rPr>
          <w:rFonts w:ascii="Tahoma" w:hAnsi="Tahoma"/>
        </w:rPr>
        <w:t>Aniversário</w:t>
      </w:r>
      <w:r w:rsidRPr="00CA3CDC">
        <w:rPr>
          <w:rFonts w:ascii="Tahoma" w:hAnsi="Tahoma" w:cs="Tahoma"/>
          <w:bCs/>
        </w:rPr>
        <w:t>”</w:t>
      </w:r>
      <w:r w:rsidR="00B251B3">
        <w:rPr>
          <w:rFonts w:ascii="Tahoma" w:hAnsi="Tahoma" w:cs="Tahoma"/>
          <w:bCs/>
        </w:rPr>
        <w:t xml:space="preserve"> todo dia </w:t>
      </w:r>
      <w:r w:rsidR="009514FB">
        <w:rPr>
          <w:rFonts w:ascii="Tahoma" w:hAnsi="Tahoma" w:cs="Tahoma"/>
        </w:rPr>
        <w:t>17</w:t>
      </w:r>
      <w:r w:rsidR="00B251B3">
        <w:rPr>
          <w:rFonts w:ascii="Tahoma" w:hAnsi="Tahoma" w:cs="Tahoma"/>
          <w:bCs/>
        </w:rPr>
        <w:t xml:space="preserve"> de cada mês</w:t>
      </w:r>
      <w:r w:rsidRPr="00CA3CDC">
        <w:rPr>
          <w:rFonts w:ascii="Tahoma" w:hAnsi="Tahoma" w:cs="Tahoma"/>
          <w:bCs/>
        </w:rPr>
        <w:t>;</w:t>
      </w:r>
    </w:p>
    <w:p w14:paraId="50BA7151" w14:textId="78F03491" w:rsidR="00CB268A" w:rsidRPr="00CA3CDC" w:rsidRDefault="00CB268A" w:rsidP="0050450F">
      <w:pPr>
        <w:pStyle w:val="PargrafodaLista"/>
        <w:numPr>
          <w:ilvl w:val="0"/>
          <w:numId w:val="4"/>
        </w:numPr>
        <w:spacing w:after="240" w:line="320" w:lineRule="exact"/>
        <w:ind w:left="1134" w:hanging="1134"/>
        <w:jc w:val="both"/>
        <w:rPr>
          <w:rFonts w:ascii="Tahoma" w:hAnsi="Tahoma" w:cs="Tahoma"/>
          <w:bCs/>
        </w:rPr>
      </w:pPr>
      <w:r w:rsidRPr="00CA3CDC">
        <w:rPr>
          <w:rFonts w:ascii="Tahoma" w:hAnsi="Tahoma" w:cs="Tahoma"/>
          <w:bCs/>
        </w:rPr>
        <w:t>Considera-se como mês de atualização, o período mensal compreendido entre 2</w:t>
      </w:r>
      <w:r w:rsidR="00E70068">
        <w:rPr>
          <w:rFonts w:ascii="Tahoma" w:hAnsi="Tahoma" w:cs="Tahoma"/>
          <w:bCs/>
        </w:rPr>
        <w:t> </w:t>
      </w:r>
      <w:r w:rsidRPr="00CA3CDC">
        <w:rPr>
          <w:rFonts w:ascii="Tahoma" w:hAnsi="Tahoma" w:cs="Tahoma"/>
          <w:bCs/>
        </w:rPr>
        <w:t>(duas) Datas de Aniversário consecutivas;</w:t>
      </w:r>
    </w:p>
    <w:p w14:paraId="1B9A2218" w14:textId="321D88DA" w:rsidR="0044214E" w:rsidRPr="00CA3CDC" w:rsidRDefault="0044214E" w:rsidP="0028568C">
      <w:pPr>
        <w:pStyle w:val="PargrafodaLista"/>
        <w:numPr>
          <w:ilvl w:val="0"/>
          <w:numId w:val="4"/>
        </w:numPr>
        <w:autoSpaceDE w:val="0"/>
        <w:autoSpaceDN w:val="0"/>
        <w:spacing w:after="240"/>
        <w:ind w:left="1134" w:hanging="1134"/>
        <w:jc w:val="both"/>
        <w:rPr>
          <w:rFonts w:ascii="Tahoma" w:hAnsi="Tahoma" w:cs="Tahoma"/>
        </w:rPr>
      </w:pPr>
      <w:r w:rsidRPr="00CA3CDC">
        <w:rPr>
          <w:rFonts w:ascii="Tahoma" w:hAnsi="Tahoma" w:cs="Tahoma"/>
        </w:rPr>
        <w:t xml:space="preserve">Os fatores resultantes da expressão </w:t>
      </w:r>
      <w:bookmarkStart w:id="43" w:name="_Hlk11352800"/>
      <m:oMath>
        <m:sSup>
          <m:sSupPr>
            <m:ctrlPr>
              <w:rPr>
                <w:rFonts w:ascii="Cambria Math" w:eastAsia="Times New Roman" w:hAnsi="Cambria Math" w:cs="Tahoma"/>
                <w:i/>
              </w:rPr>
            </m:ctrlPr>
          </m:sSupPr>
          <m:e>
            <m:d>
              <m:dPr>
                <m:ctrlPr>
                  <w:rPr>
                    <w:rFonts w:ascii="Cambria Math" w:eastAsia="Times New Roman" w:hAnsi="Cambria Math" w:cs="Tahoma"/>
                    <w:i/>
                  </w:rPr>
                </m:ctrlPr>
              </m:dPr>
              <m:e>
                <m:f>
                  <m:fPr>
                    <m:ctrlPr>
                      <w:rPr>
                        <w:rFonts w:ascii="Cambria Math" w:eastAsia="Times New Roman" w:hAnsi="Cambria Math" w:cs="Tahoma"/>
                        <w:i/>
                      </w:rPr>
                    </m:ctrlPr>
                  </m:fPr>
                  <m:num>
                    <m:sSub>
                      <m:sSubPr>
                        <m:ctrlPr>
                          <w:rPr>
                            <w:rFonts w:ascii="Cambria Math" w:eastAsia="Times New Roman" w:hAnsi="Cambria Math" w:cs="Tahoma"/>
                            <w:i/>
                          </w:rPr>
                        </m:ctrlPr>
                      </m:sSubPr>
                      <m:e>
                        <m:r>
                          <w:rPr>
                            <w:rFonts w:ascii="Cambria Math" w:eastAsia="Times New Roman" w:hAnsi="Cambria Math" w:cs="Tahoma"/>
                          </w:rPr>
                          <m:t>NI</m:t>
                        </m:r>
                      </m:e>
                      <m:sub>
                        <m:r>
                          <w:rPr>
                            <w:rFonts w:ascii="Cambria Math" w:eastAsia="Times New Roman" w:hAnsi="Cambria Math" w:cs="Tahoma"/>
                          </w:rPr>
                          <m:t>k</m:t>
                        </m:r>
                      </m:sub>
                    </m:sSub>
                  </m:num>
                  <m:den>
                    <m:sSub>
                      <m:sSubPr>
                        <m:ctrlPr>
                          <w:rPr>
                            <w:rFonts w:ascii="Cambria Math" w:eastAsia="Times New Roman" w:hAnsi="Cambria Math" w:cs="Tahoma"/>
                            <w:i/>
                          </w:rPr>
                        </m:ctrlPr>
                      </m:sSubPr>
                      <m:e>
                        <m:r>
                          <w:rPr>
                            <w:rFonts w:ascii="Cambria Math" w:eastAsia="Times New Roman" w:hAnsi="Cambria Math" w:cs="Tahoma"/>
                          </w:rPr>
                          <m:t>NI</m:t>
                        </m:r>
                      </m:e>
                      <m:sub>
                        <m:r>
                          <w:rPr>
                            <w:rFonts w:ascii="Cambria Math" w:eastAsia="Times New Roman" w:hAnsi="Cambria Math" w:cs="Tahoma"/>
                          </w:rPr>
                          <m:t>k-1</m:t>
                        </m:r>
                      </m:sub>
                    </m:sSub>
                  </m:den>
                </m:f>
              </m:e>
            </m:d>
          </m:e>
          <m:sup>
            <m:f>
              <m:fPr>
                <m:ctrlPr>
                  <w:rPr>
                    <w:rFonts w:ascii="Cambria Math" w:eastAsia="Times New Roman" w:hAnsi="Cambria Math" w:cs="Tahoma"/>
                    <w:i/>
                  </w:rPr>
                </m:ctrlPr>
              </m:fPr>
              <m:num>
                <m:r>
                  <w:rPr>
                    <w:rFonts w:ascii="Cambria Math" w:eastAsia="Times New Roman" w:hAnsi="Cambria Math" w:cs="Tahoma"/>
                  </w:rPr>
                  <m:t>dcp</m:t>
                </m:r>
              </m:num>
              <m:den>
                <m:r>
                  <w:rPr>
                    <w:rFonts w:ascii="Cambria Math" w:eastAsia="Times New Roman" w:hAnsi="Cambria Math" w:cs="Tahoma"/>
                  </w:rPr>
                  <m:t>dct</m:t>
                </m:r>
              </m:den>
            </m:f>
          </m:sup>
        </m:sSup>
        <m:r>
          <m:rPr>
            <m:sty m:val="p"/>
          </m:rPr>
          <w:rPr>
            <w:rFonts w:ascii="Cambria Math" w:hAnsi="Cambria Math" w:cs="Tahoma"/>
          </w:rPr>
          <m:t xml:space="preserve"> </m:t>
        </m:r>
      </m:oMath>
      <w:r w:rsidRPr="00CA3CDC" w:rsidDel="00EA601A">
        <w:rPr>
          <w:rFonts w:ascii="Tahoma" w:hAnsi="Tahoma" w:cs="Tahoma"/>
        </w:rPr>
        <w:t xml:space="preserve"> </w:t>
      </w:r>
      <w:r w:rsidRPr="00CA3CDC">
        <w:rPr>
          <w:rFonts w:ascii="Tahoma" w:hAnsi="Tahoma" w:cs="Tahoma"/>
        </w:rPr>
        <w:t>são considerados com 8 (oito) casas decimais, sem arredondamento</w:t>
      </w:r>
      <w:r w:rsidR="00030D53" w:rsidRPr="00CA3CDC">
        <w:rPr>
          <w:rFonts w:ascii="Tahoma" w:hAnsi="Tahoma" w:cs="Tahoma"/>
        </w:rPr>
        <w:t>; e</w:t>
      </w:r>
    </w:p>
    <w:p w14:paraId="031ABB41" w14:textId="77777777" w:rsidR="000F680D" w:rsidRPr="00CA3CDC" w:rsidRDefault="00807516" w:rsidP="0028568C">
      <w:pPr>
        <w:pStyle w:val="PargrafodaLista"/>
        <w:numPr>
          <w:ilvl w:val="0"/>
          <w:numId w:val="4"/>
        </w:numPr>
        <w:autoSpaceDE w:val="0"/>
        <w:autoSpaceDN w:val="0"/>
        <w:spacing w:after="240" w:line="320" w:lineRule="exact"/>
        <w:ind w:left="1134" w:hanging="1134"/>
        <w:jc w:val="both"/>
        <w:rPr>
          <w:rFonts w:ascii="Tahoma" w:hAnsi="Tahoma" w:cs="Tahoma"/>
        </w:rPr>
      </w:pPr>
      <w:r w:rsidRPr="00CA3CDC">
        <w:rPr>
          <w:rFonts w:ascii="Tahoma" w:hAnsi="Tahoma" w:cs="Tahoma"/>
          <w:snapToGrid w:val="0"/>
          <w:kern w:val="20"/>
          <w:lang w:eastAsia="en-US"/>
        </w:rPr>
        <w:t xml:space="preserve">O </w:t>
      </w:r>
      <w:proofErr w:type="spellStart"/>
      <w:r w:rsidRPr="00CA3CDC">
        <w:rPr>
          <w:rFonts w:ascii="Tahoma" w:hAnsi="Tahoma" w:cs="Tahoma"/>
          <w:snapToGrid w:val="0"/>
          <w:kern w:val="20"/>
          <w:lang w:eastAsia="en-US"/>
        </w:rPr>
        <w:t>produtório</w:t>
      </w:r>
      <w:proofErr w:type="spellEnd"/>
      <w:r w:rsidRPr="00CA3CDC">
        <w:rPr>
          <w:rFonts w:ascii="Tahoma" w:hAnsi="Tahoma" w:cs="Tahoma"/>
          <w:snapToGrid w:val="0"/>
          <w:kern w:val="20"/>
          <w:lang w:eastAsia="en-US"/>
        </w:rPr>
        <w:t xml:space="preserve"> é executado a partir do fator mais recente, acrescentando-se, em seguida, os mais remotos. Os resultados intermediários são calculados com 16 (dezesseis) casas decimais, sem arredondamento.</w:t>
      </w:r>
    </w:p>
    <w:p w14:paraId="338E597F" w14:textId="3217D582" w:rsidR="00F66FA2" w:rsidRPr="00CA3CDC" w:rsidRDefault="00133C30"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44" w:name="_Ref23501437"/>
      <w:bookmarkEnd w:id="43"/>
      <w:r w:rsidRPr="00CA3CDC">
        <w:rPr>
          <w:rFonts w:ascii="Tahoma" w:hAnsi="Tahoma" w:cs="Tahoma"/>
          <w:bCs/>
        </w:rPr>
        <w:t>Ob</w:t>
      </w:r>
      <w:r w:rsidRPr="00CA3CDC">
        <w:rPr>
          <w:rFonts w:ascii="Tahoma" w:hAnsi="Tahoma" w:cs="Tahoma"/>
        </w:rPr>
        <w:t>servado o disposto n</w:t>
      </w:r>
      <w:r w:rsidR="0030299F" w:rsidRPr="00CA3CDC">
        <w:rPr>
          <w:rFonts w:ascii="Tahoma" w:hAnsi="Tahoma" w:cs="Tahoma"/>
        </w:rPr>
        <w:t>a Cláusula</w:t>
      </w:r>
      <w:r w:rsidR="00807516" w:rsidRPr="00CA3CDC">
        <w:rPr>
          <w:rFonts w:ascii="Tahoma" w:hAnsi="Tahoma" w:cs="Tahoma"/>
        </w:rPr>
        <w:t xml:space="preserve"> </w:t>
      </w:r>
      <w:r w:rsidR="00807516" w:rsidRPr="00CA3CDC">
        <w:rPr>
          <w:rFonts w:ascii="Tahoma" w:hAnsi="Tahoma" w:cs="Tahoma"/>
        </w:rPr>
        <w:fldChar w:fldCharType="begin"/>
      </w:r>
      <w:r w:rsidR="00807516" w:rsidRPr="00CA3CDC">
        <w:rPr>
          <w:rFonts w:ascii="Tahoma" w:hAnsi="Tahoma" w:cs="Tahoma"/>
        </w:rPr>
        <w:instrText xml:space="preserve"> REF _Ref23501085 \r \p \h </w:instrText>
      </w:r>
      <w:r w:rsidR="00E9716C" w:rsidRPr="00CA3CDC">
        <w:rPr>
          <w:rFonts w:ascii="Tahoma" w:hAnsi="Tahoma" w:cs="Tahoma"/>
        </w:rPr>
        <w:instrText xml:space="preserve"> \* MERGEFORMAT </w:instrText>
      </w:r>
      <w:r w:rsidR="00807516" w:rsidRPr="00CA3CDC">
        <w:rPr>
          <w:rFonts w:ascii="Tahoma" w:hAnsi="Tahoma" w:cs="Tahoma"/>
        </w:rPr>
      </w:r>
      <w:r w:rsidR="00807516" w:rsidRPr="00CA3CDC">
        <w:rPr>
          <w:rFonts w:ascii="Tahoma" w:hAnsi="Tahoma" w:cs="Tahoma"/>
        </w:rPr>
        <w:fldChar w:fldCharType="separate"/>
      </w:r>
      <w:r w:rsidR="003963D9">
        <w:rPr>
          <w:rFonts w:ascii="Tahoma" w:hAnsi="Tahoma" w:cs="Tahoma"/>
        </w:rPr>
        <w:t>5.13.5 abaixo</w:t>
      </w:r>
      <w:r w:rsidR="00807516" w:rsidRPr="00CA3CDC">
        <w:rPr>
          <w:rFonts w:ascii="Tahoma" w:hAnsi="Tahoma" w:cs="Tahoma"/>
        </w:rPr>
        <w:fldChar w:fldCharType="end"/>
      </w:r>
      <w:r w:rsidRPr="00CA3CDC">
        <w:rPr>
          <w:rFonts w:ascii="Tahoma" w:hAnsi="Tahoma" w:cs="Tahoma"/>
        </w:rPr>
        <w:t xml:space="preserve">, </w:t>
      </w:r>
      <w:r w:rsidR="00F66FA2" w:rsidRPr="00CA3CDC">
        <w:rPr>
          <w:rFonts w:ascii="Tahoma" w:hAnsi="Tahoma" w:cs="Tahoma"/>
        </w:rPr>
        <w:t xml:space="preserve">se, quando do cálculo de quaisquer obrigações pecuniárias relativas às Debêntures da </w:t>
      </w:r>
      <w:r w:rsidR="005942E2" w:rsidRPr="00CA3CDC">
        <w:rPr>
          <w:rFonts w:ascii="Tahoma" w:hAnsi="Tahoma" w:cs="Tahoma"/>
        </w:rPr>
        <w:t>Série IPCA</w:t>
      </w:r>
      <w:r w:rsidR="005942E2" w:rsidRPr="00CA3CDC" w:rsidDel="005942E2">
        <w:rPr>
          <w:rFonts w:ascii="Tahoma" w:hAnsi="Tahoma" w:cs="Tahoma"/>
        </w:rPr>
        <w:t xml:space="preserve"> </w:t>
      </w:r>
      <w:r w:rsidR="00F66FA2" w:rsidRPr="00CA3CDC">
        <w:rPr>
          <w:rFonts w:ascii="Tahoma" w:hAnsi="Tahoma" w:cs="Tahoma"/>
        </w:rPr>
        <w:t>previstas nesta Escritura de Emissão, o IPCA não estiver disponível, será utilizado, em sua substituição, o último IPCA divulgado oficialmente até a data do cálculo, não sendo devidas quaisquer compensações financeiras, multas ou penalidades entre a Companhia e a Debenturista, quando da divulgação posterior do IPCA.</w:t>
      </w:r>
    </w:p>
    <w:p w14:paraId="770C2F68" w14:textId="40A4851C" w:rsidR="00410A1E" w:rsidRPr="00CA3CDC" w:rsidRDefault="00F66FA2"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Em caso de indisponibilidade do IPCA</w:t>
      </w:r>
      <w:r w:rsidR="00133C30" w:rsidRPr="00CA3CDC">
        <w:rPr>
          <w:rFonts w:ascii="Tahoma" w:hAnsi="Tahoma" w:cs="Tahoma"/>
          <w:spacing w:val="-12"/>
        </w:rPr>
        <w:t xml:space="preserve"> </w:t>
      </w:r>
      <w:r w:rsidR="00133C30" w:rsidRPr="00CA3CDC">
        <w:rPr>
          <w:rFonts w:ascii="Tahoma" w:hAnsi="Tahoma" w:cs="Tahoma"/>
        </w:rPr>
        <w:t>após</w:t>
      </w:r>
      <w:r w:rsidR="00133C30" w:rsidRPr="00CA3CDC">
        <w:rPr>
          <w:rFonts w:ascii="Tahoma" w:hAnsi="Tahoma" w:cs="Tahoma"/>
          <w:spacing w:val="-13"/>
        </w:rPr>
        <w:t xml:space="preserve"> </w:t>
      </w:r>
      <w:r w:rsidR="00133C30" w:rsidRPr="00CA3CDC">
        <w:rPr>
          <w:rFonts w:ascii="Tahoma" w:hAnsi="Tahoma" w:cs="Tahoma"/>
        </w:rPr>
        <w:t>10 (dez) dias da data esperada para sua apuração, ou, ainda, no caso de sua extinção ou impossibilidade legal de aplicação às Debêntures</w:t>
      </w:r>
      <w:r w:rsidR="00133C30" w:rsidRPr="00CA3CDC">
        <w:rPr>
          <w:rFonts w:ascii="Tahoma" w:hAnsi="Tahoma" w:cs="Tahoma"/>
          <w:spacing w:val="-7"/>
        </w:rPr>
        <w:t xml:space="preserve"> </w:t>
      </w:r>
      <w:r w:rsidR="00C30FDB"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00133C30" w:rsidRPr="00CA3CDC">
        <w:rPr>
          <w:rFonts w:ascii="Tahoma" w:hAnsi="Tahoma" w:cs="Tahoma"/>
        </w:rPr>
        <w:t>ou</w:t>
      </w:r>
      <w:r w:rsidR="00133C30" w:rsidRPr="00CA3CDC">
        <w:rPr>
          <w:rFonts w:ascii="Tahoma" w:hAnsi="Tahoma" w:cs="Tahoma"/>
          <w:spacing w:val="-8"/>
        </w:rPr>
        <w:t xml:space="preserve"> </w:t>
      </w:r>
      <w:r w:rsidR="00133C30" w:rsidRPr="00CA3CDC">
        <w:rPr>
          <w:rFonts w:ascii="Tahoma" w:hAnsi="Tahoma" w:cs="Tahoma"/>
        </w:rPr>
        <w:t>por</w:t>
      </w:r>
      <w:r w:rsidR="00133C30" w:rsidRPr="00CA3CDC">
        <w:rPr>
          <w:rFonts w:ascii="Tahoma" w:hAnsi="Tahoma" w:cs="Tahoma"/>
          <w:spacing w:val="-8"/>
        </w:rPr>
        <w:t xml:space="preserve"> </w:t>
      </w:r>
      <w:r w:rsidR="00133C30" w:rsidRPr="00CA3CDC">
        <w:rPr>
          <w:rFonts w:ascii="Tahoma" w:hAnsi="Tahoma" w:cs="Tahoma"/>
        </w:rPr>
        <w:t>determinação</w:t>
      </w:r>
      <w:r w:rsidR="00133C30" w:rsidRPr="00CA3CDC">
        <w:rPr>
          <w:rFonts w:ascii="Tahoma" w:hAnsi="Tahoma" w:cs="Tahoma"/>
          <w:spacing w:val="-9"/>
        </w:rPr>
        <w:t xml:space="preserve"> </w:t>
      </w:r>
      <w:r w:rsidR="00133C30" w:rsidRPr="00CA3CDC">
        <w:rPr>
          <w:rFonts w:ascii="Tahoma" w:hAnsi="Tahoma" w:cs="Tahoma"/>
        </w:rPr>
        <w:t>judicial,</w:t>
      </w:r>
      <w:r w:rsidR="00133C30" w:rsidRPr="00CA3CDC">
        <w:rPr>
          <w:rFonts w:ascii="Tahoma" w:hAnsi="Tahoma" w:cs="Tahoma"/>
          <w:spacing w:val="-8"/>
        </w:rPr>
        <w:t xml:space="preserve"> </w:t>
      </w:r>
      <w:r w:rsidR="00133C30" w:rsidRPr="00CA3CDC">
        <w:rPr>
          <w:rFonts w:ascii="Tahoma" w:hAnsi="Tahoma" w:cs="Tahoma"/>
        </w:rPr>
        <w:t>será</w:t>
      </w:r>
      <w:r w:rsidR="00133C30" w:rsidRPr="00CA3CDC">
        <w:rPr>
          <w:rFonts w:ascii="Tahoma" w:hAnsi="Tahoma" w:cs="Tahoma"/>
          <w:spacing w:val="-8"/>
        </w:rPr>
        <w:t xml:space="preserve"> </w:t>
      </w:r>
      <w:r w:rsidR="00133C30" w:rsidRPr="00CA3CDC">
        <w:rPr>
          <w:rFonts w:ascii="Tahoma" w:hAnsi="Tahoma" w:cs="Tahoma"/>
        </w:rPr>
        <w:t>utilizado,</w:t>
      </w:r>
      <w:r w:rsidR="00133C30" w:rsidRPr="00CA3CDC">
        <w:rPr>
          <w:rFonts w:ascii="Tahoma" w:hAnsi="Tahoma" w:cs="Tahoma"/>
          <w:spacing w:val="-7"/>
        </w:rPr>
        <w:t xml:space="preserve"> </w:t>
      </w:r>
      <w:r w:rsidR="00133C30" w:rsidRPr="00CA3CDC">
        <w:rPr>
          <w:rFonts w:ascii="Tahoma" w:hAnsi="Tahoma" w:cs="Tahoma"/>
        </w:rPr>
        <w:t xml:space="preserve">em sua substituição, </w:t>
      </w:r>
      <w:r w:rsidR="00133C30" w:rsidRPr="00CA3CDC">
        <w:rPr>
          <w:rFonts w:ascii="Tahoma" w:hAnsi="Tahoma" w:cs="Tahoma"/>
        </w:rPr>
        <w:lastRenderedPageBreak/>
        <w:t xml:space="preserve">seu substituto legal. Na falta do substituto legal, </w:t>
      </w:r>
      <w:r w:rsidR="00C41B67" w:rsidRPr="00CA3CDC">
        <w:rPr>
          <w:rFonts w:ascii="Tahoma" w:hAnsi="Tahoma" w:cs="Tahoma"/>
        </w:rPr>
        <w:t>a</w:t>
      </w:r>
      <w:r w:rsidR="00133C30" w:rsidRPr="00CA3CDC">
        <w:rPr>
          <w:rFonts w:ascii="Tahoma" w:hAnsi="Tahoma" w:cs="Tahoma"/>
        </w:rPr>
        <w:t xml:space="preserve"> </w:t>
      </w:r>
      <w:r w:rsidR="00C41B67" w:rsidRPr="00CA3CDC">
        <w:rPr>
          <w:rFonts w:ascii="Tahoma" w:hAnsi="Tahoma" w:cs="Tahoma"/>
        </w:rPr>
        <w:t>Debenturista</w:t>
      </w:r>
      <w:r w:rsidR="00133C30" w:rsidRPr="00CA3CDC">
        <w:rPr>
          <w:rFonts w:ascii="Tahoma" w:hAnsi="Tahoma" w:cs="Tahoma"/>
        </w:rPr>
        <w:t xml:space="preserve"> deverá, no prazo máximo de </w:t>
      </w:r>
      <w:r w:rsidR="00A41179" w:rsidRPr="00CA3CDC">
        <w:rPr>
          <w:rFonts w:ascii="Tahoma" w:hAnsi="Tahoma" w:cs="Tahoma"/>
        </w:rPr>
        <w:t>4</w:t>
      </w:r>
      <w:r w:rsidR="00133C30" w:rsidRPr="00CA3CDC">
        <w:rPr>
          <w:rFonts w:ascii="Tahoma" w:hAnsi="Tahoma" w:cs="Tahoma"/>
        </w:rPr>
        <w:t xml:space="preserve"> (</w:t>
      </w:r>
      <w:r w:rsidR="00A41179" w:rsidRPr="00CA3CDC">
        <w:rPr>
          <w:rFonts w:ascii="Tahoma" w:hAnsi="Tahoma" w:cs="Tahoma"/>
        </w:rPr>
        <w:t>quatro</w:t>
      </w:r>
      <w:r w:rsidR="00133C30" w:rsidRPr="00CA3CDC">
        <w:rPr>
          <w:rFonts w:ascii="Tahoma" w:hAnsi="Tahoma" w:cs="Tahoma"/>
        </w:rPr>
        <w:t xml:space="preserve">) Dias Úteis a contar do respectivo evento ou do fim do prazo de 10 (dez) dias mencionado acima, </w:t>
      </w:r>
      <w:r w:rsidR="00C63A18" w:rsidRPr="00CA3CDC">
        <w:rPr>
          <w:rFonts w:ascii="Tahoma" w:hAnsi="Tahoma" w:cs="Tahoma"/>
        </w:rPr>
        <w:t xml:space="preserve">conforme o caso, </w:t>
      </w:r>
      <w:r w:rsidR="00133C30" w:rsidRPr="00CA3CDC">
        <w:rPr>
          <w:rFonts w:ascii="Tahoma" w:hAnsi="Tahoma" w:cs="Tahoma"/>
        </w:rPr>
        <w:t>convocar assembleia geral dos titulares dos CRI, nos termos</w:t>
      </w:r>
      <w:r w:rsidR="00A41179" w:rsidRPr="00CA3CDC">
        <w:rPr>
          <w:rFonts w:ascii="Tahoma" w:hAnsi="Tahoma" w:cs="Tahoma"/>
        </w:rPr>
        <w:t xml:space="preserve"> previstos n</w:t>
      </w:r>
      <w:r w:rsidR="00133C30" w:rsidRPr="00CA3CDC">
        <w:rPr>
          <w:rFonts w:ascii="Tahoma" w:hAnsi="Tahoma" w:cs="Tahoma"/>
        </w:rPr>
        <w:t>o Termo de Securitização</w:t>
      </w:r>
      <w:r w:rsidR="00B47B41" w:rsidRPr="00CA3CDC">
        <w:rPr>
          <w:rFonts w:ascii="Tahoma" w:hAnsi="Tahoma" w:cs="Tahoma"/>
        </w:rPr>
        <w:t>, para</w:t>
      </w:r>
      <w:r w:rsidR="00A41179" w:rsidRPr="00CA3CDC">
        <w:rPr>
          <w:rFonts w:ascii="Tahoma" w:hAnsi="Tahoma" w:cs="Tahoma"/>
        </w:rPr>
        <w:t xml:space="preserve"> </w:t>
      </w:r>
      <w:r w:rsidR="00B47B41" w:rsidRPr="00CA3CDC">
        <w:rPr>
          <w:rFonts w:ascii="Tahoma" w:hAnsi="Tahoma" w:cs="Tahoma"/>
        </w:rPr>
        <w:t>escolha de novo índice</w:t>
      </w:r>
      <w:r w:rsidR="003E4C22" w:rsidRPr="00CA3CDC">
        <w:rPr>
          <w:rFonts w:ascii="Tahoma" w:hAnsi="Tahoma" w:cs="Tahoma"/>
        </w:rPr>
        <w:t>, em comum acordo com a Emissora</w:t>
      </w:r>
      <w:r w:rsidR="00133C30" w:rsidRPr="00CA3CDC">
        <w:rPr>
          <w:rFonts w:ascii="Tahoma" w:hAnsi="Tahoma" w:cs="Tahoma"/>
        </w:rPr>
        <w:t xml:space="preserve">. </w:t>
      </w:r>
      <w:r w:rsidR="006413F8" w:rsidRPr="00CA3CDC">
        <w:rPr>
          <w:rFonts w:ascii="Tahoma" w:hAnsi="Tahoma" w:cs="Tahoma"/>
        </w:rPr>
        <w:t>A</w:t>
      </w:r>
      <w:r w:rsidR="007053AA" w:rsidRPr="00CA3CDC">
        <w:rPr>
          <w:rFonts w:ascii="Tahoma" w:hAnsi="Tahoma" w:cs="Tahoma"/>
        </w:rPr>
        <w:t xml:space="preserve"> decisão da Debenturista deverá ser tomada única e exclusivamente conforme definido na assembleia geral de titulares dos CRI, convocada para d</w:t>
      </w:r>
      <w:r w:rsidR="006413F8" w:rsidRPr="00CA3CDC">
        <w:rPr>
          <w:rFonts w:ascii="Tahoma" w:hAnsi="Tahoma" w:cs="Tahoma"/>
        </w:rPr>
        <w:t xml:space="preserve">eliberar sobre o novo índice </w:t>
      </w:r>
      <w:r w:rsidR="007053AA" w:rsidRPr="00CA3CDC">
        <w:rPr>
          <w:rFonts w:ascii="Tahoma" w:hAnsi="Tahoma" w:cs="Tahoma"/>
        </w:rPr>
        <w:t>a ser aplicado</w:t>
      </w:r>
      <w:r w:rsidR="006413F8" w:rsidRPr="00CA3CDC">
        <w:rPr>
          <w:rFonts w:ascii="Tahoma" w:hAnsi="Tahoma" w:cs="Tahoma"/>
        </w:rPr>
        <w:t xml:space="preserve">. </w:t>
      </w:r>
      <w:r w:rsidR="00133C30" w:rsidRPr="00CA3CDC">
        <w:rPr>
          <w:rFonts w:ascii="Tahoma" w:hAnsi="Tahoma" w:cs="Tahoma"/>
        </w:rPr>
        <w:t xml:space="preserve">Caso </w:t>
      </w:r>
      <w:r w:rsidR="00236FD2" w:rsidRPr="00CA3CDC">
        <w:rPr>
          <w:rFonts w:ascii="Tahoma" w:hAnsi="Tahoma" w:cs="Tahoma"/>
          <w:b/>
        </w:rPr>
        <w:t>(i)</w:t>
      </w:r>
      <w:r w:rsidR="00236FD2" w:rsidRPr="00CA3CDC">
        <w:rPr>
          <w:rFonts w:ascii="Tahoma" w:hAnsi="Tahoma" w:cs="Tahoma"/>
        </w:rPr>
        <w:t xml:space="preserve"> </w:t>
      </w:r>
      <w:r w:rsidR="00133C30" w:rsidRPr="00CA3CDC">
        <w:rPr>
          <w:rFonts w:ascii="Tahoma" w:hAnsi="Tahoma" w:cs="Tahoma"/>
        </w:rPr>
        <w:t xml:space="preserve">não haja acordo entre os titulares dos CRI </w:t>
      </w:r>
      <w:r w:rsidR="006413F8" w:rsidRPr="00CA3CDC">
        <w:rPr>
          <w:rFonts w:ascii="Tahoma" w:hAnsi="Tahoma" w:cs="Tahoma"/>
        </w:rPr>
        <w:t>entre os Titulares de CRI</w:t>
      </w:r>
      <w:r w:rsidR="00940BA7" w:rsidRPr="00CA3CDC">
        <w:rPr>
          <w:rFonts w:ascii="Tahoma" w:hAnsi="Tahoma" w:cs="Tahoma"/>
        </w:rPr>
        <w:t xml:space="preserve"> </w:t>
      </w:r>
      <w:r w:rsidR="003E4C22" w:rsidRPr="00CA3CDC">
        <w:rPr>
          <w:rFonts w:ascii="Tahoma" w:hAnsi="Tahoma" w:cs="Tahoma"/>
        </w:rPr>
        <w:t>e</w:t>
      </w:r>
      <w:r w:rsidR="00133C30" w:rsidRPr="00CA3CDC">
        <w:rPr>
          <w:rFonts w:ascii="Tahoma" w:hAnsi="Tahoma" w:cs="Tahoma"/>
        </w:rPr>
        <w:t xml:space="preserve"> a Emissora </w:t>
      </w:r>
      <w:r w:rsidR="00310E0E" w:rsidRPr="00CA3CDC">
        <w:rPr>
          <w:rFonts w:ascii="Tahoma" w:hAnsi="Tahoma" w:cs="Tahoma"/>
        </w:rPr>
        <w:t>em relação ao novo índice a ser utilizado</w:t>
      </w:r>
      <w:r w:rsidR="006413F8" w:rsidRPr="00CA3CDC">
        <w:rPr>
          <w:rFonts w:ascii="Tahoma" w:hAnsi="Tahoma" w:cs="Tahoma"/>
        </w:rPr>
        <w:t>, observado o quórum previsto no Termo de Securitização</w:t>
      </w:r>
      <w:r w:rsidR="00B47B41" w:rsidRPr="00CA3CDC">
        <w:rPr>
          <w:rFonts w:ascii="Tahoma" w:hAnsi="Tahoma" w:cs="Tahoma"/>
        </w:rPr>
        <w:t xml:space="preserve">; ou </w:t>
      </w:r>
      <w:r w:rsidR="00B47B41" w:rsidRPr="00CA3CDC">
        <w:rPr>
          <w:rFonts w:ascii="Tahoma" w:hAnsi="Tahoma" w:cs="Tahoma"/>
          <w:b/>
        </w:rPr>
        <w:t>(</w:t>
      </w:r>
      <w:proofErr w:type="spellStart"/>
      <w:r w:rsidR="00B47B41" w:rsidRPr="00CA3CDC">
        <w:rPr>
          <w:rFonts w:ascii="Tahoma" w:hAnsi="Tahoma" w:cs="Tahoma"/>
          <w:b/>
        </w:rPr>
        <w:t>ii</w:t>
      </w:r>
      <w:proofErr w:type="spellEnd"/>
      <w:r w:rsidR="00B47B41" w:rsidRPr="00CA3CDC">
        <w:rPr>
          <w:rFonts w:ascii="Tahoma" w:hAnsi="Tahoma" w:cs="Tahoma"/>
          <w:b/>
        </w:rPr>
        <w:t>)</w:t>
      </w:r>
      <w:r w:rsidR="00B47B41" w:rsidRPr="00CA3CDC">
        <w:rPr>
          <w:rFonts w:ascii="Tahoma" w:hAnsi="Tahoma" w:cs="Tahoma"/>
        </w:rPr>
        <w:t xml:space="preserve"> não haja quórum suficiente para a instalação e/ou deliberação em primeira </w:t>
      </w:r>
      <w:r w:rsidR="006413F8" w:rsidRPr="00CA3CDC">
        <w:rPr>
          <w:rFonts w:ascii="Tahoma" w:hAnsi="Tahoma" w:cs="Tahoma"/>
        </w:rPr>
        <w:t xml:space="preserve">e </w:t>
      </w:r>
      <w:r w:rsidR="00B47B41" w:rsidRPr="00CA3CDC">
        <w:rPr>
          <w:rFonts w:ascii="Tahoma" w:hAnsi="Tahoma" w:cs="Tahoma"/>
        </w:rPr>
        <w:t>segunda convocações da assembleia geral de titulares dos CRI</w:t>
      </w:r>
      <w:r w:rsidR="00133C30" w:rsidRPr="00CA3CDC">
        <w:rPr>
          <w:rFonts w:ascii="Tahoma" w:hAnsi="Tahoma" w:cs="Tahoma"/>
        </w:rPr>
        <w:t xml:space="preserve">, a Emissora deverá resgatar a totalidade das Debêntures </w:t>
      </w:r>
      <w:r w:rsidR="00C30FDB"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00133C30" w:rsidRPr="00CA3CDC">
        <w:rPr>
          <w:rFonts w:ascii="Tahoma" w:hAnsi="Tahoma" w:cs="Tahoma"/>
        </w:rPr>
        <w:t>no prazo de 30 (trinta) dias contados da data da realização da respectiva</w:t>
      </w:r>
      <w:r w:rsidR="00133C30" w:rsidRPr="00CA3CDC">
        <w:rPr>
          <w:rFonts w:ascii="Tahoma" w:hAnsi="Tahoma" w:cs="Tahoma"/>
          <w:spacing w:val="40"/>
        </w:rPr>
        <w:t xml:space="preserve"> </w:t>
      </w:r>
      <w:r w:rsidR="00133C30" w:rsidRPr="00CA3CDC">
        <w:rPr>
          <w:rFonts w:ascii="Tahoma" w:hAnsi="Tahoma" w:cs="Tahoma"/>
        </w:rPr>
        <w:t>assembleia geral de titulares dos CRI,</w:t>
      </w:r>
      <w:r w:rsidR="00A37E4B" w:rsidRPr="00CA3CDC">
        <w:rPr>
          <w:rFonts w:ascii="Tahoma" w:hAnsi="Tahoma" w:cs="Tahoma"/>
        </w:rPr>
        <w:t xml:space="preserve"> ou contados da data em que referida assembleia geral de titulares dos CRI deveria te</w:t>
      </w:r>
      <w:r w:rsidR="00310E0E" w:rsidRPr="00CA3CDC">
        <w:rPr>
          <w:rFonts w:ascii="Tahoma" w:hAnsi="Tahoma" w:cs="Tahoma"/>
        </w:rPr>
        <w:t>r</w:t>
      </w:r>
      <w:r w:rsidR="00A37E4B" w:rsidRPr="00CA3CDC">
        <w:rPr>
          <w:rFonts w:ascii="Tahoma" w:hAnsi="Tahoma" w:cs="Tahoma"/>
        </w:rPr>
        <w:t xml:space="preserve"> ocorrido,</w:t>
      </w:r>
      <w:r w:rsidR="00133C30" w:rsidRPr="00CA3CDC">
        <w:rPr>
          <w:rFonts w:ascii="Tahoma" w:hAnsi="Tahoma" w:cs="Tahoma"/>
          <w:spacing w:val="40"/>
        </w:rPr>
        <w:t xml:space="preserve"> </w:t>
      </w:r>
      <w:r w:rsidR="00133C30" w:rsidRPr="00CA3CDC">
        <w:rPr>
          <w:rFonts w:ascii="Tahoma" w:hAnsi="Tahoma" w:cs="Tahoma"/>
        </w:rPr>
        <w:t>pelo</w:t>
      </w:r>
      <w:r w:rsidR="00133C30" w:rsidRPr="00CA3CDC">
        <w:rPr>
          <w:rFonts w:ascii="Tahoma" w:hAnsi="Tahoma" w:cs="Tahoma"/>
          <w:spacing w:val="40"/>
        </w:rPr>
        <w:t xml:space="preserve"> </w:t>
      </w:r>
      <w:r w:rsidR="00133C30" w:rsidRPr="00CA3CDC">
        <w:rPr>
          <w:rFonts w:ascii="Tahoma" w:hAnsi="Tahoma" w:cs="Tahoma"/>
        </w:rPr>
        <w:t>respectivo</w:t>
      </w:r>
      <w:r w:rsidR="00133C30" w:rsidRPr="00CA3CDC">
        <w:rPr>
          <w:rFonts w:ascii="Tahoma" w:hAnsi="Tahoma" w:cs="Tahoma"/>
          <w:spacing w:val="41"/>
        </w:rPr>
        <w:t xml:space="preserve"> </w:t>
      </w:r>
      <w:r w:rsidR="00133C30" w:rsidRPr="00CA3CDC">
        <w:rPr>
          <w:rFonts w:ascii="Tahoma" w:hAnsi="Tahoma" w:cs="Tahoma"/>
        </w:rPr>
        <w:t>Valor</w:t>
      </w:r>
      <w:r w:rsidR="00133C30" w:rsidRPr="00CA3CDC">
        <w:rPr>
          <w:rFonts w:ascii="Tahoma" w:hAnsi="Tahoma" w:cs="Tahoma"/>
          <w:spacing w:val="40"/>
        </w:rPr>
        <w:t xml:space="preserve"> </w:t>
      </w:r>
      <w:r w:rsidR="00133C30" w:rsidRPr="00CA3CDC">
        <w:rPr>
          <w:rFonts w:ascii="Tahoma" w:hAnsi="Tahoma" w:cs="Tahoma"/>
        </w:rPr>
        <w:t>Nominal Unitário</w:t>
      </w:r>
      <w:r w:rsidR="00133C30" w:rsidRPr="00CA3CDC">
        <w:rPr>
          <w:rFonts w:ascii="Tahoma" w:hAnsi="Tahoma" w:cs="Tahoma"/>
          <w:spacing w:val="40"/>
        </w:rPr>
        <w:t xml:space="preserve"> </w:t>
      </w:r>
      <w:r w:rsidR="00133C30" w:rsidRPr="00CA3CDC">
        <w:rPr>
          <w:rFonts w:ascii="Tahoma" w:hAnsi="Tahoma" w:cs="Tahoma"/>
        </w:rPr>
        <w:t>Atualizado,</w:t>
      </w:r>
      <w:r w:rsidR="00133C30" w:rsidRPr="00CA3CDC">
        <w:rPr>
          <w:rFonts w:ascii="Tahoma" w:hAnsi="Tahoma" w:cs="Tahoma"/>
          <w:spacing w:val="41"/>
        </w:rPr>
        <w:t xml:space="preserve"> </w:t>
      </w:r>
      <w:r w:rsidR="00133C30" w:rsidRPr="00CA3CDC">
        <w:rPr>
          <w:rFonts w:ascii="Tahoma" w:hAnsi="Tahoma" w:cs="Tahoma"/>
        </w:rPr>
        <w:t xml:space="preserve">acrescido da respectiva Remuneração, calculada </w:t>
      </w:r>
      <w:r w:rsidR="00133C30" w:rsidRPr="00CA3CDC">
        <w:rPr>
          <w:rFonts w:ascii="Tahoma" w:hAnsi="Tahoma" w:cs="Tahoma"/>
          <w:i/>
        </w:rPr>
        <w:t>pro rata temporis</w:t>
      </w:r>
      <w:r w:rsidR="00133C30" w:rsidRPr="00CA3CDC">
        <w:rPr>
          <w:rFonts w:ascii="Tahoma" w:hAnsi="Tahoma" w:cs="Tahoma"/>
        </w:rPr>
        <w:t xml:space="preserve"> desde a </w:t>
      </w:r>
      <w:r w:rsidR="00423720" w:rsidRPr="00CA3CDC">
        <w:rPr>
          <w:rFonts w:ascii="Tahoma" w:hAnsi="Tahoma" w:cs="Tahoma"/>
        </w:rPr>
        <w:t xml:space="preserve">primeira </w:t>
      </w:r>
      <w:r w:rsidR="00133C30" w:rsidRPr="00CA3CDC">
        <w:rPr>
          <w:rFonts w:ascii="Tahoma" w:hAnsi="Tahoma" w:cs="Tahoma"/>
        </w:rPr>
        <w:t xml:space="preserve">Data de </w:t>
      </w:r>
      <w:r w:rsidR="000B4D53" w:rsidRPr="00CA3CDC">
        <w:rPr>
          <w:rFonts w:ascii="Tahoma" w:hAnsi="Tahoma" w:cs="Tahoma"/>
        </w:rPr>
        <w:t>Integralização</w:t>
      </w:r>
      <w:r w:rsidR="00133C30" w:rsidRPr="00CA3CDC">
        <w:rPr>
          <w:rFonts w:ascii="Tahoma" w:hAnsi="Tahoma" w:cs="Tahoma"/>
        </w:rPr>
        <w:t xml:space="preserve"> ou da última </w:t>
      </w:r>
      <w:r w:rsidR="00133C30" w:rsidRPr="00CA3CDC">
        <w:rPr>
          <w:rFonts w:ascii="Tahoma" w:eastAsia="TT108t00" w:hAnsi="Tahoma" w:cs="Tahoma"/>
        </w:rPr>
        <w:t xml:space="preserve">Data de </w:t>
      </w:r>
      <w:r w:rsidR="00BB7FF4" w:rsidRPr="00CA3CDC">
        <w:rPr>
          <w:rFonts w:ascii="Tahoma" w:eastAsia="TT108t00" w:hAnsi="Tahoma" w:cs="Tahoma"/>
        </w:rPr>
        <w:t>Pagamento de Remuneração imediatamente anterior</w:t>
      </w:r>
      <w:r w:rsidR="00A41179" w:rsidRPr="00CA3CDC">
        <w:rPr>
          <w:rFonts w:ascii="Tahoma" w:hAnsi="Tahoma" w:cs="Tahoma"/>
        </w:rPr>
        <w:t>,</w:t>
      </w:r>
      <w:r w:rsidR="00133C30" w:rsidRPr="00CA3CDC">
        <w:rPr>
          <w:rFonts w:ascii="Tahoma" w:hAnsi="Tahoma" w:cs="Tahoma"/>
        </w:rPr>
        <w:t xml:space="preserve"> conforme o caso, até a data do efetivo resgate. Nesta alternativa, com a finalidade</w:t>
      </w:r>
      <w:r w:rsidR="00133C30" w:rsidRPr="00CA3CDC">
        <w:rPr>
          <w:rFonts w:ascii="Tahoma" w:hAnsi="Tahoma" w:cs="Tahoma"/>
          <w:spacing w:val="-14"/>
        </w:rPr>
        <w:t xml:space="preserve"> </w:t>
      </w:r>
      <w:r w:rsidR="00133C30" w:rsidRPr="00CA3CDC">
        <w:rPr>
          <w:rFonts w:ascii="Tahoma" w:hAnsi="Tahoma" w:cs="Tahoma"/>
        </w:rPr>
        <w:t>de</w:t>
      </w:r>
      <w:r w:rsidR="00133C30" w:rsidRPr="00CA3CDC">
        <w:rPr>
          <w:rFonts w:ascii="Tahoma" w:hAnsi="Tahoma" w:cs="Tahoma"/>
          <w:spacing w:val="-13"/>
        </w:rPr>
        <w:t xml:space="preserve"> </w:t>
      </w:r>
      <w:r w:rsidR="00133C30" w:rsidRPr="00CA3CDC">
        <w:rPr>
          <w:rFonts w:ascii="Tahoma" w:hAnsi="Tahoma" w:cs="Tahoma"/>
        </w:rPr>
        <w:t>apurar-se</w:t>
      </w:r>
      <w:r w:rsidR="00133C30" w:rsidRPr="00CA3CDC">
        <w:rPr>
          <w:rFonts w:ascii="Tahoma" w:hAnsi="Tahoma" w:cs="Tahoma"/>
          <w:spacing w:val="-14"/>
        </w:rPr>
        <w:t xml:space="preserve"> </w:t>
      </w:r>
      <w:r w:rsidR="00133C30" w:rsidRPr="00CA3CDC">
        <w:rPr>
          <w:rFonts w:ascii="Tahoma" w:hAnsi="Tahoma" w:cs="Tahoma"/>
        </w:rPr>
        <w:t>a</w:t>
      </w:r>
      <w:r w:rsidR="00133C30" w:rsidRPr="00CA3CDC">
        <w:rPr>
          <w:rFonts w:ascii="Tahoma" w:hAnsi="Tahoma" w:cs="Tahoma"/>
          <w:spacing w:val="-14"/>
        </w:rPr>
        <w:t xml:space="preserve"> </w:t>
      </w:r>
      <w:r w:rsidR="00133C30" w:rsidRPr="00CA3CDC">
        <w:rPr>
          <w:rFonts w:ascii="Tahoma" w:hAnsi="Tahoma" w:cs="Tahoma"/>
        </w:rPr>
        <w:t>Atualização</w:t>
      </w:r>
      <w:r w:rsidR="00133C30" w:rsidRPr="00CA3CDC">
        <w:rPr>
          <w:rFonts w:ascii="Tahoma" w:hAnsi="Tahoma" w:cs="Tahoma"/>
          <w:spacing w:val="-14"/>
        </w:rPr>
        <w:t xml:space="preserve"> </w:t>
      </w:r>
      <w:r w:rsidR="00133C30" w:rsidRPr="00CA3CDC">
        <w:rPr>
          <w:rFonts w:ascii="Tahoma" w:hAnsi="Tahoma" w:cs="Tahoma"/>
        </w:rPr>
        <w:t>Monetária</w:t>
      </w:r>
      <w:r w:rsidR="00133C30" w:rsidRPr="00CA3CDC">
        <w:rPr>
          <w:rFonts w:ascii="Tahoma" w:hAnsi="Tahoma" w:cs="Tahoma"/>
          <w:spacing w:val="-14"/>
        </w:rPr>
        <w:t xml:space="preserve"> </w:t>
      </w:r>
      <w:r w:rsidR="00133C30" w:rsidRPr="00CA3CDC">
        <w:rPr>
          <w:rFonts w:ascii="Tahoma" w:hAnsi="Tahoma" w:cs="Tahoma"/>
        </w:rPr>
        <w:t>com</w:t>
      </w:r>
      <w:r w:rsidR="00133C30" w:rsidRPr="00CA3CDC">
        <w:rPr>
          <w:rFonts w:ascii="Tahoma" w:hAnsi="Tahoma" w:cs="Tahoma"/>
          <w:spacing w:val="-14"/>
        </w:rPr>
        <w:t xml:space="preserve"> </w:t>
      </w:r>
      <w:r w:rsidR="00133C30" w:rsidRPr="00CA3CDC">
        <w:rPr>
          <w:rFonts w:ascii="Tahoma" w:hAnsi="Tahoma" w:cs="Tahoma"/>
        </w:rPr>
        <w:t>relação</w:t>
      </w:r>
      <w:r w:rsidR="00133C30" w:rsidRPr="00CA3CDC">
        <w:rPr>
          <w:rFonts w:ascii="Tahoma" w:hAnsi="Tahoma" w:cs="Tahoma"/>
          <w:spacing w:val="-14"/>
        </w:rPr>
        <w:t xml:space="preserve"> </w:t>
      </w:r>
      <w:r w:rsidR="00133C30" w:rsidRPr="00CA3CDC">
        <w:rPr>
          <w:rFonts w:ascii="Tahoma" w:hAnsi="Tahoma" w:cs="Tahoma"/>
        </w:rPr>
        <w:t>às</w:t>
      </w:r>
      <w:r w:rsidR="00133C30" w:rsidRPr="00CA3CDC">
        <w:rPr>
          <w:rFonts w:ascii="Tahoma" w:hAnsi="Tahoma" w:cs="Tahoma"/>
          <w:spacing w:val="-13"/>
        </w:rPr>
        <w:t xml:space="preserve"> </w:t>
      </w:r>
      <w:r w:rsidR="00133C30" w:rsidRPr="00CA3CDC">
        <w:rPr>
          <w:rFonts w:ascii="Tahoma" w:hAnsi="Tahoma" w:cs="Tahoma"/>
        </w:rPr>
        <w:t xml:space="preserve">Debêntures </w:t>
      </w:r>
      <w:r w:rsidR="00C30FDB"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00133C30" w:rsidRPr="00CA3CDC">
        <w:rPr>
          <w:rFonts w:ascii="Tahoma" w:hAnsi="Tahoma" w:cs="Tahoma"/>
        </w:rPr>
        <w:t>a serem resgatadas, será utilizada a última</w:t>
      </w:r>
      <w:r w:rsidR="00133C30" w:rsidRPr="00CA3CDC">
        <w:rPr>
          <w:rFonts w:ascii="Tahoma" w:hAnsi="Tahoma" w:cs="Tahoma"/>
          <w:spacing w:val="-8"/>
        </w:rPr>
        <w:t xml:space="preserve"> </w:t>
      </w:r>
      <w:r w:rsidR="00133C30" w:rsidRPr="00CA3CDC">
        <w:rPr>
          <w:rFonts w:ascii="Tahoma" w:hAnsi="Tahoma" w:cs="Tahoma"/>
        </w:rPr>
        <w:t>variação</w:t>
      </w:r>
      <w:r w:rsidR="00133C30" w:rsidRPr="00CA3CDC">
        <w:rPr>
          <w:rFonts w:ascii="Tahoma" w:hAnsi="Tahoma" w:cs="Tahoma"/>
          <w:spacing w:val="-8"/>
        </w:rPr>
        <w:t xml:space="preserve"> </w:t>
      </w:r>
      <w:r w:rsidR="00133C30" w:rsidRPr="00CA3CDC">
        <w:rPr>
          <w:rFonts w:ascii="Tahoma" w:hAnsi="Tahoma" w:cs="Tahoma"/>
        </w:rPr>
        <w:t>disponível</w:t>
      </w:r>
      <w:r w:rsidR="00133C30" w:rsidRPr="00CA3CDC">
        <w:rPr>
          <w:rFonts w:ascii="Tahoma" w:hAnsi="Tahoma" w:cs="Tahoma"/>
          <w:spacing w:val="-9"/>
        </w:rPr>
        <w:t xml:space="preserve"> </w:t>
      </w:r>
      <w:r w:rsidR="00133C30" w:rsidRPr="00CA3CDC">
        <w:rPr>
          <w:rFonts w:ascii="Tahoma" w:hAnsi="Tahoma" w:cs="Tahoma"/>
        </w:rPr>
        <w:t>do</w:t>
      </w:r>
      <w:r w:rsidR="00133C30" w:rsidRPr="00CA3CDC">
        <w:rPr>
          <w:rFonts w:ascii="Tahoma" w:hAnsi="Tahoma" w:cs="Tahoma"/>
          <w:spacing w:val="-9"/>
        </w:rPr>
        <w:t xml:space="preserve"> </w:t>
      </w:r>
      <w:r w:rsidR="00133C30" w:rsidRPr="00CA3CDC">
        <w:rPr>
          <w:rFonts w:ascii="Tahoma" w:hAnsi="Tahoma" w:cs="Tahoma"/>
        </w:rPr>
        <w:t>IPCA</w:t>
      </w:r>
      <w:r w:rsidR="00133C30" w:rsidRPr="00CA3CDC">
        <w:rPr>
          <w:rFonts w:ascii="Tahoma" w:hAnsi="Tahoma" w:cs="Tahoma"/>
          <w:spacing w:val="-9"/>
        </w:rPr>
        <w:t xml:space="preserve"> </w:t>
      </w:r>
      <w:r w:rsidR="00133C30" w:rsidRPr="00CA3CDC">
        <w:rPr>
          <w:rFonts w:ascii="Tahoma" w:hAnsi="Tahoma" w:cs="Tahoma"/>
        </w:rPr>
        <w:t>divulgada</w:t>
      </w:r>
      <w:r w:rsidR="00133C30" w:rsidRPr="00CA3CDC">
        <w:rPr>
          <w:rFonts w:ascii="Tahoma" w:hAnsi="Tahoma" w:cs="Tahoma"/>
          <w:spacing w:val="-8"/>
        </w:rPr>
        <w:t xml:space="preserve"> </w:t>
      </w:r>
      <w:r w:rsidR="00133C30" w:rsidRPr="00CA3CDC">
        <w:rPr>
          <w:rFonts w:ascii="Tahoma" w:hAnsi="Tahoma" w:cs="Tahoma"/>
        </w:rPr>
        <w:t>oficialmente.</w:t>
      </w:r>
      <w:bookmarkEnd w:id="44"/>
      <w:r w:rsidR="00E47977" w:rsidRPr="00CA3CDC">
        <w:rPr>
          <w:rFonts w:ascii="Tahoma" w:hAnsi="Tahoma" w:cs="Tahoma"/>
        </w:rPr>
        <w:t xml:space="preserve"> </w:t>
      </w:r>
    </w:p>
    <w:p w14:paraId="2983AA8F" w14:textId="1D3001D4" w:rsidR="00CB268A" w:rsidRPr="00CA3CDC" w:rsidRDefault="00410A1E"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Considera-se como mês de atualização o período mensal compreendido entre duas Datas de Aniversário consecutivas. </w:t>
      </w:r>
    </w:p>
    <w:p w14:paraId="3B32FA81" w14:textId="55C2F363" w:rsidR="00CB268A" w:rsidRPr="00CA3CDC" w:rsidRDefault="002B04F9"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45" w:name="_Ref23501085"/>
      <w:r w:rsidRPr="00CA3CDC">
        <w:rPr>
          <w:rFonts w:ascii="Tahoma" w:hAnsi="Tahoma" w:cs="Tahoma"/>
        </w:rPr>
        <w:t>Não obstante o disposto n</w:t>
      </w:r>
      <w:r w:rsidR="0030299F" w:rsidRPr="00CA3CDC">
        <w:rPr>
          <w:rFonts w:ascii="Tahoma" w:hAnsi="Tahoma" w:cs="Tahoma"/>
        </w:rPr>
        <w:t>a Cláusula</w:t>
      </w:r>
      <w:r w:rsidR="00BB7FF4" w:rsidRPr="00CA3CDC">
        <w:rPr>
          <w:rFonts w:ascii="Tahoma" w:hAnsi="Tahoma" w:cs="Tahoma"/>
        </w:rPr>
        <w:t xml:space="preserve"> </w:t>
      </w:r>
      <w:r w:rsidR="00BB7FF4" w:rsidRPr="00CA3CDC">
        <w:rPr>
          <w:rFonts w:ascii="Tahoma" w:hAnsi="Tahoma" w:cs="Tahoma"/>
        </w:rPr>
        <w:fldChar w:fldCharType="begin"/>
      </w:r>
      <w:r w:rsidR="00BB7FF4" w:rsidRPr="00CA3CDC">
        <w:rPr>
          <w:rFonts w:ascii="Tahoma" w:hAnsi="Tahoma" w:cs="Tahoma"/>
        </w:rPr>
        <w:instrText xml:space="preserve"> REF _Ref23501437 \r \p \h </w:instrText>
      </w:r>
      <w:r w:rsidR="00E9716C" w:rsidRPr="00CA3CDC">
        <w:rPr>
          <w:rFonts w:ascii="Tahoma" w:hAnsi="Tahoma" w:cs="Tahoma"/>
        </w:rPr>
        <w:instrText xml:space="preserve"> \* MERGEFORMAT </w:instrText>
      </w:r>
      <w:r w:rsidR="00BB7FF4" w:rsidRPr="00CA3CDC">
        <w:rPr>
          <w:rFonts w:ascii="Tahoma" w:hAnsi="Tahoma" w:cs="Tahoma"/>
        </w:rPr>
      </w:r>
      <w:r w:rsidR="00BB7FF4" w:rsidRPr="00CA3CDC">
        <w:rPr>
          <w:rFonts w:ascii="Tahoma" w:hAnsi="Tahoma" w:cs="Tahoma"/>
        </w:rPr>
        <w:fldChar w:fldCharType="separate"/>
      </w:r>
      <w:r w:rsidR="003963D9">
        <w:rPr>
          <w:rFonts w:ascii="Tahoma" w:hAnsi="Tahoma" w:cs="Tahoma"/>
        </w:rPr>
        <w:t>5.13.2 acima</w:t>
      </w:r>
      <w:r w:rsidR="00BB7FF4" w:rsidRPr="00CA3CDC">
        <w:rPr>
          <w:rFonts w:ascii="Tahoma" w:hAnsi="Tahoma" w:cs="Tahoma"/>
        </w:rPr>
        <w:fldChar w:fldCharType="end"/>
      </w:r>
      <w:r w:rsidRPr="00CA3CDC">
        <w:rPr>
          <w:rFonts w:ascii="Tahoma" w:hAnsi="Tahoma" w:cs="Tahoma"/>
        </w:rPr>
        <w:t xml:space="preserve">, caso o IPCA venha a ser divulgado ou volte a ser aplicável às Debêntures </w:t>
      </w:r>
      <w:r w:rsidR="00C30FDB"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Pr="00CA3CDC">
        <w:rPr>
          <w:rFonts w:ascii="Tahoma" w:hAnsi="Tahoma" w:cs="Tahoma"/>
        </w:rPr>
        <w:t>antes da realização</w:t>
      </w:r>
      <w:r w:rsidRPr="00CA3CDC">
        <w:rPr>
          <w:rFonts w:ascii="Tahoma" w:hAnsi="Tahoma" w:cs="Tahoma"/>
          <w:spacing w:val="-12"/>
        </w:rPr>
        <w:t xml:space="preserve"> </w:t>
      </w:r>
      <w:r w:rsidRPr="00CA3CDC">
        <w:rPr>
          <w:rFonts w:ascii="Tahoma" w:hAnsi="Tahoma" w:cs="Tahoma"/>
        </w:rPr>
        <w:t>da</w:t>
      </w:r>
      <w:r w:rsidRPr="00CA3CDC">
        <w:rPr>
          <w:rFonts w:ascii="Tahoma" w:hAnsi="Tahoma" w:cs="Tahoma"/>
          <w:spacing w:val="-12"/>
        </w:rPr>
        <w:t xml:space="preserve"> </w:t>
      </w:r>
      <w:r w:rsidRPr="00CA3CDC">
        <w:rPr>
          <w:rFonts w:ascii="Tahoma" w:hAnsi="Tahoma" w:cs="Tahoma"/>
        </w:rPr>
        <w:t>assembleia geral dos titulares dos CRI,</w:t>
      </w:r>
      <w:r w:rsidRPr="00CA3CDC">
        <w:rPr>
          <w:rFonts w:ascii="Tahoma" w:hAnsi="Tahoma" w:cs="Tahoma"/>
          <w:spacing w:val="-12"/>
        </w:rPr>
        <w:t xml:space="preserve"> </w:t>
      </w:r>
      <w:r w:rsidRPr="00CA3CDC">
        <w:rPr>
          <w:rFonts w:ascii="Tahoma" w:hAnsi="Tahoma" w:cs="Tahoma"/>
        </w:rPr>
        <w:t>a</w:t>
      </w:r>
      <w:r w:rsidRPr="00CA3CDC">
        <w:rPr>
          <w:rFonts w:ascii="Tahoma" w:hAnsi="Tahoma" w:cs="Tahoma"/>
          <w:spacing w:val="-12"/>
        </w:rPr>
        <w:t xml:space="preserve"> </w:t>
      </w:r>
      <w:r w:rsidRPr="00CA3CDC">
        <w:rPr>
          <w:rFonts w:ascii="Tahoma" w:hAnsi="Tahoma" w:cs="Tahoma"/>
        </w:rPr>
        <w:t>referida</w:t>
      </w:r>
      <w:r w:rsidRPr="00CA3CDC">
        <w:rPr>
          <w:rFonts w:ascii="Tahoma" w:hAnsi="Tahoma" w:cs="Tahoma"/>
          <w:spacing w:val="-12"/>
        </w:rPr>
        <w:t xml:space="preserve"> </w:t>
      </w:r>
      <w:r w:rsidRPr="00CA3CDC">
        <w:rPr>
          <w:rFonts w:ascii="Tahoma" w:hAnsi="Tahoma" w:cs="Tahoma"/>
        </w:rPr>
        <w:t>assembleia geral</w:t>
      </w:r>
      <w:r w:rsidRPr="00CA3CDC">
        <w:rPr>
          <w:rFonts w:ascii="Tahoma" w:hAnsi="Tahoma" w:cs="Tahoma"/>
          <w:spacing w:val="-12"/>
        </w:rPr>
        <w:t xml:space="preserve"> </w:t>
      </w:r>
      <w:r w:rsidRPr="00CA3CDC">
        <w:rPr>
          <w:rFonts w:ascii="Tahoma" w:hAnsi="Tahoma" w:cs="Tahoma"/>
        </w:rPr>
        <w:t>não</w:t>
      </w:r>
      <w:r w:rsidRPr="00CA3CDC">
        <w:rPr>
          <w:rFonts w:ascii="Tahoma" w:hAnsi="Tahoma" w:cs="Tahoma"/>
          <w:spacing w:val="-12"/>
        </w:rPr>
        <w:t xml:space="preserve"> </w:t>
      </w:r>
      <w:r w:rsidRPr="00CA3CDC">
        <w:rPr>
          <w:rFonts w:ascii="Tahoma" w:hAnsi="Tahoma" w:cs="Tahoma"/>
        </w:rPr>
        <w:t>será mais realizada e o IPCA então divulgado, a partir da respectiva data de referência, será empregado</w:t>
      </w:r>
      <w:r w:rsidR="00745593" w:rsidRPr="00CA3CDC">
        <w:rPr>
          <w:rFonts w:ascii="Tahoma" w:hAnsi="Tahoma" w:cs="Tahoma"/>
        </w:rPr>
        <w:t xml:space="preserve"> </w:t>
      </w:r>
      <w:r w:rsidRPr="00CA3CDC">
        <w:rPr>
          <w:rFonts w:ascii="Tahoma" w:hAnsi="Tahoma" w:cs="Tahoma"/>
        </w:rPr>
        <w:t>para o cálculo da Atualização Monetária, não sendo devida nenhuma compensação entre a Emissora</w:t>
      </w:r>
      <w:r w:rsidRPr="00CA3CDC">
        <w:rPr>
          <w:rFonts w:ascii="Tahoma" w:hAnsi="Tahoma" w:cs="Tahoma"/>
          <w:spacing w:val="-8"/>
        </w:rPr>
        <w:t xml:space="preserve"> </w:t>
      </w:r>
      <w:r w:rsidRPr="00CA3CDC">
        <w:rPr>
          <w:rFonts w:ascii="Tahoma" w:hAnsi="Tahoma" w:cs="Tahoma"/>
        </w:rPr>
        <w:t>e</w:t>
      </w:r>
      <w:r w:rsidRPr="00CA3CDC">
        <w:rPr>
          <w:rFonts w:ascii="Tahoma" w:hAnsi="Tahoma" w:cs="Tahoma"/>
          <w:spacing w:val="-7"/>
        </w:rPr>
        <w:t xml:space="preserve"> </w:t>
      </w:r>
      <w:r w:rsidRPr="00CA3CDC">
        <w:rPr>
          <w:rFonts w:ascii="Tahoma" w:hAnsi="Tahoma" w:cs="Tahoma"/>
        </w:rPr>
        <w:t>a</w:t>
      </w:r>
      <w:r w:rsidRPr="00CA3CDC">
        <w:rPr>
          <w:rFonts w:ascii="Tahoma" w:hAnsi="Tahoma" w:cs="Tahoma"/>
          <w:spacing w:val="-7"/>
        </w:rPr>
        <w:t xml:space="preserve"> </w:t>
      </w:r>
      <w:r w:rsidRPr="00CA3CDC">
        <w:rPr>
          <w:rFonts w:ascii="Tahoma" w:hAnsi="Tahoma" w:cs="Tahoma"/>
        </w:rPr>
        <w:t>Debenturista</w:t>
      </w:r>
      <w:r w:rsidRPr="00CA3CDC">
        <w:rPr>
          <w:rFonts w:ascii="Tahoma" w:hAnsi="Tahoma" w:cs="Tahoma"/>
          <w:spacing w:val="-8"/>
        </w:rPr>
        <w:t xml:space="preserve"> </w:t>
      </w:r>
      <w:r w:rsidRPr="00CA3CDC">
        <w:rPr>
          <w:rFonts w:ascii="Tahoma" w:hAnsi="Tahoma" w:cs="Tahoma"/>
        </w:rPr>
        <w:t>quando</w:t>
      </w:r>
      <w:r w:rsidRPr="00CA3CDC">
        <w:rPr>
          <w:rFonts w:ascii="Tahoma" w:hAnsi="Tahoma" w:cs="Tahoma"/>
          <w:spacing w:val="-7"/>
        </w:rPr>
        <w:t xml:space="preserve"> </w:t>
      </w:r>
      <w:r w:rsidRPr="00CA3CDC">
        <w:rPr>
          <w:rFonts w:ascii="Tahoma" w:hAnsi="Tahoma" w:cs="Tahoma"/>
        </w:rPr>
        <w:t>da</w:t>
      </w:r>
      <w:r w:rsidRPr="00CA3CDC">
        <w:rPr>
          <w:rFonts w:ascii="Tahoma" w:hAnsi="Tahoma" w:cs="Tahoma"/>
          <w:spacing w:val="-7"/>
        </w:rPr>
        <w:t xml:space="preserve"> </w:t>
      </w:r>
      <w:r w:rsidRPr="00CA3CDC">
        <w:rPr>
          <w:rFonts w:ascii="Tahoma" w:hAnsi="Tahoma" w:cs="Tahoma"/>
        </w:rPr>
        <w:t>divulgação</w:t>
      </w:r>
      <w:r w:rsidRPr="00CA3CDC">
        <w:rPr>
          <w:rFonts w:ascii="Tahoma" w:hAnsi="Tahoma" w:cs="Tahoma"/>
          <w:spacing w:val="-8"/>
        </w:rPr>
        <w:t xml:space="preserve"> </w:t>
      </w:r>
      <w:r w:rsidRPr="00CA3CDC">
        <w:rPr>
          <w:rFonts w:ascii="Tahoma" w:hAnsi="Tahoma" w:cs="Tahoma"/>
        </w:rPr>
        <w:t>posterior do IPCA que seria aplicável</w:t>
      </w:r>
      <w:r w:rsidRPr="00CA3CDC">
        <w:rPr>
          <w:rFonts w:ascii="Tahoma" w:hAnsi="Tahoma" w:cs="Tahoma"/>
          <w:spacing w:val="-20"/>
        </w:rPr>
        <w:t xml:space="preserve"> </w:t>
      </w:r>
      <w:r w:rsidRPr="00CA3CDC">
        <w:rPr>
          <w:rFonts w:ascii="Tahoma" w:hAnsi="Tahoma" w:cs="Tahoma"/>
        </w:rPr>
        <w:t>inicialmente.</w:t>
      </w:r>
      <w:bookmarkEnd w:id="45"/>
    </w:p>
    <w:p w14:paraId="2DC0F670" w14:textId="330000D8" w:rsidR="00C30FDB" w:rsidRPr="0028568C" w:rsidRDefault="000C4E48" w:rsidP="0050450F">
      <w:pPr>
        <w:pStyle w:val="PargrafodaLista"/>
        <w:tabs>
          <w:tab w:val="left" w:pos="1134"/>
        </w:tabs>
        <w:spacing w:after="240" w:line="320" w:lineRule="exact"/>
        <w:ind w:left="0"/>
        <w:jc w:val="both"/>
        <w:rPr>
          <w:rFonts w:ascii="Tahoma" w:hAnsi="Tahoma"/>
          <w:b/>
          <w:i/>
          <w:u w:val="single"/>
        </w:rPr>
      </w:pPr>
      <w:r w:rsidRPr="0028568C">
        <w:rPr>
          <w:rFonts w:ascii="Tahoma" w:hAnsi="Tahoma"/>
          <w:b/>
          <w:i/>
          <w:u w:val="single"/>
        </w:rPr>
        <w:t>Série</w:t>
      </w:r>
      <w:r w:rsidRPr="00CA3CDC">
        <w:rPr>
          <w:rFonts w:ascii="Tahoma" w:hAnsi="Tahoma" w:cs="Tahoma"/>
          <w:b/>
          <w:i/>
          <w:u w:val="single"/>
        </w:rPr>
        <w:t xml:space="preserve"> DI</w:t>
      </w:r>
    </w:p>
    <w:p w14:paraId="5EBAFCC7" w14:textId="222D3D2E" w:rsidR="00C30FDB" w:rsidRPr="00CA3CDC" w:rsidRDefault="00C30FDB"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46" w:name="_Hlk26426420"/>
      <w:r w:rsidRPr="00CA3CDC">
        <w:rPr>
          <w:rFonts w:ascii="Tahoma" w:hAnsi="Tahoma" w:cs="Tahoma"/>
        </w:rPr>
        <w:t xml:space="preserve">O Valor Nominal Unitário das Debêntures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não será objeto de correção monetária</w:t>
      </w:r>
      <w:bookmarkEnd w:id="46"/>
      <w:r w:rsidRPr="00CA3CDC">
        <w:rPr>
          <w:rFonts w:ascii="Tahoma" w:hAnsi="Tahoma" w:cs="Tahoma"/>
        </w:rPr>
        <w:t>.</w:t>
      </w:r>
    </w:p>
    <w:p w14:paraId="4680532E" w14:textId="77777777" w:rsidR="00CB268A" w:rsidRPr="00CA3CDC" w:rsidRDefault="0044214E"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Remuneração das Debêntures</w:t>
      </w:r>
    </w:p>
    <w:p w14:paraId="4403F356" w14:textId="1BB9F8CC" w:rsidR="00C30FDB" w:rsidRPr="0028568C" w:rsidRDefault="000C4E48" w:rsidP="0050450F">
      <w:pPr>
        <w:pStyle w:val="PargrafodaLista"/>
        <w:keepNext/>
        <w:tabs>
          <w:tab w:val="left" w:pos="1134"/>
        </w:tabs>
        <w:spacing w:after="240" w:line="320" w:lineRule="exact"/>
        <w:ind w:left="0"/>
        <w:jc w:val="both"/>
        <w:rPr>
          <w:rFonts w:ascii="Tahoma" w:hAnsi="Tahoma"/>
          <w:b/>
          <w:i/>
          <w:u w:val="single"/>
        </w:rPr>
      </w:pPr>
      <w:r w:rsidRPr="0028568C">
        <w:rPr>
          <w:rFonts w:ascii="Tahoma" w:hAnsi="Tahoma"/>
          <w:b/>
          <w:i/>
          <w:u w:val="single"/>
        </w:rPr>
        <w:t>Série</w:t>
      </w:r>
      <w:r w:rsidRPr="00CA3CDC">
        <w:rPr>
          <w:rFonts w:ascii="Tahoma" w:hAnsi="Tahoma"/>
          <w:b/>
          <w:i/>
          <w:u w:val="single"/>
        </w:rPr>
        <w:t xml:space="preserve"> IPCA</w:t>
      </w:r>
    </w:p>
    <w:p w14:paraId="669B0C19" w14:textId="2581F89B" w:rsidR="00BB7FF4" w:rsidRPr="00CA3CDC" w:rsidRDefault="00BB7FF4"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47" w:name="_Ref5729816"/>
      <w:bookmarkStart w:id="48" w:name="_Hlk26426436"/>
      <w:bookmarkStart w:id="49" w:name="_Hlk23677572"/>
      <w:r w:rsidRPr="00CA3CDC">
        <w:rPr>
          <w:rFonts w:ascii="Tahoma" w:hAnsi="Tahoma" w:cs="Tahoma"/>
        </w:rPr>
        <w:t>Sobre o Valor Nominal Unitário Atualizado das Debêntures</w:t>
      </w:r>
      <w:r w:rsidR="00DF098B" w:rsidRPr="00CA3CDC">
        <w:rPr>
          <w:rFonts w:ascii="Tahoma" w:hAnsi="Tahoma" w:cs="Tahoma"/>
        </w:rPr>
        <w:t xml:space="preserve"> da </w:t>
      </w:r>
      <w:r w:rsidR="005942E2" w:rsidRPr="00CA3CDC">
        <w:rPr>
          <w:rFonts w:ascii="Tahoma" w:hAnsi="Tahoma" w:cs="Tahoma"/>
        </w:rPr>
        <w:t>Série IPCA</w:t>
      </w:r>
      <w:r w:rsidR="005942E2" w:rsidRPr="00CA3CDC" w:rsidDel="005942E2">
        <w:rPr>
          <w:rFonts w:ascii="Tahoma" w:hAnsi="Tahoma" w:cs="Tahoma"/>
        </w:rPr>
        <w:t xml:space="preserve"> </w:t>
      </w:r>
      <w:r w:rsidRPr="00CA3CDC">
        <w:rPr>
          <w:rFonts w:ascii="Tahoma" w:hAnsi="Tahoma" w:cs="Tahoma"/>
        </w:rPr>
        <w:t>incidirão juros remuneratório</w:t>
      </w:r>
      <w:r w:rsidR="00BD7D6A" w:rsidRPr="00CA3CDC">
        <w:rPr>
          <w:rFonts w:ascii="Tahoma" w:hAnsi="Tahoma" w:cs="Tahoma"/>
        </w:rPr>
        <w:t xml:space="preserve">s prefixados correspondentes a </w:t>
      </w:r>
      <w:r w:rsidR="00624081">
        <w:rPr>
          <w:rFonts w:ascii="Tahoma" w:hAnsi="Tahoma" w:cs="Tahoma"/>
        </w:rPr>
        <w:t>4,95</w:t>
      </w:r>
      <w:r w:rsidR="00624081" w:rsidRPr="00CA3CDC">
        <w:rPr>
          <w:rFonts w:ascii="Tahoma" w:hAnsi="Tahoma" w:cs="Tahoma"/>
        </w:rPr>
        <w:t xml:space="preserve">% </w:t>
      </w:r>
      <w:r w:rsidR="00DD45EB" w:rsidRPr="00CA3CDC">
        <w:rPr>
          <w:rFonts w:ascii="Tahoma" w:hAnsi="Tahoma" w:cs="Tahoma"/>
        </w:rPr>
        <w:t>(</w:t>
      </w:r>
      <w:r w:rsidR="00DD45EB">
        <w:rPr>
          <w:rFonts w:ascii="Tahoma" w:hAnsi="Tahoma" w:cs="Tahoma"/>
        </w:rPr>
        <w:t xml:space="preserve">quatro inteiros e noventa e cinco centésimos </w:t>
      </w:r>
      <w:r w:rsidR="003D4933" w:rsidRPr="00CA3CDC">
        <w:rPr>
          <w:rFonts w:ascii="Tahoma" w:hAnsi="Tahoma" w:cs="Tahoma"/>
        </w:rPr>
        <w:t>por cento)</w:t>
      </w:r>
      <w:r w:rsidRPr="00CA3CDC">
        <w:rPr>
          <w:rFonts w:ascii="Tahoma" w:hAnsi="Tahoma" w:cs="Tahoma"/>
        </w:rPr>
        <w:t xml:space="preserve"> ao ano,</w:t>
      </w:r>
      <w:r w:rsidRPr="00CA3CDC" w:rsidDel="00CB1692">
        <w:rPr>
          <w:rFonts w:ascii="Tahoma" w:hAnsi="Tahoma" w:cs="Tahoma"/>
        </w:rPr>
        <w:t xml:space="preserve"> </w:t>
      </w:r>
      <w:r w:rsidRPr="00CA3CDC">
        <w:rPr>
          <w:rFonts w:ascii="Tahoma" w:hAnsi="Tahoma" w:cs="Tahoma"/>
        </w:rPr>
        <w:t xml:space="preserve">base </w:t>
      </w:r>
      <w:r w:rsidR="00BA1EBD">
        <w:rPr>
          <w:rFonts w:ascii="Tahoma" w:hAnsi="Tahoma" w:cs="Tahoma"/>
        </w:rPr>
        <w:t>360</w:t>
      </w:r>
      <w:r w:rsidR="00BA1EBD" w:rsidRPr="005073E1">
        <w:rPr>
          <w:rFonts w:ascii="Tahoma" w:hAnsi="Tahoma" w:cs="Tahoma"/>
        </w:rPr>
        <w:t xml:space="preserve"> (</w:t>
      </w:r>
      <w:r w:rsidR="00BA1EBD">
        <w:rPr>
          <w:rFonts w:ascii="Tahoma" w:hAnsi="Tahoma" w:cs="Tahoma"/>
        </w:rPr>
        <w:t>trezentos e sessenta</w:t>
      </w:r>
      <w:r w:rsidR="00BA1EBD" w:rsidRPr="005073E1">
        <w:rPr>
          <w:rFonts w:ascii="Tahoma" w:hAnsi="Tahoma" w:cs="Tahoma"/>
        </w:rPr>
        <w:t xml:space="preserve">) </w:t>
      </w:r>
      <w:r w:rsidR="00BA1EBD">
        <w:rPr>
          <w:rFonts w:ascii="Tahoma" w:hAnsi="Tahoma" w:cs="Tahoma"/>
        </w:rPr>
        <w:t>dias</w:t>
      </w:r>
      <w:r w:rsidR="00BA1EBD" w:rsidRPr="005073E1">
        <w:rPr>
          <w:rFonts w:ascii="Tahoma" w:hAnsi="Tahoma" w:cs="Tahoma"/>
        </w:rPr>
        <w:t xml:space="preserve"> </w:t>
      </w:r>
      <w:r w:rsidRPr="00CA3CDC">
        <w:rPr>
          <w:rFonts w:ascii="Tahoma" w:hAnsi="Tahoma" w:cs="Tahoma"/>
        </w:rPr>
        <w:t>(</w:t>
      </w:r>
      <w:bookmarkEnd w:id="47"/>
      <w:r w:rsidRPr="00CA3CDC">
        <w:rPr>
          <w:rFonts w:ascii="Tahoma" w:hAnsi="Tahoma" w:cs="Tahoma"/>
        </w:rPr>
        <w:t>“</w:t>
      </w:r>
      <w:r w:rsidRPr="00CA3CDC">
        <w:rPr>
          <w:rFonts w:ascii="Tahoma" w:hAnsi="Tahoma" w:cs="Tahoma"/>
          <w:u w:val="single"/>
        </w:rPr>
        <w:t>Remuneração</w:t>
      </w:r>
      <w:r w:rsidR="009B7524" w:rsidRPr="00CA3CDC">
        <w:rPr>
          <w:rFonts w:ascii="Tahoma" w:hAnsi="Tahoma" w:cs="Tahoma"/>
          <w:u w:val="single"/>
        </w:rPr>
        <w:t xml:space="preserve"> </w:t>
      </w:r>
      <w:r w:rsidR="00862EB2" w:rsidRPr="00CA3CDC">
        <w:rPr>
          <w:rFonts w:ascii="Tahoma" w:hAnsi="Tahoma" w:cs="Tahoma"/>
          <w:u w:val="single"/>
        </w:rPr>
        <w:t xml:space="preserve">da </w:t>
      </w:r>
      <w:r w:rsidR="005942E2" w:rsidRPr="00CA3CDC">
        <w:rPr>
          <w:rFonts w:ascii="Tahoma" w:hAnsi="Tahoma" w:cs="Tahoma"/>
          <w:u w:val="single"/>
        </w:rPr>
        <w:t>Série IPCA</w:t>
      </w:r>
      <w:r w:rsidRPr="00CA3CDC">
        <w:rPr>
          <w:rFonts w:ascii="Tahoma" w:hAnsi="Tahoma" w:cs="Tahoma"/>
        </w:rPr>
        <w:t>”)</w:t>
      </w:r>
      <w:bookmarkEnd w:id="48"/>
      <w:r w:rsidRPr="00CA3CDC">
        <w:rPr>
          <w:rFonts w:ascii="Tahoma" w:hAnsi="Tahoma" w:cs="Tahoma"/>
        </w:rPr>
        <w:t>.</w:t>
      </w:r>
      <w:bookmarkEnd w:id="49"/>
      <w:r w:rsidRPr="00CA3CDC">
        <w:rPr>
          <w:rFonts w:ascii="Tahoma" w:hAnsi="Tahoma" w:cs="Tahoma"/>
          <w:i/>
        </w:rPr>
        <w:t xml:space="preserve"> </w:t>
      </w:r>
    </w:p>
    <w:p w14:paraId="652BFD76" w14:textId="22D4F4FC" w:rsidR="00BB7FF4" w:rsidRPr="00CA3CDC" w:rsidRDefault="00BB7FF4"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50" w:name="_Hlk23677596"/>
      <w:r w:rsidRPr="00CA3CDC">
        <w:rPr>
          <w:rFonts w:ascii="Tahoma" w:hAnsi="Tahoma" w:cs="Tahoma"/>
        </w:rPr>
        <w:t xml:space="preserve">A Remuneração </w:t>
      </w:r>
      <w:r w:rsidR="00F847F8"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bookmarkStart w:id="51" w:name="_Hlk26426602"/>
      <w:r w:rsidRPr="00CA3CDC">
        <w:rPr>
          <w:rFonts w:ascii="Tahoma" w:hAnsi="Tahoma" w:cs="Tahoma"/>
        </w:rPr>
        <w:t xml:space="preserve">será calculada sob o regime de capitalização composta de forma </w:t>
      </w:r>
      <w:r w:rsidRPr="00CA3CDC">
        <w:rPr>
          <w:rFonts w:ascii="Tahoma" w:hAnsi="Tahoma" w:cs="Tahoma"/>
          <w:i/>
        </w:rPr>
        <w:t>pro rata temporis</w:t>
      </w:r>
      <w:r w:rsidRPr="00CA3CDC">
        <w:rPr>
          <w:rFonts w:ascii="Tahoma" w:hAnsi="Tahoma" w:cs="Tahoma"/>
        </w:rPr>
        <w:t xml:space="preserve"> por </w:t>
      </w:r>
      <w:r w:rsidR="00BB11A9">
        <w:rPr>
          <w:rFonts w:ascii="Tahoma" w:hAnsi="Tahoma" w:cs="Tahoma"/>
        </w:rPr>
        <w:t xml:space="preserve">dias corridos </w:t>
      </w:r>
      <w:r w:rsidRPr="00CA3CDC">
        <w:rPr>
          <w:rFonts w:ascii="Tahoma" w:hAnsi="Tahoma" w:cs="Tahoma"/>
        </w:rPr>
        <w:t xml:space="preserve">decorridos, desde a primeira Data de Integralização das Debêntures </w:t>
      </w:r>
      <w:r w:rsidR="00F847F8" w:rsidRPr="00CA3CDC">
        <w:rPr>
          <w:rFonts w:ascii="Tahoma" w:hAnsi="Tahoma" w:cs="Tahoma"/>
        </w:rPr>
        <w:t xml:space="preserve">da </w:t>
      </w:r>
      <w:r w:rsidR="005942E2" w:rsidRPr="00CA3CDC">
        <w:rPr>
          <w:rFonts w:ascii="Tahoma" w:hAnsi="Tahoma" w:cs="Tahoma"/>
        </w:rPr>
        <w:t>Série IPCA</w:t>
      </w:r>
      <w:r w:rsidR="00F847F8" w:rsidRPr="00CA3CDC">
        <w:rPr>
          <w:rFonts w:ascii="Tahoma" w:hAnsi="Tahoma" w:cs="Tahoma"/>
        </w:rPr>
        <w:t xml:space="preserve"> </w:t>
      </w:r>
      <w:r w:rsidRPr="00CA3CDC">
        <w:rPr>
          <w:rFonts w:ascii="Tahoma" w:hAnsi="Tahoma" w:cs="Tahoma"/>
        </w:rPr>
        <w:t>ou a Data de Pagamento da Remuneração imediatamente anterior, conforme</w:t>
      </w:r>
      <w:r w:rsidRPr="003D4933">
        <w:rPr>
          <w:rFonts w:ascii="Tahoma" w:hAnsi="Tahoma" w:cs="Tahoma"/>
        </w:rPr>
        <w:t xml:space="preserve"> o caso</w:t>
      </w:r>
      <w:r w:rsidRPr="00CA3CDC">
        <w:rPr>
          <w:rFonts w:ascii="Tahoma" w:hAnsi="Tahoma" w:cs="Tahoma"/>
        </w:rPr>
        <w:t>, até a data do efetivo pagamento, de acordo com a seguinte fórmula</w:t>
      </w:r>
      <w:bookmarkEnd w:id="50"/>
      <w:bookmarkEnd w:id="51"/>
      <w:r w:rsidRPr="00CA3CDC">
        <w:rPr>
          <w:rFonts w:ascii="Tahoma" w:hAnsi="Tahoma" w:cs="Tahoma"/>
        </w:rPr>
        <w:t>:</w:t>
      </w:r>
    </w:p>
    <w:p w14:paraId="63A784A9" w14:textId="77777777" w:rsidR="0044214E" w:rsidRPr="00CA3CDC" w:rsidRDefault="0044214E" w:rsidP="0028568C">
      <w:pPr>
        <w:pStyle w:val="Level3"/>
        <w:tabs>
          <w:tab w:val="clear" w:pos="1361"/>
        </w:tabs>
        <w:spacing w:after="240" w:line="320" w:lineRule="exact"/>
        <w:ind w:left="0" w:firstLine="0"/>
        <w:jc w:val="center"/>
        <w:rPr>
          <w:rFonts w:ascii="Tahoma" w:hAnsi="Tahoma" w:cs="Tahoma"/>
          <w:i/>
          <w:iCs/>
          <w:sz w:val="22"/>
          <w:szCs w:val="22"/>
        </w:rPr>
      </w:pPr>
      <w:bookmarkStart w:id="52" w:name="_Ref435688993"/>
      <w:bookmarkStart w:id="53" w:name="_Hlk521961276"/>
      <w:r w:rsidRPr="00CA3CDC">
        <w:rPr>
          <w:rFonts w:ascii="Tahoma" w:hAnsi="Tahoma" w:cs="Tahoma"/>
          <w:i/>
          <w:iCs/>
          <w:sz w:val="22"/>
          <w:szCs w:val="22"/>
        </w:rPr>
        <w:t xml:space="preserve">J = </w:t>
      </w:r>
      <w:proofErr w:type="spellStart"/>
      <w:r w:rsidRPr="00CA3CDC">
        <w:rPr>
          <w:rFonts w:ascii="Tahoma" w:hAnsi="Tahoma" w:cs="Tahoma"/>
          <w:i/>
          <w:iCs/>
          <w:sz w:val="22"/>
          <w:szCs w:val="22"/>
        </w:rPr>
        <w:t>VNa</w:t>
      </w:r>
      <w:proofErr w:type="spellEnd"/>
      <w:r w:rsidRPr="00CA3CDC">
        <w:rPr>
          <w:rFonts w:ascii="Tahoma" w:hAnsi="Tahoma" w:cs="Tahoma"/>
          <w:i/>
          <w:iCs/>
          <w:sz w:val="22"/>
          <w:szCs w:val="22"/>
        </w:rPr>
        <w:t xml:space="preserve"> x (Fator Juros – 1)</w:t>
      </w:r>
    </w:p>
    <w:p w14:paraId="2C993DB5" w14:textId="77777777" w:rsidR="0044214E" w:rsidRPr="00CA3CDC" w:rsidRDefault="0044214E" w:rsidP="0028568C">
      <w:pPr>
        <w:pStyle w:val="Level3"/>
        <w:tabs>
          <w:tab w:val="clear" w:pos="1361"/>
        </w:tabs>
        <w:spacing w:after="240" w:line="320" w:lineRule="exact"/>
        <w:ind w:left="708" w:firstLine="0"/>
        <w:rPr>
          <w:rFonts w:ascii="Tahoma" w:hAnsi="Tahoma" w:cs="Tahoma"/>
          <w:i/>
          <w:sz w:val="22"/>
          <w:szCs w:val="22"/>
        </w:rPr>
      </w:pPr>
      <w:r w:rsidRPr="00CA3CDC">
        <w:rPr>
          <w:rFonts w:ascii="Tahoma" w:hAnsi="Tahoma" w:cs="Tahoma"/>
          <w:i/>
          <w:sz w:val="22"/>
          <w:szCs w:val="22"/>
        </w:rPr>
        <w:t>Onde:</w:t>
      </w:r>
    </w:p>
    <w:p w14:paraId="0DE11B54" w14:textId="77777777" w:rsidR="0044214E" w:rsidRPr="00CA3CDC" w:rsidRDefault="0044214E" w:rsidP="0028568C">
      <w:pPr>
        <w:spacing w:after="240" w:line="320" w:lineRule="exact"/>
        <w:ind w:left="708"/>
        <w:rPr>
          <w:rFonts w:ascii="Tahoma" w:hAnsi="Tahoma" w:cs="Tahoma"/>
          <w:sz w:val="22"/>
          <w:szCs w:val="22"/>
        </w:rPr>
      </w:pPr>
      <w:r w:rsidRPr="00CA3CDC">
        <w:rPr>
          <w:rFonts w:ascii="Tahoma" w:hAnsi="Tahoma"/>
          <w:sz w:val="22"/>
        </w:rPr>
        <w:t>J</w:t>
      </w:r>
      <w:r w:rsidRPr="00CA3CDC">
        <w:rPr>
          <w:rFonts w:ascii="Tahoma" w:hAnsi="Tahoma" w:cs="Tahoma"/>
          <w:sz w:val="22"/>
          <w:szCs w:val="22"/>
        </w:rPr>
        <w:t xml:space="preserve">= Valor unitário da Remuneração devida, calculado com 8 (oito) casas decimais sem arredondamento; </w:t>
      </w:r>
    </w:p>
    <w:p w14:paraId="0FE21F70" w14:textId="77777777" w:rsidR="0044214E" w:rsidRPr="00CA3CDC" w:rsidRDefault="0044214E" w:rsidP="0028568C">
      <w:pPr>
        <w:pStyle w:val="Corpodetexto"/>
        <w:spacing w:after="240" w:line="320" w:lineRule="atLeast"/>
        <w:ind w:left="709" w:right="0"/>
        <w:rPr>
          <w:rFonts w:ascii="Tahoma" w:hAnsi="Tahoma" w:cs="Tahoma"/>
          <w:sz w:val="22"/>
          <w:szCs w:val="22"/>
          <w:lang w:val="pt-BR"/>
        </w:rPr>
      </w:pPr>
      <w:proofErr w:type="spellStart"/>
      <w:r w:rsidRPr="00CA3CDC">
        <w:rPr>
          <w:rFonts w:ascii="Tahoma" w:hAnsi="Tahoma"/>
          <w:sz w:val="22"/>
        </w:rPr>
        <w:t>VNa</w:t>
      </w:r>
      <w:proofErr w:type="spellEnd"/>
      <w:r w:rsidRPr="00CA3CDC">
        <w:rPr>
          <w:rFonts w:ascii="Tahoma" w:hAnsi="Tahoma" w:cs="Tahoma"/>
          <w:b/>
          <w:spacing w:val="-13"/>
          <w:sz w:val="22"/>
          <w:szCs w:val="22"/>
        </w:rPr>
        <w:t xml:space="preserve"> </w:t>
      </w:r>
      <w:r w:rsidRPr="00CA3CDC">
        <w:rPr>
          <w:rFonts w:ascii="Tahoma" w:hAnsi="Tahoma" w:cs="Tahoma"/>
          <w:sz w:val="22"/>
          <w:szCs w:val="22"/>
        </w:rPr>
        <w:t>=</w:t>
      </w:r>
      <w:r w:rsidRPr="00CA3CDC">
        <w:rPr>
          <w:rFonts w:ascii="Tahoma" w:hAnsi="Tahoma" w:cs="Tahoma"/>
          <w:spacing w:val="-12"/>
          <w:sz w:val="22"/>
          <w:szCs w:val="22"/>
        </w:rPr>
        <w:t xml:space="preserve"> </w:t>
      </w:r>
      <w:r w:rsidRPr="00CA3CDC">
        <w:rPr>
          <w:rFonts w:ascii="Tahoma" w:hAnsi="Tahoma" w:cs="Tahoma"/>
          <w:sz w:val="22"/>
          <w:szCs w:val="22"/>
        </w:rPr>
        <w:t>Conforme definido acima;</w:t>
      </w:r>
      <w:r w:rsidR="00BA5AC4" w:rsidRPr="00CA3CDC">
        <w:rPr>
          <w:rFonts w:ascii="Tahoma" w:hAnsi="Tahoma" w:cs="Tahoma"/>
          <w:sz w:val="22"/>
          <w:szCs w:val="22"/>
          <w:lang w:val="pt-BR"/>
        </w:rPr>
        <w:t xml:space="preserve"> </w:t>
      </w:r>
    </w:p>
    <w:p w14:paraId="70DCCED2" w14:textId="1B7DB7A6" w:rsidR="00BB11A9" w:rsidRPr="00BB11A9" w:rsidRDefault="00BB11A9" w:rsidP="0028568C">
      <w:pPr>
        <w:tabs>
          <w:tab w:val="left" w:pos="2070"/>
        </w:tabs>
        <w:spacing w:after="240" w:line="320" w:lineRule="atLeast"/>
        <w:ind w:left="709"/>
        <w:rPr>
          <w:rFonts w:ascii="Tahoma" w:hAnsi="Tahoma"/>
          <w:sz w:val="22"/>
        </w:rPr>
      </w:pPr>
      <w:r w:rsidRPr="00BB11A9">
        <w:rPr>
          <w:rFonts w:ascii="Tahoma" w:hAnsi="Tahoma"/>
          <w:sz w:val="22"/>
        </w:rPr>
        <w:t>Fator de Juros = Fator de juros fixos calculado com 9 (nove) casas decimais, com arredondamento, parametrizado conforme definido a seguir:</w:t>
      </w:r>
    </w:p>
    <w:p w14:paraId="61F744E6" w14:textId="77777777" w:rsidR="00BB11A9" w:rsidRPr="00BB11A9" w:rsidRDefault="00BB11A9" w:rsidP="00273008">
      <w:pPr>
        <w:tabs>
          <w:tab w:val="left" w:pos="2070"/>
        </w:tabs>
        <w:spacing w:after="240" w:line="320" w:lineRule="atLeast"/>
        <w:ind w:left="709"/>
        <w:rPr>
          <w:rFonts w:ascii="Tahoma" w:hAnsi="Tahoma"/>
          <w:sz w:val="22"/>
        </w:rPr>
      </w:pPr>
      <m:oMathPara>
        <m:oMath>
          <m:r>
            <w:rPr>
              <w:rFonts w:ascii="Cambria Math" w:hAnsi="Cambria Math"/>
              <w:sz w:val="22"/>
            </w:rPr>
            <m:t>Fator Juros=</m:t>
          </m:r>
          <m:d>
            <m:dPr>
              <m:begChr m:val="{"/>
              <m:endChr m:val="}"/>
              <m:ctrlPr>
                <w:rPr>
                  <w:rFonts w:ascii="Cambria Math" w:hAnsi="Cambria Math"/>
                  <w:i/>
                  <w:iCs/>
                  <w:sz w:val="22"/>
                </w:rPr>
              </m:ctrlPr>
            </m:dPr>
            <m:e>
              <m:sSup>
                <m:sSupPr>
                  <m:ctrlPr>
                    <w:rPr>
                      <w:rFonts w:ascii="Cambria Math" w:hAnsi="Cambria Math"/>
                      <w:i/>
                      <w:iCs/>
                      <w:sz w:val="22"/>
                    </w:rPr>
                  </m:ctrlPr>
                </m:sSupPr>
                <m:e>
                  <m:d>
                    <m:dPr>
                      <m:begChr m:val="["/>
                      <m:endChr m:val="]"/>
                      <m:ctrlPr>
                        <w:rPr>
                          <w:rFonts w:ascii="Cambria Math" w:hAnsi="Cambria Math"/>
                          <w:i/>
                          <w:iCs/>
                          <w:sz w:val="22"/>
                        </w:rPr>
                      </m:ctrlPr>
                    </m:dPr>
                    <m:e>
                      <m:sSup>
                        <m:sSupPr>
                          <m:ctrlPr>
                            <w:rPr>
                              <w:rFonts w:ascii="Cambria Math" w:hAnsi="Cambria Math"/>
                              <w:i/>
                              <w:iCs/>
                              <w:sz w:val="22"/>
                            </w:rPr>
                          </m:ctrlPr>
                        </m:sSupPr>
                        <m:e>
                          <m:d>
                            <m:dPr>
                              <m:ctrlPr>
                                <w:rPr>
                                  <w:rFonts w:ascii="Cambria Math" w:hAnsi="Cambria Math"/>
                                  <w:i/>
                                  <w:iCs/>
                                  <w:sz w:val="22"/>
                                </w:rPr>
                              </m:ctrlPr>
                            </m:dPr>
                            <m:e>
                              <m:f>
                                <m:fPr>
                                  <m:ctrlPr>
                                    <w:rPr>
                                      <w:rFonts w:ascii="Cambria Math" w:hAnsi="Cambria Math"/>
                                      <w:i/>
                                      <w:iCs/>
                                      <w:sz w:val="22"/>
                                    </w:rPr>
                                  </m:ctrlPr>
                                </m:fPr>
                                <m:num>
                                  <m:r>
                                    <w:rPr>
                                      <w:rFonts w:ascii="Cambria Math" w:hAnsi="Cambria Math"/>
                                      <w:sz w:val="22"/>
                                    </w:rPr>
                                    <m:t>i</m:t>
                                  </m:r>
                                </m:num>
                                <m:den>
                                  <m:r>
                                    <w:rPr>
                                      <w:rFonts w:ascii="Cambria Math" w:hAnsi="Cambria Math"/>
                                      <w:sz w:val="22"/>
                                    </w:rPr>
                                    <m:t>100</m:t>
                                  </m:r>
                                </m:den>
                              </m:f>
                              <m:r>
                                <w:rPr>
                                  <w:rFonts w:ascii="Cambria Math" w:hAnsi="Cambria Math"/>
                                  <w:sz w:val="22"/>
                                </w:rPr>
                                <m:t xml:space="preserve"> +1</m:t>
                              </m:r>
                            </m:e>
                          </m:d>
                        </m:e>
                        <m:sup>
                          <m:f>
                            <m:fPr>
                              <m:ctrlPr>
                                <w:rPr>
                                  <w:rFonts w:ascii="Cambria Math" w:hAnsi="Cambria Math"/>
                                  <w:i/>
                                  <w:iCs/>
                                  <w:sz w:val="22"/>
                                </w:rPr>
                              </m:ctrlPr>
                            </m:fPr>
                            <m:num>
                              <m:r>
                                <w:rPr>
                                  <w:rFonts w:ascii="Cambria Math" w:hAnsi="Cambria Math"/>
                                  <w:sz w:val="22"/>
                                </w:rPr>
                                <m:t>30</m:t>
                              </m:r>
                            </m:num>
                            <m:den>
                              <m:r>
                                <w:rPr>
                                  <w:rFonts w:ascii="Cambria Math" w:hAnsi="Cambria Math"/>
                                  <w:sz w:val="22"/>
                                </w:rPr>
                                <m:t>360</m:t>
                              </m:r>
                            </m:den>
                          </m:f>
                        </m:sup>
                      </m:sSup>
                    </m:e>
                  </m:d>
                </m:e>
                <m:sup>
                  <m:f>
                    <m:fPr>
                      <m:ctrlPr>
                        <w:rPr>
                          <w:rFonts w:ascii="Cambria Math" w:hAnsi="Cambria Math"/>
                          <w:i/>
                          <w:iCs/>
                          <w:sz w:val="22"/>
                        </w:rPr>
                      </m:ctrlPr>
                    </m:fPr>
                    <m:num>
                      <m:r>
                        <w:rPr>
                          <w:rFonts w:ascii="Cambria Math" w:hAnsi="Cambria Math"/>
                          <w:sz w:val="22"/>
                        </w:rPr>
                        <m:t>dcp</m:t>
                      </m:r>
                    </m:num>
                    <m:den>
                      <m:r>
                        <w:rPr>
                          <w:rFonts w:ascii="Cambria Math" w:hAnsi="Cambria Math"/>
                          <w:sz w:val="22"/>
                        </w:rPr>
                        <m:t>dct</m:t>
                      </m:r>
                    </m:den>
                  </m:f>
                </m:sup>
              </m:sSup>
            </m:e>
          </m:d>
        </m:oMath>
      </m:oMathPara>
    </w:p>
    <w:p w14:paraId="661B1A12" w14:textId="7169C668" w:rsidR="00BB11A9" w:rsidRPr="00273008" w:rsidRDefault="00BB11A9" w:rsidP="0028568C">
      <w:pPr>
        <w:tabs>
          <w:tab w:val="left" w:pos="2070"/>
        </w:tabs>
        <w:spacing w:after="240" w:line="320" w:lineRule="atLeast"/>
        <w:ind w:left="709"/>
        <w:rPr>
          <w:rFonts w:ascii="Tahoma" w:hAnsi="Tahoma"/>
          <w:i/>
          <w:sz w:val="22"/>
        </w:rPr>
      </w:pPr>
      <w:r w:rsidRPr="00273008">
        <w:rPr>
          <w:rFonts w:ascii="Tahoma" w:hAnsi="Tahoma"/>
          <w:i/>
          <w:sz w:val="22"/>
        </w:rPr>
        <w:t>Onde</w:t>
      </w:r>
    </w:p>
    <w:p w14:paraId="38C421AC" w14:textId="2D1BBED6" w:rsidR="00BB11A9" w:rsidRPr="00BB11A9" w:rsidRDefault="00BB11A9" w:rsidP="00273008">
      <w:pPr>
        <w:tabs>
          <w:tab w:val="left" w:pos="2070"/>
        </w:tabs>
        <w:spacing w:after="240" w:line="320" w:lineRule="atLeast"/>
        <w:ind w:left="709"/>
        <w:rPr>
          <w:rFonts w:ascii="Tahoma" w:hAnsi="Tahoma"/>
          <w:sz w:val="22"/>
        </w:rPr>
      </w:pPr>
      <w:r w:rsidRPr="00BB11A9">
        <w:rPr>
          <w:rFonts w:ascii="Tahoma" w:hAnsi="Tahoma"/>
          <w:sz w:val="22"/>
        </w:rPr>
        <w:t>i</w:t>
      </w:r>
      <w:r>
        <w:rPr>
          <w:rFonts w:ascii="Tahoma" w:hAnsi="Tahoma"/>
          <w:sz w:val="22"/>
        </w:rPr>
        <w:t xml:space="preserve"> </w:t>
      </w:r>
      <w:r w:rsidRPr="00BB11A9">
        <w:rPr>
          <w:rFonts w:ascii="Tahoma" w:hAnsi="Tahoma"/>
          <w:sz w:val="22"/>
        </w:rPr>
        <w:t>= 4,95</w:t>
      </w:r>
      <w:r>
        <w:rPr>
          <w:rFonts w:ascii="Tahoma" w:hAnsi="Tahoma"/>
          <w:sz w:val="22"/>
        </w:rPr>
        <w:t xml:space="preserve"> (quatro inteiros e noventa e cinco)</w:t>
      </w:r>
      <w:r w:rsidRPr="00BB11A9">
        <w:rPr>
          <w:rFonts w:ascii="Tahoma" w:hAnsi="Tahoma"/>
          <w:sz w:val="22"/>
        </w:rPr>
        <w:t>;</w:t>
      </w:r>
    </w:p>
    <w:p w14:paraId="574C83FF" w14:textId="502ABA67" w:rsidR="00BB11A9" w:rsidRPr="00BB11A9" w:rsidRDefault="00BB11A9" w:rsidP="0028568C">
      <w:pPr>
        <w:tabs>
          <w:tab w:val="left" w:pos="2070"/>
        </w:tabs>
        <w:spacing w:after="240" w:line="320" w:lineRule="atLeast"/>
        <w:ind w:left="709"/>
        <w:rPr>
          <w:rFonts w:ascii="Tahoma" w:hAnsi="Tahoma"/>
          <w:sz w:val="22"/>
        </w:rPr>
      </w:pPr>
      <w:proofErr w:type="spellStart"/>
      <w:r w:rsidRPr="00BB11A9">
        <w:rPr>
          <w:rFonts w:ascii="Tahoma" w:hAnsi="Tahoma"/>
          <w:sz w:val="22"/>
        </w:rPr>
        <w:t>dcp</w:t>
      </w:r>
      <w:proofErr w:type="spellEnd"/>
      <w:r w:rsidRPr="00BB11A9">
        <w:rPr>
          <w:rFonts w:ascii="Tahoma" w:hAnsi="Tahoma"/>
          <w:sz w:val="22"/>
        </w:rPr>
        <w:t xml:space="preserve"> = Número de Dias corridos entre (i) a </w:t>
      </w:r>
      <w:ins w:id="54" w:author="Rodrigo Botani" w:date="2019-12-17T19:35:00Z">
        <w:r w:rsidR="00D666DD">
          <w:rPr>
            <w:rFonts w:ascii="Tahoma" w:hAnsi="Tahoma"/>
            <w:sz w:val="22"/>
          </w:rPr>
          <w:t>Primeira Data de Integralização</w:t>
        </w:r>
      </w:ins>
      <w:del w:id="55" w:author="Rodrigo Botani" w:date="2019-12-17T19:35:00Z">
        <w:r w:rsidRPr="00BB11A9" w:rsidDel="00D666DD">
          <w:rPr>
            <w:rFonts w:ascii="Tahoma" w:hAnsi="Tahoma"/>
            <w:sz w:val="22"/>
          </w:rPr>
          <w:delText>Data de Emissão</w:delText>
        </w:r>
      </w:del>
      <w:r w:rsidRPr="00BB11A9">
        <w:rPr>
          <w:rFonts w:ascii="Tahoma" w:hAnsi="Tahoma"/>
          <w:sz w:val="22"/>
        </w:rPr>
        <w:t>, para o primeiro período de capitalização, ou (</w:t>
      </w:r>
      <w:proofErr w:type="spellStart"/>
      <w:r w:rsidRPr="00BB11A9">
        <w:rPr>
          <w:rFonts w:ascii="Tahoma" w:hAnsi="Tahoma"/>
          <w:sz w:val="22"/>
        </w:rPr>
        <w:t>ii</w:t>
      </w:r>
      <w:proofErr w:type="spellEnd"/>
      <w:r w:rsidRPr="00BB11A9">
        <w:rPr>
          <w:rFonts w:ascii="Tahoma" w:hAnsi="Tahoma"/>
          <w:sz w:val="22"/>
        </w:rPr>
        <w:t>) a Data de Aniversário imediatamente anterior, para os demais períodos de capitalização, e a data de cálculo, sendo “</w:t>
      </w:r>
      <w:proofErr w:type="spellStart"/>
      <w:r w:rsidRPr="00BB11A9">
        <w:rPr>
          <w:rFonts w:ascii="Tahoma" w:hAnsi="Tahoma"/>
          <w:sz w:val="22"/>
        </w:rPr>
        <w:t>dcp</w:t>
      </w:r>
      <w:proofErr w:type="spellEnd"/>
      <w:r w:rsidRPr="00BB11A9">
        <w:rPr>
          <w:rFonts w:ascii="Tahoma" w:hAnsi="Tahoma"/>
          <w:sz w:val="22"/>
        </w:rPr>
        <w:t>” um número inteiro.</w:t>
      </w:r>
    </w:p>
    <w:p w14:paraId="2D70B68A" w14:textId="0D8655AA" w:rsidR="00BB11A9" w:rsidRPr="00BB11A9" w:rsidRDefault="00BB11A9" w:rsidP="00273008">
      <w:pPr>
        <w:tabs>
          <w:tab w:val="left" w:pos="2070"/>
        </w:tabs>
        <w:spacing w:after="240" w:line="320" w:lineRule="atLeast"/>
        <w:ind w:left="709"/>
        <w:rPr>
          <w:rFonts w:ascii="Tahoma" w:hAnsi="Tahoma"/>
          <w:sz w:val="22"/>
        </w:rPr>
      </w:pPr>
      <w:proofErr w:type="spellStart"/>
      <w:r w:rsidRPr="00BB11A9">
        <w:rPr>
          <w:rFonts w:ascii="Tahoma" w:hAnsi="Tahoma"/>
          <w:sz w:val="22"/>
        </w:rPr>
        <w:lastRenderedPageBreak/>
        <w:t>dct</w:t>
      </w:r>
      <w:proofErr w:type="spellEnd"/>
      <w:r w:rsidRPr="00BB11A9">
        <w:rPr>
          <w:rFonts w:ascii="Tahoma" w:hAnsi="Tahoma"/>
          <w:sz w:val="22"/>
        </w:rPr>
        <w:t xml:space="preserve"> = Número de Dias corridos existentes entre a (i) </w:t>
      </w:r>
      <w:del w:id="56" w:author="Rodrigo Botani" w:date="2019-12-17T19:41:00Z">
        <w:r w:rsidRPr="00BB11A9" w:rsidDel="00D666DD">
          <w:rPr>
            <w:rFonts w:ascii="Tahoma" w:hAnsi="Tahoma"/>
            <w:sz w:val="22"/>
          </w:rPr>
          <w:delText>Data de Emissão</w:delText>
        </w:r>
      </w:del>
      <w:ins w:id="57" w:author="Rodrigo Botani" w:date="2019-12-17T19:41:00Z">
        <w:r w:rsidR="00D666DD">
          <w:rPr>
            <w:rFonts w:ascii="Tahoma" w:hAnsi="Tahoma"/>
            <w:sz w:val="22"/>
          </w:rPr>
          <w:t>Primeira Data Integralização</w:t>
        </w:r>
      </w:ins>
      <w:r w:rsidRPr="00BB11A9">
        <w:rPr>
          <w:rFonts w:ascii="Tahoma" w:hAnsi="Tahoma"/>
          <w:sz w:val="22"/>
        </w:rPr>
        <w:t xml:space="preserve"> e a próxima Data de Aniversário para o primeiro período de capitalização; ou (</w:t>
      </w:r>
      <w:proofErr w:type="spellStart"/>
      <w:r w:rsidRPr="00BB11A9">
        <w:rPr>
          <w:rFonts w:ascii="Tahoma" w:hAnsi="Tahoma"/>
          <w:sz w:val="22"/>
        </w:rPr>
        <w:t>ii</w:t>
      </w:r>
      <w:proofErr w:type="spellEnd"/>
      <w:r w:rsidRPr="00BB11A9">
        <w:rPr>
          <w:rFonts w:ascii="Tahoma" w:hAnsi="Tahoma"/>
          <w:sz w:val="22"/>
        </w:rPr>
        <w:t>) entre a Data de Aniversário imediatamente anterior e a próxima Data de Aniversário., para os demais períodos de capitalização.</w:t>
      </w:r>
    </w:p>
    <w:p w14:paraId="58178AFF" w14:textId="77777777" w:rsidR="00BB11A9" w:rsidRPr="0028568C" w:rsidRDefault="00BB11A9" w:rsidP="0028568C">
      <w:pPr>
        <w:pStyle w:val="Level4"/>
        <w:numPr>
          <w:ilvl w:val="0"/>
          <w:numId w:val="0"/>
        </w:numPr>
        <w:spacing w:after="240" w:line="320" w:lineRule="exact"/>
        <w:rPr>
          <w:rFonts w:ascii="Tahoma" w:hAnsi="Tahoma"/>
          <w:sz w:val="22"/>
        </w:rPr>
      </w:pPr>
      <w:r w:rsidRPr="0028568C">
        <w:rPr>
          <w:rFonts w:ascii="Tahoma" w:hAnsi="Tahoma"/>
          <w:b/>
          <w:i/>
          <w:sz w:val="22"/>
          <w:u w:val="single"/>
        </w:rPr>
        <w:t xml:space="preserve">Série </w:t>
      </w:r>
      <w:r w:rsidRPr="00273008">
        <w:rPr>
          <w:rFonts w:ascii="Tahoma" w:hAnsi="Tahoma" w:cs="Tahoma"/>
          <w:b/>
          <w:i/>
          <w:sz w:val="22"/>
          <w:szCs w:val="22"/>
          <w:u w:val="single"/>
        </w:rPr>
        <w:t>DI</w:t>
      </w:r>
    </w:p>
    <w:p w14:paraId="1A3C41B0" w14:textId="279B8A7F" w:rsidR="00F847F8" w:rsidRPr="00CA3CDC" w:rsidRDefault="00A41AFE"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58" w:name="_Hlk26426709"/>
      <w:bookmarkStart w:id="59" w:name="_Ref24703573"/>
      <w:bookmarkEnd w:id="52"/>
      <w:bookmarkEnd w:id="53"/>
      <w:r w:rsidRPr="00CA3CDC">
        <w:rPr>
          <w:rFonts w:ascii="Tahoma" w:hAnsi="Tahoma" w:cs="Tahoma"/>
        </w:rPr>
        <w:t>Sobre o Valor Nominal Unitário ou saldo do Valor Nominal Unitário, conforme o caso, das Debêntures da Série DI</w:t>
      </w:r>
      <w:r w:rsidRPr="00CA3CDC" w:rsidDel="005942E2">
        <w:rPr>
          <w:rFonts w:ascii="Tahoma" w:hAnsi="Tahoma" w:cs="Tahoma"/>
        </w:rPr>
        <w:t xml:space="preserve"> </w:t>
      </w:r>
      <w:r w:rsidRPr="00CA3CDC">
        <w:rPr>
          <w:rFonts w:ascii="Tahoma" w:hAnsi="Tahoma" w:cs="Tahoma"/>
        </w:rPr>
        <w:t xml:space="preserve">incidirão juros remuneratórios correspondentes a 100,00% (cem por cento) da variação acumuladas das taxas médias diárias dos Depósitos Interfinanceiros – DI de um dia, over extra grupo, expressa na forma percentual ao ano, base </w:t>
      </w:r>
      <w:r>
        <w:rPr>
          <w:rFonts w:ascii="Tahoma" w:hAnsi="Tahoma" w:cs="Tahoma"/>
        </w:rPr>
        <w:t>252</w:t>
      </w:r>
      <w:r w:rsidRPr="005073E1">
        <w:rPr>
          <w:rFonts w:ascii="Tahoma" w:hAnsi="Tahoma" w:cs="Tahoma"/>
        </w:rPr>
        <w:t xml:space="preserve"> (</w:t>
      </w:r>
      <w:r>
        <w:rPr>
          <w:rFonts w:ascii="Tahoma" w:hAnsi="Tahoma" w:cs="Tahoma"/>
        </w:rPr>
        <w:t>duzentos e cinquenta e dois</w:t>
      </w:r>
      <w:r w:rsidRPr="005073E1">
        <w:rPr>
          <w:rFonts w:ascii="Tahoma" w:hAnsi="Tahoma" w:cs="Tahoma"/>
        </w:rPr>
        <w:t xml:space="preserve">) </w:t>
      </w:r>
      <w:r>
        <w:rPr>
          <w:rFonts w:ascii="Tahoma" w:hAnsi="Tahoma" w:cs="Tahoma"/>
        </w:rPr>
        <w:t>dias úteis</w:t>
      </w:r>
      <w:r w:rsidRPr="00CA3CDC">
        <w:rPr>
          <w:rFonts w:ascii="Tahoma" w:hAnsi="Tahoma" w:cs="Tahoma"/>
        </w:rPr>
        <w:t>, calculada e divulgada diariamente pela B3 no informativo diário disponível em sua página na internet (http://www.b3.com.br) (“</w:t>
      </w:r>
      <w:r w:rsidRPr="00CA3CDC">
        <w:rPr>
          <w:rFonts w:ascii="Tahoma" w:hAnsi="Tahoma" w:cs="Tahoma"/>
          <w:u w:val="single"/>
        </w:rPr>
        <w:t>Taxa DI</w:t>
      </w:r>
      <w:r w:rsidRPr="00CA3CDC">
        <w:rPr>
          <w:rFonts w:ascii="Tahoma" w:hAnsi="Tahoma" w:cs="Tahoma"/>
        </w:rPr>
        <w:t xml:space="preserve">”), acrescida de uma sobretaxa de 1,50 (um inteiro e cinquenta centésimos por cento) ao ano, </w:t>
      </w:r>
      <w:r>
        <w:rPr>
          <w:rFonts w:ascii="Tahoma" w:hAnsi="Tahoma" w:cs="Tahoma"/>
        </w:rPr>
        <w:t>252</w:t>
      </w:r>
      <w:r w:rsidRPr="005073E1">
        <w:rPr>
          <w:rFonts w:ascii="Tahoma" w:hAnsi="Tahoma" w:cs="Tahoma"/>
        </w:rPr>
        <w:t xml:space="preserve"> (</w:t>
      </w:r>
      <w:r>
        <w:rPr>
          <w:rFonts w:ascii="Tahoma" w:hAnsi="Tahoma" w:cs="Tahoma"/>
        </w:rPr>
        <w:t>duzentos e cinquenta e dois</w:t>
      </w:r>
      <w:r w:rsidRPr="005073E1">
        <w:rPr>
          <w:rFonts w:ascii="Tahoma" w:hAnsi="Tahoma" w:cs="Tahoma"/>
        </w:rPr>
        <w:t xml:space="preserve">) </w:t>
      </w:r>
      <w:r w:rsidR="00F847F8" w:rsidRPr="00CD19E0">
        <w:rPr>
          <w:rFonts w:ascii="Tahoma" w:hAnsi="Tahoma" w:cs="Tahoma"/>
        </w:rPr>
        <w:t>Dias Úteis</w:t>
      </w:r>
      <w:r w:rsidRPr="005073E1">
        <w:rPr>
          <w:rFonts w:ascii="Tahoma" w:hAnsi="Tahoma" w:cs="Tahoma"/>
        </w:rPr>
        <w:t xml:space="preserve"> </w:t>
      </w:r>
      <w:r w:rsidRPr="00CA3CDC">
        <w:rPr>
          <w:rFonts w:ascii="Tahoma" w:hAnsi="Tahoma" w:cs="Tahoma"/>
        </w:rPr>
        <w:t>(“</w:t>
      </w:r>
      <w:r w:rsidRPr="00CA3CDC">
        <w:rPr>
          <w:rFonts w:ascii="Tahoma" w:hAnsi="Tahoma" w:cs="Tahoma"/>
          <w:u w:val="single"/>
        </w:rPr>
        <w:t>Remuneração da Série DI</w:t>
      </w:r>
      <w:r w:rsidRPr="00CA3CDC">
        <w:rPr>
          <w:rFonts w:ascii="Tahoma" w:hAnsi="Tahoma" w:cs="Tahoma"/>
        </w:rPr>
        <w:t xml:space="preserve">” e, em conjunto e indistintamente com a Remuneração da </w:t>
      </w:r>
      <w:r w:rsidRPr="00CA3CDC">
        <w:rPr>
          <w:rFonts w:ascii="Tahoma" w:hAnsi="Tahoma"/>
        </w:rPr>
        <w:t>Série IPCA</w:t>
      </w:r>
      <w:r w:rsidRPr="00CA3CDC">
        <w:rPr>
          <w:rFonts w:ascii="Tahoma" w:hAnsi="Tahoma" w:cs="Tahoma"/>
        </w:rPr>
        <w:t>, “</w:t>
      </w:r>
      <w:r w:rsidRPr="00CA3CDC">
        <w:rPr>
          <w:rFonts w:ascii="Tahoma" w:hAnsi="Tahoma" w:cs="Tahoma"/>
          <w:u w:val="single"/>
        </w:rPr>
        <w:t>Remuneração</w:t>
      </w:r>
      <w:r w:rsidRPr="00CA3CDC">
        <w:rPr>
          <w:rFonts w:ascii="Tahoma" w:hAnsi="Tahoma" w:cs="Tahoma"/>
        </w:rPr>
        <w:t xml:space="preserve">”), calculados de forma exponencial e cumulativa </w:t>
      </w:r>
      <w:r w:rsidRPr="0028568C">
        <w:rPr>
          <w:rFonts w:ascii="Tahoma" w:hAnsi="Tahoma"/>
          <w:i/>
        </w:rPr>
        <w:t>pro rata temporis</w:t>
      </w:r>
      <w:r w:rsidRPr="00CA3CDC">
        <w:rPr>
          <w:rFonts w:ascii="Tahoma" w:hAnsi="Tahoma" w:cs="Tahoma"/>
        </w:rPr>
        <w:t>, por dias úteis decorridos, desde a primeira Data de Integralização ou a Data de Pagamento da Remuneração da Série DI</w:t>
      </w:r>
      <w:r w:rsidRPr="00CA3CDC" w:rsidDel="005942E2">
        <w:rPr>
          <w:rFonts w:ascii="Tahoma" w:hAnsi="Tahoma" w:cs="Tahoma"/>
        </w:rPr>
        <w:t xml:space="preserve"> </w:t>
      </w:r>
      <w:r w:rsidRPr="00CA3CDC">
        <w:rPr>
          <w:rFonts w:ascii="Tahoma" w:hAnsi="Tahoma" w:cs="Tahoma"/>
        </w:rPr>
        <w:t>(conforme abaixo definido) imediatamente anterior, conforme o caso, até a data do efetivo pagamento</w:t>
      </w:r>
      <w:bookmarkEnd w:id="58"/>
      <w:r w:rsidR="00F847F8" w:rsidRPr="00CA3CDC">
        <w:rPr>
          <w:rFonts w:ascii="Tahoma" w:hAnsi="Tahoma" w:cs="Tahoma"/>
        </w:rPr>
        <w:t xml:space="preserve">. </w:t>
      </w:r>
    </w:p>
    <w:p w14:paraId="14B0C9BE" w14:textId="151D0421" w:rsidR="00F847F8" w:rsidRPr="00CA3CDC" w:rsidRDefault="00F847F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Remuneração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será calculada de acordo com a seguinte fórmula: </w:t>
      </w:r>
    </w:p>
    <w:p w14:paraId="5D383877" w14:textId="77777777" w:rsidR="00F847F8" w:rsidRPr="00CA3CDC" w:rsidRDefault="00F847F8" w:rsidP="0050450F">
      <w:pPr>
        <w:pStyle w:val="PargrafodaLista"/>
        <w:tabs>
          <w:tab w:val="left" w:pos="1134"/>
        </w:tabs>
        <w:spacing w:after="240" w:line="320" w:lineRule="exact"/>
        <w:ind w:left="0"/>
        <w:jc w:val="center"/>
        <w:rPr>
          <w:rFonts w:ascii="Tahoma" w:hAnsi="Tahoma" w:cs="Tahoma"/>
        </w:rPr>
      </w:pPr>
      <w:r w:rsidRPr="00CA3CDC">
        <w:rPr>
          <w:rFonts w:ascii="Tahoma" w:hAnsi="Tahoma" w:cs="Tahoma"/>
        </w:rPr>
        <w:t xml:space="preserve">J = </w:t>
      </w:r>
      <w:proofErr w:type="spellStart"/>
      <w:r w:rsidRPr="00CA3CDC">
        <w:rPr>
          <w:rFonts w:ascii="Tahoma" w:hAnsi="Tahoma" w:cs="Tahoma"/>
        </w:rPr>
        <w:t>VNe</w:t>
      </w:r>
      <w:proofErr w:type="spellEnd"/>
      <w:r w:rsidRPr="00CA3CDC">
        <w:rPr>
          <w:rFonts w:ascii="Tahoma" w:hAnsi="Tahoma" w:cs="Tahoma"/>
        </w:rPr>
        <w:t xml:space="preserve"> x (Fator Juros – 1)</w:t>
      </w:r>
    </w:p>
    <w:p w14:paraId="50DB2125"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01936236" w14:textId="15341F3D"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 xml:space="preserve">J = valor da Remuneração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acumulada no Período de Capitalização (conforme abaixo definido), calculado com 8 (oito) casas decimais sem arredondamento; </w:t>
      </w:r>
    </w:p>
    <w:p w14:paraId="0E2B55F6" w14:textId="0B9F11F3" w:rsidR="00F847F8" w:rsidRPr="00CA3CDC" w:rsidRDefault="00F847F8" w:rsidP="0050450F">
      <w:pPr>
        <w:pStyle w:val="PargrafodaLista"/>
        <w:tabs>
          <w:tab w:val="left" w:pos="1134"/>
        </w:tabs>
        <w:spacing w:after="240" w:line="320" w:lineRule="exact"/>
        <w:ind w:left="0"/>
        <w:jc w:val="both"/>
        <w:rPr>
          <w:rFonts w:ascii="Tahoma" w:hAnsi="Tahoma" w:cs="Tahoma"/>
        </w:rPr>
      </w:pPr>
      <w:proofErr w:type="spellStart"/>
      <w:r w:rsidRPr="00CA3CDC">
        <w:rPr>
          <w:rFonts w:ascii="Tahoma" w:hAnsi="Tahoma" w:cs="Tahoma"/>
        </w:rPr>
        <w:t>VNe</w:t>
      </w:r>
      <w:proofErr w:type="spellEnd"/>
      <w:r w:rsidRPr="00CA3CDC">
        <w:rPr>
          <w:rFonts w:ascii="Tahoma" w:hAnsi="Tahoma" w:cs="Tahoma"/>
        </w:rPr>
        <w:t xml:space="preserve"> = Valor Nominal Unitário ou saldo do Valor Nominal Unitário, conforme o caso, de cada Debênture da </w:t>
      </w:r>
      <w:r w:rsidR="000C4E48" w:rsidRPr="00CA3CDC">
        <w:rPr>
          <w:rFonts w:ascii="Tahoma" w:eastAsia="Arial Unicode MS" w:hAnsi="Tahoma" w:cs="Tahoma"/>
        </w:rPr>
        <w:t>Série DI</w:t>
      </w:r>
      <w:r w:rsidRPr="00CA3CDC">
        <w:rPr>
          <w:rFonts w:ascii="Tahoma" w:hAnsi="Tahoma" w:cs="Tahoma"/>
        </w:rPr>
        <w:t>, informado/calculado com 8 (oito) casas decimais, sem arredondamento; e</w:t>
      </w:r>
    </w:p>
    <w:p w14:paraId="2F8D7584"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proofErr w:type="spellStart"/>
      <w:r w:rsidRPr="00CA3CDC">
        <w:rPr>
          <w:rFonts w:ascii="Tahoma" w:hAnsi="Tahoma" w:cs="Tahoma"/>
        </w:rPr>
        <w:t>FatorJuros</w:t>
      </w:r>
      <w:proofErr w:type="spellEnd"/>
      <w:r w:rsidRPr="00CA3CDC">
        <w:rPr>
          <w:rFonts w:ascii="Tahoma" w:hAnsi="Tahoma" w:cs="Tahoma"/>
        </w:rPr>
        <w:t xml:space="preserve"> = </w:t>
      </w:r>
      <w:proofErr w:type="spellStart"/>
      <w:r w:rsidRPr="00CA3CDC">
        <w:rPr>
          <w:rFonts w:ascii="Tahoma" w:hAnsi="Tahoma" w:cs="Tahoma"/>
        </w:rPr>
        <w:t>produtório</w:t>
      </w:r>
      <w:proofErr w:type="spellEnd"/>
      <w:r w:rsidRPr="00CA3CDC">
        <w:rPr>
          <w:rFonts w:ascii="Tahoma" w:hAnsi="Tahoma" w:cs="Tahoma"/>
        </w:rPr>
        <w:t xml:space="preserve"> das Taxas DI, desde a data de início do Período de Capitalização, inclusive, acrescido do </w:t>
      </w:r>
      <w:r w:rsidR="00F34B4E" w:rsidRPr="00CA3CDC">
        <w:rPr>
          <w:rFonts w:ascii="Tahoma" w:hAnsi="Tahoma" w:cs="Tahoma"/>
        </w:rPr>
        <w:t>S</w:t>
      </w:r>
      <w:r w:rsidRPr="00CA3CDC">
        <w:rPr>
          <w:rFonts w:ascii="Tahoma" w:hAnsi="Tahoma" w:cs="Tahoma"/>
        </w:rPr>
        <w:t xml:space="preserve">pread, calculado com 9 (nove) casas decimais, com arredondamento, apurado de formulada seguinte forma: </w:t>
      </w:r>
    </w:p>
    <w:p w14:paraId="60E2224E" w14:textId="77777777" w:rsidR="00F847F8" w:rsidRPr="00CA3CDC" w:rsidRDefault="00F847F8" w:rsidP="0050450F">
      <w:pPr>
        <w:pStyle w:val="PargrafodaLista"/>
        <w:tabs>
          <w:tab w:val="left" w:pos="1134"/>
        </w:tabs>
        <w:spacing w:after="240" w:line="320" w:lineRule="exact"/>
        <w:ind w:left="0"/>
        <w:jc w:val="center"/>
        <w:rPr>
          <w:rFonts w:ascii="Tahoma" w:hAnsi="Tahoma" w:cs="Tahoma"/>
        </w:rPr>
      </w:pPr>
      <w:r w:rsidRPr="00CA3CDC">
        <w:rPr>
          <w:rFonts w:ascii="Tahoma" w:hAnsi="Tahoma" w:cs="Tahoma"/>
          <w:noProof/>
        </w:rPr>
        <w:drawing>
          <wp:inline distT="0" distB="0" distL="0" distR="0" wp14:anchorId="590CC535" wp14:editId="59F6599E">
            <wp:extent cx="2470150" cy="190500"/>
            <wp:effectExtent l="0" t="0" r="0" b="0"/>
            <wp:docPr id="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0150" cy="190500"/>
                    </a:xfrm>
                    <a:prstGeom prst="rect">
                      <a:avLst/>
                    </a:prstGeom>
                    <a:noFill/>
                    <a:ln>
                      <a:noFill/>
                    </a:ln>
                  </pic:spPr>
                </pic:pic>
              </a:graphicData>
            </a:graphic>
          </wp:inline>
        </w:drawing>
      </w:r>
    </w:p>
    <w:p w14:paraId="5E4AE842"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7ABD0CEE"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noProof/>
        </w:rPr>
        <w:lastRenderedPageBreak/>
        <w:drawing>
          <wp:anchor distT="0" distB="0" distL="114300" distR="114300" simplePos="0" relativeHeight="251658240" behindDoc="0" locked="0" layoutInCell="1" allowOverlap="1" wp14:anchorId="7757F272" wp14:editId="195BBDA9">
            <wp:simplePos x="0" y="0"/>
            <wp:positionH relativeFrom="margin">
              <wp:align>center</wp:align>
            </wp:positionH>
            <wp:positionV relativeFrom="paragraph">
              <wp:posOffset>921385</wp:posOffset>
            </wp:positionV>
            <wp:extent cx="1784985" cy="467995"/>
            <wp:effectExtent l="0" t="0" r="5715" b="8255"/>
            <wp:wrapTopAndBottom/>
            <wp:docPr id="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0" cstate="print">
                      <a:extLst>
                        <a:ext uri="{28A0092B-C50C-407E-A947-70E740481C1C}">
                          <a14:useLocalDpi xmlns:a14="http://schemas.microsoft.com/office/drawing/2010/main" val="0"/>
                        </a:ext>
                      </a:extLst>
                    </a:blip>
                    <a:srcRect b="34506"/>
                    <a:stretch>
                      <a:fillRect/>
                    </a:stretch>
                  </pic:blipFill>
                  <pic:spPr bwMode="auto">
                    <a:xfrm>
                      <a:off x="0" y="0"/>
                      <a:ext cx="1784985" cy="467995"/>
                    </a:xfrm>
                    <a:prstGeom prst="rect">
                      <a:avLst/>
                    </a:prstGeom>
                    <a:noFill/>
                    <a:ln>
                      <a:noFill/>
                    </a:ln>
                  </pic:spPr>
                </pic:pic>
              </a:graphicData>
            </a:graphic>
          </wp:anchor>
        </w:drawing>
      </w:r>
      <w:proofErr w:type="spellStart"/>
      <w:r w:rsidRPr="00CA3CDC">
        <w:rPr>
          <w:rFonts w:ascii="Tahoma" w:hAnsi="Tahoma" w:cs="Tahoma"/>
        </w:rPr>
        <w:t>FatorDI</w:t>
      </w:r>
      <w:proofErr w:type="spellEnd"/>
      <w:r w:rsidRPr="00CA3CDC">
        <w:rPr>
          <w:rFonts w:ascii="Tahoma" w:hAnsi="Tahoma" w:cs="Tahoma"/>
        </w:rPr>
        <w:t xml:space="preserve"> = </w:t>
      </w:r>
      <w:proofErr w:type="spellStart"/>
      <w:r w:rsidRPr="00CA3CDC">
        <w:rPr>
          <w:rFonts w:ascii="Tahoma" w:hAnsi="Tahoma" w:cs="Tahoma"/>
        </w:rPr>
        <w:t>produtório</w:t>
      </w:r>
      <w:proofErr w:type="spellEnd"/>
      <w:r w:rsidRPr="00CA3CDC">
        <w:rPr>
          <w:rFonts w:ascii="Tahoma" w:hAnsi="Tahoma" w:cs="Tahoma"/>
        </w:rPr>
        <w:t xml:space="preserve"> dos fatores das Taxas </w:t>
      </w:r>
      <w:proofErr w:type="spellStart"/>
      <w:r w:rsidRPr="00CA3CDC">
        <w:rPr>
          <w:rFonts w:ascii="Tahoma" w:hAnsi="Tahoma" w:cs="Tahoma"/>
        </w:rPr>
        <w:t>DIk</w:t>
      </w:r>
      <w:proofErr w:type="spellEnd"/>
      <w:r w:rsidRPr="00CA3CDC">
        <w:rPr>
          <w:rFonts w:ascii="Tahoma" w:hAnsi="Tahoma" w:cs="Tahoma"/>
        </w:rPr>
        <w:t>, desde a data de início do Período de Capitalização, inclusive, até a data de seu efetivo pagamento, exclusive, calculado com 8 (oito) casas decimais, com arredondamento, apurado da seguinte forma:</w:t>
      </w:r>
    </w:p>
    <w:p w14:paraId="41A60850" w14:textId="77777777" w:rsidR="00F847F8" w:rsidRPr="00CA3CDC" w:rsidRDefault="00F847F8" w:rsidP="0050450F">
      <w:pPr>
        <w:pStyle w:val="PargrafodaLista"/>
        <w:tabs>
          <w:tab w:val="left" w:pos="1134"/>
        </w:tabs>
        <w:spacing w:after="240" w:line="320" w:lineRule="exact"/>
        <w:ind w:left="0"/>
        <w:jc w:val="center"/>
        <w:rPr>
          <w:rFonts w:ascii="Tahoma" w:hAnsi="Tahoma" w:cs="Tahoma"/>
        </w:rPr>
      </w:pPr>
    </w:p>
    <w:p w14:paraId="1999B6A9"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390143D1"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 xml:space="preserve">k = número de ordens dos fatores das Taxas DI, variando de 1 (um) até </w:t>
      </w:r>
      <w:proofErr w:type="spellStart"/>
      <w:r w:rsidRPr="00CA3CDC">
        <w:rPr>
          <w:rFonts w:ascii="Tahoma" w:hAnsi="Tahoma" w:cs="Tahoma"/>
        </w:rPr>
        <w:t>nDI</w:t>
      </w:r>
      <w:proofErr w:type="spellEnd"/>
      <w:r w:rsidRPr="00CA3CDC">
        <w:rPr>
          <w:rFonts w:ascii="Tahoma" w:hAnsi="Tahoma" w:cs="Tahoma"/>
        </w:rPr>
        <w:t>;</w:t>
      </w:r>
    </w:p>
    <w:p w14:paraId="00937B47" w14:textId="77777777" w:rsidR="00F847F8" w:rsidRPr="00CA3CDC" w:rsidRDefault="00025F7C"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noProof/>
        </w:rPr>
        <w:drawing>
          <wp:anchor distT="0" distB="0" distL="114300" distR="114300" simplePos="0" relativeHeight="251660288" behindDoc="0" locked="0" layoutInCell="1" allowOverlap="1" wp14:anchorId="4B24A166" wp14:editId="5D58B14D">
            <wp:simplePos x="0" y="0"/>
            <wp:positionH relativeFrom="column">
              <wp:posOffset>2179683</wp:posOffset>
            </wp:positionH>
            <wp:positionV relativeFrom="paragraph">
              <wp:posOffset>558074</wp:posOffset>
            </wp:positionV>
            <wp:extent cx="1579880" cy="556260"/>
            <wp:effectExtent l="0" t="0" r="127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79880" cy="556260"/>
                    </a:xfrm>
                    <a:prstGeom prst="rect">
                      <a:avLst/>
                    </a:prstGeom>
                    <a:noFill/>
                    <a:ln>
                      <a:noFill/>
                    </a:ln>
                  </pic:spPr>
                </pic:pic>
              </a:graphicData>
            </a:graphic>
          </wp:anchor>
        </w:drawing>
      </w:r>
      <w:proofErr w:type="spellStart"/>
      <w:r w:rsidR="00F847F8" w:rsidRPr="00CA3CDC">
        <w:rPr>
          <w:rFonts w:ascii="Tahoma" w:hAnsi="Tahoma" w:cs="Tahoma"/>
        </w:rPr>
        <w:t>nDI</w:t>
      </w:r>
      <w:proofErr w:type="spellEnd"/>
      <w:r w:rsidR="00F847F8" w:rsidRPr="00CA3CDC">
        <w:rPr>
          <w:rFonts w:ascii="Tahoma" w:hAnsi="Tahoma" w:cs="Tahoma"/>
        </w:rPr>
        <w:t xml:space="preserve"> = número total de Taxas DI, consideradas no Período de Capitalização, sendo “</w:t>
      </w:r>
      <w:proofErr w:type="spellStart"/>
      <w:r w:rsidR="00F847F8" w:rsidRPr="00CA3CDC">
        <w:rPr>
          <w:rFonts w:ascii="Tahoma" w:hAnsi="Tahoma" w:cs="Tahoma"/>
        </w:rPr>
        <w:t>nDI</w:t>
      </w:r>
      <w:proofErr w:type="spellEnd"/>
      <w:r w:rsidR="00F847F8" w:rsidRPr="00CA3CDC">
        <w:rPr>
          <w:rFonts w:ascii="Tahoma" w:hAnsi="Tahoma" w:cs="Tahoma"/>
        </w:rPr>
        <w:t>” um número inteiro; e</w:t>
      </w:r>
    </w:p>
    <w:p w14:paraId="34ECF7CF" w14:textId="77777777" w:rsidR="00025F7C" w:rsidRPr="00CA3CDC" w:rsidRDefault="00025F7C" w:rsidP="0050450F">
      <w:pPr>
        <w:pStyle w:val="PargrafodaLista"/>
        <w:tabs>
          <w:tab w:val="left" w:pos="1134"/>
        </w:tabs>
        <w:spacing w:after="240" w:line="320" w:lineRule="exact"/>
        <w:ind w:left="0"/>
        <w:jc w:val="both"/>
        <w:rPr>
          <w:rFonts w:ascii="Tahoma" w:hAnsi="Tahoma" w:cs="Tahoma"/>
        </w:rPr>
      </w:pPr>
    </w:p>
    <w:p w14:paraId="01EB8FB4"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proofErr w:type="spellStart"/>
      <w:r w:rsidRPr="00CA3CDC">
        <w:rPr>
          <w:rFonts w:ascii="Tahoma" w:hAnsi="Tahoma" w:cs="Tahoma"/>
        </w:rPr>
        <w:t>TDIk</w:t>
      </w:r>
      <w:proofErr w:type="spellEnd"/>
      <w:r w:rsidRPr="00CA3CDC">
        <w:rPr>
          <w:rFonts w:ascii="Tahoma" w:hAnsi="Tahoma" w:cs="Tahoma"/>
        </w:rPr>
        <w:t xml:space="preserve"> = Taxa DI</w:t>
      </w:r>
      <w:r w:rsidR="00A41AFE">
        <w:rPr>
          <w:rFonts w:ascii="Tahoma" w:hAnsi="Tahoma" w:cs="Tahoma"/>
        </w:rPr>
        <w:t xml:space="preserve"> anual</w:t>
      </w:r>
      <w:r w:rsidRPr="00CA3CDC">
        <w:rPr>
          <w:rFonts w:ascii="Tahoma" w:hAnsi="Tahoma" w:cs="Tahoma"/>
        </w:rPr>
        <w:t>, de ordem k, expressa ao dia, calculada com 8 (oito) casas decimais, com arredondamento, apurada da seguinte forma:</w:t>
      </w:r>
    </w:p>
    <w:p w14:paraId="44F4A0A7"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77C407F6"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K = número de ordem dos fatores das Taxas DI, variando de 1 até “n”;</w:t>
      </w:r>
    </w:p>
    <w:p w14:paraId="367266FF"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proofErr w:type="spellStart"/>
      <w:r w:rsidRPr="00CA3CDC">
        <w:rPr>
          <w:rFonts w:ascii="Tahoma" w:hAnsi="Tahoma" w:cs="Tahoma"/>
        </w:rPr>
        <w:t>DIk</w:t>
      </w:r>
      <w:proofErr w:type="spellEnd"/>
      <w:r w:rsidRPr="00CA3CDC">
        <w:rPr>
          <w:rFonts w:ascii="Tahoma" w:hAnsi="Tahoma" w:cs="Tahoma"/>
        </w:rPr>
        <w:t xml:space="preserve"> = Taxa DI divulgada pela B3, válida por 1 (um) Dia Útil (overnight), utilizada com 2 (duas) casas decimais.</w:t>
      </w:r>
    </w:p>
    <w:p w14:paraId="5DE61D93" w14:textId="77777777" w:rsidR="00F847F8" w:rsidRPr="00CA3CDC" w:rsidRDefault="00025F7C"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noProof/>
        </w:rPr>
        <w:drawing>
          <wp:anchor distT="0" distB="0" distL="114300" distR="114300" simplePos="0" relativeHeight="251659264" behindDoc="0" locked="0" layoutInCell="1" allowOverlap="1" wp14:anchorId="1C8A0E9F" wp14:editId="7F5A6D6B">
            <wp:simplePos x="0" y="0"/>
            <wp:positionH relativeFrom="margin">
              <wp:align>center</wp:align>
            </wp:positionH>
            <wp:positionV relativeFrom="paragraph">
              <wp:posOffset>732609</wp:posOffset>
            </wp:positionV>
            <wp:extent cx="1974850" cy="570865"/>
            <wp:effectExtent l="0" t="0" r="6350" b="635"/>
            <wp:wrapTopAndBottom/>
            <wp:docPr id="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4850" cy="570865"/>
                    </a:xfrm>
                    <a:prstGeom prst="rect">
                      <a:avLst/>
                    </a:prstGeom>
                    <a:noFill/>
                    <a:ln>
                      <a:noFill/>
                    </a:ln>
                  </pic:spPr>
                </pic:pic>
              </a:graphicData>
            </a:graphic>
          </wp:anchor>
        </w:drawing>
      </w:r>
      <w:r w:rsidR="00F847F8" w:rsidRPr="00CA3CDC">
        <w:rPr>
          <w:rFonts w:ascii="Tahoma" w:hAnsi="Tahoma" w:cs="Tahoma"/>
        </w:rPr>
        <w:t>Fator Spread = Sobretaxa de juros fixos calculada com 9 (nove) casas decimais, com arredondamento, calculado conforme fórmula abaixo:</w:t>
      </w:r>
    </w:p>
    <w:p w14:paraId="6009818B" w14:textId="77777777" w:rsidR="00F847F8" w:rsidRPr="00CA3CDC" w:rsidRDefault="00F847F8" w:rsidP="0050450F">
      <w:pPr>
        <w:pStyle w:val="PargrafodaLista"/>
        <w:tabs>
          <w:tab w:val="left" w:pos="1134"/>
        </w:tabs>
        <w:spacing w:after="240" w:line="320" w:lineRule="exact"/>
        <w:ind w:left="0"/>
        <w:jc w:val="center"/>
        <w:rPr>
          <w:rFonts w:ascii="Tahoma" w:hAnsi="Tahoma" w:cs="Tahoma"/>
        </w:rPr>
      </w:pPr>
    </w:p>
    <w:p w14:paraId="67BB95F9"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Onde:</w:t>
      </w:r>
    </w:p>
    <w:p w14:paraId="2275618D" w14:textId="77777777" w:rsidR="00F847F8" w:rsidRPr="00CA3CDC" w:rsidRDefault="00F34B4E"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lastRenderedPageBreak/>
        <w:t>S</w:t>
      </w:r>
      <w:r w:rsidR="00F847F8" w:rsidRPr="00CA3CDC">
        <w:rPr>
          <w:rFonts w:ascii="Tahoma" w:hAnsi="Tahoma" w:cs="Tahoma"/>
        </w:rPr>
        <w:t>pread = 1,5000; e</w:t>
      </w:r>
    </w:p>
    <w:p w14:paraId="0C2C2DE0"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DP = número de Dias Úteis contido no Período de Capitalização, sendo “DP” um número inteiro.</w:t>
      </w:r>
    </w:p>
    <w:p w14:paraId="15E8A113" w14:textId="77777777" w:rsidR="00F847F8" w:rsidRPr="00CA3CDC" w:rsidRDefault="00F847F8" w:rsidP="0050450F">
      <w:pPr>
        <w:pStyle w:val="PargrafodaLista"/>
        <w:tabs>
          <w:tab w:val="left" w:pos="1134"/>
        </w:tabs>
        <w:spacing w:after="240" w:line="320" w:lineRule="exact"/>
        <w:ind w:left="0"/>
        <w:jc w:val="both"/>
        <w:rPr>
          <w:rFonts w:ascii="Tahoma" w:hAnsi="Tahoma" w:cs="Tahoma"/>
        </w:rPr>
      </w:pPr>
      <w:r w:rsidRPr="00CA3CDC">
        <w:rPr>
          <w:rFonts w:ascii="Tahoma" w:hAnsi="Tahoma" w:cs="Tahoma"/>
        </w:rPr>
        <w:t>Observações:</w:t>
      </w:r>
    </w:p>
    <w:p w14:paraId="1878204F"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 xml:space="preserve">o fator resultante da expressão (1 + </w:t>
      </w:r>
      <w:proofErr w:type="spellStart"/>
      <w:r w:rsidRPr="00CA3CDC">
        <w:rPr>
          <w:rFonts w:ascii="Tahoma" w:hAnsi="Tahoma" w:cs="Tahoma"/>
        </w:rPr>
        <w:t>TDIk</w:t>
      </w:r>
      <w:proofErr w:type="spellEnd"/>
      <w:r w:rsidRPr="00CA3CDC">
        <w:rPr>
          <w:rFonts w:ascii="Tahoma" w:hAnsi="Tahoma" w:cs="Tahoma"/>
        </w:rPr>
        <w:t>) é considerado com 16 (dezesseis) casas decimais, sem arredondamento;</w:t>
      </w:r>
    </w:p>
    <w:p w14:paraId="537C3856"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 xml:space="preserve">efetua-se o </w:t>
      </w:r>
      <w:proofErr w:type="spellStart"/>
      <w:r w:rsidRPr="00CA3CDC">
        <w:rPr>
          <w:rFonts w:ascii="Tahoma" w:hAnsi="Tahoma" w:cs="Tahoma"/>
        </w:rPr>
        <w:t>produtório</w:t>
      </w:r>
      <w:proofErr w:type="spellEnd"/>
      <w:r w:rsidRPr="00CA3CDC">
        <w:rPr>
          <w:rFonts w:ascii="Tahoma" w:hAnsi="Tahoma" w:cs="Tahoma"/>
        </w:rPr>
        <w:t xml:space="preserve"> dos fatores diários (1 + </w:t>
      </w:r>
      <w:proofErr w:type="spellStart"/>
      <w:r w:rsidRPr="00CA3CDC">
        <w:rPr>
          <w:rFonts w:ascii="Tahoma" w:hAnsi="Tahoma" w:cs="Tahoma"/>
        </w:rPr>
        <w:t>TDIk</w:t>
      </w:r>
      <w:proofErr w:type="spellEnd"/>
      <w:r w:rsidRPr="00CA3CDC">
        <w:rPr>
          <w:rFonts w:ascii="Tahoma" w:hAnsi="Tahoma" w:cs="Tahoma"/>
        </w:rPr>
        <w:t>), sendo que a cada fator diário acumulado, trunca-se o resultado com 16 (dezesseis) casas decimais, aplicando-se o próximo fator diário, e assim por diante até o último considerado;</w:t>
      </w:r>
    </w:p>
    <w:p w14:paraId="5F8A1993"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a Taxa DI deverá ser utilizada considerando idêntico número de casas decimais divulgado pela B3;</w:t>
      </w:r>
    </w:p>
    <w:p w14:paraId="5004108A"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 xml:space="preserve">o fator resultante da expressão (Fator DI x Fator Spread) é considerado com 9 (nove) casas decimais, com arredondamento; </w:t>
      </w:r>
    </w:p>
    <w:p w14:paraId="46FB6CCD" w14:textId="77777777"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 xml:space="preserve">uma vez os fatores estando acumulados, considera-se o fator resultante “Fator DI” com 8 (oito) casas decimais, com arredondamento; </w:t>
      </w:r>
    </w:p>
    <w:p w14:paraId="3689D92D" w14:textId="100AA89F" w:rsidR="00F847F8" w:rsidRPr="00CA3CDC" w:rsidRDefault="00F847F8" w:rsidP="0050450F">
      <w:pPr>
        <w:pStyle w:val="PargrafodaLista"/>
        <w:numPr>
          <w:ilvl w:val="2"/>
          <w:numId w:val="45"/>
        </w:numPr>
        <w:tabs>
          <w:tab w:val="left" w:pos="851"/>
        </w:tabs>
        <w:spacing w:after="240" w:line="320" w:lineRule="exact"/>
        <w:ind w:left="851" w:hanging="851"/>
        <w:jc w:val="both"/>
        <w:rPr>
          <w:rFonts w:ascii="Tahoma" w:hAnsi="Tahoma" w:cs="Tahoma"/>
        </w:rPr>
      </w:pPr>
      <w:r w:rsidRPr="00CA3CDC">
        <w:rPr>
          <w:rFonts w:ascii="Tahoma" w:hAnsi="Tahoma" w:cs="Tahoma"/>
        </w:rPr>
        <w:t>para aplicação de “</w:t>
      </w:r>
      <w:proofErr w:type="spellStart"/>
      <w:r w:rsidRPr="00CA3CDC">
        <w:rPr>
          <w:rFonts w:ascii="Tahoma" w:hAnsi="Tahoma" w:cs="Tahoma"/>
        </w:rPr>
        <w:t>DIk</w:t>
      </w:r>
      <w:proofErr w:type="spellEnd"/>
      <w:r w:rsidRPr="00CA3CDC">
        <w:rPr>
          <w:rFonts w:ascii="Tahoma" w:hAnsi="Tahoma" w:cs="Tahoma"/>
        </w:rPr>
        <w:t xml:space="preserve">”, será sempre considerada a Taxa DI divulgada no </w:t>
      </w:r>
      <w:r w:rsidR="0050450F" w:rsidRPr="00CA3CDC">
        <w:rPr>
          <w:rFonts w:ascii="Tahoma" w:hAnsi="Tahoma" w:cs="Tahoma"/>
        </w:rPr>
        <w:t>1º</w:t>
      </w:r>
      <w:r w:rsidR="0050450F">
        <w:rPr>
          <w:rFonts w:ascii="Tahoma" w:hAnsi="Tahoma" w:cs="Tahoma"/>
        </w:rPr>
        <w:t> </w:t>
      </w:r>
      <w:r w:rsidRPr="00CA3CDC">
        <w:rPr>
          <w:rFonts w:ascii="Tahoma" w:hAnsi="Tahoma" w:cs="Tahoma"/>
        </w:rPr>
        <w:t xml:space="preserve">(primeiro) Dia Útil que antecede a data efetiva de cálculo. Por exemplo, para cálculo da Remuneração </w:t>
      </w:r>
      <w:r w:rsidR="0098218B" w:rsidRPr="00CA3CDC">
        <w:rPr>
          <w:rFonts w:ascii="Tahoma" w:hAnsi="Tahoma" w:cs="Tahoma"/>
        </w:rPr>
        <w:t xml:space="preserve">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no dia </w:t>
      </w:r>
      <w:r w:rsidR="009514FB">
        <w:rPr>
          <w:rFonts w:ascii="Tahoma" w:hAnsi="Tahoma" w:cs="Tahoma"/>
        </w:rPr>
        <w:t>17</w:t>
      </w:r>
      <w:r w:rsidRPr="00CA3CDC">
        <w:rPr>
          <w:rFonts w:ascii="Tahoma" w:hAnsi="Tahoma" w:cs="Tahoma"/>
        </w:rPr>
        <w:t xml:space="preserve">, será considerada a Taxa DI divulgada no </w:t>
      </w:r>
      <w:r w:rsidR="0050450F" w:rsidRPr="00CA3CDC">
        <w:rPr>
          <w:rFonts w:ascii="Tahoma" w:hAnsi="Tahoma" w:cs="Tahoma"/>
        </w:rPr>
        <w:t>dia</w:t>
      </w:r>
      <w:r w:rsidR="0050450F">
        <w:rPr>
          <w:rFonts w:ascii="Tahoma" w:hAnsi="Tahoma" w:cs="Tahoma"/>
        </w:rPr>
        <w:t> </w:t>
      </w:r>
      <w:r w:rsidR="009514FB">
        <w:rPr>
          <w:rFonts w:ascii="Tahoma" w:hAnsi="Tahoma" w:cs="Tahoma"/>
        </w:rPr>
        <w:t>17</w:t>
      </w:r>
      <w:r w:rsidRPr="00CA3CDC">
        <w:rPr>
          <w:rFonts w:ascii="Tahoma" w:hAnsi="Tahoma" w:cs="Tahoma"/>
        </w:rPr>
        <w:t xml:space="preserve">, considerando que </w:t>
      </w:r>
      <w:r w:rsidR="0098218B" w:rsidRPr="00CA3CDC">
        <w:rPr>
          <w:rFonts w:ascii="Tahoma" w:hAnsi="Tahoma" w:cs="Tahoma"/>
        </w:rPr>
        <w:t xml:space="preserve">ambos </w:t>
      </w:r>
      <w:r w:rsidRPr="00CA3CDC">
        <w:rPr>
          <w:rFonts w:ascii="Tahoma" w:hAnsi="Tahoma" w:cs="Tahoma"/>
        </w:rPr>
        <w:t>são Dias Úteis</w:t>
      </w:r>
      <w:r w:rsidR="0098218B" w:rsidRPr="00CA3CDC">
        <w:rPr>
          <w:rFonts w:ascii="Tahoma" w:hAnsi="Tahoma" w:cs="Tahoma"/>
        </w:rPr>
        <w:t>; e</w:t>
      </w:r>
      <w:r w:rsidRPr="00CA3CDC">
        <w:rPr>
          <w:rFonts w:ascii="Tahoma" w:hAnsi="Tahoma" w:cs="Tahoma"/>
        </w:rPr>
        <w:t xml:space="preserve"> </w:t>
      </w:r>
    </w:p>
    <w:p w14:paraId="615D71FB" w14:textId="1FC9C817" w:rsidR="0098218B" w:rsidRPr="00CA3CDC" w:rsidRDefault="0098218B" w:rsidP="0050450F">
      <w:pPr>
        <w:pStyle w:val="PargrafodaLista"/>
        <w:numPr>
          <w:ilvl w:val="2"/>
          <w:numId w:val="45"/>
        </w:numPr>
        <w:tabs>
          <w:tab w:val="left" w:pos="851"/>
        </w:tabs>
        <w:spacing w:after="240" w:line="320" w:lineRule="exact"/>
        <w:ind w:left="851" w:hanging="851"/>
        <w:jc w:val="both"/>
        <w:rPr>
          <w:rFonts w:ascii="Tahoma" w:hAnsi="Tahoma" w:cs="Tahoma"/>
          <w:bCs/>
        </w:rPr>
      </w:pPr>
      <w:r w:rsidRPr="00CA3CDC">
        <w:rPr>
          <w:rFonts w:ascii="Tahoma" w:hAnsi="Tahoma" w:cs="Tahoma"/>
          <w:bCs/>
        </w:rPr>
        <w:t xml:space="preserve">Excepcionalmente, </w:t>
      </w:r>
      <w:r w:rsidRPr="00CA3CDC">
        <w:rPr>
          <w:rFonts w:ascii="Tahoma" w:hAnsi="Tahoma" w:cs="Tahoma"/>
        </w:rPr>
        <w:t>para</w:t>
      </w:r>
      <w:r w:rsidRPr="00CA3CDC">
        <w:rPr>
          <w:rFonts w:ascii="Tahoma" w:hAnsi="Tahoma" w:cs="Tahoma"/>
          <w:bCs/>
        </w:rPr>
        <w:t xml:space="preserve"> o primeiro período de cálculo da Remuneração </w:t>
      </w:r>
      <w:r w:rsidRPr="00CA3CDC">
        <w:rPr>
          <w:rFonts w:ascii="Tahoma" w:hAnsi="Tahoma" w:cs="Tahoma"/>
        </w:rPr>
        <w:t xml:space="preserve">da </w:t>
      </w:r>
      <w:r w:rsidR="000C4E48" w:rsidRPr="00CA3CDC">
        <w:rPr>
          <w:rFonts w:ascii="Tahoma" w:eastAsia="Arial Unicode MS" w:hAnsi="Tahoma" w:cs="Tahoma"/>
        </w:rPr>
        <w:t>Série DI</w:t>
      </w:r>
      <w:r w:rsidRPr="00CA3CDC">
        <w:rPr>
          <w:rFonts w:ascii="Tahoma" w:hAnsi="Tahoma" w:cs="Tahoma"/>
          <w:bCs/>
        </w:rPr>
        <w:t xml:space="preserve">, deve-se considerar 2 (dois) Dias Úteis adicionais de Remuneração da </w:t>
      </w:r>
      <w:r w:rsidR="000C4E48" w:rsidRPr="00CA3CDC">
        <w:rPr>
          <w:rFonts w:ascii="Tahoma" w:eastAsia="Arial Unicode MS" w:hAnsi="Tahoma" w:cs="Tahoma"/>
        </w:rPr>
        <w:t>Série DI</w:t>
      </w:r>
      <w:r w:rsidRPr="00CA3CDC">
        <w:rPr>
          <w:rFonts w:ascii="Tahoma" w:hAnsi="Tahoma" w:cs="Tahoma"/>
          <w:bCs/>
        </w:rPr>
        <w:t>.</w:t>
      </w:r>
    </w:p>
    <w:p w14:paraId="58EA93D5" w14:textId="77777777" w:rsidR="0098218B" w:rsidRPr="00CA3CDC" w:rsidRDefault="0098218B" w:rsidP="0050450F">
      <w:pPr>
        <w:pStyle w:val="PargrafodaLista"/>
        <w:numPr>
          <w:ilvl w:val="2"/>
          <w:numId w:val="3"/>
        </w:numPr>
        <w:tabs>
          <w:tab w:val="left" w:pos="1134"/>
        </w:tabs>
        <w:spacing w:after="240" w:line="320" w:lineRule="exact"/>
        <w:ind w:left="0" w:firstLine="0"/>
        <w:jc w:val="both"/>
        <w:rPr>
          <w:rFonts w:ascii="Tahoma" w:hAnsi="Tahoma" w:cs="Tahoma"/>
          <w:bCs/>
        </w:rPr>
      </w:pPr>
      <w:bookmarkStart w:id="60" w:name="_Ref458014332"/>
      <w:bookmarkStart w:id="61" w:name="_Ref314589029"/>
      <w:bookmarkStart w:id="62" w:name="_DV_C252"/>
      <w:r w:rsidRPr="00CA3CDC">
        <w:rPr>
          <w:rFonts w:ascii="Tahoma" w:hAnsi="Tahoma" w:cs="Tahoma"/>
        </w:rPr>
        <w:t>Considera</w:t>
      </w:r>
      <w:r w:rsidRPr="00CA3CDC">
        <w:rPr>
          <w:rFonts w:ascii="Tahoma" w:hAnsi="Tahoma" w:cs="Tahoma"/>
          <w:bCs/>
        </w:rPr>
        <w:t>-se “</w:t>
      </w:r>
      <w:r w:rsidRPr="00CA3CDC">
        <w:rPr>
          <w:rFonts w:ascii="Tahoma" w:hAnsi="Tahoma" w:cs="Tahoma"/>
          <w:bCs/>
          <w:u w:val="single"/>
        </w:rPr>
        <w:t>Período de Capitalização</w:t>
      </w:r>
      <w:r w:rsidRPr="00CA3CDC">
        <w:rPr>
          <w:rFonts w:ascii="Tahoma" w:hAnsi="Tahoma" w:cs="Tahoma"/>
          <w:bCs/>
        </w:rPr>
        <w:t xml:space="preserve">” o intervalo de tempo que se inicia </w:t>
      </w:r>
      <w:r w:rsidRPr="00CA3CDC">
        <w:rPr>
          <w:rFonts w:ascii="Tahoma" w:hAnsi="Tahoma" w:cs="Tahoma"/>
          <w:b/>
          <w:bCs/>
        </w:rPr>
        <w:t>(i)</w:t>
      </w:r>
      <w:r w:rsidRPr="00CA3CDC">
        <w:rPr>
          <w:rFonts w:ascii="Tahoma" w:hAnsi="Tahoma" w:cs="Tahoma"/>
          <w:bCs/>
        </w:rPr>
        <w:t xml:space="preserve"> na primeira Data de Integralização (inclusive) e termina na primeira Data de Pagamento da Remuneração </w:t>
      </w:r>
      <w:r w:rsidRPr="00CA3CDC">
        <w:rPr>
          <w:rFonts w:ascii="Tahoma" w:hAnsi="Tahoma" w:cs="Tahoma"/>
        </w:rPr>
        <w:t xml:space="preserve">de cada Série </w:t>
      </w:r>
      <w:r w:rsidRPr="00CA3CDC">
        <w:rPr>
          <w:rFonts w:ascii="Tahoma" w:hAnsi="Tahoma" w:cs="Tahoma"/>
          <w:bCs/>
        </w:rPr>
        <w:t xml:space="preserve">(exclusive), no caso do primeiro Período de Capitalização; ou </w:t>
      </w:r>
      <w:r w:rsidRPr="00CA3CDC">
        <w:rPr>
          <w:rFonts w:ascii="Tahoma" w:hAnsi="Tahoma" w:cs="Tahoma"/>
          <w:b/>
          <w:bCs/>
        </w:rPr>
        <w:t>(</w:t>
      </w:r>
      <w:proofErr w:type="spellStart"/>
      <w:r w:rsidRPr="00CA3CDC">
        <w:rPr>
          <w:rFonts w:ascii="Tahoma" w:hAnsi="Tahoma" w:cs="Tahoma"/>
          <w:b/>
          <w:bCs/>
        </w:rPr>
        <w:t>ii</w:t>
      </w:r>
      <w:proofErr w:type="spellEnd"/>
      <w:r w:rsidRPr="00CA3CDC">
        <w:rPr>
          <w:rFonts w:ascii="Tahoma" w:hAnsi="Tahoma" w:cs="Tahoma"/>
          <w:b/>
          <w:bCs/>
        </w:rPr>
        <w:t>)</w:t>
      </w:r>
      <w:r w:rsidRPr="00CA3CDC">
        <w:rPr>
          <w:rFonts w:ascii="Tahoma" w:hAnsi="Tahoma" w:cs="Tahoma"/>
          <w:bCs/>
        </w:rPr>
        <w:t xml:space="preserve"> na última Data de Pagamento da Remuneração</w:t>
      </w:r>
      <w:r w:rsidRPr="00CA3CDC">
        <w:rPr>
          <w:rFonts w:ascii="Tahoma" w:hAnsi="Tahoma" w:cs="Tahoma"/>
        </w:rPr>
        <w:t xml:space="preserve"> </w:t>
      </w:r>
      <w:r w:rsidR="00F66FA2" w:rsidRPr="00CA3CDC">
        <w:rPr>
          <w:rFonts w:ascii="Tahoma" w:hAnsi="Tahoma" w:cs="Tahoma"/>
        </w:rPr>
        <w:t>de cada Série</w:t>
      </w:r>
      <w:r w:rsidRPr="00CA3CDC">
        <w:rPr>
          <w:rFonts w:ascii="Tahoma" w:hAnsi="Tahoma" w:cs="Tahoma"/>
          <w:bCs/>
        </w:rPr>
        <w:t xml:space="preserve"> (inclusive), e termina na próxima Data de Pagamento da Remuneração</w:t>
      </w:r>
      <w:r w:rsidRPr="00CA3CDC">
        <w:rPr>
          <w:rFonts w:ascii="Tahoma" w:hAnsi="Tahoma" w:cs="Tahoma"/>
        </w:rPr>
        <w:t xml:space="preserve"> da respectiva Série</w:t>
      </w:r>
      <w:r w:rsidRPr="00CA3CDC">
        <w:rPr>
          <w:rFonts w:ascii="Tahoma" w:hAnsi="Tahoma" w:cs="Tahoma"/>
          <w:bCs/>
        </w:rPr>
        <w:t xml:space="preserve"> ou na Data de Vencimento (exclusive), conforme o caso, para os demais Períodos de Capitalização. Cada Período de Capitalização sucede o anterior sem solução de continuidade, até a respectiva Data de Vencimento, de vencimento antecipado e/ou resgate antecipado das Debêntures, conforme o caso. </w:t>
      </w:r>
    </w:p>
    <w:p w14:paraId="3A363090" w14:textId="7C562DC5" w:rsidR="00F847F8" w:rsidRPr="00CA3CDC" w:rsidRDefault="00F847F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bCs/>
        </w:rPr>
        <w:lastRenderedPageBreak/>
        <w:t>Observado</w:t>
      </w:r>
      <w:r w:rsidRPr="00CA3CDC">
        <w:rPr>
          <w:rFonts w:ascii="Tahoma" w:hAnsi="Tahoma" w:cs="Tahoma"/>
        </w:rPr>
        <w:t xml:space="preserve"> o disposto na Cláusula </w:t>
      </w:r>
      <w:r w:rsidRPr="00CA3CDC">
        <w:rPr>
          <w:rFonts w:ascii="Tahoma" w:hAnsi="Tahoma" w:cs="Tahoma"/>
        </w:rPr>
        <w:fldChar w:fldCharType="begin"/>
      </w:r>
      <w:r w:rsidRPr="00CA3CDC">
        <w:rPr>
          <w:rFonts w:ascii="Tahoma" w:hAnsi="Tahoma" w:cs="Tahoma"/>
        </w:rPr>
        <w:instrText xml:space="preserve"> REF _Ref535358074 \r \h  \* MERGEFORMAT </w:instrText>
      </w:r>
      <w:r w:rsidRPr="00CA3CDC">
        <w:rPr>
          <w:rFonts w:ascii="Tahoma" w:hAnsi="Tahoma" w:cs="Tahoma"/>
        </w:rPr>
      </w:r>
      <w:r w:rsidRPr="00CA3CDC">
        <w:rPr>
          <w:rFonts w:ascii="Tahoma" w:hAnsi="Tahoma" w:cs="Tahoma"/>
        </w:rPr>
        <w:fldChar w:fldCharType="separate"/>
      </w:r>
      <w:r w:rsidR="003963D9">
        <w:rPr>
          <w:rFonts w:ascii="Tahoma" w:hAnsi="Tahoma" w:cs="Tahoma"/>
        </w:rPr>
        <w:t>5.14.7</w:t>
      </w:r>
      <w:r w:rsidRPr="00CA3CDC">
        <w:rPr>
          <w:rFonts w:ascii="Tahoma" w:hAnsi="Tahoma" w:cs="Tahoma"/>
        </w:rPr>
        <w:fldChar w:fldCharType="end"/>
      </w:r>
      <w:r w:rsidRPr="00CA3CDC">
        <w:rPr>
          <w:rFonts w:ascii="Tahoma" w:hAnsi="Tahoma" w:cs="Tahoma"/>
        </w:rPr>
        <w:t xml:space="preserve"> abaixo, se, quando do cálculo de quaisquer obrigações pecuniárias relativas às Debêntures </w:t>
      </w:r>
      <w:r w:rsidR="0098218B" w:rsidRPr="00CA3CDC">
        <w:rPr>
          <w:rFonts w:ascii="Tahoma" w:hAnsi="Tahoma" w:cs="Tahoma"/>
        </w:rPr>
        <w:t xml:space="preserve">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previstas nesta Escritura de Emissão, a Taxa DI não estiver disponível, será utilizado, em sua substituição, </w:t>
      </w:r>
      <w:r w:rsidR="00F66FA2" w:rsidRPr="00CA3CDC">
        <w:rPr>
          <w:rFonts w:ascii="Tahoma" w:hAnsi="Tahoma" w:cs="Tahoma"/>
        </w:rPr>
        <w:t>a</w:t>
      </w:r>
      <w:r w:rsidRPr="00CA3CDC">
        <w:rPr>
          <w:rFonts w:ascii="Tahoma" w:hAnsi="Tahoma" w:cs="Tahoma"/>
        </w:rPr>
        <w:t xml:space="preserve"> última Taxa DI divulgada oficialmente até a data do cálculo, não sendo devidas quaisquer compensações financeiras, multas ou penalidades entre a Companhia e a Debenturista, quando da divulgação posterior da Taxa DI.</w:t>
      </w:r>
    </w:p>
    <w:p w14:paraId="4BF1EA84" w14:textId="0F523D69" w:rsidR="00F847F8" w:rsidRPr="00CA3CDC" w:rsidRDefault="00F66FA2"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63" w:name="_Ref535358074"/>
      <w:r w:rsidRPr="00CA3CDC">
        <w:rPr>
          <w:rFonts w:ascii="Tahoma" w:hAnsi="Tahoma" w:cs="Tahoma"/>
        </w:rPr>
        <w:t xml:space="preserve">Em caso de indisponibilidade </w:t>
      </w:r>
      <w:r w:rsidR="00E21FC6" w:rsidRPr="00CA3CDC">
        <w:rPr>
          <w:rFonts w:ascii="Tahoma" w:hAnsi="Tahoma" w:cs="Tahoma"/>
        </w:rPr>
        <w:t>da Taxa DI</w:t>
      </w:r>
      <w:r w:rsidRPr="00CA3CDC">
        <w:rPr>
          <w:rFonts w:ascii="Tahoma" w:hAnsi="Tahoma" w:cs="Tahoma"/>
        </w:rPr>
        <w:t xml:space="preserve"> após 10 (dez) dias da data esperada para sua apuração, ou, ainda, no caso de sua extinção ou impossibilidade legal de aplicação às Debêntures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ou por determinação judicial, será utilizado, em sua substituição, seu substituto legal. Na falta do substituto legal, a Debenturista deverá, no prazo máximo de 4 (quatro) Dias Úteis a contar do respectivo evento ou do fim do prazo de 10 (dez) dias mencionado acima, conforme o caso, convocar assembleia geral dos titulares dos CRI, nos termos previstos no Termo de Securitização, para escolha de nov</w:t>
      </w:r>
      <w:r w:rsidR="00E21FC6" w:rsidRPr="00CA3CDC">
        <w:rPr>
          <w:rFonts w:ascii="Tahoma" w:hAnsi="Tahoma" w:cs="Tahoma"/>
        </w:rPr>
        <w:t>a</w:t>
      </w:r>
      <w:r w:rsidRPr="00CA3CDC">
        <w:rPr>
          <w:rFonts w:ascii="Tahoma" w:hAnsi="Tahoma" w:cs="Tahoma"/>
        </w:rPr>
        <w:t xml:space="preserve"> </w:t>
      </w:r>
      <w:r w:rsidR="00E21FC6" w:rsidRPr="00CA3CDC">
        <w:rPr>
          <w:rFonts w:ascii="Tahoma" w:hAnsi="Tahoma" w:cs="Tahoma"/>
        </w:rPr>
        <w:t>taxa</w:t>
      </w:r>
      <w:r w:rsidRPr="00CA3CDC">
        <w:rPr>
          <w:rFonts w:ascii="Tahoma" w:hAnsi="Tahoma" w:cs="Tahoma"/>
        </w:rPr>
        <w:t xml:space="preserve">, em comum acordo com a Emissora. A decisão da Debenturista deverá ser tomada única e exclusivamente conforme definido na assembleia geral de titulares dos CRI, convocada para deliberar sobre o novo índice a ser aplicado. Caso </w:t>
      </w:r>
      <w:r w:rsidRPr="00CA3CDC">
        <w:rPr>
          <w:rFonts w:ascii="Tahoma" w:hAnsi="Tahoma" w:cs="Tahoma"/>
          <w:b/>
        </w:rPr>
        <w:t>(i)</w:t>
      </w:r>
      <w:r w:rsidRPr="00CA3CDC">
        <w:rPr>
          <w:rFonts w:ascii="Tahoma" w:hAnsi="Tahoma" w:cs="Tahoma"/>
        </w:rPr>
        <w:t xml:space="preserve"> não haja acordo entre os titulares dos CRI entre os Titulares de CRI e a Emissora em relação </w:t>
      </w:r>
      <w:r w:rsidR="00E21FC6" w:rsidRPr="00CA3CDC">
        <w:rPr>
          <w:rFonts w:ascii="Tahoma" w:hAnsi="Tahoma" w:cs="Tahoma"/>
        </w:rPr>
        <w:t>à nova taxa</w:t>
      </w:r>
      <w:r w:rsidRPr="00CA3CDC">
        <w:rPr>
          <w:rFonts w:ascii="Tahoma" w:hAnsi="Tahoma" w:cs="Tahoma"/>
        </w:rPr>
        <w:t xml:space="preserve"> a ser utilizad</w:t>
      </w:r>
      <w:r w:rsidR="00E21FC6" w:rsidRPr="00CA3CDC">
        <w:rPr>
          <w:rFonts w:ascii="Tahoma" w:hAnsi="Tahoma" w:cs="Tahoma"/>
        </w:rPr>
        <w:t>a</w:t>
      </w:r>
      <w:r w:rsidRPr="00CA3CDC">
        <w:rPr>
          <w:rFonts w:ascii="Tahoma" w:hAnsi="Tahoma" w:cs="Tahoma"/>
        </w:rPr>
        <w:t xml:space="preserve">, observado o quórum previsto no Termo de Securitização; ou </w:t>
      </w:r>
      <w:r w:rsidRPr="00CA3CDC">
        <w:rPr>
          <w:rFonts w:ascii="Tahoma" w:hAnsi="Tahoma" w:cs="Tahoma"/>
          <w:b/>
        </w:rPr>
        <w:t>(</w:t>
      </w:r>
      <w:proofErr w:type="spellStart"/>
      <w:r w:rsidRPr="00CA3CDC">
        <w:rPr>
          <w:rFonts w:ascii="Tahoma" w:hAnsi="Tahoma" w:cs="Tahoma"/>
          <w:b/>
        </w:rPr>
        <w:t>ii</w:t>
      </w:r>
      <w:proofErr w:type="spellEnd"/>
      <w:r w:rsidRPr="00CA3CDC">
        <w:rPr>
          <w:rFonts w:ascii="Tahoma" w:hAnsi="Tahoma" w:cs="Tahoma"/>
          <w:b/>
        </w:rPr>
        <w:t>)</w:t>
      </w:r>
      <w:r w:rsidRPr="00CA3CDC">
        <w:rPr>
          <w:rFonts w:ascii="Tahoma" w:hAnsi="Tahoma" w:cs="Tahoma"/>
        </w:rPr>
        <w:t xml:space="preserve"> não haja quórum suficiente para a instalação e/ou deliberação em primeira e segunda convocações da assembleia geral de titulares dos CRI, a Emissora deverá resgatar a totalidade das Debêntures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no prazo de 30 (trinta) dias contados da data da realização da respectiva assembleia geral de titulares dos CRI, ou contados da data em que referida assembleia geral de titulares dos CRI deveria ter ocorrido, pelo </w:t>
      </w:r>
      <w:r w:rsidR="00E21FC6" w:rsidRPr="00CA3CDC">
        <w:rPr>
          <w:rFonts w:ascii="Tahoma" w:hAnsi="Tahoma" w:cs="Tahoma"/>
        </w:rPr>
        <w:t xml:space="preserve">saldo </w:t>
      </w:r>
      <w:r w:rsidRPr="00CA3CDC">
        <w:rPr>
          <w:rFonts w:ascii="Tahoma" w:hAnsi="Tahoma" w:cs="Tahoma"/>
        </w:rPr>
        <w:t xml:space="preserve">Valor Nominal Unitário, acrescido da respectiva Remuneração, calculada </w:t>
      </w:r>
      <w:r w:rsidRPr="00CA3CDC">
        <w:rPr>
          <w:rFonts w:ascii="Tahoma" w:hAnsi="Tahoma" w:cs="Tahoma"/>
          <w:i/>
        </w:rPr>
        <w:t>pro rata temporis</w:t>
      </w:r>
      <w:r w:rsidRPr="00CA3CDC">
        <w:rPr>
          <w:rFonts w:ascii="Tahoma" w:hAnsi="Tahoma" w:cs="Tahoma"/>
        </w:rPr>
        <w:t xml:space="preserve"> desde a primeira Data de Integralização ou da última Data de Pagamento de Remuneração</w:t>
      </w:r>
      <w:r w:rsidR="00E21FC6" w:rsidRPr="00CA3CDC">
        <w:rPr>
          <w:rFonts w:ascii="Tahoma" w:hAnsi="Tahoma" w:cs="Tahoma"/>
        </w:rPr>
        <w:t xml:space="preserve">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imediatamente anterior, conforme o caso, até a data do efetivo resgate. Nesta alternativa, com a finalidade de apurar-se a </w:t>
      </w:r>
      <w:r w:rsidR="00E21FC6" w:rsidRPr="00CA3CDC">
        <w:rPr>
          <w:rFonts w:ascii="Tahoma" w:hAnsi="Tahoma" w:cs="Tahoma"/>
        </w:rPr>
        <w:t>Remuneração devida</w:t>
      </w:r>
      <w:r w:rsidRPr="00CA3CDC">
        <w:rPr>
          <w:rFonts w:ascii="Tahoma" w:hAnsi="Tahoma" w:cs="Tahoma"/>
        </w:rPr>
        <w:t xml:space="preserve"> com relação às Debêntures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 xml:space="preserve">a serem resgatadas, será utilizada a última </w:t>
      </w:r>
      <w:r w:rsidR="00E21FC6" w:rsidRPr="00CA3CDC">
        <w:rPr>
          <w:rFonts w:ascii="Tahoma" w:hAnsi="Tahoma" w:cs="Tahoma"/>
        </w:rPr>
        <w:t>Taxa DI</w:t>
      </w:r>
      <w:r w:rsidRPr="00CA3CDC">
        <w:rPr>
          <w:rFonts w:ascii="Tahoma" w:hAnsi="Tahoma" w:cs="Tahoma"/>
        </w:rPr>
        <w:t xml:space="preserve"> divulgada oficialmente</w:t>
      </w:r>
      <w:r w:rsidR="00F847F8" w:rsidRPr="00CA3CDC">
        <w:rPr>
          <w:rFonts w:ascii="Tahoma" w:hAnsi="Tahoma" w:cs="Tahoma"/>
        </w:rPr>
        <w:t xml:space="preserve">. </w:t>
      </w:r>
    </w:p>
    <w:p w14:paraId="1ABE9A81" w14:textId="6F2076D6" w:rsidR="00F847F8" w:rsidRPr="00CA3CDC" w:rsidRDefault="00F847F8"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Caso a Taxa DI volte a ser divulgada antes da realização da assembleia geral de Debenturista prevista acima, ressalvada a hipótese de sua inaplicabilidade por disposição legal ou determinação judicial, referida assembleia geral de Debenturistas não será realizada em razão da perda de seu escopo e será cancelada, e a Taxa DI, a partir da data de sua divulgação, passará a ser novamente utilizada para o cálculo de quaisquer obrigações pecuniárias relativas às Debêntures</w:t>
      </w:r>
      <w:r w:rsidR="00E21FC6" w:rsidRPr="00CA3CDC">
        <w:rPr>
          <w:rFonts w:ascii="Tahoma" w:hAnsi="Tahoma" w:cs="Tahoma"/>
        </w:rPr>
        <w:t xml:space="preserve"> da </w:t>
      </w:r>
      <w:r w:rsidR="005942E2" w:rsidRPr="00CA3CDC">
        <w:rPr>
          <w:rFonts w:ascii="Tahoma" w:hAnsi="Tahoma" w:cs="Tahoma"/>
        </w:rPr>
        <w:t>Série DI</w:t>
      </w:r>
      <w:r w:rsidR="005942E2" w:rsidRPr="00CA3CDC" w:rsidDel="005942E2">
        <w:rPr>
          <w:rFonts w:ascii="Tahoma" w:hAnsi="Tahoma" w:cs="Tahoma"/>
        </w:rPr>
        <w:t xml:space="preserve"> </w:t>
      </w:r>
      <w:r w:rsidRPr="00CA3CDC">
        <w:rPr>
          <w:rFonts w:ascii="Tahoma" w:hAnsi="Tahoma" w:cs="Tahoma"/>
        </w:rPr>
        <w:t>previstas nesta Escritura de Emissão.</w:t>
      </w:r>
      <w:bookmarkEnd w:id="63"/>
      <w:r w:rsidRPr="00CA3CDC">
        <w:rPr>
          <w:rFonts w:ascii="Tahoma" w:hAnsi="Tahoma" w:cs="Tahoma"/>
        </w:rPr>
        <w:t xml:space="preserve"> </w:t>
      </w:r>
    </w:p>
    <w:bookmarkEnd w:id="59"/>
    <w:bookmarkEnd w:id="60"/>
    <w:bookmarkEnd w:id="61"/>
    <w:bookmarkEnd w:id="62"/>
    <w:p w14:paraId="1D3A0475" w14:textId="77777777" w:rsidR="006E212D" w:rsidRPr="00CA3CDC" w:rsidRDefault="006E212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lastRenderedPageBreak/>
        <w:t>Pagamento da Remuneração das Debêntures</w:t>
      </w:r>
    </w:p>
    <w:p w14:paraId="55C9BBD1" w14:textId="113ADCB2" w:rsidR="00EE65F1" w:rsidRPr="00CA3CDC" w:rsidRDefault="006E212D"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64" w:name="_Hlk26427174"/>
      <w:bookmarkStart w:id="65" w:name="_Hlk13759057"/>
      <w:bookmarkStart w:id="66" w:name="_Ref24704039"/>
      <w:r w:rsidRPr="00CA3CDC">
        <w:rPr>
          <w:rFonts w:ascii="Tahoma" w:hAnsi="Tahoma" w:cs="Tahoma"/>
          <w:bCs/>
        </w:rPr>
        <w:t>Sem</w:t>
      </w:r>
      <w:r w:rsidRPr="00CA3CDC">
        <w:rPr>
          <w:rFonts w:ascii="Tahoma" w:hAnsi="Tahoma" w:cs="Tahoma"/>
        </w:rPr>
        <w:t xml:space="preserve"> prejuízo dos pagamentos em decorrência </w:t>
      </w:r>
      <w:r w:rsidR="00C96FE7" w:rsidRPr="00CA3CDC">
        <w:rPr>
          <w:rFonts w:ascii="Tahoma" w:hAnsi="Tahoma" w:cs="Tahoma"/>
        </w:rPr>
        <w:t xml:space="preserve">da amortização extraordinária facultativa ou da liquidação antecipada decorrente </w:t>
      </w:r>
      <w:r w:rsidR="00C17217" w:rsidRPr="00CA3CDC">
        <w:rPr>
          <w:rFonts w:ascii="Tahoma" w:hAnsi="Tahoma" w:cs="Tahoma"/>
        </w:rPr>
        <w:t xml:space="preserve">do vencimento antecipado </w:t>
      </w:r>
      <w:r w:rsidR="00C96FE7" w:rsidRPr="00CA3CDC">
        <w:rPr>
          <w:rFonts w:ascii="Tahoma" w:hAnsi="Tahoma" w:cs="Tahoma"/>
        </w:rPr>
        <w:t>ou</w:t>
      </w:r>
      <w:r w:rsidR="00C17217" w:rsidRPr="00CA3CDC">
        <w:rPr>
          <w:rFonts w:ascii="Tahoma" w:hAnsi="Tahoma" w:cs="Tahoma"/>
        </w:rPr>
        <w:t xml:space="preserve"> resgate antecipado das Debêntures</w:t>
      </w:r>
      <w:r w:rsidRPr="00CA3CDC">
        <w:rPr>
          <w:rFonts w:ascii="Tahoma" w:hAnsi="Tahoma" w:cs="Tahoma"/>
        </w:rPr>
        <w:t xml:space="preserve">, nos termos desta Escritura de Emissão, </w:t>
      </w:r>
      <w:r w:rsidR="002C0C99" w:rsidRPr="00CA3CDC">
        <w:rPr>
          <w:rFonts w:ascii="Tahoma" w:hAnsi="Tahoma" w:cs="Tahoma"/>
          <w:b/>
        </w:rPr>
        <w:t>(i)</w:t>
      </w:r>
      <w:r w:rsidR="002C0C99" w:rsidRPr="00CA3CDC">
        <w:rPr>
          <w:rFonts w:ascii="Tahoma" w:hAnsi="Tahoma" w:cs="Tahoma"/>
        </w:rPr>
        <w:t> </w:t>
      </w:r>
      <w:r w:rsidRPr="00CA3CDC">
        <w:rPr>
          <w:rFonts w:ascii="Tahoma" w:hAnsi="Tahoma" w:cs="Tahoma"/>
        </w:rPr>
        <w:t xml:space="preserve">a Remuneração </w:t>
      </w:r>
      <w:r w:rsidR="00E21FC6" w:rsidRPr="00CA3CDC">
        <w:rPr>
          <w:rFonts w:ascii="Tahoma" w:hAnsi="Tahoma" w:cs="Tahoma"/>
        </w:rPr>
        <w:t xml:space="preserve">da </w:t>
      </w:r>
      <w:r w:rsidR="005942E2" w:rsidRPr="00CA3CDC">
        <w:rPr>
          <w:rFonts w:ascii="Tahoma" w:hAnsi="Tahoma" w:cs="Tahoma"/>
        </w:rPr>
        <w:t>Série IPCA</w:t>
      </w:r>
      <w:r w:rsidR="005942E2" w:rsidRPr="00CA3CDC" w:rsidDel="005942E2">
        <w:rPr>
          <w:rFonts w:ascii="Tahoma" w:hAnsi="Tahoma" w:cs="Tahoma"/>
        </w:rPr>
        <w:t xml:space="preserve"> </w:t>
      </w:r>
      <w:r w:rsidR="00EF1441" w:rsidRPr="00CA3CDC">
        <w:rPr>
          <w:rFonts w:ascii="Tahoma" w:hAnsi="Tahoma" w:cs="Tahoma"/>
        </w:rPr>
        <w:t xml:space="preserve">será paga </w:t>
      </w:r>
      <w:r w:rsidR="00E21FC6" w:rsidRPr="00CA3CDC">
        <w:rPr>
          <w:rFonts w:ascii="Tahoma" w:hAnsi="Tahoma" w:cs="Tahoma"/>
        </w:rPr>
        <w:t xml:space="preserve">mensalmente, </w:t>
      </w:r>
      <w:r w:rsidR="00EF1441" w:rsidRPr="00CA3CDC">
        <w:rPr>
          <w:rFonts w:ascii="Tahoma" w:hAnsi="Tahoma" w:cs="Tahoma"/>
        </w:rPr>
        <w:t xml:space="preserve">nas datas de pagamento listadas no </w:t>
      </w:r>
      <w:r w:rsidR="00EF1441" w:rsidRPr="0028568C">
        <w:rPr>
          <w:rFonts w:ascii="Tahoma" w:hAnsi="Tahoma"/>
          <w:b/>
          <w:u w:val="single"/>
        </w:rPr>
        <w:t>Anexo V</w:t>
      </w:r>
      <w:r w:rsidR="00F34B4E" w:rsidRPr="0028568C">
        <w:rPr>
          <w:rFonts w:ascii="Tahoma" w:hAnsi="Tahoma"/>
          <w:b/>
          <w:u w:val="single"/>
        </w:rPr>
        <w:t>I</w:t>
      </w:r>
      <w:r w:rsidR="00EF1441" w:rsidRPr="00CA3CDC">
        <w:rPr>
          <w:rFonts w:ascii="Tahoma" w:hAnsi="Tahoma" w:cs="Tahoma"/>
        </w:rPr>
        <w:t xml:space="preserve"> desta Escritura de Emissão, sendo o primeiro pagamento devido em </w:t>
      </w:r>
      <w:r w:rsidR="009514FB">
        <w:rPr>
          <w:rFonts w:ascii="Tahoma" w:hAnsi="Tahoma" w:cs="Tahoma"/>
        </w:rPr>
        <w:t>17</w:t>
      </w:r>
      <w:r w:rsidR="00DD45EB">
        <w:rPr>
          <w:rFonts w:ascii="Tahoma" w:hAnsi="Tahoma" w:cs="Tahoma"/>
        </w:rPr>
        <w:t xml:space="preserve"> de janeiro de </w:t>
      </w:r>
      <w:r w:rsidR="00D706BF">
        <w:rPr>
          <w:rFonts w:ascii="Tahoma" w:hAnsi="Tahoma" w:cs="Tahoma"/>
        </w:rPr>
        <w:t>2020</w:t>
      </w:r>
      <w:r w:rsidR="00D706BF" w:rsidRPr="00CA3CDC">
        <w:rPr>
          <w:rFonts w:ascii="Tahoma" w:hAnsi="Tahoma" w:cs="Tahoma"/>
        </w:rPr>
        <w:t xml:space="preserve"> </w:t>
      </w:r>
      <w:r w:rsidR="00EF1441" w:rsidRPr="00CA3CDC">
        <w:rPr>
          <w:rFonts w:ascii="Tahoma" w:hAnsi="Tahoma" w:cs="Tahoma"/>
        </w:rPr>
        <w:t>e o último, na Data de Vencimento</w:t>
      </w:r>
      <w:r w:rsidR="00E21FC6" w:rsidRPr="00CA3CDC">
        <w:rPr>
          <w:rFonts w:ascii="Tahoma" w:hAnsi="Tahoma" w:cs="Tahoma"/>
        </w:rPr>
        <w:t xml:space="preserve"> da </w:t>
      </w:r>
      <w:r w:rsidR="005942E2" w:rsidRPr="00CA3CDC">
        <w:rPr>
          <w:rFonts w:ascii="Tahoma" w:hAnsi="Tahoma"/>
        </w:rPr>
        <w:t>Série IPCA</w:t>
      </w:r>
      <w:r w:rsidR="002C0C99" w:rsidRPr="00CA3CDC">
        <w:rPr>
          <w:rFonts w:ascii="Tahoma" w:hAnsi="Tahoma" w:cs="Tahoma"/>
        </w:rPr>
        <w:t xml:space="preserve">; e </w:t>
      </w:r>
      <w:r w:rsidR="002C0C99" w:rsidRPr="00CA3CDC">
        <w:rPr>
          <w:rFonts w:ascii="Tahoma" w:hAnsi="Tahoma" w:cs="Tahoma"/>
          <w:b/>
        </w:rPr>
        <w:t>(</w:t>
      </w:r>
      <w:proofErr w:type="spellStart"/>
      <w:r w:rsidR="002C0C99" w:rsidRPr="00CA3CDC">
        <w:rPr>
          <w:rFonts w:ascii="Tahoma" w:hAnsi="Tahoma" w:cs="Tahoma"/>
          <w:b/>
        </w:rPr>
        <w:t>ii</w:t>
      </w:r>
      <w:proofErr w:type="spellEnd"/>
      <w:r w:rsidR="002C0C99" w:rsidRPr="00CA3CDC">
        <w:rPr>
          <w:rFonts w:ascii="Tahoma" w:hAnsi="Tahoma" w:cs="Tahoma"/>
          <w:b/>
        </w:rPr>
        <w:t>)</w:t>
      </w:r>
      <w:r w:rsidR="002C0C99" w:rsidRPr="00CA3CDC">
        <w:rPr>
          <w:rFonts w:ascii="Tahoma" w:hAnsi="Tahoma" w:cs="Tahoma"/>
        </w:rPr>
        <w:t> </w:t>
      </w:r>
      <w:r w:rsidR="00E21FC6" w:rsidRPr="00CA3CDC">
        <w:rPr>
          <w:rFonts w:ascii="Tahoma" w:hAnsi="Tahoma" w:cs="Tahoma"/>
        </w:rPr>
        <w:t xml:space="preserve">a Remuneração da </w:t>
      </w:r>
      <w:r w:rsidR="005942E2" w:rsidRPr="00CA3CDC">
        <w:rPr>
          <w:rFonts w:ascii="Tahoma" w:hAnsi="Tahoma" w:cs="Tahoma"/>
        </w:rPr>
        <w:t>Série DI</w:t>
      </w:r>
      <w:r w:rsidR="005942E2" w:rsidRPr="00CA3CDC" w:rsidDel="005942E2">
        <w:rPr>
          <w:rFonts w:ascii="Tahoma" w:hAnsi="Tahoma" w:cs="Tahoma"/>
        </w:rPr>
        <w:t xml:space="preserve"> </w:t>
      </w:r>
      <w:r w:rsidR="00E21FC6" w:rsidRPr="00CA3CDC">
        <w:rPr>
          <w:rFonts w:ascii="Tahoma" w:hAnsi="Tahoma" w:cs="Tahoma"/>
        </w:rPr>
        <w:t xml:space="preserve">será paga mensalmente, nas datas de pagamento listadas no </w:t>
      </w:r>
      <w:r w:rsidR="00E21FC6" w:rsidRPr="0028568C">
        <w:rPr>
          <w:rFonts w:ascii="Tahoma" w:hAnsi="Tahoma"/>
          <w:b/>
          <w:u w:val="single"/>
        </w:rPr>
        <w:t>Anexo V</w:t>
      </w:r>
      <w:r w:rsidR="00F34B4E" w:rsidRPr="0028568C">
        <w:rPr>
          <w:rFonts w:ascii="Tahoma" w:hAnsi="Tahoma"/>
          <w:b/>
          <w:u w:val="single"/>
        </w:rPr>
        <w:t>II</w:t>
      </w:r>
      <w:r w:rsidR="00E21FC6" w:rsidRPr="00CA3CDC">
        <w:rPr>
          <w:rFonts w:ascii="Tahoma" w:hAnsi="Tahoma" w:cs="Tahoma"/>
        </w:rPr>
        <w:t xml:space="preserve"> desta Escritura de Emissão, sendo o primeiro pagamento devido em </w:t>
      </w:r>
      <w:r w:rsidR="009514FB">
        <w:rPr>
          <w:rFonts w:ascii="Tahoma" w:hAnsi="Tahoma" w:cs="Tahoma"/>
        </w:rPr>
        <w:t>17</w:t>
      </w:r>
      <w:r w:rsidR="00DD45EB" w:rsidRPr="00DD45EB">
        <w:rPr>
          <w:rFonts w:ascii="Tahoma" w:hAnsi="Tahoma" w:cs="Tahoma"/>
        </w:rPr>
        <w:t xml:space="preserve"> </w:t>
      </w:r>
      <w:r w:rsidR="00DD45EB">
        <w:rPr>
          <w:rFonts w:ascii="Tahoma" w:hAnsi="Tahoma" w:cs="Tahoma"/>
        </w:rPr>
        <w:t xml:space="preserve">de janeiro de </w:t>
      </w:r>
      <w:r w:rsidR="00D706BF">
        <w:rPr>
          <w:rFonts w:ascii="Tahoma" w:hAnsi="Tahoma" w:cs="Tahoma"/>
        </w:rPr>
        <w:t>2020</w:t>
      </w:r>
      <w:r w:rsidR="00D706BF" w:rsidRPr="00CA3CDC">
        <w:rPr>
          <w:rFonts w:ascii="Tahoma" w:hAnsi="Tahoma" w:cs="Tahoma"/>
        </w:rPr>
        <w:t xml:space="preserve"> </w:t>
      </w:r>
      <w:r w:rsidR="00E21FC6" w:rsidRPr="00CA3CDC">
        <w:rPr>
          <w:rFonts w:ascii="Tahoma" w:hAnsi="Tahoma" w:cs="Tahoma"/>
        </w:rPr>
        <w:t xml:space="preserve">e o último, na Data de Vencimento da </w:t>
      </w:r>
      <w:r w:rsidR="005942E2" w:rsidRPr="00CA3CDC">
        <w:rPr>
          <w:rFonts w:ascii="Tahoma" w:hAnsi="Tahoma" w:cs="Tahoma"/>
        </w:rPr>
        <w:t>Série DI</w:t>
      </w:r>
      <w:r w:rsidR="005942E2" w:rsidRPr="00CA3CDC" w:rsidDel="005942E2">
        <w:rPr>
          <w:rFonts w:ascii="Tahoma" w:hAnsi="Tahoma" w:cs="Tahoma"/>
        </w:rPr>
        <w:t xml:space="preserve"> </w:t>
      </w:r>
      <w:r w:rsidR="00321EA0" w:rsidRPr="00CA3CDC">
        <w:rPr>
          <w:rFonts w:ascii="Tahoma" w:hAnsi="Tahoma" w:cs="Tahoma"/>
        </w:rPr>
        <w:t xml:space="preserve">(cada </w:t>
      </w:r>
      <w:r w:rsidR="00C96FE7" w:rsidRPr="00CA3CDC">
        <w:rPr>
          <w:rFonts w:ascii="Tahoma" w:hAnsi="Tahoma" w:cs="Tahoma"/>
        </w:rPr>
        <w:t>data em que ocorrer um pagamento de Remuneração</w:t>
      </w:r>
      <w:r w:rsidR="00321EA0" w:rsidRPr="00CA3CDC">
        <w:rPr>
          <w:rFonts w:ascii="Tahoma" w:hAnsi="Tahoma" w:cs="Tahoma"/>
        </w:rPr>
        <w:t xml:space="preserve">, </w:t>
      </w:r>
      <w:r w:rsidR="00C96FE7" w:rsidRPr="00CA3CDC">
        <w:rPr>
          <w:rFonts w:ascii="Tahoma" w:hAnsi="Tahoma" w:cs="Tahoma"/>
        </w:rPr>
        <w:t xml:space="preserve">uma </w:t>
      </w:r>
      <w:r w:rsidR="00321EA0" w:rsidRPr="00CA3CDC">
        <w:rPr>
          <w:rFonts w:ascii="Tahoma" w:hAnsi="Tahoma" w:cs="Tahoma"/>
        </w:rPr>
        <w:t>“</w:t>
      </w:r>
      <w:r w:rsidR="00321EA0" w:rsidRPr="00CA3CDC">
        <w:rPr>
          <w:rFonts w:ascii="Tahoma" w:hAnsi="Tahoma" w:cs="Tahoma"/>
          <w:u w:val="single"/>
        </w:rPr>
        <w:t>Data de Pagamento de Remuneração</w:t>
      </w:r>
      <w:r w:rsidR="00321EA0" w:rsidRPr="00CA3CDC">
        <w:rPr>
          <w:rFonts w:ascii="Tahoma" w:hAnsi="Tahoma" w:cs="Tahoma"/>
        </w:rPr>
        <w:t>”)</w:t>
      </w:r>
      <w:bookmarkEnd w:id="64"/>
      <w:r w:rsidRPr="00CA3CDC">
        <w:rPr>
          <w:rFonts w:ascii="Tahoma" w:hAnsi="Tahoma" w:cs="Tahoma"/>
        </w:rPr>
        <w:t>.</w:t>
      </w:r>
      <w:bookmarkEnd w:id="65"/>
      <w:bookmarkEnd w:id="66"/>
      <w:r w:rsidR="006720FF" w:rsidRPr="00CA3CDC">
        <w:rPr>
          <w:rFonts w:ascii="Tahoma" w:hAnsi="Tahoma"/>
          <w:i/>
        </w:rPr>
        <w:t xml:space="preserve"> </w:t>
      </w:r>
    </w:p>
    <w:p w14:paraId="37372D6C" w14:textId="727079A8" w:rsidR="006E212D" w:rsidRPr="00CA3CDC" w:rsidRDefault="00EE65F1"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Observado o disposto no Termo de Securitização, a Debenturista terá até 2 (dois) Dias Úteis contados do </w:t>
      </w:r>
      <w:r w:rsidR="009B127B" w:rsidRPr="00CA3CDC">
        <w:rPr>
          <w:rFonts w:ascii="Tahoma" w:hAnsi="Tahoma" w:cs="Tahoma"/>
        </w:rPr>
        <w:t>recebimento dos valores decorrentes dos pagamentos de Remuneração das Debêntures da Série IPCA</w:t>
      </w:r>
      <w:r w:rsidR="009B127B" w:rsidRPr="00CA3CDC" w:rsidDel="005942E2">
        <w:rPr>
          <w:rFonts w:ascii="Tahoma" w:hAnsi="Tahoma" w:cs="Tahoma"/>
        </w:rPr>
        <w:t xml:space="preserve"> </w:t>
      </w:r>
      <w:r w:rsidR="009B127B" w:rsidRPr="00CA3CDC">
        <w:rPr>
          <w:rFonts w:ascii="Tahoma" w:hAnsi="Tahoma" w:cs="Tahoma"/>
        </w:rPr>
        <w:t xml:space="preserve">ou Debêntures da </w:t>
      </w:r>
      <w:r w:rsidR="009B127B" w:rsidRPr="00CA3CDC">
        <w:rPr>
          <w:rFonts w:ascii="Tahoma" w:eastAsia="Arial Unicode MS" w:hAnsi="Tahoma" w:cs="Tahoma"/>
        </w:rPr>
        <w:t>Série DI</w:t>
      </w:r>
      <w:r w:rsidR="009B127B" w:rsidRPr="00CA3CDC">
        <w:rPr>
          <w:rFonts w:ascii="Tahoma" w:hAnsi="Tahoma" w:cs="Tahoma"/>
        </w:rPr>
        <w:t>, conforme o caso, para efetuar os respectivos pagamentos a</w:t>
      </w:r>
      <w:r w:rsidRPr="00CA3CDC">
        <w:rPr>
          <w:rFonts w:ascii="Tahoma" w:hAnsi="Tahoma" w:cs="Tahoma"/>
        </w:rPr>
        <w:t xml:space="preserve">os titulares de CRI. </w:t>
      </w:r>
    </w:p>
    <w:p w14:paraId="5AD662AC" w14:textId="77777777" w:rsidR="006E212D" w:rsidRPr="00CA3CDC" w:rsidRDefault="006E212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Amortização Programada das Debêntures</w:t>
      </w:r>
      <w:r w:rsidR="00D706BF">
        <w:rPr>
          <w:rFonts w:ascii="Tahoma" w:hAnsi="Tahoma"/>
          <w:u w:val="single"/>
        </w:rPr>
        <w:t xml:space="preserve"> </w:t>
      </w:r>
    </w:p>
    <w:p w14:paraId="6D94438A" w14:textId="5FF827ED" w:rsidR="00EE65F1" w:rsidRPr="0028568C" w:rsidRDefault="005942E2" w:rsidP="0028568C">
      <w:pPr>
        <w:keepNext/>
        <w:keepLines/>
        <w:tabs>
          <w:tab w:val="left" w:pos="1134"/>
        </w:tabs>
        <w:spacing w:after="240" w:line="320" w:lineRule="exact"/>
        <w:rPr>
          <w:rFonts w:ascii="Tahoma" w:hAnsi="Tahoma"/>
          <w:b/>
          <w:i/>
          <w:u w:val="single"/>
        </w:rPr>
      </w:pPr>
      <w:r w:rsidRPr="0028568C">
        <w:rPr>
          <w:rFonts w:ascii="Tahoma" w:hAnsi="Tahoma"/>
          <w:b/>
          <w:i/>
          <w:sz w:val="22"/>
          <w:u w:val="single"/>
        </w:rPr>
        <w:t>Série</w:t>
      </w:r>
      <w:r w:rsidRPr="00CA3CDC">
        <w:rPr>
          <w:rFonts w:ascii="Tahoma" w:hAnsi="Tahoma" w:cs="Tahoma"/>
          <w:b/>
          <w:i/>
          <w:sz w:val="22"/>
          <w:szCs w:val="22"/>
          <w:u w:val="single"/>
        </w:rPr>
        <w:t xml:space="preserve"> IPCA</w:t>
      </w:r>
    </w:p>
    <w:p w14:paraId="6BEFE3EA" w14:textId="21931907" w:rsidR="000E5360" w:rsidRPr="00CA3CDC" w:rsidRDefault="00C96FE7"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67" w:name="_Hlk23678346"/>
      <w:bookmarkStart w:id="68" w:name="_Hlk13758715"/>
      <w:bookmarkStart w:id="69" w:name="_Ref25943025"/>
      <w:r w:rsidRPr="00CA3CDC">
        <w:rPr>
          <w:rFonts w:ascii="Tahoma" w:hAnsi="Tahoma" w:cs="Tahoma"/>
          <w:bCs/>
        </w:rPr>
        <w:t>Sem</w:t>
      </w:r>
      <w:r w:rsidRPr="00CA3CDC">
        <w:rPr>
          <w:rFonts w:ascii="Tahoma" w:hAnsi="Tahoma" w:cs="Tahoma"/>
        </w:rPr>
        <w:t xml:space="preserve"> prejuízo dos pagamentos em decorrência da amortização extraordinária facultativa ou da liquidação antecipada decorrente do vencimento antecipado ou resgate antecipado das Debêntures, nos termos desta Escritura de Emissão</w:t>
      </w:r>
      <w:r w:rsidR="006E212D" w:rsidRPr="00CA3CDC">
        <w:rPr>
          <w:rFonts w:ascii="Tahoma" w:hAnsi="Tahoma" w:cs="Tahoma"/>
        </w:rPr>
        <w:t xml:space="preserve">, </w:t>
      </w:r>
      <w:r w:rsidR="00321EA0" w:rsidRPr="00CA3CDC">
        <w:rPr>
          <w:rFonts w:ascii="Tahoma" w:hAnsi="Tahoma" w:cs="Tahoma"/>
        </w:rPr>
        <w:t xml:space="preserve">o Valor Nominal Unitário </w:t>
      </w:r>
      <w:r w:rsidR="00EE65F1" w:rsidRPr="00CA3CDC">
        <w:rPr>
          <w:rFonts w:ascii="Tahoma" w:hAnsi="Tahoma" w:cs="Tahoma"/>
        </w:rPr>
        <w:t xml:space="preserve">Atualizado </w:t>
      </w:r>
      <w:r w:rsidR="00321EA0" w:rsidRPr="00CA3CDC">
        <w:rPr>
          <w:rFonts w:ascii="Tahoma" w:hAnsi="Tahoma" w:cs="Tahoma"/>
        </w:rPr>
        <w:t>será amortizado</w:t>
      </w:r>
      <w:r w:rsidR="000E5360" w:rsidRPr="00CA3CDC">
        <w:rPr>
          <w:rFonts w:ascii="Tahoma" w:hAnsi="Tahoma" w:cs="Tahoma"/>
        </w:rPr>
        <w:t xml:space="preserve"> em cada uma das datas de amortização, conforme tabela prevista no </w:t>
      </w:r>
      <w:r w:rsidR="000E5360" w:rsidRPr="0028568C">
        <w:rPr>
          <w:rFonts w:ascii="Tahoma" w:hAnsi="Tahoma"/>
          <w:b/>
          <w:u w:val="single"/>
        </w:rPr>
        <w:t>Anexo V</w:t>
      </w:r>
      <w:r w:rsidR="00F34B4E" w:rsidRPr="0028568C">
        <w:rPr>
          <w:rFonts w:ascii="Tahoma" w:hAnsi="Tahoma"/>
          <w:b/>
          <w:u w:val="single"/>
        </w:rPr>
        <w:t>I</w:t>
      </w:r>
      <w:r w:rsidR="000E5360" w:rsidRPr="00CA3CDC">
        <w:rPr>
          <w:rFonts w:ascii="Tahoma" w:hAnsi="Tahoma" w:cs="Tahoma"/>
        </w:rPr>
        <w:t xml:space="preserve"> desta Escritura de Emissão, sendo o primeiro pagamento </w:t>
      </w:r>
      <w:r w:rsidR="00D706BF">
        <w:rPr>
          <w:rFonts w:ascii="Tahoma" w:hAnsi="Tahoma" w:cs="Tahoma"/>
        </w:rPr>
        <w:t xml:space="preserve">de amortização </w:t>
      </w:r>
      <w:r w:rsidR="008F6A3E">
        <w:rPr>
          <w:rFonts w:ascii="Tahoma" w:hAnsi="Tahoma" w:cs="Tahoma"/>
        </w:rPr>
        <w:t xml:space="preserve">devido </w:t>
      </w:r>
      <w:r w:rsidR="00D706BF">
        <w:rPr>
          <w:rFonts w:ascii="Tahoma" w:hAnsi="Tahoma" w:cs="Tahoma"/>
        </w:rPr>
        <w:t xml:space="preserve">em </w:t>
      </w:r>
      <w:r w:rsidR="009514FB">
        <w:rPr>
          <w:rFonts w:ascii="Tahoma" w:hAnsi="Tahoma" w:cs="Tahoma"/>
        </w:rPr>
        <w:t>17</w:t>
      </w:r>
      <w:r w:rsidR="008F6A3E" w:rsidRPr="008F6A3E">
        <w:rPr>
          <w:rFonts w:ascii="Tahoma" w:hAnsi="Tahoma" w:cs="Tahoma"/>
        </w:rPr>
        <w:t xml:space="preserve"> </w:t>
      </w:r>
      <w:r w:rsidR="008F6A3E">
        <w:rPr>
          <w:rFonts w:ascii="Tahoma" w:hAnsi="Tahoma" w:cs="Tahoma"/>
        </w:rPr>
        <w:t xml:space="preserve">de janeiro de </w:t>
      </w:r>
      <w:r w:rsidR="00D706BF">
        <w:rPr>
          <w:rFonts w:ascii="Tahoma" w:hAnsi="Tahoma" w:cs="Tahoma"/>
        </w:rPr>
        <w:t>2023</w:t>
      </w:r>
      <w:r w:rsidR="000E5360" w:rsidRPr="00CA3CDC">
        <w:rPr>
          <w:rFonts w:ascii="Tahoma" w:hAnsi="Tahoma" w:cs="Tahoma"/>
        </w:rPr>
        <w:t xml:space="preserve"> e o último na Data de Vencimento</w:t>
      </w:r>
      <w:r w:rsidR="00EE65F1" w:rsidRPr="00CA3CDC">
        <w:rPr>
          <w:rFonts w:ascii="Tahoma" w:hAnsi="Tahoma" w:cs="Tahoma"/>
        </w:rPr>
        <w:t xml:space="preserve"> da </w:t>
      </w:r>
      <w:r w:rsidR="005942E2" w:rsidRPr="00CA3CDC">
        <w:rPr>
          <w:rFonts w:ascii="Tahoma" w:hAnsi="Tahoma"/>
        </w:rPr>
        <w:t>Série IPCA</w:t>
      </w:r>
      <w:r w:rsidR="000E5360" w:rsidRPr="00CA3CDC">
        <w:rPr>
          <w:rFonts w:ascii="Tahoma" w:hAnsi="Tahoma" w:cs="Tahoma"/>
        </w:rPr>
        <w:t>, calculado nos termos da fórmula abaixo, cujo resultado será apurado pela Debenturista</w:t>
      </w:r>
      <w:bookmarkEnd w:id="67"/>
      <w:bookmarkEnd w:id="68"/>
      <w:r w:rsidR="000E5360" w:rsidRPr="00CA3CDC">
        <w:rPr>
          <w:rFonts w:ascii="Tahoma" w:hAnsi="Tahoma" w:cs="Tahoma"/>
        </w:rPr>
        <w:t>:</w:t>
      </w:r>
      <w:r w:rsidR="006720FF" w:rsidRPr="00CA3CDC">
        <w:rPr>
          <w:rFonts w:ascii="Tahoma" w:hAnsi="Tahoma" w:cs="Tahoma"/>
        </w:rPr>
        <w:t xml:space="preserve"> </w:t>
      </w:r>
      <w:bookmarkEnd w:id="69"/>
    </w:p>
    <w:p w14:paraId="6D077FAA" w14:textId="77777777" w:rsidR="000E5360" w:rsidRPr="00CA3CDC" w:rsidRDefault="000E5360" w:rsidP="0028568C">
      <w:pPr>
        <w:pStyle w:val="Level3"/>
        <w:tabs>
          <w:tab w:val="clear" w:pos="1361"/>
          <w:tab w:val="left" w:pos="708"/>
        </w:tabs>
        <w:spacing w:after="240" w:line="320" w:lineRule="exact"/>
        <w:ind w:left="360" w:firstLine="0"/>
        <w:jc w:val="center"/>
        <w:rPr>
          <w:rFonts w:ascii="Tahoma" w:hAnsi="Tahoma" w:cs="Tahoma"/>
          <w:i/>
          <w:sz w:val="22"/>
          <w:szCs w:val="22"/>
        </w:rPr>
      </w:pPr>
      <w:proofErr w:type="spellStart"/>
      <w:r w:rsidRPr="00CA3CDC">
        <w:rPr>
          <w:rFonts w:ascii="Tahoma" w:hAnsi="Tahoma" w:cs="Tahoma"/>
          <w:i/>
          <w:sz w:val="22"/>
          <w:szCs w:val="22"/>
        </w:rPr>
        <w:t>Aai</w:t>
      </w:r>
      <w:proofErr w:type="spellEnd"/>
      <w:r w:rsidRPr="00CA3CDC">
        <w:rPr>
          <w:rFonts w:ascii="Tahoma" w:hAnsi="Tahoma" w:cs="Tahoma"/>
          <w:i/>
          <w:sz w:val="22"/>
          <w:szCs w:val="22"/>
        </w:rPr>
        <w:t xml:space="preserve"> = </w:t>
      </w:r>
      <w:proofErr w:type="spellStart"/>
      <w:r w:rsidRPr="00CA3CDC">
        <w:rPr>
          <w:rFonts w:ascii="Tahoma" w:hAnsi="Tahoma" w:cs="Tahoma"/>
          <w:i/>
          <w:sz w:val="22"/>
          <w:szCs w:val="22"/>
        </w:rPr>
        <w:t>VNa</w:t>
      </w:r>
      <w:proofErr w:type="spellEnd"/>
      <w:r w:rsidRPr="00CA3CDC">
        <w:rPr>
          <w:rFonts w:ascii="Tahoma" w:hAnsi="Tahoma" w:cs="Tahoma"/>
          <w:i/>
          <w:sz w:val="22"/>
          <w:szCs w:val="22"/>
        </w:rPr>
        <w:t xml:space="preserve"> x Tai</w:t>
      </w:r>
    </w:p>
    <w:p w14:paraId="53B9A01B" w14:textId="77777777" w:rsidR="000E5360" w:rsidRPr="00CA3CDC" w:rsidRDefault="000E5360" w:rsidP="0028568C">
      <w:pPr>
        <w:pStyle w:val="Level3"/>
        <w:tabs>
          <w:tab w:val="clear" w:pos="1361"/>
          <w:tab w:val="left" w:pos="708"/>
        </w:tabs>
        <w:spacing w:after="240" w:line="320" w:lineRule="exact"/>
        <w:ind w:left="360" w:firstLine="0"/>
        <w:rPr>
          <w:rFonts w:ascii="Tahoma" w:hAnsi="Tahoma" w:cs="Tahoma"/>
          <w:i/>
          <w:sz w:val="22"/>
          <w:szCs w:val="22"/>
        </w:rPr>
      </w:pPr>
      <w:r w:rsidRPr="00CA3CDC">
        <w:rPr>
          <w:rFonts w:ascii="Tahoma" w:hAnsi="Tahoma" w:cs="Tahoma"/>
          <w:i/>
          <w:sz w:val="22"/>
          <w:szCs w:val="22"/>
        </w:rPr>
        <w:t>onde:</w:t>
      </w:r>
    </w:p>
    <w:p w14:paraId="134015AF" w14:textId="77777777" w:rsidR="000E5360" w:rsidRPr="00CA3CDC" w:rsidRDefault="000E5360" w:rsidP="0028568C">
      <w:pPr>
        <w:pStyle w:val="Level3"/>
        <w:tabs>
          <w:tab w:val="clear" w:pos="1361"/>
          <w:tab w:val="left" w:pos="708"/>
        </w:tabs>
        <w:spacing w:after="240" w:line="320" w:lineRule="exact"/>
        <w:ind w:left="360" w:firstLine="0"/>
        <w:rPr>
          <w:rFonts w:ascii="Tahoma" w:hAnsi="Tahoma" w:cs="Tahoma"/>
          <w:sz w:val="22"/>
          <w:szCs w:val="22"/>
        </w:rPr>
      </w:pPr>
      <w:proofErr w:type="spellStart"/>
      <w:r w:rsidRPr="00CA3CDC">
        <w:rPr>
          <w:rFonts w:ascii="Tahoma" w:hAnsi="Tahoma"/>
          <w:sz w:val="22"/>
        </w:rPr>
        <w:t>Aai</w:t>
      </w:r>
      <w:proofErr w:type="spellEnd"/>
      <w:r w:rsidRPr="00CA3CDC">
        <w:rPr>
          <w:rFonts w:ascii="Tahoma" w:hAnsi="Tahoma" w:cs="Tahoma"/>
          <w:sz w:val="22"/>
          <w:szCs w:val="22"/>
        </w:rPr>
        <w:t xml:space="preserve"> = Valor unitário da i-</w:t>
      </w:r>
      <w:proofErr w:type="spellStart"/>
      <w:r w:rsidRPr="00CA3CDC">
        <w:rPr>
          <w:rFonts w:ascii="Tahoma" w:hAnsi="Tahoma" w:cs="Tahoma"/>
          <w:sz w:val="22"/>
          <w:szCs w:val="22"/>
        </w:rPr>
        <w:t>ésima</w:t>
      </w:r>
      <w:proofErr w:type="spellEnd"/>
      <w:r w:rsidRPr="00CA3CDC">
        <w:rPr>
          <w:rFonts w:ascii="Tahoma" w:hAnsi="Tahoma" w:cs="Tahoma"/>
          <w:sz w:val="22"/>
          <w:szCs w:val="22"/>
        </w:rPr>
        <w:t xml:space="preserve"> parcela do Valor Nominal Unitário, calculado com 8 (oito) casas decimais, sem arredondamento;</w:t>
      </w:r>
    </w:p>
    <w:p w14:paraId="1C8CA74E" w14:textId="77777777" w:rsidR="000E5360" w:rsidRPr="00CA3CDC" w:rsidRDefault="000E5360" w:rsidP="0028568C">
      <w:pPr>
        <w:pStyle w:val="Level3"/>
        <w:tabs>
          <w:tab w:val="clear" w:pos="1361"/>
          <w:tab w:val="left" w:pos="708"/>
        </w:tabs>
        <w:spacing w:after="240" w:line="320" w:lineRule="exact"/>
        <w:ind w:left="360" w:firstLine="0"/>
        <w:rPr>
          <w:rFonts w:ascii="Tahoma" w:hAnsi="Tahoma" w:cs="Tahoma"/>
          <w:sz w:val="22"/>
          <w:szCs w:val="22"/>
        </w:rPr>
      </w:pPr>
      <w:proofErr w:type="spellStart"/>
      <w:r w:rsidRPr="00CA3CDC">
        <w:rPr>
          <w:rFonts w:ascii="Tahoma" w:hAnsi="Tahoma"/>
          <w:sz w:val="22"/>
        </w:rPr>
        <w:t>VNa</w:t>
      </w:r>
      <w:proofErr w:type="spellEnd"/>
      <w:r w:rsidRPr="00CA3CDC">
        <w:rPr>
          <w:rFonts w:ascii="Tahoma" w:hAnsi="Tahoma" w:cs="Tahoma"/>
          <w:sz w:val="22"/>
          <w:szCs w:val="22"/>
        </w:rPr>
        <w:t xml:space="preserve"> = Conforme definido acima;</w:t>
      </w:r>
    </w:p>
    <w:p w14:paraId="5AFB0ECF" w14:textId="6F98C5D1" w:rsidR="00DC46E9" w:rsidRPr="00CA3CDC" w:rsidRDefault="000E5360" w:rsidP="0050450F">
      <w:pPr>
        <w:pStyle w:val="PargrafodaLista"/>
        <w:tabs>
          <w:tab w:val="left" w:pos="1134"/>
        </w:tabs>
        <w:spacing w:after="240" w:line="320" w:lineRule="exact"/>
        <w:ind w:left="360"/>
        <w:jc w:val="both"/>
        <w:rPr>
          <w:rFonts w:ascii="Tahoma" w:hAnsi="Tahoma" w:cs="Tahoma"/>
        </w:rPr>
      </w:pPr>
      <w:r w:rsidRPr="00CA3CDC">
        <w:rPr>
          <w:rFonts w:ascii="Tahoma" w:hAnsi="Tahoma"/>
        </w:rPr>
        <w:lastRenderedPageBreak/>
        <w:t>Tai</w:t>
      </w:r>
      <w:r w:rsidRPr="00CA3CDC">
        <w:rPr>
          <w:rFonts w:ascii="Tahoma" w:hAnsi="Tahoma" w:cs="Tahoma"/>
        </w:rPr>
        <w:t xml:space="preserve"> = </w:t>
      </w:r>
      <w:proofErr w:type="gramStart"/>
      <w:r w:rsidRPr="00CA3CDC">
        <w:rPr>
          <w:rFonts w:ascii="Tahoma" w:hAnsi="Tahoma" w:cs="Tahoma"/>
        </w:rPr>
        <w:t>Taxa da i</w:t>
      </w:r>
      <w:proofErr w:type="gramEnd"/>
      <w:r w:rsidRPr="00CA3CDC">
        <w:rPr>
          <w:rFonts w:ascii="Tahoma" w:hAnsi="Tahoma" w:cs="Tahoma"/>
        </w:rPr>
        <w:t>-</w:t>
      </w:r>
      <w:proofErr w:type="spellStart"/>
      <w:r w:rsidRPr="00CA3CDC">
        <w:rPr>
          <w:rFonts w:ascii="Tahoma" w:hAnsi="Tahoma" w:cs="Tahoma"/>
        </w:rPr>
        <w:t>ésima</w:t>
      </w:r>
      <w:proofErr w:type="spellEnd"/>
      <w:r w:rsidRPr="00CA3CDC">
        <w:rPr>
          <w:rFonts w:ascii="Tahoma" w:hAnsi="Tahoma" w:cs="Tahoma"/>
        </w:rPr>
        <w:t xml:space="preserve"> parcela do Valor Nominal Unitário Atualizado, informada com </w:t>
      </w:r>
      <w:del w:id="70" w:author="Rodrigo Botani" w:date="2019-12-17T19:35:00Z">
        <w:r w:rsidRPr="00CA3CDC" w:rsidDel="00D666DD">
          <w:rPr>
            <w:rFonts w:ascii="Tahoma" w:hAnsi="Tahoma" w:cs="Tahoma"/>
          </w:rPr>
          <w:delText xml:space="preserve">8 </w:delText>
        </w:r>
      </w:del>
      <w:ins w:id="71" w:author="Rodrigo Botani" w:date="2019-12-17T19:35:00Z">
        <w:r w:rsidR="00D666DD">
          <w:rPr>
            <w:rFonts w:ascii="Tahoma" w:hAnsi="Tahoma" w:cs="Tahoma"/>
          </w:rPr>
          <w:t>6</w:t>
        </w:r>
        <w:r w:rsidR="00D666DD" w:rsidRPr="00CA3CDC">
          <w:rPr>
            <w:rFonts w:ascii="Tahoma" w:hAnsi="Tahoma" w:cs="Tahoma"/>
          </w:rPr>
          <w:t xml:space="preserve"> </w:t>
        </w:r>
      </w:ins>
      <w:r w:rsidRPr="00CA3CDC">
        <w:rPr>
          <w:rFonts w:ascii="Tahoma" w:hAnsi="Tahoma" w:cs="Tahoma"/>
        </w:rPr>
        <w:t>(</w:t>
      </w:r>
      <w:del w:id="72" w:author="Rodrigo Botani" w:date="2019-12-17T19:35:00Z">
        <w:r w:rsidRPr="00CA3CDC" w:rsidDel="00D666DD">
          <w:rPr>
            <w:rFonts w:ascii="Tahoma" w:hAnsi="Tahoma" w:cs="Tahoma"/>
          </w:rPr>
          <w:delText>oito</w:delText>
        </w:r>
      </w:del>
      <w:ins w:id="73" w:author="Rodrigo Botani" w:date="2019-12-17T19:35:00Z">
        <w:r w:rsidR="00D666DD">
          <w:rPr>
            <w:rFonts w:ascii="Tahoma" w:hAnsi="Tahoma" w:cs="Tahoma"/>
          </w:rPr>
          <w:t>seis</w:t>
        </w:r>
      </w:ins>
      <w:r w:rsidRPr="00CA3CDC">
        <w:rPr>
          <w:rFonts w:ascii="Tahoma" w:hAnsi="Tahoma" w:cs="Tahoma"/>
        </w:rPr>
        <w:t xml:space="preserve">) casas decimais, conforme os percentuais informados nos termos estabelecidos no </w:t>
      </w:r>
      <w:r w:rsidRPr="0028568C">
        <w:rPr>
          <w:rFonts w:ascii="Tahoma" w:hAnsi="Tahoma"/>
          <w:b/>
          <w:u w:val="single"/>
        </w:rPr>
        <w:t>Anexo</w:t>
      </w:r>
      <w:r w:rsidR="0050450F">
        <w:rPr>
          <w:rFonts w:ascii="Tahoma" w:hAnsi="Tahoma" w:cs="Tahoma"/>
          <w:b/>
          <w:u w:val="single"/>
        </w:rPr>
        <w:t> </w:t>
      </w:r>
      <w:r w:rsidR="00F34B4E" w:rsidRPr="0028568C">
        <w:rPr>
          <w:rFonts w:ascii="Tahoma" w:hAnsi="Tahoma"/>
          <w:b/>
          <w:u w:val="single"/>
        </w:rPr>
        <w:t>VI</w:t>
      </w:r>
      <w:r w:rsidRPr="00CA3CDC">
        <w:rPr>
          <w:rFonts w:ascii="Tahoma" w:hAnsi="Tahoma" w:cs="Tahoma"/>
        </w:rPr>
        <w:t xml:space="preserve"> desta Escritura de Emissão.</w:t>
      </w:r>
    </w:p>
    <w:p w14:paraId="6C74133B" w14:textId="1A799036" w:rsidR="00EE65F1" w:rsidRPr="0028568C" w:rsidRDefault="000C4E48" w:rsidP="0050450F">
      <w:pPr>
        <w:tabs>
          <w:tab w:val="left" w:pos="1134"/>
        </w:tabs>
        <w:spacing w:after="240" w:line="320" w:lineRule="exact"/>
        <w:rPr>
          <w:rFonts w:ascii="Tahoma" w:hAnsi="Tahoma"/>
          <w:b/>
          <w:i/>
          <w:sz w:val="22"/>
          <w:u w:val="single"/>
        </w:rPr>
      </w:pPr>
      <w:r w:rsidRPr="0028568C">
        <w:rPr>
          <w:rFonts w:ascii="Tahoma" w:hAnsi="Tahoma"/>
          <w:b/>
          <w:i/>
          <w:sz w:val="22"/>
          <w:u w:val="single"/>
        </w:rPr>
        <w:t>Série</w:t>
      </w:r>
      <w:r w:rsidRPr="00CA3CDC">
        <w:rPr>
          <w:rFonts w:ascii="Tahoma" w:hAnsi="Tahoma" w:cs="Tahoma"/>
          <w:b/>
          <w:i/>
          <w:sz w:val="22"/>
          <w:szCs w:val="22"/>
          <w:u w:val="single"/>
        </w:rPr>
        <w:t xml:space="preserve"> DI</w:t>
      </w:r>
    </w:p>
    <w:p w14:paraId="3C12BE30" w14:textId="3826227E" w:rsidR="00EE65F1" w:rsidRPr="00CA3CDC" w:rsidRDefault="00C96FE7"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74" w:name="_Hlk26427343"/>
      <w:r w:rsidRPr="00CA3CDC">
        <w:rPr>
          <w:rFonts w:ascii="Tahoma" w:hAnsi="Tahoma" w:cs="Tahoma"/>
          <w:bCs/>
        </w:rPr>
        <w:t>Sem</w:t>
      </w:r>
      <w:r w:rsidRPr="00CA3CDC">
        <w:rPr>
          <w:rFonts w:ascii="Tahoma" w:hAnsi="Tahoma" w:cs="Tahoma"/>
        </w:rPr>
        <w:t xml:space="preserve"> prejuízo dos pagamentos em decorrência da amortização extraordinária facultativa ou da liquidação antecipada decorrente do vencimento antecipado ou resgate antecipado das Debêntures, nos termos desta Escritura de Emissão</w:t>
      </w:r>
      <w:r w:rsidR="002C0F59" w:rsidRPr="00CA3CDC">
        <w:rPr>
          <w:rFonts w:ascii="Tahoma" w:hAnsi="Tahoma" w:cs="Tahoma"/>
        </w:rPr>
        <w:t xml:space="preserve">, </w:t>
      </w:r>
      <w:r w:rsidR="00DA0B76" w:rsidRPr="00CA3CDC">
        <w:rPr>
          <w:rFonts w:ascii="Tahoma" w:hAnsi="Tahoma" w:cs="Tahoma"/>
        </w:rPr>
        <w:t xml:space="preserve">o </w:t>
      </w:r>
      <w:r w:rsidR="00EE65F1" w:rsidRPr="00CA3CDC">
        <w:rPr>
          <w:rFonts w:ascii="Tahoma" w:hAnsi="Tahoma" w:cs="Tahoma"/>
        </w:rPr>
        <w:t xml:space="preserve">Valor Nominal Unitário da </w:t>
      </w:r>
      <w:r w:rsidR="005942E2" w:rsidRPr="00CA3CDC">
        <w:rPr>
          <w:rFonts w:ascii="Tahoma" w:hAnsi="Tahoma" w:cs="Tahoma"/>
        </w:rPr>
        <w:t>Série DI</w:t>
      </w:r>
      <w:r w:rsidR="005942E2" w:rsidRPr="00CA3CDC" w:rsidDel="005942E2">
        <w:rPr>
          <w:rFonts w:ascii="Tahoma" w:hAnsi="Tahoma" w:cs="Tahoma"/>
        </w:rPr>
        <w:t xml:space="preserve"> </w:t>
      </w:r>
      <w:r w:rsidR="00EE65F1" w:rsidRPr="00CA3CDC">
        <w:rPr>
          <w:rFonts w:ascii="Tahoma" w:hAnsi="Tahoma" w:cs="Tahoma"/>
        </w:rPr>
        <w:t xml:space="preserve">será integralmente pago na Data de Vencimento das Debêntures da </w:t>
      </w:r>
      <w:r w:rsidR="000C4E48" w:rsidRPr="00CA3CDC">
        <w:rPr>
          <w:rFonts w:ascii="Tahoma" w:eastAsia="Arial Unicode MS" w:hAnsi="Tahoma" w:cs="Tahoma"/>
        </w:rPr>
        <w:t>Série DI</w:t>
      </w:r>
      <w:bookmarkEnd w:id="74"/>
      <w:r w:rsidR="00EE65F1" w:rsidRPr="00CA3CDC">
        <w:rPr>
          <w:rFonts w:ascii="Tahoma" w:hAnsi="Tahoma" w:cs="Tahoma"/>
        </w:rPr>
        <w:t>.</w:t>
      </w:r>
    </w:p>
    <w:p w14:paraId="361705BD" w14:textId="77777777" w:rsidR="00EE65F1" w:rsidRPr="00CA3CDC" w:rsidRDefault="00EE65F1"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Observado o disposto no Termo de Securitização, a Debenturista terá até 2 (dois) Dias Úteis contados do recebimento dos valores decorrentes dos pagamentos de amortização e das Debêntures, nos termos desta Cláusula para efetuar os respectivos pagamentos aos titulares de CRI. </w:t>
      </w:r>
    </w:p>
    <w:p w14:paraId="2C43F662" w14:textId="77777777" w:rsidR="00B36380" w:rsidRPr="00CA3CDC" w:rsidRDefault="00B36380"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75" w:name="_Ref23507644"/>
      <w:r w:rsidRPr="00CA3CDC">
        <w:rPr>
          <w:rFonts w:ascii="Tahoma" w:hAnsi="Tahoma"/>
          <w:u w:val="single"/>
        </w:rPr>
        <w:t xml:space="preserve">Resgate Antecipado </w:t>
      </w:r>
      <w:bookmarkEnd w:id="75"/>
      <w:r w:rsidR="0001677D" w:rsidRPr="00CA3CDC">
        <w:rPr>
          <w:rFonts w:ascii="Tahoma" w:hAnsi="Tahoma" w:cs="Tahoma"/>
          <w:u w:val="single"/>
        </w:rPr>
        <w:t>Facultativo</w:t>
      </w:r>
    </w:p>
    <w:p w14:paraId="464FD575" w14:textId="03E296FE" w:rsidR="00366158" w:rsidRPr="00CA3CDC" w:rsidRDefault="0001677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bookmarkStart w:id="76" w:name="_Ref21711732"/>
      <w:bookmarkStart w:id="77" w:name="_Hlk24451280"/>
      <w:r w:rsidRPr="00CA3CDC">
        <w:rPr>
          <w:rFonts w:ascii="Tahoma" w:eastAsia="Arial Unicode MS" w:hAnsi="Tahoma" w:cs="Tahoma"/>
        </w:rPr>
        <w:t xml:space="preserve">A Companhia poderá, a seu exclusivo critério, </w:t>
      </w:r>
      <w:r w:rsidR="00366158" w:rsidRPr="00CA3CDC">
        <w:rPr>
          <w:rFonts w:ascii="Tahoma" w:eastAsia="Arial Unicode MS" w:hAnsi="Tahoma" w:cs="Tahoma"/>
          <w:b/>
        </w:rPr>
        <w:t>(i)</w:t>
      </w:r>
      <w:r w:rsidR="00366158" w:rsidRPr="00CA3CDC">
        <w:rPr>
          <w:rFonts w:ascii="Tahoma" w:eastAsia="Arial Unicode MS" w:hAnsi="Tahoma" w:cs="Tahoma"/>
        </w:rPr>
        <w:t xml:space="preserve"> a qualquer tempo, a partir da Data de Integralização, exclusivamente na hipótese de ser demandada a realizar uma retenção, uma dedução ou um pagamento referente a acréscimo de Tributos nos termos da Cláusula 13, promover o resgate antecipado da totalidade das Debêntures da </w:t>
      </w:r>
      <w:r w:rsidR="00366158" w:rsidRPr="00CA3CDC">
        <w:rPr>
          <w:rFonts w:ascii="Tahoma" w:hAnsi="Tahoma" w:cs="Tahoma"/>
        </w:rPr>
        <w:t>Série IPCA</w:t>
      </w:r>
      <w:r w:rsidR="00366158" w:rsidRPr="00CA3CDC" w:rsidDel="005942E2">
        <w:rPr>
          <w:rFonts w:ascii="Tahoma" w:eastAsia="Arial Unicode MS" w:hAnsi="Tahoma" w:cs="Tahoma"/>
        </w:rPr>
        <w:t xml:space="preserve"> </w:t>
      </w:r>
      <w:r w:rsidR="00366158" w:rsidRPr="00CA3CDC">
        <w:rPr>
          <w:rFonts w:ascii="Tahoma" w:eastAsia="Arial Unicode MS" w:hAnsi="Tahoma" w:cs="Tahoma"/>
        </w:rPr>
        <w:t xml:space="preserve">e/ou da </w:t>
      </w:r>
      <w:r w:rsidR="00366158" w:rsidRPr="00CA3CDC">
        <w:rPr>
          <w:rFonts w:ascii="Tahoma" w:hAnsi="Tahoma" w:cs="Tahoma"/>
        </w:rPr>
        <w:t>Série DI</w:t>
      </w:r>
      <w:r w:rsidR="00366158" w:rsidRPr="00CA3CDC" w:rsidDel="005942E2">
        <w:rPr>
          <w:rFonts w:ascii="Tahoma" w:hAnsi="Tahoma" w:cs="Tahoma"/>
        </w:rPr>
        <w:t xml:space="preserve"> </w:t>
      </w:r>
      <w:r w:rsidR="00366158" w:rsidRPr="00CA3CDC">
        <w:rPr>
          <w:rFonts w:ascii="Tahoma" w:eastAsia="Arial Unicode MS" w:hAnsi="Tahoma" w:cs="Tahoma"/>
        </w:rPr>
        <w:t xml:space="preserve">(sendo vedado o resgate parcial de Debêntures de uma mesma Série), e </w:t>
      </w:r>
      <w:bookmarkStart w:id="78" w:name="_Hlk27148429"/>
      <w:r w:rsidR="00366158" w:rsidRPr="00CA3CDC">
        <w:rPr>
          <w:rFonts w:ascii="Tahoma" w:eastAsia="Arial Unicode MS" w:hAnsi="Tahoma" w:cs="Tahoma"/>
          <w:b/>
        </w:rPr>
        <w:t>(</w:t>
      </w:r>
      <w:proofErr w:type="spellStart"/>
      <w:r w:rsidR="00366158" w:rsidRPr="00CA3CDC">
        <w:rPr>
          <w:rFonts w:ascii="Tahoma" w:eastAsia="Arial Unicode MS" w:hAnsi="Tahoma" w:cs="Tahoma"/>
          <w:b/>
        </w:rPr>
        <w:t>ii</w:t>
      </w:r>
      <w:proofErr w:type="spellEnd"/>
      <w:r w:rsidR="00366158" w:rsidRPr="00CA3CDC">
        <w:rPr>
          <w:rFonts w:ascii="Tahoma" w:eastAsia="Arial Unicode MS" w:hAnsi="Tahoma" w:cs="Tahoma"/>
          <w:b/>
        </w:rPr>
        <w:t>)</w:t>
      </w:r>
      <w:r w:rsidR="00366158" w:rsidRPr="00CA3CDC">
        <w:rPr>
          <w:rFonts w:ascii="Tahoma" w:eastAsia="Arial Unicode MS" w:hAnsi="Tahoma" w:cs="Tahoma"/>
        </w:rPr>
        <w:t xml:space="preserve"> </w:t>
      </w:r>
      <w:r w:rsidR="00DF5738" w:rsidRPr="00CA3CDC">
        <w:rPr>
          <w:rFonts w:ascii="Tahoma" w:eastAsia="Arial Unicode MS" w:hAnsi="Tahoma" w:cs="Tahoma"/>
        </w:rPr>
        <w:t>a qualquer tempo</w:t>
      </w:r>
      <w:r w:rsidR="00847FAC">
        <w:rPr>
          <w:rFonts w:ascii="Tahoma" w:eastAsia="Arial Unicode MS" w:hAnsi="Tahoma" w:cs="Tahoma"/>
        </w:rPr>
        <w:t>,</w:t>
      </w:r>
      <w:r w:rsidR="00DF5738" w:rsidRPr="00CA3CDC">
        <w:rPr>
          <w:rFonts w:ascii="Tahoma" w:eastAsia="Arial Unicode MS" w:hAnsi="Tahoma" w:cs="Tahoma"/>
        </w:rPr>
        <w:t xml:space="preserve"> a partir de </w:t>
      </w:r>
      <w:r w:rsidR="00DF5738">
        <w:rPr>
          <w:rFonts w:ascii="Tahoma" w:eastAsia="Arial Unicode MS" w:hAnsi="Tahoma" w:cs="Tahoma"/>
        </w:rPr>
        <w:t>30</w:t>
      </w:r>
      <w:r w:rsidR="00DF5738" w:rsidRPr="00CA3CDC">
        <w:rPr>
          <w:rFonts w:ascii="Tahoma" w:eastAsia="Arial Unicode MS" w:hAnsi="Tahoma" w:cs="Tahoma"/>
        </w:rPr>
        <w:t xml:space="preserve"> de </w:t>
      </w:r>
      <w:r w:rsidR="00DF5738">
        <w:rPr>
          <w:rFonts w:ascii="Tahoma" w:eastAsia="Arial Unicode MS" w:hAnsi="Tahoma" w:cs="Tahoma"/>
        </w:rPr>
        <w:t>junho</w:t>
      </w:r>
      <w:r w:rsidR="00DF5738" w:rsidRPr="00CA3CDC">
        <w:rPr>
          <w:rFonts w:ascii="Tahoma" w:eastAsia="Arial Unicode MS" w:hAnsi="Tahoma" w:cs="Tahoma"/>
        </w:rPr>
        <w:t xml:space="preserve"> de 2022 </w:t>
      </w:r>
      <w:r w:rsidR="00CC75BD">
        <w:rPr>
          <w:rFonts w:ascii="Tahoma" w:eastAsia="Arial Unicode MS" w:hAnsi="Tahoma" w:cs="Tahoma"/>
        </w:rPr>
        <w:t>(exclusive)</w:t>
      </w:r>
      <w:r w:rsidR="00366158" w:rsidRPr="00CA3CDC">
        <w:rPr>
          <w:rFonts w:ascii="Tahoma" w:eastAsia="Arial Unicode MS" w:hAnsi="Tahoma" w:cs="Tahoma"/>
        </w:rPr>
        <w:t xml:space="preserve">, promover o resgate antecipado da totalidade </w:t>
      </w:r>
      <w:bookmarkEnd w:id="78"/>
      <w:r w:rsidR="00366158" w:rsidRPr="00CA3CDC">
        <w:rPr>
          <w:rFonts w:ascii="Tahoma" w:eastAsia="Arial Unicode MS" w:hAnsi="Tahoma" w:cs="Tahoma"/>
        </w:rPr>
        <w:t xml:space="preserve">das </w:t>
      </w:r>
      <w:bookmarkStart w:id="79" w:name="_Hlk26797635"/>
      <w:r w:rsidR="00366158" w:rsidRPr="00CA3CDC">
        <w:rPr>
          <w:rFonts w:ascii="Tahoma" w:eastAsia="Arial Unicode MS" w:hAnsi="Tahoma" w:cs="Tahoma"/>
        </w:rPr>
        <w:t xml:space="preserve">Debêntures da </w:t>
      </w:r>
      <w:r w:rsidR="00366158" w:rsidRPr="00CA3CDC">
        <w:rPr>
          <w:rFonts w:ascii="Tahoma" w:hAnsi="Tahoma" w:cs="Tahoma"/>
        </w:rPr>
        <w:t>Série IPCA</w:t>
      </w:r>
      <w:r w:rsidR="00366158" w:rsidRPr="00CA3CDC" w:rsidDel="005942E2">
        <w:rPr>
          <w:rFonts w:ascii="Tahoma" w:eastAsia="Arial Unicode MS" w:hAnsi="Tahoma" w:cs="Tahoma"/>
        </w:rPr>
        <w:t xml:space="preserve"> </w:t>
      </w:r>
      <w:r w:rsidR="00366158" w:rsidRPr="00CA3CDC">
        <w:rPr>
          <w:rFonts w:ascii="Tahoma" w:eastAsia="Arial Unicode MS" w:hAnsi="Tahoma" w:cs="Tahoma"/>
        </w:rPr>
        <w:t xml:space="preserve">e/ou da </w:t>
      </w:r>
      <w:r w:rsidR="00366158" w:rsidRPr="00CA3CDC">
        <w:rPr>
          <w:rFonts w:ascii="Tahoma" w:hAnsi="Tahoma" w:cs="Tahoma"/>
        </w:rPr>
        <w:t>Série DI</w:t>
      </w:r>
      <w:r w:rsidR="00366158" w:rsidRPr="00CA3CDC" w:rsidDel="005942E2">
        <w:rPr>
          <w:rFonts w:ascii="Tahoma" w:hAnsi="Tahoma" w:cs="Tahoma"/>
        </w:rPr>
        <w:t xml:space="preserve"> </w:t>
      </w:r>
      <w:r w:rsidR="00366158" w:rsidRPr="00CA3CDC">
        <w:rPr>
          <w:rFonts w:ascii="Tahoma" w:eastAsia="Arial Unicode MS" w:hAnsi="Tahoma" w:cs="Tahoma"/>
        </w:rPr>
        <w:t>(sendo vedado o resgat</w:t>
      </w:r>
      <w:bookmarkEnd w:id="79"/>
      <w:r w:rsidR="00366158" w:rsidRPr="00CA3CDC">
        <w:rPr>
          <w:rFonts w:ascii="Tahoma" w:eastAsia="Arial Unicode MS" w:hAnsi="Tahoma" w:cs="Tahoma"/>
        </w:rPr>
        <w:t>e parcial de Debêntures de uma mesma Série</w:t>
      </w:r>
      <w:r w:rsidR="008F6A3E">
        <w:rPr>
          <w:rFonts w:ascii="Tahoma" w:eastAsia="Arial Unicode MS" w:hAnsi="Tahoma" w:cs="Tahoma"/>
        </w:rPr>
        <w:t>, observada a possibilidade da Amortização Facultativa, nos termos da Cláusula 5.18 abaixo</w:t>
      </w:r>
      <w:r w:rsidR="00366158" w:rsidRPr="00CA3CDC">
        <w:rPr>
          <w:rFonts w:ascii="Tahoma" w:eastAsia="Arial Unicode MS" w:hAnsi="Tahoma" w:cs="Tahoma"/>
        </w:rPr>
        <w:t>)</w:t>
      </w:r>
      <w:r w:rsidR="008F6A3E">
        <w:rPr>
          <w:rFonts w:ascii="Tahoma" w:eastAsia="Arial Unicode MS" w:hAnsi="Tahoma" w:cs="Tahoma"/>
        </w:rPr>
        <w:t xml:space="preserve"> (</w:t>
      </w:r>
      <w:r w:rsidR="00366158" w:rsidRPr="00CA3CDC">
        <w:rPr>
          <w:rFonts w:ascii="Tahoma" w:eastAsia="Arial Unicode MS" w:hAnsi="Tahoma" w:cs="Tahoma"/>
        </w:rPr>
        <w:t>“</w:t>
      </w:r>
      <w:r w:rsidR="00366158" w:rsidRPr="00CA3CDC">
        <w:rPr>
          <w:rFonts w:ascii="Tahoma" w:eastAsia="Arial Unicode MS" w:hAnsi="Tahoma" w:cs="Tahoma"/>
          <w:u w:val="single"/>
        </w:rPr>
        <w:t>Resgate Antecipado Facultativo</w:t>
      </w:r>
      <w:r w:rsidR="00366158" w:rsidRPr="00CA3CDC">
        <w:rPr>
          <w:rFonts w:ascii="Tahoma" w:eastAsia="Arial Unicode MS" w:hAnsi="Tahoma" w:cs="Tahoma"/>
        </w:rPr>
        <w:t xml:space="preserve">”) mediante envio de notificação com, no mínimo, </w:t>
      </w:r>
      <w:r w:rsidR="00440A78" w:rsidRPr="00CA3CDC">
        <w:rPr>
          <w:rFonts w:ascii="Tahoma" w:eastAsia="Arial Unicode MS" w:hAnsi="Tahoma" w:cs="Tahoma"/>
        </w:rPr>
        <w:t>45</w:t>
      </w:r>
      <w:r w:rsidR="008F6A3E">
        <w:rPr>
          <w:rFonts w:ascii="Tahoma" w:eastAsia="Arial Unicode MS" w:hAnsi="Tahoma" w:cs="Tahoma"/>
        </w:rPr>
        <w:t> </w:t>
      </w:r>
      <w:r w:rsidR="00440A78" w:rsidRPr="00CA3CDC">
        <w:rPr>
          <w:rFonts w:ascii="Tahoma" w:eastAsia="Arial Unicode MS" w:hAnsi="Tahoma" w:cs="Tahoma"/>
        </w:rPr>
        <w:t>(quarenta e cinco</w:t>
      </w:r>
      <w:r w:rsidR="00366158" w:rsidRPr="00CA3CDC">
        <w:rPr>
          <w:rFonts w:ascii="Tahoma" w:eastAsia="Arial Unicode MS" w:hAnsi="Tahoma" w:cs="Tahoma"/>
        </w:rPr>
        <w:t xml:space="preserve">) </w:t>
      </w:r>
      <w:r w:rsidR="00440A78" w:rsidRPr="00CA3CDC">
        <w:rPr>
          <w:rFonts w:ascii="Tahoma" w:eastAsia="Arial Unicode MS" w:hAnsi="Tahoma" w:cs="Tahoma"/>
        </w:rPr>
        <w:t xml:space="preserve">dias </w:t>
      </w:r>
      <w:r w:rsidR="00366158" w:rsidRPr="00CA3CDC">
        <w:rPr>
          <w:rFonts w:ascii="Tahoma" w:eastAsia="Arial Unicode MS" w:hAnsi="Tahoma" w:cs="Tahoma"/>
        </w:rPr>
        <w:t>de antecedência da data do efetivo resgate à Debenturista e ao Agente Fiduciário dos CRI</w:t>
      </w:r>
      <w:r w:rsidR="00A51716">
        <w:rPr>
          <w:rFonts w:ascii="Tahoma" w:eastAsia="Arial Unicode MS" w:hAnsi="Tahoma" w:cs="Tahoma"/>
        </w:rPr>
        <w:t xml:space="preserve"> (“</w:t>
      </w:r>
      <w:r w:rsidR="00A51716">
        <w:rPr>
          <w:rFonts w:ascii="Tahoma" w:eastAsia="Arial Unicode MS" w:hAnsi="Tahoma" w:cs="Tahoma"/>
          <w:u w:val="single"/>
        </w:rPr>
        <w:t>Comunicação de Resgate Facultativo</w:t>
      </w:r>
      <w:r w:rsidR="00A51716">
        <w:rPr>
          <w:rFonts w:ascii="Tahoma" w:eastAsia="Arial Unicode MS" w:hAnsi="Tahoma" w:cs="Tahoma"/>
        </w:rPr>
        <w:t>”)</w:t>
      </w:r>
      <w:r w:rsidR="00366158" w:rsidRPr="00CA3CDC">
        <w:rPr>
          <w:rFonts w:ascii="Tahoma" w:eastAsia="Arial Unicode MS" w:hAnsi="Tahoma" w:cs="Tahoma"/>
        </w:rPr>
        <w:t>.</w:t>
      </w:r>
    </w:p>
    <w:p w14:paraId="7FBCCAC2" w14:textId="6207F970" w:rsidR="0001677D" w:rsidRDefault="0001677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 xml:space="preserve">Em razão do Resgate Antecipado Facultativo, será devido aos titulares de Debêntures da </w:t>
      </w:r>
      <w:r w:rsidR="005942E2" w:rsidRPr="00CA3CDC">
        <w:rPr>
          <w:rFonts w:ascii="Tahoma" w:hAnsi="Tahoma" w:cs="Tahoma"/>
        </w:rPr>
        <w:t>Série IPCA</w:t>
      </w:r>
      <w:r w:rsidR="005942E2" w:rsidRPr="00CA3CDC" w:rsidDel="005942E2">
        <w:rPr>
          <w:rFonts w:ascii="Tahoma" w:eastAsia="Arial Unicode MS" w:hAnsi="Tahoma" w:cs="Tahoma"/>
        </w:rPr>
        <w:t xml:space="preserve"> </w:t>
      </w:r>
      <w:r w:rsidRPr="00CA3CDC">
        <w:rPr>
          <w:rFonts w:ascii="Tahoma" w:eastAsia="Arial Unicode MS" w:hAnsi="Tahoma" w:cs="Tahoma"/>
        </w:rPr>
        <w:t xml:space="preserve">e/ou de Debêntures da </w:t>
      </w:r>
      <w:r w:rsidR="000C4E48" w:rsidRPr="00CA3CDC">
        <w:rPr>
          <w:rFonts w:ascii="Tahoma" w:eastAsia="Arial Unicode MS" w:hAnsi="Tahoma" w:cs="Tahoma"/>
        </w:rPr>
        <w:t>Série DI</w:t>
      </w:r>
      <w:r w:rsidRPr="00CA3CDC">
        <w:rPr>
          <w:rFonts w:ascii="Tahoma" w:eastAsia="Arial Unicode MS" w:hAnsi="Tahoma" w:cs="Tahoma"/>
        </w:rPr>
        <w:t>, conforme o caso, o saldo do Valor Nominal Unitário das Debêntures</w:t>
      </w:r>
      <w:r w:rsidR="00366158" w:rsidRPr="00CA3CDC">
        <w:rPr>
          <w:rFonts w:ascii="Tahoma" w:eastAsia="Arial Unicode MS" w:hAnsi="Tahoma" w:cs="Tahoma"/>
        </w:rPr>
        <w:t xml:space="preserve"> a serem resgatadas</w:t>
      </w:r>
      <w:r w:rsidR="00C96FE7" w:rsidRPr="00CA3CDC">
        <w:rPr>
          <w:rFonts w:ascii="Tahoma" w:eastAsia="Arial Unicode MS" w:hAnsi="Tahoma" w:cs="Tahoma"/>
        </w:rPr>
        <w:t xml:space="preserve"> devidamente corrigido pela Atualização Monetária, se for o caso, acrescido </w:t>
      </w:r>
      <w:r w:rsidRPr="00CA3CDC">
        <w:rPr>
          <w:rFonts w:ascii="Tahoma" w:eastAsia="Arial Unicode MS" w:hAnsi="Tahoma" w:cs="Tahoma"/>
          <w:b/>
        </w:rPr>
        <w:t>(a)</w:t>
      </w:r>
      <w:r w:rsidRPr="0028568C">
        <w:rPr>
          <w:rFonts w:ascii="Tahoma" w:hAnsi="Tahoma"/>
        </w:rPr>
        <w:t xml:space="preserve"> </w:t>
      </w:r>
      <w:r w:rsidRPr="00CA3CDC">
        <w:rPr>
          <w:rFonts w:ascii="Tahoma" w:eastAsia="Arial Unicode MS" w:hAnsi="Tahoma" w:cs="Tahoma"/>
        </w:rPr>
        <w:t xml:space="preserve">da respectiva Remuneração, calculada </w:t>
      </w:r>
      <w:r w:rsidRPr="00CA3CDC">
        <w:rPr>
          <w:rFonts w:ascii="Tahoma" w:eastAsia="Arial Unicode MS" w:hAnsi="Tahoma" w:cs="Tahoma"/>
          <w:i/>
        </w:rPr>
        <w:t>pro rata</w:t>
      </w:r>
      <w:r w:rsidRPr="00CA3CDC">
        <w:rPr>
          <w:rFonts w:ascii="Tahoma" w:eastAsia="Arial Unicode MS" w:hAnsi="Tahoma" w:cs="Tahoma"/>
        </w:rPr>
        <w:t xml:space="preserve"> </w:t>
      </w:r>
      <w:r w:rsidRPr="00CA3CDC">
        <w:rPr>
          <w:rFonts w:ascii="Tahoma" w:eastAsia="Arial Unicode MS" w:hAnsi="Tahoma" w:cs="Tahoma"/>
          <w:i/>
        </w:rPr>
        <w:t>temporis</w:t>
      </w:r>
      <w:r w:rsidRPr="00CA3CDC">
        <w:rPr>
          <w:rFonts w:ascii="Tahoma" w:eastAsia="Arial Unicode MS" w:hAnsi="Tahoma" w:cs="Tahoma"/>
        </w:rPr>
        <w:t xml:space="preserve"> desde a primeira Data de Integralização ou a Data de Pagamento da Remuneração imediatamente anterior, conforme o caso, até a data do efetivo pagamento; e </w:t>
      </w:r>
      <w:r w:rsidRPr="00CA3CDC">
        <w:rPr>
          <w:rFonts w:ascii="Tahoma" w:eastAsia="Arial Unicode MS" w:hAnsi="Tahoma" w:cs="Tahoma"/>
          <w:b/>
        </w:rPr>
        <w:t>(b)</w:t>
      </w:r>
      <w:r w:rsidRPr="00CA3CDC">
        <w:rPr>
          <w:rFonts w:ascii="Tahoma" w:eastAsia="Arial Unicode MS" w:hAnsi="Tahoma" w:cs="Tahoma"/>
        </w:rPr>
        <w:t xml:space="preserve"> exclusivamente na hipótese do inciso (</w:t>
      </w:r>
      <w:proofErr w:type="spellStart"/>
      <w:r w:rsidRPr="00CA3CDC">
        <w:rPr>
          <w:rFonts w:ascii="Tahoma" w:eastAsia="Arial Unicode MS" w:hAnsi="Tahoma" w:cs="Tahoma"/>
        </w:rPr>
        <w:t>i</w:t>
      </w:r>
      <w:r w:rsidR="00C96FE7" w:rsidRPr="00CA3CDC">
        <w:rPr>
          <w:rFonts w:ascii="Tahoma" w:eastAsia="Arial Unicode MS" w:hAnsi="Tahoma" w:cs="Tahoma"/>
        </w:rPr>
        <w:t>i</w:t>
      </w:r>
      <w:proofErr w:type="spellEnd"/>
      <w:r w:rsidRPr="00CA3CDC">
        <w:rPr>
          <w:rFonts w:ascii="Tahoma" w:eastAsia="Arial Unicode MS" w:hAnsi="Tahoma" w:cs="Tahoma"/>
        </w:rPr>
        <w:t xml:space="preserve">) </w:t>
      </w:r>
      <w:r w:rsidR="00366158" w:rsidRPr="00CA3CDC">
        <w:rPr>
          <w:rFonts w:ascii="Tahoma" w:eastAsia="Arial Unicode MS" w:hAnsi="Tahoma" w:cs="Tahoma"/>
        </w:rPr>
        <w:t xml:space="preserve">da Cláusula 5.17.1 </w:t>
      </w:r>
      <w:r w:rsidRPr="00CA3CDC">
        <w:rPr>
          <w:rFonts w:ascii="Tahoma" w:eastAsia="Arial Unicode MS" w:hAnsi="Tahoma" w:cs="Tahoma"/>
        </w:rPr>
        <w:t>acima, do seguinte prêmio:</w:t>
      </w:r>
    </w:p>
    <w:p w14:paraId="08BB6BD7" w14:textId="3C2370CE" w:rsidR="008742BC" w:rsidRPr="00CA3CDC" w:rsidRDefault="008742BC" w:rsidP="0050450F">
      <w:pPr>
        <w:pStyle w:val="PargrafodaLista"/>
        <w:numPr>
          <w:ilvl w:val="0"/>
          <w:numId w:val="46"/>
        </w:numPr>
        <w:tabs>
          <w:tab w:val="left" w:pos="1134"/>
        </w:tabs>
        <w:spacing w:after="240" w:line="320" w:lineRule="exact"/>
        <w:jc w:val="both"/>
        <w:rPr>
          <w:rFonts w:ascii="Tahoma" w:eastAsia="Arial Unicode MS" w:hAnsi="Tahoma" w:cs="Tahoma"/>
          <w:b/>
        </w:rPr>
      </w:pPr>
      <w:bookmarkStart w:id="80" w:name="_Hlk26797590"/>
      <w:bookmarkStart w:id="81" w:name="_Ref19723625"/>
      <w:bookmarkStart w:id="82" w:name="_Ref525137697"/>
      <w:bookmarkStart w:id="83" w:name="_Ref525581820"/>
      <w:bookmarkStart w:id="84" w:name="_Ref13689204"/>
      <w:r w:rsidRPr="00CA3CDC">
        <w:rPr>
          <w:rFonts w:ascii="Tahoma" w:eastAsia="Arial Unicode MS" w:hAnsi="Tahoma" w:cs="Tahoma"/>
        </w:rPr>
        <w:lastRenderedPageBreak/>
        <w:t>para as Debêntures – Série IPCA, determinado prêmio percentual, equivalente à soma dos percentuais indicados nas alíneas (a) e (b) abaixo, incidente sobre o saldo do seu Valor Nominal Unitário Atualizado:</w:t>
      </w:r>
    </w:p>
    <w:p w14:paraId="1924D839" w14:textId="77777777" w:rsidR="00E21FE7" w:rsidRPr="00CA3CDC" w:rsidRDefault="00E21FE7" w:rsidP="0028568C">
      <w:pPr>
        <w:pStyle w:val="PargrafodaLista"/>
        <w:numPr>
          <w:ilvl w:val="0"/>
          <w:numId w:val="71"/>
        </w:numPr>
        <w:tabs>
          <w:tab w:val="left" w:pos="851"/>
        </w:tabs>
        <w:spacing w:after="240" w:line="320" w:lineRule="exact"/>
        <w:ind w:left="1701" w:hanging="567"/>
        <w:jc w:val="both"/>
        <w:rPr>
          <w:rFonts w:ascii="Tahoma" w:eastAsia="Arial Unicode MS" w:hAnsi="Tahoma" w:cs="Tahoma"/>
        </w:rPr>
      </w:pPr>
      <w:r w:rsidRPr="00CA3CDC">
        <w:rPr>
          <w:rFonts w:ascii="Tahoma" w:eastAsia="Arial Unicode MS" w:hAnsi="Tahoma" w:cs="Tahoma"/>
        </w:rPr>
        <w:t xml:space="preserve">0,95% x o Duration Remanescente, calculado de acordo com a seguinte fórmula: </w:t>
      </w:r>
    </w:p>
    <w:p w14:paraId="3587B044" w14:textId="3901BA9B" w:rsidR="00E21FE7" w:rsidRPr="00CA3CDC" w:rsidRDefault="00E21FE7" w:rsidP="00E21FE7">
      <w:pPr>
        <w:pStyle w:val="yiv4587370033msonormal"/>
        <w:shd w:val="clear" w:color="auto" w:fill="FFFFFF"/>
        <w:tabs>
          <w:tab w:val="left" w:pos="709"/>
        </w:tabs>
        <w:spacing w:after="0" w:line="360" w:lineRule="auto"/>
        <w:ind w:left="1226"/>
        <w:jc w:val="both"/>
        <w:rPr>
          <w:rFonts w:ascii="Tahoma" w:hAnsi="Tahoma" w:cs="Tahoma"/>
          <w:color w:val="000000" w:themeColor="text1"/>
          <w:sz w:val="22"/>
          <w:szCs w:val="22"/>
        </w:rPr>
      </w:pPr>
      <m:oMathPara>
        <m:oMath>
          <m:r>
            <m:rPr>
              <m:sty m:val="p"/>
            </m:rPr>
            <w:rPr>
              <w:rFonts w:ascii="Cambria Math" w:hAnsi="Cambria Math" w:cs="Tahoma"/>
              <w:color w:val="000000" w:themeColor="text1"/>
              <w:sz w:val="22"/>
              <w:szCs w:val="22"/>
            </w:rPr>
            <m:t>DUR=</m:t>
          </m:r>
          <m:nary>
            <m:naryPr>
              <m:chr m:val="∑"/>
              <m:limLoc m:val="subSup"/>
              <m:ctrlPr>
                <w:rPr>
                  <w:rFonts w:ascii="Cambria Math" w:hAnsi="Cambria Math" w:cs="Tahoma"/>
                  <w:color w:val="000000" w:themeColor="text1"/>
                  <w:sz w:val="22"/>
                  <w:szCs w:val="22"/>
                </w:rPr>
              </m:ctrlPr>
            </m:naryPr>
            <m:sub>
              <m:r>
                <m:rPr>
                  <m:sty m:val="p"/>
                </m:rPr>
                <w:rPr>
                  <w:rFonts w:ascii="Cambria Math" w:hAnsi="Cambria Math" w:cs="Tahoma"/>
                  <w:color w:val="000000" w:themeColor="text1"/>
                  <w:sz w:val="22"/>
                  <w:szCs w:val="22"/>
                </w:rPr>
                <m:t>k=1</m:t>
              </m:r>
            </m:sub>
            <m:sup>
              <m:r>
                <m:rPr>
                  <m:sty m:val="p"/>
                </m:rPr>
                <w:rPr>
                  <w:rFonts w:ascii="Cambria Math" w:hAnsi="Cambria Math" w:cs="Tahoma"/>
                  <w:color w:val="000000" w:themeColor="text1"/>
                  <w:sz w:val="22"/>
                  <w:szCs w:val="22"/>
                </w:rPr>
                <m:t>n</m:t>
              </m:r>
            </m:sup>
            <m:e>
              <m:r>
                <m:rPr>
                  <m:sty m:val="p"/>
                </m:rPr>
                <w:rPr>
                  <w:rFonts w:ascii="Cambria Math" w:hAnsi="Cambria Math" w:cs="Tahoma"/>
                  <w:color w:val="000000" w:themeColor="text1"/>
                  <w:sz w:val="22"/>
                  <w:szCs w:val="22"/>
                </w:rPr>
                <m:t xml:space="preserve"> </m:t>
              </m:r>
            </m:e>
          </m:nary>
          <m:r>
            <m:rPr>
              <m:sty m:val="p"/>
            </m:rPr>
            <w:rPr>
              <w:rFonts w:ascii="Cambria Math" w:hAnsi="Cambria Math" w:cs="Tahoma"/>
              <w:color w:val="000000" w:themeColor="text1"/>
              <w:sz w:val="22"/>
              <w:szCs w:val="22"/>
            </w:rPr>
            <m:t xml:space="preserve"> </m:t>
          </m:r>
          <m:f>
            <m:fPr>
              <m:ctrlPr>
                <w:rPr>
                  <w:rFonts w:ascii="Cambria Math" w:hAnsi="Cambria Math" w:cs="Tahoma"/>
                  <w:color w:val="000000" w:themeColor="text1"/>
                  <w:sz w:val="22"/>
                  <w:szCs w:val="22"/>
                </w:rPr>
              </m:ctrlPr>
            </m:fPr>
            <m:num>
              <m:f>
                <m:fPr>
                  <m:ctrlPr>
                    <w:rPr>
                      <w:rFonts w:ascii="Cambria Math" w:hAnsi="Cambria Math" w:cs="Tahoma"/>
                      <w:color w:val="000000" w:themeColor="text1"/>
                      <w:sz w:val="22"/>
                      <w:szCs w:val="22"/>
                    </w:rPr>
                  </m:ctrlPr>
                </m:fPr>
                <m:num>
                  <m:r>
                    <m:rPr>
                      <m:sty m:val="p"/>
                    </m:rPr>
                    <w:rPr>
                      <w:rFonts w:ascii="Cambria Math" w:hAnsi="Cambria Math" w:cs="Tahoma"/>
                      <w:color w:val="000000" w:themeColor="text1"/>
                      <w:sz w:val="22"/>
                      <w:szCs w:val="22"/>
                    </w:rPr>
                    <m:t>PMTk</m:t>
                  </m:r>
                </m:num>
                <m:den>
                  <m:sSup>
                    <m:sSupPr>
                      <m:ctrlPr>
                        <w:rPr>
                          <w:rFonts w:ascii="Cambria Math" w:hAnsi="Cambria Math" w:cs="Tahoma"/>
                          <w:color w:val="000000" w:themeColor="text1"/>
                          <w:sz w:val="22"/>
                          <w:szCs w:val="22"/>
                        </w:rPr>
                      </m:ctrlPr>
                    </m:sSupPr>
                    <m:e>
                      <m:d>
                        <m:dPr>
                          <m:ctrlPr>
                            <w:rPr>
                              <w:rFonts w:ascii="Cambria Math" w:hAnsi="Cambria Math" w:cs="Tahoma"/>
                              <w:color w:val="000000" w:themeColor="text1"/>
                              <w:sz w:val="22"/>
                              <w:szCs w:val="22"/>
                            </w:rPr>
                          </m:ctrlPr>
                        </m:dPr>
                        <m:e>
                          <m:r>
                            <m:rPr>
                              <m:sty m:val="p"/>
                            </m:rPr>
                            <w:rPr>
                              <w:rFonts w:ascii="Cambria Math" w:hAnsi="Cambria Math" w:cs="Tahoma"/>
                              <w:color w:val="000000" w:themeColor="text1"/>
                              <w:sz w:val="22"/>
                              <w:szCs w:val="22"/>
                            </w:rPr>
                            <m:t>1+i</m:t>
                          </m:r>
                        </m:e>
                      </m:d>
                    </m:e>
                    <m:sup>
                      <m:f>
                        <m:fPr>
                          <m:ctrlPr>
                            <w:rPr>
                              <w:rFonts w:ascii="Cambria Math" w:hAnsi="Cambria Math" w:cs="Tahoma"/>
                              <w:color w:val="000000" w:themeColor="text1"/>
                              <w:sz w:val="22"/>
                              <w:szCs w:val="22"/>
                            </w:rPr>
                          </m:ctrlPr>
                        </m:fPr>
                        <m:num>
                          <m:sSub>
                            <m:sSubPr>
                              <m:ctrlPr>
                                <w:rPr>
                                  <w:rFonts w:ascii="Cambria Math" w:hAnsi="Cambria Math" w:cs="Tahoma"/>
                                  <w:color w:val="000000" w:themeColor="text1"/>
                                  <w:sz w:val="22"/>
                                  <w:szCs w:val="22"/>
                                </w:rPr>
                              </m:ctrlPr>
                            </m:sSubPr>
                            <m:e>
                              <m:r>
                                <m:rPr>
                                  <m:sty m:val="p"/>
                                </m:rPr>
                                <w:rPr>
                                  <w:rFonts w:ascii="Cambria Math" w:hAnsi="Cambria Math" w:cs="Tahoma"/>
                                  <w:color w:val="000000" w:themeColor="text1"/>
                                  <w:sz w:val="22"/>
                                  <w:szCs w:val="22"/>
                                </w:rPr>
                                <m:t>dc</m:t>
                              </m:r>
                            </m:e>
                            <m:sub>
                              <m:r>
                                <m:rPr>
                                  <m:sty m:val="p"/>
                                </m:rPr>
                                <w:rPr>
                                  <w:rFonts w:ascii="Cambria Math" w:hAnsi="Cambria Math" w:cs="Tahoma"/>
                                  <w:color w:val="000000" w:themeColor="text1"/>
                                  <w:sz w:val="22"/>
                                  <w:szCs w:val="22"/>
                                </w:rPr>
                                <m:t>k</m:t>
                              </m:r>
                            </m:sub>
                          </m:sSub>
                        </m:num>
                        <m:den>
                          <m:r>
                            <m:rPr>
                              <m:sty m:val="p"/>
                            </m:rPr>
                            <w:rPr>
                              <w:rFonts w:ascii="Cambria Math" w:hAnsi="Cambria Math" w:cs="Tahoma"/>
                              <w:color w:val="000000" w:themeColor="text1"/>
                              <w:sz w:val="22"/>
                              <w:szCs w:val="22"/>
                            </w:rPr>
                            <m:t>360</m:t>
                          </m:r>
                        </m:den>
                      </m:f>
                    </m:sup>
                  </m:sSup>
                </m:den>
              </m:f>
              <m:r>
                <m:rPr>
                  <m:sty m:val="p"/>
                </m:rPr>
                <w:rPr>
                  <w:rFonts w:ascii="Cambria Math" w:hAnsi="Cambria Math" w:cs="Tahoma"/>
                  <w:color w:val="000000" w:themeColor="text1"/>
                  <w:sz w:val="22"/>
                  <w:szCs w:val="22"/>
                </w:rPr>
                <m:t xml:space="preserve">x </m:t>
              </m:r>
              <m:sSub>
                <m:sSubPr>
                  <m:ctrlPr>
                    <w:rPr>
                      <w:rFonts w:ascii="Cambria Math" w:hAnsi="Cambria Math" w:cs="Tahoma"/>
                      <w:color w:val="000000" w:themeColor="text1"/>
                      <w:sz w:val="22"/>
                      <w:szCs w:val="22"/>
                    </w:rPr>
                  </m:ctrlPr>
                </m:sSubPr>
                <m:e>
                  <m:r>
                    <m:rPr>
                      <m:sty m:val="p"/>
                    </m:rPr>
                    <w:rPr>
                      <w:rFonts w:ascii="Cambria Math" w:hAnsi="Cambria Math" w:cs="Tahoma"/>
                      <w:color w:val="000000" w:themeColor="text1"/>
                      <w:sz w:val="22"/>
                      <w:szCs w:val="22"/>
                    </w:rPr>
                    <m:t>dc</m:t>
                  </m:r>
                </m:e>
                <m:sub>
                  <m:r>
                    <m:rPr>
                      <m:sty m:val="p"/>
                    </m:rPr>
                    <w:rPr>
                      <w:rFonts w:ascii="Cambria Math" w:hAnsi="Cambria Math" w:cs="Tahoma"/>
                      <w:color w:val="000000" w:themeColor="text1"/>
                      <w:sz w:val="22"/>
                      <w:szCs w:val="22"/>
                    </w:rPr>
                    <m:t>k</m:t>
                  </m:r>
                </m:sub>
              </m:sSub>
            </m:num>
            <m:den>
              <m:r>
                <m:rPr>
                  <m:sty m:val="p"/>
                </m:rPr>
                <w:rPr>
                  <w:rFonts w:ascii="Cambria Math" w:hAnsi="Cambria Math" w:cs="Tahoma"/>
                  <w:color w:val="000000" w:themeColor="text1"/>
                  <w:sz w:val="22"/>
                  <w:szCs w:val="22"/>
                </w:rPr>
                <m:t>VNa</m:t>
              </m:r>
            </m:den>
          </m:f>
          <m:r>
            <m:rPr>
              <m:sty m:val="p"/>
            </m:rPr>
            <w:rPr>
              <w:rFonts w:ascii="Cambria Math" w:hAnsi="Cambria Math" w:cs="Tahoma"/>
              <w:color w:val="000000" w:themeColor="text1"/>
              <w:sz w:val="22"/>
              <w:szCs w:val="22"/>
            </w:rPr>
            <m:t xml:space="preserve"> x </m:t>
          </m:r>
          <m:f>
            <m:fPr>
              <m:ctrlPr>
                <w:rPr>
                  <w:rFonts w:ascii="Cambria Math" w:hAnsi="Cambria Math" w:cs="Tahoma"/>
                  <w:color w:val="000000" w:themeColor="text1"/>
                  <w:sz w:val="22"/>
                  <w:szCs w:val="22"/>
                </w:rPr>
              </m:ctrlPr>
            </m:fPr>
            <m:num>
              <m:r>
                <m:rPr>
                  <m:sty m:val="p"/>
                </m:rPr>
                <w:rPr>
                  <w:rFonts w:ascii="Cambria Math" w:hAnsi="Cambria Math" w:cs="Tahoma"/>
                  <w:color w:val="000000" w:themeColor="text1"/>
                  <w:sz w:val="22"/>
                  <w:szCs w:val="22"/>
                </w:rPr>
                <m:t>1</m:t>
              </m:r>
            </m:num>
            <m:den>
              <m:r>
                <m:rPr>
                  <m:sty m:val="p"/>
                </m:rPr>
                <w:rPr>
                  <w:rFonts w:ascii="Cambria Math" w:hAnsi="Cambria Math" w:cs="Tahoma"/>
                  <w:color w:val="000000" w:themeColor="text1"/>
                  <w:sz w:val="22"/>
                  <w:szCs w:val="22"/>
                </w:rPr>
                <m:t>360</m:t>
              </m:r>
            </m:den>
          </m:f>
        </m:oMath>
      </m:oMathPara>
    </w:p>
    <w:p w14:paraId="3181E4F7" w14:textId="07E7D995" w:rsidR="00E21FE7" w:rsidRPr="00CA3CDC" w:rsidRDefault="00E21FE7" w:rsidP="00E21FE7">
      <w:pPr>
        <w:pStyle w:val="PargrafodaLista"/>
        <w:tabs>
          <w:tab w:val="left" w:pos="851"/>
        </w:tabs>
        <w:spacing w:after="240" w:line="320" w:lineRule="exact"/>
        <w:ind w:left="1701"/>
        <w:jc w:val="both"/>
        <w:rPr>
          <w:rFonts w:ascii="Tahoma" w:eastAsia="Arial Unicode MS" w:hAnsi="Tahoma" w:cs="Tahoma"/>
        </w:rPr>
      </w:pPr>
      <w:r w:rsidRPr="0028568C">
        <w:rPr>
          <w:rFonts w:ascii="Tahoma" w:hAnsi="Tahoma"/>
        </w:rPr>
        <w:t>Onde:</w:t>
      </w:r>
      <w:r w:rsidRPr="00CA3CDC">
        <w:rPr>
          <w:rFonts w:ascii="Tahoma" w:eastAsia="Arial Unicode MS" w:hAnsi="Tahoma" w:cs="Tahoma"/>
        </w:rPr>
        <w:t xml:space="preserve"> </w:t>
      </w:r>
    </w:p>
    <w:p w14:paraId="5F399D6A" w14:textId="6492CE5E"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DUR = Duration Remanescente;</w:t>
      </w:r>
    </w:p>
    <w:p w14:paraId="4058C280"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282A7DEC"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d</w:t>
      </w:r>
      <w:r>
        <w:rPr>
          <w:rFonts w:ascii="Tahoma" w:eastAsia="Arial Unicode MS" w:hAnsi="Tahoma" w:cs="Tahoma"/>
        </w:rPr>
        <w:t>c</w:t>
      </w:r>
      <w:proofErr w:type="spellEnd"/>
      <w:r w:rsidRPr="00CA3CDC">
        <w:rPr>
          <w:rFonts w:ascii="Tahoma" w:eastAsia="Arial Unicode MS" w:hAnsi="Tahoma" w:cs="Tahoma"/>
        </w:rPr>
        <w:t xml:space="preserve"> = quantidade de dias </w:t>
      </w:r>
      <w:r>
        <w:rPr>
          <w:rFonts w:ascii="Tahoma" w:eastAsia="Arial Unicode MS" w:hAnsi="Tahoma" w:cs="Tahoma"/>
        </w:rPr>
        <w:t xml:space="preserve">corridos </w:t>
      </w:r>
      <w:r w:rsidRPr="00CA3CDC">
        <w:rPr>
          <w:rFonts w:ascii="Tahoma" w:eastAsia="Arial Unicode MS" w:hAnsi="Tahoma" w:cs="Tahoma"/>
        </w:rPr>
        <w:t>remanescentes, a partir da data do pagamento antecipado, em Dias Úteis;</w:t>
      </w:r>
    </w:p>
    <w:p w14:paraId="012D7CE9"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491DB6A2"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PMTk</w:t>
      </w:r>
      <w:proofErr w:type="spellEnd"/>
      <w:r w:rsidRPr="00CA3CDC">
        <w:rPr>
          <w:rFonts w:ascii="Tahoma" w:eastAsia="Arial Unicode MS" w:hAnsi="Tahoma" w:cs="Tahoma"/>
        </w:rPr>
        <w:t xml:space="preserve"> = </w:t>
      </w:r>
      <w:r>
        <w:rPr>
          <w:rFonts w:ascii="Tahoma" w:eastAsia="Arial Unicode MS" w:hAnsi="Tahoma" w:cs="Tahoma"/>
        </w:rPr>
        <w:t>k-</w:t>
      </w:r>
      <w:proofErr w:type="spellStart"/>
      <w:r>
        <w:rPr>
          <w:rFonts w:ascii="Tahoma" w:eastAsia="Arial Unicode MS" w:hAnsi="Tahoma" w:cs="Tahoma"/>
        </w:rPr>
        <w:t>ésima</w:t>
      </w:r>
      <w:proofErr w:type="spellEnd"/>
      <w:r>
        <w:rPr>
          <w:rFonts w:ascii="Tahoma" w:eastAsia="Arial Unicode MS" w:hAnsi="Tahoma" w:cs="Tahoma"/>
        </w:rPr>
        <w:t xml:space="preserve"> PMT vincenda, composta pela </w:t>
      </w:r>
      <w:r w:rsidRPr="00CA3CDC">
        <w:rPr>
          <w:rFonts w:ascii="Tahoma" w:eastAsia="Arial Unicode MS" w:hAnsi="Tahoma" w:cs="Tahoma"/>
        </w:rPr>
        <w:t xml:space="preserve">soma da Remuneração – Série IPCA, da Atualização Monetária e da amortização programada das Debêntures – Série IPCA aplicável, conforme prevista no </w:t>
      </w:r>
      <w:r w:rsidRPr="00CA3CDC">
        <w:rPr>
          <w:rFonts w:ascii="Tahoma" w:eastAsia="Arial Unicode MS" w:hAnsi="Tahoma" w:cs="Tahoma"/>
          <w:b/>
          <w:u w:val="single"/>
        </w:rPr>
        <w:t>Anexo VI</w:t>
      </w:r>
      <w:r w:rsidRPr="00CA3CDC">
        <w:rPr>
          <w:rFonts w:ascii="Tahoma" w:eastAsia="Arial Unicode MS" w:hAnsi="Tahoma" w:cs="Tahoma"/>
        </w:rPr>
        <w:t xml:space="preserve"> desta Escritura de Emissão;</w:t>
      </w:r>
    </w:p>
    <w:p w14:paraId="13F44357"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1CC8216C"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VNa</w:t>
      </w:r>
      <w:proofErr w:type="spellEnd"/>
      <w:r w:rsidRPr="00CA3CDC">
        <w:rPr>
          <w:rFonts w:ascii="Tahoma" w:eastAsia="Arial Unicode MS" w:hAnsi="Tahoma" w:cs="Tahoma"/>
        </w:rPr>
        <w:t xml:space="preserve"> = </w:t>
      </w:r>
      <w:r w:rsidRPr="00CA3CDC">
        <w:rPr>
          <w:rFonts w:ascii="Tahoma" w:hAnsi="Tahoma" w:cs="Tahoma"/>
          <w:bCs/>
        </w:rPr>
        <w:t>Valor Nominal Unitário Atualizado calculado com 8 (oito) casas decimais, sem arredondamento;</w:t>
      </w:r>
    </w:p>
    <w:p w14:paraId="44B6E448"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376072E7"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i = taxa de emissão das Debêntures – Série IPCA;</w:t>
      </w:r>
    </w:p>
    <w:p w14:paraId="0A24CC1B"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40B6E686"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d</w:t>
      </w:r>
      <w:r>
        <w:rPr>
          <w:rFonts w:ascii="Tahoma" w:eastAsia="Arial Unicode MS" w:hAnsi="Tahoma" w:cs="Tahoma"/>
        </w:rPr>
        <w:t>c</w:t>
      </w:r>
      <w:r w:rsidRPr="00CA3CDC">
        <w:rPr>
          <w:rFonts w:ascii="Tahoma" w:eastAsia="Arial Unicode MS" w:hAnsi="Tahoma" w:cs="Tahoma"/>
        </w:rPr>
        <w:t>k</w:t>
      </w:r>
      <w:proofErr w:type="spellEnd"/>
      <w:r w:rsidRPr="00CA3CDC">
        <w:rPr>
          <w:rFonts w:ascii="Tahoma" w:eastAsia="Arial Unicode MS" w:hAnsi="Tahoma" w:cs="Tahoma"/>
        </w:rPr>
        <w:t xml:space="preserve"> = número de dias </w:t>
      </w:r>
      <w:r>
        <w:rPr>
          <w:rFonts w:ascii="Tahoma" w:eastAsia="Arial Unicode MS" w:hAnsi="Tahoma" w:cs="Tahoma"/>
        </w:rPr>
        <w:t>corridos</w:t>
      </w:r>
      <w:r w:rsidRPr="00CA3CDC">
        <w:rPr>
          <w:rFonts w:ascii="Tahoma" w:eastAsia="Arial Unicode MS" w:hAnsi="Tahoma" w:cs="Tahoma"/>
        </w:rPr>
        <w:t xml:space="preserve"> a decorrer entre a data de pagamento antecipado até a data de pagamento da </w:t>
      </w:r>
      <w:proofErr w:type="spellStart"/>
      <w:r w:rsidRPr="00CA3CDC">
        <w:rPr>
          <w:rFonts w:ascii="Tahoma" w:eastAsia="Arial Unicode MS" w:hAnsi="Tahoma" w:cs="Tahoma"/>
        </w:rPr>
        <w:t>PMTk</w:t>
      </w:r>
      <w:proofErr w:type="spellEnd"/>
      <w:r w:rsidRPr="00CA3CDC">
        <w:rPr>
          <w:rFonts w:ascii="Tahoma" w:eastAsia="Arial Unicode MS" w:hAnsi="Tahoma" w:cs="Tahoma"/>
        </w:rPr>
        <w:t>.</w:t>
      </w:r>
    </w:p>
    <w:p w14:paraId="43B67DCB"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p>
    <w:p w14:paraId="4B04A9CA" w14:textId="77777777" w:rsidR="00E21FE7" w:rsidRDefault="00E21FE7" w:rsidP="00E21FE7">
      <w:pPr>
        <w:pStyle w:val="PargrafodaLista"/>
        <w:tabs>
          <w:tab w:val="left" w:pos="851"/>
        </w:tabs>
        <w:spacing w:line="320" w:lineRule="exact"/>
        <w:ind w:left="1701"/>
        <w:jc w:val="both"/>
        <w:rPr>
          <w:rFonts w:ascii="Tahoma" w:hAnsi="Tahoma" w:cs="Tahoma"/>
        </w:rPr>
      </w:pPr>
      <w:r w:rsidRPr="00CA3CDC">
        <w:rPr>
          <w:rFonts w:ascii="Tahoma" w:eastAsia="Arial Unicode MS" w:hAnsi="Tahoma" w:cs="Tahoma"/>
        </w:rPr>
        <w:t xml:space="preserve">n = </w:t>
      </w:r>
      <w:r w:rsidRPr="00CA3CDC">
        <w:rPr>
          <w:rFonts w:ascii="Tahoma" w:hAnsi="Tahoma" w:cs="Tahoma"/>
        </w:rPr>
        <w:t xml:space="preserve">número total de parcelas vincendas de </w:t>
      </w:r>
      <w:r w:rsidRPr="00CA3CDC">
        <w:rPr>
          <w:rFonts w:ascii="Tahoma" w:eastAsia="Arial Unicode MS" w:hAnsi="Tahoma" w:cs="Tahoma"/>
        </w:rPr>
        <w:t xml:space="preserve">amortização programada das Debêntures – Série IPCA e Remuneração – Série IPCA, </w:t>
      </w:r>
      <w:r>
        <w:rPr>
          <w:rFonts w:ascii="Tahoma" w:hAnsi="Tahoma" w:cs="Tahoma"/>
        </w:rPr>
        <w:t>sendo “n” um número inteiro.</w:t>
      </w:r>
    </w:p>
    <w:p w14:paraId="0CF28A72" w14:textId="77777777" w:rsidR="00E21FE7" w:rsidRDefault="00E21FE7" w:rsidP="00E21FE7">
      <w:pPr>
        <w:pStyle w:val="PargrafodaLista"/>
        <w:tabs>
          <w:tab w:val="left" w:pos="851"/>
        </w:tabs>
        <w:spacing w:line="320" w:lineRule="exact"/>
        <w:ind w:left="1701"/>
        <w:jc w:val="both"/>
        <w:rPr>
          <w:rFonts w:ascii="Tahoma" w:eastAsia="Arial Unicode MS" w:hAnsi="Tahoma" w:cs="Tahoma"/>
        </w:rPr>
      </w:pPr>
    </w:p>
    <w:p w14:paraId="4FB5E5A5" w14:textId="77777777" w:rsidR="00E21FE7" w:rsidRPr="00CA3CDC" w:rsidRDefault="00E21FE7" w:rsidP="00E21FE7">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 xml:space="preserve">k = o número de referência de cada uma das </w:t>
      </w:r>
      <w:proofErr w:type="spellStart"/>
      <w:r w:rsidRPr="00CA3CDC">
        <w:rPr>
          <w:rFonts w:ascii="Tahoma" w:eastAsia="Arial Unicode MS" w:hAnsi="Tahoma" w:cs="Tahoma"/>
        </w:rPr>
        <w:t>PMTk</w:t>
      </w:r>
      <w:proofErr w:type="spellEnd"/>
      <w:r w:rsidRPr="00CA3CDC">
        <w:rPr>
          <w:rFonts w:ascii="Tahoma" w:eastAsia="Arial Unicode MS" w:hAnsi="Tahoma" w:cs="Tahoma"/>
        </w:rPr>
        <w:t xml:space="preserve">, conforme previsto no </w:t>
      </w:r>
      <w:r w:rsidRPr="00CA3CDC">
        <w:rPr>
          <w:rFonts w:ascii="Tahoma" w:eastAsia="Arial Unicode MS" w:hAnsi="Tahoma" w:cs="Tahoma"/>
          <w:b/>
          <w:u w:val="single"/>
        </w:rPr>
        <w:t>Anexo VI</w:t>
      </w:r>
      <w:r w:rsidRPr="00CA3CDC">
        <w:rPr>
          <w:rFonts w:ascii="Tahoma" w:eastAsia="Arial Unicode MS" w:hAnsi="Tahoma" w:cs="Tahoma"/>
        </w:rPr>
        <w:t xml:space="preserve"> desta Escritura de Emissão</w:t>
      </w:r>
      <w:r>
        <w:rPr>
          <w:rFonts w:ascii="Tahoma" w:eastAsia="Arial Unicode MS" w:hAnsi="Tahoma" w:cs="Tahoma"/>
        </w:rPr>
        <w:t>, iniciando em 1 e indo até n;</w:t>
      </w:r>
    </w:p>
    <w:p w14:paraId="1037C78E" w14:textId="77777777" w:rsidR="00E21FE7" w:rsidRPr="00CA3CDC" w:rsidRDefault="00E21FE7" w:rsidP="00E21FE7">
      <w:pPr>
        <w:pStyle w:val="PargrafodaLista"/>
        <w:tabs>
          <w:tab w:val="left" w:pos="851"/>
        </w:tabs>
        <w:spacing w:line="320" w:lineRule="exact"/>
        <w:ind w:left="1225"/>
        <w:jc w:val="both"/>
        <w:rPr>
          <w:rFonts w:ascii="Tahoma" w:eastAsia="Arial Unicode MS" w:hAnsi="Tahoma" w:cs="Tahoma"/>
        </w:rPr>
      </w:pPr>
    </w:p>
    <w:p w14:paraId="46EF598B" w14:textId="1BC9ED68" w:rsidR="008742BC" w:rsidRPr="00CA3CDC" w:rsidRDefault="008742BC" w:rsidP="0028568C">
      <w:pPr>
        <w:pStyle w:val="PargrafodaLista"/>
        <w:numPr>
          <w:ilvl w:val="0"/>
          <w:numId w:val="71"/>
        </w:numPr>
        <w:tabs>
          <w:tab w:val="left" w:pos="851"/>
        </w:tabs>
        <w:spacing w:after="240" w:line="320" w:lineRule="exact"/>
        <w:ind w:left="1701" w:hanging="567"/>
        <w:jc w:val="both"/>
        <w:rPr>
          <w:rFonts w:ascii="Tahoma" w:eastAsia="Arial Unicode MS" w:hAnsi="Tahoma" w:cs="Tahoma"/>
        </w:rPr>
      </w:pPr>
      <w:r w:rsidRPr="00CA3CDC">
        <w:rPr>
          <w:rFonts w:ascii="Tahoma" w:eastAsia="Arial Unicode MS" w:hAnsi="Tahoma" w:cs="Tahoma"/>
        </w:rPr>
        <w:lastRenderedPageBreak/>
        <w:t xml:space="preserve">percentual equivalente à razão entre a Diferença de VP (conforme abaixo definido) e o saldo devedor das Debêntures – Série IPCA. Para os fins desta alínea, “Diferença de VP” significa a diferença entre (a) o valor presente das parcelas vincendas de amortização programada das Debêntures – Série IPCA e Remuneração – Série IPCA, na data em que se pretende realizar o Resgate Antecipado, calculado com base na taxa interna de retorno da </w:t>
      </w:r>
      <w:r w:rsidRPr="00CA3CDC">
        <w:rPr>
          <w:rFonts w:ascii="Tahoma" w:eastAsia="Arial Unicode MS" w:hAnsi="Tahoma"/>
        </w:rPr>
        <w:t xml:space="preserve">NTN-B </w:t>
      </w:r>
      <w:proofErr w:type="spellStart"/>
      <w:r w:rsidRPr="00CA3CDC">
        <w:rPr>
          <w:rFonts w:ascii="Tahoma" w:eastAsia="Arial Unicode MS" w:hAnsi="Tahoma" w:cs="Tahoma"/>
          <w:i/>
        </w:rPr>
        <w:t>duration</w:t>
      </w:r>
      <w:proofErr w:type="spellEnd"/>
      <w:r w:rsidRPr="00CA3CDC">
        <w:rPr>
          <w:rFonts w:ascii="Tahoma" w:eastAsia="Arial Unicode MS" w:hAnsi="Tahoma" w:cs="Tahoma"/>
        </w:rPr>
        <w:t xml:space="preserve"> equivalente ao prazo remanescente das Debêntures – Série IPCA, considerando-se a média simples das 5 (cinco) últimas taxas indicativas de NTN-B divulgadas até o 2º (segundo) Dia Útil anterior à data em que se pretende realizar o Resgate Antecipado; e (b) o valor presente das parcelas vincendas de amortização programada das Debêntures – Série IPCA e Remuneração – Série IPCA, na data em que se pretende realizar o Resgate Antecipado, calculado com base na taxa interna de retorno da NTN-B com vencimento no ano de 2030, considerando-se a média simples das 5 (cinco) últimas taxas indicativas de NTN-B divulgadas até o 2º (segundo) Dia Útil anterior à </w:t>
      </w:r>
      <w:del w:id="85" w:author="Rodrigo Botani" w:date="2019-12-17T19:42:00Z">
        <w:r w:rsidRPr="00CA3CDC" w:rsidDel="00D666DD">
          <w:rPr>
            <w:rFonts w:ascii="Tahoma" w:eastAsia="Arial Unicode MS" w:hAnsi="Tahoma" w:cs="Tahoma"/>
          </w:rPr>
          <w:delText>Data de Emissão</w:delText>
        </w:r>
      </w:del>
      <w:ins w:id="86" w:author="Rodrigo Botani" w:date="2019-12-17T19:42:00Z">
        <w:r w:rsidR="00D666DD">
          <w:rPr>
            <w:rFonts w:ascii="Tahoma" w:eastAsia="Arial Unicode MS" w:hAnsi="Tahoma" w:cs="Tahoma"/>
          </w:rPr>
          <w:t>Primeira Data de Integralização</w:t>
        </w:r>
      </w:ins>
      <w:r w:rsidRPr="00CA3CDC">
        <w:rPr>
          <w:rFonts w:ascii="Tahoma" w:eastAsia="Arial Unicode MS" w:hAnsi="Tahoma" w:cs="Tahoma"/>
        </w:rPr>
        <w:t xml:space="preserve">. O percentual referido nesta alínea (b) </w:t>
      </w:r>
      <w:bookmarkStart w:id="87" w:name="_Hlk10065238"/>
      <w:r w:rsidRPr="00CA3CDC">
        <w:rPr>
          <w:rFonts w:ascii="Tahoma" w:eastAsia="Arial Unicode MS" w:hAnsi="Tahoma" w:cs="Tahoma"/>
        </w:rPr>
        <w:t>será calculado de acordo com a seguinte fórmula:</w:t>
      </w:r>
      <w:bookmarkEnd w:id="87"/>
    </w:p>
    <w:p w14:paraId="674B03DC" w14:textId="77777777" w:rsidR="008742BC" w:rsidRPr="00CA3CDC" w:rsidRDefault="008742BC" w:rsidP="0050450F">
      <w:pPr>
        <w:spacing w:line="300" w:lineRule="auto"/>
        <w:ind w:left="1701"/>
        <w:rPr>
          <w:rFonts w:ascii="Tahoma" w:hAnsi="Tahoma" w:cs="Tahoma"/>
          <w:sz w:val="22"/>
          <w:szCs w:val="22"/>
        </w:rPr>
      </w:pPr>
      <w:bookmarkStart w:id="88" w:name="_Hlk10065247"/>
    </w:p>
    <w:p w14:paraId="43DFEB02" w14:textId="77777777" w:rsidR="008742BC" w:rsidRPr="00CA3CDC" w:rsidRDefault="008742BC" w:rsidP="0050450F">
      <w:pPr>
        <w:pStyle w:val="PargrafodaLista"/>
        <w:ind w:left="1701"/>
        <w:jc w:val="both"/>
        <w:rPr>
          <w:rFonts w:ascii="Cambria Math" w:hAnsi="Cambria Math" w:cs="Tahoma"/>
          <w:lang w:val="pt-PT"/>
          <w:oMath/>
        </w:rPr>
      </w:pPr>
    </w:p>
    <w:p w14:paraId="00478EA3" w14:textId="77777777" w:rsidR="008742BC" w:rsidRPr="00CA3CDC" w:rsidRDefault="000047A7" w:rsidP="0050450F">
      <w:pPr>
        <w:spacing w:line="300" w:lineRule="auto"/>
        <w:ind w:left="1701"/>
        <w:rPr>
          <w:rFonts w:ascii="Tahoma" w:hAnsi="Tahoma" w:cs="Tahoma"/>
          <w:sz w:val="22"/>
          <w:szCs w:val="22"/>
        </w:rPr>
      </w:pPr>
      <m:oMathPara>
        <m:oMath>
          <m:sSub>
            <m:sSubPr>
              <m:ctrlPr>
                <w:rPr>
                  <w:rFonts w:ascii="Cambria Math" w:hAnsi="Cambria Math" w:cs="Tahoma"/>
                  <w:i/>
                  <w:sz w:val="22"/>
                  <w:szCs w:val="22"/>
                  <w:lang w:val="pt-PT"/>
                </w:rPr>
              </m:ctrlPr>
            </m:sSubPr>
            <m:e>
              <m:r>
                <w:rPr>
                  <w:rFonts w:ascii="Cambria Math" w:hAnsi="Cambria Math" w:cs="Tahoma"/>
                  <w:sz w:val="22"/>
                  <w:szCs w:val="22"/>
                  <w:lang w:val="pt-PT"/>
                </w:rPr>
                <m:t>P</m:t>
              </m:r>
            </m:e>
            <m:sub>
              <m:r>
                <w:rPr>
                  <w:rFonts w:ascii="Cambria Math" w:hAnsi="Cambria Math" w:cs="Tahoma"/>
                  <w:sz w:val="22"/>
                  <w:szCs w:val="22"/>
                  <w:lang w:val="pt-PT"/>
                </w:rPr>
                <m:t>m</m:t>
              </m:r>
            </m:sub>
          </m:sSub>
          <m:r>
            <w:rPr>
              <w:rFonts w:ascii="Cambria Math" w:hAnsi="Cambria Math" w:cs="Tahoma"/>
              <w:sz w:val="22"/>
              <w:szCs w:val="22"/>
              <w:lang w:val="pt-PT"/>
            </w:rPr>
            <m:t>=máximo</m:t>
          </m:r>
          <m:d>
            <m:dPr>
              <m:begChr m:val="{"/>
              <m:endChr m:val="}"/>
              <m:ctrlPr>
                <w:rPr>
                  <w:rFonts w:ascii="Cambria Math" w:hAnsi="Cambria Math" w:cs="Tahoma"/>
                  <w:i/>
                  <w:sz w:val="22"/>
                  <w:szCs w:val="22"/>
                  <w:lang w:val="pt-PT"/>
                </w:rPr>
              </m:ctrlPr>
            </m:dPr>
            <m:e>
              <m:r>
                <w:rPr>
                  <w:rFonts w:ascii="Cambria Math" w:hAnsi="Cambria Math" w:cs="Tahoma"/>
                  <w:sz w:val="22"/>
                  <w:szCs w:val="22"/>
                  <w:lang w:val="pt-PT"/>
                </w:rPr>
                <m:t>0;</m:t>
              </m:r>
              <m:f>
                <m:fPr>
                  <m:ctrlPr>
                    <w:rPr>
                      <w:rFonts w:ascii="Cambria Math" w:hAnsi="Cambria Math" w:cs="Tahoma"/>
                      <w:i/>
                      <w:sz w:val="22"/>
                      <w:szCs w:val="22"/>
                      <w:lang w:val="pt-PT"/>
                    </w:rPr>
                  </m:ctrlPr>
                </m:fPr>
                <m:num>
                  <m:nary>
                    <m:naryPr>
                      <m:chr m:val="∑"/>
                      <m:limLoc m:val="undOvr"/>
                      <m:ctrlPr>
                        <w:rPr>
                          <w:rFonts w:ascii="Cambria Math" w:hAnsi="Cambria Math" w:cs="Tahoma"/>
                          <w:i/>
                          <w:sz w:val="22"/>
                          <w:szCs w:val="22"/>
                          <w:lang w:val="pt-PT"/>
                        </w:rPr>
                      </m:ctrlPr>
                    </m:naryPr>
                    <m:sub>
                      <m:r>
                        <w:rPr>
                          <w:rFonts w:ascii="Cambria Math" w:hAnsi="Cambria Math" w:cs="Tahoma"/>
                          <w:sz w:val="22"/>
                          <w:szCs w:val="22"/>
                          <w:lang w:val="pt-PT"/>
                        </w:rPr>
                        <m:t>i=1</m:t>
                      </m:r>
                    </m:sub>
                    <m:sup>
                      <m:r>
                        <w:rPr>
                          <w:rFonts w:ascii="Cambria Math" w:hAnsi="Cambria Math" w:cs="Tahoma"/>
                          <w:sz w:val="22"/>
                          <w:szCs w:val="22"/>
                          <w:lang w:val="pt-PT"/>
                        </w:rPr>
                        <m:t>n</m:t>
                      </m:r>
                    </m:sup>
                    <m:e>
                      <m:f>
                        <m:fPr>
                          <m:ctrlPr>
                            <w:rPr>
                              <w:rFonts w:ascii="Cambria Math" w:hAnsi="Cambria Math" w:cs="Tahoma"/>
                              <w:i/>
                              <w:sz w:val="22"/>
                              <w:szCs w:val="22"/>
                              <w:lang w:val="pt-PT"/>
                            </w:rPr>
                          </m:ctrlPr>
                        </m:fPr>
                        <m:num>
                          <m:r>
                            <w:rPr>
                              <w:rFonts w:ascii="Cambria Math" w:hAnsi="Cambria Math" w:cs="Tahoma"/>
                              <w:sz w:val="22"/>
                              <w:szCs w:val="22"/>
                              <w:lang w:val="pt-PT"/>
                            </w:rPr>
                            <m:t>PM</m:t>
                          </m:r>
                          <m:sSub>
                            <m:sSubPr>
                              <m:ctrlPr>
                                <w:rPr>
                                  <w:rFonts w:ascii="Cambria Math" w:hAnsi="Cambria Math" w:cs="Tahoma"/>
                                  <w:i/>
                                  <w:sz w:val="22"/>
                                  <w:szCs w:val="22"/>
                                  <w:lang w:val="pt-PT"/>
                                </w:rPr>
                              </m:ctrlPr>
                            </m:sSubPr>
                            <m:e>
                              <m:r>
                                <w:rPr>
                                  <w:rFonts w:ascii="Cambria Math" w:hAnsi="Cambria Math" w:cs="Tahoma"/>
                                  <w:sz w:val="22"/>
                                  <w:szCs w:val="22"/>
                                  <w:lang w:val="pt-PT"/>
                                </w:rPr>
                                <m:t>T</m:t>
                              </m:r>
                            </m:e>
                            <m:sub>
                              <m:r>
                                <w:rPr>
                                  <w:rFonts w:ascii="Cambria Math" w:hAnsi="Cambria Math" w:cs="Tahoma"/>
                                  <w:sz w:val="22"/>
                                  <w:szCs w:val="22"/>
                                  <w:lang w:val="pt-PT"/>
                                </w:rPr>
                                <m:t>i</m:t>
                              </m:r>
                            </m:sub>
                          </m:sSub>
                          <m:r>
                            <w:rPr>
                              <w:rFonts w:ascii="Cambria Math" w:hAnsi="Cambria Math" w:cs="Tahoma"/>
                              <w:sz w:val="22"/>
                              <w:szCs w:val="22"/>
                              <w:lang w:val="pt-PT"/>
                            </w:rPr>
                            <m:t>×</m:t>
                          </m:r>
                          <m:sSub>
                            <m:sSubPr>
                              <m:ctrlPr>
                                <w:rPr>
                                  <w:rFonts w:ascii="Cambria Math" w:hAnsi="Cambria Math" w:cs="Tahoma"/>
                                  <w:i/>
                                  <w:sz w:val="22"/>
                                  <w:szCs w:val="22"/>
                                  <w:lang w:val="pt-PT"/>
                                </w:rPr>
                              </m:ctrlPr>
                            </m:sSubPr>
                            <m:e>
                              <m:r>
                                <w:rPr>
                                  <w:rFonts w:ascii="Cambria Math" w:hAnsi="Cambria Math" w:cs="Tahoma"/>
                                  <w:sz w:val="22"/>
                                  <w:szCs w:val="22"/>
                                  <w:lang w:val="pt-PT"/>
                                </w:rPr>
                                <m:t>C</m:t>
                              </m:r>
                            </m:e>
                            <m:sub/>
                          </m:sSub>
                        </m:num>
                        <m:den>
                          <m:sSup>
                            <m:sSupPr>
                              <m:ctrlPr>
                                <w:rPr>
                                  <w:rFonts w:ascii="Cambria Math" w:hAnsi="Cambria Math" w:cs="Tahoma"/>
                                  <w:i/>
                                  <w:sz w:val="22"/>
                                  <w:szCs w:val="22"/>
                                  <w:lang w:val="pt-PT"/>
                                </w:rPr>
                              </m:ctrlPr>
                            </m:sSupPr>
                            <m:e>
                              <m:d>
                                <m:dPr>
                                  <m:ctrlPr>
                                    <w:rPr>
                                      <w:rFonts w:ascii="Cambria Math" w:hAnsi="Cambria Math" w:cs="Tahoma"/>
                                      <w:i/>
                                      <w:sz w:val="22"/>
                                      <w:szCs w:val="22"/>
                                      <w:lang w:val="pt-PT"/>
                                    </w:rPr>
                                  </m:ctrlPr>
                                </m:dPr>
                                <m:e>
                                  <m:r>
                                    <w:rPr>
                                      <w:rFonts w:ascii="Cambria Math" w:hAnsi="Cambria Math" w:cs="Tahoma"/>
                                      <w:sz w:val="22"/>
                                      <w:szCs w:val="22"/>
                                      <w:lang w:val="pt-PT"/>
                                    </w:rPr>
                                    <m:t>1+TaxaRecompra</m:t>
                                  </m:r>
                                </m:e>
                              </m:d>
                            </m:e>
                            <m:sup>
                              <m:f>
                                <m:fPr>
                                  <m:ctrlPr>
                                    <w:rPr>
                                      <w:rFonts w:ascii="Cambria Math" w:hAnsi="Cambria Math" w:cs="Tahoma"/>
                                      <w:i/>
                                      <w:sz w:val="22"/>
                                      <w:szCs w:val="22"/>
                                      <w:lang w:val="pt-PT"/>
                                    </w:rPr>
                                  </m:ctrlPr>
                                </m:fPr>
                                <m:num>
                                  <m:r>
                                    <w:rPr>
                                      <w:rFonts w:ascii="Cambria Math" w:hAnsi="Cambria Math" w:cs="Tahoma"/>
                                      <w:sz w:val="22"/>
                                      <w:szCs w:val="22"/>
                                      <w:lang w:val="pt-PT"/>
                                    </w:rPr>
                                    <m:t>dui</m:t>
                                  </m:r>
                                </m:num>
                                <m:den>
                                  <m:r>
                                    <w:rPr>
                                      <w:rFonts w:ascii="Cambria Math" w:hAnsi="Cambria Math" w:cs="Tahoma"/>
                                      <w:sz w:val="22"/>
                                      <w:szCs w:val="22"/>
                                      <w:lang w:val="pt-PT"/>
                                    </w:rPr>
                                    <m:t>252</m:t>
                                  </m:r>
                                </m:den>
                              </m:f>
                            </m:sup>
                          </m:sSup>
                        </m:den>
                      </m:f>
                    </m:e>
                  </m:nary>
                  <m:r>
                    <w:rPr>
                      <w:rFonts w:ascii="Cambria Math" w:hAnsi="Cambria Math" w:cs="Tahoma"/>
                      <w:sz w:val="22"/>
                      <w:szCs w:val="22"/>
                      <w:lang w:val="pt-PT"/>
                    </w:rPr>
                    <m:t>-</m:t>
                  </m:r>
                  <m:nary>
                    <m:naryPr>
                      <m:chr m:val="∑"/>
                      <m:limLoc m:val="undOvr"/>
                      <m:ctrlPr>
                        <w:rPr>
                          <w:rFonts w:ascii="Cambria Math" w:hAnsi="Cambria Math" w:cs="Tahoma"/>
                          <w:i/>
                          <w:sz w:val="22"/>
                          <w:szCs w:val="22"/>
                          <w:lang w:val="pt-PT"/>
                        </w:rPr>
                      </m:ctrlPr>
                    </m:naryPr>
                    <m:sub>
                      <m:r>
                        <w:rPr>
                          <w:rFonts w:ascii="Cambria Math" w:hAnsi="Cambria Math" w:cs="Tahoma"/>
                          <w:sz w:val="22"/>
                          <w:szCs w:val="22"/>
                          <w:lang w:val="pt-PT"/>
                        </w:rPr>
                        <m:t>i=1</m:t>
                      </m:r>
                    </m:sub>
                    <m:sup>
                      <m:r>
                        <w:rPr>
                          <w:rFonts w:ascii="Cambria Math" w:hAnsi="Cambria Math" w:cs="Tahoma"/>
                          <w:sz w:val="22"/>
                          <w:szCs w:val="22"/>
                          <w:lang w:val="pt-PT"/>
                        </w:rPr>
                        <m:t>n</m:t>
                      </m:r>
                    </m:sup>
                    <m:e>
                      <m:f>
                        <m:fPr>
                          <m:ctrlPr>
                            <w:rPr>
                              <w:rFonts w:ascii="Cambria Math" w:hAnsi="Cambria Math" w:cs="Tahoma"/>
                              <w:i/>
                              <w:sz w:val="22"/>
                              <w:szCs w:val="22"/>
                              <w:lang w:val="pt-PT"/>
                            </w:rPr>
                          </m:ctrlPr>
                        </m:fPr>
                        <m:num>
                          <m:r>
                            <w:rPr>
                              <w:rFonts w:ascii="Cambria Math" w:hAnsi="Cambria Math" w:cs="Tahoma"/>
                              <w:sz w:val="22"/>
                              <w:szCs w:val="22"/>
                              <w:lang w:val="pt-PT"/>
                            </w:rPr>
                            <m:t>PM</m:t>
                          </m:r>
                          <m:sSub>
                            <m:sSubPr>
                              <m:ctrlPr>
                                <w:rPr>
                                  <w:rFonts w:ascii="Cambria Math" w:hAnsi="Cambria Math" w:cs="Tahoma"/>
                                  <w:i/>
                                  <w:sz w:val="22"/>
                                  <w:szCs w:val="22"/>
                                  <w:lang w:val="pt-PT"/>
                                </w:rPr>
                              </m:ctrlPr>
                            </m:sSubPr>
                            <m:e>
                              <m:r>
                                <w:rPr>
                                  <w:rFonts w:ascii="Cambria Math" w:hAnsi="Cambria Math" w:cs="Tahoma"/>
                                  <w:sz w:val="22"/>
                                  <w:szCs w:val="22"/>
                                  <w:lang w:val="pt-PT"/>
                                </w:rPr>
                                <m:t>T</m:t>
                              </m:r>
                            </m:e>
                            <m:sub>
                              <m:r>
                                <w:rPr>
                                  <w:rFonts w:ascii="Cambria Math" w:hAnsi="Cambria Math" w:cs="Tahoma"/>
                                  <w:sz w:val="22"/>
                                  <w:szCs w:val="22"/>
                                  <w:lang w:val="pt-PT"/>
                                </w:rPr>
                                <m:t>i</m:t>
                              </m:r>
                            </m:sub>
                          </m:sSub>
                          <m:r>
                            <w:rPr>
                              <w:rFonts w:ascii="Cambria Math" w:hAnsi="Cambria Math" w:cs="Tahoma"/>
                              <w:sz w:val="22"/>
                              <w:szCs w:val="22"/>
                              <w:lang w:val="pt-PT"/>
                            </w:rPr>
                            <m:t>×</m:t>
                          </m:r>
                          <m:sSub>
                            <m:sSubPr>
                              <m:ctrlPr>
                                <w:rPr>
                                  <w:rFonts w:ascii="Cambria Math" w:hAnsi="Cambria Math" w:cs="Tahoma"/>
                                  <w:i/>
                                  <w:sz w:val="22"/>
                                  <w:szCs w:val="22"/>
                                  <w:lang w:val="pt-PT"/>
                                </w:rPr>
                              </m:ctrlPr>
                            </m:sSubPr>
                            <m:e>
                              <m:r>
                                <w:rPr>
                                  <w:rFonts w:ascii="Cambria Math" w:hAnsi="Cambria Math" w:cs="Tahoma"/>
                                  <w:sz w:val="22"/>
                                  <w:szCs w:val="22"/>
                                  <w:lang w:val="pt-PT"/>
                                </w:rPr>
                                <m:t>C</m:t>
                              </m:r>
                            </m:e>
                            <m:sub/>
                          </m:sSub>
                        </m:num>
                        <m:den>
                          <m:sSup>
                            <m:sSupPr>
                              <m:ctrlPr>
                                <w:rPr>
                                  <w:rFonts w:ascii="Cambria Math" w:hAnsi="Cambria Math" w:cs="Tahoma"/>
                                  <w:i/>
                                  <w:sz w:val="22"/>
                                  <w:szCs w:val="22"/>
                                  <w:lang w:val="pt-PT"/>
                                </w:rPr>
                              </m:ctrlPr>
                            </m:sSupPr>
                            <m:e>
                              <m:d>
                                <m:dPr>
                                  <m:ctrlPr>
                                    <w:rPr>
                                      <w:rFonts w:ascii="Cambria Math" w:hAnsi="Cambria Math" w:cs="Tahoma"/>
                                      <w:i/>
                                      <w:sz w:val="22"/>
                                      <w:szCs w:val="22"/>
                                      <w:lang w:val="pt-PT"/>
                                    </w:rPr>
                                  </m:ctrlPr>
                                </m:dPr>
                                <m:e>
                                  <m:r>
                                    <w:rPr>
                                      <w:rFonts w:ascii="Cambria Math" w:hAnsi="Cambria Math" w:cs="Tahoma"/>
                                      <w:sz w:val="22"/>
                                      <w:szCs w:val="22"/>
                                      <w:lang w:val="pt-PT"/>
                                    </w:rPr>
                                    <m:t>1+TaxaEmissão</m:t>
                                  </m:r>
                                </m:e>
                              </m:d>
                            </m:e>
                            <m:sup>
                              <m:f>
                                <m:fPr>
                                  <m:ctrlPr>
                                    <w:rPr>
                                      <w:rFonts w:ascii="Cambria Math" w:hAnsi="Cambria Math" w:cs="Tahoma"/>
                                      <w:i/>
                                      <w:sz w:val="22"/>
                                      <w:szCs w:val="22"/>
                                      <w:lang w:val="pt-PT"/>
                                    </w:rPr>
                                  </m:ctrlPr>
                                </m:fPr>
                                <m:num>
                                  <m:r>
                                    <w:rPr>
                                      <w:rFonts w:ascii="Cambria Math" w:hAnsi="Cambria Math" w:cs="Tahoma"/>
                                      <w:sz w:val="22"/>
                                      <w:szCs w:val="22"/>
                                      <w:lang w:val="pt-PT"/>
                                    </w:rPr>
                                    <m:t>dui</m:t>
                                  </m:r>
                                </m:num>
                                <m:den>
                                  <m:r>
                                    <w:rPr>
                                      <w:rFonts w:ascii="Cambria Math" w:hAnsi="Cambria Math" w:cs="Tahoma"/>
                                      <w:sz w:val="22"/>
                                      <w:szCs w:val="22"/>
                                      <w:lang w:val="pt-PT"/>
                                    </w:rPr>
                                    <m:t>252</m:t>
                                  </m:r>
                                </m:den>
                              </m:f>
                            </m:sup>
                          </m:sSup>
                        </m:den>
                      </m:f>
                    </m:e>
                  </m:nary>
                </m:num>
                <m:den>
                  <m:r>
                    <w:rPr>
                      <w:rFonts w:ascii="Cambria Math" w:hAnsi="Cambria Math" w:cs="Tahoma"/>
                      <w:sz w:val="22"/>
                      <w:szCs w:val="22"/>
                      <w:lang w:val="pt-PT"/>
                    </w:rPr>
                    <m:t>VNa</m:t>
                  </m:r>
                </m:den>
              </m:f>
            </m:e>
          </m:d>
        </m:oMath>
      </m:oMathPara>
      <w:bookmarkEnd w:id="88"/>
    </w:p>
    <w:p w14:paraId="5437ADB3" w14:textId="77777777" w:rsidR="008742BC" w:rsidRPr="00CA3CDC" w:rsidRDefault="008742BC" w:rsidP="0050450F">
      <w:pPr>
        <w:spacing w:line="300" w:lineRule="auto"/>
        <w:ind w:left="1701"/>
        <w:rPr>
          <w:rFonts w:ascii="Tahoma" w:hAnsi="Tahoma" w:cs="Tahoma"/>
          <w:sz w:val="22"/>
          <w:szCs w:val="22"/>
        </w:rPr>
      </w:pPr>
    </w:p>
    <w:p w14:paraId="770F857D" w14:textId="77777777" w:rsidR="008742BC" w:rsidRPr="00CA3CDC" w:rsidRDefault="008742BC" w:rsidP="0050450F">
      <w:pPr>
        <w:spacing w:line="300" w:lineRule="auto"/>
        <w:ind w:left="1701"/>
        <w:rPr>
          <w:rFonts w:ascii="Tahoma" w:hAnsi="Tahoma" w:cs="Tahoma"/>
          <w:sz w:val="22"/>
          <w:szCs w:val="22"/>
        </w:rPr>
      </w:pPr>
      <w:r w:rsidRPr="00CA3CDC">
        <w:rPr>
          <w:rFonts w:ascii="Tahoma" w:hAnsi="Tahoma" w:cs="Tahoma"/>
          <w:sz w:val="22"/>
          <w:szCs w:val="22"/>
        </w:rPr>
        <w:t>Onde:</w:t>
      </w:r>
    </w:p>
    <w:p w14:paraId="2981165B" w14:textId="77777777" w:rsidR="008742BC" w:rsidRPr="00CA3CDC" w:rsidRDefault="008742BC" w:rsidP="0050450F">
      <w:pPr>
        <w:spacing w:line="300" w:lineRule="auto"/>
        <w:ind w:left="1701"/>
        <w:rPr>
          <w:rFonts w:ascii="Tahoma" w:hAnsi="Tahoma" w:cs="Tahoma"/>
          <w:sz w:val="22"/>
          <w:szCs w:val="22"/>
        </w:rPr>
      </w:pPr>
    </w:p>
    <w:p w14:paraId="584363F8" w14:textId="77777777" w:rsidR="008742BC" w:rsidRPr="00CA3CDC" w:rsidRDefault="008742BC" w:rsidP="0050450F">
      <w:pPr>
        <w:spacing w:line="300" w:lineRule="auto"/>
        <w:ind w:left="1701"/>
        <w:rPr>
          <w:rFonts w:ascii="Tahoma" w:hAnsi="Tahoma" w:cs="Tahoma"/>
          <w:sz w:val="22"/>
          <w:szCs w:val="22"/>
        </w:rPr>
      </w:pPr>
      <w:proofErr w:type="spellStart"/>
      <w:r w:rsidRPr="00CA3CDC">
        <w:rPr>
          <w:rFonts w:ascii="Tahoma" w:hAnsi="Tahoma" w:cs="Tahoma"/>
          <w:sz w:val="22"/>
          <w:szCs w:val="22"/>
        </w:rPr>
        <w:t>Pm</w:t>
      </w:r>
      <w:proofErr w:type="spellEnd"/>
      <w:r w:rsidRPr="00CA3CDC">
        <w:rPr>
          <w:rFonts w:ascii="Tahoma" w:hAnsi="Tahoma" w:cs="Tahoma"/>
          <w:sz w:val="22"/>
          <w:szCs w:val="22"/>
        </w:rPr>
        <w:t xml:space="preserve"> = percentual de multa variável incidente sobre o valor a ser resgatado;</w:t>
      </w:r>
    </w:p>
    <w:p w14:paraId="2C5F02CD" w14:textId="77777777" w:rsidR="008742BC" w:rsidRPr="00CA3CDC" w:rsidRDefault="008742BC" w:rsidP="0050450F">
      <w:pPr>
        <w:spacing w:line="300" w:lineRule="auto"/>
        <w:ind w:left="1701"/>
        <w:rPr>
          <w:rFonts w:ascii="Tahoma" w:hAnsi="Tahoma" w:cs="Tahoma"/>
          <w:sz w:val="22"/>
          <w:szCs w:val="22"/>
        </w:rPr>
      </w:pPr>
    </w:p>
    <w:p w14:paraId="53FB46EA"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hAnsi="Tahoma" w:cs="Tahoma"/>
        </w:rPr>
        <w:t>VNa</w:t>
      </w:r>
      <w:proofErr w:type="spellEnd"/>
      <w:r w:rsidRPr="00CA3CDC">
        <w:rPr>
          <w:rFonts w:ascii="Tahoma" w:hAnsi="Tahoma" w:cs="Tahoma"/>
        </w:rPr>
        <w:t xml:space="preserve"> = </w:t>
      </w:r>
      <w:r w:rsidRPr="00CA3CDC">
        <w:rPr>
          <w:rFonts w:ascii="Tahoma" w:hAnsi="Tahoma" w:cs="Tahoma"/>
          <w:bCs/>
        </w:rPr>
        <w:t>Valor Nominal Unitário Atualizado calculado com 8 (oito) casas decimais, sem arredondamento;</w:t>
      </w:r>
    </w:p>
    <w:p w14:paraId="69DC740B" w14:textId="77777777" w:rsidR="008742BC" w:rsidRPr="00CA3CDC" w:rsidRDefault="008742BC" w:rsidP="0050450F">
      <w:pPr>
        <w:spacing w:line="300" w:lineRule="auto"/>
        <w:ind w:left="1701"/>
        <w:rPr>
          <w:rFonts w:ascii="Tahoma" w:hAnsi="Tahoma" w:cs="Tahoma"/>
          <w:sz w:val="22"/>
          <w:szCs w:val="22"/>
        </w:rPr>
      </w:pPr>
    </w:p>
    <w:p w14:paraId="495CBF8F" w14:textId="77777777" w:rsidR="008742BC" w:rsidRPr="00CA3CDC" w:rsidRDefault="008742BC" w:rsidP="0050450F">
      <w:pPr>
        <w:spacing w:line="300" w:lineRule="auto"/>
        <w:ind w:left="1701"/>
        <w:rPr>
          <w:rFonts w:ascii="Tahoma" w:hAnsi="Tahoma" w:cs="Tahoma"/>
          <w:sz w:val="22"/>
          <w:szCs w:val="22"/>
        </w:rPr>
      </w:pPr>
      <w:r w:rsidRPr="00CA3CDC">
        <w:rPr>
          <w:rFonts w:ascii="Tahoma" w:hAnsi="Tahoma" w:cs="Tahoma"/>
          <w:sz w:val="22"/>
          <w:szCs w:val="22"/>
        </w:rPr>
        <w:t xml:space="preserve">n: número total de parcelas vincendas de </w:t>
      </w:r>
      <w:r w:rsidRPr="00CA3CDC">
        <w:rPr>
          <w:rFonts w:ascii="Tahoma" w:eastAsia="Arial Unicode MS" w:hAnsi="Tahoma" w:cs="Tahoma"/>
          <w:sz w:val="22"/>
          <w:szCs w:val="22"/>
        </w:rPr>
        <w:t xml:space="preserve">amortização programada das Debêntures – Série IPCA e Remuneração – Série IPCA, </w:t>
      </w:r>
      <w:r w:rsidRPr="00CA3CDC">
        <w:rPr>
          <w:rFonts w:ascii="Tahoma" w:hAnsi="Tahoma" w:cs="Tahoma"/>
          <w:sz w:val="22"/>
          <w:szCs w:val="22"/>
        </w:rPr>
        <w:t>sendo “n” um número inteiro;</w:t>
      </w:r>
    </w:p>
    <w:p w14:paraId="062DAA91" w14:textId="77777777" w:rsidR="008742BC" w:rsidRPr="00CA3CDC" w:rsidRDefault="008742BC" w:rsidP="0050450F">
      <w:pPr>
        <w:spacing w:line="300" w:lineRule="auto"/>
        <w:ind w:left="1701"/>
        <w:rPr>
          <w:rFonts w:ascii="Tahoma" w:hAnsi="Tahoma" w:cs="Tahoma"/>
          <w:sz w:val="22"/>
          <w:szCs w:val="22"/>
        </w:rPr>
      </w:pPr>
    </w:p>
    <w:p w14:paraId="20F53972" w14:textId="77777777" w:rsidR="008742BC" w:rsidRPr="00CA3CDC" w:rsidRDefault="008742BC" w:rsidP="0050450F">
      <w:pPr>
        <w:spacing w:line="300" w:lineRule="auto"/>
        <w:ind w:left="1701"/>
        <w:rPr>
          <w:rFonts w:ascii="Tahoma" w:hAnsi="Tahoma" w:cs="Tahoma"/>
          <w:sz w:val="22"/>
          <w:szCs w:val="22"/>
        </w:rPr>
      </w:pPr>
      <w:proofErr w:type="spellStart"/>
      <w:r w:rsidRPr="00CA3CDC">
        <w:rPr>
          <w:rFonts w:ascii="Tahoma" w:hAnsi="Tahoma" w:cs="Tahoma"/>
          <w:sz w:val="22"/>
          <w:szCs w:val="22"/>
        </w:rPr>
        <w:lastRenderedPageBreak/>
        <w:t>PMTi</w:t>
      </w:r>
      <w:proofErr w:type="spellEnd"/>
      <w:r w:rsidRPr="00CA3CDC">
        <w:rPr>
          <w:rFonts w:ascii="Tahoma" w:hAnsi="Tahoma" w:cs="Tahoma"/>
          <w:sz w:val="22"/>
          <w:szCs w:val="22"/>
        </w:rPr>
        <w:t xml:space="preserve"> = é o valor da i-</w:t>
      </w:r>
      <w:proofErr w:type="spellStart"/>
      <w:r w:rsidRPr="00CA3CDC">
        <w:rPr>
          <w:rFonts w:ascii="Tahoma" w:hAnsi="Tahoma" w:cs="Tahoma"/>
          <w:sz w:val="22"/>
          <w:szCs w:val="22"/>
        </w:rPr>
        <w:t>ésima</w:t>
      </w:r>
      <w:proofErr w:type="spellEnd"/>
      <w:r w:rsidRPr="00CA3CDC">
        <w:rPr>
          <w:rFonts w:ascii="Tahoma" w:hAnsi="Tahoma" w:cs="Tahoma"/>
          <w:sz w:val="22"/>
          <w:szCs w:val="22"/>
        </w:rPr>
        <w:t xml:space="preserve"> parcela de </w:t>
      </w:r>
      <w:r w:rsidRPr="00CA3CDC">
        <w:rPr>
          <w:rFonts w:ascii="Tahoma" w:eastAsia="Arial Unicode MS" w:hAnsi="Tahoma" w:cs="Tahoma"/>
          <w:sz w:val="22"/>
          <w:szCs w:val="22"/>
        </w:rPr>
        <w:t xml:space="preserve">amortização programada das Debêntures – Série IPCA e Remuneração – Série IPCA </w:t>
      </w:r>
      <w:r w:rsidRPr="00CA3CDC">
        <w:rPr>
          <w:rFonts w:ascii="Tahoma" w:hAnsi="Tahoma" w:cs="Tahoma"/>
          <w:sz w:val="22"/>
          <w:szCs w:val="22"/>
        </w:rPr>
        <w:t xml:space="preserve">devida. Para fins do cálculo, não serão considerados os números correspondentes às parcelas já quitadas; </w:t>
      </w:r>
    </w:p>
    <w:p w14:paraId="7AA989CD" w14:textId="77777777" w:rsidR="008742BC" w:rsidRPr="00CA3CDC" w:rsidRDefault="008742BC" w:rsidP="0050450F">
      <w:pPr>
        <w:spacing w:line="300" w:lineRule="auto"/>
        <w:ind w:left="1701"/>
        <w:rPr>
          <w:rFonts w:ascii="Tahoma" w:hAnsi="Tahoma" w:cs="Tahoma"/>
          <w:sz w:val="22"/>
          <w:szCs w:val="22"/>
        </w:rPr>
      </w:pPr>
    </w:p>
    <w:p w14:paraId="551870F0" w14:textId="77777777" w:rsidR="008742BC" w:rsidRPr="00CA3CDC" w:rsidRDefault="008742BC" w:rsidP="0050450F">
      <w:pPr>
        <w:spacing w:line="300" w:lineRule="auto"/>
        <w:ind w:left="1701"/>
        <w:rPr>
          <w:rFonts w:ascii="Tahoma" w:hAnsi="Tahoma" w:cs="Tahoma"/>
          <w:sz w:val="22"/>
          <w:szCs w:val="22"/>
        </w:rPr>
      </w:pPr>
      <w:proofErr w:type="spellStart"/>
      <w:r w:rsidRPr="00CA3CDC">
        <w:rPr>
          <w:rFonts w:ascii="Tahoma" w:hAnsi="Tahoma" w:cs="Tahoma"/>
          <w:sz w:val="22"/>
          <w:szCs w:val="22"/>
        </w:rPr>
        <w:t>TaxaRecompra</w:t>
      </w:r>
      <w:proofErr w:type="spellEnd"/>
      <w:r w:rsidRPr="00CA3CDC">
        <w:rPr>
          <w:rFonts w:ascii="Tahoma" w:hAnsi="Tahoma" w:cs="Tahoma"/>
          <w:sz w:val="22"/>
          <w:szCs w:val="22"/>
        </w:rPr>
        <w:t xml:space="preserve"> = taxa interna de retorno da NTN-B com </w:t>
      </w:r>
      <w:proofErr w:type="spellStart"/>
      <w:r w:rsidRPr="00CA3CDC">
        <w:rPr>
          <w:rFonts w:ascii="Tahoma" w:hAnsi="Tahoma" w:cs="Tahoma"/>
          <w:sz w:val="22"/>
          <w:szCs w:val="22"/>
        </w:rPr>
        <w:t>duration</w:t>
      </w:r>
      <w:proofErr w:type="spellEnd"/>
      <w:r w:rsidRPr="00CA3CDC">
        <w:rPr>
          <w:rFonts w:ascii="Tahoma" w:hAnsi="Tahoma" w:cs="Tahoma"/>
          <w:sz w:val="22"/>
          <w:szCs w:val="22"/>
        </w:rPr>
        <w:t xml:space="preserve"> equivalente ao </w:t>
      </w:r>
      <w:proofErr w:type="spellStart"/>
      <w:r w:rsidR="00E21FE7">
        <w:rPr>
          <w:rFonts w:ascii="Tahoma" w:hAnsi="Tahoma" w:cs="Tahoma"/>
          <w:sz w:val="22"/>
          <w:szCs w:val="22"/>
        </w:rPr>
        <w:t>duration</w:t>
      </w:r>
      <w:proofErr w:type="spellEnd"/>
      <w:r w:rsidR="00E21FE7" w:rsidRPr="00CA3CDC">
        <w:rPr>
          <w:rFonts w:ascii="Tahoma" w:hAnsi="Tahoma" w:cs="Tahoma"/>
          <w:sz w:val="22"/>
          <w:szCs w:val="22"/>
        </w:rPr>
        <w:t xml:space="preserve"> </w:t>
      </w:r>
      <w:r w:rsidRPr="00CA3CDC">
        <w:rPr>
          <w:rFonts w:ascii="Tahoma" w:hAnsi="Tahoma" w:cs="Tahoma"/>
          <w:sz w:val="22"/>
          <w:szCs w:val="22"/>
        </w:rPr>
        <w:t xml:space="preserve">remanescente </w:t>
      </w:r>
      <w:r w:rsidRPr="00CA3CDC">
        <w:rPr>
          <w:rFonts w:ascii="Tahoma" w:eastAsia="Arial Unicode MS" w:hAnsi="Tahoma" w:cs="Tahoma"/>
          <w:sz w:val="22"/>
          <w:szCs w:val="22"/>
        </w:rPr>
        <w:t>das Debêntures – Série IPCA</w:t>
      </w:r>
      <w:r w:rsidRPr="00CA3CDC">
        <w:rPr>
          <w:rFonts w:ascii="Tahoma" w:hAnsi="Tahoma" w:cs="Tahoma"/>
          <w:sz w:val="22"/>
          <w:szCs w:val="22"/>
        </w:rPr>
        <w:t>, considerando-se a média simples das 5 (cinco) últimas taxas indicativas de NTN-B divulgadas até o 2º (segundo) Dia Útil anterior à data em que se pretende realizar o Resgate Antecipado;</w:t>
      </w:r>
    </w:p>
    <w:p w14:paraId="25B17D95" w14:textId="77777777" w:rsidR="008742BC" w:rsidRPr="00CA3CDC" w:rsidRDefault="008742BC" w:rsidP="0050450F">
      <w:pPr>
        <w:spacing w:line="300" w:lineRule="auto"/>
        <w:ind w:left="1701"/>
        <w:rPr>
          <w:rFonts w:ascii="Tahoma" w:hAnsi="Tahoma" w:cs="Tahoma"/>
          <w:sz w:val="22"/>
          <w:szCs w:val="22"/>
        </w:rPr>
      </w:pPr>
    </w:p>
    <w:p w14:paraId="252B812A" w14:textId="0EF4F661" w:rsidR="008742BC" w:rsidRPr="00CA3CDC" w:rsidRDefault="008742BC" w:rsidP="0050450F">
      <w:pPr>
        <w:spacing w:line="300" w:lineRule="auto"/>
        <w:ind w:left="1701"/>
        <w:rPr>
          <w:rFonts w:ascii="Tahoma" w:hAnsi="Tahoma" w:cs="Tahoma"/>
          <w:sz w:val="22"/>
          <w:szCs w:val="22"/>
        </w:rPr>
      </w:pPr>
      <w:proofErr w:type="spellStart"/>
      <w:r w:rsidRPr="00CA3CDC">
        <w:rPr>
          <w:rFonts w:ascii="Tahoma" w:hAnsi="Tahoma" w:cs="Tahoma"/>
          <w:sz w:val="22"/>
          <w:szCs w:val="22"/>
        </w:rPr>
        <w:t>TaxaEmissão</w:t>
      </w:r>
      <w:proofErr w:type="spellEnd"/>
      <w:r w:rsidRPr="00CA3CDC">
        <w:rPr>
          <w:rFonts w:ascii="Tahoma" w:hAnsi="Tahoma" w:cs="Tahoma"/>
          <w:sz w:val="22"/>
          <w:szCs w:val="22"/>
        </w:rPr>
        <w:t xml:space="preserve"> = taxa interna de retorno da NTN-B com vencimento no ano de 2030, considerando-se a média simples das 5 (cinco) últimas taxas indicativas de NTN-B divulgadas até o 2º (segundo) Dia Útil anterior à </w:t>
      </w:r>
      <w:del w:id="89" w:author="Rodrigo Botani" w:date="2019-12-17T19:45:00Z">
        <w:r w:rsidRPr="00CA3CDC" w:rsidDel="00D666DD">
          <w:rPr>
            <w:rFonts w:ascii="Tahoma" w:hAnsi="Tahoma" w:cs="Tahoma"/>
            <w:sz w:val="22"/>
            <w:szCs w:val="22"/>
          </w:rPr>
          <w:delText>Data de Emissão</w:delText>
        </w:r>
      </w:del>
      <w:ins w:id="90" w:author="Rodrigo Botani" w:date="2019-12-17T19:45:00Z">
        <w:r w:rsidR="00D666DD">
          <w:rPr>
            <w:rFonts w:ascii="Tahoma" w:hAnsi="Tahoma" w:cs="Tahoma"/>
            <w:sz w:val="22"/>
            <w:szCs w:val="22"/>
          </w:rPr>
          <w:t>Primeira Data de Integralização</w:t>
        </w:r>
      </w:ins>
      <w:r w:rsidRPr="00CA3CDC">
        <w:rPr>
          <w:rFonts w:ascii="Tahoma" w:hAnsi="Tahoma" w:cs="Tahoma"/>
          <w:sz w:val="22"/>
          <w:szCs w:val="22"/>
        </w:rPr>
        <w:t>;</w:t>
      </w:r>
    </w:p>
    <w:p w14:paraId="1106FF67" w14:textId="77777777" w:rsidR="008742BC" w:rsidRPr="00CA3CDC" w:rsidRDefault="008742BC" w:rsidP="0050450F">
      <w:pPr>
        <w:spacing w:line="300" w:lineRule="auto"/>
        <w:ind w:left="1701"/>
        <w:rPr>
          <w:rFonts w:ascii="Tahoma" w:hAnsi="Tahoma" w:cs="Tahoma"/>
          <w:sz w:val="22"/>
          <w:szCs w:val="22"/>
        </w:rPr>
      </w:pPr>
    </w:p>
    <w:p w14:paraId="5480CF69" w14:textId="77777777" w:rsidR="008742BC" w:rsidRPr="00CA3CDC" w:rsidRDefault="00E21FE7" w:rsidP="0050450F">
      <w:pPr>
        <w:spacing w:line="300" w:lineRule="auto"/>
        <w:ind w:left="1701"/>
        <w:rPr>
          <w:rFonts w:ascii="Tahoma" w:hAnsi="Tahoma" w:cs="Tahoma"/>
          <w:sz w:val="22"/>
          <w:szCs w:val="22"/>
        </w:rPr>
      </w:pPr>
      <w:proofErr w:type="spellStart"/>
      <w:r>
        <w:rPr>
          <w:rFonts w:ascii="Tahoma" w:hAnsi="Tahoma" w:cs="Tahoma"/>
          <w:sz w:val="22"/>
          <w:szCs w:val="22"/>
        </w:rPr>
        <w:t>d</w:t>
      </w:r>
      <w:r w:rsidRPr="00CA3CDC">
        <w:rPr>
          <w:rFonts w:ascii="Tahoma" w:hAnsi="Tahoma" w:cs="Tahoma"/>
          <w:sz w:val="22"/>
          <w:szCs w:val="22"/>
        </w:rPr>
        <w:t>ui</w:t>
      </w:r>
      <w:proofErr w:type="spellEnd"/>
      <w:r w:rsidRPr="00CA3CDC">
        <w:rPr>
          <w:rFonts w:ascii="Tahoma" w:hAnsi="Tahoma" w:cs="Tahoma"/>
          <w:sz w:val="22"/>
          <w:szCs w:val="22"/>
        </w:rPr>
        <w:t xml:space="preserve"> </w:t>
      </w:r>
      <w:r w:rsidR="008742BC" w:rsidRPr="00CA3CDC">
        <w:rPr>
          <w:rFonts w:ascii="Tahoma" w:hAnsi="Tahoma" w:cs="Tahoma"/>
          <w:sz w:val="22"/>
          <w:szCs w:val="22"/>
        </w:rPr>
        <w:t xml:space="preserve">= é o número de Dias Úteis compreendidos entre a data do Resgate Antecipado e a data prevista para o pagamento da </w:t>
      </w:r>
      <w:proofErr w:type="spellStart"/>
      <w:r w:rsidR="008742BC" w:rsidRPr="00CA3CDC">
        <w:rPr>
          <w:rFonts w:ascii="Tahoma" w:hAnsi="Tahoma" w:cs="Tahoma"/>
          <w:sz w:val="22"/>
          <w:szCs w:val="22"/>
        </w:rPr>
        <w:t>PMTi</w:t>
      </w:r>
      <w:proofErr w:type="spellEnd"/>
      <w:r w:rsidR="008742BC" w:rsidRPr="00CA3CDC">
        <w:rPr>
          <w:rFonts w:ascii="Tahoma" w:hAnsi="Tahoma" w:cs="Tahoma"/>
          <w:sz w:val="22"/>
          <w:szCs w:val="22"/>
        </w:rPr>
        <w:t>;</w:t>
      </w:r>
    </w:p>
    <w:p w14:paraId="6CA1C370" w14:textId="77777777" w:rsidR="008742BC" w:rsidRPr="00CA3CDC" w:rsidRDefault="008742BC" w:rsidP="0050450F">
      <w:pPr>
        <w:spacing w:line="300" w:lineRule="auto"/>
        <w:ind w:left="1701"/>
        <w:rPr>
          <w:rFonts w:ascii="Tahoma" w:hAnsi="Tahoma" w:cs="Tahoma"/>
          <w:sz w:val="22"/>
          <w:szCs w:val="22"/>
        </w:rPr>
      </w:pPr>
    </w:p>
    <w:p w14:paraId="14D386CB" w14:textId="77777777" w:rsidR="008742BC" w:rsidRPr="00CA3CDC" w:rsidRDefault="008742BC" w:rsidP="0050450F">
      <w:pPr>
        <w:spacing w:line="300" w:lineRule="auto"/>
        <w:ind w:left="1701"/>
        <w:rPr>
          <w:rFonts w:ascii="Tahoma" w:hAnsi="Tahoma" w:cs="Tahoma"/>
          <w:sz w:val="22"/>
          <w:szCs w:val="22"/>
        </w:rPr>
      </w:pPr>
      <w:r w:rsidRPr="00CA3CDC">
        <w:rPr>
          <w:rFonts w:ascii="Tahoma" w:hAnsi="Tahoma" w:cs="Tahoma"/>
          <w:sz w:val="22"/>
          <w:szCs w:val="22"/>
        </w:rPr>
        <w:t>C = é o fator acumulado das variações do IPCA, calculado com 8 (oito) casas decimais, sem arredondamento;</w:t>
      </w:r>
    </w:p>
    <w:p w14:paraId="11E6CAD4" w14:textId="77777777" w:rsidR="008742BC" w:rsidRPr="00CA3CDC" w:rsidRDefault="008742BC" w:rsidP="0050450F">
      <w:pPr>
        <w:pStyle w:val="PargrafodaLista"/>
        <w:tabs>
          <w:tab w:val="left" w:pos="851"/>
        </w:tabs>
        <w:spacing w:after="240" w:line="320" w:lineRule="exact"/>
        <w:ind w:left="851"/>
        <w:jc w:val="both"/>
        <w:rPr>
          <w:rFonts w:ascii="Tahoma" w:eastAsia="Arial Unicode MS" w:hAnsi="Tahoma" w:cs="Tahoma"/>
        </w:rPr>
      </w:pPr>
    </w:p>
    <w:p w14:paraId="5DFFD984" w14:textId="77777777" w:rsidR="008742BC" w:rsidRPr="00CA3CDC" w:rsidRDefault="008742BC" w:rsidP="0050450F">
      <w:pPr>
        <w:pStyle w:val="PargrafodaLista"/>
        <w:numPr>
          <w:ilvl w:val="0"/>
          <w:numId w:val="46"/>
        </w:numPr>
        <w:tabs>
          <w:tab w:val="left" w:pos="851"/>
        </w:tabs>
        <w:spacing w:after="240" w:line="320" w:lineRule="exact"/>
        <w:ind w:left="851" w:hanging="851"/>
        <w:jc w:val="both"/>
        <w:rPr>
          <w:rFonts w:ascii="Tahoma" w:eastAsia="Arial Unicode MS" w:hAnsi="Tahoma" w:cs="Tahoma"/>
        </w:rPr>
      </w:pPr>
      <w:r w:rsidRPr="00CA3CDC">
        <w:rPr>
          <w:rFonts w:ascii="Tahoma" w:eastAsia="Arial Unicode MS" w:hAnsi="Tahoma" w:cs="Tahoma"/>
        </w:rPr>
        <w:t>para as Debêntures – Série DI, prêmio percentual correspondente ao Percentual Aplicável x Duration Remanescente, calculado de acordo com a seguinte fórmula:</w:t>
      </w:r>
    </w:p>
    <w:p w14:paraId="3B488721" w14:textId="77777777" w:rsidR="008742BC" w:rsidRPr="00CA3CDC" w:rsidRDefault="008742BC" w:rsidP="0050450F">
      <w:pPr>
        <w:pStyle w:val="yiv4587370033msonormal"/>
        <w:shd w:val="clear" w:color="auto" w:fill="FFFFFF"/>
        <w:tabs>
          <w:tab w:val="left" w:pos="709"/>
        </w:tabs>
        <w:spacing w:after="0" w:line="360" w:lineRule="auto"/>
        <w:ind w:left="1226"/>
        <w:jc w:val="both"/>
        <w:rPr>
          <w:rFonts w:ascii="Tahoma" w:hAnsi="Tahoma" w:cs="Tahoma"/>
          <w:color w:val="000000" w:themeColor="text1"/>
          <w:sz w:val="22"/>
          <w:szCs w:val="22"/>
        </w:rPr>
      </w:pPr>
      <m:oMathPara>
        <m:oMath>
          <m:r>
            <m:rPr>
              <m:sty m:val="p"/>
            </m:rPr>
            <w:rPr>
              <w:rFonts w:ascii="Cambria Math" w:hAnsi="Cambria Math" w:cs="Tahoma"/>
              <w:color w:val="000000" w:themeColor="text1"/>
              <w:sz w:val="22"/>
              <w:szCs w:val="22"/>
            </w:rPr>
            <m:t>DUR=</m:t>
          </m:r>
          <m:nary>
            <m:naryPr>
              <m:chr m:val="∑"/>
              <m:limLoc m:val="subSup"/>
              <m:ctrlPr>
                <w:rPr>
                  <w:rFonts w:ascii="Cambria Math" w:hAnsi="Cambria Math" w:cs="Tahoma"/>
                  <w:color w:val="000000" w:themeColor="text1"/>
                  <w:sz w:val="22"/>
                  <w:szCs w:val="22"/>
                </w:rPr>
              </m:ctrlPr>
            </m:naryPr>
            <m:sub>
              <m:r>
                <m:rPr>
                  <m:sty m:val="p"/>
                </m:rPr>
                <w:rPr>
                  <w:rFonts w:ascii="Cambria Math" w:hAnsi="Cambria Math" w:cs="Tahoma"/>
                  <w:color w:val="000000" w:themeColor="text1"/>
                  <w:sz w:val="22"/>
                  <w:szCs w:val="22"/>
                </w:rPr>
                <m:t>k=1</m:t>
              </m:r>
            </m:sub>
            <m:sup>
              <m:r>
                <m:rPr>
                  <m:sty m:val="p"/>
                </m:rPr>
                <w:rPr>
                  <w:rFonts w:ascii="Cambria Math" w:hAnsi="Cambria Math" w:cs="Tahoma"/>
                  <w:color w:val="000000" w:themeColor="text1"/>
                  <w:sz w:val="22"/>
                  <w:szCs w:val="22"/>
                </w:rPr>
                <m:t>n</m:t>
              </m:r>
            </m:sup>
            <m:e>
              <m:r>
                <m:rPr>
                  <m:sty m:val="p"/>
                </m:rPr>
                <w:rPr>
                  <w:rFonts w:ascii="Cambria Math" w:hAnsi="Cambria Math" w:cs="Tahoma"/>
                  <w:color w:val="000000" w:themeColor="text1"/>
                  <w:sz w:val="22"/>
                  <w:szCs w:val="22"/>
                </w:rPr>
                <m:t xml:space="preserve"> </m:t>
              </m:r>
            </m:e>
          </m:nary>
          <m:r>
            <m:rPr>
              <m:sty m:val="p"/>
            </m:rPr>
            <w:rPr>
              <w:rFonts w:ascii="Cambria Math" w:hAnsi="Cambria Math" w:cs="Tahoma"/>
              <w:color w:val="000000" w:themeColor="text1"/>
              <w:sz w:val="22"/>
              <w:szCs w:val="22"/>
            </w:rPr>
            <m:t xml:space="preserve"> </m:t>
          </m:r>
          <m:f>
            <m:fPr>
              <m:ctrlPr>
                <w:rPr>
                  <w:rFonts w:ascii="Cambria Math" w:hAnsi="Cambria Math" w:cs="Tahoma"/>
                  <w:color w:val="000000" w:themeColor="text1"/>
                  <w:sz w:val="22"/>
                  <w:szCs w:val="22"/>
                </w:rPr>
              </m:ctrlPr>
            </m:fPr>
            <m:num>
              <m:f>
                <m:fPr>
                  <m:ctrlPr>
                    <w:rPr>
                      <w:rFonts w:ascii="Cambria Math" w:hAnsi="Cambria Math" w:cs="Tahoma"/>
                      <w:color w:val="000000" w:themeColor="text1"/>
                      <w:sz w:val="22"/>
                      <w:szCs w:val="22"/>
                    </w:rPr>
                  </m:ctrlPr>
                </m:fPr>
                <m:num>
                  <m:r>
                    <m:rPr>
                      <m:sty m:val="p"/>
                    </m:rPr>
                    <w:rPr>
                      <w:rFonts w:ascii="Cambria Math" w:hAnsi="Cambria Math" w:cs="Tahoma"/>
                      <w:color w:val="000000" w:themeColor="text1"/>
                      <w:sz w:val="22"/>
                      <w:szCs w:val="22"/>
                    </w:rPr>
                    <m:t>PMTk</m:t>
                  </m:r>
                </m:num>
                <m:den>
                  <m:sSup>
                    <m:sSupPr>
                      <m:ctrlPr>
                        <w:rPr>
                          <w:rFonts w:ascii="Cambria Math" w:hAnsi="Cambria Math" w:cs="Tahoma"/>
                          <w:color w:val="000000" w:themeColor="text1"/>
                          <w:sz w:val="22"/>
                          <w:szCs w:val="22"/>
                        </w:rPr>
                      </m:ctrlPr>
                    </m:sSupPr>
                    <m:e>
                      <m:d>
                        <m:dPr>
                          <m:ctrlPr>
                            <w:rPr>
                              <w:rFonts w:ascii="Cambria Math" w:hAnsi="Cambria Math" w:cs="Tahoma"/>
                              <w:color w:val="000000" w:themeColor="text1"/>
                              <w:sz w:val="22"/>
                              <w:szCs w:val="22"/>
                            </w:rPr>
                          </m:ctrlPr>
                        </m:dPr>
                        <m:e>
                          <m:r>
                            <m:rPr>
                              <m:sty m:val="p"/>
                            </m:rPr>
                            <w:rPr>
                              <w:rFonts w:ascii="Cambria Math" w:hAnsi="Cambria Math" w:cs="Tahoma"/>
                              <w:color w:val="000000" w:themeColor="text1"/>
                              <w:sz w:val="22"/>
                              <w:szCs w:val="22"/>
                            </w:rPr>
                            <m:t>1+i</m:t>
                          </m:r>
                        </m:e>
                      </m:d>
                    </m:e>
                    <m:sup>
                      <m:f>
                        <m:fPr>
                          <m:ctrlPr>
                            <w:rPr>
                              <w:rFonts w:ascii="Cambria Math" w:hAnsi="Cambria Math" w:cs="Tahoma"/>
                              <w:color w:val="000000" w:themeColor="text1"/>
                              <w:sz w:val="22"/>
                              <w:szCs w:val="22"/>
                            </w:rPr>
                          </m:ctrlPr>
                        </m:fPr>
                        <m:num>
                          <m:sSub>
                            <m:sSubPr>
                              <m:ctrlPr>
                                <w:rPr>
                                  <w:rFonts w:ascii="Cambria Math" w:hAnsi="Cambria Math" w:cs="Tahoma"/>
                                  <w:color w:val="000000" w:themeColor="text1"/>
                                  <w:sz w:val="22"/>
                                  <w:szCs w:val="22"/>
                                </w:rPr>
                              </m:ctrlPr>
                            </m:sSubPr>
                            <m:e>
                              <m:r>
                                <m:rPr>
                                  <m:sty m:val="p"/>
                                </m:rPr>
                                <w:rPr>
                                  <w:rFonts w:ascii="Cambria Math" w:hAnsi="Cambria Math" w:cs="Tahoma"/>
                                  <w:color w:val="000000" w:themeColor="text1"/>
                                  <w:sz w:val="22"/>
                                  <w:szCs w:val="22"/>
                                </w:rPr>
                                <m:t>du</m:t>
                              </m:r>
                            </m:e>
                            <m:sub>
                              <m:r>
                                <m:rPr>
                                  <m:sty m:val="p"/>
                                </m:rPr>
                                <w:rPr>
                                  <w:rFonts w:ascii="Cambria Math" w:hAnsi="Cambria Math" w:cs="Tahoma"/>
                                  <w:color w:val="000000" w:themeColor="text1"/>
                                  <w:sz w:val="22"/>
                                  <w:szCs w:val="22"/>
                                </w:rPr>
                                <m:t>k</m:t>
                              </m:r>
                            </m:sub>
                          </m:sSub>
                        </m:num>
                        <m:den>
                          <m:r>
                            <m:rPr>
                              <m:sty m:val="p"/>
                            </m:rPr>
                            <w:rPr>
                              <w:rFonts w:ascii="Cambria Math" w:hAnsi="Cambria Math" w:cs="Tahoma"/>
                              <w:color w:val="000000" w:themeColor="text1"/>
                              <w:sz w:val="22"/>
                              <w:szCs w:val="22"/>
                            </w:rPr>
                            <m:t>252</m:t>
                          </m:r>
                        </m:den>
                      </m:f>
                    </m:sup>
                  </m:sSup>
                </m:den>
              </m:f>
              <m:r>
                <m:rPr>
                  <m:sty m:val="p"/>
                </m:rPr>
                <w:rPr>
                  <w:rFonts w:ascii="Cambria Math" w:hAnsi="Cambria Math" w:cs="Tahoma"/>
                  <w:color w:val="000000" w:themeColor="text1"/>
                  <w:sz w:val="22"/>
                  <w:szCs w:val="22"/>
                </w:rPr>
                <m:t xml:space="preserve">x </m:t>
              </m:r>
              <m:sSub>
                <m:sSubPr>
                  <m:ctrlPr>
                    <w:rPr>
                      <w:rFonts w:ascii="Cambria Math" w:hAnsi="Cambria Math" w:cs="Tahoma"/>
                      <w:color w:val="000000" w:themeColor="text1"/>
                      <w:sz w:val="22"/>
                      <w:szCs w:val="22"/>
                    </w:rPr>
                  </m:ctrlPr>
                </m:sSubPr>
                <m:e>
                  <m:r>
                    <m:rPr>
                      <m:sty m:val="p"/>
                    </m:rPr>
                    <w:rPr>
                      <w:rFonts w:ascii="Cambria Math" w:hAnsi="Cambria Math" w:cs="Tahoma"/>
                      <w:color w:val="000000" w:themeColor="text1"/>
                      <w:sz w:val="22"/>
                      <w:szCs w:val="22"/>
                    </w:rPr>
                    <m:t>du</m:t>
                  </m:r>
                </m:e>
                <m:sub>
                  <m:r>
                    <m:rPr>
                      <m:sty m:val="p"/>
                    </m:rPr>
                    <w:rPr>
                      <w:rFonts w:ascii="Cambria Math" w:hAnsi="Cambria Math" w:cs="Tahoma"/>
                      <w:color w:val="000000" w:themeColor="text1"/>
                      <w:sz w:val="22"/>
                      <w:szCs w:val="22"/>
                    </w:rPr>
                    <m:t>k</m:t>
                  </m:r>
                </m:sub>
              </m:sSub>
            </m:num>
            <m:den>
              <m:r>
                <m:rPr>
                  <m:sty m:val="p"/>
                </m:rPr>
                <w:rPr>
                  <w:rFonts w:ascii="Cambria Math" w:hAnsi="Cambria Math" w:cs="Tahoma"/>
                  <w:color w:val="000000" w:themeColor="text1"/>
                  <w:sz w:val="22"/>
                  <w:szCs w:val="22"/>
                </w:rPr>
                <m:t>VNa</m:t>
              </m:r>
            </m:den>
          </m:f>
          <m:r>
            <m:rPr>
              <m:sty m:val="p"/>
            </m:rPr>
            <w:rPr>
              <w:rFonts w:ascii="Cambria Math" w:hAnsi="Cambria Math" w:cs="Tahoma"/>
              <w:color w:val="000000" w:themeColor="text1"/>
              <w:sz w:val="22"/>
              <w:szCs w:val="22"/>
            </w:rPr>
            <m:t xml:space="preserve"> x </m:t>
          </m:r>
          <m:f>
            <m:fPr>
              <m:ctrlPr>
                <w:rPr>
                  <w:rFonts w:ascii="Cambria Math" w:hAnsi="Cambria Math" w:cs="Tahoma"/>
                  <w:color w:val="000000" w:themeColor="text1"/>
                  <w:sz w:val="22"/>
                  <w:szCs w:val="22"/>
                </w:rPr>
              </m:ctrlPr>
            </m:fPr>
            <m:num>
              <m:r>
                <m:rPr>
                  <m:sty m:val="p"/>
                </m:rPr>
                <w:rPr>
                  <w:rFonts w:ascii="Cambria Math" w:hAnsi="Cambria Math" w:cs="Tahoma"/>
                  <w:color w:val="000000" w:themeColor="text1"/>
                  <w:sz w:val="22"/>
                  <w:szCs w:val="22"/>
                </w:rPr>
                <m:t>1</m:t>
              </m:r>
            </m:num>
            <m:den>
              <m:r>
                <m:rPr>
                  <m:sty m:val="p"/>
                </m:rPr>
                <w:rPr>
                  <w:rFonts w:ascii="Cambria Math" w:hAnsi="Cambria Math" w:cs="Tahoma"/>
                  <w:color w:val="000000" w:themeColor="text1"/>
                  <w:sz w:val="22"/>
                  <w:szCs w:val="22"/>
                </w:rPr>
                <m:t>252</m:t>
              </m:r>
            </m:den>
          </m:f>
        </m:oMath>
      </m:oMathPara>
    </w:p>
    <w:p w14:paraId="6874BF39" w14:textId="77777777" w:rsidR="008742BC" w:rsidRPr="00CA3CDC" w:rsidRDefault="008742BC" w:rsidP="0050450F">
      <w:pPr>
        <w:pStyle w:val="PargrafodaLista"/>
        <w:tabs>
          <w:tab w:val="left" w:pos="851"/>
        </w:tabs>
        <w:spacing w:after="240" w:line="320" w:lineRule="exact"/>
        <w:ind w:left="1701"/>
        <w:jc w:val="both"/>
        <w:rPr>
          <w:rFonts w:ascii="Tahoma" w:eastAsia="Arial Unicode MS" w:hAnsi="Tahoma" w:cs="Tahoma"/>
        </w:rPr>
      </w:pPr>
      <w:r w:rsidRPr="00CA3CDC">
        <w:rPr>
          <w:rFonts w:ascii="Tahoma" w:eastAsia="Arial Unicode MS" w:hAnsi="Tahoma" w:cs="Tahoma"/>
        </w:rPr>
        <w:t xml:space="preserve">Onde: </w:t>
      </w:r>
    </w:p>
    <w:p w14:paraId="61D8DD6C" w14:textId="7AEA6D2F"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du</w:t>
      </w:r>
      <w:proofErr w:type="spellEnd"/>
      <w:r w:rsidRPr="00CA3CDC">
        <w:rPr>
          <w:rFonts w:ascii="Tahoma" w:eastAsia="Arial Unicode MS" w:hAnsi="Tahoma" w:cs="Tahoma"/>
        </w:rPr>
        <w:t xml:space="preserve"> = quantidade de </w:t>
      </w:r>
      <w:ins w:id="91" w:author="Rodrigo Botani" w:date="2019-12-17T19:36:00Z">
        <w:r w:rsidR="00D666DD">
          <w:rPr>
            <w:rFonts w:ascii="Tahoma" w:eastAsia="Arial Unicode MS" w:hAnsi="Tahoma" w:cs="Tahoma"/>
          </w:rPr>
          <w:t>Dias Úteis</w:t>
        </w:r>
      </w:ins>
      <w:del w:id="92" w:author="Rodrigo Botani" w:date="2019-12-17T19:36:00Z">
        <w:r w:rsidRPr="00CA3CDC" w:rsidDel="00D666DD">
          <w:rPr>
            <w:rFonts w:ascii="Tahoma" w:eastAsia="Arial Unicode MS" w:hAnsi="Tahoma" w:cs="Tahoma"/>
          </w:rPr>
          <w:delText>dias</w:delText>
        </w:r>
      </w:del>
      <w:r w:rsidRPr="00CA3CDC">
        <w:rPr>
          <w:rFonts w:ascii="Tahoma" w:eastAsia="Arial Unicode MS" w:hAnsi="Tahoma" w:cs="Tahoma"/>
        </w:rPr>
        <w:t xml:space="preserve"> remanescentes, a partir da data do pagamento antecipado, em Dias Úteis;</w:t>
      </w:r>
    </w:p>
    <w:p w14:paraId="57B371C4"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1A205DDF"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PMTk</w:t>
      </w:r>
      <w:proofErr w:type="spellEnd"/>
      <w:r w:rsidRPr="00CA3CDC">
        <w:rPr>
          <w:rFonts w:ascii="Tahoma" w:eastAsia="Arial Unicode MS" w:hAnsi="Tahoma" w:cs="Tahoma"/>
        </w:rPr>
        <w:t xml:space="preserve"> = soma da Remuneração – Série DI e da taxa de pagamento final das Debêntures – Série DI;</w:t>
      </w:r>
    </w:p>
    <w:p w14:paraId="66BDFC8A"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218E33BE"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lastRenderedPageBreak/>
        <w:t>VNa</w:t>
      </w:r>
      <w:proofErr w:type="spellEnd"/>
      <w:r w:rsidRPr="00CA3CDC">
        <w:rPr>
          <w:rFonts w:ascii="Tahoma" w:eastAsia="Arial Unicode MS" w:hAnsi="Tahoma" w:cs="Tahoma"/>
        </w:rPr>
        <w:t xml:space="preserve"> = </w:t>
      </w:r>
      <w:r w:rsidRPr="00CA3CDC">
        <w:rPr>
          <w:rFonts w:ascii="Tahoma" w:hAnsi="Tahoma" w:cs="Tahoma"/>
          <w:bCs/>
        </w:rPr>
        <w:t>Valor Nominal Unitário calculado com 8 (oito) casas decimais, sem arredondamento;</w:t>
      </w:r>
    </w:p>
    <w:p w14:paraId="6763D24B"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7B877204"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i = taxa de emissão das Debêntures – Série DI;</w:t>
      </w:r>
    </w:p>
    <w:p w14:paraId="162DFD70"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7D60806F"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roofErr w:type="spellStart"/>
      <w:r w:rsidRPr="00CA3CDC">
        <w:rPr>
          <w:rFonts w:ascii="Tahoma" w:eastAsia="Arial Unicode MS" w:hAnsi="Tahoma" w:cs="Tahoma"/>
        </w:rPr>
        <w:t>duk</w:t>
      </w:r>
      <w:proofErr w:type="spellEnd"/>
      <w:r w:rsidRPr="00CA3CDC">
        <w:rPr>
          <w:rFonts w:ascii="Tahoma" w:eastAsia="Arial Unicode MS" w:hAnsi="Tahoma" w:cs="Tahoma"/>
        </w:rPr>
        <w:t xml:space="preserve"> = número de dias úteis a decorrer entre a data de pagamento antecipado até a data de pagamento da </w:t>
      </w:r>
      <w:proofErr w:type="spellStart"/>
      <w:r w:rsidRPr="00CA3CDC">
        <w:rPr>
          <w:rFonts w:ascii="Tahoma" w:eastAsia="Arial Unicode MS" w:hAnsi="Tahoma" w:cs="Tahoma"/>
        </w:rPr>
        <w:t>PMTk</w:t>
      </w:r>
      <w:proofErr w:type="spellEnd"/>
      <w:r w:rsidRPr="00CA3CDC">
        <w:rPr>
          <w:rFonts w:ascii="Tahoma" w:eastAsia="Arial Unicode MS" w:hAnsi="Tahoma" w:cs="Tahoma"/>
        </w:rPr>
        <w:t>.</w:t>
      </w:r>
    </w:p>
    <w:p w14:paraId="7A2C1EDA"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09A88D35"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n = número total de PMT consideradas.</w:t>
      </w:r>
    </w:p>
    <w:p w14:paraId="223DCF0C"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p>
    <w:p w14:paraId="383CB9F4" w14:textId="77777777" w:rsidR="008742BC" w:rsidRPr="00CA3CDC" w:rsidRDefault="008742BC" w:rsidP="0050450F">
      <w:pPr>
        <w:pStyle w:val="PargrafodaLista"/>
        <w:tabs>
          <w:tab w:val="left" w:pos="851"/>
        </w:tabs>
        <w:spacing w:line="320" w:lineRule="exact"/>
        <w:ind w:left="1701"/>
        <w:jc w:val="both"/>
        <w:rPr>
          <w:rFonts w:ascii="Tahoma" w:eastAsia="Arial Unicode MS" w:hAnsi="Tahoma" w:cs="Tahoma"/>
        </w:rPr>
      </w:pPr>
      <w:r w:rsidRPr="00CA3CDC">
        <w:rPr>
          <w:rFonts w:ascii="Tahoma" w:eastAsia="Arial Unicode MS" w:hAnsi="Tahoma" w:cs="Tahoma"/>
        </w:rPr>
        <w:t xml:space="preserve">k = o número de referência de cada uma das </w:t>
      </w:r>
      <w:proofErr w:type="spellStart"/>
      <w:r w:rsidRPr="00CA3CDC">
        <w:rPr>
          <w:rFonts w:ascii="Tahoma" w:eastAsia="Arial Unicode MS" w:hAnsi="Tahoma" w:cs="Tahoma"/>
        </w:rPr>
        <w:t>PMTk</w:t>
      </w:r>
      <w:proofErr w:type="spellEnd"/>
      <w:r w:rsidRPr="00CA3CDC">
        <w:rPr>
          <w:rFonts w:ascii="Tahoma" w:eastAsia="Arial Unicode MS" w:hAnsi="Tahoma" w:cs="Tahoma"/>
        </w:rPr>
        <w:t xml:space="preserve">, conforme previsto no </w:t>
      </w:r>
      <w:r w:rsidRPr="00CA3CDC">
        <w:rPr>
          <w:rFonts w:ascii="Tahoma" w:eastAsia="Arial Unicode MS" w:hAnsi="Tahoma" w:cs="Tahoma"/>
          <w:b/>
          <w:u w:val="single"/>
        </w:rPr>
        <w:t>Anexo VII</w:t>
      </w:r>
      <w:r w:rsidRPr="00CA3CDC">
        <w:rPr>
          <w:rFonts w:ascii="Tahoma" w:eastAsia="Arial Unicode MS" w:hAnsi="Tahoma" w:cs="Tahoma"/>
        </w:rPr>
        <w:t xml:space="preserve"> desta Escritura de Emissão.</w:t>
      </w:r>
    </w:p>
    <w:p w14:paraId="0CB6A122" w14:textId="77777777" w:rsidR="008742BC" w:rsidRPr="00CA3CDC" w:rsidRDefault="008742BC" w:rsidP="0050450F">
      <w:pPr>
        <w:pStyle w:val="PargrafodaLista"/>
        <w:tabs>
          <w:tab w:val="left" w:pos="1134"/>
        </w:tabs>
        <w:spacing w:after="240" w:line="320" w:lineRule="exact"/>
        <w:ind w:left="0"/>
        <w:jc w:val="both"/>
        <w:rPr>
          <w:rFonts w:ascii="Tahoma" w:eastAsia="Arial Unicode MS" w:hAnsi="Tahoma" w:cs="Tahoma"/>
        </w:rPr>
      </w:pPr>
      <w:r w:rsidRPr="00CA3CDC">
        <w:rPr>
          <w:rFonts w:ascii="Tahoma" w:eastAsia="Arial Unicode MS" w:hAnsi="Tahoma" w:cs="Tahoma"/>
        </w:rPr>
        <w:t>onde:</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8"/>
        <w:gridCol w:w="3993"/>
      </w:tblGrid>
      <w:tr w:rsidR="008742BC" w:rsidRPr="00CA3CDC" w14:paraId="41465577" w14:textId="77777777" w:rsidTr="0028568C">
        <w:trPr>
          <w:trHeight w:val="449"/>
        </w:trPr>
        <w:tc>
          <w:tcPr>
            <w:tcW w:w="4363" w:type="dxa"/>
            <w:shd w:val="clear" w:color="auto" w:fill="BFBFBF" w:themeFill="background1" w:themeFillShade="BF"/>
          </w:tcPr>
          <w:p w14:paraId="55504082" w14:textId="77777777" w:rsidR="008742BC" w:rsidRPr="00CA3CDC" w:rsidRDefault="008742BC" w:rsidP="0050450F">
            <w:pPr>
              <w:pStyle w:val="PargrafodaLista"/>
              <w:tabs>
                <w:tab w:val="left" w:pos="1134"/>
              </w:tabs>
              <w:spacing w:after="240" w:line="320" w:lineRule="exact"/>
              <w:ind w:left="0"/>
              <w:jc w:val="center"/>
              <w:rPr>
                <w:rFonts w:ascii="Tahoma" w:eastAsia="Arial Unicode MS" w:hAnsi="Tahoma" w:cs="Tahoma"/>
                <w:b/>
              </w:rPr>
            </w:pPr>
            <w:bookmarkStart w:id="93" w:name="_Hlk27102712"/>
            <w:r w:rsidRPr="00CA3CDC">
              <w:rPr>
                <w:rFonts w:ascii="Tahoma" w:eastAsia="Arial Unicode MS" w:hAnsi="Tahoma" w:cs="Tahoma"/>
                <w:b/>
              </w:rPr>
              <w:t>Período de Resgate</w:t>
            </w:r>
          </w:p>
        </w:tc>
        <w:tc>
          <w:tcPr>
            <w:tcW w:w="3998" w:type="dxa"/>
            <w:shd w:val="clear" w:color="auto" w:fill="BFBFBF" w:themeFill="background1" w:themeFillShade="BF"/>
          </w:tcPr>
          <w:p w14:paraId="02C7AD0C" w14:textId="77777777" w:rsidR="008742BC" w:rsidRPr="00CA3CDC" w:rsidRDefault="008742BC" w:rsidP="0050450F">
            <w:pPr>
              <w:pStyle w:val="PargrafodaLista"/>
              <w:tabs>
                <w:tab w:val="left" w:pos="1134"/>
              </w:tabs>
              <w:spacing w:after="240" w:line="320" w:lineRule="exact"/>
              <w:ind w:left="0"/>
              <w:jc w:val="center"/>
              <w:rPr>
                <w:rFonts w:ascii="Tahoma" w:eastAsia="Arial Unicode MS" w:hAnsi="Tahoma" w:cs="Tahoma"/>
                <w:b/>
              </w:rPr>
            </w:pPr>
            <w:r w:rsidRPr="00CA3CDC">
              <w:rPr>
                <w:rFonts w:ascii="Tahoma" w:eastAsia="Arial Unicode MS" w:hAnsi="Tahoma" w:cs="Tahoma"/>
                <w:b/>
              </w:rPr>
              <w:t>“</w:t>
            </w:r>
            <w:r w:rsidRPr="0028568C">
              <w:rPr>
                <w:rFonts w:ascii="Tahoma" w:hAnsi="Tahoma"/>
                <w:b/>
                <w:u w:val="single"/>
              </w:rPr>
              <w:t>Percentual Aplicável</w:t>
            </w:r>
            <w:r w:rsidRPr="00CA3CDC">
              <w:rPr>
                <w:rFonts w:ascii="Tahoma" w:eastAsia="Arial Unicode MS" w:hAnsi="Tahoma" w:cs="Tahoma"/>
                <w:b/>
              </w:rPr>
              <w:t>”</w:t>
            </w:r>
          </w:p>
        </w:tc>
      </w:tr>
      <w:tr w:rsidR="00E21FE7" w:rsidRPr="00CA3CDC" w14:paraId="415E86F4" w14:textId="77777777" w:rsidTr="0028568C">
        <w:tc>
          <w:tcPr>
            <w:tcW w:w="4363" w:type="dxa"/>
          </w:tcPr>
          <w:p w14:paraId="4249813C" w14:textId="2E821C2E" w:rsidR="00E21FE7" w:rsidRPr="00CA3CDC" w:rsidRDefault="00CC75BD" w:rsidP="0028568C">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 xml:space="preserve">Entre 01 de julho de </w:t>
            </w:r>
            <w:r w:rsidR="00E21FE7">
              <w:rPr>
                <w:rFonts w:ascii="Tahoma" w:hAnsi="Tahoma" w:cs="Tahoma"/>
              </w:rPr>
              <w:t xml:space="preserve">2022 (inclusive) </w:t>
            </w:r>
            <w:r>
              <w:rPr>
                <w:rFonts w:ascii="Tahoma" w:hAnsi="Tahoma" w:cs="Tahoma"/>
              </w:rPr>
              <w:br/>
            </w:r>
            <w:r w:rsidR="00E21FE7">
              <w:rPr>
                <w:rFonts w:ascii="Tahoma" w:hAnsi="Tahoma" w:cs="Tahoma"/>
              </w:rPr>
              <w:t>a 31</w:t>
            </w:r>
            <w:r>
              <w:rPr>
                <w:rFonts w:ascii="Tahoma" w:hAnsi="Tahoma" w:cs="Tahoma"/>
              </w:rPr>
              <w:t xml:space="preserve"> de dezembro de </w:t>
            </w:r>
            <w:r w:rsidR="00E21FE7">
              <w:rPr>
                <w:rFonts w:ascii="Tahoma" w:hAnsi="Tahoma" w:cs="Tahoma"/>
              </w:rPr>
              <w:t>2022 (</w:t>
            </w:r>
            <w:r>
              <w:rPr>
                <w:rFonts w:ascii="Tahoma" w:hAnsi="Tahoma" w:cs="Tahoma"/>
              </w:rPr>
              <w:t>inclusive</w:t>
            </w:r>
            <w:r w:rsidR="00E21FE7">
              <w:rPr>
                <w:rFonts w:ascii="Tahoma" w:hAnsi="Tahoma" w:cs="Tahoma"/>
              </w:rPr>
              <w:t>)</w:t>
            </w:r>
          </w:p>
        </w:tc>
        <w:tc>
          <w:tcPr>
            <w:tcW w:w="3998" w:type="dxa"/>
          </w:tcPr>
          <w:p w14:paraId="18EFC4D3" w14:textId="77777777" w:rsidR="00E21FE7" w:rsidRPr="00CA3CDC" w:rsidRDefault="00E21FE7" w:rsidP="00E21FE7">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0,95%</w:t>
            </w:r>
          </w:p>
        </w:tc>
      </w:tr>
      <w:tr w:rsidR="00CC75BD" w:rsidRPr="00CA3CDC" w14:paraId="334A147A" w14:textId="77777777" w:rsidTr="0028568C">
        <w:tc>
          <w:tcPr>
            <w:tcW w:w="4363" w:type="dxa"/>
          </w:tcPr>
          <w:p w14:paraId="626C103C" w14:textId="520ED48E" w:rsidR="00CC75BD" w:rsidRPr="00CA3CDC" w:rsidRDefault="00CC75BD" w:rsidP="00CC75BD">
            <w:pPr>
              <w:pStyle w:val="PargrafodaLista"/>
              <w:tabs>
                <w:tab w:val="left" w:pos="1134"/>
              </w:tabs>
              <w:spacing w:after="240" w:line="320" w:lineRule="exact"/>
              <w:ind w:left="0"/>
              <w:jc w:val="both"/>
              <w:rPr>
                <w:rFonts w:ascii="Tahoma" w:eastAsia="Arial Unicode MS" w:hAnsi="Tahoma" w:cs="Tahoma"/>
              </w:rPr>
            </w:pPr>
            <w:r>
              <w:rPr>
                <w:rFonts w:ascii="Tahoma" w:hAnsi="Tahoma" w:cs="Tahoma"/>
              </w:rPr>
              <w:t xml:space="preserve">Entre 01 de janeiro de 2023 (inclusive) </w:t>
            </w:r>
            <w:r>
              <w:rPr>
                <w:rFonts w:ascii="Tahoma" w:hAnsi="Tahoma" w:cs="Tahoma"/>
              </w:rPr>
              <w:br/>
              <w:t>a 31 de dezembro de 2023 (inclusive)</w:t>
            </w:r>
          </w:p>
        </w:tc>
        <w:tc>
          <w:tcPr>
            <w:tcW w:w="3998" w:type="dxa"/>
          </w:tcPr>
          <w:p w14:paraId="66B7C694" w14:textId="77777777" w:rsidR="00CC75BD" w:rsidRPr="00CA3CDC" w:rsidRDefault="00CC75BD" w:rsidP="00CC75BD">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0,80%</w:t>
            </w:r>
          </w:p>
        </w:tc>
      </w:tr>
      <w:tr w:rsidR="00CC75BD" w:rsidRPr="00CA3CDC" w14:paraId="2012332B" w14:textId="77777777" w:rsidTr="0028568C">
        <w:tc>
          <w:tcPr>
            <w:tcW w:w="4363" w:type="dxa"/>
          </w:tcPr>
          <w:p w14:paraId="3C0057B3" w14:textId="125E061C" w:rsidR="00CC75BD" w:rsidRPr="00CA3CDC" w:rsidRDefault="00CC75BD" w:rsidP="00CC75BD">
            <w:pPr>
              <w:pStyle w:val="PargrafodaLista"/>
              <w:tabs>
                <w:tab w:val="left" w:pos="1134"/>
              </w:tabs>
              <w:spacing w:after="240" w:line="320" w:lineRule="exact"/>
              <w:ind w:left="0"/>
              <w:jc w:val="both"/>
              <w:rPr>
                <w:rFonts w:ascii="Tahoma" w:eastAsia="Arial Unicode MS" w:hAnsi="Tahoma" w:cs="Tahoma"/>
              </w:rPr>
            </w:pPr>
            <w:r>
              <w:rPr>
                <w:rFonts w:ascii="Tahoma" w:hAnsi="Tahoma" w:cs="Tahoma"/>
              </w:rPr>
              <w:t xml:space="preserve">Entre 01 de janeiro de 2024 (inclusive) </w:t>
            </w:r>
            <w:r>
              <w:rPr>
                <w:rFonts w:ascii="Tahoma" w:hAnsi="Tahoma" w:cs="Tahoma"/>
              </w:rPr>
              <w:br/>
              <w:t>a 31 de dezembro de 2024 (inclusive)</w:t>
            </w:r>
          </w:p>
        </w:tc>
        <w:tc>
          <w:tcPr>
            <w:tcW w:w="3998" w:type="dxa"/>
          </w:tcPr>
          <w:p w14:paraId="74313D86" w14:textId="77777777" w:rsidR="00CC75BD" w:rsidRPr="00CA3CDC" w:rsidRDefault="00CC75BD" w:rsidP="00CC75BD">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0,65%</w:t>
            </w:r>
          </w:p>
        </w:tc>
      </w:tr>
      <w:tr w:rsidR="00CC75BD" w:rsidRPr="00CA3CDC" w14:paraId="7886342A" w14:textId="77777777" w:rsidTr="0028568C">
        <w:tc>
          <w:tcPr>
            <w:tcW w:w="4363" w:type="dxa"/>
          </w:tcPr>
          <w:p w14:paraId="7541CB44" w14:textId="3C1D2628" w:rsidR="00CC75BD" w:rsidRPr="00CA3CDC" w:rsidRDefault="00CC75BD" w:rsidP="00CC75BD">
            <w:pPr>
              <w:pStyle w:val="PargrafodaLista"/>
              <w:tabs>
                <w:tab w:val="left" w:pos="1134"/>
              </w:tabs>
              <w:spacing w:after="240" w:line="320" w:lineRule="exact"/>
              <w:ind w:left="0"/>
              <w:jc w:val="both"/>
              <w:rPr>
                <w:rFonts w:ascii="Tahoma" w:eastAsia="Arial Unicode MS" w:hAnsi="Tahoma" w:cs="Tahoma"/>
              </w:rPr>
            </w:pPr>
            <w:r>
              <w:rPr>
                <w:rFonts w:ascii="Tahoma" w:hAnsi="Tahoma" w:cs="Tahoma"/>
              </w:rPr>
              <w:t>A partir de 1 de janeiro de 2025 (inclusive) e até a Data de Vencimento (exclusive)</w:t>
            </w:r>
          </w:p>
        </w:tc>
        <w:tc>
          <w:tcPr>
            <w:tcW w:w="3998" w:type="dxa"/>
          </w:tcPr>
          <w:p w14:paraId="781FD6F4" w14:textId="454D9908" w:rsidR="00CC75BD" w:rsidRPr="00CA3CDC" w:rsidRDefault="00CC75BD" w:rsidP="00CC75BD">
            <w:pPr>
              <w:pStyle w:val="PargrafodaLista"/>
              <w:tabs>
                <w:tab w:val="left" w:pos="1134"/>
              </w:tabs>
              <w:spacing w:after="240" w:line="320" w:lineRule="exact"/>
              <w:ind w:left="0"/>
              <w:jc w:val="center"/>
              <w:rPr>
                <w:rFonts w:ascii="Tahoma" w:eastAsia="Arial Unicode MS" w:hAnsi="Tahoma" w:cs="Tahoma"/>
              </w:rPr>
            </w:pPr>
            <w:r>
              <w:rPr>
                <w:rFonts w:ascii="Tahoma" w:hAnsi="Tahoma" w:cs="Tahoma"/>
              </w:rPr>
              <w:t>0,50%</w:t>
            </w:r>
          </w:p>
        </w:tc>
      </w:tr>
      <w:bookmarkEnd w:id="93"/>
    </w:tbl>
    <w:p w14:paraId="4F8C3441" w14:textId="77777777" w:rsidR="008742BC" w:rsidRPr="00CA3CDC" w:rsidRDefault="008742BC" w:rsidP="0028568C">
      <w:pPr>
        <w:tabs>
          <w:tab w:val="left" w:pos="1134"/>
        </w:tabs>
        <w:spacing w:after="240" w:line="320" w:lineRule="exact"/>
        <w:rPr>
          <w:rFonts w:ascii="Tahoma" w:hAnsi="Tahoma"/>
        </w:rPr>
      </w:pPr>
    </w:p>
    <w:bookmarkEnd w:id="80"/>
    <w:bookmarkEnd w:id="81"/>
    <w:bookmarkEnd w:id="82"/>
    <w:bookmarkEnd w:id="83"/>
    <w:bookmarkEnd w:id="84"/>
    <w:p w14:paraId="50BD8B56" w14:textId="77777777" w:rsidR="0001677D" w:rsidRPr="00CA3CDC" w:rsidRDefault="0001677D"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O pagamento do Resgate Antecipado Facultativo</w:t>
      </w:r>
      <w:r w:rsidR="004A0A38" w:rsidRPr="00CA3CDC">
        <w:rPr>
          <w:rFonts w:ascii="Tahoma" w:eastAsia="Arial Unicode MS" w:hAnsi="Tahoma" w:cs="Tahoma"/>
        </w:rPr>
        <w:t>,</w:t>
      </w:r>
      <w:r w:rsidR="00AA330D">
        <w:rPr>
          <w:rFonts w:ascii="Tahoma" w:eastAsia="Arial Unicode MS" w:hAnsi="Tahoma" w:cs="Tahoma"/>
        </w:rPr>
        <w:t xml:space="preserve"> </w:t>
      </w:r>
      <w:r w:rsidRPr="00CA3CDC">
        <w:rPr>
          <w:rFonts w:ascii="Tahoma" w:eastAsia="Arial Unicode MS" w:hAnsi="Tahoma" w:cs="Tahoma"/>
        </w:rPr>
        <w:t>deverá ser realizado na data indicada na Comunicação de Resgate Facultativo e será feito por meio de Transferência Eletrônica Disponível – TED ou outra forma de transferência eletrônica de recursos financeiros, na conta corrente a ser previamente informada pel</w:t>
      </w:r>
      <w:r w:rsidR="001E40E6" w:rsidRPr="00CA3CDC">
        <w:rPr>
          <w:rFonts w:ascii="Tahoma" w:eastAsia="Arial Unicode MS" w:hAnsi="Tahoma" w:cs="Tahoma"/>
        </w:rPr>
        <w:t>a</w:t>
      </w:r>
      <w:r w:rsidRPr="00CA3CDC">
        <w:rPr>
          <w:rFonts w:ascii="Tahoma" w:eastAsia="Arial Unicode MS" w:hAnsi="Tahoma" w:cs="Tahoma"/>
        </w:rPr>
        <w:t xml:space="preserve"> Debenturista à Emissora.</w:t>
      </w:r>
    </w:p>
    <w:bookmarkEnd w:id="76"/>
    <w:bookmarkEnd w:id="77"/>
    <w:p w14:paraId="12974766" w14:textId="77777777" w:rsidR="006513AB" w:rsidRPr="00CA3CDC" w:rsidRDefault="006513AB"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 xml:space="preserve">As </w:t>
      </w:r>
      <w:r w:rsidRPr="00CA3CDC">
        <w:rPr>
          <w:rFonts w:ascii="Tahoma" w:hAnsi="Tahoma" w:cs="Tahoma"/>
        </w:rPr>
        <w:t>Debêntures</w:t>
      </w:r>
      <w:r w:rsidRPr="00CA3CDC">
        <w:rPr>
          <w:rFonts w:ascii="Tahoma" w:eastAsia="Arial Unicode MS" w:hAnsi="Tahoma" w:cs="Tahoma"/>
        </w:rPr>
        <w:t xml:space="preserve"> resgatadas pela Emissora nos termos aqui previstos deverão ser canceladas pela Emissora.</w:t>
      </w:r>
    </w:p>
    <w:p w14:paraId="509ACFC6" w14:textId="77777777" w:rsidR="008F6A3E" w:rsidRPr="00E66D38" w:rsidRDefault="008F6A3E"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Pr>
          <w:rFonts w:ascii="Tahoma" w:hAnsi="Tahoma"/>
          <w:u w:val="single"/>
        </w:rPr>
        <w:lastRenderedPageBreak/>
        <w:t>Amortização Extraordinária Facultativa</w:t>
      </w:r>
    </w:p>
    <w:p w14:paraId="5E21AFDA" w14:textId="77777777" w:rsidR="008F6A3E" w:rsidRPr="007C134D" w:rsidRDefault="008F6A3E" w:rsidP="0050450F">
      <w:pPr>
        <w:pStyle w:val="PargrafodaLista"/>
        <w:keepNext/>
        <w:numPr>
          <w:ilvl w:val="2"/>
          <w:numId w:val="3"/>
        </w:numPr>
        <w:tabs>
          <w:tab w:val="left" w:pos="1134"/>
        </w:tabs>
        <w:spacing w:after="240" w:line="320" w:lineRule="exact"/>
        <w:ind w:left="0" w:firstLine="0"/>
        <w:jc w:val="both"/>
        <w:rPr>
          <w:rFonts w:ascii="Tahoma" w:hAnsi="Tahoma"/>
          <w:u w:val="single"/>
        </w:rPr>
      </w:pPr>
      <w:r w:rsidRPr="007C134D">
        <w:rPr>
          <w:rFonts w:ascii="Tahoma" w:hAnsi="Tahoma"/>
        </w:rPr>
        <w:t xml:space="preserve">A Companhia poderá, a seu exclusivo critério, a qualquer tempo a partir </w:t>
      </w:r>
      <w:r w:rsidR="00847FAC">
        <w:rPr>
          <w:rFonts w:ascii="Tahoma" w:hAnsi="Tahoma"/>
        </w:rPr>
        <w:t xml:space="preserve">de </w:t>
      </w:r>
      <w:r w:rsidR="001A4D78">
        <w:rPr>
          <w:rFonts w:ascii="Tahoma" w:hAnsi="Tahoma"/>
        </w:rPr>
        <w:t xml:space="preserve">30 de junho </w:t>
      </w:r>
      <w:r w:rsidRPr="007C134D">
        <w:rPr>
          <w:rFonts w:ascii="Tahoma" w:hAnsi="Tahoma"/>
        </w:rPr>
        <w:t>de 2022 (</w:t>
      </w:r>
      <w:r w:rsidR="001A4D78">
        <w:rPr>
          <w:rFonts w:ascii="Tahoma" w:hAnsi="Tahoma"/>
        </w:rPr>
        <w:t>exclusive</w:t>
      </w:r>
      <w:r w:rsidRPr="007C134D">
        <w:rPr>
          <w:rFonts w:ascii="Tahoma" w:hAnsi="Tahoma"/>
        </w:rPr>
        <w:t>), promover a amortização extraordinária facultativa de até 98% (noventa e oito por cento) do saldo do Valor Nominal Atualizado das Debêntures da Série IPCA e/ou do Valor Nominal Unitário das Debêntures da Série DI, conforme o caso (“</w:t>
      </w:r>
      <w:r w:rsidRPr="000104AF">
        <w:rPr>
          <w:rFonts w:ascii="Tahoma" w:hAnsi="Tahoma"/>
          <w:u w:val="single"/>
        </w:rPr>
        <w:t>Amortização Facultativa</w:t>
      </w:r>
      <w:r w:rsidRPr="007C134D">
        <w:rPr>
          <w:rFonts w:ascii="Tahoma" w:hAnsi="Tahoma"/>
        </w:rPr>
        <w:t xml:space="preserve">”), mediante envio de notificação </w:t>
      </w:r>
      <w:r w:rsidR="00AA330D" w:rsidRPr="007C134D">
        <w:rPr>
          <w:rFonts w:ascii="Tahoma" w:hAnsi="Tahoma"/>
        </w:rPr>
        <w:t xml:space="preserve">à Debenturista e ao Agente Fiduciário dos CRI </w:t>
      </w:r>
      <w:r w:rsidRPr="007C134D">
        <w:rPr>
          <w:rFonts w:ascii="Tahoma" w:hAnsi="Tahoma"/>
        </w:rPr>
        <w:t>com, no mínimo, 45 (quarenta e cinco) dias de antecedência da data d</w:t>
      </w:r>
      <w:r w:rsidR="00AA330D">
        <w:rPr>
          <w:rFonts w:ascii="Tahoma" w:hAnsi="Tahoma"/>
        </w:rPr>
        <w:t>a</w:t>
      </w:r>
      <w:r w:rsidRPr="007C134D">
        <w:rPr>
          <w:rFonts w:ascii="Tahoma" w:hAnsi="Tahoma"/>
        </w:rPr>
        <w:t xml:space="preserve"> efetiv</w:t>
      </w:r>
      <w:r w:rsidR="00AA330D">
        <w:rPr>
          <w:rFonts w:ascii="Tahoma" w:hAnsi="Tahoma"/>
        </w:rPr>
        <w:t>a</w:t>
      </w:r>
      <w:r w:rsidRPr="007C134D">
        <w:rPr>
          <w:rFonts w:ascii="Tahoma" w:hAnsi="Tahoma"/>
        </w:rPr>
        <w:t xml:space="preserve"> amortização</w:t>
      </w:r>
      <w:r w:rsidR="00A51716">
        <w:rPr>
          <w:rFonts w:ascii="Tahoma" w:hAnsi="Tahoma"/>
        </w:rPr>
        <w:t xml:space="preserve"> </w:t>
      </w:r>
      <w:r w:rsidR="00A51716">
        <w:rPr>
          <w:rFonts w:ascii="Tahoma" w:eastAsia="Arial Unicode MS" w:hAnsi="Tahoma" w:cs="Tahoma"/>
        </w:rPr>
        <w:t>(“</w:t>
      </w:r>
      <w:r w:rsidR="00A51716">
        <w:rPr>
          <w:rFonts w:ascii="Tahoma" w:eastAsia="Arial Unicode MS" w:hAnsi="Tahoma" w:cs="Tahoma"/>
          <w:u w:val="single"/>
        </w:rPr>
        <w:t>Comunicação de Amortização Facultativa</w:t>
      </w:r>
      <w:r w:rsidR="00A51716">
        <w:rPr>
          <w:rFonts w:ascii="Tahoma" w:eastAsia="Arial Unicode MS" w:hAnsi="Tahoma" w:cs="Tahoma"/>
        </w:rPr>
        <w:t>”)</w:t>
      </w:r>
      <w:r w:rsidRPr="007C134D">
        <w:rPr>
          <w:rFonts w:ascii="Tahoma" w:hAnsi="Tahoma"/>
        </w:rPr>
        <w:t xml:space="preserve">. </w:t>
      </w:r>
    </w:p>
    <w:p w14:paraId="4D641EA1" w14:textId="77777777" w:rsidR="008F6A3E" w:rsidRPr="007C134D" w:rsidRDefault="008F6A3E" w:rsidP="0050450F">
      <w:pPr>
        <w:pStyle w:val="PargrafodaLista"/>
        <w:keepNext/>
        <w:numPr>
          <w:ilvl w:val="2"/>
          <w:numId w:val="3"/>
        </w:numPr>
        <w:tabs>
          <w:tab w:val="left" w:pos="1134"/>
        </w:tabs>
        <w:spacing w:after="240" w:line="320" w:lineRule="exact"/>
        <w:ind w:left="0" w:firstLine="0"/>
        <w:jc w:val="both"/>
        <w:rPr>
          <w:rFonts w:ascii="Tahoma" w:hAnsi="Tahoma"/>
          <w:u w:val="single"/>
        </w:rPr>
      </w:pPr>
      <w:r w:rsidRPr="00CA3CDC">
        <w:rPr>
          <w:rFonts w:ascii="Tahoma" w:eastAsia="Arial Unicode MS" w:hAnsi="Tahoma" w:cs="Tahoma"/>
        </w:rPr>
        <w:t xml:space="preserve">Em razão da Amortização Facultativa, será devido aos titulares de Debêntures da </w:t>
      </w:r>
      <w:r w:rsidRPr="00CA3CDC">
        <w:rPr>
          <w:rFonts w:ascii="Tahoma" w:hAnsi="Tahoma" w:cs="Tahoma"/>
        </w:rPr>
        <w:t>Série IPCA</w:t>
      </w:r>
      <w:r w:rsidRPr="00CA3CDC" w:rsidDel="005942E2">
        <w:rPr>
          <w:rFonts w:ascii="Tahoma" w:eastAsia="Arial Unicode MS" w:hAnsi="Tahoma" w:cs="Tahoma"/>
        </w:rPr>
        <w:t xml:space="preserve"> </w:t>
      </w:r>
      <w:r w:rsidRPr="00CA3CDC">
        <w:rPr>
          <w:rFonts w:ascii="Tahoma" w:eastAsia="Arial Unicode MS" w:hAnsi="Tahoma" w:cs="Tahoma"/>
        </w:rPr>
        <w:t>e/ou de Debêntures da Série DI a parcela do saldo do Valor Nominal Unitário das Debêntures a ser amortizada, devidamente corrigid</w:t>
      </w:r>
      <w:r w:rsidR="00AA330D">
        <w:rPr>
          <w:rFonts w:ascii="Tahoma" w:eastAsia="Arial Unicode MS" w:hAnsi="Tahoma" w:cs="Tahoma"/>
        </w:rPr>
        <w:t>a</w:t>
      </w:r>
      <w:r w:rsidRPr="00CA3CDC">
        <w:rPr>
          <w:rFonts w:ascii="Tahoma" w:eastAsia="Arial Unicode MS" w:hAnsi="Tahoma" w:cs="Tahoma"/>
        </w:rPr>
        <w:t xml:space="preserve"> pela Atualização Monetária, se for o caso, </w:t>
      </w:r>
      <w:r w:rsidR="00AA330D">
        <w:rPr>
          <w:rFonts w:ascii="Tahoma" w:eastAsia="Arial Unicode MS" w:hAnsi="Tahoma" w:cs="Tahoma"/>
        </w:rPr>
        <w:t xml:space="preserve">e </w:t>
      </w:r>
      <w:r w:rsidRPr="00CA3CDC">
        <w:rPr>
          <w:rFonts w:ascii="Tahoma" w:eastAsia="Arial Unicode MS" w:hAnsi="Tahoma" w:cs="Tahoma"/>
        </w:rPr>
        <w:t>acrescid</w:t>
      </w:r>
      <w:r w:rsidR="00AA330D">
        <w:rPr>
          <w:rFonts w:ascii="Tahoma" w:eastAsia="Arial Unicode MS" w:hAnsi="Tahoma" w:cs="Tahoma"/>
        </w:rPr>
        <w:t>a</w:t>
      </w:r>
      <w:r w:rsidRPr="00CA3CDC">
        <w:rPr>
          <w:rFonts w:ascii="Tahoma" w:eastAsia="Arial Unicode MS" w:hAnsi="Tahoma" w:cs="Tahoma"/>
        </w:rPr>
        <w:t xml:space="preserve"> </w:t>
      </w:r>
      <w:r w:rsidRPr="00CA3CDC">
        <w:rPr>
          <w:rFonts w:ascii="Tahoma" w:eastAsia="Arial Unicode MS" w:hAnsi="Tahoma" w:cs="Tahoma"/>
          <w:b/>
        </w:rPr>
        <w:t>(a)</w:t>
      </w:r>
      <w:r w:rsidRPr="00AE7CCE">
        <w:rPr>
          <w:rFonts w:ascii="Tahoma" w:hAnsi="Tahoma"/>
        </w:rPr>
        <w:t xml:space="preserve"> </w:t>
      </w:r>
      <w:r w:rsidRPr="00CA3CDC">
        <w:rPr>
          <w:rFonts w:ascii="Tahoma" w:eastAsia="Arial Unicode MS" w:hAnsi="Tahoma" w:cs="Tahoma"/>
        </w:rPr>
        <w:t xml:space="preserve">da respectiva Remuneração, calculada </w:t>
      </w:r>
      <w:r w:rsidRPr="00CA3CDC">
        <w:rPr>
          <w:rFonts w:ascii="Tahoma" w:eastAsia="Arial Unicode MS" w:hAnsi="Tahoma" w:cs="Tahoma"/>
          <w:i/>
        </w:rPr>
        <w:t>pro rata</w:t>
      </w:r>
      <w:r w:rsidRPr="00CA3CDC">
        <w:rPr>
          <w:rFonts w:ascii="Tahoma" w:eastAsia="Arial Unicode MS" w:hAnsi="Tahoma" w:cs="Tahoma"/>
        </w:rPr>
        <w:t xml:space="preserve"> </w:t>
      </w:r>
      <w:r w:rsidRPr="00CA3CDC">
        <w:rPr>
          <w:rFonts w:ascii="Tahoma" w:eastAsia="Arial Unicode MS" w:hAnsi="Tahoma" w:cs="Tahoma"/>
          <w:i/>
        </w:rPr>
        <w:t>temporis</w:t>
      </w:r>
      <w:r w:rsidRPr="00CA3CDC">
        <w:rPr>
          <w:rFonts w:ascii="Tahoma" w:eastAsia="Arial Unicode MS" w:hAnsi="Tahoma" w:cs="Tahoma"/>
        </w:rPr>
        <w:t xml:space="preserve"> desde a primeira Data de Integralização ou a Data de Pagamento da Remuneração imediatamente anterior, conforme o caso, até a data do efetivo pagamento</w:t>
      </w:r>
      <w:r>
        <w:rPr>
          <w:rFonts w:ascii="Tahoma" w:eastAsia="Arial Unicode MS" w:hAnsi="Tahoma" w:cs="Tahoma"/>
        </w:rPr>
        <w:t xml:space="preserve">; </w:t>
      </w:r>
      <w:r w:rsidRPr="00CA3CDC">
        <w:rPr>
          <w:rFonts w:ascii="Tahoma" w:eastAsia="Arial Unicode MS" w:hAnsi="Tahoma" w:cs="Tahoma"/>
        </w:rPr>
        <w:t xml:space="preserve">e </w:t>
      </w:r>
      <w:r w:rsidRPr="00CA3CDC">
        <w:rPr>
          <w:rFonts w:ascii="Tahoma" w:eastAsia="Arial Unicode MS" w:hAnsi="Tahoma" w:cs="Tahoma"/>
          <w:b/>
        </w:rPr>
        <w:t>(b)</w:t>
      </w:r>
      <w:r w:rsidRPr="00CA3CDC">
        <w:rPr>
          <w:rFonts w:ascii="Tahoma" w:eastAsia="Arial Unicode MS" w:hAnsi="Tahoma" w:cs="Tahoma"/>
        </w:rPr>
        <w:t xml:space="preserve"> </w:t>
      </w:r>
      <w:r w:rsidR="00AA330D">
        <w:rPr>
          <w:rFonts w:ascii="Tahoma" w:eastAsia="Arial Unicode MS" w:hAnsi="Tahoma" w:cs="Tahoma"/>
        </w:rPr>
        <w:t xml:space="preserve">de </w:t>
      </w:r>
      <w:r w:rsidRPr="00CA3CDC">
        <w:rPr>
          <w:rFonts w:ascii="Tahoma" w:eastAsia="Arial Unicode MS" w:hAnsi="Tahoma" w:cs="Tahoma"/>
        </w:rPr>
        <w:t>prêmio</w:t>
      </w:r>
      <w:r w:rsidR="00AA330D">
        <w:rPr>
          <w:rFonts w:ascii="Tahoma" w:eastAsia="Arial Unicode MS" w:hAnsi="Tahoma" w:cs="Tahoma"/>
        </w:rPr>
        <w:t xml:space="preserve"> de amortização apurado</w:t>
      </w:r>
      <w:r w:rsidR="00AA330D" w:rsidRPr="00C97437">
        <w:rPr>
          <w:rFonts w:ascii="Tahoma" w:eastAsia="Arial Unicode MS" w:hAnsi="Tahoma" w:cs="Tahoma"/>
          <w:i/>
        </w:rPr>
        <w:t>, mutatis mutandis,</w:t>
      </w:r>
      <w:r w:rsidR="00AA330D">
        <w:rPr>
          <w:rFonts w:ascii="Tahoma" w:eastAsia="Arial Unicode MS" w:hAnsi="Tahoma" w:cs="Tahoma"/>
        </w:rPr>
        <w:t xml:space="preserve"> na forma da Cláusula 5.17.2.</w:t>
      </w:r>
    </w:p>
    <w:p w14:paraId="14F7D790" w14:textId="77777777" w:rsidR="008F6A3E" w:rsidRPr="007C134D" w:rsidRDefault="008F6A3E" w:rsidP="0050450F">
      <w:pPr>
        <w:pStyle w:val="PargrafodaLista"/>
        <w:numPr>
          <w:ilvl w:val="2"/>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 xml:space="preserve">O pagamento da Amortização Facultativa deverá ser realizado na data indicada na Comunicação de </w:t>
      </w:r>
      <w:r w:rsidR="00A51716">
        <w:rPr>
          <w:rFonts w:ascii="Tahoma" w:eastAsia="Arial Unicode MS" w:hAnsi="Tahoma" w:cs="Tahoma"/>
        </w:rPr>
        <w:t xml:space="preserve">Amortização </w:t>
      </w:r>
      <w:r w:rsidRPr="00CA3CDC">
        <w:rPr>
          <w:rFonts w:ascii="Tahoma" w:eastAsia="Arial Unicode MS" w:hAnsi="Tahoma" w:cs="Tahoma"/>
        </w:rPr>
        <w:t>Facultativ</w:t>
      </w:r>
      <w:r w:rsidR="00A51716">
        <w:rPr>
          <w:rFonts w:ascii="Tahoma" w:eastAsia="Arial Unicode MS" w:hAnsi="Tahoma" w:cs="Tahoma"/>
        </w:rPr>
        <w:t>a</w:t>
      </w:r>
      <w:r w:rsidRPr="00CA3CDC">
        <w:rPr>
          <w:rFonts w:ascii="Tahoma" w:eastAsia="Arial Unicode MS" w:hAnsi="Tahoma" w:cs="Tahoma"/>
        </w:rPr>
        <w:t xml:space="preserve"> e será feito por meio de Transferência Eletrônica Disponível – TED ou outra forma de transferência eletrônica de recursos financeiros, na conta corrente a ser previamente informada pela Debenturista à Emissora.</w:t>
      </w:r>
    </w:p>
    <w:p w14:paraId="03157753"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Local de Pagamento</w:t>
      </w:r>
    </w:p>
    <w:p w14:paraId="698F4D9E" w14:textId="38413467" w:rsidR="00EC294D" w:rsidRPr="00CA3CDC" w:rsidRDefault="007D4710"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94" w:name="_Hlk23678134"/>
      <w:r w:rsidRPr="00CA3CDC">
        <w:rPr>
          <w:rFonts w:ascii="Tahoma" w:hAnsi="Tahoma" w:cs="Tahoma"/>
        </w:rPr>
        <w:t>Os pagamentos devidos pela Emissora em favor da Debenturista em decorrência desta Emissão serão efetuados mediante depósito na</w:t>
      </w:r>
      <w:r w:rsidR="00080DA7" w:rsidRPr="00CA3CDC">
        <w:rPr>
          <w:rFonts w:ascii="Tahoma" w:hAnsi="Tahoma" w:cs="Tahoma"/>
        </w:rPr>
        <w:t xml:space="preserve"> conta corrente nº </w:t>
      </w:r>
      <w:r w:rsidR="00D706BF">
        <w:rPr>
          <w:rFonts w:ascii="Tahoma" w:hAnsi="Tahoma" w:cs="Tahoma"/>
        </w:rPr>
        <w:t>36376-8</w:t>
      </w:r>
      <w:r w:rsidR="00D706BF" w:rsidRPr="00CA3CDC">
        <w:rPr>
          <w:rFonts w:ascii="Tahoma" w:hAnsi="Tahoma" w:cs="Tahoma"/>
        </w:rPr>
        <w:t xml:space="preserve">, </w:t>
      </w:r>
      <w:r w:rsidR="00080DA7" w:rsidRPr="00CA3CDC">
        <w:rPr>
          <w:rFonts w:ascii="Tahoma" w:hAnsi="Tahoma" w:cs="Tahoma"/>
        </w:rPr>
        <w:t xml:space="preserve">agência nº </w:t>
      </w:r>
      <w:r w:rsidR="00D706BF">
        <w:rPr>
          <w:rFonts w:ascii="Tahoma" w:hAnsi="Tahoma" w:cs="Tahoma"/>
        </w:rPr>
        <w:t>0350</w:t>
      </w:r>
      <w:r w:rsidR="00D706BF" w:rsidRPr="00CA3CDC">
        <w:rPr>
          <w:rFonts w:ascii="Tahoma" w:hAnsi="Tahoma" w:cs="Tahoma"/>
        </w:rPr>
        <w:t xml:space="preserve">, </w:t>
      </w:r>
      <w:r w:rsidR="00080DA7" w:rsidRPr="00CA3CDC">
        <w:rPr>
          <w:rFonts w:ascii="Tahoma" w:hAnsi="Tahoma" w:cs="Tahoma"/>
        </w:rPr>
        <w:t xml:space="preserve">do </w:t>
      </w:r>
      <w:r w:rsidR="00D706BF">
        <w:rPr>
          <w:rFonts w:ascii="Tahoma" w:hAnsi="Tahoma" w:cs="Tahoma"/>
        </w:rPr>
        <w:t>Itaú Unibanco S.A.</w:t>
      </w:r>
      <w:r w:rsidR="00080DA7" w:rsidRPr="00CA3CDC">
        <w:rPr>
          <w:rFonts w:ascii="Tahoma" w:hAnsi="Tahoma" w:cs="Tahoma"/>
        </w:rPr>
        <w:t>, mantida em nome da Debenturista (“</w:t>
      </w:r>
      <w:r w:rsidR="00080DA7" w:rsidRPr="00CA3CDC">
        <w:rPr>
          <w:rFonts w:ascii="Tahoma" w:hAnsi="Tahoma"/>
          <w:u w:val="single"/>
        </w:rPr>
        <w:t>Conta Centralizadora</w:t>
      </w:r>
      <w:r w:rsidR="00080DA7" w:rsidRPr="00CA3CDC">
        <w:rPr>
          <w:rFonts w:ascii="Tahoma" w:hAnsi="Tahoma" w:cs="Tahoma"/>
        </w:rPr>
        <w:t xml:space="preserve">”), a qual integrará </w:t>
      </w:r>
      <w:r w:rsidR="00940F90" w:rsidRPr="00CA3CDC">
        <w:rPr>
          <w:rFonts w:ascii="Tahoma" w:hAnsi="Tahoma" w:cs="Tahoma"/>
        </w:rPr>
        <w:t>o</w:t>
      </w:r>
      <w:r w:rsidR="00CB6D74" w:rsidRPr="00CA3CDC">
        <w:rPr>
          <w:rFonts w:ascii="Tahoma" w:hAnsi="Tahoma" w:cs="Tahoma"/>
        </w:rPr>
        <w:t xml:space="preserve"> </w:t>
      </w:r>
      <w:r w:rsidR="00485B8F" w:rsidRPr="00CA3CDC">
        <w:rPr>
          <w:rFonts w:ascii="Tahoma" w:hAnsi="Tahoma" w:cs="Tahoma"/>
        </w:rPr>
        <w:t>patrimônio separado dos CRI (“</w:t>
      </w:r>
      <w:r w:rsidR="00485B8F" w:rsidRPr="00CA3CDC">
        <w:rPr>
          <w:rFonts w:ascii="Tahoma" w:hAnsi="Tahoma"/>
          <w:u w:val="single"/>
        </w:rPr>
        <w:t>Patrimônio Separado</w:t>
      </w:r>
      <w:r w:rsidR="00485B8F" w:rsidRPr="00CA3CDC">
        <w:rPr>
          <w:rFonts w:ascii="Tahoma" w:hAnsi="Tahoma" w:cs="Tahoma"/>
        </w:rPr>
        <w:t>”)</w:t>
      </w:r>
      <w:r w:rsidR="00F72AD2" w:rsidRPr="00CA3CDC">
        <w:rPr>
          <w:rFonts w:ascii="Tahoma" w:hAnsi="Tahoma" w:cs="Tahoma"/>
        </w:rPr>
        <w:t>.</w:t>
      </w:r>
      <w:bookmarkEnd w:id="94"/>
    </w:p>
    <w:p w14:paraId="39A19585"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Prorrogação dos Prazos</w:t>
      </w:r>
    </w:p>
    <w:p w14:paraId="06F1E81C" w14:textId="77777777" w:rsidR="00EC294D"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Considerar-se-ão automaticamente prorrogados os prazos referentes ao cumprimento de qualquer obrigação prevista nesta Escritura de Emissão até o 1° (primeiro) Dia Útil subsequente, se o seu vencimento coincidir com dia que não seja Dia Útil, não sendo devido qualquer acréscimo aos valores a serem pagos. </w:t>
      </w:r>
    </w:p>
    <w:p w14:paraId="09623704" w14:textId="77777777" w:rsidR="00EC294D"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Exceto quando previsto expressamente de modo diverso na presente Escritura de Emissão, entende-se por “</w:t>
      </w:r>
      <w:r w:rsidRPr="00CA3CDC">
        <w:rPr>
          <w:rFonts w:ascii="Tahoma" w:hAnsi="Tahoma"/>
          <w:u w:val="single"/>
        </w:rPr>
        <w:t>Dia(s) Útil(eis)</w:t>
      </w:r>
      <w:r w:rsidRPr="00CA3CDC">
        <w:rPr>
          <w:rFonts w:ascii="Tahoma" w:hAnsi="Tahoma" w:cs="Tahoma"/>
        </w:rPr>
        <w:t xml:space="preserve">” qualquer dia no qual haja expediente nos bancos comerciais na </w:t>
      </w:r>
      <w:r w:rsidR="00F72AD2" w:rsidRPr="00CA3CDC">
        <w:rPr>
          <w:rFonts w:ascii="Tahoma" w:hAnsi="Tahoma" w:cs="Tahoma"/>
        </w:rPr>
        <w:t xml:space="preserve">cidade </w:t>
      </w:r>
      <w:r w:rsidRPr="00CA3CDC">
        <w:rPr>
          <w:rFonts w:ascii="Tahoma" w:hAnsi="Tahoma" w:cs="Tahoma"/>
        </w:rPr>
        <w:t xml:space="preserve">de São Paulo, </w:t>
      </w:r>
      <w:r w:rsidR="00F72AD2" w:rsidRPr="00CA3CDC">
        <w:rPr>
          <w:rFonts w:ascii="Tahoma" w:hAnsi="Tahoma" w:cs="Tahoma"/>
        </w:rPr>
        <w:t xml:space="preserve">estado </w:t>
      </w:r>
      <w:r w:rsidRPr="00CA3CDC">
        <w:rPr>
          <w:rFonts w:ascii="Tahoma" w:hAnsi="Tahoma" w:cs="Tahoma"/>
        </w:rPr>
        <w:t>de São Paulo</w:t>
      </w:r>
      <w:r w:rsidR="009533EC" w:rsidRPr="00CA3CDC">
        <w:rPr>
          <w:rFonts w:ascii="Tahoma" w:hAnsi="Tahoma"/>
        </w:rPr>
        <w:t xml:space="preserve">, observado que, para fins de </w:t>
      </w:r>
      <w:r w:rsidR="009533EC" w:rsidRPr="00CA3CDC">
        <w:rPr>
          <w:rFonts w:ascii="Tahoma" w:hAnsi="Tahoma"/>
        </w:rPr>
        <w:lastRenderedPageBreak/>
        <w:t>pagamentos de obrigações pecuniárias à Debenturista, tal definição deverá considerar todo dia que não seja sábado, domingo, feriado declarado nacional no Brasil.</w:t>
      </w:r>
    </w:p>
    <w:p w14:paraId="17E55AD0"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Encargos Moratórios</w:t>
      </w:r>
    </w:p>
    <w:p w14:paraId="54D9A68B" w14:textId="77777777" w:rsidR="00EC294D"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95" w:name="_Hlk23677784"/>
      <w:r w:rsidRPr="00CA3CDC">
        <w:rPr>
          <w:rFonts w:ascii="Tahoma" w:hAnsi="Tahoma" w:cs="Tahoma"/>
        </w:rPr>
        <w:t xml:space="preserve">Sem prejuízo da Remuneração, ocorrendo atraso imputável à Emissora no pagamento de qualquer quantia devida </w:t>
      </w:r>
      <w:r w:rsidR="007D4710" w:rsidRPr="00CA3CDC">
        <w:rPr>
          <w:rFonts w:ascii="Tahoma" w:hAnsi="Tahoma" w:cs="Tahoma"/>
        </w:rPr>
        <w:t xml:space="preserve">à </w:t>
      </w:r>
      <w:r w:rsidRPr="00CA3CDC">
        <w:rPr>
          <w:rFonts w:ascii="Tahoma" w:hAnsi="Tahoma" w:cs="Tahoma"/>
        </w:rPr>
        <w:t xml:space="preserve">Debenturista, o valor em atraso ficará sujeito, independentemente de aviso, interpelação ou notificação judicial ou extrajudicial, a: </w:t>
      </w:r>
      <w:r w:rsidRPr="00CA3CDC">
        <w:rPr>
          <w:rFonts w:ascii="Tahoma" w:hAnsi="Tahoma" w:cs="Tahoma"/>
          <w:b/>
        </w:rPr>
        <w:t>(i</w:t>
      </w:r>
      <w:r w:rsidR="00F72AD2" w:rsidRPr="00CA3CDC">
        <w:rPr>
          <w:rFonts w:ascii="Tahoma" w:hAnsi="Tahoma" w:cs="Tahoma"/>
          <w:b/>
        </w:rPr>
        <w:t>)</w:t>
      </w:r>
      <w:r w:rsidR="00F72AD2" w:rsidRPr="00CA3CDC">
        <w:rPr>
          <w:rFonts w:ascii="Tahoma" w:hAnsi="Tahoma" w:cs="Tahoma"/>
        </w:rPr>
        <w:t> </w:t>
      </w:r>
      <w:r w:rsidRPr="00CA3CDC">
        <w:rPr>
          <w:rFonts w:ascii="Tahoma" w:hAnsi="Tahoma" w:cs="Tahoma"/>
        </w:rPr>
        <w:t xml:space="preserve">multa moratória convencional, irredutível e de natureza não compensatória, de 2% (dois por cento) sobre o valor devido e não pago; e </w:t>
      </w:r>
      <w:r w:rsidRPr="00CA3CDC">
        <w:rPr>
          <w:rFonts w:ascii="Tahoma" w:hAnsi="Tahoma" w:cs="Tahoma"/>
          <w:b/>
        </w:rPr>
        <w:t>(</w:t>
      </w:r>
      <w:proofErr w:type="spellStart"/>
      <w:r w:rsidRPr="00CA3CDC">
        <w:rPr>
          <w:rFonts w:ascii="Tahoma" w:hAnsi="Tahoma" w:cs="Tahoma"/>
          <w:b/>
        </w:rPr>
        <w:t>ii</w:t>
      </w:r>
      <w:proofErr w:type="spellEnd"/>
      <w:r w:rsidR="00F72AD2" w:rsidRPr="00CA3CDC">
        <w:rPr>
          <w:rFonts w:ascii="Tahoma" w:hAnsi="Tahoma" w:cs="Tahoma"/>
          <w:b/>
        </w:rPr>
        <w:t>)</w:t>
      </w:r>
      <w:r w:rsidR="00F72AD2" w:rsidRPr="00CA3CDC">
        <w:rPr>
          <w:rFonts w:ascii="Tahoma" w:hAnsi="Tahoma" w:cs="Tahoma"/>
        </w:rPr>
        <w:t> </w:t>
      </w:r>
      <w:r w:rsidRPr="00CA3CDC">
        <w:rPr>
          <w:rFonts w:ascii="Tahoma" w:hAnsi="Tahoma" w:cs="Tahoma"/>
        </w:rPr>
        <w:t xml:space="preserve">juros de mora não compensatórios calculados </w:t>
      </w:r>
      <w:r w:rsidRPr="00CA3CDC">
        <w:rPr>
          <w:rFonts w:ascii="Tahoma" w:hAnsi="Tahoma" w:cs="Tahoma"/>
          <w:i/>
        </w:rPr>
        <w:t xml:space="preserve">pro rata temporis </w:t>
      </w:r>
      <w:r w:rsidRPr="00CA3CDC">
        <w:rPr>
          <w:rFonts w:ascii="Tahoma" w:hAnsi="Tahoma" w:cs="Tahoma"/>
        </w:rPr>
        <w:t>desde a data do inadimplemento (inclusive) até a data do efetivo pagamento (exclusive), à taxa de 1% (um por cento) ao mês sobre o montante devido e não pago (“</w:t>
      </w:r>
      <w:r w:rsidRPr="00CA3CDC">
        <w:rPr>
          <w:rFonts w:ascii="Tahoma" w:hAnsi="Tahoma"/>
          <w:u w:val="single"/>
        </w:rPr>
        <w:t>Encargos Moratórios</w:t>
      </w:r>
      <w:r w:rsidRPr="00CA3CDC">
        <w:rPr>
          <w:rFonts w:ascii="Tahoma" w:hAnsi="Tahoma" w:cs="Tahoma"/>
        </w:rPr>
        <w:t>”)</w:t>
      </w:r>
      <w:bookmarkEnd w:id="95"/>
      <w:r w:rsidRPr="00CA3CDC">
        <w:rPr>
          <w:rFonts w:ascii="Tahoma" w:hAnsi="Tahoma" w:cs="Tahoma"/>
        </w:rPr>
        <w:t>.</w:t>
      </w:r>
      <w:r w:rsidR="00226EBC" w:rsidRPr="00CA3CDC">
        <w:rPr>
          <w:rFonts w:ascii="Tahoma" w:hAnsi="Tahoma" w:cs="Tahoma"/>
        </w:rPr>
        <w:t xml:space="preserve"> </w:t>
      </w:r>
    </w:p>
    <w:p w14:paraId="3CD6F930"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Decadência dos Direitos aos Acréscimos</w:t>
      </w:r>
    </w:p>
    <w:p w14:paraId="1E228659" w14:textId="1DC7EFBF" w:rsidR="00EC294D"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O não comparecimento do Debenturista para receber o valor correspondente a quaisquer das obrigações pecuniárias da Emissora, nas datas previstas nesta Escritura de Emissão, ou em comunicado </w:t>
      </w:r>
      <w:r w:rsidR="002119F1" w:rsidRPr="00CA3CDC">
        <w:rPr>
          <w:rFonts w:ascii="Tahoma" w:hAnsi="Tahoma" w:cs="Tahoma"/>
        </w:rPr>
        <w:t>publicado</w:t>
      </w:r>
      <w:r w:rsidR="00C87724" w:rsidRPr="00CA3CDC">
        <w:rPr>
          <w:rFonts w:ascii="Tahoma" w:hAnsi="Tahoma" w:cs="Tahoma"/>
        </w:rPr>
        <w:t xml:space="preserve">, ou enviado diretamente, </w:t>
      </w:r>
      <w:r w:rsidRPr="00CA3CDC">
        <w:rPr>
          <w:rFonts w:ascii="Tahoma" w:hAnsi="Tahoma" w:cs="Tahoma"/>
        </w:rPr>
        <w:t>pela Emissora</w:t>
      </w:r>
      <w:r w:rsidR="002600F4" w:rsidRPr="00CA3CDC">
        <w:rPr>
          <w:rFonts w:ascii="Tahoma" w:hAnsi="Tahoma" w:cs="Tahoma"/>
        </w:rPr>
        <w:t xml:space="preserve"> à Debenturista</w:t>
      </w:r>
      <w:r w:rsidR="005868DB" w:rsidRPr="00CA3CDC">
        <w:rPr>
          <w:rFonts w:ascii="Tahoma" w:hAnsi="Tahoma" w:cs="Tahoma"/>
        </w:rPr>
        <w:t>,</w:t>
      </w:r>
      <w:r w:rsidRPr="00CA3CDC">
        <w:rPr>
          <w:rFonts w:ascii="Tahoma" w:hAnsi="Tahoma" w:cs="Tahoma"/>
        </w:rPr>
        <w:t xml:space="preserve"> na forma prevista</w:t>
      </w:r>
      <w:r w:rsidR="002119F1" w:rsidRPr="00CA3CDC">
        <w:rPr>
          <w:rFonts w:ascii="Tahoma" w:hAnsi="Tahoma" w:cs="Tahoma"/>
        </w:rPr>
        <w:t xml:space="preserve"> n</w:t>
      </w:r>
      <w:r w:rsidR="0030299F" w:rsidRPr="00CA3CDC">
        <w:rPr>
          <w:rFonts w:ascii="Tahoma" w:hAnsi="Tahoma" w:cs="Tahoma"/>
        </w:rPr>
        <w:t>a Cláusula</w:t>
      </w:r>
      <w:r w:rsidR="002D4607" w:rsidRPr="00CA3CDC">
        <w:rPr>
          <w:rFonts w:ascii="Tahoma" w:hAnsi="Tahoma" w:cs="Tahoma"/>
        </w:rPr>
        <w:t xml:space="preserve"> </w:t>
      </w:r>
      <w:r w:rsidR="002D4607" w:rsidRPr="00CA3CDC">
        <w:rPr>
          <w:rFonts w:ascii="Tahoma" w:hAnsi="Tahoma" w:cs="Tahoma"/>
        </w:rPr>
        <w:fldChar w:fldCharType="begin"/>
      </w:r>
      <w:r w:rsidR="002D4607" w:rsidRPr="00CA3CDC">
        <w:rPr>
          <w:rFonts w:ascii="Tahoma" w:hAnsi="Tahoma" w:cs="Tahoma"/>
        </w:rPr>
        <w:instrText xml:space="preserve"> REF _Ref23503854 \r \p \h </w:instrText>
      </w:r>
      <w:r w:rsidR="00E9716C" w:rsidRPr="00CA3CDC">
        <w:rPr>
          <w:rFonts w:ascii="Tahoma" w:hAnsi="Tahoma" w:cs="Tahoma"/>
        </w:rPr>
        <w:instrText xml:space="preserve"> \* MERGEFORMAT </w:instrText>
      </w:r>
      <w:r w:rsidR="002D4607" w:rsidRPr="00CA3CDC">
        <w:rPr>
          <w:rFonts w:ascii="Tahoma" w:hAnsi="Tahoma" w:cs="Tahoma"/>
        </w:rPr>
      </w:r>
      <w:r w:rsidR="002D4607" w:rsidRPr="00CA3CDC">
        <w:rPr>
          <w:rFonts w:ascii="Tahoma" w:hAnsi="Tahoma" w:cs="Tahoma"/>
        </w:rPr>
        <w:fldChar w:fldCharType="separate"/>
      </w:r>
      <w:r w:rsidR="003963D9">
        <w:rPr>
          <w:rFonts w:ascii="Tahoma" w:hAnsi="Tahoma" w:cs="Tahoma"/>
        </w:rPr>
        <w:t>5.23 abaixo</w:t>
      </w:r>
      <w:r w:rsidR="002D4607" w:rsidRPr="00CA3CDC">
        <w:rPr>
          <w:rFonts w:ascii="Tahoma" w:hAnsi="Tahoma" w:cs="Tahoma"/>
        </w:rPr>
        <w:fldChar w:fldCharType="end"/>
      </w:r>
      <w:r w:rsidR="002D4607" w:rsidRPr="00CA3CDC">
        <w:rPr>
          <w:rFonts w:ascii="Tahoma" w:hAnsi="Tahoma" w:cs="Tahoma"/>
        </w:rPr>
        <w:t xml:space="preserve"> </w:t>
      </w:r>
      <w:r w:rsidR="002600F4" w:rsidRPr="00CA3CDC">
        <w:rPr>
          <w:rFonts w:ascii="Tahoma" w:hAnsi="Tahoma" w:cs="Tahoma"/>
        </w:rPr>
        <w:t>e do Termo de Securitização</w:t>
      </w:r>
      <w:r w:rsidRPr="00CA3CDC">
        <w:rPr>
          <w:rFonts w:ascii="Tahoma" w:hAnsi="Tahoma" w:cs="Tahoma"/>
        </w:rPr>
        <w:t>, não lhe dará direito ao recebimento da Remuneração e/ou Encargos Moratórios no período relativo ao atraso no recebimento, sendo-lhe, todavia, assegurados os direitos adquiridos até a data do respectivo vencimento ou da disponibilidade do pagamento, no caso de impontualidade no pagamento.</w:t>
      </w:r>
    </w:p>
    <w:p w14:paraId="2D88CAFE" w14:textId="77777777" w:rsidR="00EC294D" w:rsidRPr="00CA3CDC" w:rsidRDefault="00EC294D"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96" w:name="_Ref23503854"/>
      <w:r w:rsidRPr="00CA3CDC">
        <w:rPr>
          <w:rFonts w:ascii="Tahoma" w:hAnsi="Tahoma"/>
          <w:u w:val="single"/>
        </w:rPr>
        <w:t>Publicidade</w:t>
      </w:r>
      <w:bookmarkEnd w:id="96"/>
    </w:p>
    <w:p w14:paraId="73E030C3" w14:textId="0E0389FE" w:rsidR="007F3E2C" w:rsidRPr="00CA3CDC" w:rsidRDefault="00EC294D"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97" w:name="_Ref475039600"/>
      <w:r w:rsidRPr="00CA3CDC">
        <w:rPr>
          <w:rFonts w:ascii="Tahoma" w:hAnsi="Tahoma" w:cs="Tahoma"/>
        </w:rPr>
        <w:t xml:space="preserve">Os atos e decisões relevantes a serem tomados decorrentes desta Emissão que, de qualquer forma, vierem a envolver interesses </w:t>
      </w:r>
      <w:r w:rsidR="00FD0AB1" w:rsidRPr="00CA3CDC">
        <w:rPr>
          <w:rFonts w:ascii="Tahoma" w:hAnsi="Tahoma" w:cs="Tahoma"/>
        </w:rPr>
        <w:t xml:space="preserve">da </w:t>
      </w:r>
      <w:r w:rsidRPr="00CA3CDC">
        <w:rPr>
          <w:rFonts w:ascii="Tahoma" w:hAnsi="Tahoma" w:cs="Tahoma"/>
        </w:rPr>
        <w:t xml:space="preserve">Debenturista, deverão ser obrigatoriamente </w:t>
      </w:r>
      <w:bookmarkStart w:id="98" w:name="_DV_C325"/>
      <w:r w:rsidR="002D4607" w:rsidRPr="00CA3CDC">
        <w:rPr>
          <w:rFonts w:ascii="Tahoma" w:hAnsi="Tahoma" w:cs="Tahoma"/>
        </w:rPr>
        <w:t xml:space="preserve">publicadas </w:t>
      </w:r>
      <w:bookmarkEnd w:id="98"/>
      <w:r w:rsidR="002D4607" w:rsidRPr="00CA3CDC">
        <w:rPr>
          <w:rFonts w:ascii="Tahoma" w:hAnsi="Tahoma" w:cs="Tahoma"/>
        </w:rPr>
        <w:t xml:space="preserve">no </w:t>
      </w:r>
      <w:r w:rsidR="002D4607" w:rsidRPr="00CA3CDC">
        <w:rPr>
          <w:rFonts w:ascii="Tahoma" w:hAnsi="Tahoma"/>
          <w:b/>
        </w:rPr>
        <w:t>(</w:t>
      </w:r>
      <w:r w:rsidR="007F3E2C" w:rsidRPr="00CA3CDC">
        <w:rPr>
          <w:rFonts w:ascii="Tahoma" w:hAnsi="Tahoma"/>
          <w:b/>
        </w:rPr>
        <w:t>i</w:t>
      </w:r>
      <w:r w:rsidR="002D4607" w:rsidRPr="00CA3CDC">
        <w:rPr>
          <w:rFonts w:ascii="Tahoma" w:hAnsi="Tahoma"/>
          <w:b/>
        </w:rPr>
        <w:t>)</w:t>
      </w:r>
      <w:r w:rsidR="002D4607" w:rsidRPr="00CA3CDC">
        <w:rPr>
          <w:rFonts w:ascii="Tahoma" w:hAnsi="Tahoma" w:cs="Tahoma"/>
        </w:rPr>
        <w:t> </w:t>
      </w:r>
      <w:r w:rsidR="00487631" w:rsidRPr="00CA3CDC">
        <w:rPr>
          <w:rFonts w:ascii="Tahoma" w:hAnsi="Tahoma" w:cs="Tahoma"/>
        </w:rPr>
        <w:t>Diário Oficial</w:t>
      </w:r>
      <w:r w:rsidR="002D4607" w:rsidRPr="00CA3CDC">
        <w:rPr>
          <w:rFonts w:ascii="Tahoma" w:hAnsi="Tahoma" w:cs="Tahoma"/>
        </w:rPr>
        <w:t xml:space="preserve">, e no jornal </w:t>
      </w:r>
      <w:r w:rsidR="00916A26" w:rsidRPr="00CA3CDC">
        <w:rPr>
          <w:rFonts w:ascii="Tahoma" w:hAnsi="Tahoma" w:cs="Tahoma"/>
        </w:rPr>
        <w:t xml:space="preserve">“O Dia”, </w:t>
      </w:r>
      <w:r w:rsidR="002D4607" w:rsidRPr="00CA3CDC">
        <w:rPr>
          <w:rFonts w:ascii="Tahoma" w:hAnsi="Tahoma" w:cs="Tahoma"/>
        </w:rPr>
        <w:t xml:space="preserve">em atendimento ao disposto no inciso I do artigo 62, no artigo 142, parágrafo 1º e no artigo 289 da Lei das Sociedades por Ações; ou </w:t>
      </w:r>
      <w:r w:rsidR="002D4607" w:rsidRPr="00CA3CDC">
        <w:rPr>
          <w:rFonts w:ascii="Tahoma" w:hAnsi="Tahoma" w:cs="Tahoma"/>
          <w:b/>
        </w:rPr>
        <w:t>(</w:t>
      </w:r>
      <w:proofErr w:type="spellStart"/>
      <w:r w:rsidR="002D4607" w:rsidRPr="00CA3CDC">
        <w:rPr>
          <w:rFonts w:ascii="Tahoma" w:hAnsi="Tahoma" w:cs="Tahoma"/>
          <w:b/>
        </w:rPr>
        <w:t>ii</w:t>
      </w:r>
      <w:proofErr w:type="spellEnd"/>
      <w:r w:rsidR="002D4607" w:rsidRPr="00CA3CDC">
        <w:rPr>
          <w:rFonts w:ascii="Tahoma" w:hAnsi="Tahoma" w:cs="Tahoma"/>
          <w:b/>
        </w:rPr>
        <w:t>)</w:t>
      </w:r>
      <w:r w:rsidR="002D4607" w:rsidRPr="00CA3CDC">
        <w:rPr>
          <w:rFonts w:ascii="Tahoma" w:hAnsi="Tahoma" w:cs="Tahoma"/>
        </w:rPr>
        <w:t xml:space="preserve"> por meio de envio de notificação/comunicação direta </w:t>
      </w:r>
      <w:r w:rsidR="00171A06" w:rsidRPr="00CA3CDC">
        <w:rPr>
          <w:rFonts w:ascii="Tahoma" w:hAnsi="Tahoma" w:cs="Tahoma"/>
        </w:rPr>
        <w:t>à Debenturista</w:t>
      </w:r>
      <w:r w:rsidR="002D4607" w:rsidRPr="00CA3CDC">
        <w:rPr>
          <w:rFonts w:ascii="Tahoma" w:hAnsi="Tahoma" w:cs="Tahoma"/>
        </w:rPr>
        <w:t>, com cópia para o Agente Fiduciário dos CRI (“</w:t>
      </w:r>
      <w:r w:rsidR="002D4607" w:rsidRPr="00CA3CDC">
        <w:rPr>
          <w:rFonts w:ascii="Tahoma" w:hAnsi="Tahoma"/>
          <w:u w:val="single"/>
        </w:rPr>
        <w:t>Avisos à Debenturista</w:t>
      </w:r>
      <w:r w:rsidR="002D4607" w:rsidRPr="00CA3CDC">
        <w:rPr>
          <w:rFonts w:ascii="Tahoma" w:hAnsi="Tahoma" w:cs="Tahoma"/>
        </w:rPr>
        <w:t xml:space="preserve">”). </w:t>
      </w:r>
    </w:p>
    <w:p w14:paraId="7ABB9568" w14:textId="77777777" w:rsidR="00EC294D" w:rsidRPr="00CA3CDC" w:rsidRDefault="002D4607"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Os avisos e/ou anúncios aqui referidos deverão ser divulgados imediatamente após a ciência do(s) ato(s) ou fato(s) que originou(aram) esses avisos ou anúncios, devendo os prazos para manifestação da Debenturista, caso necessário, obedecer</w:t>
      </w:r>
      <w:r w:rsidR="00032211" w:rsidRPr="00CA3CDC">
        <w:rPr>
          <w:rFonts w:ascii="Tahoma" w:hAnsi="Tahoma" w:cs="Tahoma"/>
        </w:rPr>
        <w:t>em</w:t>
      </w:r>
      <w:r w:rsidRPr="00CA3CDC">
        <w:rPr>
          <w:rFonts w:ascii="Tahoma" w:hAnsi="Tahoma" w:cs="Tahoma"/>
        </w:rPr>
        <w:t xml:space="preserve"> ao disposto na legislação em vigor ou nesta Escritura de Emissão, sendo certo que, caso a Emissora altere seu jornal de publicação após a Data de Emissão, deverá </w:t>
      </w:r>
      <w:r w:rsidRPr="00CA3CDC">
        <w:rPr>
          <w:rFonts w:ascii="Tahoma" w:hAnsi="Tahoma"/>
          <w:b/>
        </w:rPr>
        <w:t>(</w:t>
      </w:r>
      <w:r w:rsidR="001510C4" w:rsidRPr="00CA3CDC">
        <w:rPr>
          <w:rFonts w:ascii="Tahoma" w:hAnsi="Tahoma"/>
          <w:b/>
        </w:rPr>
        <w:t>i</w:t>
      </w:r>
      <w:r w:rsidRPr="00CA3CDC">
        <w:rPr>
          <w:rFonts w:ascii="Tahoma" w:hAnsi="Tahoma"/>
          <w:b/>
        </w:rPr>
        <w:t>)</w:t>
      </w:r>
      <w:r w:rsidRPr="00CA3CDC">
        <w:rPr>
          <w:rFonts w:ascii="Tahoma" w:hAnsi="Tahoma" w:cs="Tahoma"/>
        </w:rPr>
        <w:t xml:space="preserve"> enviar notificação à Debenturista, com cópia ao Agente Fiduciário dos CRI informando o novo jornal de publicação e </w:t>
      </w:r>
      <w:r w:rsidRPr="00CA3CDC">
        <w:rPr>
          <w:rFonts w:ascii="Tahoma" w:hAnsi="Tahoma"/>
          <w:b/>
        </w:rPr>
        <w:t>(</w:t>
      </w:r>
      <w:proofErr w:type="spellStart"/>
      <w:r w:rsidR="001510C4" w:rsidRPr="00CA3CDC">
        <w:rPr>
          <w:rFonts w:ascii="Tahoma" w:hAnsi="Tahoma"/>
          <w:b/>
        </w:rPr>
        <w:t>ii</w:t>
      </w:r>
      <w:proofErr w:type="spellEnd"/>
      <w:r w:rsidRPr="00CA3CDC">
        <w:rPr>
          <w:rFonts w:ascii="Tahoma" w:hAnsi="Tahoma"/>
          <w:b/>
        </w:rPr>
        <w:t>)</w:t>
      </w:r>
      <w:r w:rsidRPr="00CA3CDC">
        <w:rPr>
          <w:rFonts w:ascii="Tahoma" w:hAnsi="Tahoma" w:cs="Tahoma"/>
        </w:rPr>
        <w:t xml:space="preserve"> publicar, nos jornais anteriormente utilizados.</w:t>
      </w:r>
      <w:bookmarkEnd w:id="97"/>
      <w:r w:rsidR="00EC294D" w:rsidRPr="00CA3CDC" w:rsidDel="00F60577">
        <w:rPr>
          <w:rFonts w:ascii="Tahoma" w:hAnsi="Tahoma" w:cs="Tahoma"/>
        </w:rPr>
        <w:t xml:space="preserve"> </w:t>
      </w:r>
    </w:p>
    <w:p w14:paraId="095FBEA1" w14:textId="1F2457D8" w:rsidR="007F3E2C" w:rsidRPr="00CA3CDC" w:rsidRDefault="007F3E2C"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lastRenderedPageBreak/>
        <w:t>Caso a legislação superveniente venha a determinar alterações à regra de publicação de atos societários, esta Escritura de Emissão poderá ser alterada pelas Partes</w:t>
      </w:r>
      <w:r w:rsidR="001A10B7" w:rsidRPr="00CA3CDC">
        <w:rPr>
          <w:rFonts w:ascii="Tahoma" w:hAnsi="Tahoma" w:cs="Tahoma"/>
        </w:rPr>
        <w:t xml:space="preserve"> e Fiador</w:t>
      </w:r>
      <w:r w:rsidRPr="00CA3CDC">
        <w:rPr>
          <w:rFonts w:ascii="Tahoma" w:hAnsi="Tahoma" w:cs="Tahoma"/>
        </w:rPr>
        <w:t>, sem necessidade de aprovação em Assembleia Geral de Titulares de CRI, exclusivamente para refletir a alteração legislativa, observado que a Emissora deverá comunicar a Debenturista de referida alteração na forma desta Cláusula 5.2</w:t>
      </w:r>
      <w:r w:rsidR="00032211" w:rsidRPr="00CA3CDC">
        <w:rPr>
          <w:rFonts w:ascii="Tahoma" w:hAnsi="Tahoma" w:cs="Tahoma"/>
        </w:rPr>
        <w:t>2</w:t>
      </w:r>
      <w:r w:rsidRPr="00CA3CDC">
        <w:rPr>
          <w:rFonts w:ascii="Tahoma" w:hAnsi="Tahoma" w:cs="Tahoma"/>
        </w:rPr>
        <w:t>.</w:t>
      </w:r>
    </w:p>
    <w:p w14:paraId="3920E61A" w14:textId="77777777" w:rsidR="008E7106" w:rsidRPr="00CA3CDC" w:rsidRDefault="008E710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Direito ao Recebimento dos Pagamentos</w:t>
      </w:r>
    </w:p>
    <w:p w14:paraId="3E285574" w14:textId="504ACBF7" w:rsidR="008E7106" w:rsidRPr="00CA3CDC" w:rsidRDefault="00E53FA2"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 Debenturista fará jus ao recebimento dos valores devidos no âmbito desta Emissão enquanto permanecer n</w:t>
      </w:r>
      <w:r w:rsidR="007D4191" w:rsidRPr="00CA3CDC">
        <w:rPr>
          <w:rFonts w:ascii="Tahoma" w:hAnsi="Tahoma" w:cs="Tahoma"/>
        </w:rPr>
        <w:t xml:space="preserve">esta </w:t>
      </w:r>
      <w:r w:rsidRPr="00CA3CDC">
        <w:rPr>
          <w:rFonts w:ascii="Tahoma" w:hAnsi="Tahoma" w:cs="Tahoma"/>
        </w:rPr>
        <w:t>condição no encerramento do Dia Útil imediatamente anterior à respectiva data de pagamento</w:t>
      </w:r>
      <w:r w:rsidR="009C6073" w:rsidRPr="00CA3CDC">
        <w:rPr>
          <w:rFonts w:ascii="Tahoma" w:hAnsi="Tahoma" w:cs="Tahoma"/>
        </w:rPr>
        <w:t>, sendo certo que as Debêntures serão utilizadas como lastro dos CRI, nos te</w:t>
      </w:r>
      <w:r w:rsidR="003B7E55" w:rsidRPr="00CA3CDC">
        <w:rPr>
          <w:rFonts w:ascii="Tahoma" w:hAnsi="Tahoma" w:cs="Tahoma"/>
        </w:rPr>
        <w:t>r</w:t>
      </w:r>
      <w:r w:rsidR="009C6073" w:rsidRPr="00CA3CDC">
        <w:rPr>
          <w:rFonts w:ascii="Tahoma" w:hAnsi="Tahoma" w:cs="Tahoma"/>
        </w:rPr>
        <w:t xml:space="preserve">mos da Cláusula </w:t>
      </w:r>
      <w:r w:rsidR="00AE1D26" w:rsidRPr="00CA3CDC">
        <w:rPr>
          <w:rFonts w:ascii="Tahoma" w:hAnsi="Tahoma" w:cs="Tahoma"/>
        </w:rPr>
        <w:fldChar w:fldCharType="begin"/>
      </w:r>
      <w:r w:rsidR="00AE1D26" w:rsidRPr="00CA3CDC">
        <w:rPr>
          <w:rFonts w:ascii="Tahoma" w:hAnsi="Tahoma" w:cs="Tahoma"/>
        </w:rPr>
        <w:instrText xml:space="preserve"> REF _Ref24133612 \r \p \h </w:instrText>
      </w:r>
      <w:r w:rsidR="003D4933">
        <w:rPr>
          <w:rFonts w:ascii="Tahoma" w:hAnsi="Tahoma" w:cs="Tahoma"/>
        </w:rPr>
        <w:instrText xml:space="preserve"> \* MERGEFORMAT </w:instrText>
      </w:r>
      <w:r w:rsidR="00AE1D26" w:rsidRPr="00CA3CDC">
        <w:rPr>
          <w:rFonts w:ascii="Tahoma" w:hAnsi="Tahoma" w:cs="Tahoma"/>
        </w:rPr>
      </w:r>
      <w:r w:rsidR="00AE1D26" w:rsidRPr="00CA3CDC">
        <w:rPr>
          <w:rFonts w:ascii="Tahoma" w:hAnsi="Tahoma" w:cs="Tahoma"/>
        </w:rPr>
        <w:fldChar w:fldCharType="separate"/>
      </w:r>
      <w:r w:rsidR="003963D9">
        <w:rPr>
          <w:rFonts w:ascii="Tahoma" w:hAnsi="Tahoma" w:cs="Tahoma"/>
        </w:rPr>
        <w:t>5.26 abaixo</w:t>
      </w:r>
      <w:r w:rsidR="00AE1D26" w:rsidRPr="00CA3CDC">
        <w:rPr>
          <w:rFonts w:ascii="Tahoma" w:hAnsi="Tahoma" w:cs="Tahoma"/>
        </w:rPr>
        <w:fldChar w:fldCharType="end"/>
      </w:r>
      <w:r w:rsidR="008E7106" w:rsidRPr="00CA3CDC">
        <w:rPr>
          <w:rFonts w:ascii="Tahoma" w:hAnsi="Tahoma" w:cs="Tahoma"/>
        </w:rPr>
        <w:t>.</w:t>
      </w:r>
    </w:p>
    <w:p w14:paraId="2C630D19" w14:textId="77777777" w:rsidR="008E7106" w:rsidRPr="00CA3CDC" w:rsidRDefault="008E7106"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Direito de Preferência</w:t>
      </w:r>
    </w:p>
    <w:p w14:paraId="6EFA3645" w14:textId="77777777" w:rsidR="008E7106" w:rsidRPr="00CA3CDC" w:rsidRDefault="008E7106"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Não haverá direito de preferência para subscrição das Debêntures pelos atuais acionistas da Emissora.</w:t>
      </w:r>
    </w:p>
    <w:p w14:paraId="1000EC21" w14:textId="77777777" w:rsidR="00D65EA4" w:rsidRPr="00CA3CDC" w:rsidRDefault="00D65EA4" w:rsidP="0050450F">
      <w:pPr>
        <w:pStyle w:val="PargrafodaLista"/>
        <w:keepNext/>
        <w:numPr>
          <w:ilvl w:val="1"/>
          <w:numId w:val="3"/>
        </w:numPr>
        <w:tabs>
          <w:tab w:val="left" w:pos="1134"/>
        </w:tabs>
        <w:spacing w:after="240" w:line="320" w:lineRule="exact"/>
        <w:ind w:left="0" w:firstLine="0"/>
        <w:jc w:val="both"/>
        <w:rPr>
          <w:rFonts w:ascii="Tahoma" w:hAnsi="Tahoma"/>
          <w:u w:val="single"/>
        </w:rPr>
      </w:pPr>
      <w:bookmarkStart w:id="99" w:name="_Ref24133612"/>
      <w:r w:rsidRPr="00CA3CDC">
        <w:rPr>
          <w:rFonts w:ascii="Tahoma" w:hAnsi="Tahoma"/>
          <w:u w:val="single"/>
        </w:rPr>
        <w:t>Vinculação à Emissão de CRI</w:t>
      </w:r>
      <w:bookmarkEnd w:id="99"/>
    </w:p>
    <w:p w14:paraId="0E6F7998" w14:textId="4342DAE6" w:rsidR="00D65EA4" w:rsidRPr="00CA3CDC" w:rsidRDefault="00D65EA4" w:rsidP="0050450F">
      <w:pPr>
        <w:pStyle w:val="PargrafodaLista"/>
        <w:numPr>
          <w:ilvl w:val="2"/>
          <w:numId w:val="3"/>
        </w:numPr>
        <w:tabs>
          <w:tab w:val="left" w:pos="1134"/>
        </w:tabs>
        <w:spacing w:after="240" w:line="320" w:lineRule="exact"/>
        <w:ind w:left="0" w:firstLine="0"/>
        <w:jc w:val="both"/>
        <w:rPr>
          <w:rFonts w:ascii="Tahoma" w:eastAsia="Arial Unicode MS" w:hAnsi="Tahoma" w:cs="Tahoma"/>
          <w:w w:val="0"/>
        </w:rPr>
      </w:pPr>
      <w:bookmarkStart w:id="100" w:name="_Ref23508289"/>
      <w:r w:rsidRPr="00CA3CDC">
        <w:rPr>
          <w:rFonts w:ascii="Tahoma" w:hAnsi="Tahoma" w:cs="Tahoma"/>
        </w:rPr>
        <w:t>A partir da</w:t>
      </w:r>
      <w:r w:rsidR="009219FF" w:rsidRPr="00CA3CDC">
        <w:rPr>
          <w:rFonts w:ascii="Tahoma" w:hAnsi="Tahoma" w:cs="Tahoma"/>
        </w:rPr>
        <w:t xml:space="preserve"> primeira</w:t>
      </w:r>
      <w:r w:rsidRPr="00CA3CDC">
        <w:rPr>
          <w:rFonts w:ascii="Tahoma" w:hAnsi="Tahoma" w:cs="Tahoma"/>
        </w:rPr>
        <w:t xml:space="preserve"> Data de Integralização, as Debêntures </w:t>
      </w:r>
      <w:r w:rsidR="005C1074" w:rsidRPr="00CA3CDC">
        <w:rPr>
          <w:rFonts w:ascii="Tahoma" w:hAnsi="Tahoma" w:cs="Tahoma"/>
        </w:rPr>
        <w:t>serão vinculadas à</w:t>
      </w:r>
      <w:r w:rsidR="00AC284B" w:rsidRPr="00CA3CDC">
        <w:rPr>
          <w:rFonts w:ascii="Tahoma" w:hAnsi="Tahoma" w:cs="Tahoma"/>
        </w:rPr>
        <w:t xml:space="preserve"> </w:t>
      </w:r>
      <w:r w:rsidR="001B0C77" w:rsidRPr="00CA3CDC">
        <w:rPr>
          <w:rFonts w:ascii="Tahoma" w:hAnsi="Tahoma" w:cs="Tahoma"/>
        </w:rPr>
        <w:t>277</w:t>
      </w:r>
      <w:r w:rsidR="005C1074" w:rsidRPr="00CA3CDC">
        <w:rPr>
          <w:rFonts w:ascii="Tahoma" w:hAnsi="Tahoma" w:cs="Tahoma"/>
        </w:rPr>
        <w:t>ª</w:t>
      </w:r>
      <w:r w:rsidR="00CC75BD">
        <w:rPr>
          <w:rFonts w:ascii="Tahoma" w:hAnsi="Tahoma" w:cs="Tahoma"/>
        </w:rPr>
        <w:t> </w:t>
      </w:r>
      <w:r w:rsidR="000B0E3B" w:rsidRPr="00CA3CDC">
        <w:rPr>
          <w:rFonts w:ascii="Tahoma" w:hAnsi="Tahoma" w:cs="Tahoma"/>
        </w:rPr>
        <w:t xml:space="preserve">e </w:t>
      </w:r>
      <w:r w:rsidR="001B0C77" w:rsidRPr="00CA3CDC">
        <w:rPr>
          <w:rFonts w:ascii="Tahoma" w:hAnsi="Tahoma" w:cs="Tahoma"/>
        </w:rPr>
        <w:t>278</w:t>
      </w:r>
      <w:r w:rsidR="000B0E3B" w:rsidRPr="00CA3CDC">
        <w:rPr>
          <w:rFonts w:ascii="Tahoma" w:hAnsi="Tahoma" w:cs="Tahoma"/>
        </w:rPr>
        <w:t>ª</w:t>
      </w:r>
      <w:r w:rsidR="00F72AD2" w:rsidRPr="00CA3CDC">
        <w:rPr>
          <w:rFonts w:ascii="Tahoma" w:hAnsi="Tahoma" w:cs="Tahoma"/>
        </w:rPr>
        <w:t xml:space="preserve"> </w:t>
      </w:r>
      <w:r w:rsidR="00246942" w:rsidRPr="00CA3CDC">
        <w:rPr>
          <w:rFonts w:ascii="Tahoma" w:hAnsi="Tahoma" w:cs="Tahoma"/>
        </w:rPr>
        <w:t>s</w:t>
      </w:r>
      <w:r w:rsidR="005C1074" w:rsidRPr="00CA3CDC">
        <w:rPr>
          <w:rFonts w:ascii="Tahoma" w:hAnsi="Tahoma" w:cs="Tahoma"/>
        </w:rPr>
        <w:t>érie</w:t>
      </w:r>
      <w:r w:rsidR="000B0E3B" w:rsidRPr="00CA3CDC">
        <w:rPr>
          <w:rFonts w:ascii="Tahoma" w:hAnsi="Tahoma" w:cs="Tahoma"/>
        </w:rPr>
        <w:t>s</w:t>
      </w:r>
      <w:r w:rsidR="005C1074" w:rsidRPr="00CA3CDC">
        <w:rPr>
          <w:rFonts w:ascii="Tahoma" w:hAnsi="Tahoma" w:cs="Tahoma"/>
        </w:rPr>
        <w:t xml:space="preserve"> da </w:t>
      </w:r>
      <w:r w:rsidR="000B0E3B" w:rsidRPr="00CA3CDC">
        <w:rPr>
          <w:rFonts w:ascii="Tahoma" w:hAnsi="Tahoma" w:cs="Tahoma"/>
        </w:rPr>
        <w:t>1</w:t>
      </w:r>
      <w:r w:rsidR="00246942" w:rsidRPr="00CA3CDC">
        <w:rPr>
          <w:rFonts w:ascii="Tahoma" w:hAnsi="Tahoma" w:cs="Tahoma"/>
        </w:rPr>
        <w:t>ª e</w:t>
      </w:r>
      <w:r w:rsidR="005C1074" w:rsidRPr="00CA3CDC">
        <w:rPr>
          <w:rFonts w:ascii="Tahoma" w:hAnsi="Tahoma" w:cs="Tahoma"/>
        </w:rPr>
        <w:t xml:space="preserve">missão de </w:t>
      </w:r>
      <w:r w:rsidR="00311970" w:rsidRPr="00CA3CDC">
        <w:rPr>
          <w:rFonts w:ascii="Tahoma" w:hAnsi="Tahoma" w:cs="Tahoma"/>
        </w:rPr>
        <w:t xml:space="preserve">certificados de recebíveis imobiliários </w:t>
      </w:r>
      <w:r w:rsidR="005C1074" w:rsidRPr="00CA3CDC">
        <w:rPr>
          <w:rFonts w:ascii="Tahoma" w:hAnsi="Tahoma" w:cs="Tahoma"/>
        </w:rPr>
        <w:t>da Debenturista</w:t>
      </w:r>
      <w:r w:rsidR="005C1074" w:rsidRPr="00CA3CDC">
        <w:rPr>
          <w:rFonts w:ascii="Tahoma" w:eastAsia="Arial Unicode MS" w:hAnsi="Tahoma" w:cs="Tahoma"/>
          <w:w w:val="0"/>
        </w:rPr>
        <w:t xml:space="preserve"> (</w:t>
      </w:r>
      <w:r w:rsidR="000975DD" w:rsidRPr="00CA3CDC">
        <w:rPr>
          <w:rFonts w:ascii="Tahoma" w:eastAsia="Arial Unicode MS" w:hAnsi="Tahoma" w:cs="Tahoma"/>
          <w:w w:val="0"/>
        </w:rPr>
        <w:t>“</w:t>
      </w:r>
      <w:r w:rsidR="000975DD" w:rsidRPr="00CA3CDC">
        <w:rPr>
          <w:rFonts w:ascii="Tahoma" w:eastAsia="Arial Unicode MS" w:hAnsi="Tahoma" w:cs="Tahoma"/>
          <w:w w:val="0"/>
          <w:u w:val="single"/>
        </w:rPr>
        <w:t xml:space="preserve">CRI </w:t>
      </w:r>
      <w:r w:rsidR="00032211" w:rsidRPr="00CA3CDC">
        <w:rPr>
          <w:rFonts w:ascii="Tahoma" w:eastAsia="Arial Unicode MS" w:hAnsi="Tahoma" w:cs="Tahoma"/>
          <w:w w:val="0"/>
          <w:u w:val="single"/>
        </w:rPr>
        <w:t>IPCA</w:t>
      </w:r>
      <w:r w:rsidR="000975DD" w:rsidRPr="00CA3CDC">
        <w:rPr>
          <w:rFonts w:ascii="Tahoma" w:eastAsia="Arial Unicode MS" w:hAnsi="Tahoma" w:cs="Tahoma"/>
          <w:w w:val="0"/>
        </w:rPr>
        <w:t>”</w:t>
      </w:r>
      <w:r w:rsidR="00DC5637" w:rsidRPr="00CA3CDC">
        <w:rPr>
          <w:rFonts w:ascii="Tahoma" w:eastAsia="Arial Unicode MS" w:hAnsi="Tahoma" w:cs="Tahoma"/>
          <w:w w:val="0"/>
        </w:rPr>
        <w:t xml:space="preserve"> e</w:t>
      </w:r>
      <w:r w:rsidR="000975DD" w:rsidRPr="00CA3CDC">
        <w:rPr>
          <w:rFonts w:ascii="Tahoma" w:eastAsia="Arial Unicode MS" w:hAnsi="Tahoma" w:cs="Tahoma"/>
          <w:w w:val="0"/>
        </w:rPr>
        <w:t xml:space="preserve"> “</w:t>
      </w:r>
      <w:r w:rsidR="000975DD" w:rsidRPr="00CA3CDC">
        <w:rPr>
          <w:rFonts w:ascii="Tahoma" w:eastAsia="Arial Unicode MS" w:hAnsi="Tahoma" w:cs="Tahoma"/>
          <w:w w:val="0"/>
          <w:u w:val="single"/>
        </w:rPr>
        <w:t xml:space="preserve">CRI </w:t>
      </w:r>
      <w:r w:rsidR="00032211" w:rsidRPr="00CA3CDC">
        <w:rPr>
          <w:rFonts w:ascii="Tahoma" w:eastAsia="Arial Unicode MS" w:hAnsi="Tahoma" w:cs="Tahoma"/>
          <w:w w:val="0"/>
          <w:u w:val="single"/>
        </w:rPr>
        <w:t>DI</w:t>
      </w:r>
      <w:r w:rsidR="000975DD" w:rsidRPr="00CA3CDC">
        <w:rPr>
          <w:rFonts w:ascii="Tahoma" w:eastAsia="Arial Unicode MS" w:hAnsi="Tahoma" w:cs="Tahoma"/>
          <w:w w:val="0"/>
        </w:rPr>
        <w:t xml:space="preserve">”, respectivamente e, em conjunto, </w:t>
      </w:r>
      <w:r w:rsidR="005C1074" w:rsidRPr="00CA3CDC">
        <w:rPr>
          <w:rFonts w:ascii="Tahoma" w:eastAsia="Arial Unicode MS" w:hAnsi="Tahoma" w:cs="Tahoma"/>
          <w:w w:val="0"/>
        </w:rPr>
        <w:t>“</w:t>
      </w:r>
      <w:r w:rsidR="005C1074" w:rsidRPr="00CA3CDC">
        <w:rPr>
          <w:rFonts w:ascii="Tahoma" w:hAnsi="Tahoma"/>
          <w:w w:val="0"/>
          <w:u w:val="single"/>
        </w:rPr>
        <w:t>CRI</w:t>
      </w:r>
      <w:r w:rsidR="005C1074" w:rsidRPr="00CA3CDC">
        <w:rPr>
          <w:rFonts w:ascii="Tahoma" w:eastAsia="Arial Unicode MS" w:hAnsi="Tahoma" w:cs="Tahoma"/>
          <w:w w:val="0"/>
        </w:rPr>
        <w:t xml:space="preserve">”), sendo certo que os CRI serão objeto de oferta pública de distribuição, nos termos da Instrução </w:t>
      </w:r>
      <w:r w:rsidR="00353801" w:rsidRPr="00CA3CDC">
        <w:rPr>
          <w:rFonts w:ascii="Tahoma" w:eastAsia="Arial Unicode MS" w:hAnsi="Tahoma" w:cs="Tahoma"/>
          <w:w w:val="0"/>
        </w:rPr>
        <w:t xml:space="preserve">da </w:t>
      </w:r>
      <w:r w:rsidR="005C1074" w:rsidRPr="00CA3CDC">
        <w:rPr>
          <w:rFonts w:ascii="Tahoma" w:eastAsia="Arial Unicode MS" w:hAnsi="Tahoma" w:cs="Tahoma"/>
          <w:w w:val="0"/>
        </w:rPr>
        <w:t>CVM nº 476, de 16 de janeiro de 2019</w:t>
      </w:r>
      <w:r w:rsidR="00353801" w:rsidRPr="00CA3CDC">
        <w:rPr>
          <w:rFonts w:ascii="Tahoma" w:eastAsia="Arial Unicode MS" w:hAnsi="Tahoma" w:cs="Tahoma"/>
          <w:w w:val="0"/>
        </w:rPr>
        <w:t>, conforme alterada</w:t>
      </w:r>
      <w:r w:rsidR="005C1074" w:rsidRPr="00CA3CDC">
        <w:rPr>
          <w:rFonts w:ascii="Tahoma" w:eastAsia="Arial Unicode MS" w:hAnsi="Tahoma" w:cs="Tahoma"/>
          <w:w w:val="0"/>
        </w:rPr>
        <w:t xml:space="preserve"> (“</w:t>
      </w:r>
      <w:r w:rsidR="005C1074" w:rsidRPr="00CA3CDC">
        <w:rPr>
          <w:rFonts w:ascii="Tahoma" w:hAnsi="Tahoma"/>
          <w:w w:val="0"/>
          <w:u w:val="single"/>
        </w:rPr>
        <w:t>Instrução CVM 476</w:t>
      </w:r>
      <w:r w:rsidR="005C1074" w:rsidRPr="00CA3CDC">
        <w:rPr>
          <w:rFonts w:ascii="Tahoma" w:eastAsia="Arial Unicode MS" w:hAnsi="Tahoma" w:cs="Tahoma"/>
          <w:w w:val="0"/>
        </w:rPr>
        <w:t xml:space="preserve">”) e </w:t>
      </w:r>
      <w:r w:rsidR="000B0E3B" w:rsidRPr="00CA3CDC">
        <w:rPr>
          <w:rFonts w:ascii="Tahoma" w:eastAsia="Arial Unicode MS" w:hAnsi="Tahoma" w:cs="Tahoma"/>
          <w:b/>
          <w:w w:val="0"/>
        </w:rPr>
        <w:t>(i)</w:t>
      </w:r>
      <w:r w:rsidR="000B0E3B" w:rsidRPr="00CA3CDC">
        <w:rPr>
          <w:rFonts w:ascii="Tahoma" w:eastAsia="Arial Unicode MS" w:hAnsi="Tahoma" w:cs="Tahoma"/>
          <w:w w:val="0"/>
        </w:rPr>
        <w:t> </w:t>
      </w:r>
      <w:r w:rsidR="005C1074" w:rsidRPr="00CA3CDC">
        <w:rPr>
          <w:rFonts w:ascii="Tahoma" w:eastAsia="Arial Unicode MS" w:hAnsi="Tahoma" w:cs="Tahoma"/>
          <w:w w:val="0"/>
        </w:rPr>
        <w:t xml:space="preserve">do </w:t>
      </w:r>
      <w:r w:rsidR="00FE243A" w:rsidRPr="00CA3CDC">
        <w:rPr>
          <w:rFonts w:ascii="Tahoma" w:eastAsia="Arial Unicode MS" w:hAnsi="Tahoma" w:cs="Tahoma"/>
          <w:w w:val="0"/>
        </w:rPr>
        <w:t>“</w:t>
      </w:r>
      <w:r w:rsidR="00FE243A" w:rsidRPr="00CA3CDC">
        <w:rPr>
          <w:rFonts w:ascii="Tahoma" w:eastAsia="Arial Unicode MS" w:hAnsi="Tahoma" w:cs="Tahoma"/>
          <w:i/>
          <w:w w:val="0"/>
          <w:lang w:val="x-none"/>
        </w:rPr>
        <w:t>Termo</w:t>
      </w:r>
      <w:r w:rsidR="00FE243A" w:rsidRPr="00CA3CDC">
        <w:rPr>
          <w:rFonts w:ascii="Tahoma" w:hAnsi="Tahoma"/>
          <w:i/>
          <w:w w:val="0"/>
          <w:lang w:val="x-none"/>
        </w:rPr>
        <w:t xml:space="preserve"> de </w:t>
      </w:r>
      <w:r w:rsidR="00FE243A" w:rsidRPr="00CA3CDC">
        <w:rPr>
          <w:rFonts w:ascii="Tahoma" w:eastAsia="Arial Unicode MS" w:hAnsi="Tahoma" w:cs="Tahoma"/>
          <w:i/>
          <w:w w:val="0"/>
          <w:lang w:val="x-none"/>
        </w:rPr>
        <w:t>Securitização</w:t>
      </w:r>
      <w:r w:rsidR="00FE243A" w:rsidRPr="00CA3CDC">
        <w:rPr>
          <w:rFonts w:ascii="Tahoma" w:hAnsi="Tahoma"/>
          <w:i/>
          <w:w w:val="0"/>
          <w:lang w:val="x-none"/>
        </w:rPr>
        <w:t xml:space="preserve"> de </w:t>
      </w:r>
      <w:r w:rsidR="00FE243A" w:rsidRPr="00CA3CDC">
        <w:rPr>
          <w:rFonts w:ascii="Tahoma" w:eastAsia="Arial Unicode MS" w:hAnsi="Tahoma" w:cs="Tahoma"/>
          <w:i/>
          <w:w w:val="0"/>
          <w:lang w:val="x-none"/>
        </w:rPr>
        <w:t xml:space="preserve">Créditos Imobiliários da </w:t>
      </w:r>
      <w:r w:rsidR="00032211" w:rsidRPr="00CA3CDC">
        <w:rPr>
          <w:rFonts w:ascii="Tahoma" w:hAnsi="Tahoma" w:cs="Tahoma"/>
          <w:i/>
        </w:rPr>
        <w:t>277</w:t>
      </w:r>
      <w:r w:rsidR="00516D5B" w:rsidRPr="00CA3CDC">
        <w:rPr>
          <w:rFonts w:ascii="Tahoma" w:hAnsi="Tahoma" w:cs="Tahoma"/>
          <w:i/>
        </w:rPr>
        <w:t>ª</w:t>
      </w:r>
      <w:r w:rsidR="00F72AD2" w:rsidRPr="00CA3CDC">
        <w:rPr>
          <w:rFonts w:ascii="Tahoma" w:hAnsi="Tahoma" w:cs="Tahoma"/>
          <w:i/>
        </w:rPr>
        <w:t xml:space="preserve"> </w:t>
      </w:r>
      <w:r w:rsidR="00DC5637" w:rsidRPr="00CA3CDC">
        <w:rPr>
          <w:rFonts w:ascii="Tahoma" w:hAnsi="Tahoma" w:cs="Tahoma"/>
          <w:i/>
        </w:rPr>
        <w:t xml:space="preserve">e </w:t>
      </w:r>
      <w:r w:rsidR="00032211" w:rsidRPr="00CA3CDC">
        <w:rPr>
          <w:rFonts w:ascii="Tahoma" w:hAnsi="Tahoma" w:cs="Tahoma"/>
          <w:i/>
        </w:rPr>
        <w:t>278</w:t>
      </w:r>
      <w:r w:rsidR="00DC5637" w:rsidRPr="00CA3CDC">
        <w:rPr>
          <w:rFonts w:ascii="Tahoma" w:hAnsi="Tahoma" w:cs="Tahoma"/>
          <w:i/>
        </w:rPr>
        <w:t xml:space="preserve">ª </w:t>
      </w:r>
      <w:r w:rsidR="00516D5B" w:rsidRPr="00CA3CDC">
        <w:rPr>
          <w:rFonts w:ascii="Tahoma" w:hAnsi="Tahoma" w:cs="Tahoma"/>
          <w:i/>
        </w:rPr>
        <w:t>Série</w:t>
      </w:r>
      <w:r w:rsidR="00DC5637" w:rsidRPr="00CA3CDC">
        <w:rPr>
          <w:rFonts w:ascii="Tahoma" w:hAnsi="Tahoma" w:cs="Tahoma"/>
          <w:i/>
        </w:rPr>
        <w:t>s</w:t>
      </w:r>
      <w:r w:rsidR="00516D5B" w:rsidRPr="00CA3CDC">
        <w:rPr>
          <w:rFonts w:ascii="Tahoma" w:eastAsia="Arial Unicode MS" w:hAnsi="Tahoma" w:cs="Tahoma"/>
          <w:i/>
          <w:w w:val="0"/>
        </w:rPr>
        <w:t xml:space="preserve"> da </w:t>
      </w:r>
      <w:r w:rsidR="00886E8B" w:rsidRPr="00CA3CDC">
        <w:rPr>
          <w:rFonts w:ascii="Tahoma" w:eastAsia="Arial Unicode MS" w:hAnsi="Tahoma" w:cs="Tahoma"/>
          <w:i/>
          <w:w w:val="0"/>
        </w:rPr>
        <w:t>1</w:t>
      </w:r>
      <w:r w:rsidR="00FE243A" w:rsidRPr="00CA3CDC">
        <w:rPr>
          <w:rFonts w:ascii="Tahoma" w:eastAsia="Arial Unicode MS" w:hAnsi="Tahoma" w:cs="Tahoma"/>
          <w:i/>
          <w:w w:val="0"/>
          <w:lang w:val="x-none"/>
        </w:rPr>
        <w:t>ª</w:t>
      </w:r>
      <w:r w:rsidR="00FE243A" w:rsidRPr="00CA3CDC">
        <w:rPr>
          <w:rFonts w:ascii="Tahoma" w:eastAsia="Arial Unicode MS" w:hAnsi="Tahoma" w:cs="Tahoma"/>
          <w:i/>
          <w:w w:val="0"/>
        </w:rPr>
        <w:t xml:space="preserve"> </w:t>
      </w:r>
      <w:r w:rsidR="00FE243A" w:rsidRPr="00CA3CDC">
        <w:rPr>
          <w:rFonts w:ascii="Tahoma" w:eastAsia="Arial Unicode MS" w:hAnsi="Tahoma" w:cs="Tahoma"/>
          <w:i/>
          <w:w w:val="0"/>
          <w:lang w:val="x-none"/>
        </w:rPr>
        <w:t>Emissão</w:t>
      </w:r>
      <w:r w:rsidR="00FE243A" w:rsidRPr="00CA3CDC">
        <w:rPr>
          <w:rFonts w:ascii="Tahoma" w:eastAsia="Arial Unicode MS" w:hAnsi="Tahoma" w:cs="Tahoma"/>
          <w:i/>
          <w:w w:val="0"/>
        </w:rPr>
        <w:t>,</w:t>
      </w:r>
      <w:r w:rsidR="00FE243A" w:rsidRPr="00CA3CDC">
        <w:rPr>
          <w:rFonts w:ascii="Tahoma" w:eastAsia="Arial Unicode MS" w:hAnsi="Tahoma" w:cs="Tahoma"/>
          <w:i/>
          <w:w w:val="0"/>
          <w:lang w:val="x-none"/>
        </w:rPr>
        <w:t xml:space="preserve"> </w:t>
      </w:r>
      <w:r w:rsidR="00FE243A" w:rsidRPr="00CA3CDC">
        <w:rPr>
          <w:rFonts w:ascii="Tahoma" w:eastAsia="Arial Unicode MS" w:hAnsi="Tahoma" w:cs="Tahoma"/>
          <w:i/>
          <w:w w:val="0"/>
        </w:rPr>
        <w:t xml:space="preserve">de Certificados de Recebíveis Imobiliários </w:t>
      </w:r>
      <w:r w:rsidR="00FE243A" w:rsidRPr="00CA3CDC">
        <w:rPr>
          <w:rFonts w:ascii="Tahoma" w:eastAsia="Arial Unicode MS" w:hAnsi="Tahoma" w:cs="Tahoma"/>
          <w:i/>
          <w:w w:val="0"/>
          <w:lang w:val="x-none"/>
        </w:rPr>
        <w:t xml:space="preserve">da </w:t>
      </w:r>
      <w:r w:rsidR="00886E8B" w:rsidRPr="00CA3CDC">
        <w:rPr>
          <w:rFonts w:ascii="Tahoma" w:eastAsia="Arial Unicode MS" w:hAnsi="Tahoma" w:cs="Tahoma"/>
          <w:i/>
          <w:w w:val="0"/>
        </w:rPr>
        <w:t>True Securitizadora S.A.</w:t>
      </w:r>
      <w:r w:rsidR="00FE243A" w:rsidRPr="00CA3CDC">
        <w:rPr>
          <w:rFonts w:ascii="Tahoma" w:eastAsia="Arial Unicode MS" w:hAnsi="Tahoma" w:cs="Tahoma"/>
          <w:w w:val="0"/>
        </w:rPr>
        <w:t>” </w:t>
      </w:r>
      <w:r w:rsidR="00AF3374" w:rsidRPr="00CA3CDC">
        <w:rPr>
          <w:rFonts w:ascii="Tahoma" w:eastAsia="Arial Unicode MS" w:hAnsi="Tahoma" w:cs="Tahoma"/>
          <w:w w:val="0"/>
        </w:rPr>
        <w:t>a ser celebrado entre a Debenturista e o Agente Fiduciário dos CRI</w:t>
      </w:r>
      <w:r w:rsidR="00AF3374" w:rsidRPr="00CA3CDC">
        <w:rPr>
          <w:rFonts w:ascii="Tahoma" w:hAnsi="Tahoma"/>
          <w:w w:val="0"/>
          <w:lang w:val="x-none"/>
        </w:rPr>
        <w:t xml:space="preserve"> </w:t>
      </w:r>
      <w:r w:rsidR="00FE243A" w:rsidRPr="00CA3CDC">
        <w:rPr>
          <w:rFonts w:ascii="Tahoma" w:hAnsi="Tahoma"/>
          <w:w w:val="0"/>
          <w:lang w:val="x-none"/>
        </w:rPr>
        <w:t>(</w:t>
      </w:r>
      <w:r w:rsidR="00FE243A" w:rsidRPr="00CA3CDC">
        <w:rPr>
          <w:rFonts w:ascii="Tahoma" w:eastAsia="Arial Unicode MS" w:hAnsi="Tahoma" w:cs="Tahoma"/>
          <w:w w:val="0"/>
        </w:rPr>
        <w:t>“</w:t>
      </w:r>
      <w:r w:rsidR="00FE243A" w:rsidRPr="00CA3CDC">
        <w:rPr>
          <w:rFonts w:ascii="Tahoma" w:hAnsi="Tahoma"/>
          <w:w w:val="0"/>
          <w:u w:val="single"/>
          <w:lang w:val="x-none"/>
        </w:rPr>
        <w:t>Termo de Securitização</w:t>
      </w:r>
      <w:r w:rsidR="00FE243A" w:rsidRPr="00CA3CDC">
        <w:rPr>
          <w:rFonts w:ascii="Tahoma" w:eastAsia="Arial Unicode MS" w:hAnsi="Tahoma" w:cs="Tahoma"/>
          <w:w w:val="0"/>
        </w:rPr>
        <w:t>”</w:t>
      </w:r>
      <w:r w:rsidR="00FE243A" w:rsidRPr="00CA3CDC">
        <w:rPr>
          <w:rFonts w:ascii="Tahoma" w:hAnsi="Tahoma"/>
          <w:w w:val="0"/>
          <w:lang w:val="x-none"/>
        </w:rPr>
        <w:t>)</w:t>
      </w:r>
      <w:r w:rsidR="005C1074" w:rsidRPr="00CA3CDC">
        <w:rPr>
          <w:rFonts w:ascii="Tahoma" w:eastAsia="Arial Unicode MS" w:hAnsi="Tahoma" w:cs="Tahoma"/>
          <w:w w:val="0"/>
        </w:rPr>
        <w:t>.</w:t>
      </w:r>
      <w:bookmarkEnd w:id="100"/>
    </w:p>
    <w:p w14:paraId="65987A42" w14:textId="3401F29A" w:rsidR="002A3804" w:rsidRPr="00CA3CDC" w:rsidRDefault="00C40307"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bookmarkStart w:id="101" w:name="_Hlk13760002"/>
      <w:bookmarkStart w:id="102" w:name="_Hlk24450973"/>
      <w:r w:rsidRPr="00CA3CDC">
        <w:rPr>
          <w:rFonts w:ascii="Tahoma" w:eastAsia="Arial Unicode MS" w:hAnsi="Tahoma" w:cs="Tahoma"/>
          <w:w w:val="0"/>
        </w:rPr>
        <w:t>Em vista da vinculação mencionada n</w:t>
      </w:r>
      <w:r w:rsidR="0030299F" w:rsidRPr="00CA3CDC">
        <w:rPr>
          <w:rFonts w:ascii="Tahoma" w:eastAsia="Arial Unicode MS" w:hAnsi="Tahoma" w:cs="Tahoma"/>
          <w:w w:val="0"/>
        </w:rPr>
        <w:t>a Cláusula</w:t>
      </w:r>
      <w:r w:rsidR="00604E72" w:rsidRPr="00CA3CDC">
        <w:rPr>
          <w:rFonts w:ascii="Tahoma" w:eastAsia="Arial Unicode MS" w:hAnsi="Tahoma" w:cs="Tahoma"/>
          <w:w w:val="0"/>
        </w:rPr>
        <w:t xml:space="preserve"> </w:t>
      </w:r>
      <w:r w:rsidR="00604E72" w:rsidRPr="00CA3CDC">
        <w:rPr>
          <w:rFonts w:ascii="Tahoma" w:eastAsia="Arial Unicode MS" w:hAnsi="Tahoma" w:cs="Tahoma"/>
          <w:w w:val="0"/>
        </w:rPr>
        <w:fldChar w:fldCharType="begin"/>
      </w:r>
      <w:r w:rsidR="00604E72" w:rsidRPr="00CA3CDC">
        <w:rPr>
          <w:rFonts w:ascii="Tahoma" w:eastAsia="Arial Unicode MS" w:hAnsi="Tahoma" w:cs="Tahoma"/>
          <w:w w:val="0"/>
        </w:rPr>
        <w:instrText xml:space="preserve"> REF _Ref23508289 \r \p \h </w:instrText>
      </w:r>
      <w:r w:rsidR="00E9716C" w:rsidRPr="00CA3CDC">
        <w:rPr>
          <w:rFonts w:ascii="Tahoma" w:eastAsia="Arial Unicode MS" w:hAnsi="Tahoma" w:cs="Tahoma"/>
          <w:w w:val="0"/>
        </w:rPr>
        <w:instrText xml:space="preserve"> \* MERGEFORMAT </w:instrText>
      </w:r>
      <w:r w:rsidR="00604E72" w:rsidRPr="00CA3CDC">
        <w:rPr>
          <w:rFonts w:ascii="Tahoma" w:eastAsia="Arial Unicode MS" w:hAnsi="Tahoma" w:cs="Tahoma"/>
          <w:w w:val="0"/>
        </w:rPr>
      </w:r>
      <w:r w:rsidR="00604E72" w:rsidRPr="00CA3CDC">
        <w:rPr>
          <w:rFonts w:ascii="Tahoma" w:eastAsia="Arial Unicode MS" w:hAnsi="Tahoma" w:cs="Tahoma"/>
          <w:w w:val="0"/>
        </w:rPr>
        <w:fldChar w:fldCharType="separate"/>
      </w:r>
      <w:r w:rsidR="003963D9">
        <w:rPr>
          <w:rFonts w:ascii="Tahoma" w:eastAsia="Arial Unicode MS" w:hAnsi="Tahoma" w:cs="Tahoma"/>
          <w:w w:val="0"/>
        </w:rPr>
        <w:t>5.26.1 acima</w:t>
      </w:r>
      <w:r w:rsidR="00604E72" w:rsidRPr="00CA3CDC">
        <w:rPr>
          <w:rFonts w:ascii="Tahoma" w:eastAsia="Arial Unicode MS" w:hAnsi="Tahoma" w:cs="Tahoma"/>
          <w:w w:val="0"/>
        </w:rPr>
        <w:fldChar w:fldCharType="end"/>
      </w:r>
      <w:r w:rsidRPr="00CA3CDC">
        <w:rPr>
          <w:rFonts w:ascii="Tahoma" w:eastAsia="Arial Unicode MS" w:hAnsi="Tahoma" w:cs="Tahoma"/>
          <w:w w:val="0"/>
        </w:rPr>
        <w:t xml:space="preserve">, a Emissora tem ciência e concorda que </w:t>
      </w:r>
      <w:r w:rsidRPr="00CA3CDC">
        <w:rPr>
          <w:rFonts w:ascii="Tahoma" w:hAnsi="Tahoma" w:cs="Tahoma"/>
        </w:rPr>
        <w:t>em</w:t>
      </w:r>
      <w:r w:rsidRPr="00CA3CDC">
        <w:rPr>
          <w:rFonts w:ascii="Tahoma" w:eastAsia="Arial Unicode MS" w:hAnsi="Tahoma" w:cs="Tahoma"/>
          <w:w w:val="0"/>
        </w:rPr>
        <w:t xml:space="preserve"> razão do regime fiduciário a ser instituído pela Debenturista, na qualidade de securitizadora e emissora dos CRI, na for</w:t>
      </w:r>
      <w:r w:rsidR="00DD31C3" w:rsidRPr="00CA3CDC">
        <w:rPr>
          <w:rFonts w:ascii="Tahoma" w:eastAsia="Arial Unicode MS" w:hAnsi="Tahoma" w:cs="Tahoma"/>
          <w:w w:val="0"/>
        </w:rPr>
        <w:t>ma do artigo 9º da Lei nº 9.514, de 20 de novembro de 19</w:t>
      </w:r>
      <w:r w:rsidRPr="00CA3CDC">
        <w:rPr>
          <w:rFonts w:ascii="Tahoma" w:eastAsia="Arial Unicode MS" w:hAnsi="Tahoma" w:cs="Tahoma"/>
          <w:w w:val="0"/>
        </w:rPr>
        <w:t xml:space="preserve">97, </w:t>
      </w:r>
      <w:r w:rsidR="00F74FA5" w:rsidRPr="00CA3CDC">
        <w:rPr>
          <w:rFonts w:ascii="Tahoma" w:eastAsia="Arial Unicode MS" w:hAnsi="Tahoma" w:cs="Tahoma"/>
          <w:w w:val="0"/>
        </w:rPr>
        <w:t xml:space="preserve">conforme alterada, </w:t>
      </w:r>
      <w:r w:rsidRPr="00CA3CDC">
        <w:rPr>
          <w:rFonts w:ascii="Tahoma" w:eastAsia="Arial Unicode MS" w:hAnsi="Tahoma" w:cs="Tahoma"/>
          <w:w w:val="0"/>
        </w:rPr>
        <w:t>todos e quaisquer recursos devidos à Debenturista, em decorrência da titularidade das Debêntures, estarão expressamente vinculados aos pagamentos a serem realizados aos investidores dos CRI e não estarão sujeitos a qualquer tipo de compensação</w:t>
      </w:r>
      <w:r w:rsidR="00412D1B" w:rsidRPr="00CA3CDC">
        <w:rPr>
          <w:rFonts w:ascii="Tahoma" w:eastAsia="Arial Unicode MS" w:hAnsi="Tahoma" w:cs="Tahoma"/>
          <w:w w:val="0"/>
        </w:rPr>
        <w:t>, retenção ou desconto</w:t>
      </w:r>
      <w:r w:rsidRPr="00CA3CDC">
        <w:rPr>
          <w:rFonts w:ascii="Tahoma" w:eastAsia="Arial Unicode MS" w:hAnsi="Tahoma" w:cs="Tahoma"/>
          <w:w w:val="0"/>
        </w:rPr>
        <w:t>.</w:t>
      </w:r>
      <w:bookmarkEnd w:id="101"/>
      <w:r w:rsidR="002A3804" w:rsidRPr="00CA3CDC">
        <w:rPr>
          <w:rFonts w:ascii="Tahoma" w:eastAsia="Arial Unicode MS" w:hAnsi="Tahoma" w:cs="Tahoma"/>
          <w:w w:val="0"/>
        </w:rPr>
        <w:t xml:space="preserve"> </w:t>
      </w:r>
      <w:r w:rsidR="002A3804" w:rsidRPr="00CA3CDC">
        <w:rPr>
          <w:rFonts w:ascii="Tahoma" w:hAnsi="Tahoma" w:cs="Tahoma"/>
          <w:color w:val="000000"/>
        </w:rPr>
        <w:t xml:space="preserve">Neste sentido, os créditos imobiliários </w:t>
      </w:r>
      <w:r w:rsidR="002A3804" w:rsidRPr="00CA3CDC">
        <w:rPr>
          <w:rFonts w:ascii="Tahoma" w:eastAsia="Arial Unicode MS" w:hAnsi="Tahoma" w:cs="Tahoma"/>
          <w:w w:val="0"/>
        </w:rPr>
        <w:t>oriundos da presente Emissão (“</w:t>
      </w:r>
      <w:r w:rsidR="002A3804" w:rsidRPr="00CA3CDC">
        <w:rPr>
          <w:rFonts w:ascii="Tahoma" w:eastAsia="Arial Unicode MS" w:hAnsi="Tahoma" w:cs="Tahoma"/>
          <w:w w:val="0"/>
          <w:u w:val="single"/>
        </w:rPr>
        <w:t>Créditos Imobiliários</w:t>
      </w:r>
      <w:r w:rsidR="002A3804" w:rsidRPr="00CA3CDC">
        <w:rPr>
          <w:rFonts w:ascii="Tahoma" w:eastAsia="Arial Unicode MS" w:hAnsi="Tahoma" w:cs="Tahoma"/>
          <w:w w:val="0"/>
        </w:rPr>
        <w:t>”)</w:t>
      </w:r>
      <w:r w:rsidR="002A3804" w:rsidRPr="00CA3CDC">
        <w:rPr>
          <w:rFonts w:ascii="Tahoma" w:hAnsi="Tahoma" w:cs="Tahoma"/>
          <w:color w:val="000000"/>
        </w:rPr>
        <w:t>:</w:t>
      </w:r>
    </w:p>
    <w:p w14:paraId="25971F1A" w14:textId="49C4CB0C"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eastAsia="Arial Unicode MS" w:hAnsi="Tahoma" w:cs="Tahoma"/>
          <w:w w:val="0"/>
        </w:rPr>
        <w:t>c</w:t>
      </w:r>
      <w:r w:rsidRPr="00CA3CDC">
        <w:rPr>
          <w:rFonts w:ascii="Tahoma" w:hAnsi="Tahoma" w:cs="Tahoma"/>
        </w:rPr>
        <w:t xml:space="preserve">onstituem </w:t>
      </w:r>
      <w:r w:rsidR="009726A5" w:rsidRPr="00CA3CDC">
        <w:rPr>
          <w:rFonts w:ascii="Tahoma" w:hAnsi="Tahoma" w:cs="Tahoma"/>
        </w:rPr>
        <w:t>Patrimônio Separado</w:t>
      </w:r>
      <w:r w:rsidRPr="00CA3CDC">
        <w:rPr>
          <w:rFonts w:ascii="Tahoma" w:hAnsi="Tahoma" w:cs="Tahoma"/>
        </w:rPr>
        <w:t>, não se confundindo com o patrimônio da Securitizadora em nenhuma hipótese;</w:t>
      </w:r>
    </w:p>
    <w:p w14:paraId="3190FC37"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lastRenderedPageBreak/>
        <w:t>permanecerão segregados do patrimônio da Securitizadora até o pagamento integral da totalidade dos CRI;</w:t>
      </w:r>
    </w:p>
    <w:p w14:paraId="2228A6AB"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t>destinam-se exclusivamente ao pagamento dos CRI aos quais estão vinculados, bem como do respectivo custo da administração;</w:t>
      </w:r>
    </w:p>
    <w:p w14:paraId="0C8EBC0D"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t>estão isentos e imunes de qualquer ação ou execução promovida por credores da Securitizadora</w:t>
      </w:r>
      <w:r w:rsidR="00097A6B" w:rsidRPr="00CA3CDC">
        <w:rPr>
          <w:rFonts w:ascii="Tahoma" w:hAnsi="Tahoma" w:cs="Tahoma"/>
        </w:rPr>
        <w:t>, observados os fatores de risco previstos no Termo de Securitização</w:t>
      </w:r>
      <w:r w:rsidRPr="00CA3CDC">
        <w:rPr>
          <w:rFonts w:ascii="Tahoma" w:hAnsi="Tahoma" w:cs="Tahoma"/>
        </w:rPr>
        <w:t>;</w:t>
      </w:r>
    </w:p>
    <w:p w14:paraId="5AD0EE9A"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t xml:space="preserve">não podem ser utilizados na prestação de garantias e não podem ser excutidos por quaisquer credores da Securitizadora, por mais privilegiados que </w:t>
      </w:r>
      <w:proofErr w:type="gramStart"/>
      <w:r w:rsidRPr="00CA3CDC">
        <w:rPr>
          <w:rFonts w:ascii="Tahoma" w:hAnsi="Tahoma" w:cs="Tahoma"/>
        </w:rPr>
        <w:t>sejam</w:t>
      </w:r>
      <w:r w:rsidR="004C05B4" w:rsidRPr="00CA3CDC">
        <w:rPr>
          <w:rFonts w:ascii="Tahoma" w:hAnsi="Tahoma" w:cs="Tahoma"/>
        </w:rPr>
        <w:t>, observados</w:t>
      </w:r>
      <w:proofErr w:type="gramEnd"/>
      <w:r w:rsidR="004C05B4" w:rsidRPr="00CA3CDC">
        <w:rPr>
          <w:rFonts w:ascii="Tahoma" w:hAnsi="Tahoma" w:cs="Tahoma"/>
        </w:rPr>
        <w:t xml:space="preserve"> os fatores de risco previstos no Termo de Securitização</w:t>
      </w:r>
      <w:r w:rsidRPr="00CA3CDC">
        <w:rPr>
          <w:rFonts w:ascii="Tahoma" w:hAnsi="Tahoma" w:cs="Tahoma"/>
        </w:rPr>
        <w:t>; e</w:t>
      </w:r>
    </w:p>
    <w:p w14:paraId="1C5E6669" w14:textId="77777777" w:rsidR="002A3804" w:rsidRPr="00CA3CDC" w:rsidRDefault="002A3804" w:rsidP="0050450F">
      <w:pPr>
        <w:pStyle w:val="PargrafodaLista"/>
        <w:numPr>
          <w:ilvl w:val="0"/>
          <w:numId w:val="13"/>
        </w:numPr>
        <w:spacing w:after="240" w:line="320" w:lineRule="exact"/>
        <w:ind w:left="1134" w:hanging="1134"/>
        <w:jc w:val="both"/>
        <w:rPr>
          <w:rFonts w:ascii="Tahoma" w:hAnsi="Tahoma" w:cs="Tahoma"/>
        </w:rPr>
      </w:pPr>
      <w:r w:rsidRPr="00CA3CDC">
        <w:rPr>
          <w:rFonts w:ascii="Tahoma" w:hAnsi="Tahoma" w:cs="Tahoma"/>
        </w:rPr>
        <w:t>somente respondem pelas obrigações decorrentes dos CRI aos quais estão vinculados</w:t>
      </w:r>
      <w:bookmarkEnd w:id="102"/>
      <w:r w:rsidRPr="00CA3CDC">
        <w:rPr>
          <w:rFonts w:ascii="Tahoma" w:hAnsi="Tahoma" w:cs="Tahoma"/>
        </w:rPr>
        <w:t>.</w:t>
      </w:r>
    </w:p>
    <w:p w14:paraId="6C8B832A" w14:textId="77777777" w:rsidR="002A3804" w:rsidRPr="00CA3CDC" w:rsidRDefault="002C67F0" w:rsidP="0050450F">
      <w:pPr>
        <w:pStyle w:val="PargrafodaLista"/>
        <w:numPr>
          <w:ilvl w:val="2"/>
          <w:numId w:val="3"/>
        </w:numPr>
        <w:tabs>
          <w:tab w:val="left" w:pos="1134"/>
        </w:tabs>
        <w:spacing w:after="240" w:line="320" w:lineRule="exact"/>
        <w:ind w:left="0" w:firstLine="0"/>
        <w:jc w:val="both"/>
        <w:rPr>
          <w:rFonts w:ascii="Tahoma" w:eastAsia="Arial Unicode MS" w:hAnsi="Tahoma" w:cs="Tahoma"/>
          <w:w w:val="0"/>
        </w:rPr>
      </w:pPr>
      <w:r w:rsidRPr="00CA3CDC">
        <w:rPr>
          <w:rFonts w:ascii="Tahoma" w:eastAsia="Arial Unicode MS" w:hAnsi="Tahoma" w:cs="Tahoma"/>
          <w:w w:val="0"/>
        </w:rPr>
        <w:t>Os Créditos Imobiliários</w:t>
      </w:r>
      <w:r w:rsidR="00B51DB5" w:rsidRPr="00CA3CDC">
        <w:rPr>
          <w:rFonts w:ascii="Tahoma" w:eastAsia="Arial Unicode MS" w:hAnsi="Tahoma" w:cs="Tahoma"/>
          <w:w w:val="0"/>
        </w:rPr>
        <w:t xml:space="preserve"> </w:t>
      </w:r>
      <w:r w:rsidRPr="00CA3CDC">
        <w:rPr>
          <w:rFonts w:ascii="Tahoma" w:eastAsia="Arial Unicode MS" w:hAnsi="Tahoma" w:cs="Tahoma"/>
          <w:w w:val="0"/>
        </w:rPr>
        <w:t xml:space="preserve">serão integralmente subscritos pela Debenturista nos termos da presente Escritura de Emissão, mediante assinatura do Boletim de Subscrição, nos termos da Cláusula </w:t>
      </w:r>
      <w:r w:rsidRPr="00CA3CDC">
        <w:rPr>
          <w:rFonts w:ascii="Tahoma" w:eastAsia="Arial Unicode MS" w:hAnsi="Tahoma" w:cs="Tahoma"/>
          <w:w w:val="0"/>
        </w:rPr>
        <w:fldChar w:fldCharType="begin"/>
      </w:r>
      <w:r w:rsidRPr="00CA3CDC">
        <w:rPr>
          <w:rFonts w:ascii="Tahoma" w:eastAsia="Arial Unicode MS" w:hAnsi="Tahoma" w:cs="Tahoma"/>
          <w:w w:val="0"/>
        </w:rPr>
        <w:instrText xml:space="preserve"> REF _Ref24040178 \r \p \h </w:instrText>
      </w:r>
      <w:r w:rsidR="003D4933">
        <w:rPr>
          <w:rFonts w:ascii="Tahoma" w:eastAsia="Arial Unicode MS" w:hAnsi="Tahoma" w:cs="Tahoma"/>
          <w:w w:val="0"/>
        </w:rPr>
        <w:instrText xml:space="preserve"> \* MERGEFORMAT </w:instrText>
      </w:r>
      <w:r w:rsidRPr="00CA3CDC">
        <w:rPr>
          <w:rFonts w:ascii="Tahoma" w:eastAsia="Arial Unicode MS" w:hAnsi="Tahoma" w:cs="Tahoma"/>
          <w:w w:val="0"/>
        </w:rPr>
      </w:r>
      <w:r w:rsidRPr="00CA3CDC">
        <w:rPr>
          <w:rFonts w:ascii="Tahoma" w:eastAsia="Arial Unicode MS" w:hAnsi="Tahoma" w:cs="Tahoma"/>
          <w:w w:val="0"/>
        </w:rPr>
        <w:fldChar w:fldCharType="separate"/>
      </w:r>
      <w:r w:rsidR="003963D9">
        <w:rPr>
          <w:rFonts w:ascii="Tahoma" w:eastAsia="Arial Unicode MS" w:hAnsi="Tahoma" w:cs="Tahoma"/>
          <w:w w:val="0"/>
        </w:rPr>
        <w:t>5.11 acima</w:t>
      </w:r>
      <w:r w:rsidRPr="00CA3CDC">
        <w:rPr>
          <w:rFonts w:ascii="Tahoma" w:eastAsia="Arial Unicode MS" w:hAnsi="Tahoma" w:cs="Tahoma"/>
          <w:w w:val="0"/>
        </w:rPr>
        <w:fldChar w:fldCharType="end"/>
      </w:r>
      <w:r w:rsidRPr="00CA3CDC">
        <w:rPr>
          <w:rFonts w:ascii="Tahoma" w:eastAsia="Arial Unicode MS" w:hAnsi="Tahoma" w:cs="Tahoma"/>
          <w:w w:val="0"/>
        </w:rPr>
        <w:t xml:space="preserve">. </w:t>
      </w:r>
    </w:p>
    <w:p w14:paraId="3F33C4DD" w14:textId="5B04D09E" w:rsidR="001310D9" w:rsidRPr="00CA3CDC" w:rsidRDefault="00F43927" w:rsidP="0050450F">
      <w:pPr>
        <w:pStyle w:val="PargrafodaLista"/>
        <w:numPr>
          <w:ilvl w:val="3"/>
          <w:numId w:val="3"/>
        </w:numPr>
        <w:tabs>
          <w:tab w:val="left" w:pos="1134"/>
        </w:tabs>
        <w:spacing w:after="240" w:line="320" w:lineRule="exact"/>
        <w:ind w:left="0" w:firstLine="0"/>
        <w:jc w:val="both"/>
        <w:rPr>
          <w:rFonts w:ascii="Tahoma" w:eastAsia="Arial Unicode MS" w:hAnsi="Tahoma" w:cs="Tahoma"/>
          <w:w w:val="0"/>
        </w:rPr>
      </w:pPr>
      <w:r w:rsidRPr="00CA3CDC">
        <w:rPr>
          <w:rFonts w:ascii="Tahoma" w:eastAsia="Arial Unicode MS" w:hAnsi="Tahoma" w:cs="Tahoma"/>
          <w:w w:val="0"/>
        </w:rPr>
        <w:t>Para fins da vinculação aos CRI, o</w:t>
      </w:r>
      <w:r w:rsidR="001310D9" w:rsidRPr="00CA3CDC">
        <w:rPr>
          <w:rFonts w:ascii="Tahoma" w:eastAsia="Arial Unicode MS" w:hAnsi="Tahoma" w:cs="Tahoma"/>
          <w:w w:val="0"/>
        </w:rPr>
        <w:t>s Créditos Imobiliários</w:t>
      </w:r>
      <w:r w:rsidR="00AF2CD7" w:rsidRPr="00CA3CDC">
        <w:rPr>
          <w:rFonts w:ascii="Tahoma" w:eastAsia="Arial Unicode MS" w:hAnsi="Tahoma" w:cs="Tahoma"/>
          <w:w w:val="0"/>
        </w:rPr>
        <w:t xml:space="preserve"> serão representados por </w:t>
      </w:r>
      <w:r w:rsidR="00AF2CD7" w:rsidRPr="00CA3CDC">
        <w:rPr>
          <w:rFonts w:ascii="Tahoma" w:eastAsia="Arial Unicode MS" w:hAnsi="Tahoma" w:cs="Tahoma"/>
          <w:w w:val="0"/>
          <w:lang w:val="x-none"/>
        </w:rPr>
        <w:t>cédula</w:t>
      </w:r>
      <w:r w:rsidR="00B51DB5" w:rsidRPr="00CA3CDC">
        <w:rPr>
          <w:rFonts w:ascii="Tahoma" w:eastAsia="Arial Unicode MS" w:hAnsi="Tahoma" w:cs="Tahoma"/>
          <w:w w:val="0"/>
        </w:rPr>
        <w:t>s</w:t>
      </w:r>
      <w:r w:rsidR="00AF2CD7" w:rsidRPr="00CA3CDC">
        <w:rPr>
          <w:rFonts w:ascii="Tahoma" w:eastAsia="Arial Unicode MS" w:hAnsi="Tahoma" w:cs="Tahoma"/>
          <w:w w:val="0"/>
          <w:lang w:val="x-none"/>
        </w:rPr>
        <w:t xml:space="preserve"> de crédito imobiliário</w:t>
      </w:r>
      <w:r w:rsidR="00AF2CD7" w:rsidRPr="00CA3CDC">
        <w:rPr>
          <w:rFonts w:ascii="Tahoma" w:eastAsia="Arial Unicode MS" w:hAnsi="Tahoma" w:cs="Tahoma"/>
          <w:w w:val="0"/>
        </w:rPr>
        <w:t xml:space="preserve"> </w:t>
      </w:r>
      <w:r w:rsidR="00AF2CD7" w:rsidRPr="00CA3CDC">
        <w:rPr>
          <w:rFonts w:ascii="Tahoma" w:eastAsia="Arial Unicode MS" w:hAnsi="Tahoma" w:cs="Tahoma"/>
          <w:w w:val="0"/>
          <w:lang w:val="x-none"/>
        </w:rPr>
        <w:t>(“</w:t>
      </w:r>
      <w:r w:rsidR="00AF2CD7" w:rsidRPr="00CA3CDC">
        <w:rPr>
          <w:rFonts w:ascii="Tahoma" w:eastAsia="Arial Unicode MS" w:hAnsi="Tahoma" w:cs="Tahoma"/>
          <w:w w:val="0"/>
          <w:u w:val="single"/>
          <w:lang w:val="x-none"/>
        </w:rPr>
        <w:t>CCI</w:t>
      </w:r>
      <w:r w:rsidR="00AF2CD7" w:rsidRPr="00CA3CDC">
        <w:rPr>
          <w:rFonts w:ascii="Tahoma" w:eastAsia="Arial Unicode MS" w:hAnsi="Tahoma" w:cs="Tahoma"/>
          <w:w w:val="0"/>
          <w:u w:val="single"/>
        </w:rPr>
        <w:t xml:space="preserve"> Debêntures</w:t>
      </w:r>
      <w:r w:rsidR="00AF2CD7" w:rsidRPr="00CA3CDC">
        <w:rPr>
          <w:rFonts w:ascii="Tahoma" w:eastAsia="Arial Unicode MS" w:hAnsi="Tahoma" w:cs="Tahoma"/>
          <w:w w:val="0"/>
          <w:lang w:val="x-none"/>
        </w:rPr>
        <w:t>”)</w:t>
      </w:r>
      <w:r w:rsidR="00AF2CD7" w:rsidRPr="00CA3CDC">
        <w:rPr>
          <w:rFonts w:ascii="Tahoma" w:eastAsia="Arial Unicode MS" w:hAnsi="Tahoma" w:cs="Tahoma"/>
          <w:w w:val="0"/>
        </w:rPr>
        <w:t>, a ser</w:t>
      </w:r>
      <w:r w:rsidR="00B51DB5" w:rsidRPr="00CA3CDC">
        <w:rPr>
          <w:rFonts w:ascii="Tahoma" w:eastAsia="Arial Unicode MS" w:hAnsi="Tahoma" w:cs="Tahoma"/>
          <w:w w:val="0"/>
        </w:rPr>
        <w:t>em</w:t>
      </w:r>
      <w:r w:rsidR="00AF2CD7" w:rsidRPr="00CA3CDC">
        <w:rPr>
          <w:rFonts w:ascii="Tahoma" w:eastAsia="Arial Unicode MS" w:hAnsi="Tahoma" w:cs="Tahoma"/>
          <w:w w:val="0"/>
        </w:rPr>
        <w:t xml:space="preserve"> emitid</w:t>
      </w:r>
      <w:r w:rsidR="005F6CE9" w:rsidRPr="00CA3CDC">
        <w:rPr>
          <w:rFonts w:ascii="Tahoma" w:eastAsia="Arial Unicode MS" w:hAnsi="Tahoma" w:cs="Tahoma"/>
          <w:w w:val="0"/>
        </w:rPr>
        <w:t>a</w:t>
      </w:r>
      <w:r w:rsidR="00B51DB5" w:rsidRPr="00CA3CDC">
        <w:rPr>
          <w:rFonts w:ascii="Tahoma" w:eastAsia="Arial Unicode MS" w:hAnsi="Tahoma" w:cs="Tahoma"/>
          <w:w w:val="0"/>
        </w:rPr>
        <w:t>s</w:t>
      </w:r>
      <w:r w:rsidR="00AF2CD7" w:rsidRPr="00CA3CDC">
        <w:rPr>
          <w:rFonts w:ascii="Tahoma" w:eastAsia="Arial Unicode MS" w:hAnsi="Tahoma" w:cs="Tahoma"/>
          <w:w w:val="0"/>
        </w:rPr>
        <w:t xml:space="preserve"> </w:t>
      </w:r>
      <w:r w:rsidR="00AF2CD7" w:rsidRPr="00CA3CDC">
        <w:rPr>
          <w:rFonts w:ascii="Tahoma" w:eastAsia="Arial Unicode MS" w:hAnsi="Tahoma" w:cs="Tahoma"/>
          <w:w w:val="0"/>
          <w:lang w:val="x-none"/>
        </w:rPr>
        <w:t xml:space="preserve">nos termos do </w:t>
      </w:r>
      <w:r w:rsidR="00AF2CD7" w:rsidRPr="00CA3CDC">
        <w:rPr>
          <w:rFonts w:ascii="Tahoma" w:eastAsia="Arial Unicode MS" w:hAnsi="Tahoma" w:cs="Tahoma"/>
          <w:w w:val="0"/>
        </w:rPr>
        <w:t>“</w:t>
      </w:r>
      <w:r w:rsidR="00AF2CD7" w:rsidRPr="00CA3CDC">
        <w:rPr>
          <w:rFonts w:ascii="Tahoma" w:eastAsia="Arial Unicode MS" w:hAnsi="Tahoma" w:cs="Tahoma"/>
          <w:i/>
          <w:w w:val="0"/>
          <w:lang w:val="x-none"/>
        </w:rPr>
        <w:t>Instrumento Particular de Emissão de Cédula de Crédito Imobiliário</w:t>
      </w:r>
      <w:r w:rsidR="00B51DB5" w:rsidRPr="00CA3CDC">
        <w:rPr>
          <w:rFonts w:ascii="Tahoma" w:eastAsia="Arial Unicode MS" w:hAnsi="Tahoma" w:cs="Tahoma"/>
          <w:i/>
          <w:w w:val="0"/>
        </w:rPr>
        <w:t xml:space="preserve"> Fracionária</w:t>
      </w:r>
      <w:r w:rsidR="00AF2CD7" w:rsidRPr="00CA3CDC">
        <w:rPr>
          <w:rFonts w:ascii="Tahoma" w:eastAsia="Arial Unicode MS" w:hAnsi="Tahoma" w:cs="Tahoma"/>
          <w:i/>
          <w:w w:val="0"/>
          <w:lang w:val="x-none"/>
        </w:rPr>
        <w:t>, Sem Garantia Real Imobiliária, sob a Forma Escritural e Outras Avenças</w:t>
      </w:r>
      <w:r w:rsidR="00AF2CD7" w:rsidRPr="00CA3CDC">
        <w:rPr>
          <w:rFonts w:ascii="Tahoma" w:eastAsia="Arial Unicode MS" w:hAnsi="Tahoma" w:cs="Tahoma"/>
          <w:w w:val="0"/>
        </w:rPr>
        <w:t>” </w:t>
      </w:r>
      <w:r w:rsidR="00AF2CD7" w:rsidRPr="00CA3CDC">
        <w:rPr>
          <w:rFonts w:ascii="Tahoma" w:eastAsia="Arial Unicode MS" w:hAnsi="Tahoma" w:cs="Tahoma"/>
          <w:w w:val="0"/>
          <w:lang w:val="x-none"/>
        </w:rPr>
        <w:t>(“</w:t>
      </w:r>
      <w:r w:rsidR="00AF2CD7" w:rsidRPr="00CA3CDC">
        <w:rPr>
          <w:rFonts w:ascii="Tahoma" w:eastAsia="Arial Unicode MS" w:hAnsi="Tahoma" w:cs="Tahoma"/>
          <w:w w:val="0"/>
          <w:u w:val="single"/>
          <w:lang w:val="x-none"/>
        </w:rPr>
        <w:t>Escritura de Emissão de CCI</w:t>
      </w:r>
      <w:r w:rsidR="00AF2CD7" w:rsidRPr="00CA3CDC">
        <w:rPr>
          <w:rFonts w:ascii="Tahoma" w:eastAsia="Arial Unicode MS" w:hAnsi="Tahoma" w:cs="Tahoma"/>
          <w:w w:val="0"/>
          <w:lang w:val="x-none"/>
        </w:rPr>
        <w:t xml:space="preserve">”) </w:t>
      </w:r>
      <w:r w:rsidR="009D4282" w:rsidRPr="00CA3CDC">
        <w:rPr>
          <w:rFonts w:ascii="Tahoma" w:eastAsia="Arial Unicode MS" w:hAnsi="Tahoma" w:cs="Tahoma"/>
          <w:w w:val="0"/>
        </w:rPr>
        <w:t xml:space="preserve">pela </w:t>
      </w:r>
      <w:r w:rsidR="000B0E3B" w:rsidRPr="00CA3CDC">
        <w:rPr>
          <w:rFonts w:ascii="Tahoma" w:eastAsia="Arial Unicode MS" w:hAnsi="Tahoma" w:cs="Tahoma"/>
          <w:w w:val="0"/>
        </w:rPr>
        <w:t>Securitizadora</w:t>
      </w:r>
      <w:r w:rsidR="001310D9" w:rsidRPr="00CA3CDC">
        <w:rPr>
          <w:rFonts w:ascii="Tahoma" w:eastAsia="Arial Unicode MS" w:hAnsi="Tahoma" w:cs="Tahoma"/>
          <w:w w:val="0"/>
        </w:rPr>
        <w:t xml:space="preserve">. </w:t>
      </w:r>
    </w:p>
    <w:p w14:paraId="40142DA0" w14:textId="62C412F7" w:rsidR="00C93476" w:rsidRPr="00CA3CDC" w:rsidRDefault="00C93476" w:rsidP="0050450F">
      <w:pPr>
        <w:pStyle w:val="PargrafodaLista"/>
        <w:numPr>
          <w:ilvl w:val="2"/>
          <w:numId w:val="3"/>
        </w:numPr>
        <w:tabs>
          <w:tab w:val="left" w:pos="1134"/>
        </w:tabs>
        <w:spacing w:after="240" w:line="320" w:lineRule="exact"/>
        <w:ind w:left="0" w:firstLine="0"/>
        <w:jc w:val="both"/>
        <w:rPr>
          <w:rFonts w:ascii="Tahoma" w:eastAsia="Arial Unicode MS" w:hAnsi="Tahoma" w:cs="Tahoma"/>
          <w:w w:val="0"/>
        </w:rPr>
      </w:pPr>
      <w:r w:rsidRPr="00CA3CDC">
        <w:rPr>
          <w:rFonts w:ascii="Tahoma" w:eastAsia="Arial Unicode MS" w:hAnsi="Tahoma" w:cs="Tahoma"/>
          <w:w w:val="0"/>
        </w:rPr>
        <w:t>Para fins do disposto nesta Escritura de Emissão, “</w:t>
      </w:r>
      <w:r w:rsidRPr="00CA3CDC">
        <w:rPr>
          <w:rFonts w:ascii="Tahoma" w:eastAsia="Arial Unicode MS" w:hAnsi="Tahoma" w:cs="Tahoma"/>
          <w:w w:val="0"/>
          <w:u w:val="single"/>
        </w:rPr>
        <w:t xml:space="preserve">Documentos da </w:t>
      </w:r>
      <w:r w:rsidR="00DC5637" w:rsidRPr="00CA3CDC">
        <w:rPr>
          <w:rFonts w:ascii="Tahoma" w:eastAsia="Arial Unicode MS" w:hAnsi="Tahoma" w:cs="Tahoma"/>
          <w:w w:val="0"/>
          <w:u w:val="single"/>
        </w:rPr>
        <w:t>Operação</w:t>
      </w:r>
      <w:r w:rsidRPr="00CA3CDC">
        <w:rPr>
          <w:rFonts w:ascii="Tahoma" w:eastAsia="Arial Unicode MS" w:hAnsi="Tahoma" w:cs="Tahoma"/>
          <w:w w:val="0"/>
        </w:rPr>
        <w:t xml:space="preserve">” </w:t>
      </w:r>
      <w:r w:rsidR="00DC5637" w:rsidRPr="00CA3CDC">
        <w:rPr>
          <w:rFonts w:ascii="Tahoma" w:eastAsia="Arial Unicode MS" w:hAnsi="Tahoma" w:cs="Tahoma"/>
          <w:w w:val="0"/>
        </w:rPr>
        <w:t>significa</w:t>
      </w:r>
      <w:r w:rsidRPr="00CA3CDC">
        <w:rPr>
          <w:rFonts w:ascii="Tahoma" w:eastAsia="Arial Unicode MS" w:hAnsi="Tahoma" w:cs="Tahoma"/>
          <w:w w:val="0"/>
        </w:rPr>
        <w:t xml:space="preserve">, quando referidos em conjunto, </w:t>
      </w:r>
      <w:r w:rsidRPr="00CA3CDC">
        <w:rPr>
          <w:rFonts w:ascii="Tahoma" w:eastAsia="Arial Unicode MS" w:hAnsi="Tahoma" w:cs="Tahoma"/>
          <w:b/>
          <w:w w:val="0"/>
        </w:rPr>
        <w:t>(i)</w:t>
      </w:r>
      <w:r w:rsidRPr="00CA3CDC">
        <w:rPr>
          <w:rFonts w:ascii="Tahoma" w:eastAsia="Arial Unicode MS" w:hAnsi="Tahoma" w:cs="Tahoma"/>
          <w:w w:val="0"/>
        </w:rPr>
        <w:t> a presente Escritura de Emiss</w:t>
      </w:r>
      <w:r w:rsidR="00D451A5" w:rsidRPr="00CA3CDC">
        <w:rPr>
          <w:rFonts w:ascii="Tahoma" w:eastAsia="Arial Unicode MS" w:hAnsi="Tahoma" w:cs="Tahoma"/>
          <w:w w:val="0"/>
        </w:rPr>
        <w:t>ão</w:t>
      </w:r>
      <w:r w:rsidRPr="00CA3CDC">
        <w:rPr>
          <w:rFonts w:ascii="Tahoma" w:eastAsia="Arial Unicode MS" w:hAnsi="Tahoma" w:cs="Tahoma"/>
          <w:w w:val="0"/>
        </w:rPr>
        <w:t xml:space="preserve">; </w:t>
      </w:r>
      <w:r w:rsidRPr="00CA3CDC">
        <w:rPr>
          <w:rFonts w:ascii="Tahoma" w:eastAsia="Arial Unicode MS" w:hAnsi="Tahoma" w:cs="Tahoma"/>
          <w:b/>
          <w:w w:val="0"/>
        </w:rPr>
        <w:t>(</w:t>
      </w:r>
      <w:proofErr w:type="spellStart"/>
      <w:r w:rsidRPr="00CA3CDC">
        <w:rPr>
          <w:rFonts w:ascii="Tahoma" w:eastAsia="Arial Unicode MS" w:hAnsi="Tahoma" w:cs="Tahoma"/>
          <w:b/>
          <w:w w:val="0"/>
        </w:rPr>
        <w:t>i</w:t>
      </w:r>
      <w:r w:rsidR="00F72AD2" w:rsidRPr="00CA3CDC">
        <w:rPr>
          <w:rFonts w:ascii="Tahoma" w:eastAsia="Arial Unicode MS" w:hAnsi="Tahoma" w:cs="Tahoma"/>
          <w:b/>
          <w:w w:val="0"/>
        </w:rPr>
        <w:t>i</w:t>
      </w:r>
      <w:proofErr w:type="spellEnd"/>
      <w:r w:rsidRPr="00CA3CDC">
        <w:rPr>
          <w:rFonts w:ascii="Tahoma" w:eastAsia="Arial Unicode MS" w:hAnsi="Tahoma" w:cs="Tahoma"/>
          <w:b/>
          <w:w w:val="0"/>
        </w:rPr>
        <w:t>)</w:t>
      </w:r>
      <w:r w:rsidRPr="00CA3CDC">
        <w:rPr>
          <w:rFonts w:ascii="Tahoma" w:eastAsia="Arial Unicode MS" w:hAnsi="Tahoma" w:cs="Tahoma"/>
          <w:w w:val="0"/>
        </w:rPr>
        <w:t xml:space="preserve"> a Escritura de Emissão de CCI; </w:t>
      </w:r>
      <w:r w:rsidRPr="00CA3CDC">
        <w:rPr>
          <w:rFonts w:ascii="Tahoma" w:eastAsia="Arial Unicode MS" w:hAnsi="Tahoma" w:cs="Tahoma"/>
          <w:b/>
          <w:w w:val="0"/>
          <w:lang w:val="x-none"/>
        </w:rPr>
        <w:t>(</w:t>
      </w:r>
      <w:proofErr w:type="spellStart"/>
      <w:r w:rsidR="00F72AD2" w:rsidRPr="00CA3CDC">
        <w:rPr>
          <w:rFonts w:ascii="Tahoma" w:eastAsia="Arial Unicode MS" w:hAnsi="Tahoma" w:cs="Tahoma"/>
          <w:b/>
          <w:w w:val="0"/>
        </w:rPr>
        <w:t>i</w:t>
      </w:r>
      <w:r w:rsidRPr="00CA3CDC">
        <w:rPr>
          <w:rFonts w:ascii="Tahoma" w:eastAsia="Arial Unicode MS" w:hAnsi="Tahoma" w:cs="Tahoma"/>
          <w:b/>
          <w:w w:val="0"/>
        </w:rPr>
        <w:t>ii</w:t>
      </w:r>
      <w:proofErr w:type="spellEnd"/>
      <w:r w:rsidRPr="00CA3CDC">
        <w:rPr>
          <w:rFonts w:ascii="Tahoma" w:eastAsia="Arial Unicode MS" w:hAnsi="Tahoma" w:cs="Tahoma"/>
          <w:b/>
          <w:w w:val="0"/>
          <w:lang w:val="x-none"/>
        </w:rPr>
        <w:t>)</w:t>
      </w:r>
      <w:r w:rsidRPr="00CA3CDC">
        <w:rPr>
          <w:rFonts w:ascii="Tahoma" w:eastAsia="Arial Unicode MS" w:hAnsi="Tahoma" w:cs="Tahoma"/>
          <w:w w:val="0"/>
        </w:rPr>
        <w:t> </w:t>
      </w:r>
      <w:r w:rsidR="002A3804" w:rsidRPr="00CA3CDC">
        <w:rPr>
          <w:rFonts w:ascii="Tahoma" w:eastAsia="Arial Unicode MS" w:hAnsi="Tahoma" w:cs="Tahoma"/>
          <w:w w:val="0"/>
        </w:rPr>
        <w:t>o</w:t>
      </w:r>
      <w:r w:rsidR="00032211" w:rsidRPr="00CA3CDC">
        <w:rPr>
          <w:rFonts w:ascii="Tahoma" w:eastAsia="Arial Unicode MS" w:hAnsi="Tahoma" w:cs="Tahoma"/>
          <w:w w:val="0"/>
        </w:rPr>
        <w:t>s</w:t>
      </w:r>
      <w:r w:rsidR="002A3804" w:rsidRPr="00CA3CDC">
        <w:rPr>
          <w:rFonts w:ascii="Tahoma" w:eastAsia="Arial Unicode MS" w:hAnsi="Tahoma" w:cs="Tahoma"/>
          <w:w w:val="0"/>
        </w:rPr>
        <w:t xml:space="preserve"> </w:t>
      </w:r>
      <w:r w:rsidR="00032211" w:rsidRPr="00CA3CDC">
        <w:rPr>
          <w:rFonts w:ascii="Tahoma" w:eastAsia="Arial Unicode MS" w:hAnsi="Tahoma" w:cs="Tahoma"/>
          <w:w w:val="0"/>
        </w:rPr>
        <w:t xml:space="preserve">Boletins </w:t>
      </w:r>
      <w:r w:rsidR="002A3804" w:rsidRPr="00CA3CDC">
        <w:rPr>
          <w:rFonts w:ascii="Tahoma" w:eastAsia="Arial Unicode MS" w:hAnsi="Tahoma" w:cs="Tahoma"/>
          <w:w w:val="0"/>
        </w:rPr>
        <w:t xml:space="preserve">de Subscrição das Debêntures; </w:t>
      </w:r>
      <w:r w:rsidR="002A3804" w:rsidRPr="00CA3CDC">
        <w:rPr>
          <w:rFonts w:ascii="Tahoma" w:eastAsia="Arial Unicode MS" w:hAnsi="Tahoma" w:cs="Tahoma"/>
          <w:b/>
          <w:w w:val="0"/>
        </w:rPr>
        <w:t>(</w:t>
      </w:r>
      <w:proofErr w:type="spellStart"/>
      <w:r w:rsidR="002A3804" w:rsidRPr="00CA3CDC">
        <w:rPr>
          <w:rFonts w:ascii="Tahoma" w:eastAsia="Arial Unicode MS" w:hAnsi="Tahoma" w:cs="Tahoma"/>
          <w:b/>
          <w:w w:val="0"/>
        </w:rPr>
        <w:t>iv</w:t>
      </w:r>
      <w:proofErr w:type="spellEnd"/>
      <w:r w:rsidR="002A3804" w:rsidRPr="00CA3CDC">
        <w:rPr>
          <w:rFonts w:ascii="Tahoma" w:eastAsia="Arial Unicode MS" w:hAnsi="Tahoma" w:cs="Tahoma"/>
          <w:b/>
          <w:w w:val="0"/>
        </w:rPr>
        <w:t>)</w:t>
      </w:r>
      <w:r w:rsidR="002A3804" w:rsidRPr="00CA3CDC">
        <w:rPr>
          <w:rFonts w:ascii="Tahoma" w:hAnsi="Tahoma" w:cs="Tahoma"/>
        </w:rPr>
        <w:t> o</w:t>
      </w:r>
      <w:r w:rsidR="002A3804" w:rsidRPr="00CA3CDC">
        <w:rPr>
          <w:rFonts w:ascii="Tahoma" w:hAnsi="Tahoma" w:cs="Tahoma"/>
          <w:lang w:val="x-none"/>
        </w:rPr>
        <w:t>s Contratos de</w:t>
      </w:r>
      <w:r w:rsidR="002A3804" w:rsidRPr="00CA3CDC">
        <w:rPr>
          <w:rFonts w:ascii="Tahoma" w:hAnsi="Tahoma" w:cs="Tahoma"/>
        </w:rPr>
        <w:t xml:space="preserve"> Garantia;</w:t>
      </w:r>
      <w:r w:rsidR="002A3804" w:rsidRPr="00CA3CDC">
        <w:rPr>
          <w:rFonts w:ascii="Tahoma" w:hAnsi="Tahoma" w:cs="Tahoma"/>
          <w:b/>
        </w:rPr>
        <w:t xml:space="preserve"> (v) </w:t>
      </w:r>
      <w:r w:rsidRPr="00CA3CDC">
        <w:rPr>
          <w:rFonts w:ascii="Tahoma" w:eastAsia="Arial Unicode MS" w:hAnsi="Tahoma" w:cs="Tahoma"/>
          <w:w w:val="0"/>
          <w:lang w:val="x-none"/>
        </w:rPr>
        <w:t xml:space="preserve">o Termo de Securitização; </w:t>
      </w:r>
      <w:r w:rsidRPr="00CA3CDC">
        <w:rPr>
          <w:rFonts w:ascii="Tahoma" w:eastAsia="Arial Unicode MS" w:hAnsi="Tahoma" w:cs="Tahoma"/>
          <w:b/>
          <w:w w:val="0"/>
          <w:lang w:val="x-none"/>
        </w:rPr>
        <w:t>(</w:t>
      </w:r>
      <w:r w:rsidR="002A3804" w:rsidRPr="00CA3CDC">
        <w:rPr>
          <w:rFonts w:ascii="Tahoma" w:eastAsia="Arial Unicode MS" w:hAnsi="Tahoma" w:cs="Tahoma"/>
          <w:b/>
          <w:w w:val="0"/>
        </w:rPr>
        <w:t>vi</w:t>
      </w:r>
      <w:r w:rsidRPr="00CA3CDC">
        <w:rPr>
          <w:rFonts w:ascii="Tahoma" w:eastAsia="Arial Unicode MS" w:hAnsi="Tahoma" w:cs="Tahoma"/>
          <w:b/>
          <w:w w:val="0"/>
          <w:lang w:val="x-none"/>
        </w:rPr>
        <w:t>)</w:t>
      </w:r>
      <w:r w:rsidRPr="00CA3CDC">
        <w:rPr>
          <w:rFonts w:ascii="Tahoma" w:eastAsia="Arial Unicode MS" w:hAnsi="Tahoma" w:cs="Tahoma"/>
          <w:w w:val="0"/>
        </w:rPr>
        <w:t> </w:t>
      </w:r>
      <w:r w:rsidRPr="00CA3CDC">
        <w:rPr>
          <w:rFonts w:ascii="Tahoma" w:eastAsia="Arial Unicode MS" w:hAnsi="Tahoma" w:cs="Tahoma"/>
          <w:w w:val="0"/>
          <w:lang w:val="x-none"/>
        </w:rPr>
        <w:t>as declarações de inves</w:t>
      </w:r>
      <w:r w:rsidR="00D451A5" w:rsidRPr="00CA3CDC">
        <w:rPr>
          <w:rFonts w:ascii="Tahoma" w:eastAsia="Arial Unicode MS" w:hAnsi="Tahoma" w:cs="Tahoma"/>
          <w:w w:val="0"/>
          <w:lang w:val="x-none"/>
        </w:rPr>
        <w:t>tidores profissionais dos CRI;</w:t>
      </w:r>
      <w:r w:rsidR="002A3804" w:rsidRPr="00CA3CDC">
        <w:rPr>
          <w:rFonts w:ascii="Tahoma" w:eastAsia="Arial Unicode MS" w:hAnsi="Tahoma" w:cs="Tahoma"/>
          <w:b/>
          <w:w w:val="0"/>
        </w:rPr>
        <w:t xml:space="preserve"> </w:t>
      </w:r>
      <w:r w:rsidR="00D451A5" w:rsidRPr="00CA3CDC">
        <w:rPr>
          <w:rFonts w:ascii="Tahoma" w:eastAsia="Arial Unicode MS" w:hAnsi="Tahoma" w:cs="Tahoma"/>
          <w:w w:val="0"/>
        </w:rPr>
        <w:t xml:space="preserve">e </w:t>
      </w:r>
      <w:r w:rsidR="001C6FA3" w:rsidRPr="00CA3CDC">
        <w:rPr>
          <w:rFonts w:ascii="Tahoma" w:eastAsia="Arial Unicode MS" w:hAnsi="Tahoma" w:cs="Tahoma"/>
          <w:b/>
          <w:w w:val="0"/>
        </w:rPr>
        <w:t>(</w:t>
      </w:r>
      <w:proofErr w:type="spellStart"/>
      <w:r w:rsidR="00DC5637" w:rsidRPr="00CA3CDC">
        <w:rPr>
          <w:rFonts w:ascii="Tahoma" w:eastAsia="Arial Unicode MS" w:hAnsi="Tahoma" w:cs="Tahoma"/>
          <w:b/>
          <w:w w:val="0"/>
        </w:rPr>
        <w:t>vii</w:t>
      </w:r>
      <w:proofErr w:type="spellEnd"/>
      <w:r w:rsidR="00D451A5" w:rsidRPr="00CA3CDC">
        <w:rPr>
          <w:rFonts w:ascii="Tahoma" w:eastAsia="Arial Unicode MS" w:hAnsi="Tahoma" w:cs="Tahoma"/>
          <w:b/>
          <w:w w:val="0"/>
        </w:rPr>
        <w:t>)</w:t>
      </w:r>
      <w:r w:rsidR="00D451A5" w:rsidRPr="00CA3CDC">
        <w:rPr>
          <w:rFonts w:ascii="Tahoma" w:eastAsia="Arial Unicode MS" w:hAnsi="Tahoma" w:cs="Tahoma"/>
          <w:w w:val="0"/>
        </w:rPr>
        <w:t xml:space="preserve"> </w:t>
      </w:r>
      <w:r w:rsidRPr="00CA3CDC">
        <w:rPr>
          <w:rFonts w:ascii="Tahoma" w:eastAsia="Arial Unicode MS" w:hAnsi="Tahoma" w:cs="Tahoma"/>
          <w:w w:val="0"/>
          <w:lang w:val="x-none"/>
        </w:rPr>
        <w:t>os boletins de subscrição dos CRI</w:t>
      </w:r>
      <w:r w:rsidRPr="00CA3CDC">
        <w:rPr>
          <w:rFonts w:ascii="Tahoma" w:eastAsia="Arial Unicode MS" w:hAnsi="Tahoma" w:cs="Tahoma"/>
          <w:w w:val="0"/>
        </w:rPr>
        <w:t xml:space="preserve">. </w:t>
      </w:r>
    </w:p>
    <w:p w14:paraId="612716B5" w14:textId="77777777" w:rsidR="00DF4554" w:rsidRPr="00CA3CDC" w:rsidRDefault="00DF4554" w:rsidP="0050450F">
      <w:pPr>
        <w:pStyle w:val="PargrafodaLista"/>
        <w:keepNext/>
        <w:numPr>
          <w:ilvl w:val="1"/>
          <w:numId w:val="3"/>
        </w:numPr>
        <w:tabs>
          <w:tab w:val="left" w:pos="1134"/>
        </w:tabs>
        <w:spacing w:after="240" w:line="320" w:lineRule="exact"/>
        <w:ind w:left="0" w:firstLine="0"/>
        <w:jc w:val="both"/>
        <w:rPr>
          <w:rFonts w:ascii="Tahoma" w:hAnsi="Tahoma"/>
          <w:w w:val="0"/>
          <w:u w:val="single"/>
        </w:rPr>
      </w:pPr>
      <w:bookmarkStart w:id="103" w:name="_Ref23510201"/>
      <w:r w:rsidRPr="00CA3CDC">
        <w:rPr>
          <w:rFonts w:ascii="Tahoma" w:hAnsi="Tahoma"/>
          <w:u w:val="single"/>
        </w:rPr>
        <w:t>Despesas</w:t>
      </w:r>
      <w:bookmarkEnd w:id="103"/>
    </w:p>
    <w:p w14:paraId="339F17D0" w14:textId="6AED1479" w:rsidR="00DC5637" w:rsidRPr="00CA3CDC" w:rsidRDefault="00DC5637"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04" w:name="_Hlk24450984"/>
      <w:bookmarkStart w:id="105" w:name="_Ref23508690"/>
      <w:bookmarkStart w:id="106" w:name="_Ref25941172"/>
      <w:r w:rsidRPr="00CA3CDC">
        <w:rPr>
          <w:rFonts w:ascii="Tahoma" w:hAnsi="Tahoma" w:cs="Tahoma"/>
        </w:rPr>
        <w:t xml:space="preserve">Na primeira Data de Integralização, será retido na Conta Centralizadora, pela Debenturista, do pagamento do preço de integralização das Debêntures, o valor de </w:t>
      </w:r>
      <w:r w:rsidR="00A51716">
        <w:rPr>
          <w:rFonts w:ascii="Tahoma" w:hAnsi="Tahoma" w:cs="Tahoma"/>
        </w:rPr>
        <w:t xml:space="preserve">no valor de </w:t>
      </w:r>
      <w:r w:rsidR="00E21FE7">
        <w:rPr>
          <w:rFonts w:ascii="Tahoma" w:hAnsi="Tahoma" w:cs="Tahoma"/>
        </w:rPr>
        <w:t>R$234.</w:t>
      </w:r>
      <w:r w:rsidR="00E21FE7" w:rsidRPr="005504DB">
        <w:rPr>
          <w:rFonts w:ascii="Tahoma" w:hAnsi="Tahoma" w:cs="Tahoma"/>
        </w:rPr>
        <w:t>369,1</w:t>
      </w:r>
      <w:r w:rsidR="00E21FE7">
        <w:rPr>
          <w:rFonts w:ascii="Tahoma" w:hAnsi="Tahoma" w:cs="Tahoma"/>
        </w:rPr>
        <w:t>4</w:t>
      </w:r>
      <w:r w:rsidR="00E21FE7" w:rsidRPr="00CA3CDC">
        <w:rPr>
          <w:rFonts w:ascii="Tahoma" w:hAnsi="Tahoma" w:cs="Tahoma"/>
        </w:rPr>
        <w:t xml:space="preserve"> </w:t>
      </w:r>
      <w:r w:rsidR="00E21FE7">
        <w:rPr>
          <w:rFonts w:ascii="Tahoma" w:hAnsi="Tahoma" w:cs="Tahoma"/>
        </w:rPr>
        <w:t xml:space="preserve">(duzentos e trinta e quatro mil e trezentos e sessenta e nove reais e quatorze centavos) </w:t>
      </w:r>
      <w:r w:rsidR="00D706BF" w:rsidRPr="00CA3CDC">
        <w:rPr>
          <w:rFonts w:ascii="Tahoma" w:hAnsi="Tahoma" w:cs="Tahoma"/>
        </w:rPr>
        <w:t>referentes</w:t>
      </w:r>
      <w:r w:rsidRPr="00CA3CDC">
        <w:rPr>
          <w:rFonts w:ascii="Tahoma" w:hAnsi="Tahoma" w:cs="Tahoma"/>
        </w:rPr>
        <w:t xml:space="preserve"> às despesas iniciais </w:t>
      </w:r>
      <w:bookmarkStart w:id="107" w:name="_Hlk26763420"/>
      <w:r w:rsidRPr="00CA3CDC">
        <w:rPr>
          <w:rFonts w:ascii="Tahoma" w:hAnsi="Tahoma" w:cs="Tahoma"/>
        </w:rPr>
        <w:t>da Operação de Securitização</w:t>
      </w:r>
      <w:bookmarkEnd w:id="107"/>
      <w:r w:rsidRPr="00CA3CDC">
        <w:rPr>
          <w:rFonts w:ascii="Tahoma" w:hAnsi="Tahoma" w:cs="Tahoma"/>
        </w:rPr>
        <w:t xml:space="preserve">, bem como o valor de </w:t>
      </w:r>
      <w:r w:rsidR="00A51716">
        <w:rPr>
          <w:rFonts w:ascii="Tahoma" w:hAnsi="Tahoma" w:cs="Tahoma"/>
        </w:rPr>
        <w:lastRenderedPageBreak/>
        <w:t xml:space="preserve">R$87.999,26 (oitenta e sete mil e novecentos e noventa e nove reais e vinte e seis centavos) </w:t>
      </w:r>
      <w:r w:rsidRPr="00CA3CDC">
        <w:rPr>
          <w:rFonts w:ascii="Tahoma" w:hAnsi="Tahoma" w:cs="Tahoma"/>
        </w:rPr>
        <w:t>para a constituição de Fundo de Despesas.</w:t>
      </w:r>
    </w:p>
    <w:p w14:paraId="79615C47" w14:textId="77777777" w:rsidR="00DC5637" w:rsidRPr="00CA3CDC" w:rsidRDefault="00DC5637"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As despesas abaixo listadas (em conjunto, “</w:t>
      </w:r>
      <w:r w:rsidRPr="00CA3CDC">
        <w:rPr>
          <w:rFonts w:ascii="Tahoma" w:hAnsi="Tahoma" w:cs="Tahoma"/>
          <w:color w:val="000000"/>
          <w:u w:val="single"/>
        </w:rPr>
        <w:t>Despesas</w:t>
      </w:r>
      <w:r w:rsidRPr="00CA3CDC">
        <w:rPr>
          <w:rFonts w:ascii="Tahoma" w:hAnsi="Tahoma" w:cs="Tahoma"/>
          <w:color w:val="000000"/>
        </w:rPr>
        <w:t>”) serão arcadas exclusivamente pela Emissora</w:t>
      </w:r>
      <w:r w:rsidR="009726A5" w:rsidRPr="00CA3CDC">
        <w:rPr>
          <w:rFonts w:ascii="Tahoma" w:hAnsi="Tahoma" w:cs="Tahoma"/>
          <w:color w:val="000000"/>
        </w:rPr>
        <w:t xml:space="preserve">, sendo que os </w:t>
      </w:r>
      <w:r w:rsidR="009726A5" w:rsidRPr="00CA3CDC">
        <w:rPr>
          <w:rFonts w:ascii="Tahoma" w:hAnsi="Tahoma" w:cs="Tahoma"/>
        </w:rPr>
        <w:t>pagamentos</w:t>
      </w:r>
      <w:r w:rsidR="009726A5" w:rsidRPr="00CA3CDC">
        <w:rPr>
          <w:rFonts w:ascii="Tahoma" w:hAnsi="Tahoma" w:cs="Tahoma"/>
          <w:color w:val="000000"/>
        </w:rPr>
        <w:t xml:space="preserve"> poderão ser efetivados pela Securitizadora (por conta e ordem da Emissora) com recursos do </w:t>
      </w:r>
      <w:r w:rsidR="009726A5" w:rsidRPr="00CA3CDC">
        <w:rPr>
          <w:rFonts w:ascii="Tahoma" w:hAnsi="Tahoma" w:cs="Tahoma"/>
        </w:rPr>
        <w:t>Fundo de Despesas</w:t>
      </w:r>
      <w:r w:rsidRPr="00CA3CDC">
        <w:rPr>
          <w:rFonts w:ascii="Tahoma" w:hAnsi="Tahoma" w:cs="Tahoma"/>
          <w:color w:val="000000"/>
        </w:rPr>
        <w:t>:</w:t>
      </w:r>
    </w:p>
    <w:p w14:paraId="271E0834" w14:textId="7777777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custos relacionados aos emolumentos e declarações de custódia da B3, da CVM e da ANBIMA, conforme aplicáveis, relativos tanto à CCI quanto aos CRI;</w:t>
      </w:r>
    </w:p>
    <w:p w14:paraId="462D88D5" w14:textId="7777777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bookmarkStart w:id="108" w:name="_Ref25085511"/>
      <w:r w:rsidRPr="00CA3CDC">
        <w:rPr>
          <w:rFonts w:ascii="Tahoma" w:hAnsi="Tahoma" w:cs="Tahoma"/>
          <w:color w:val="000000"/>
        </w:rPr>
        <w:t>remuneração da Securitizadora, nos seguintes termos:</w:t>
      </w:r>
      <w:bookmarkEnd w:id="108"/>
    </w:p>
    <w:p w14:paraId="5BE73A54" w14:textId="4DADF853"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pela emissão dos CRI, no valor único de R$</w:t>
      </w:r>
      <w:r w:rsidR="00D706BF">
        <w:rPr>
          <w:rFonts w:ascii="Tahoma" w:hAnsi="Tahoma" w:cs="Tahoma"/>
          <w:color w:val="000000"/>
        </w:rPr>
        <w:t>85.000,00</w:t>
      </w:r>
      <w:r w:rsidR="00A51716">
        <w:rPr>
          <w:rFonts w:ascii="Tahoma" w:hAnsi="Tahoma" w:cs="Tahoma"/>
          <w:color w:val="000000"/>
        </w:rPr>
        <w:t xml:space="preserve"> (oitenta e cinco mil reais)</w:t>
      </w:r>
      <w:r w:rsidRPr="00CA3CDC">
        <w:rPr>
          <w:rFonts w:ascii="Tahoma" w:hAnsi="Tahoma" w:cs="Tahoma"/>
          <w:color w:val="000000"/>
        </w:rPr>
        <w:t>, a ser paga até o 1º (primeiro) Dia Útil contado da primeira Data de Integralização;</w:t>
      </w:r>
    </w:p>
    <w:p w14:paraId="50B59862" w14:textId="0D07D673"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 xml:space="preserve">pela administração do </w:t>
      </w:r>
      <w:r w:rsidR="009726A5" w:rsidRPr="00CA3CDC">
        <w:rPr>
          <w:rFonts w:ascii="Tahoma" w:hAnsi="Tahoma" w:cs="Tahoma"/>
          <w:color w:val="000000"/>
        </w:rPr>
        <w:t>Patrimônio Separado</w:t>
      </w:r>
      <w:r w:rsidRPr="00CA3CDC">
        <w:rPr>
          <w:rFonts w:ascii="Tahoma" w:hAnsi="Tahoma" w:cs="Tahoma"/>
          <w:color w:val="000000"/>
        </w:rPr>
        <w:t>, no valor mensal de R</w:t>
      </w:r>
      <w:r w:rsidR="00D706BF" w:rsidRPr="00CA3CDC">
        <w:rPr>
          <w:rFonts w:ascii="Tahoma" w:hAnsi="Tahoma" w:cs="Tahoma"/>
          <w:color w:val="000000"/>
        </w:rPr>
        <w:t>$</w:t>
      </w:r>
      <w:r w:rsidR="00D706BF">
        <w:rPr>
          <w:rFonts w:ascii="Tahoma" w:hAnsi="Tahoma" w:cs="Tahoma"/>
          <w:color w:val="000000"/>
        </w:rPr>
        <w:t>3.500,00</w:t>
      </w:r>
      <w:r w:rsidR="00A51716">
        <w:rPr>
          <w:rFonts w:ascii="Tahoma" w:hAnsi="Tahoma" w:cs="Tahoma"/>
          <w:color w:val="000000"/>
        </w:rPr>
        <w:t xml:space="preserve"> (três mil e quinhentos reais)</w:t>
      </w:r>
      <w:r w:rsidR="001B0C77" w:rsidRPr="00CA3CDC">
        <w:rPr>
          <w:rFonts w:ascii="Tahoma" w:hAnsi="Tahoma" w:cs="Tahoma"/>
          <w:color w:val="000000"/>
        </w:rPr>
        <w:t xml:space="preserve">, </w:t>
      </w:r>
      <w:r w:rsidRPr="00CA3CDC">
        <w:rPr>
          <w:rFonts w:ascii="Tahoma" w:hAnsi="Tahoma" w:cs="Tahoma"/>
          <w:color w:val="000000"/>
        </w:rPr>
        <w:t>devendo a primeira parcela ser paga até o 1º (primeiro) Dia Útil contado da primeira Data de Integralização, e as demais pagas mensalmente nas mesmas datas dos meses subsequentes, até o resgate total dos CRI;</w:t>
      </w:r>
    </w:p>
    <w:p w14:paraId="61A3C8B5" w14:textId="3D19CC23"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por cada Data de Integralização, no valor de R$</w:t>
      </w:r>
      <w:r w:rsidR="0037509F" w:rsidRPr="00CA3CDC">
        <w:rPr>
          <w:rFonts w:ascii="Tahoma" w:hAnsi="Tahoma" w:cs="Tahoma"/>
          <w:color w:val="000000"/>
        </w:rPr>
        <w:t xml:space="preserve"> </w:t>
      </w:r>
      <w:r w:rsidR="00D706BF">
        <w:rPr>
          <w:rFonts w:ascii="Tahoma" w:hAnsi="Tahoma" w:cs="Tahoma"/>
          <w:color w:val="000000"/>
        </w:rPr>
        <w:t>300,00</w:t>
      </w:r>
      <w:r w:rsidR="00D706BF" w:rsidRPr="00CA3CDC">
        <w:rPr>
          <w:rFonts w:ascii="Tahoma" w:hAnsi="Tahoma" w:cs="Tahoma"/>
          <w:color w:val="000000"/>
        </w:rPr>
        <w:t xml:space="preserve"> </w:t>
      </w:r>
      <w:r w:rsidR="00A51716">
        <w:rPr>
          <w:rFonts w:ascii="Tahoma" w:hAnsi="Tahoma" w:cs="Tahoma"/>
          <w:color w:val="000000"/>
        </w:rPr>
        <w:t xml:space="preserve">(trezentos reais) </w:t>
      </w:r>
      <w:r w:rsidRPr="00CA3CDC">
        <w:rPr>
          <w:rFonts w:ascii="Tahoma" w:hAnsi="Tahoma" w:cs="Tahoma"/>
          <w:color w:val="000000"/>
        </w:rPr>
        <w:t xml:space="preserve">(exceto para a primeira Data de Integralização), a ser pago até o 1º (primeiro) Dia Útil contado de cada uma das Datas de Integralização; </w:t>
      </w:r>
    </w:p>
    <w:p w14:paraId="6357B12D" w14:textId="77777777" w:rsidR="00D706BF" w:rsidRDefault="00D706BF" w:rsidP="0050450F">
      <w:pPr>
        <w:pStyle w:val="PargrafodaLista"/>
        <w:numPr>
          <w:ilvl w:val="2"/>
          <w:numId w:val="50"/>
        </w:numPr>
        <w:tabs>
          <w:tab w:val="left" w:pos="851"/>
        </w:tabs>
        <w:spacing w:after="240" w:line="320" w:lineRule="exact"/>
        <w:jc w:val="both"/>
        <w:rPr>
          <w:rFonts w:ascii="Tahoma" w:hAnsi="Tahoma" w:cs="Tahoma"/>
          <w:color w:val="000000"/>
        </w:rPr>
      </w:pPr>
      <w:r>
        <w:rPr>
          <w:rFonts w:ascii="Tahoma" w:hAnsi="Tahoma" w:cs="Tahoma"/>
          <w:color w:val="000000"/>
        </w:rPr>
        <w:t xml:space="preserve">por cada verificação de </w:t>
      </w:r>
      <w:proofErr w:type="spellStart"/>
      <w:r>
        <w:rPr>
          <w:rFonts w:ascii="Tahoma" w:hAnsi="Tahoma" w:cs="Tahoma"/>
          <w:i/>
          <w:color w:val="000000"/>
        </w:rPr>
        <w:t>Convenants</w:t>
      </w:r>
      <w:proofErr w:type="spellEnd"/>
      <w:r>
        <w:rPr>
          <w:rFonts w:ascii="Tahoma" w:hAnsi="Tahoma" w:cs="Tahoma"/>
          <w:i/>
          <w:color w:val="000000"/>
        </w:rPr>
        <w:t xml:space="preserve"> </w:t>
      </w:r>
      <w:r>
        <w:rPr>
          <w:rFonts w:ascii="Tahoma" w:hAnsi="Tahoma" w:cs="Tahoma"/>
          <w:color w:val="000000"/>
        </w:rPr>
        <w:t xml:space="preserve">Índice de Cobertura, no valor de </w:t>
      </w:r>
      <w:r w:rsidRPr="00CA3CDC">
        <w:rPr>
          <w:rFonts w:ascii="Tahoma" w:hAnsi="Tahoma" w:cs="Tahoma"/>
          <w:color w:val="000000"/>
        </w:rPr>
        <w:t xml:space="preserve">R$ </w:t>
      </w:r>
      <w:r>
        <w:rPr>
          <w:rFonts w:ascii="Tahoma" w:hAnsi="Tahoma" w:cs="Tahoma"/>
          <w:color w:val="000000"/>
        </w:rPr>
        <w:t>1.000,00</w:t>
      </w:r>
      <w:r w:rsidRPr="00CA3CDC">
        <w:rPr>
          <w:rFonts w:ascii="Tahoma" w:hAnsi="Tahoma" w:cs="Tahoma"/>
          <w:color w:val="000000"/>
        </w:rPr>
        <w:t xml:space="preserve"> (</w:t>
      </w:r>
      <w:r>
        <w:rPr>
          <w:rFonts w:ascii="Tahoma" w:hAnsi="Tahoma" w:cs="Tahoma"/>
          <w:color w:val="000000"/>
        </w:rPr>
        <w:t>mil reais</w:t>
      </w:r>
      <w:r w:rsidRPr="00CA3CDC">
        <w:rPr>
          <w:rFonts w:ascii="Tahoma" w:hAnsi="Tahoma" w:cs="Tahoma"/>
          <w:color w:val="000000"/>
        </w:rPr>
        <w:t xml:space="preserve">), a ser pago até o 1º (primeiro) Dia Útil contado de cada </w:t>
      </w:r>
      <w:r>
        <w:rPr>
          <w:rFonts w:ascii="Tahoma" w:hAnsi="Tahoma" w:cs="Tahoma"/>
          <w:color w:val="000000"/>
        </w:rPr>
        <w:t>verificação</w:t>
      </w:r>
      <w:r w:rsidRPr="00CA3CDC">
        <w:rPr>
          <w:rFonts w:ascii="Tahoma" w:hAnsi="Tahoma" w:cs="Tahoma"/>
          <w:color w:val="000000"/>
        </w:rPr>
        <w:t>;</w:t>
      </w:r>
    </w:p>
    <w:p w14:paraId="3634FAFE" w14:textId="21B9309F"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as despesas referidas nos itens (a), (b)</w:t>
      </w:r>
      <w:r w:rsidR="006D31F4">
        <w:rPr>
          <w:rFonts w:ascii="Tahoma" w:hAnsi="Tahoma" w:cs="Tahoma"/>
          <w:color w:val="000000"/>
        </w:rPr>
        <w:t xml:space="preserve">, </w:t>
      </w:r>
      <w:r w:rsidRPr="00CA3CDC">
        <w:rPr>
          <w:rFonts w:ascii="Tahoma" w:hAnsi="Tahoma" w:cs="Tahoma"/>
          <w:color w:val="000000"/>
        </w:rPr>
        <w:t>(c)</w:t>
      </w:r>
      <w:r w:rsidR="006D31F4">
        <w:rPr>
          <w:rFonts w:ascii="Tahoma" w:hAnsi="Tahoma" w:cs="Tahoma"/>
          <w:color w:val="000000"/>
        </w:rPr>
        <w:t xml:space="preserve"> e (d)</w:t>
      </w:r>
      <w:r w:rsidRPr="00CA3CDC">
        <w:rPr>
          <w:rFonts w:ascii="Tahoma" w:hAnsi="Tahoma" w:cs="Tahoma"/>
          <w:color w:val="000000"/>
        </w:rPr>
        <w:t xml:space="preserve"> acima serão acrescidas dos seguintes impostos: 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 da Securitizadora, conforme o caso, nas alíquotas vigentes na data de cada pagamento;</w:t>
      </w:r>
    </w:p>
    <w:p w14:paraId="298DAE7A" w14:textId="77777777" w:rsidR="00DC5637" w:rsidRPr="00CA3CDC" w:rsidRDefault="00DC5637" w:rsidP="0050450F">
      <w:pPr>
        <w:pStyle w:val="PargrafodaLista"/>
        <w:numPr>
          <w:ilvl w:val="2"/>
          <w:numId w:val="50"/>
        </w:numPr>
        <w:tabs>
          <w:tab w:val="left" w:pos="851"/>
        </w:tabs>
        <w:spacing w:after="240" w:line="320" w:lineRule="exact"/>
        <w:jc w:val="both"/>
        <w:rPr>
          <w:rFonts w:ascii="Tahoma" w:hAnsi="Tahoma" w:cs="Tahoma"/>
          <w:color w:val="000000"/>
        </w:rPr>
      </w:pPr>
      <w:r w:rsidRPr="00CA3CDC">
        <w:rPr>
          <w:rFonts w:ascii="Tahoma" w:hAnsi="Tahoma" w:cs="Tahoma"/>
          <w:color w:val="000000"/>
        </w:rPr>
        <w:t>o valor devido no âmbito do subitem (b) acima será atualizado anualmente pela variação acumulada do IPCA, ou na falta deste, ou, ainda, na impossibilidade de sua utilização, pelo índice que vier a substituí-lo, calculadas pro rata die, se necessário, a partir da primeira data de pagamento;</w:t>
      </w:r>
    </w:p>
    <w:p w14:paraId="3B6B4DBF" w14:textId="0E220189"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lastRenderedPageBreak/>
        <w:t xml:space="preserve">remuneração a ser paga à Instituição Custodiante: </w:t>
      </w:r>
      <w:r w:rsidR="00927689">
        <w:rPr>
          <w:rFonts w:ascii="Tahoma" w:hAnsi="Tahoma" w:cs="Tahoma"/>
          <w:color w:val="000000"/>
        </w:rPr>
        <w:t xml:space="preserve">(a) </w:t>
      </w:r>
      <w:r w:rsidRPr="00CA3CDC">
        <w:rPr>
          <w:rFonts w:ascii="Tahoma" w:hAnsi="Tahoma" w:cs="Tahoma"/>
          <w:color w:val="000000"/>
        </w:rPr>
        <w:t>pela implantação e registro da</w:t>
      </w:r>
      <w:r w:rsidR="0037509F" w:rsidRPr="00CA3CDC">
        <w:rPr>
          <w:rFonts w:ascii="Tahoma" w:hAnsi="Tahoma" w:cs="Tahoma"/>
          <w:color w:val="000000"/>
        </w:rPr>
        <w:t>s</w:t>
      </w:r>
      <w:r w:rsidRPr="00CA3CDC">
        <w:rPr>
          <w:rFonts w:ascii="Tahoma" w:hAnsi="Tahoma" w:cs="Tahoma"/>
          <w:color w:val="000000"/>
        </w:rPr>
        <w:t xml:space="preserve"> CCI</w:t>
      </w:r>
      <w:r w:rsidR="0037509F" w:rsidRPr="00CA3CDC">
        <w:rPr>
          <w:rFonts w:ascii="Tahoma" w:hAnsi="Tahoma" w:cs="Tahoma"/>
          <w:color w:val="000000"/>
        </w:rPr>
        <w:t xml:space="preserve"> e</w:t>
      </w:r>
      <w:r w:rsidRPr="00CA3CDC">
        <w:rPr>
          <w:rFonts w:ascii="Tahoma" w:hAnsi="Tahoma" w:cs="Tahoma"/>
          <w:color w:val="000000"/>
        </w:rPr>
        <w:t xml:space="preserve"> dos serviços descritos na Escritura de Emissão de CCI, parcela única no valor de R</w:t>
      </w:r>
      <w:r w:rsidR="00400A4E" w:rsidRPr="00CA3CDC">
        <w:rPr>
          <w:rFonts w:ascii="Tahoma" w:hAnsi="Tahoma" w:cs="Tahoma"/>
          <w:color w:val="000000"/>
        </w:rPr>
        <w:t>$</w:t>
      </w:r>
      <w:r w:rsidR="00400A4E">
        <w:rPr>
          <w:rFonts w:ascii="Tahoma" w:hAnsi="Tahoma" w:cs="Tahoma"/>
          <w:color w:val="000000"/>
        </w:rPr>
        <w:t>2.000,00</w:t>
      </w:r>
      <w:r w:rsidR="00A51716">
        <w:rPr>
          <w:rFonts w:ascii="Tahoma" w:hAnsi="Tahoma" w:cs="Tahoma"/>
          <w:color w:val="000000"/>
        </w:rPr>
        <w:t xml:space="preserve"> (dois mil reais)</w:t>
      </w:r>
      <w:r w:rsidR="00400A4E" w:rsidRPr="00CA3CDC">
        <w:rPr>
          <w:rFonts w:ascii="Tahoma" w:hAnsi="Tahoma" w:cs="Tahoma"/>
          <w:color w:val="000000"/>
        </w:rPr>
        <w:t xml:space="preserve">, </w:t>
      </w:r>
      <w:r w:rsidRPr="00CA3CDC">
        <w:rPr>
          <w:rFonts w:ascii="Tahoma" w:hAnsi="Tahoma" w:cs="Tahoma"/>
          <w:color w:val="000000"/>
        </w:rPr>
        <w:t>a ser paga até o 1º (primeiro) Dia Útil a contar da primeira data de integralização dos CRI; (</w:t>
      </w:r>
      <w:r w:rsidR="00CC7461">
        <w:rPr>
          <w:rFonts w:ascii="Tahoma" w:hAnsi="Tahoma" w:cs="Tahoma"/>
          <w:color w:val="000000"/>
        </w:rPr>
        <w:t>b</w:t>
      </w:r>
      <w:r w:rsidRPr="00CA3CDC">
        <w:rPr>
          <w:rFonts w:ascii="Tahoma" w:hAnsi="Tahoma" w:cs="Tahoma"/>
          <w:color w:val="000000"/>
        </w:rPr>
        <w:t xml:space="preserve">) pelo serviço de custódia da CCI, será devido o valor anual de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2.000,00</w:t>
      </w:r>
      <w:r w:rsidR="00A51716">
        <w:rPr>
          <w:rFonts w:ascii="Tahoma" w:hAnsi="Tahoma" w:cs="Tahoma"/>
          <w:color w:val="000000"/>
        </w:rPr>
        <w:t xml:space="preserve"> (dois mil reais)</w:t>
      </w:r>
      <w:r w:rsidR="00400A4E" w:rsidRPr="00CA3CDC">
        <w:rPr>
          <w:rFonts w:ascii="Tahoma" w:hAnsi="Tahoma" w:cs="Tahoma"/>
          <w:color w:val="000000"/>
        </w:rPr>
        <w:t xml:space="preserve">, </w:t>
      </w:r>
      <w:r w:rsidRPr="00CA3CDC">
        <w:rPr>
          <w:rFonts w:ascii="Tahoma" w:hAnsi="Tahoma" w:cs="Tahoma"/>
          <w:color w:val="000000"/>
        </w:rPr>
        <w:t>sendo a primeira parcela a ser paga pela Securitizadora, com recursos de integralização dos CRI, em até 5 (cinco) Dias Úteis da primeira data de integralização dos CRI, sendo as demais nas mesmas datas dos anos subsequentes até o resgate total dos CRI, a serem pagas pela Emissora</w:t>
      </w:r>
      <w:r w:rsidR="00CC7461">
        <w:rPr>
          <w:rFonts w:ascii="Tahoma" w:hAnsi="Tahoma" w:cs="Tahoma"/>
          <w:color w:val="000000"/>
        </w:rPr>
        <w:t xml:space="preserve">; e (c) </w:t>
      </w:r>
      <w:r w:rsidR="00CC7461" w:rsidRPr="00AB09D6">
        <w:rPr>
          <w:rFonts w:ascii="Tahoma" w:hAnsi="Tahoma" w:cs="Tahoma"/>
          <w:color w:val="000000"/>
        </w:rPr>
        <w:t>por eventual aditamento das CCI será devida parcela única de R$</w:t>
      </w:r>
      <w:r w:rsidR="00927689">
        <w:rPr>
          <w:rFonts w:ascii="Tahoma" w:hAnsi="Tahoma" w:cs="Tahoma"/>
          <w:color w:val="000000"/>
        </w:rPr>
        <w:t> </w:t>
      </w:r>
      <w:r w:rsidR="00CC7461" w:rsidRPr="00AB09D6">
        <w:rPr>
          <w:rFonts w:ascii="Tahoma" w:hAnsi="Tahoma" w:cs="Tahoma"/>
          <w:color w:val="000000"/>
        </w:rPr>
        <w:t>1.000,00 (mil reais) a ser paga até o 5º (quinto) Dia Útil contado da data da efetivação da alteração no sistema da B3</w:t>
      </w:r>
      <w:r w:rsidRPr="00CA3CDC">
        <w:rPr>
          <w:rFonts w:ascii="Tahoma" w:hAnsi="Tahoma" w:cs="Tahoma"/>
          <w:color w:val="000000"/>
        </w:rPr>
        <w:t xml:space="preserve">. As parcelas acima serão atualizadas pela variação acumulada do IGP-M, ou na falta deste, ou ainda na impossibilidade de sua utilização, pelo índice que vier a substituí-lo, a partir da primeira data de integralização dos CRI, devendo ser acrescidas dos seguintes impostos: ISS (Imposto Sobre Serviços de Qualquer Natureza), PIS (Contribuição ao Programa de Integração Social), CSLL (Contribuição Social sobre o Lucro Líquido), COFINS (Contribuição para o Financiamento da Seguridade Social) e o IRRF (Imposto de Renda Retido na Fonte) e quaisquer outros Tributos que venham a incidir sobre a remuneração da Instituição Custodiante, nas alíquotas vigentes na data de cada pagamento; </w:t>
      </w:r>
    </w:p>
    <w:p w14:paraId="1E92608C" w14:textId="5F25723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 xml:space="preserve">remuneração devida ao Agente Fiduciário dos CRI: durante o período de vigência dos CRI, a ser paga pela </w:t>
      </w:r>
      <w:r w:rsidR="00CC7461" w:rsidRPr="00CA3CDC">
        <w:rPr>
          <w:rFonts w:ascii="Tahoma" w:hAnsi="Tahoma" w:cs="Tahoma"/>
          <w:color w:val="000000"/>
        </w:rPr>
        <w:t xml:space="preserve">Securitizadora (por conta e ordem da Emissora) com recursos do </w:t>
      </w:r>
      <w:r w:rsidR="00CC7461" w:rsidRPr="00CA3CDC">
        <w:rPr>
          <w:rFonts w:ascii="Tahoma" w:hAnsi="Tahoma" w:cs="Tahoma"/>
        </w:rPr>
        <w:t>Fundo de Despesas</w:t>
      </w:r>
      <w:r w:rsidR="00CC7461">
        <w:rPr>
          <w:rFonts w:ascii="Tahoma" w:hAnsi="Tahoma" w:cs="Tahoma"/>
        </w:rPr>
        <w:t xml:space="preserve"> e,</w:t>
      </w:r>
      <w:r w:rsidR="00CC7461" w:rsidRPr="00CC7461">
        <w:rPr>
          <w:rFonts w:ascii="Tahoma" w:hAnsi="Tahoma" w:cs="Tahoma"/>
          <w:color w:val="000000"/>
        </w:rPr>
        <w:t xml:space="preserve"> </w:t>
      </w:r>
      <w:r w:rsidR="00CC7461" w:rsidRPr="00CA3CDC">
        <w:rPr>
          <w:rFonts w:ascii="Tahoma" w:hAnsi="Tahoma" w:cs="Tahoma"/>
          <w:color w:val="000000"/>
        </w:rPr>
        <w:t xml:space="preserve">em caso de </w:t>
      </w:r>
      <w:r w:rsidR="00CC7461">
        <w:rPr>
          <w:rFonts w:ascii="Tahoma" w:hAnsi="Tahoma" w:cs="Tahoma"/>
          <w:color w:val="000000"/>
        </w:rPr>
        <w:t>insuficiência</w:t>
      </w:r>
      <w:r w:rsidR="00CC7461" w:rsidRPr="00CA3CDC">
        <w:rPr>
          <w:rFonts w:ascii="Tahoma" w:hAnsi="Tahoma" w:cs="Tahoma"/>
          <w:color w:val="000000"/>
        </w:rPr>
        <w:t xml:space="preserve"> dest</w:t>
      </w:r>
      <w:r w:rsidR="00CC7461">
        <w:rPr>
          <w:rFonts w:ascii="Tahoma" w:hAnsi="Tahoma" w:cs="Tahoma"/>
          <w:color w:val="000000"/>
        </w:rPr>
        <w:t>e</w:t>
      </w:r>
      <w:r w:rsidR="00CC7461" w:rsidRPr="00CA3CDC">
        <w:rPr>
          <w:rFonts w:ascii="Tahoma" w:hAnsi="Tahoma" w:cs="Tahoma"/>
          <w:color w:val="000000"/>
        </w:rPr>
        <w:t>, na forma prevista no Termos de Securitização</w:t>
      </w:r>
      <w:r w:rsidRPr="00CA3CDC">
        <w:rPr>
          <w:rFonts w:ascii="Tahoma" w:hAnsi="Tahoma" w:cs="Tahoma"/>
          <w:color w:val="000000"/>
        </w:rPr>
        <w:t xml:space="preserve">, (i) a título de implantação, será devida, ao Agente Fiduciário dos CRI, parcela única de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3.000,00</w:t>
      </w:r>
      <w:r w:rsidR="00A51716">
        <w:rPr>
          <w:rFonts w:ascii="Tahoma" w:hAnsi="Tahoma" w:cs="Tahoma"/>
          <w:color w:val="000000"/>
        </w:rPr>
        <w:t xml:space="preserve"> (três mil reais)</w:t>
      </w:r>
      <w:r w:rsidRPr="00CA3CDC">
        <w:rPr>
          <w:rFonts w:ascii="Tahoma" w:hAnsi="Tahoma" w:cs="Tahoma"/>
          <w:color w:val="000000"/>
        </w:rPr>
        <w:t>, a ser paga em até o 1º (primeiro) Dia Útil a contar da primeira data de integralização dos CRI; e (</w:t>
      </w:r>
      <w:proofErr w:type="spellStart"/>
      <w:r w:rsidRPr="00CA3CDC">
        <w:rPr>
          <w:rFonts w:ascii="Tahoma" w:hAnsi="Tahoma" w:cs="Tahoma"/>
          <w:color w:val="000000"/>
        </w:rPr>
        <w:t>ii</w:t>
      </w:r>
      <w:proofErr w:type="spellEnd"/>
      <w:r w:rsidRPr="00CA3CDC">
        <w:rPr>
          <w:rFonts w:ascii="Tahoma" w:hAnsi="Tahoma" w:cs="Tahoma"/>
          <w:color w:val="000000"/>
        </w:rPr>
        <w:t>) a título de honorários pela prestação dos serviços, s</w:t>
      </w:r>
      <w:r w:rsidR="00DE0E01" w:rsidRPr="00CA3CDC">
        <w:rPr>
          <w:rFonts w:ascii="Tahoma" w:hAnsi="Tahoma" w:cs="Tahoma"/>
          <w:color w:val="000000"/>
        </w:rPr>
        <w:t>erão devidas parcelas anuais de</w:t>
      </w:r>
      <w:r w:rsidR="0037509F" w:rsidRPr="00CA3CDC">
        <w:rPr>
          <w:rFonts w:ascii="Tahoma" w:hAnsi="Tahoma" w:cs="Tahoma"/>
          <w:color w:val="000000"/>
        </w:rPr>
        <w:t xml:space="preserve"> R</w:t>
      </w:r>
      <w:r w:rsidR="00400A4E" w:rsidRPr="00CA3CDC">
        <w:rPr>
          <w:rFonts w:ascii="Tahoma" w:hAnsi="Tahoma" w:cs="Tahoma"/>
          <w:color w:val="000000"/>
        </w:rPr>
        <w:t>$</w:t>
      </w:r>
      <w:r w:rsidR="00400A4E">
        <w:rPr>
          <w:rFonts w:ascii="Tahoma" w:hAnsi="Tahoma" w:cs="Tahoma"/>
          <w:color w:val="000000"/>
        </w:rPr>
        <w:t>13.000,00</w:t>
      </w:r>
      <w:r w:rsidR="00400A4E" w:rsidRPr="00CA3CDC">
        <w:rPr>
          <w:rFonts w:ascii="Tahoma" w:hAnsi="Tahoma" w:cs="Tahoma"/>
          <w:color w:val="000000"/>
        </w:rPr>
        <w:t xml:space="preserve"> </w:t>
      </w:r>
      <w:r w:rsidR="00A51716">
        <w:rPr>
          <w:rFonts w:ascii="Tahoma" w:hAnsi="Tahoma" w:cs="Tahoma"/>
          <w:color w:val="000000"/>
        </w:rPr>
        <w:t>(treze mil reais)</w:t>
      </w:r>
      <w:r w:rsidRPr="00CA3CDC">
        <w:rPr>
          <w:rFonts w:ascii="Tahoma" w:hAnsi="Tahoma" w:cs="Tahoma"/>
          <w:color w:val="000000"/>
        </w:rPr>
        <w:t>cada,</w:t>
      </w:r>
      <w:r w:rsidR="001B0C77" w:rsidRPr="00CA3CDC">
        <w:rPr>
          <w:rFonts w:ascii="Tahoma" w:hAnsi="Tahoma" w:cs="Tahoma"/>
          <w:color w:val="000000"/>
        </w:rPr>
        <w:t xml:space="preserve"> </w:t>
      </w:r>
      <w:r w:rsidRPr="00CA3CDC">
        <w:rPr>
          <w:rFonts w:ascii="Tahoma" w:hAnsi="Tahoma" w:cs="Tahoma"/>
          <w:color w:val="000000"/>
        </w:rPr>
        <w:t xml:space="preserve">para o acompanhamento padrão dos serviços de agente fiduciário, devendo a primeira parcela ser paga até o 1º (primeiro) Dia Útil da Data de Emissão, e as demais a serem pagas, nos anos subsequentes até o resgate total dos CRI ou até quando Agente Fiduciário </w:t>
      </w:r>
      <w:r w:rsidR="0037509F" w:rsidRPr="00CA3CDC">
        <w:rPr>
          <w:rFonts w:ascii="Tahoma" w:hAnsi="Tahoma" w:cs="Tahoma"/>
          <w:color w:val="000000"/>
        </w:rPr>
        <w:t xml:space="preserve">dos CRI </w:t>
      </w:r>
      <w:r w:rsidRPr="00CA3CDC">
        <w:rPr>
          <w:rFonts w:ascii="Tahoma" w:hAnsi="Tahoma" w:cs="Tahoma"/>
          <w:color w:val="000000"/>
        </w:rPr>
        <w:t>cesse suas funções de agente fiduciário dos CRI, o que ocorrer primeiro; (</w:t>
      </w:r>
      <w:proofErr w:type="spellStart"/>
      <w:r w:rsidRPr="00CA3CDC">
        <w:rPr>
          <w:rFonts w:ascii="Tahoma" w:hAnsi="Tahoma" w:cs="Tahoma"/>
          <w:color w:val="000000"/>
        </w:rPr>
        <w:t>ii</w:t>
      </w:r>
      <w:proofErr w:type="spellEnd"/>
      <w:r w:rsidRPr="00CA3CDC">
        <w:rPr>
          <w:rFonts w:ascii="Tahoma" w:hAnsi="Tahoma" w:cs="Tahoma"/>
          <w:color w:val="000000"/>
        </w:rPr>
        <w:t>) pela verificação por cada verificação da dest</w:t>
      </w:r>
      <w:r w:rsidR="0037509F" w:rsidRPr="00CA3CDC">
        <w:rPr>
          <w:rFonts w:ascii="Tahoma" w:hAnsi="Tahoma" w:cs="Tahoma"/>
          <w:color w:val="000000"/>
        </w:rPr>
        <w:t>inação dos recursos o valor de R</w:t>
      </w:r>
      <w:r w:rsidR="00400A4E" w:rsidRPr="00CA3CDC">
        <w:rPr>
          <w:rFonts w:ascii="Tahoma" w:hAnsi="Tahoma" w:cs="Tahoma"/>
          <w:color w:val="000000"/>
        </w:rPr>
        <w:t>$</w:t>
      </w:r>
      <w:r w:rsidR="00400A4E">
        <w:rPr>
          <w:rFonts w:ascii="Tahoma" w:hAnsi="Tahoma" w:cs="Tahoma"/>
          <w:color w:val="000000"/>
        </w:rPr>
        <w:t>1.000,00</w:t>
      </w:r>
      <w:r w:rsidR="00A51716">
        <w:rPr>
          <w:rFonts w:ascii="Tahoma" w:hAnsi="Tahoma" w:cs="Tahoma"/>
          <w:color w:val="000000"/>
        </w:rPr>
        <w:t xml:space="preserve"> (mil reais)</w:t>
      </w:r>
      <w:r w:rsidR="00400A4E" w:rsidRPr="00CA3CDC">
        <w:rPr>
          <w:rFonts w:ascii="Tahoma" w:hAnsi="Tahoma" w:cs="Tahoma"/>
          <w:color w:val="000000"/>
        </w:rPr>
        <w:t xml:space="preserve">, </w:t>
      </w:r>
      <w:r w:rsidRPr="00CA3CDC">
        <w:rPr>
          <w:rFonts w:ascii="Tahoma" w:hAnsi="Tahoma" w:cs="Tahoma"/>
          <w:color w:val="000000"/>
        </w:rPr>
        <w:t>a serem pagas pela Emissora, sendo esta devida até a aplicação integral dos recursos oriundos das Debêntures em observância à destinação dos recursos; e (</w:t>
      </w:r>
      <w:proofErr w:type="spellStart"/>
      <w:r w:rsidRPr="00CA3CDC">
        <w:rPr>
          <w:rFonts w:ascii="Tahoma" w:hAnsi="Tahoma" w:cs="Tahoma"/>
          <w:color w:val="000000"/>
        </w:rPr>
        <w:t>iii</w:t>
      </w:r>
      <w:proofErr w:type="spellEnd"/>
      <w:r w:rsidRPr="00CA3CDC">
        <w:rPr>
          <w:rFonts w:ascii="Tahoma" w:hAnsi="Tahoma" w:cs="Tahoma"/>
          <w:color w:val="000000"/>
        </w:rPr>
        <w:t>) hora-homem extraordinária na forma prevista no Termo de Securitização</w:t>
      </w:r>
      <w:r w:rsidR="0037509F" w:rsidRPr="00CA3CDC">
        <w:rPr>
          <w:rFonts w:ascii="Tahoma" w:hAnsi="Tahoma" w:cs="Tahoma"/>
          <w:color w:val="000000"/>
        </w:rPr>
        <w:t>, no valor de R</w:t>
      </w:r>
      <w:r w:rsidR="00400A4E" w:rsidRPr="00CA3CDC">
        <w:rPr>
          <w:rFonts w:ascii="Tahoma" w:hAnsi="Tahoma" w:cs="Tahoma"/>
          <w:color w:val="000000"/>
        </w:rPr>
        <w:t>$</w:t>
      </w:r>
      <w:r w:rsidR="00400A4E">
        <w:rPr>
          <w:rFonts w:ascii="Tahoma" w:hAnsi="Tahoma" w:cs="Tahoma"/>
          <w:color w:val="000000"/>
        </w:rPr>
        <w:t>5</w:t>
      </w:r>
      <w:r w:rsidR="00CC7461">
        <w:rPr>
          <w:rFonts w:ascii="Tahoma" w:hAnsi="Tahoma" w:cs="Tahoma"/>
          <w:color w:val="000000"/>
        </w:rPr>
        <w:t>5</w:t>
      </w:r>
      <w:r w:rsidR="00400A4E">
        <w:rPr>
          <w:rFonts w:ascii="Tahoma" w:hAnsi="Tahoma" w:cs="Tahoma"/>
          <w:color w:val="000000"/>
        </w:rPr>
        <w:t>0</w:t>
      </w:r>
      <w:r w:rsidR="00400A4E" w:rsidRPr="00CA3CDC">
        <w:rPr>
          <w:rFonts w:ascii="Tahoma" w:hAnsi="Tahoma" w:cs="Tahoma"/>
          <w:color w:val="000000"/>
        </w:rPr>
        <w:t xml:space="preserve"> </w:t>
      </w:r>
      <w:r w:rsidR="00A51716">
        <w:rPr>
          <w:rFonts w:ascii="Tahoma" w:hAnsi="Tahoma" w:cs="Tahoma"/>
          <w:color w:val="000000"/>
        </w:rPr>
        <w:t xml:space="preserve">(quinhentos </w:t>
      </w:r>
      <w:r w:rsidR="00CC7461">
        <w:rPr>
          <w:rFonts w:ascii="Tahoma" w:hAnsi="Tahoma" w:cs="Tahoma"/>
          <w:color w:val="000000"/>
        </w:rPr>
        <w:t xml:space="preserve">e cinquenta </w:t>
      </w:r>
      <w:r w:rsidR="00A51716">
        <w:rPr>
          <w:rFonts w:ascii="Tahoma" w:hAnsi="Tahoma" w:cs="Tahoma"/>
          <w:color w:val="000000"/>
        </w:rPr>
        <w:t>reais)</w:t>
      </w:r>
      <w:r w:rsidRPr="00CA3CDC">
        <w:rPr>
          <w:rFonts w:ascii="Tahoma" w:hAnsi="Tahoma" w:cs="Tahoma"/>
          <w:color w:val="000000"/>
        </w:rPr>
        <w:t xml:space="preserve">. As parcelas acima são atualizadas pela variação acumulada do IGP-M, ou na falta deste, ou ainda na impossibilidade de sua utilização, </w:t>
      </w:r>
      <w:r w:rsidRPr="00CA3CDC">
        <w:rPr>
          <w:rFonts w:ascii="Tahoma" w:hAnsi="Tahoma" w:cs="Tahoma"/>
          <w:color w:val="000000"/>
        </w:rPr>
        <w:lastRenderedPageBreak/>
        <w:t xml:space="preserve">pelo índice que vier a substituí-lo, a partir da primeira data de integralização dos CRI, devendo ser acrescidas dos seguintes impostos: ISS (Imposto Sobre Serviços de Qualquer Natureza), PIS (Contribuição ao Programa de Integração Social), CSLL (Contribuição Social sobre o Lucro Líquido), COFINS (Contribuição para o Financiamento da Seguridade Social) e o IRRF (Imposto de Renda Retido na Fonte) e quaisquer outros Tributos que venham a incidir sobre a remuneração do Agente Fiduciário dos CRI, nas alíquotas vigentes na data de cada pagamento. A remuneração do Agente Fiduciário dos CRI será devida mesmo após o vencimento final dos CRI, caso este ainda esteja atuando, a qual será calculada pro rata die </w:t>
      </w:r>
    </w:p>
    <w:p w14:paraId="708E8B43" w14:textId="5C3130C3"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 xml:space="preserve">remuneração do escriturador e do banco liquidante </w:t>
      </w:r>
      <w:proofErr w:type="spellStart"/>
      <w:r w:rsidRPr="00CA3CDC">
        <w:rPr>
          <w:rFonts w:ascii="Tahoma" w:hAnsi="Tahoma" w:cs="Tahoma"/>
          <w:color w:val="000000"/>
        </w:rPr>
        <w:t>dos</w:t>
      </w:r>
      <w:proofErr w:type="spellEnd"/>
      <w:r w:rsidRPr="00CA3CDC">
        <w:rPr>
          <w:rFonts w:ascii="Tahoma" w:hAnsi="Tahoma" w:cs="Tahoma"/>
          <w:color w:val="000000"/>
        </w:rPr>
        <w:t xml:space="preserve"> CRI: parcelas anuais no valor de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6.000,00</w:t>
      </w:r>
      <w:r w:rsidR="00A51716">
        <w:rPr>
          <w:rFonts w:ascii="Tahoma" w:hAnsi="Tahoma" w:cs="Tahoma"/>
          <w:color w:val="000000"/>
        </w:rPr>
        <w:t xml:space="preserve"> (seis mil reais)</w:t>
      </w:r>
      <w:r w:rsidR="00A3054C" w:rsidRPr="00CA3CDC">
        <w:rPr>
          <w:rFonts w:ascii="Tahoma" w:hAnsi="Tahoma" w:cs="Tahoma"/>
          <w:color w:val="000000"/>
        </w:rPr>
        <w:t xml:space="preserve">, </w:t>
      </w:r>
      <w:r w:rsidRPr="00CA3CDC">
        <w:rPr>
          <w:rFonts w:ascii="Tahoma" w:hAnsi="Tahoma" w:cs="Tahoma"/>
          <w:color w:val="000000"/>
        </w:rPr>
        <w:t xml:space="preserve">devendo a primeira parcela ser paga, até o </w:t>
      </w:r>
      <w:r w:rsidR="0050450F" w:rsidRPr="00CA3CDC">
        <w:rPr>
          <w:rFonts w:ascii="Tahoma" w:hAnsi="Tahoma" w:cs="Tahoma"/>
          <w:color w:val="000000"/>
        </w:rPr>
        <w:t>1º</w:t>
      </w:r>
      <w:r w:rsidR="0050450F">
        <w:rPr>
          <w:rFonts w:ascii="Tahoma" w:hAnsi="Tahoma" w:cs="Tahoma"/>
          <w:color w:val="000000"/>
        </w:rPr>
        <w:t> </w:t>
      </w:r>
      <w:r w:rsidRPr="00CA3CDC">
        <w:rPr>
          <w:rFonts w:ascii="Tahoma" w:hAnsi="Tahoma" w:cs="Tahoma"/>
          <w:color w:val="000000"/>
        </w:rPr>
        <w:t>(primeiro) Dia Útil contado da 12ª (décima segunda) parcela de pagamento dos Créditos Imobiliários, e as demais serem pagas anualmente, nas mesmas datas dos meses subsequentes, até o resgate total dos CRI. O valor das referidas parcelas já será acrescido dos respectivos tributos incidentes;</w:t>
      </w:r>
    </w:p>
    <w:p w14:paraId="27817038" w14:textId="448D05EC"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bookmarkStart w:id="109" w:name="_Ref25085529"/>
      <w:r w:rsidRPr="00CA3CDC">
        <w:rPr>
          <w:rFonts w:ascii="Tahoma" w:hAnsi="Tahoma" w:cs="Tahoma"/>
          <w:color w:val="000000"/>
        </w:rPr>
        <w:t xml:space="preserve">remuneração do auditor independente responsável pela auditoria do </w:t>
      </w:r>
      <w:r w:rsidR="009726A5" w:rsidRPr="00CA3CDC">
        <w:rPr>
          <w:rFonts w:ascii="Tahoma" w:hAnsi="Tahoma" w:cs="Tahoma"/>
          <w:color w:val="000000"/>
        </w:rPr>
        <w:t xml:space="preserve">Patrimônio Separado </w:t>
      </w:r>
      <w:r w:rsidRPr="00CA3CDC">
        <w:rPr>
          <w:rFonts w:ascii="Tahoma" w:hAnsi="Tahoma" w:cs="Tahoma"/>
          <w:color w:val="000000"/>
        </w:rPr>
        <w:t xml:space="preserve">e de terceiros contratados para a elaboração dos relatórios exigidos pela Instrução CVM 600: </w:t>
      </w:r>
      <w:bookmarkEnd w:id="109"/>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2.880,00</w:t>
      </w:r>
      <w:r w:rsidR="00400A4E" w:rsidRPr="00CA3CDC">
        <w:rPr>
          <w:rFonts w:ascii="Tahoma" w:hAnsi="Tahoma" w:cs="Tahoma"/>
          <w:color w:val="000000"/>
        </w:rPr>
        <w:t xml:space="preserve"> </w:t>
      </w:r>
      <w:r w:rsidR="00A51716">
        <w:rPr>
          <w:rFonts w:ascii="Tahoma" w:hAnsi="Tahoma" w:cs="Tahoma"/>
          <w:color w:val="000000"/>
        </w:rPr>
        <w:t xml:space="preserve">(dois mil e oitocentos e oitenta reais) </w:t>
      </w:r>
      <w:r w:rsidRPr="00CA3CDC">
        <w:rPr>
          <w:rFonts w:ascii="Tahoma" w:hAnsi="Tahoma" w:cs="Tahoma"/>
          <w:color w:val="000000"/>
        </w:rPr>
        <w:t xml:space="preserve">por ano por cada auditoria a ser realizada, podendo este valor ser ajustado em decorrência de eventual substituição do auditor independente ou ajuste na quantidade de horas estimadas pela equipe de auditoria. Estas despesas serão pagas, de forma antecipada à realização da auditoria, sendo o primeiro pagamento devido, nos termos do Termo de Securitização, e os demais arcados diretamente pela Emissora sempre no 10º (décimo) Dia Útil do mês de junho de cada ano, até a integral liquidação dos CRI. A referida despesa será corrigida pela variação do IPCA, a partir da primeira data de integralização dos CRI, ou na falta deste, ou ainda, na impossibilidade de sua utilização, pelo índice que vier substituí-lo, calculadas pro rata die, se necessário, e deverá ser acrescida dos seguintes impostos: ISS, CSLL, PIS, COFINS, IRRF e quaisquer outros tributos que venham a incidir sobre a remuneração do auditor independente e terceiros envolvidos na elaboração das demonstrações contábeis do </w:t>
      </w:r>
      <w:r w:rsidR="009726A5" w:rsidRPr="00CA3CDC">
        <w:rPr>
          <w:rFonts w:ascii="Tahoma" w:hAnsi="Tahoma" w:cs="Tahoma"/>
          <w:color w:val="000000"/>
        </w:rPr>
        <w:t>Patrimônio Separado</w:t>
      </w:r>
      <w:r w:rsidRPr="00CA3CDC">
        <w:rPr>
          <w:rFonts w:ascii="Tahoma" w:hAnsi="Tahoma" w:cs="Tahoma"/>
          <w:color w:val="000000"/>
        </w:rPr>
        <w:t>, nas alíquotas vigentes na data de cada pagamento;</w:t>
      </w:r>
    </w:p>
    <w:p w14:paraId="2BBAD6F5" w14:textId="77777777" w:rsidR="009726A5" w:rsidRPr="00CA3CDC" w:rsidRDefault="009726A5"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rPr>
        <w:t>remuneração do Coordenador Líder: parcela única no valor de R</w:t>
      </w:r>
      <w:r w:rsidR="00400A4E" w:rsidRPr="00CA3CDC">
        <w:rPr>
          <w:rFonts w:ascii="Tahoma" w:hAnsi="Tahoma" w:cs="Tahoma"/>
        </w:rPr>
        <w:t>$</w:t>
      </w:r>
      <w:r w:rsidR="00400A4E">
        <w:rPr>
          <w:rFonts w:ascii="Tahoma" w:hAnsi="Tahoma" w:cs="Tahoma"/>
        </w:rPr>
        <w:t>29.750,00</w:t>
      </w:r>
      <w:r w:rsidR="00400A4E" w:rsidRPr="00CA3CDC">
        <w:rPr>
          <w:rFonts w:ascii="Tahoma" w:hAnsi="Tahoma" w:cs="Tahoma"/>
        </w:rPr>
        <w:t xml:space="preserve"> (</w:t>
      </w:r>
      <w:r w:rsidR="00400A4E">
        <w:rPr>
          <w:rFonts w:ascii="Tahoma" w:hAnsi="Tahoma" w:cs="Tahoma"/>
        </w:rPr>
        <w:t>vinte e nove mil, setecentos e cinquenta reais</w:t>
      </w:r>
      <w:r w:rsidR="00400A4E" w:rsidRPr="00CA3CDC">
        <w:rPr>
          <w:rFonts w:ascii="Tahoma" w:hAnsi="Tahoma" w:cs="Tahoma"/>
        </w:rPr>
        <w:t xml:space="preserve">), </w:t>
      </w:r>
      <w:r w:rsidRPr="00CA3CDC">
        <w:rPr>
          <w:rFonts w:ascii="Tahoma" w:hAnsi="Tahoma" w:cs="Tahoma"/>
        </w:rPr>
        <w:t xml:space="preserve">a ser paga no 1º (primeiro) Dia Útil contado da primeira data de integralização dos CRI, A referida despesa deverá ser acrescida dos seguintes impostos: ISS, CSLL, PIS, COFINS, IRRF e quaisquer outros tributos que venham a incidir sobre a remuneração do auditor independente e terceiros </w:t>
      </w:r>
      <w:r w:rsidRPr="00CA3CDC">
        <w:rPr>
          <w:rFonts w:ascii="Tahoma" w:hAnsi="Tahoma" w:cs="Tahoma"/>
        </w:rPr>
        <w:lastRenderedPageBreak/>
        <w:t>envolvidos na elaboração das demonstrações contábeis do Patrimônio Separado, nas alíquotas vigentes na data de cada pagamento;</w:t>
      </w:r>
    </w:p>
    <w:p w14:paraId="39D53AD6" w14:textId="7777777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 xml:space="preserve">despesas relativas à abertura e manutenção da Conta </w:t>
      </w:r>
      <w:r w:rsidR="0037509F" w:rsidRPr="00CA3CDC">
        <w:rPr>
          <w:rFonts w:ascii="Tahoma" w:hAnsi="Tahoma" w:cs="Tahoma"/>
          <w:color w:val="000000"/>
        </w:rPr>
        <w:t>Centralizadora</w:t>
      </w:r>
      <w:r w:rsidRPr="00CA3CDC">
        <w:rPr>
          <w:rFonts w:ascii="Tahoma" w:hAnsi="Tahoma" w:cs="Tahoma"/>
          <w:color w:val="000000"/>
        </w:rPr>
        <w:t xml:space="preserve"> e custos relacionados à Assembleia Geral;</w:t>
      </w:r>
    </w:p>
    <w:p w14:paraId="443F08AC" w14:textId="77777777"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custos de averbações, tributos, prenotações e registros em cartórios de registro de imóveis e títulos e documentos e junta comercial relacionados às Debêntures, à</w:t>
      </w:r>
      <w:r w:rsidR="0037509F" w:rsidRPr="00CA3CDC">
        <w:rPr>
          <w:rFonts w:ascii="Tahoma" w:hAnsi="Tahoma" w:cs="Tahoma"/>
          <w:color w:val="000000"/>
        </w:rPr>
        <w:t>s</w:t>
      </w:r>
      <w:r w:rsidRPr="00CA3CDC">
        <w:rPr>
          <w:rFonts w:ascii="Tahoma" w:hAnsi="Tahoma" w:cs="Tahoma"/>
          <w:color w:val="000000"/>
        </w:rPr>
        <w:t xml:space="preserve"> CCI e aos CRI, quando for o caso, bem com as despesas relativas a alterações dos Documentos da Operação; e</w:t>
      </w:r>
    </w:p>
    <w:p w14:paraId="413C7BA9" w14:textId="500F4BFE" w:rsidR="00DC5637" w:rsidRPr="00CA3CDC" w:rsidRDefault="00DC5637" w:rsidP="0050450F">
      <w:pPr>
        <w:pStyle w:val="PargrafodaLista"/>
        <w:numPr>
          <w:ilvl w:val="2"/>
          <w:numId w:val="49"/>
        </w:numPr>
        <w:tabs>
          <w:tab w:val="left" w:pos="851"/>
        </w:tabs>
        <w:spacing w:after="240" w:line="320" w:lineRule="exact"/>
        <w:ind w:left="851" w:hanging="851"/>
        <w:jc w:val="both"/>
        <w:rPr>
          <w:rFonts w:ascii="Tahoma" w:hAnsi="Tahoma" w:cs="Tahoma"/>
          <w:color w:val="000000"/>
        </w:rPr>
      </w:pPr>
      <w:r w:rsidRPr="00CA3CDC">
        <w:rPr>
          <w:rFonts w:ascii="Tahoma" w:hAnsi="Tahoma" w:cs="Tahoma"/>
          <w:color w:val="000000"/>
        </w:rPr>
        <w:t xml:space="preserve">despesas com a gestão, cobrança, realização e administração do </w:t>
      </w:r>
      <w:r w:rsidR="009726A5" w:rsidRPr="00CA3CDC">
        <w:rPr>
          <w:rFonts w:ascii="Tahoma" w:hAnsi="Tahoma" w:cs="Tahoma"/>
          <w:color w:val="000000"/>
        </w:rPr>
        <w:t>Patrimônio Separado</w:t>
      </w:r>
      <w:r w:rsidRPr="00CA3CDC">
        <w:rPr>
          <w:rFonts w:ascii="Tahoma" w:hAnsi="Tahoma" w:cs="Tahoma"/>
          <w:color w:val="000000"/>
        </w:rPr>
        <w:t xml:space="preserve">, outras despesas indispensáveis à administração do Crédito Imobiliário, exclusivamente na hipótese de liquidação do </w:t>
      </w:r>
      <w:r w:rsidR="009726A5" w:rsidRPr="00CA3CDC">
        <w:rPr>
          <w:rFonts w:ascii="Tahoma" w:hAnsi="Tahoma" w:cs="Tahoma"/>
          <w:color w:val="000000"/>
        </w:rPr>
        <w:t>Patrimônio Separado</w:t>
      </w:r>
      <w:r w:rsidRPr="00CA3CDC">
        <w:rPr>
          <w:rFonts w:ascii="Tahoma" w:hAnsi="Tahoma" w:cs="Tahoma"/>
          <w:color w:val="000000"/>
        </w:rPr>
        <w:t xml:space="preserve">, inclusive </w:t>
      </w:r>
      <w:proofErr w:type="gramStart"/>
      <w:r w:rsidRPr="00CA3CDC">
        <w:rPr>
          <w:rFonts w:ascii="Tahoma" w:hAnsi="Tahoma" w:cs="Tahoma"/>
          <w:color w:val="000000"/>
        </w:rPr>
        <w:t>as referentes</w:t>
      </w:r>
      <w:proofErr w:type="gramEnd"/>
      <w:r w:rsidRPr="00CA3CDC">
        <w:rPr>
          <w:rFonts w:ascii="Tahoma" w:hAnsi="Tahoma" w:cs="Tahoma"/>
          <w:color w:val="000000"/>
        </w:rPr>
        <w:t xml:space="preserve"> à sua transferência, na hipótese de o Agente Fiduciário dos CRI assumir a sua administração.</w:t>
      </w:r>
    </w:p>
    <w:p w14:paraId="4860DFAE" w14:textId="77777777" w:rsidR="00DC5637" w:rsidRPr="00CA3CDC" w:rsidRDefault="00DC5637"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O pagamento das despesas acima previstas mediante utilização dos recursos do Fundo de Despesas deverá ser devidamente comprovado pela Securitizadora, mediante o envio, à Emissora, das notas fiscais e dos respectivos comprovantes de pagamento, até o dia 10 (dez) do mês subsequente ao pagamento da despesa.</w:t>
      </w:r>
    </w:p>
    <w:p w14:paraId="4771F585" w14:textId="75E33B8B" w:rsidR="00DC5637" w:rsidRPr="00CA3CDC" w:rsidRDefault="00DC5637"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Quaisquer despesas não mencionadas na Cláusula</w:t>
      </w:r>
      <w:r w:rsidR="0037509F" w:rsidRPr="00CA3CDC">
        <w:rPr>
          <w:rFonts w:ascii="Tahoma" w:hAnsi="Tahoma" w:cs="Tahoma"/>
          <w:color w:val="000000"/>
        </w:rPr>
        <w:t xml:space="preserve"> 5.</w:t>
      </w:r>
      <w:r w:rsidR="00FC1CC8">
        <w:rPr>
          <w:rFonts w:ascii="Tahoma" w:hAnsi="Tahoma" w:cs="Tahoma"/>
          <w:color w:val="000000"/>
        </w:rPr>
        <w:t>27</w:t>
      </w:r>
      <w:r w:rsidR="0037509F" w:rsidRPr="00CA3CDC">
        <w:rPr>
          <w:rFonts w:ascii="Tahoma" w:hAnsi="Tahoma" w:cs="Tahoma"/>
          <w:color w:val="000000"/>
        </w:rPr>
        <w:t>.2. acima</w:t>
      </w:r>
      <w:r w:rsidRPr="00CA3CDC">
        <w:rPr>
          <w:rFonts w:ascii="Tahoma" w:hAnsi="Tahoma" w:cs="Tahoma"/>
          <w:color w:val="000000"/>
        </w:rPr>
        <w:t xml:space="preserve"> e relacionadas à emissão dos CRI e à Oferta, serão arcadas exclusivamente, direta ou indiretamente, pelo Fundo de Despesas, na forma desta </w:t>
      </w:r>
      <w:r w:rsidR="0037509F" w:rsidRPr="00CA3CDC">
        <w:rPr>
          <w:rFonts w:ascii="Tahoma" w:hAnsi="Tahoma" w:cs="Tahoma"/>
          <w:color w:val="000000"/>
        </w:rPr>
        <w:t>Cláusula</w:t>
      </w:r>
      <w:r w:rsidRPr="00CA3CDC">
        <w:rPr>
          <w:rFonts w:ascii="Tahoma" w:hAnsi="Tahoma" w:cs="Tahoma"/>
          <w:color w:val="000000"/>
        </w:rPr>
        <w:t xml:space="preserve">, inclusive as seguintes despesas razoavelmente incorridas ou a incorrer e devidamente comprovadas pela Securitizadora: </w:t>
      </w:r>
      <w:r w:rsidRPr="00CA3CDC">
        <w:rPr>
          <w:rFonts w:ascii="Tahoma" w:hAnsi="Tahoma"/>
          <w:b/>
          <w:color w:val="000000"/>
        </w:rPr>
        <w:t>(i)</w:t>
      </w:r>
      <w:r w:rsidRPr="00CA3CDC">
        <w:rPr>
          <w:rFonts w:ascii="Tahoma" w:hAnsi="Tahoma" w:cs="Tahoma"/>
          <w:color w:val="000000"/>
        </w:rPr>
        <w:t xml:space="preserve"> registro de documentos, notificações, extração de certidões em geral, reconhecimento de firmas em cartórios, cópias autenticadas em cartório e/ou reprográficas, emolumentos cartorários, custas processuais, periciais e similares, bem como quaisquer prestadores de serviço que venham a ser utilizados para a realização dos procedimentos listados neste item (i); </w:t>
      </w:r>
      <w:r w:rsidRPr="00CA3CDC">
        <w:rPr>
          <w:rFonts w:ascii="Tahoma" w:hAnsi="Tahoma"/>
          <w:b/>
          <w:color w:val="000000"/>
        </w:rPr>
        <w:t>(</w:t>
      </w:r>
      <w:proofErr w:type="spellStart"/>
      <w:r w:rsidRPr="00CA3CDC">
        <w:rPr>
          <w:rFonts w:ascii="Tahoma" w:hAnsi="Tahoma"/>
          <w:b/>
          <w:color w:val="000000"/>
        </w:rPr>
        <w:t>ii</w:t>
      </w:r>
      <w:proofErr w:type="spellEnd"/>
      <w:r w:rsidRPr="00CA3CDC">
        <w:rPr>
          <w:rFonts w:ascii="Tahoma" w:hAnsi="Tahoma"/>
          <w:b/>
          <w:color w:val="000000"/>
        </w:rPr>
        <w:t xml:space="preserve">) </w:t>
      </w:r>
      <w:r w:rsidRPr="00CA3CDC">
        <w:rPr>
          <w:rFonts w:ascii="Tahoma" w:hAnsi="Tahoma" w:cs="Tahoma"/>
          <w:color w:val="000000"/>
        </w:rPr>
        <w:t xml:space="preserve">contratação de prestadores de serviços não determinados nos Documentos da Operação, inclusive assessores legais, agentes de fiscalização e/ou cobrança; e </w:t>
      </w:r>
      <w:r w:rsidRPr="00CA3CDC">
        <w:rPr>
          <w:rFonts w:ascii="Tahoma" w:hAnsi="Tahoma"/>
          <w:b/>
          <w:color w:val="000000"/>
        </w:rPr>
        <w:t>(</w:t>
      </w:r>
      <w:proofErr w:type="spellStart"/>
      <w:r w:rsidRPr="00CA3CDC">
        <w:rPr>
          <w:rFonts w:ascii="Tahoma" w:hAnsi="Tahoma"/>
          <w:b/>
          <w:color w:val="000000"/>
        </w:rPr>
        <w:t>iii</w:t>
      </w:r>
      <w:proofErr w:type="spellEnd"/>
      <w:r w:rsidRPr="00CA3CDC">
        <w:rPr>
          <w:rFonts w:ascii="Tahoma" w:hAnsi="Tahoma"/>
          <w:b/>
          <w:color w:val="000000"/>
        </w:rPr>
        <w:t>)</w:t>
      </w:r>
      <w:r w:rsidRPr="00CA3CDC">
        <w:rPr>
          <w:rFonts w:ascii="Tahoma" w:hAnsi="Tahoma" w:cs="Tahoma"/>
          <w:color w:val="000000"/>
        </w:rPr>
        <w:t xml:space="preserve"> publicações em jornais e outros meios de comunicação, locação de imóvel, contratação de colaboradores, bem como quaisquer outras despesas necessárias para realização de assembleias gerais dos titulares de CRI.</w:t>
      </w:r>
    </w:p>
    <w:p w14:paraId="79E4CAF3" w14:textId="73F1EA13"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Quaisquer Despesas em valor superior </w:t>
      </w:r>
      <w:r w:rsidR="0037509F" w:rsidRPr="00CA3CDC">
        <w:rPr>
          <w:rFonts w:ascii="Tahoma" w:hAnsi="Tahoma" w:cs="Tahoma"/>
          <w:color w:val="000000"/>
        </w:rPr>
        <w:t>R</w:t>
      </w:r>
      <w:r w:rsidR="00E85674" w:rsidRPr="00CA3CDC">
        <w:rPr>
          <w:rFonts w:ascii="Tahoma" w:hAnsi="Tahoma" w:cs="Tahoma"/>
          <w:color w:val="000000"/>
        </w:rPr>
        <w:t xml:space="preserve">$10.000,00 </w:t>
      </w:r>
      <w:r w:rsidRPr="00CA3CDC">
        <w:rPr>
          <w:rFonts w:ascii="Tahoma" w:hAnsi="Tahoma" w:cs="Tahoma"/>
          <w:color w:val="000000"/>
        </w:rPr>
        <w:t xml:space="preserve">deverão ser pré-aprovadas pela Emissora, exceto pelas Despesas indicadas na Cláusula </w:t>
      </w:r>
      <w:r w:rsidR="0037509F" w:rsidRPr="00CA3CDC">
        <w:rPr>
          <w:rFonts w:ascii="Tahoma" w:hAnsi="Tahoma" w:cs="Tahoma"/>
          <w:color w:val="000000"/>
        </w:rPr>
        <w:t>5.</w:t>
      </w:r>
      <w:r w:rsidR="00FC1CC8">
        <w:rPr>
          <w:rFonts w:ascii="Tahoma" w:hAnsi="Tahoma" w:cs="Tahoma"/>
          <w:color w:val="000000"/>
        </w:rPr>
        <w:t>27</w:t>
      </w:r>
      <w:r w:rsidR="0037509F" w:rsidRPr="00CA3CDC">
        <w:rPr>
          <w:rFonts w:ascii="Tahoma" w:hAnsi="Tahoma" w:cs="Tahoma"/>
          <w:color w:val="000000"/>
        </w:rPr>
        <w:t xml:space="preserve">.2, incisos </w:t>
      </w:r>
      <w:r w:rsidR="0042766D" w:rsidRPr="00CA3CDC">
        <w:rPr>
          <w:rFonts w:ascii="Tahoma" w:hAnsi="Tahoma" w:cs="Tahoma"/>
          <w:color w:val="000000"/>
        </w:rPr>
        <w:t>(</w:t>
      </w:r>
      <w:proofErr w:type="spellStart"/>
      <w:r w:rsidR="0042766D" w:rsidRPr="00CA3CDC">
        <w:rPr>
          <w:rFonts w:ascii="Tahoma" w:hAnsi="Tahoma" w:cs="Tahoma"/>
          <w:color w:val="000000"/>
        </w:rPr>
        <w:t>ii</w:t>
      </w:r>
      <w:proofErr w:type="spellEnd"/>
      <w:r w:rsidR="0042766D" w:rsidRPr="00CA3CDC">
        <w:rPr>
          <w:rFonts w:ascii="Tahoma" w:hAnsi="Tahoma" w:cs="Tahoma"/>
          <w:color w:val="000000"/>
        </w:rPr>
        <w:t>) a (</w:t>
      </w:r>
      <w:proofErr w:type="spellStart"/>
      <w:r w:rsidR="0042766D" w:rsidRPr="00CA3CDC">
        <w:rPr>
          <w:rFonts w:ascii="Tahoma" w:hAnsi="Tahoma" w:cs="Tahoma"/>
          <w:color w:val="000000"/>
        </w:rPr>
        <w:t>vii</w:t>
      </w:r>
      <w:proofErr w:type="spellEnd"/>
      <w:r w:rsidR="0042766D" w:rsidRPr="00CA3CDC">
        <w:rPr>
          <w:rFonts w:ascii="Tahoma" w:hAnsi="Tahoma" w:cs="Tahoma"/>
          <w:color w:val="000000"/>
        </w:rPr>
        <w:t>).</w:t>
      </w:r>
    </w:p>
    <w:p w14:paraId="594AD219"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Caso o Fundo de Despesas não seja suficiente para arcar com quaisquer despesas relacionadas à emissão dos CRI e/ou à Oferta, descritas ou não nos Documentos da Operação, </w:t>
      </w:r>
      <w:r w:rsidRPr="00CA3CDC">
        <w:rPr>
          <w:rFonts w:ascii="Tahoma" w:hAnsi="Tahoma" w:cs="Tahoma"/>
          <w:color w:val="000000"/>
        </w:rPr>
        <w:lastRenderedPageBreak/>
        <w:t>a Securitizadora deverá solicitar diretamente à Emissora o pagamento de tais despesas, com antecedência de 5 (cinco) Dias Úteis.</w:t>
      </w:r>
    </w:p>
    <w:p w14:paraId="266AF2CF" w14:textId="22ADDC9B" w:rsidR="0037509F" w:rsidRPr="00CA3CDC" w:rsidRDefault="0037509F"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Toda vez que, por qualquer motivo, os recursos do Fundo de Despesas venham a ser inferiores ao valor de R</w:t>
      </w:r>
      <w:r w:rsidR="00400A4E" w:rsidRPr="00CA3CDC">
        <w:rPr>
          <w:rFonts w:ascii="Tahoma" w:hAnsi="Tahoma" w:cs="Tahoma"/>
          <w:color w:val="000000"/>
        </w:rPr>
        <w:t>$</w:t>
      </w:r>
      <w:r w:rsidR="00400A4E">
        <w:rPr>
          <w:rFonts w:ascii="Tahoma" w:hAnsi="Tahoma" w:cs="Tahoma"/>
          <w:color w:val="000000"/>
        </w:rPr>
        <w:t>45.000,00</w:t>
      </w:r>
      <w:r w:rsidR="00400A4E" w:rsidRPr="00CA3CDC">
        <w:rPr>
          <w:rFonts w:ascii="Tahoma" w:hAnsi="Tahoma" w:cs="Tahoma"/>
          <w:color w:val="000000"/>
        </w:rPr>
        <w:t xml:space="preserve"> </w:t>
      </w:r>
      <w:r w:rsidR="00A51716">
        <w:rPr>
          <w:rFonts w:ascii="Tahoma" w:hAnsi="Tahoma" w:cs="Tahoma"/>
          <w:color w:val="000000"/>
        </w:rPr>
        <w:t>(quarenta e cinco mil reais)</w:t>
      </w:r>
      <w:r w:rsidR="00A51716" w:rsidRPr="00CA3CDC">
        <w:rPr>
          <w:rFonts w:ascii="Tahoma" w:hAnsi="Tahoma" w:cs="Tahoma"/>
          <w:color w:val="000000"/>
        </w:rPr>
        <w:t xml:space="preserve"> </w:t>
      </w:r>
      <w:r w:rsidRPr="00CA3CDC">
        <w:rPr>
          <w:rFonts w:ascii="Tahoma" w:hAnsi="Tahoma" w:cs="Tahoma"/>
          <w:color w:val="000000"/>
        </w:rPr>
        <w:t>(“</w:t>
      </w:r>
      <w:bookmarkStart w:id="110" w:name="_Hlk26955077"/>
      <w:r w:rsidRPr="00CA3CDC">
        <w:rPr>
          <w:rFonts w:ascii="Tahoma" w:hAnsi="Tahoma" w:cs="Tahoma"/>
          <w:color w:val="000000"/>
          <w:u w:val="single"/>
        </w:rPr>
        <w:t>Valor Mínimo do Fundo de Despesas</w:t>
      </w:r>
      <w:bookmarkEnd w:id="110"/>
      <w:r w:rsidRPr="00CA3CDC">
        <w:rPr>
          <w:rFonts w:ascii="Tahoma" w:hAnsi="Tahoma" w:cs="Tahoma"/>
          <w:color w:val="000000"/>
        </w:rPr>
        <w:t xml:space="preserve">”), mediante comprovação, conforme notificação da Debenturista à Emissora neste sentido, a Emissora recomporá, no prazo de até 10 (dez) Dias Úteis a contar do recebimento de notificação, o Fundo de Despesas com o montante necessário para que os recursos existentes no Fundo de Despesas, após a recomposição, sejam, no mínimo, iguais ao Valor Mínimo do Fundo de Despesas, mediante transferência dos valores necessários à sua recomposição diretamente para a Conta </w:t>
      </w:r>
      <w:r w:rsidR="004B56C8" w:rsidRPr="00CA3CDC">
        <w:rPr>
          <w:rFonts w:ascii="Tahoma" w:hAnsi="Tahoma" w:cs="Tahoma"/>
          <w:color w:val="000000"/>
        </w:rPr>
        <w:t>Centralizadora</w:t>
      </w:r>
      <w:r w:rsidRPr="00CA3CDC">
        <w:rPr>
          <w:rFonts w:ascii="Tahoma" w:hAnsi="Tahoma" w:cs="Tahoma"/>
          <w:color w:val="000000"/>
        </w:rPr>
        <w:t>, devendo encaminhar extrato de comprovação da referida recomposição à Securitizadora, com cópia ao Agente Fiduciário dos CRI.</w:t>
      </w:r>
    </w:p>
    <w:p w14:paraId="6FF1ADFD" w14:textId="77777777" w:rsidR="0037509F" w:rsidRPr="00CA3CDC" w:rsidRDefault="0037509F"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Os recursos da Conta </w:t>
      </w:r>
      <w:r w:rsidR="004B56C8" w:rsidRPr="00CA3CDC">
        <w:rPr>
          <w:rFonts w:ascii="Tahoma" w:hAnsi="Tahoma" w:cs="Tahoma"/>
          <w:color w:val="000000"/>
        </w:rPr>
        <w:t>Centralizadora</w:t>
      </w:r>
      <w:r w:rsidRPr="00CA3CDC">
        <w:rPr>
          <w:rFonts w:ascii="Tahoma" w:hAnsi="Tahoma" w:cs="Tahoma"/>
          <w:color w:val="000000"/>
        </w:rPr>
        <w:t xml:space="preserve"> </w:t>
      </w:r>
      <w:r w:rsidR="00EF08B9" w:rsidRPr="00CA3CDC">
        <w:rPr>
          <w:rFonts w:ascii="Tahoma" w:hAnsi="Tahoma" w:cs="Tahoma"/>
          <w:color w:val="000000"/>
        </w:rPr>
        <w:t xml:space="preserve">e do Fundo de Despesas </w:t>
      </w:r>
      <w:r w:rsidRPr="00CA3CDC">
        <w:rPr>
          <w:rFonts w:ascii="Tahoma" w:hAnsi="Tahoma" w:cs="Tahoma"/>
          <w:color w:val="000000"/>
        </w:rPr>
        <w:t xml:space="preserve">estarão abrangidos pela instituição do regime fiduciário, nos termos do Termo de Securitização, e integrarão o </w:t>
      </w:r>
      <w:r w:rsidR="00EF08B9" w:rsidRPr="00CA3CDC">
        <w:rPr>
          <w:rFonts w:ascii="Tahoma" w:hAnsi="Tahoma" w:cs="Tahoma"/>
          <w:color w:val="000000"/>
        </w:rPr>
        <w:t>Patrimônio Separado</w:t>
      </w:r>
      <w:r w:rsidRPr="00CA3CDC">
        <w:rPr>
          <w:rFonts w:ascii="Tahoma" w:hAnsi="Tahoma" w:cs="Tahoma"/>
          <w:color w:val="000000"/>
        </w:rPr>
        <w:t xml:space="preserve">, sendo certo que deverão ser aplicados pela Debenturista, na qualidade de administradora da Conta </w:t>
      </w:r>
      <w:r w:rsidR="004B56C8" w:rsidRPr="00CA3CDC">
        <w:rPr>
          <w:rFonts w:ascii="Tahoma" w:hAnsi="Tahoma" w:cs="Tahoma"/>
          <w:color w:val="000000"/>
        </w:rPr>
        <w:t>Centralizadora</w:t>
      </w:r>
      <w:r w:rsidRPr="00CA3CDC">
        <w:rPr>
          <w:rFonts w:ascii="Tahoma" w:hAnsi="Tahoma" w:cs="Tahoma"/>
          <w:color w:val="000000"/>
        </w:rPr>
        <w:t>, exclusivamente em certificados e recibos de depósito bancário com liquidez diária e/ou operações compromissadas com vencimento anterior à data de vencimento dos CRI. Os recursos oriundos dos rendimentos auferidos com tais investimentos integrarão automaticamente o Fundo de Despesas, ressalvados à Debenturista os benefícios fiscais desses rendimentos.</w:t>
      </w:r>
    </w:p>
    <w:p w14:paraId="25ACA4FE" w14:textId="77777777" w:rsidR="00EF08B9" w:rsidRPr="00CA3CDC" w:rsidRDefault="00EF08B9"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Caso, após o cumprimento integral das obrigações assumidas pela Emissora nos Documentos da Operação, ainda existam recursos no Fundo de Despesas, tais recursos deverão ser liberados, líquido de tributos, pela Debenturista, na qualidade de securitizadora e administradora das Contas Centralizadoras, à Emissora, em até 2 (dois) Dias Úteis contados da data do cumprimento integral das obrigações assumidas pela Emissora nos Documentos da Operação.</w:t>
      </w:r>
    </w:p>
    <w:p w14:paraId="6B427545"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Os titulares de CRI serão responsáveis pelo pagamento dos tributos incidentes sobre a negociação secundária e a distribuição de rendimentos dos CRI.</w:t>
      </w:r>
    </w:p>
    <w:p w14:paraId="6F99BF77" w14:textId="02F4E9F9"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As despesas que eventualmente sejam pagas diretamente pela Securitizadora, com a devida comprovação, por meio de recursos do </w:t>
      </w:r>
      <w:r w:rsidR="009726A5" w:rsidRPr="00CA3CDC">
        <w:rPr>
          <w:rFonts w:ascii="Tahoma" w:hAnsi="Tahoma" w:cs="Tahoma"/>
          <w:color w:val="000000"/>
        </w:rPr>
        <w:t xml:space="preserve">Patrimônio Separado </w:t>
      </w:r>
      <w:r w:rsidRPr="00CA3CDC">
        <w:rPr>
          <w:rFonts w:ascii="Tahoma" w:hAnsi="Tahoma" w:cs="Tahoma"/>
          <w:color w:val="000000"/>
        </w:rPr>
        <w:t>(exceto pelas despesas pagas com recursos do Fundo de Despesas), deverão ser reembolsadas pela Emissora em até 5 (cinco) Dias Úteis a contar de notificação enviada pela Securitizadora, observado que, em nenhuma hipótese a Securitizadora possuirá a obrigação de utilizar recursos próprios para o pagamento de despesas.</w:t>
      </w:r>
    </w:p>
    <w:p w14:paraId="78532B8B"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lastRenderedPageBreak/>
        <w:t>Na hipótese de eventual inadimplência da Emissora, a Securitizadora poderá promover as medidas judiciais cabíveis, iniciando a execução por quantia certa contra devedor ou qualquer outra medida que entender cabível, observados os termos e condições para pagamento e reembolso pela Emissora, nos termos dos Documentos da Operação.</w:t>
      </w:r>
    </w:p>
    <w:p w14:paraId="29BA6251"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Na hipótese de a Data de Vencimento vir a ser prorrogada por deliberação da Assembleia Geral de Titulares de Debêntures, ou ainda, após a Data de Vencimento, a Securitizadora, o Agente Fiduciário dos CRI e os demais prestadores de serviço continuarem exercendo as suas funções, as Despesas, conforme o caso, continuarão sendo devidas pela Emissora.</w:t>
      </w:r>
    </w:p>
    <w:p w14:paraId="6E5A89C6" w14:textId="05255B52"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Em qualquer Reestruturação (conforme definido abaixo) que vier a ocorrer ao longo do prazo de duração dos CRI, que implique a elaboração de aditamentos aos Documentos da Operação e/ou na realização de assembleias gerais, ou enquanto os CRI estiverem sob hipótese de Evento de Vencimento Antecipado, será devida, pela Emissora à Securitizadora, uma remuneração adicional, equivalente a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500,00</w:t>
      </w:r>
      <w:r w:rsidR="00400A4E" w:rsidRPr="00CA3CDC">
        <w:rPr>
          <w:rFonts w:ascii="Tahoma" w:hAnsi="Tahoma" w:cs="Tahoma"/>
          <w:color w:val="000000"/>
        </w:rPr>
        <w:t xml:space="preserve"> </w:t>
      </w:r>
      <w:r w:rsidR="00A51716">
        <w:rPr>
          <w:rFonts w:ascii="Tahoma" w:hAnsi="Tahoma" w:cs="Tahoma"/>
          <w:color w:val="000000"/>
        </w:rPr>
        <w:t>(quinhentos reais)</w:t>
      </w:r>
      <w:r w:rsidR="00545E66">
        <w:rPr>
          <w:rFonts w:ascii="Tahoma" w:hAnsi="Tahoma" w:cs="Tahoma"/>
          <w:color w:val="000000"/>
        </w:rPr>
        <w:t xml:space="preserve"> </w:t>
      </w:r>
      <w:r w:rsidRPr="00CA3CDC">
        <w:rPr>
          <w:rFonts w:ascii="Tahoma" w:hAnsi="Tahoma" w:cs="Tahoma"/>
          <w:color w:val="000000"/>
        </w:rPr>
        <w:t xml:space="preserve">por hora de trabalho dos profissionais da Securitizadora dedicados a tais atividades, corrigidos a partir da data da emissão dos CRI pela variação acumulada do IPCA no período anterior, acrescida dos seguintes impostos: 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 da Securitizadora, conforme o caso, nas alíquotas vigentes na data de cada pagamento. Também, a Emissora deverá arcar com todos os custos decorrentes da formalização e constituição dessas alterações, inclusive aqueles relativos a honorários advocatícios razoáveis devidos ao assessor legal escolhido de comum acordo entre a Securitizadora e a Emissora, acrescido das despesas e custos devidos a tal assessor legal. Tal valor de remuneração adicional estará limitado a, no máximo </w:t>
      </w:r>
      <w:r w:rsidR="0037509F" w:rsidRPr="00CA3CDC">
        <w:rPr>
          <w:rFonts w:ascii="Tahoma" w:hAnsi="Tahoma" w:cs="Tahoma"/>
          <w:color w:val="000000"/>
        </w:rPr>
        <w:t>R</w:t>
      </w:r>
      <w:r w:rsidR="00400A4E" w:rsidRPr="00CA3CDC">
        <w:rPr>
          <w:rFonts w:ascii="Tahoma" w:hAnsi="Tahoma" w:cs="Tahoma"/>
          <w:color w:val="000000"/>
        </w:rPr>
        <w:t>$</w:t>
      </w:r>
      <w:r w:rsidR="00400A4E">
        <w:rPr>
          <w:rFonts w:ascii="Tahoma" w:hAnsi="Tahoma" w:cs="Tahoma"/>
          <w:color w:val="000000"/>
        </w:rPr>
        <w:t>10.000,00</w:t>
      </w:r>
      <w:r w:rsidR="00A51716">
        <w:rPr>
          <w:rFonts w:ascii="Tahoma" w:hAnsi="Tahoma" w:cs="Tahoma"/>
          <w:color w:val="000000"/>
        </w:rPr>
        <w:t xml:space="preserve"> (dez mil reais)</w:t>
      </w:r>
      <w:r w:rsidR="00400A4E" w:rsidRPr="00CA3CDC">
        <w:rPr>
          <w:rFonts w:ascii="Tahoma" w:hAnsi="Tahoma" w:cs="Tahoma"/>
          <w:color w:val="000000"/>
        </w:rPr>
        <w:t xml:space="preserve">, </w:t>
      </w:r>
      <w:r w:rsidRPr="00CA3CDC">
        <w:rPr>
          <w:rFonts w:ascii="Tahoma" w:hAnsi="Tahoma" w:cs="Tahoma"/>
          <w:color w:val="000000"/>
        </w:rPr>
        <w:t>sendo que demais custos adicionais de formalização de eventuais alterações deverão ser previamente aprovados pela Emissora. O pagamento da remuneração prevista nesta cláusula ocorrerá sem prejuízo da remuneração devida a terceiros eventualmente contratados para a prestação de serviços acessórios àqueles prestados pela Securitizadora e também será arcado mediante a utilização do Fundo de Despesas, em até 5 (cinco) Dias Úteis contados da entrega, pela Securitizadora do respectivo relatório de horas, com as horas efetivamente trabalhadas e o valor efetivamente devido pela Emissora.</w:t>
      </w:r>
    </w:p>
    <w:p w14:paraId="226474A8"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Entende-se por “Reestruturação” a alteração de condições relacionadas (i) às condições essenciais dos CRI, tais como datas de pagamento, remuneração, data de vencimento final, fluxos operacionais de pagamento ou recebimento de valores, carência ou </w:t>
      </w:r>
      <w:proofErr w:type="spellStart"/>
      <w:r w:rsidRPr="00CA3CDC">
        <w:rPr>
          <w:rFonts w:ascii="Tahoma" w:hAnsi="Tahoma" w:cs="Tahoma"/>
          <w:color w:val="000000"/>
        </w:rPr>
        <w:lastRenderedPageBreak/>
        <w:t>covenants</w:t>
      </w:r>
      <w:proofErr w:type="spellEnd"/>
      <w:r w:rsidRPr="00CA3CDC">
        <w:rPr>
          <w:rFonts w:ascii="Tahoma" w:hAnsi="Tahoma" w:cs="Tahoma"/>
          <w:color w:val="000000"/>
        </w:rPr>
        <w:t xml:space="preserve"> operacionais ou financeiros; (</w:t>
      </w:r>
      <w:proofErr w:type="spellStart"/>
      <w:r w:rsidRPr="00CA3CDC">
        <w:rPr>
          <w:rFonts w:ascii="Tahoma" w:hAnsi="Tahoma" w:cs="Tahoma"/>
          <w:color w:val="000000"/>
        </w:rPr>
        <w:t>ii</w:t>
      </w:r>
      <w:proofErr w:type="spellEnd"/>
      <w:r w:rsidRPr="00CA3CDC">
        <w:rPr>
          <w:rFonts w:ascii="Tahoma" w:hAnsi="Tahoma" w:cs="Tahoma"/>
          <w:color w:val="000000"/>
        </w:rPr>
        <w:t>) aditamentos aos Documentos da Operação e realização de assembleias, com exceção do(s) aditamento(s) a ser(em) eventualmente celebrado(s) por ocasião do encerramento da Oferta; e (</w:t>
      </w:r>
      <w:proofErr w:type="spellStart"/>
      <w:r w:rsidRPr="00CA3CDC">
        <w:rPr>
          <w:rFonts w:ascii="Tahoma" w:hAnsi="Tahoma" w:cs="Tahoma"/>
          <w:color w:val="000000"/>
        </w:rPr>
        <w:t>iii</w:t>
      </w:r>
      <w:proofErr w:type="spellEnd"/>
      <w:r w:rsidRPr="00CA3CDC">
        <w:rPr>
          <w:rFonts w:ascii="Tahoma" w:hAnsi="Tahoma" w:cs="Tahoma"/>
          <w:color w:val="000000"/>
        </w:rPr>
        <w:t>) ao vencimento antecipado das Debêntures.</w:t>
      </w:r>
    </w:p>
    <w:p w14:paraId="02DC1119" w14:textId="77777777" w:rsidR="004003F9" w:rsidRPr="00CA3CDC" w:rsidRDefault="004003F9"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Quaisquer transferências de recursos da Securitizadora à Emissora, determinada nos Documentos da Operação, serão realizadas pela Securitizadora líquidas de tributos (incluindo seus rendimentos líquidos de tributos) em conta corrente de titularidade da Emissora, conforme o caso, ressalvados à Securitizadora os benefícios fiscais desses rendimentos</w:t>
      </w:r>
    </w:p>
    <w:p w14:paraId="4F88AB2C" w14:textId="2BB82453" w:rsidR="00DF4554" w:rsidRPr="00CA3CDC" w:rsidRDefault="00940FF6"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11" w:name="_Ref25941448"/>
      <w:bookmarkEnd w:id="104"/>
      <w:bookmarkEnd w:id="105"/>
      <w:bookmarkEnd w:id="106"/>
      <w:r w:rsidRPr="00CA3CDC">
        <w:rPr>
          <w:rFonts w:ascii="Tahoma" w:hAnsi="Tahoma" w:cs="Tahoma"/>
          <w:color w:val="000000"/>
        </w:rPr>
        <w:t xml:space="preserve">A </w:t>
      </w:r>
      <w:r w:rsidR="00CA718F" w:rsidRPr="00CA3CDC">
        <w:rPr>
          <w:rFonts w:ascii="Tahoma" w:hAnsi="Tahoma" w:cs="Tahoma"/>
          <w:color w:val="000000"/>
        </w:rPr>
        <w:t>Emissora</w:t>
      </w:r>
      <w:r w:rsidRPr="00CA3CDC">
        <w:rPr>
          <w:rFonts w:ascii="Tahoma" w:hAnsi="Tahoma" w:cs="Tahoma"/>
          <w:color w:val="000000"/>
        </w:rPr>
        <w:t xml:space="preserve"> obriga-se a manter indene e a indenizar a </w:t>
      </w:r>
      <w:r w:rsidR="00CA718F" w:rsidRPr="00CA3CDC">
        <w:rPr>
          <w:rFonts w:ascii="Tahoma" w:hAnsi="Tahoma" w:cs="Tahoma"/>
          <w:color w:val="000000"/>
        </w:rPr>
        <w:t>Debenturista</w:t>
      </w:r>
      <w:r w:rsidRPr="00CA3CDC">
        <w:rPr>
          <w:rFonts w:ascii="Tahoma" w:hAnsi="Tahoma" w:cs="Tahoma"/>
          <w:color w:val="000000"/>
        </w:rPr>
        <w:t xml:space="preserve">, seus diretores, conselheiros e empregados, por toda e qualquer despesa extraordinária comprovadamente incorrida pela </w:t>
      </w:r>
      <w:r w:rsidR="00CA718F" w:rsidRPr="00CA3CDC">
        <w:rPr>
          <w:rFonts w:ascii="Tahoma" w:hAnsi="Tahoma" w:cs="Tahoma"/>
          <w:color w:val="000000"/>
        </w:rPr>
        <w:t>Debenturista</w:t>
      </w:r>
      <w:r w:rsidRPr="00CA3CDC">
        <w:rPr>
          <w:rFonts w:ascii="Tahoma" w:hAnsi="Tahoma" w:cs="Tahoma"/>
          <w:color w:val="000000"/>
        </w:rPr>
        <w:t xml:space="preserve">, e desde que decorra de comprovada obrigação da </w:t>
      </w:r>
      <w:r w:rsidR="00CA718F" w:rsidRPr="00CA3CDC">
        <w:rPr>
          <w:rFonts w:ascii="Tahoma" w:hAnsi="Tahoma" w:cs="Tahoma"/>
          <w:color w:val="000000"/>
        </w:rPr>
        <w:t>Emissora</w:t>
      </w:r>
      <w:r w:rsidRPr="00CA3CDC">
        <w:rPr>
          <w:rFonts w:ascii="Tahoma" w:hAnsi="Tahoma" w:cs="Tahoma"/>
          <w:color w:val="000000"/>
        </w:rPr>
        <w:t xml:space="preserve">, que não tenha sido contemplada nos Documentos da </w:t>
      </w:r>
      <w:bookmarkStart w:id="112" w:name="_Hlk27419923"/>
      <w:r w:rsidR="00363201">
        <w:rPr>
          <w:rFonts w:ascii="Tahoma" w:hAnsi="Tahoma" w:cs="Tahoma"/>
          <w:color w:val="000000"/>
        </w:rPr>
        <w:t>Operação</w:t>
      </w:r>
      <w:bookmarkEnd w:id="112"/>
      <w:r w:rsidRPr="00CA3CDC">
        <w:rPr>
          <w:rFonts w:ascii="Tahoma" w:hAnsi="Tahoma" w:cs="Tahoma"/>
          <w:color w:val="000000"/>
        </w:rPr>
        <w:t xml:space="preserve">, mas venha a ser devida diretamente em decorrência: </w:t>
      </w:r>
      <w:r w:rsidRPr="00CA3CDC">
        <w:rPr>
          <w:rFonts w:ascii="Tahoma" w:hAnsi="Tahoma" w:cs="Tahoma"/>
          <w:b/>
          <w:color w:val="000000"/>
        </w:rPr>
        <w:t>(i)</w:t>
      </w:r>
      <w:r w:rsidRPr="00CA3CDC">
        <w:rPr>
          <w:rFonts w:ascii="Tahoma" w:hAnsi="Tahoma" w:cs="Tahoma"/>
          <w:color w:val="000000"/>
        </w:rPr>
        <w:t xml:space="preserve"> dos CRI, especialmente, mas não se limitando ao caso das declarações prestadas serem falsas, incorretas ou inexatas; </w:t>
      </w:r>
      <w:r w:rsidRPr="00CA3CDC">
        <w:rPr>
          <w:rFonts w:ascii="Tahoma" w:hAnsi="Tahoma" w:cs="Tahoma"/>
          <w:b/>
          <w:color w:val="000000"/>
        </w:rPr>
        <w:t>(</w:t>
      </w:r>
      <w:proofErr w:type="spellStart"/>
      <w:r w:rsidRPr="00CA3CDC">
        <w:rPr>
          <w:rFonts w:ascii="Tahoma" w:hAnsi="Tahoma" w:cs="Tahoma"/>
          <w:b/>
          <w:color w:val="000000"/>
        </w:rPr>
        <w:t>ii</w:t>
      </w:r>
      <w:proofErr w:type="spellEnd"/>
      <w:r w:rsidRPr="00CA3CDC">
        <w:rPr>
          <w:rFonts w:ascii="Tahoma" w:hAnsi="Tahoma" w:cs="Tahoma"/>
          <w:b/>
          <w:color w:val="000000"/>
        </w:rPr>
        <w:t>)</w:t>
      </w:r>
      <w:r w:rsidRPr="00CA3CDC">
        <w:rPr>
          <w:rFonts w:ascii="Tahoma" w:hAnsi="Tahoma" w:cs="Tahoma"/>
          <w:color w:val="000000"/>
        </w:rPr>
        <w:t xml:space="preserve"> dos Documentos da </w:t>
      </w:r>
      <w:r w:rsidR="00363201">
        <w:rPr>
          <w:rFonts w:ascii="Tahoma" w:hAnsi="Tahoma" w:cs="Tahoma"/>
          <w:color w:val="000000"/>
        </w:rPr>
        <w:t>Operação</w:t>
      </w:r>
      <w:r w:rsidRPr="00CA3CDC">
        <w:rPr>
          <w:rFonts w:ascii="Tahoma" w:hAnsi="Tahoma" w:cs="Tahoma"/>
          <w:color w:val="000000"/>
        </w:rPr>
        <w:t xml:space="preserve">; ou </w:t>
      </w:r>
      <w:r w:rsidRPr="00CA3CDC">
        <w:rPr>
          <w:rFonts w:ascii="Tahoma" w:hAnsi="Tahoma" w:cs="Tahoma"/>
          <w:b/>
          <w:color w:val="000000"/>
        </w:rPr>
        <w:t>(</w:t>
      </w:r>
      <w:proofErr w:type="spellStart"/>
      <w:r w:rsidRPr="00CA3CDC">
        <w:rPr>
          <w:rFonts w:ascii="Tahoma" w:hAnsi="Tahoma" w:cs="Tahoma"/>
          <w:b/>
          <w:color w:val="000000"/>
        </w:rPr>
        <w:t>iii</w:t>
      </w:r>
      <w:proofErr w:type="spellEnd"/>
      <w:r w:rsidRPr="00CA3CDC">
        <w:rPr>
          <w:rFonts w:ascii="Tahoma" w:hAnsi="Tahoma" w:cs="Tahoma"/>
          <w:b/>
          <w:color w:val="000000"/>
        </w:rPr>
        <w:t>)</w:t>
      </w:r>
      <w:r w:rsidRPr="00CA3CDC">
        <w:rPr>
          <w:rFonts w:ascii="Tahoma" w:hAnsi="Tahoma" w:cs="Tahoma"/>
          <w:color w:val="000000"/>
        </w:rPr>
        <w:t xml:space="preserve"> demandas, ações ou processos judiciais e/ou extrajudiciais promovidos pelo Ministério Público ou terceiros com o fim de discutir o</w:t>
      </w:r>
      <w:r w:rsidR="00EF08B9" w:rsidRPr="00CA3CDC">
        <w:rPr>
          <w:rFonts w:ascii="Tahoma" w:hAnsi="Tahoma" w:cs="Tahoma"/>
          <w:color w:val="000000"/>
        </w:rPr>
        <w:t>s</w:t>
      </w:r>
      <w:r w:rsidRPr="00CA3CDC">
        <w:rPr>
          <w:rFonts w:ascii="Tahoma" w:hAnsi="Tahoma" w:cs="Tahoma"/>
          <w:color w:val="000000"/>
        </w:rPr>
        <w:t xml:space="preserve"> Crédito</w:t>
      </w:r>
      <w:r w:rsidR="00EF08B9" w:rsidRPr="00CA3CDC">
        <w:rPr>
          <w:rFonts w:ascii="Tahoma" w:hAnsi="Tahoma" w:cs="Tahoma"/>
          <w:color w:val="000000"/>
        </w:rPr>
        <w:t>s</w:t>
      </w:r>
      <w:r w:rsidRPr="00CA3CDC">
        <w:rPr>
          <w:rFonts w:ascii="Tahoma" w:hAnsi="Tahoma" w:cs="Tahoma"/>
          <w:color w:val="000000"/>
        </w:rPr>
        <w:t xml:space="preserve"> Imobiliário</w:t>
      </w:r>
      <w:r w:rsidR="00EF08B9" w:rsidRPr="00CA3CDC">
        <w:rPr>
          <w:rFonts w:ascii="Tahoma" w:hAnsi="Tahoma" w:cs="Tahoma"/>
          <w:color w:val="000000"/>
        </w:rPr>
        <w:t>s</w:t>
      </w:r>
      <w:r w:rsidRPr="00CA3CDC">
        <w:rPr>
          <w:rFonts w:ascii="Tahoma" w:hAnsi="Tahoma" w:cs="Tahoma"/>
          <w:color w:val="000000"/>
        </w:rPr>
        <w:t xml:space="preserve">, as Garantias, o Imóvel Lastro, danos ambientais e/ou fiscais, inclusive requerendo a exclusão da </w:t>
      </w:r>
      <w:r w:rsidR="00CA718F" w:rsidRPr="00CA3CDC">
        <w:rPr>
          <w:rFonts w:ascii="Tahoma" w:hAnsi="Tahoma" w:cs="Tahoma"/>
          <w:color w:val="000000"/>
        </w:rPr>
        <w:t>Debenturista</w:t>
      </w:r>
      <w:r w:rsidRPr="00CA3CDC">
        <w:rPr>
          <w:rFonts w:ascii="Tahoma" w:hAnsi="Tahoma" w:cs="Tahoma"/>
          <w:color w:val="000000"/>
        </w:rPr>
        <w:t xml:space="preserve"> do polo passivo da demanda e contratando advogado para representar a </w:t>
      </w:r>
      <w:r w:rsidR="00CA718F" w:rsidRPr="00CA3CDC">
        <w:rPr>
          <w:rFonts w:ascii="Tahoma" w:hAnsi="Tahoma" w:cs="Tahoma"/>
          <w:color w:val="000000"/>
        </w:rPr>
        <w:t>Debenturista</w:t>
      </w:r>
      <w:r w:rsidRPr="00CA3CDC">
        <w:rPr>
          <w:rFonts w:ascii="Tahoma" w:hAnsi="Tahoma" w:cs="Tahoma"/>
          <w:color w:val="000000"/>
        </w:rPr>
        <w:t xml:space="preserve"> na defesa dos direitos do Patrimônio Separado ou ao cumprimento das obrigações decorrentes dos Documentos da </w:t>
      </w:r>
      <w:r w:rsidR="00EF08B9" w:rsidRPr="00CA3CDC">
        <w:rPr>
          <w:rFonts w:ascii="Tahoma" w:hAnsi="Tahoma" w:cs="Tahoma"/>
          <w:color w:val="000000"/>
        </w:rPr>
        <w:t>Operação</w:t>
      </w:r>
      <w:r w:rsidRPr="00CA3CDC">
        <w:rPr>
          <w:rFonts w:ascii="Tahoma" w:hAnsi="Tahoma" w:cs="Tahoma"/>
          <w:color w:val="000000"/>
        </w:rPr>
        <w:t xml:space="preserve">, podendo ou não decorrer de tributos, emolumentos, taxas ou custos de qualquer natureza, incluindo, mas sem limitação, as despesas com terceiros especialistas, advogados, auditores ou fiscais, bem como as despesas com procedimentos legais ou gastos com honorários advocatícios e terceiros, depósitos, custas e taxas judiciais, nas ações propostas pela </w:t>
      </w:r>
      <w:r w:rsidR="00CA718F" w:rsidRPr="00CA3CDC">
        <w:rPr>
          <w:rFonts w:ascii="Tahoma" w:hAnsi="Tahoma" w:cs="Tahoma"/>
          <w:color w:val="000000"/>
        </w:rPr>
        <w:t>Debenturista</w:t>
      </w:r>
      <w:r w:rsidRPr="00CA3CDC">
        <w:rPr>
          <w:rFonts w:ascii="Tahoma" w:hAnsi="Tahoma" w:cs="Tahoma"/>
          <w:color w:val="000000"/>
        </w:rPr>
        <w:t xml:space="preserve"> ou contra elas intentadas, desde que para resguardar o Crédito Imobiliário, o CRI e os direitos e prerrogativas da </w:t>
      </w:r>
      <w:r w:rsidR="00CA718F" w:rsidRPr="00CA3CDC">
        <w:rPr>
          <w:rFonts w:ascii="Tahoma" w:hAnsi="Tahoma" w:cs="Tahoma"/>
          <w:color w:val="000000"/>
        </w:rPr>
        <w:t>Debenturista</w:t>
      </w:r>
      <w:r w:rsidRPr="00CA3CDC">
        <w:rPr>
          <w:rFonts w:ascii="Tahoma" w:hAnsi="Tahoma" w:cs="Tahoma"/>
          <w:color w:val="000000"/>
        </w:rPr>
        <w:t xml:space="preserve"> definidos nos Documentos da </w:t>
      </w:r>
      <w:r w:rsidR="00EF08B9" w:rsidRPr="00CA3CDC">
        <w:rPr>
          <w:rFonts w:ascii="Tahoma" w:hAnsi="Tahoma" w:cs="Tahoma"/>
          <w:color w:val="000000"/>
        </w:rPr>
        <w:t xml:space="preserve">Operação </w:t>
      </w:r>
      <w:r w:rsidRPr="00CA3CDC">
        <w:rPr>
          <w:rFonts w:ascii="Tahoma" w:hAnsi="Tahoma" w:cs="Tahoma"/>
          <w:color w:val="000000"/>
        </w:rPr>
        <w:t xml:space="preserve">e que sejam devidamente comprovadas, necessárias e razoáveis. Tal pagamento será realizado pela </w:t>
      </w:r>
      <w:r w:rsidR="00CA718F" w:rsidRPr="00CA3CDC">
        <w:rPr>
          <w:rFonts w:ascii="Tahoma" w:hAnsi="Tahoma" w:cs="Tahoma"/>
          <w:color w:val="000000"/>
        </w:rPr>
        <w:t>Emissora</w:t>
      </w:r>
      <w:r w:rsidRPr="00CA3CDC">
        <w:rPr>
          <w:rFonts w:ascii="Tahoma" w:hAnsi="Tahoma" w:cs="Tahoma"/>
          <w:color w:val="000000"/>
        </w:rPr>
        <w:t xml:space="preserve"> no prazo de </w:t>
      </w:r>
      <w:r w:rsidR="00EF08B9" w:rsidRPr="00CA3CDC">
        <w:rPr>
          <w:rFonts w:ascii="Tahoma" w:hAnsi="Tahoma" w:cs="Tahoma"/>
          <w:color w:val="000000"/>
        </w:rPr>
        <w:t>10 (dez</w:t>
      </w:r>
      <w:r w:rsidRPr="00CA3CDC">
        <w:rPr>
          <w:rFonts w:ascii="Tahoma" w:hAnsi="Tahoma" w:cs="Tahoma"/>
          <w:color w:val="000000"/>
        </w:rPr>
        <w:t xml:space="preserve">) Dias Úteis contado do recebimento de comunicação escrita neste sentido, acompanhada das comprovações aqui exigidas. Para se evitar quaisquer dúvidas, as obrigações da </w:t>
      </w:r>
      <w:r w:rsidR="00CA718F" w:rsidRPr="00CA3CDC">
        <w:rPr>
          <w:rFonts w:ascii="Tahoma" w:hAnsi="Tahoma" w:cs="Tahoma"/>
          <w:color w:val="000000"/>
        </w:rPr>
        <w:t>Emissora</w:t>
      </w:r>
      <w:r w:rsidRPr="00CA3CDC">
        <w:rPr>
          <w:rFonts w:ascii="Tahoma" w:hAnsi="Tahoma" w:cs="Tahoma"/>
          <w:color w:val="000000"/>
        </w:rPr>
        <w:t xml:space="preserve"> nos termos desta Cláusula não incluem despesas ou custos incorridos pela </w:t>
      </w:r>
      <w:r w:rsidR="00CA718F" w:rsidRPr="00CA3CDC">
        <w:rPr>
          <w:rFonts w:ascii="Tahoma" w:hAnsi="Tahoma" w:cs="Tahoma"/>
          <w:color w:val="000000"/>
        </w:rPr>
        <w:t>Debenturista</w:t>
      </w:r>
      <w:r w:rsidRPr="00CA3CDC">
        <w:rPr>
          <w:rFonts w:ascii="Tahoma" w:hAnsi="Tahoma" w:cs="Tahoma"/>
          <w:color w:val="000000"/>
        </w:rPr>
        <w:t xml:space="preserve"> em virtude de, ou relativas a, outras operações de securitização por esta última realizadas</w:t>
      </w:r>
      <w:r w:rsidR="00DF4554" w:rsidRPr="00CA3CDC">
        <w:rPr>
          <w:rFonts w:ascii="Tahoma" w:hAnsi="Tahoma" w:cs="Tahoma"/>
        </w:rPr>
        <w:t>.</w:t>
      </w:r>
      <w:bookmarkEnd w:id="111"/>
    </w:p>
    <w:p w14:paraId="491B8E94" w14:textId="77777777" w:rsidR="008E7106" w:rsidRPr="00CA3CDC" w:rsidRDefault="008E7106"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CLÁUSULA SEXTA – GARANTIAS</w:t>
      </w:r>
    </w:p>
    <w:p w14:paraId="41399B35" w14:textId="38C9F3C8" w:rsidR="00920496" w:rsidRPr="00CA3CDC" w:rsidRDefault="00920496" w:rsidP="0028568C">
      <w:pPr>
        <w:pStyle w:val="PargrafodaLista"/>
        <w:keepNext/>
        <w:numPr>
          <w:ilvl w:val="1"/>
          <w:numId w:val="3"/>
        </w:numPr>
        <w:tabs>
          <w:tab w:val="left" w:pos="1134"/>
        </w:tabs>
        <w:spacing w:after="240" w:line="320" w:lineRule="exact"/>
        <w:ind w:left="0" w:firstLine="0"/>
        <w:jc w:val="both"/>
        <w:rPr>
          <w:rFonts w:ascii="Tahoma" w:hAnsi="Tahoma" w:cs="Tahoma"/>
          <w:color w:val="000000"/>
        </w:rPr>
      </w:pPr>
      <w:bookmarkStart w:id="113" w:name="_Ref535167830"/>
      <w:bookmarkStart w:id="114" w:name="_Ref479324215"/>
      <w:bookmarkStart w:id="115" w:name="_Ref13699182"/>
      <w:bookmarkStart w:id="116" w:name="_Ref13834710"/>
      <w:bookmarkStart w:id="117" w:name="_Ref24733151"/>
      <w:bookmarkStart w:id="118" w:name="_Hlk24451074"/>
      <w:r w:rsidRPr="00CA3CDC">
        <w:rPr>
          <w:rFonts w:ascii="Tahoma" w:hAnsi="Tahoma" w:cs="Tahoma"/>
          <w:color w:val="000000"/>
        </w:rPr>
        <w:t xml:space="preserve">Em garantia </w:t>
      </w:r>
      <w:r w:rsidRPr="0028568C">
        <w:rPr>
          <w:rFonts w:ascii="Tahoma" w:hAnsi="Tahoma"/>
          <w:b/>
          <w:color w:val="000000"/>
        </w:rPr>
        <w:t>(i)</w:t>
      </w:r>
      <w:r w:rsidRPr="00CA3CDC">
        <w:rPr>
          <w:rFonts w:ascii="Tahoma" w:hAnsi="Tahoma" w:cs="Tahoma"/>
          <w:color w:val="000000"/>
        </w:rPr>
        <w:t xml:space="preserve"> das obrigações relativas ao fiel, pontual e integral pagamento, pela Companhia, do Valor Nominal Unitário das Debêntures, da Remuneração e dos demais </w:t>
      </w:r>
      <w:r w:rsidRPr="00CA3CDC">
        <w:rPr>
          <w:rFonts w:ascii="Tahoma" w:hAnsi="Tahoma" w:cs="Tahoma"/>
          <w:color w:val="000000"/>
        </w:rPr>
        <w:lastRenderedPageBreak/>
        <w:t xml:space="preserve">encargos relativos às Debêntures, a esta Escritura de Emissão e aos demais </w:t>
      </w:r>
      <w:r w:rsidRPr="0028568C">
        <w:rPr>
          <w:rFonts w:ascii="Tahoma" w:hAnsi="Tahoma"/>
        </w:rPr>
        <w:t>Documentos</w:t>
      </w:r>
      <w:r w:rsidRPr="00CA3CDC">
        <w:rPr>
          <w:rFonts w:ascii="Tahoma" w:hAnsi="Tahoma" w:cs="Tahoma"/>
          <w:color w:val="000000"/>
        </w:rPr>
        <w:t xml:space="preserve"> da Operação, quando devidos, seja nas respectivas datas de pagamento ou em decorrência de vencimento antecipado das obrigações decorrentes das Debêntures, conforme previsto nesta Escritura de Emissão e nos demais Documentos da Operação de que seja parte; </w:t>
      </w:r>
      <w:r w:rsidRPr="0028568C">
        <w:rPr>
          <w:rFonts w:ascii="Tahoma" w:hAnsi="Tahoma"/>
          <w:b/>
          <w:color w:val="000000"/>
        </w:rPr>
        <w:t>(</w:t>
      </w:r>
      <w:proofErr w:type="spellStart"/>
      <w:r w:rsidRPr="0028568C">
        <w:rPr>
          <w:rFonts w:ascii="Tahoma" w:hAnsi="Tahoma"/>
          <w:b/>
          <w:color w:val="000000"/>
        </w:rPr>
        <w:t>ii</w:t>
      </w:r>
      <w:proofErr w:type="spellEnd"/>
      <w:r w:rsidRPr="0028568C">
        <w:rPr>
          <w:rFonts w:ascii="Tahoma" w:hAnsi="Tahoma"/>
          <w:b/>
          <w:color w:val="000000"/>
        </w:rPr>
        <w:t>)</w:t>
      </w:r>
      <w:r w:rsidRPr="00CA3CDC">
        <w:rPr>
          <w:rFonts w:ascii="Tahoma" w:hAnsi="Tahoma" w:cs="Tahoma"/>
          <w:color w:val="000000"/>
        </w:rPr>
        <w:t xml:space="preserve"> os custos e despesas incorridos e a serem incorridos em relação à Emissão dos CRI; </w:t>
      </w:r>
      <w:r w:rsidRPr="0028568C">
        <w:rPr>
          <w:rFonts w:ascii="Tahoma" w:hAnsi="Tahoma"/>
          <w:b/>
          <w:color w:val="000000"/>
        </w:rPr>
        <w:t>(</w:t>
      </w:r>
      <w:proofErr w:type="spellStart"/>
      <w:r w:rsidRPr="0028568C">
        <w:rPr>
          <w:rFonts w:ascii="Tahoma" w:hAnsi="Tahoma"/>
          <w:b/>
          <w:color w:val="000000"/>
        </w:rPr>
        <w:t>iii</w:t>
      </w:r>
      <w:proofErr w:type="spellEnd"/>
      <w:r w:rsidRPr="0028568C">
        <w:rPr>
          <w:rFonts w:ascii="Tahoma" w:hAnsi="Tahoma"/>
          <w:b/>
          <w:color w:val="000000"/>
        </w:rPr>
        <w:t>)</w:t>
      </w:r>
      <w:r w:rsidRPr="00CA3CDC">
        <w:rPr>
          <w:rFonts w:ascii="Tahoma" w:hAnsi="Tahoma" w:cs="Tahoma"/>
          <w:color w:val="000000"/>
        </w:rPr>
        <w:t xml:space="preserve"> quaisquer outras obrigações pecuniárias assumidas pela Companhia nos termos das Debêntures, desta Escritura de Emissão de Debêntures e nos demais Documentos da Operação de que seja parte, incluindo obrigações de pagar honorários, despesas, custos, encargos, tributos, reembolsos ou indenizações; e </w:t>
      </w:r>
      <w:r w:rsidRPr="0028568C">
        <w:rPr>
          <w:rFonts w:ascii="Tahoma" w:hAnsi="Tahoma"/>
          <w:b/>
          <w:color w:val="000000"/>
        </w:rPr>
        <w:t>(</w:t>
      </w:r>
      <w:proofErr w:type="spellStart"/>
      <w:r w:rsidRPr="0028568C">
        <w:rPr>
          <w:rFonts w:ascii="Tahoma" w:hAnsi="Tahoma"/>
          <w:b/>
          <w:color w:val="000000"/>
        </w:rPr>
        <w:t>iv</w:t>
      </w:r>
      <w:proofErr w:type="spellEnd"/>
      <w:r w:rsidRPr="0028568C">
        <w:rPr>
          <w:rFonts w:ascii="Tahoma" w:hAnsi="Tahoma"/>
          <w:b/>
          <w:color w:val="000000"/>
        </w:rPr>
        <w:t>)</w:t>
      </w:r>
      <w:r w:rsidRPr="00CA3CDC">
        <w:rPr>
          <w:rFonts w:ascii="Tahoma" w:hAnsi="Tahoma" w:cs="Tahoma"/>
          <w:color w:val="000000"/>
        </w:rPr>
        <w:t xml:space="preserve"> as obrigações de ressarcimento de toda e qualquer importância que a Securitizadora, o Agente Fiduciário dos CRI e/ou os titulares de CRI, razoável e comprovadamente venham, de forma justificada, a desembolsar nos termos das Debêntures, desta Escritura de Emissão de Debêntures, dos CRI e dos demais Documentos da Operação, conforme aplicável e/ou em decorrência da constituição, manutenção, realização, consolidação e/ou excussão ou execução das Garantias (“</w:t>
      </w:r>
      <w:r w:rsidRPr="00CA3CDC">
        <w:rPr>
          <w:rFonts w:ascii="Tahoma" w:hAnsi="Tahoma" w:cs="Tahoma"/>
          <w:color w:val="000000"/>
          <w:u w:val="single"/>
        </w:rPr>
        <w:t>Obrigações Garantidas</w:t>
      </w:r>
      <w:r w:rsidRPr="00CA3CDC">
        <w:rPr>
          <w:rFonts w:ascii="Tahoma" w:hAnsi="Tahoma" w:cs="Tahoma"/>
          <w:color w:val="000000"/>
        </w:rPr>
        <w:t>”), as Debêntures contarão com as seguintes garantias</w:t>
      </w:r>
      <w:r w:rsidR="00C97437">
        <w:rPr>
          <w:rFonts w:ascii="Tahoma" w:hAnsi="Tahoma" w:cs="Tahoma"/>
          <w:color w:val="000000"/>
        </w:rPr>
        <w:t xml:space="preserve"> reais</w:t>
      </w:r>
      <w:r w:rsidRPr="00CA3CDC">
        <w:rPr>
          <w:rFonts w:ascii="Tahoma" w:hAnsi="Tahoma" w:cs="Tahoma"/>
          <w:color w:val="000000"/>
        </w:rPr>
        <w:t>:</w:t>
      </w:r>
      <w:bookmarkEnd w:id="113"/>
      <w:bookmarkEnd w:id="114"/>
      <w:bookmarkEnd w:id="115"/>
      <w:bookmarkEnd w:id="116"/>
    </w:p>
    <w:p w14:paraId="5A04191E" w14:textId="359A4896" w:rsidR="00920496" w:rsidRPr="00CA3CDC" w:rsidRDefault="00920496" w:rsidP="0028568C">
      <w:pPr>
        <w:pStyle w:val="PargrafodaLista"/>
        <w:numPr>
          <w:ilvl w:val="2"/>
          <w:numId w:val="51"/>
        </w:numPr>
        <w:tabs>
          <w:tab w:val="left" w:pos="851"/>
        </w:tabs>
        <w:spacing w:line="320" w:lineRule="exact"/>
        <w:ind w:left="851" w:hanging="851"/>
        <w:jc w:val="both"/>
        <w:rPr>
          <w:rFonts w:ascii="Tahoma" w:hAnsi="Tahoma" w:cs="Tahoma"/>
          <w:color w:val="000000"/>
        </w:rPr>
      </w:pPr>
      <w:bookmarkStart w:id="119" w:name="_Ref535169016"/>
      <w:bookmarkStart w:id="120" w:name="_Ref535173941"/>
      <w:r w:rsidRPr="00CA3CDC">
        <w:rPr>
          <w:rFonts w:ascii="Tahoma" w:hAnsi="Tahoma" w:cs="Tahoma"/>
          <w:color w:val="000000"/>
        </w:rPr>
        <w:t xml:space="preserve">Alienação fiduciária da fração ideal de 80% (oitenta e cinco por cento) do Imóvel Lastro, sob condição suspensiva nos termos do artigo 125 do Código Civil, prevista no </w:t>
      </w:r>
      <w:r w:rsidR="00470AB9" w:rsidRPr="00CA3CDC">
        <w:rPr>
          <w:rFonts w:ascii="Tahoma" w:hAnsi="Tahoma" w:cs="Tahoma"/>
          <w:color w:val="000000"/>
        </w:rPr>
        <w:t>“</w:t>
      </w:r>
      <w:r w:rsidR="00470AB9" w:rsidRPr="00CA3CDC">
        <w:rPr>
          <w:rFonts w:ascii="Tahoma" w:hAnsi="Tahoma"/>
          <w:i/>
        </w:rPr>
        <w:t xml:space="preserve">Instrumento Particular de Alienação Fiduciária de Imóvel em Garantia </w:t>
      </w:r>
      <w:r w:rsidR="00470AB9" w:rsidRPr="00CA3CDC">
        <w:rPr>
          <w:rFonts w:ascii="Tahoma" w:hAnsi="Tahoma" w:cs="Tahoma"/>
          <w:i/>
        </w:rPr>
        <w:t>e Outras</w:t>
      </w:r>
      <w:r w:rsidR="00470AB9" w:rsidRPr="00CA3CDC">
        <w:rPr>
          <w:rFonts w:ascii="Tahoma" w:hAnsi="Tahoma" w:cs="Tahoma"/>
        </w:rPr>
        <w:t xml:space="preserve"> </w:t>
      </w:r>
      <w:r w:rsidR="00470AB9" w:rsidRPr="00CA3CDC">
        <w:rPr>
          <w:rFonts w:ascii="Tahoma" w:hAnsi="Tahoma" w:cs="Tahoma"/>
          <w:i/>
        </w:rPr>
        <w:t>Avenças”</w:t>
      </w:r>
      <w:r w:rsidRPr="00CA3CDC">
        <w:rPr>
          <w:rFonts w:ascii="Tahoma" w:hAnsi="Tahoma" w:cs="Tahoma"/>
          <w:color w:val="000000"/>
        </w:rPr>
        <w:t xml:space="preserve"> (“</w:t>
      </w:r>
      <w:r w:rsidRPr="00CA3CDC">
        <w:rPr>
          <w:rFonts w:ascii="Tahoma" w:hAnsi="Tahoma" w:cs="Tahoma"/>
          <w:color w:val="000000"/>
          <w:u w:val="single"/>
        </w:rPr>
        <w:t>Contrato de Alienação Fiduciária de Imóvel</w:t>
      </w:r>
      <w:r w:rsidRPr="00CA3CDC">
        <w:rPr>
          <w:rFonts w:ascii="Tahoma" w:hAnsi="Tahoma" w:cs="Tahoma"/>
          <w:color w:val="000000"/>
        </w:rPr>
        <w:t xml:space="preserve">”), em caráter irrevogável e irretratável, pela </w:t>
      </w:r>
      <w:r w:rsidR="000E3802" w:rsidRPr="00CA3CDC">
        <w:rPr>
          <w:rFonts w:ascii="Tahoma" w:hAnsi="Tahoma" w:cs="Tahoma"/>
          <w:color w:val="000000"/>
        </w:rPr>
        <w:t>Balneário Camboriú</w:t>
      </w:r>
      <w:r w:rsidRPr="00CA3CDC">
        <w:rPr>
          <w:rFonts w:ascii="Tahoma" w:hAnsi="Tahoma" w:cs="Tahoma"/>
          <w:color w:val="000000"/>
        </w:rPr>
        <w:t>, em favor da Debenturista (“</w:t>
      </w:r>
      <w:r w:rsidRPr="00CA3CDC">
        <w:rPr>
          <w:rFonts w:ascii="Tahoma" w:hAnsi="Tahoma" w:cs="Tahoma"/>
          <w:color w:val="000000"/>
          <w:u w:val="single"/>
        </w:rPr>
        <w:t>Alienação Fiduciária de Imóvel</w:t>
      </w:r>
      <w:r w:rsidRPr="00CA3CDC">
        <w:rPr>
          <w:rFonts w:ascii="Tahoma" w:hAnsi="Tahoma" w:cs="Tahoma"/>
          <w:color w:val="000000"/>
        </w:rPr>
        <w:t>”). Os termos e condições da Alienação Fiduciária de Imóveis seguirão descritos no Contrato de Alienação Fiduciária de Imóveis;</w:t>
      </w:r>
      <w:bookmarkEnd w:id="119"/>
      <w:bookmarkEnd w:id="120"/>
    </w:p>
    <w:p w14:paraId="6A447E12" w14:textId="77777777" w:rsidR="00DF1829" w:rsidRPr="00CA3CDC" w:rsidRDefault="00DF1829" w:rsidP="0050450F">
      <w:pPr>
        <w:pStyle w:val="PargrafodaLista"/>
        <w:tabs>
          <w:tab w:val="left" w:pos="851"/>
        </w:tabs>
        <w:spacing w:line="320" w:lineRule="exact"/>
        <w:ind w:left="851"/>
        <w:jc w:val="both"/>
        <w:rPr>
          <w:rFonts w:ascii="Tahoma" w:hAnsi="Tahoma" w:cs="Tahoma"/>
          <w:color w:val="000000"/>
        </w:rPr>
      </w:pPr>
    </w:p>
    <w:p w14:paraId="60A56123" w14:textId="4BE749EC" w:rsidR="00920496" w:rsidRPr="00CA3CDC" w:rsidRDefault="00920496" w:rsidP="0028568C">
      <w:pPr>
        <w:pStyle w:val="PargrafodaLista"/>
        <w:numPr>
          <w:ilvl w:val="2"/>
          <w:numId w:val="51"/>
        </w:numPr>
        <w:tabs>
          <w:tab w:val="left" w:pos="851"/>
        </w:tabs>
        <w:spacing w:line="320" w:lineRule="exact"/>
        <w:ind w:left="851" w:hanging="851"/>
        <w:jc w:val="both"/>
        <w:rPr>
          <w:rFonts w:ascii="Tahoma" w:hAnsi="Tahoma" w:cs="Tahoma"/>
          <w:color w:val="000000"/>
        </w:rPr>
      </w:pPr>
      <w:bookmarkStart w:id="121" w:name="_Ref22934131"/>
      <w:bookmarkStart w:id="122" w:name="_Ref535169967"/>
      <w:r w:rsidRPr="00CA3CDC">
        <w:rPr>
          <w:rFonts w:ascii="Tahoma" w:hAnsi="Tahoma" w:cs="Tahoma"/>
          <w:color w:val="000000"/>
        </w:rPr>
        <w:t>Alienação fiduciária da totalidade das quotas de emissão da Balneário Camboriú de titularidade da Emissora</w:t>
      </w:r>
      <w:r w:rsidR="00BB6FB4" w:rsidRPr="00CA3CDC">
        <w:rPr>
          <w:rFonts w:ascii="Tahoma" w:hAnsi="Tahoma" w:cs="Tahoma"/>
          <w:color w:val="000000"/>
        </w:rPr>
        <w:t xml:space="preserve"> </w:t>
      </w:r>
      <w:r w:rsidRPr="00CA3CDC">
        <w:rPr>
          <w:rFonts w:ascii="Tahoma" w:hAnsi="Tahoma" w:cs="Tahoma"/>
          <w:color w:val="000000"/>
        </w:rPr>
        <w:t xml:space="preserve">e </w:t>
      </w:r>
      <w:r w:rsidR="00867C05" w:rsidRPr="00CA3CDC">
        <w:rPr>
          <w:rFonts w:ascii="Tahoma" w:hAnsi="Tahoma" w:cs="Tahoma"/>
          <w:color w:val="000000"/>
        </w:rPr>
        <w:t xml:space="preserve">do </w:t>
      </w:r>
      <w:r w:rsidRPr="00CA3CDC">
        <w:rPr>
          <w:rFonts w:ascii="Tahoma" w:hAnsi="Tahoma" w:cs="Tahoma"/>
          <w:color w:val="000000"/>
        </w:rPr>
        <w:t xml:space="preserve">Fiador, em favor da Debenturista, </w:t>
      </w:r>
      <w:r w:rsidR="00570535">
        <w:rPr>
          <w:rFonts w:ascii="Tahoma" w:hAnsi="Tahoma" w:cs="Tahoma"/>
          <w:color w:val="000000"/>
        </w:rPr>
        <w:t xml:space="preserve">incluindo a cessão fiduciária sobre os direitos acessórios a tais quotas, em caráter </w:t>
      </w:r>
      <w:r w:rsidRPr="00CA3CDC">
        <w:rPr>
          <w:rFonts w:ascii="Tahoma" w:hAnsi="Tahoma" w:cs="Tahoma"/>
          <w:color w:val="000000"/>
        </w:rPr>
        <w:t>irrevogável e irretratável (“</w:t>
      </w:r>
      <w:r w:rsidRPr="00CA3CDC">
        <w:rPr>
          <w:rFonts w:ascii="Tahoma" w:hAnsi="Tahoma" w:cs="Tahoma"/>
          <w:color w:val="000000"/>
          <w:u w:val="single"/>
        </w:rPr>
        <w:t>Alienação Fiduciária de Quotas</w:t>
      </w:r>
      <w:r w:rsidRPr="00CA3CDC">
        <w:rPr>
          <w:rFonts w:ascii="Tahoma" w:hAnsi="Tahoma" w:cs="Tahoma"/>
          <w:color w:val="000000"/>
        </w:rPr>
        <w:t xml:space="preserve">”). Os termos e condições da Alienação Fiduciária de Quotas seguirão descritos no </w:t>
      </w:r>
      <w:r w:rsidR="0013271A" w:rsidRPr="00556261">
        <w:rPr>
          <w:rFonts w:ascii="Tahoma" w:hAnsi="Tahoma" w:cs="Tahoma"/>
          <w:i/>
          <w:color w:val="000000"/>
        </w:rPr>
        <w:t>“</w:t>
      </w:r>
      <w:r w:rsidR="00DF1829" w:rsidRPr="00556261">
        <w:rPr>
          <w:rFonts w:ascii="Tahoma" w:hAnsi="Tahoma" w:cs="Tahoma"/>
          <w:i/>
          <w:color w:val="000000"/>
        </w:rPr>
        <w:t>I</w:t>
      </w:r>
      <w:r w:rsidR="0013271A" w:rsidRPr="00556261">
        <w:rPr>
          <w:rFonts w:ascii="Tahoma" w:hAnsi="Tahoma" w:cs="Tahoma"/>
          <w:i/>
          <w:color w:val="000000"/>
        </w:rPr>
        <w:t>nstrumento Particular de Alienação Fiduciária de Quotas e Cessão Fiduciária de Direitos Acessórios em Garantia e Outras Avenças</w:t>
      </w:r>
      <w:r w:rsidR="00DF1829" w:rsidRPr="00556261">
        <w:rPr>
          <w:rFonts w:ascii="Tahoma" w:hAnsi="Tahoma" w:cs="Tahoma"/>
          <w:i/>
          <w:color w:val="000000"/>
        </w:rPr>
        <w:t>”</w:t>
      </w:r>
      <w:r w:rsidRPr="00CA3CDC">
        <w:rPr>
          <w:rFonts w:ascii="Tahoma" w:hAnsi="Tahoma" w:cs="Tahoma"/>
          <w:color w:val="000000"/>
        </w:rPr>
        <w:t xml:space="preserve"> (“</w:t>
      </w:r>
      <w:r w:rsidRPr="00CA3CDC">
        <w:rPr>
          <w:rFonts w:ascii="Tahoma" w:hAnsi="Tahoma" w:cs="Tahoma"/>
          <w:color w:val="000000"/>
          <w:u w:val="single"/>
        </w:rPr>
        <w:t>Contrato de Alienação Fiduciária de Quotas</w:t>
      </w:r>
      <w:r w:rsidRPr="00CA3CDC">
        <w:rPr>
          <w:rFonts w:ascii="Tahoma" w:hAnsi="Tahoma" w:cs="Tahoma"/>
          <w:color w:val="000000"/>
        </w:rPr>
        <w:t>”);</w:t>
      </w:r>
      <w:bookmarkEnd w:id="121"/>
      <w:r w:rsidR="00891FD3" w:rsidRPr="00CA3CDC">
        <w:rPr>
          <w:rFonts w:ascii="Tahoma" w:hAnsi="Tahoma" w:cs="Tahoma"/>
          <w:color w:val="000000"/>
        </w:rPr>
        <w:t xml:space="preserve"> e</w:t>
      </w:r>
    </w:p>
    <w:p w14:paraId="438C6B6F" w14:textId="77777777" w:rsidR="00DF1829" w:rsidRPr="00CA3CDC" w:rsidRDefault="00DF1829" w:rsidP="0050450F">
      <w:pPr>
        <w:pStyle w:val="PargrafodaLista"/>
        <w:tabs>
          <w:tab w:val="left" w:pos="851"/>
        </w:tabs>
        <w:spacing w:line="320" w:lineRule="exact"/>
        <w:ind w:left="851"/>
        <w:jc w:val="both"/>
        <w:rPr>
          <w:rFonts w:ascii="Tahoma" w:hAnsi="Tahoma" w:cs="Tahoma"/>
          <w:color w:val="000000"/>
        </w:rPr>
      </w:pPr>
    </w:p>
    <w:p w14:paraId="7D02547E" w14:textId="0BDBE7A8" w:rsidR="00920496" w:rsidRPr="00CA3CDC" w:rsidRDefault="00920496" w:rsidP="0050450F">
      <w:pPr>
        <w:pStyle w:val="PargrafodaLista"/>
        <w:numPr>
          <w:ilvl w:val="2"/>
          <w:numId w:val="51"/>
        </w:numPr>
        <w:tabs>
          <w:tab w:val="left" w:pos="851"/>
        </w:tabs>
        <w:spacing w:after="240" w:line="320" w:lineRule="exact"/>
        <w:ind w:left="851" w:hanging="851"/>
        <w:jc w:val="both"/>
        <w:rPr>
          <w:rFonts w:ascii="Tahoma" w:hAnsi="Tahoma" w:cs="Tahoma"/>
          <w:color w:val="000000"/>
        </w:rPr>
      </w:pPr>
      <w:bookmarkStart w:id="123" w:name="_Ref22577211"/>
      <w:r w:rsidRPr="00CA3CDC">
        <w:rPr>
          <w:rFonts w:ascii="Tahoma" w:hAnsi="Tahoma" w:cs="Tahoma"/>
          <w:color w:val="000000"/>
        </w:rPr>
        <w:t>C</w:t>
      </w:r>
      <w:r w:rsidR="0080685B" w:rsidRPr="00CA3CDC">
        <w:rPr>
          <w:rFonts w:ascii="Tahoma" w:hAnsi="Tahoma" w:cs="Tahoma"/>
          <w:color w:val="000000"/>
        </w:rPr>
        <w:t>essão fiduciária</w:t>
      </w:r>
      <w:r w:rsidRPr="00CA3CDC">
        <w:rPr>
          <w:rFonts w:ascii="Tahoma" w:hAnsi="Tahoma" w:cs="Tahoma"/>
          <w:color w:val="000000"/>
        </w:rPr>
        <w:t xml:space="preserve"> </w:t>
      </w:r>
      <w:r w:rsidR="0080685B" w:rsidRPr="00CA3CDC">
        <w:rPr>
          <w:rFonts w:ascii="Tahoma" w:hAnsi="Tahoma" w:cs="Tahoma"/>
          <w:color w:val="000000"/>
        </w:rPr>
        <w:t>sob</w:t>
      </w:r>
      <w:r w:rsidRPr="00CA3CDC">
        <w:rPr>
          <w:rFonts w:ascii="Tahoma" w:hAnsi="Tahoma" w:cs="Tahoma"/>
          <w:color w:val="000000"/>
        </w:rPr>
        <w:t xml:space="preserve"> condição suspensiva nos termo</w:t>
      </w:r>
      <w:r w:rsidR="0080685B" w:rsidRPr="00CA3CDC">
        <w:rPr>
          <w:rFonts w:ascii="Tahoma" w:hAnsi="Tahoma" w:cs="Tahoma"/>
          <w:color w:val="000000"/>
        </w:rPr>
        <w:t>s do artigo 125 do Código Civil</w:t>
      </w:r>
      <w:r w:rsidRPr="00CA3CDC">
        <w:rPr>
          <w:rFonts w:ascii="Tahoma" w:hAnsi="Tahoma" w:cs="Tahoma"/>
          <w:color w:val="000000"/>
        </w:rPr>
        <w:t xml:space="preserve"> outorgada em caráter irrevogável e irretratável, em favor da Debenturista, </w:t>
      </w:r>
      <w:r w:rsidR="00BB6FB4" w:rsidRPr="00CA3CDC">
        <w:rPr>
          <w:rFonts w:ascii="Tahoma" w:hAnsi="Tahoma" w:cs="Tahoma"/>
          <w:color w:val="000000"/>
        </w:rPr>
        <w:t>de</w:t>
      </w:r>
      <w:r w:rsidR="00BB6FB4" w:rsidRPr="0028568C">
        <w:rPr>
          <w:rFonts w:ascii="Tahoma" w:hAnsi="Tahoma"/>
          <w:color w:val="000000"/>
        </w:rPr>
        <w:t xml:space="preserve"> </w:t>
      </w:r>
      <w:r w:rsidR="00B34979" w:rsidRPr="00CA3CDC">
        <w:rPr>
          <w:rFonts w:ascii="Tahoma" w:hAnsi="Tahoma" w:cs="Tahoma"/>
          <w:b/>
          <w:color w:val="000000"/>
        </w:rPr>
        <w:t>(a)</w:t>
      </w:r>
      <w:r w:rsidR="00197E46">
        <w:rPr>
          <w:rFonts w:ascii="Tahoma" w:hAnsi="Tahoma" w:cs="Tahoma"/>
          <w:b/>
          <w:color w:val="000000"/>
        </w:rPr>
        <w:t> </w:t>
      </w:r>
      <w:r w:rsidR="00B34979" w:rsidRPr="00CA3CDC">
        <w:rPr>
          <w:rFonts w:ascii="Tahoma" w:hAnsi="Tahoma" w:cs="Tahoma"/>
          <w:color w:val="000000"/>
        </w:rPr>
        <w:t>recebíveis</w:t>
      </w:r>
      <w:r w:rsidRPr="00CA3CDC">
        <w:rPr>
          <w:rFonts w:ascii="Tahoma" w:hAnsi="Tahoma" w:cs="Tahoma"/>
          <w:color w:val="000000"/>
        </w:rPr>
        <w:t xml:space="preserve"> </w:t>
      </w:r>
      <w:r w:rsidR="00310DC6" w:rsidRPr="00CA3CDC">
        <w:rPr>
          <w:rFonts w:ascii="Tahoma" w:hAnsi="Tahoma" w:cs="Tahoma"/>
          <w:color w:val="000000"/>
        </w:rPr>
        <w:t xml:space="preserve">de titularidade </w:t>
      </w:r>
      <w:r w:rsidR="00A51716" w:rsidRPr="00C97437">
        <w:rPr>
          <w:rFonts w:ascii="Tahoma" w:hAnsi="Tahoma" w:cs="Tahoma"/>
          <w:color w:val="000000"/>
        </w:rPr>
        <w:t xml:space="preserve">Balneário Camboriú </w:t>
      </w:r>
      <w:r w:rsidRPr="00C97437">
        <w:rPr>
          <w:rFonts w:ascii="Tahoma" w:hAnsi="Tahoma" w:cs="Tahoma"/>
          <w:color w:val="000000"/>
        </w:rPr>
        <w:t>relativos</w:t>
      </w:r>
      <w:r w:rsidRPr="00CA3CDC">
        <w:rPr>
          <w:rFonts w:ascii="Tahoma" w:hAnsi="Tahoma" w:cs="Tahoma"/>
          <w:color w:val="000000"/>
        </w:rPr>
        <w:t xml:space="preserve"> </w:t>
      </w:r>
      <w:r w:rsidR="00B343FA" w:rsidRPr="00CA3CDC">
        <w:rPr>
          <w:rFonts w:ascii="Tahoma" w:hAnsi="Tahoma" w:cs="Tahoma"/>
          <w:color w:val="000000"/>
        </w:rPr>
        <w:t>à</w:t>
      </w:r>
      <w:r w:rsidRPr="00CA3CDC">
        <w:rPr>
          <w:rFonts w:ascii="Tahoma" w:hAnsi="Tahoma" w:cs="Tahoma"/>
          <w:color w:val="000000"/>
        </w:rPr>
        <w:t xml:space="preserve"> </w:t>
      </w:r>
      <w:bookmarkStart w:id="124" w:name="_Ref14430203"/>
      <w:r w:rsidRPr="00CA3CDC">
        <w:rPr>
          <w:rFonts w:ascii="Tahoma" w:hAnsi="Tahoma" w:cs="Tahoma"/>
          <w:color w:val="000000"/>
        </w:rPr>
        <w:t>locação ou sublocação dos salões comerciais, salas de cinemas, quiosques, postos de atendimento bancário</w:t>
      </w:r>
      <w:r w:rsidR="00A26427">
        <w:rPr>
          <w:rFonts w:ascii="Tahoma" w:hAnsi="Tahoma" w:cs="Tahoma"/>
          <w:color w:val="000000"/>
        </w:rPr>
        <w:t xml:space="preserve"> e outras receitas a que faça jus em razão da sua participação na exploração comercial do Shopping Balneário Camboriú</w:t>
      </w:r>
      <w:r w:rsidR="000D5515">
        <w:rPr>
          <w:rFonts w:ascii="Tahoma" w:hAnsi="Tahoma" w:cs="Tahoma"/>
          <w:color w:val="000000"/>
        </w:rPr>
        <w:t xml:space="preserve"> </w:t>
      </w:r>
      <w:r w:rsidR="001A4D78">
        <w:rPr>
          <w:rFonts w:ascii="Tahoma" w:hAnsi="Tahoma" w:cs="Tahoma"/>
          <w:color w:val="000000"/>
        </w:rPr>
        <w:t>correspondente à Fração Ideal do Imóvel</w:t>
      </w:r>
      <w:r w:rsidR="000D5515">
        <w:rPr>
          <w:rFonts w:ascii="Tahoma" w:hAnsi="Tahoma" w:cs="Tahoma"/>
          <w:color w:val="000000"/>
        </w:rPr>
        <w:t xml:space="preserve">, </w:t>
      </w:r>
      <w:r w:rsidR="000D5515">
        <w:rPr>
          <w:rFonts w:ascii="Tahoma" w:hAnsi="Tahoma" w:cs="Tahoma"/>
          <w:color w:val="000000"/>
        </w:rPr>
        <w:lastRenderedPageBreak/>
        <w:t>descontadas as despesas do Shopping Balneário Camboriú na proporção de sua Fração Ideal</w:t>
      </w:r>
      <w:r w:rsidR="00310DC6" w:rsidRPr="00CA3CDC">
        <w:rPr>
          <w:rFonts w:ascii="Tahoma" w:hAnsi="Tahoma" w:cs="Tahoma"/>
          <w:color w:val="000000"/>
        </w:rPr>
        <w:t>;</w:t>
      </w:r>
      <w:r w:rsidR="00310DC6" w:rsidRPr="000104AF">
        <w:rPr>
          <w:rFonts w:ascii="Tahoma" w:hAnsi="Tahoma" w:cs="Tahoma"/>
          <w:color w:val="000000"/>
        </w:rPr>
        <w:t xml:space="preserve"> </w:t>
      </w:r>
      <w:r w:rsidR="00310DC6" w:rsidRPr="00CA3CDC">
        <w:rPr>
          <w:rFonts w:ascii="Tahoma" w:hAnsi="Tahoma" w:cs="Tahoma"/>
          <w:b/>
          <w:color w:val="000000"/>
        </w:rPr>
        <w:t>(b)</w:t>
      </w:r>
      <w:r w:rsidR="00197E46">
        <w:rPr>
          <w:rFonts w:ascii="Tahoma" w:hAnsi="Tahoma" w:cs="Tahoma"/>
          <w:b/>
          <w:color w:val="000000"/>
        </w:rPr>
        <w:t> </w:t>
      </w:r>
      <w:r w:rsidR="00310DC6" w:rsidRPr="00CA3CDC">
        <w:rPr>
          <w:rFonts w:ascii="Tahoma" w:hAnsi="Tahoma" w:cs="Tahoma"/>
          <w:color w:val="000000"/>
        </w:rPr>
        <w:t xml:space="preserve">recebíveis de titularidade da </w:t>
      </w:r>
      <w:r w:rsidR="00197E46" w:rsidRPr="00CA3CDC">
        <w:rPr>
          <w:rFonts w:ascii="Tahoma" w:hAnsi="Tahoma" w:cs="Tahoma"/>
          <w:color w:val="000000"/>
        </w:rPr>
        <w:t xml:space="preserve">Shopping Park Ltda. </w:t>
      </w:r>
      <w:r w:rsidR="00A26427" w:rsidRPr="00CA3CDC">
        <w:rPr>
          <w:rFonts w:ascii="Tahoma" w:hAnsi="Tahoma" w:cs="Tahoma"/>
          <w:color w:val="000000"/>
        </w:rPr>
        <w:t>(“</w:t>
      </w:r>
      <w:r w:rsidR="00A26427" w:rsidRPr="00CA3CDC">
        <w:rPr>
          <w:rFonts w:ascii="Tahoma" w:hAnsi="Tahoma" w:cs="Tahoma"/>
          <w:color w:val="000000"/>
          <w:u w:val="single"/>
        </w:rPr>
        <w:t>Shopping Park</w:t>
      </w:r>
      <w:r w:rsidR="00A26427" w:rsidRPr="00CA3CDC">
        <w:rPr>
          <w:rFonts w:ascii="Tahoma" w:hAnsi="Tahoma" w:cs="Tahoma"/>
          <w:color w:val="000000"/>
        </w:rPr>
        <w:t>”</w:t>
      </w:r>
      <w:r w:rsidR="00A26427">
        <w:rPr>
          <w:rFonts w:ascii="Tahoma" w:hAnsi="Tahoma" w:cs="Tahoma"/>
          <w:color w:val="000000"/>
        </w:rPr>
        <w:t xml:space="preserve"> e</w:t>
      </w:r>
      <w:r w:rsidR="00A26427" w:rsidRPr="00CA3CDC">
        <w:rPr>
          <w:rFonts w:ascii="Tahoma" w:hAnsi="Tahoma" w:cs="Tahoma"/>
          <w:color w:val="000000"/>
        </w:rPr>
        <w:t xml:space="preserve">, em conjunto com a </w:t>
      </w:r>
      <w:r w:rsidR="00A26427">
        <w:rPr>
          <w:rFonts w:ascii="Tahoma" w:hAnsi="Tahoma" w:cs="Tahoma"/>
          <w:color w:val="000000"/>
        </w:rPr>
        <w:t>Balneário Camboriú</w:t>
      </w:r>
      <w:r w:rsidR="00A26427" w:rsidRPr="00CA3CDC">
        <w:rPr>
          <w:rFonts w:ascii="Tahoma" w:hAnsi="Tahoma" w:cs="Tahoma"/>
          <w:color w:val="000000"/>
        </w:rPr>
        <w:t>, “</w:t>
      </w:r>
      <w:r w:rsidR="00A26427" w:rsidRPr="00CA3CDC">
        <w:rPr>
          <w:rFonts w:ascii="Tahoma" w:hAnsi="Tahoma" w:cs="Tahoma"/>
          <w:color w:val="000000"/>
          <w:u w:val="single"/>
        </w:rPr>
        <w:t>Garantidoras</w:t>
      </w:r>
      <w:r w:rsidR="00A26427" w:rsidRPr="00CA3CDC">
        <w:rPr>
          <w:rFonts w:ascii="Tahoma" w:hAnsi="Tahoma" w:cs="Tahoma"/>
          <w:color w:val="000000"/>
        </w:rPr>
        <w:t xml:space="preserve">”) </w:t>
      </w:r>
      <w:r w:rsidR="00310DC6" w:rsidRPr="00CA3CDC">
        <w:rPr>
          <w:rFonts w:ascii="Tahoma" w:hAnsi="Tahoma" w:cs="Tahoma"/>
          <w:color w:val="000000"/>
        </w:rPr>
        <w:t xml:space="preserve">relativos </w:t>
      </w:r>
      <w:r w:rsidR="000D5515">
        <w:rPr>
          <w:rFonts w:ascii="Tahoma" w:hAnsi="Tahoma" w:cs="Tahoma"/>
          <w:color w:val="000000"/>
        </w:rPr>
        <w:t>à</w:t>
      </w:r>
      <w:r w:rsidR="000D5515" w:rsidRPr="00CA3CDC">
        <w:rPr>
          <w:rFonts w:ascii="Tahoma" w:hAnsi="Tahoma" w:cs="Tahoma"/>
          <w:color w:val="000000"/>
        </w:rPr>
        <w:t xml:space="preserve"> </w:t>
      </w:r>
      <w:r w:rsidR="00310DC6" w:rsidRPr="00CA3CDC">
        <w:rPr>
          <w:rFonts w:ascii="Tahoma" w:hAnsi="Tahoma" w:cs="Tahoma"/>
          <w:color w:val="000000"/>
        </w:rPr>
        <w:t xml:space="preserve">exploração de </w:t>
      </w:r>
      <w:r w:rsidRPr="00CA3CDC">
        <w:rPr>
          <w:rFonts w:ascii="Tahoma" w:hAnsi="Tahoma" w:cs="Tahoma"/>
          <w:color w:val="000000"/>
        </w:rPr>
        <w:t xml:space="preserve">áreas de estacionamento do </w:t>
      </w:r>
      <w:bookmarkEnd w:id="124"/>
      <w:r w:rsidR="00B343FA" w:rsidRPr="00CA3CDC">
        <w:rPr>
          <w:rFonts w:ascii="Tahoma" w:hAnsi="Tahoma" w:cs="Tahoma"/>
          <w:color w:val="000000"/>
        </w:rPr>
        <w:t>Imóvel Lastro</w:t>
      </w:r>
      <w:bookmarkEnd w:id="123"/>
      <w:r w:rsidR="000838FC" w:rsidRPr="00CA3CDC">
        <w:rPr>
          <w:rFonts w:ascii="Tahoma" w:hAnsi="Tahoma" w:cs="Tahoma"/>
          <w:color w:val="000000"/>
        </w:rPr>
        <w:t xml:space="preserve">; e </w:t>
      </w:r>
      <w:r w:rsidR="00B34979" w:rsidRPr="00CA3CDC">
        <w:rPr>
          <w:rFonts w:ascii="Tahoma" w:hAnsi="Tahoma" w:cs="Tahoma"/>
          <w:b/>
          <w:color w:val="000000"/>
        </w:rPr>
        <w:t>(</w:t>
      </w:r>
      <w:r w:rsidR="00DD6F15">
        <w:rPr>
          <w:rFonts w:ascii="Tahoma" w:hAnsi="Tahoma" w:cs="Tahoma"/>
          <w:b/>
          <w:color w:val="000000"/>
        </w:rPr>
        <w:t>c</w:t>
      </w:r>
      <w:r w:rsidR="00B34979" w:rsidRPr="00CA3CDC">
        <w:rPr>
          <w:rFonts w:ascii="Tahoma" w:hAnsi="Tahoma" w:cs="Tahoma"/>
          <w:b/>
          <w:color w:val="000000"/>
        </w:rPr>
        <w:t>)</w:t>
      </w:r>
      <w:r w:rsidR="00DD6F15" w:rsidRPr="0028568C">
        <w:rPr>
          <w:rFonts w:ascii="Tahoma" w:hAnsi="Tahoma" w:cs="Tahoma"/>
          <w:color w:val="000000"/>
        </w:rPr>
        <w:t> </w:t>
      </w:r>
      <w:r w:rsidR="00A26427">
        <w:rPr>
          <w:rFonts w:ascii="Tahoma" w:hAnsi="Tahoma" w:cs="Tahoma"/>
          <w:color w:val="000000"/>
        </w:rPr>
        <w:t xml:space="preserve">direitos creditórios </w:t>
      </w:r>
      <w:r w:rsidR="00702891">
        <w:rPr>
          <w:rFonts w:ascii="Tahoma" w:hAnsi="Tahoma" w:cs="Tahoma"/>
          <w:color w:val="000000"/>
        </w:rPr>
        <w:t xml:space="preserve">detidos contra banco(s) depositário(s) em razão </w:t>
      </w:r>
      <w:r w:rsidR="000D5515">
        <w:rPr>
          <w:rFonts w:ascii="Tahoma" w:hAnsi="Tahoma" w:cs="Tahoma"/>
          <w:color w:val="000000"/>
        </w:rPr>
        <w:t xml:space="preserve">de </w:t>
      </w:r>
      <w:r w:rsidR="00A26427">
        <w:rPr>
          <w:rFonts w:ascii="Tahoma" w:hAnsi="Tahoma" w:cs="Tahoma"/>
          <w:color w:val="000000"/>
        </w:rPr>
        <w:t>conta</w:t>
      </w:r>
      <w:r w:rsidR="00702891">
        <w:rPr>
          <w:rFonts w:ascii="Tahoma" w:hAnsi="Tahoma" w:cs="Tahoma"/>
          <w:color w:val="000000"/>
        </w:rPr>
        <w:t>s</w:t>
      </w:r>
      <w:r w:rsidR="00A26427">
        <w:rPr>
          <w:rFonts w:ascii="Tahoma" w:hAnsi="Tahoma" w:cs="Tahoma"/>
          <w:color w:val="000000"/>
        </w:rPr>
        <w:t xml:space="preserve"> vinculada</w:t>
      </w:r>
      <w:r w:rsidR="00702891">
        <w:rPr>
          <w:rFonts w:ascii="Tahoma" w:hAnsi="Tahoma" w:cs="Tahoma"/>
          <w:color w:val="000000"/>
        </w:rPr>
        <w:t>s</w:t>
      </w:r>
      <w:r w:rsidR="00A26427">
        <w:rPr>
          <w:rFonts w:ascii="Tahoma" w:hAnsi="Tahoma" w:cs="Tahoma"/>
          <w:color w:val="000000"/>
        </w:rPr>
        <w:t xml:space="preserve"> na</w:t>
      </w:r>
      <w:r w:rsidR="00702891">
        <w:rPr>
          <w:rFonts w:ascii="Tahoma" w:hAnsi="Tahoma" w:cs="Tahoma"/>
          <w:color w:val="000000"/>
        </w:rPr>
        <w:t>s</w:t>
      </w:r>
      <w:r w:rsidR="00A26427">
        <w:rPr>
          <w:rFonts w:ascii="Tahoma" w:hAnsi="Tahoma" w:cs="Tahoma"/>
          <w:color w:val="000000"/>
        </w:rPr>
        <w:t xml:space="preserve"> qua</w:t>
      </w:r>
      <w:r w:rsidR="00702891">
        <w:rPr>
          <w:rFonts w:ascii="Tahoma" w:hAnsi="Tahoma" w:cs="Tahoma"/>
          <w:color w:val="000000"/>
        </w:rPr>
        <w:t>is</w:t>
      </w:r>
      <w:r w:rsidR="00A26427">
        <w:rPr>
          <w:rFonts w:ascii="Tahoma" w:hAnsi="Tahoma" w:cs="Tahoma"/>
          <w:color w:val="000000"/>
        </w:rPr>
        <w:t xml:space="preserve"> serão depositados</w:t>
      </w:r>
      <w:r w:rsidR="00702891">
        <w:rPr>
          <w:rFonts w:ascii="Tahoma" w:hAnsi="Tahoma" w:cs="Tahoma"/>
          <w:color w:val="000000"/>
        </w:rPr>
        <w:t xml:space="preserve"> os recebíveis indicados nos subitens (a) e (b) acima</w:t>
      </w:r>
      <w:r w:rsidR="00702891" w:rsidRPr="00CA3CDC">
        <w:rPr>
          <w:rFonts w:ascii="Tahoma" w:hAnsi="Tahoma" w:cs="Tahoma"/>
          <w:color w:val="000000"/>
        </w:rPr>
        <w:t xml:space="preserve"> </w:t>
      </w:r>
      <w:r w:rsidR="00891FD3" w:rsidRPr="00CA3CDC">
        <w:rPr>
          <w:rFonts w:ascii="Tahoma" w:hAnsi="Tahoma" w:cs="Tahoma"/>
          <w:color w:val="000000"/>
        </w:rPr>
        <w:t>(“</w:t>
      </w:r>
      <w:r w:rsidR="00891FD3" w:rsidRPr="00CA3CDC">
        <w:rPr>
          <w:rFonts w:ascii="Tahoma" w:hAnsi="Tahoma" w:cs="Tahoma"/>
          <w:color w:val="000000"/>
          <w:u w:val="single"/>
        </w:rPr>
        <w:t>Cessão Fiduciária de Recebíveis</w:t>
      </w:r>
      <w:r w:rsidR="00891FD3" w:rsidRPr="00CA3CDC">
        <w:rPr>
          <w:rFonts w:ascii="Tahoma" w:hAnsi="Tahoma" w:cs="Tahoma"/>
          <w:color w:val="000000"/>
        </w:rPr>
        <w:t>”)</w:t>
      </w:r>
      <w:r w:rsidR="00B343FA" w:rsidRPr="00CA3CDC">
        <w:rPr>
          <w:rFonts w:ascii="Tahoma" w:hAnsi="Tahoma" w:cs="Tahoma"/>
          <w:color w:val="000000"/>
        </w:rPr>
        <w:t>.</w:t>
      </w:r>
      <w:r w:rsidR="00891FD3" w:rsidRPr="00CA3CDC">
        <w:rPr>
          <w:rFonts w:ascii="Tahoma" w:hAnsi="Tahoma" w:cs="Tahoma"/>
          <w:color w:val="000000"/>
        </w:rPr>
        <w:t xml:space="preserve"> Os termos e condições da Cessão Fiduciária de Recebíveis </w:t>
      </w:r>
      <w:r w:rsidR="00A26427">
        <w:rPr>
          <w:rFonts w:ascii="Tahoma" w:hAnsi="Tahoma" w:cs="Tahoma"/>
          <w:color w:val="000000"/>
        </w:rPr>
        <w:t xml:space="preserve">e da movimentação das contas vinculadas </w:t>
      </w:r>
      <w:r w:rsidR="00891FD3" w:rsidRPr="00CA3CDC">
        <w:rPr>
          <w:rFonts w:ascii="Tahoma" w:hAnsi="Tahoma" w:cs="Tahoma"/>
          <w:color w:val="000000"/>
        </w:rPr>
        <w:t xml:space="preserve">seguirão descritos no </w:t>
      </w:r>
      <w:r w:rsidR="00556261" w:rsidRPr="00556261">
        <w:rPr>
          <w:rFonts w:ascii="Tahoma" w:hAnsi="Tahoma" w:cs="Tahoma"/>
          <w:i/>
          <w:color w:val="000000"/>
        </w:rPr>
        <w:t xml:space="preserve">“Instrumento Particular de Cessão Fiduciária de Direitos </w:t>
      </w:r>
      <w:r w:rsidR="00556261">
        <w:rPr>
          <w:rFonts w:ascii="Tahoma" w:hAnsi="Tahoma" w:cs="Tahoma"/>
          <w:i/>
          <w:color w:val="000000"/>
        </w:rPr>
        <w:t xml:space="preserve">Creditórios </w:t>
      </w:r>
      <w:r w:rsidR="00556261" w:rsidRPr="00556261">
        <w:rPr>
          <w:rFonts w:ascii="Tahoma" w:hAnsi="Tahoma" w:cs="Tahoma"/>
          <w:i/>
          <w:color w:val="000000"/>
        </w:rPr>
        <w:t>em Garantia e Outras Avenças”</w:t>
      </w:r>
      <w:r w:rsidR="00556261" w:rsidRPr="00CA3CDC">
        <w:rPr>
          <w:rFonts w:ascii="Tahoma" w:hAnsi="Tahoma" w:cs="Tahoma"/>
          <w:color w:val="000000"/>
        </w:rPr>
        <w:t xml:space="preserve"> </w:t>
      </w:r>
      <w:r w:rsidR="00891FD3" w:rsidRPr="00CA3CDC">
        <w:rPr>
          <w:rFonts w:ascii="Tahoma" w:hAnsi="Tahoma" w:cs="Tahoma"/>
          <w:color w:val="000000"/>
        </w:rPr>
        <w:t>(“</w:t>
      </w:r>
      <w:r w:rsidR="00891FD3" w:rsidRPr="00CA3CDC">
        <w:rPr>
          <w:rFonts w:ascii="Tahoma" w:hAnsi="Tahoma" w:cs="Tahoma"/>
          <w:color w:val="000000"/>
          <w:u w:val="single"/>
        </w:rPr>
        <w:t>Contrato de Cessão Fiduciária</w:t>
      </w:r>
      <w:r w:rsidR="00891FD3" w:rsidRPr="00CA3CDC">
        <w:rPr>
          <w:rFonts w:ascii="Tahoma" w:hAnsi="Tahoma" w:cs="Tahoma"/>
          <w:color w:val="000000"/>
        </w:rPr>
        <w:t>”).</w:t>
      </w:r>
    </w:p>
    <w:p w14:paraId="5D705770" w14:textId="77777777" w:rsidR="00920496" w:rsidRPr="00CA3CDC" w:rsidRDefault="00891FD3"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bookmarkStart w:id="125" w:name="_Ref19055802"/>
      <w:bookmarkStart w:id="126" w:name="_Ref15046610"/>
      <w:bookmarkEnd w:id="122"/>
      <w:r w:rsidRPr="00CA3CDC">
        <w:rPr>
          <w:rFonts w:ascii="Tahoma" w:hAnsi="Tahoma" w:cs="Tahoma"/>
          <w:color w:val="000000"/>
        </w:rPr>
        <w:t>Sem prejuízo do disposto no item 6.1.1 acima, o Fiador, e</w:t>
      </w:r>
      <w:r w:rsidR="00920496" w:rsidRPr="00CA3CDC">
        <w:rPr>
          <w:rFonts w:ascii="Tahoma" w:hAnsi="Tahoma" w:cs="Tahoma"/>
          <w:color w:val="000000"/>
        </w:rPr>
        <w:t>m garantia do fiel, pontual e integral pagamento de todas as Obrigações Garantidas, nos termos do artigo 822 do Código Civil, presta fiança em favor da Debenturista (“</w:t>
      </w:r>
      <w:r w:rsidR="00920496" w:rsidRPr="00CA3CDC">
        <w:rPr>
          <w:rFonts w:ascii="Tahoma" w:hAnsi="Tahoma" w:cs="Tahoma"/>
          <w:color w:val="000000"/>
          <w:u w:val="single"/>
        </w:rPr>
        <w:t>Fiança</w:t>
      </w:r>
      <w:r w:rsidR="00920496" w:rsidRPr="00CA3CDC">
        <w:rPr>
          <w:rFonts w:ascii="Tahoma" w:hAnsi="Tahoma" w:cs="Tahoma"/>
          <w:color w:val="000000"/>
        </w:rPr>
        <w:t>”</w:t>
      </w:r>
      <w:r w:rsidR="00C97437">
        <w:rPr>
          <w:rFonts w:ascii="Tahoma" w:hAnsi="Tahoma" w:cs="Tahoma"/>
          <w:color w:val="000000"/>
        </w:rPr>
        <w:t xml:space="preserve"> e, em conjunto com as Garantias Reais, “</w:t>
      </w:r>
      <w:r w:rsidR="00C97437">
        <w:rPr>
          <w:rFonts w:ascii="Tahoma" w:hAnsi="Tahoma" w:cs="Tahoma"/>
          <w:color w:val="000000"/>
          <w:u w:val="single"/>
        </w:rPr>
        <w:t>Garantias</w:t>
      </w:r>
      <w:r w:rsidR="00C97437">
        <w:rPr>
          <w:rFonts w:ascii="Tahoma" w:hAnsi="Tahoma" w:cs="Tahoma"/>
          <w:color w:val="000000"/>
        </w:rPr>
        <w:t>”</w:t>
      </w:r>
      <w:r w:rsidR="00920496" w:rsidRPr="00CA3CDC">
        <w:rPr>
          <w:rFonts w:ascii="Tahoma" w:hAnsi="Tahoma" w:cs="Tahoma"/>
          <w:color w:val="000000"/>
        </w:rPr>
        <w:t>), nos termos descritos a seguir.</w:t>
      </w:r>
      <w:bookmarkEnd w:id="125"/>
      <w:r w:rsidR="00920496" w:rsidRPr="00CA3CDC">
        <w:rPr>
          <w:rFonts w:ascii="Tahoma" w:hAnsi="Tahoma" w:cs="Tahoma"/>
          <w:color w:val="000000"/>
        </w:rPr>
        <w:t xml:space="preserve"> </w:t>
      </w:r>
    </w:p>
    <w:p w14:paraId="39D752A8"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O Fiador declara-se neste ato, em caráter irrevogável e irretratável, garantidor e principal pagador de todos os valores devidos pela Emissora no âmbito da presente Emissão, solidariamente responsável entre si e com a Emissora pelas Obrigações Garantidas, até a liquidação integral das Debêntures, e firma esta Escritura de Emissão declarando conhecer e concordar com todos os seus termos e condições.</w:t>
      </w:r>
    </w:p>
    <w:p w14:paraId="148AD13F"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bookmarkStart w:id="127" w:name="_Ref491420653"/>
      <w:bookmarkStart w:id="128" w:name="_Ref509244413"/>
      <w:r w:rsidRPr="00CA3CDC">
        <w:rPr>
          <w:rFonts w:ascii="Tahoma" w:hAnsi="Tahoma" w:cs="Tahoma"/>
          <w:color w:val="000000"/>
        </w:rPr>
        <w:t>As Obrigações Garantidas serão pagas pelo Fiador no prazo máximo de 5 (cinco) Dias Úteis contados do recebimento de notificação por escrito enviada pela Debenturista ao Fiador informando a falta de pagamento, na respectiva data de pagamento, de qualquer valor devido pela Emissora, inclusive quando da decretação de vencimento antecipado das Debêntures, conforme o caso, nos termos desta Escritura de Emissão. Os pagamentos serão realizados pelo Fiador de acordo com os procedimentos estabelecidos nesta Escritura de Emissão. Tal notificação escrita deverá ser imediatamente emitida pela Debenturista após a ciência da ocorrência de falta de pagamento pela Emissora de qualquer valor devido nas datas de pagamento definidas nesta Escritura de Emissão ou quando da declaração do vencimento antecipado das Debêntures.</w:t>
      </w:r>
      <w:bookmarkEnd w:id="127"/>
      <w:r w:rsidRPr="00CA3CDC">
        <w:rPr>
          <w:rFonts w:ascii="Tahoma" w:hAnsi="Tahoma" w:cs="Tahoma"/>
          <w:color w:val="000000"/>
        </w:rPr>
        <w:t xml:space="preserve"> O pagamento aqui previsto deverá ser realizado pelo Fiador exclusivamente na Conta </w:t>
      </w:r>
      <w:r w:rsidR="00891FD3" w:rsidRPr="00CA3CDC">
        <w:rPr>
          <w:rFonts w:ascii="Tahoma" w:hAnsi="Tahoma" w:cs="Tahoma"/>
          <w:color w:val="000000"/>
        </w:rPr>
        <w:t>Centralizadora</w:t>
      </w:r>
      <w:r w:rsidRPr="00CA3CDC">
        <w:rPr>
          <w:rFonts w:ascii="Tahoma" w:hAnsi="Tahoma" w:cs="Tahoma"/>
          <w:color w:val="000000"/>
        </w:rPr>
        <w:t>.</w:t>
      </w:r>
      <w:bookmarkEnd w:id="128"/>
      <w:r w:rsidRPr="00CA3CDC">
        <w:rPr>
          <w:rFonts w:ascii="Tahoma" w:hAnsi="Tahoma" w:cs="Tahoma"/>
          <w:color w:val="000000"/>
        </w:rPr>
        <w:t xml:space="preserve"> </w:t>
      </w:r>
    </w:p>
    <w:p w14:paraId="2C8A2C0A"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O Fiador expressamente renuncia aos benefícios de ordem, direitos e faculdades de exoneração de qualquer natureza previstos nos artigos 333, parágrafo único, 364, 366, 368, 824, 827, 834, 835, 837, 838 e 839 todos do Código Civil, e artigos 130, inciso II, e 794 do Código de Processo Civil.</w:t>
      </w:r>
    </w:p>
    <w:p w14:paraId="4BC8406B"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lastRenderedPageBreak/>
        <w:t xml:space="preserve">Nenhuma objeção ou oposição da Emissora poderá ser admitida ou invocada pelo Fiador com o objetivo de escusar-se do cumprimento de suas obrigações perante os Debenturistas, desde que tais obrigações estejam em conformidade aos termos da presente Escritura de Emissão, incluindo, mas não se limitando, em razão de: </w:t>
      </w:r>
      <w:r w:rsidRPr="0028568C">
        <w:rPr>
          <w:rFonts w:ascii="Tahoma" w:hAnsi="Tahoma"/>
          <w:b/>
          <w:color w:val="000000"/>
        </w:rPr>
        <w:t>(a)</w:t>
      </w:r>
      <w:r w:rsidRPr="00CA3CDC">
        <w:rPr>
          <w:rFonts w:ascii="Tahoma" w:hAnsi="Tahoma" w:cs="Tahoma"/>
          <w:color w:val="000000"/>
        </w:rPr>
        <w:t xml:space="preserve"> qualquer extensão de prazo ou acordo entre a Emissora e os Debenturistas; </w:t>
      </w:r>
      <w:r w:rsidRPr="0028568C">
        <w:rPr>
          <w:rFonts w:ascii="Tahoma" w:hAnsi="Tahoma"/>
          <w:b/>
          <w:color w:val="000000"/>
        </w:rPr>
        <w:t>(b)</w:t>
      </w:r>
      <w:r w:rsidRPr="00CA3CDC">
        <w:rPr>
          <w:rFonts w:ascii="Tahoma" w:hAnsi="Tahoma" w:cs="Tahoma"/>
          <w:color w:val="000000"/>
        </w:rPr>
        <w:t xml:space="preserve"> qualquer novação ou não exercício de qualquer direito dos Debenturistas contra a Emissora; e </w:t>
      </w:r>
      <w:r w:rsidRPr="0028568C">
        <w:rPr>
          <w:rFonts w:ascii="Tahoma" w:hAnsi="Tahoma"/>
          <w:b/>
          <w:color w:val="000000"/>
        </w:rPr>
        <w:t>(c)</w:t>
      </w:r>
      <w:r w:rsidRPr="00CA3CDC">
        <w:rPr>
          <w:rFonts w:ascii="Tahoma" w:hAnsi="Tahoma" w:cs="Tahoma"/>
          <w:color w:val="000000"/>
        </w:rPr>
        <w:t xml:space="preserve"> qualquer limitação ou incapacidade da Emissora, inclusive seu pedido de recuperação extrajudicial, pedido de recuperação judicial ou falência.</w:t>
      </w:r>
    </w:p>
    <w:p w14:paraId="5C5C18F8"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O Fiador sub-rogar-se-á nos direitos de crédito dos Debenturistas contra a Emissora, caso venha a honrar, total ou parcialmente, a Fiança, até o limite da parcela da dívida efetivamente por eles honrada. O Fiador, desde já, concorda e se obriga a: </w:t>
      </w:r>
      <w:r w:rsidRPr="00CA3CDC">
        <w:rPr>
          <w:rFonts w:ascii="Tahoma" w:hAnsi="Tahoma" w:cs="Tahoma"/>
          <w:b/>
          <w:color w:val="000000"/>
        </w:rPr>
        <w:t>(i) </w:t>
      </w:r>
      <w:r w:rsidRPr="00CA3CDC">
        <w:rPr>
          <w:rFonts w:ascii="Tahoma" w:hAnsi="Tahoma" w:cs="Tahoma"/>
          <w:color w:val="000000"/>
        </w:rPr>
        <w:t xml:space="preserve">somente após a integral quitação das Obrigações Garantidas, exigir e/ou demandar a Emissora em decorrência de qualquer valor que tiver honrado nos termos das Obrigações Garantidas; e </w:t>
      </w:r>
      <w:r w:rsidRPr="00CA3CDC">
        <w:rPr>
          <w:rFonts w:ascii="Tahoma" w:hAnsi="Tahoma" w:cs="Tahoma"/>
          <w:b/>
          <w:color w:val="000000"/>
        </w:rPr>
        <w:t>(</w:t>
      </w:r>
      <w:proofErr w:type="spellStart"/>
      <w:r w:rsidRPr="00CA3CDC">
        <w:rPr>
          <w:rFonts w:ascii="Tahoma" w:hAnsi="Tahoma" w:cs="Tahoma"/>
          <w:b/>
          <w:color w:val="000000"/>
        </w:rPr>
        <w:t>ii</w:t>
      </w:r>
      <w:proofErr w:type="spellEnd"/>
      <w:r w:rsidRPr="00CA3CDC">
        <w:rPr>
          <w:rFonts w:ascii="Tahoma" w:hAnsi="Tahoma" w:cs="Tahoma"/>
          <w:b/>
          <w:color w:val="000000"/>
        </w:rPr>
        <w:t>)</w:t>
      </w:r>
      <w:r w:rsidRPr="00CA3CDC">
        <w:rPr>
          <w:rFonts w:ascii="Tahoma" w:hAnsi="Tahoma" w:cs="Tahoma"/>
          <w:color w:val="000000"/>
        </w:rPr>
        <w:t xml:space="preserve"> caso receba qualquer valor da Emissora em decorrência de qualquer valor que tiver honrado nos termos desta Escritura de Emissão, antes da integral quitação das Obrigações Garantidas, repassar, no prazo de 5 (cinco) Dias Úteis contado da data de seu recebimento, tal valor aos Debenturistas. </w:t>
      </w:r>
    </w:p>
    <w:p w14:paraId="5436C29A"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A presente Fiança entra em vigor na data de celebração da presente Escritura, permanecendo válida em todos os seus termos até o pagamento integral das Obrigações Garantidas nos termos aqui previstos e em conformidade com o artigo 818 do Código Civil.</w:t>
      </w:r>
    </w:p>
    <w:p w14:paraId="53D465FC"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Cabe à Debenturista requerer a execução, judicial ou extrajudicial, da Fiança, conforme função que lhe é atribuída nesta Escritura de Emissão, uma vez verificada qualquer hipótese de insuficiência de pagamento de quaisquer Obrigações Garantidas. </w:t>
      </w:r>
    </w:p>
    <w:p w14:paraId="16595ECC"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A Fiança poderá ser excutida e exigida pela Debenturista, judicial ou extrajudicialmente, quantas vezes forem necessárias até a integral e efetiva quitação de todas as Obrigações Garantidas, sendo certo que a não execução da Fiança por parte da Debenturista não ensejará, em qualquer hipótese, perda do direito de execução da Fiança pela Debenturistas.</w:t>
      </w:r>
    </w:p>
    <w:p w14:paraId="7D968150" w14:textId="77777777" w:rsidR="00920496" w:rsidRPr="00CA3CDC" w:rsidRDefault="00920496"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Não há preferência quanto à execução da Fiança ou das Garantias Reais. A Fiança e qualquer das Garantias Reais são garantias diversas e autônomas e respondem pelas Obrigações Garantidas nos termos desta Escritura de Emissão e dos Contratos de Garantia.</w:t>
      </w:r>
    </w:p>
    <w:p w14:paraId="11EBC5AA" w14:textId="77777777" w:rsidR="008617BA" w:rsidRPr="00CA3CDC" w:rsidRDefault="008617BA" w:rsidP="0050450F">
      <w:pPr>
        <w:pStyle w:val="PargrafodaLista"/>
        <w:numPr>
          <w:ilvl w:val="2"/>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Os recursos obtidos com a excussão de Garantias Reais beneficiarão as Debêntures DI e as Debêntures IPCA, de forma proporcional ao saldo devedor de cada </w:t>
      </w:r>
      <w:r w:rsidR="005659BD" w:rsidRPr="00CA3CDC">
        <w:rPr>
          <w:rFonts w:ascii="Tahoma" w:hAnsi="Tahoma" w:cs="Tahoma"/>
          <w:color w:val="000000"/>
        </w:rPr>
        <w:t>série</w:t>
      </w:r>
      <w:r w:rsidRPr="00CA3CDC">
        <w:rPr>
          <w:rFonts w:ascii="Tahoma" w:hAnsi="Tahoma" w:cs="Tahoma"/>
          <w:color w:val="000000"/>
        </w:rPr>
        <w:t>.</w:t>
      </w:r>
    </w:p>
    <w:bookmarkEnd w:id="117"/>
    <w:bookmarkEnd w:id="118"/>
    <w:bookmarkEnd w:id="126"/>
    <w:p w14:paraId="1D0AB7F1" w14:textId="77777777" w:rsidR="00232E4B" w:rsidRPr="00CA3CDC" w:rsidRDefault="00232E4B"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lastRenderedPageBreak/>
        <w:t xml:space="preserve">CLÁUSULA SÉTIMA – CARACTERÍSTICAS DA </w:t>
      </w:r>
      <w:r w:rsidR="00B35CFC" w:rsidRPr="00CA3CDC">
        <w:rPr>
          <w:rStyle w:val="DeltaViewInsertion"/>
          <w:rFonts w:ascii="Tahoma" w:hAnsi="Tahoma" w:cs="Tahoma"/>
          <w:b/>
          <w:bCs/>
          <w:color w:val="auto"/>
          <w:u w:val="none"/>
        </w:rPr>
        <w:t>COLOCAÇÃO PRIVADA</w:t>
      </w:r>
    </w:p>
    <w:p w14:paraId="3F3F6055" w14:textId="77777777" w:rsidR="00731D0D" w:rsidRPr="00CA3CDC" w:rsidRDefault="00232E4B" w:rsidP="0050450F">
      <w:pPr>
        <w:pStyle w:val="PargrafodaLista"/>
        <w:keepNext/>
        <w:numPr>
          <w:ilvl w:val="1"/>
          <w:numId w:val="3"/>
        </w:numPr>
        <w:tabs>
          <w:tab w:val="left" w:pos="1134"/>
        </w:tabs>
        <w:spacing w:after="240" w:line="320" w:lineRule="exact"/>
        <w:ind w:left="0" w:firstLine="0"/>
        <w:jc w:val="both"/>
        <w:rPr>
          <w:rFonts w:ascii="Tahoma" w:hAnsi="Tahoma"/>
          <w:u w:val="single"/>
        </w:rPr>
      </w:pPr>
      <w:r w:rsidRPr="00CA3CDC">
        <w:rPr>
          <w:rFonts w:ascii="Tahoma" w:hAnsi="Tahoma"/>
          <w:u w:val="single"/>
        </w:rPr>
        <w:t>Colocação</w:t>
      </w:r>
      <w:r w:rsidR="00B90B45" w:rsidRPr="00CA3CDC">
        <w:rPr>
          <w:rFonts w:ascii="Tahoma" w:hAnsi="Tahoma" w:cs="Tahoma"/>
          <w:u w:val="single"/>
        </w:rPr>
        <w:t xml:space="preserve"> Privada</w:t>
      </w:r>
    </w:p>
    <w:p w14:paraId="7D5F772A" w14:textId="77777777" w:rsidR="00B36220" w:rsidRPr="00CA3CDC" w:rsidRDefault="00411490"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As Debêntures serão objeto de colocação privada, sem intermediação de instituições financeiras integrantes do sistema de distribuição de valores mobiliários.</w:t>
      </w:r>
      <w:r w:rsidR="00731D0D" w:rsidRPr="00CA3CDC">
        <w:rPr>
          <w:rFonts w:ascii="Tahoma" w:hAnsi="Tahoma" w:cs="Tahoma"/>
        </w:rPr>
        <w:t xml:space="preserve"> </w:t>
      </w:r>
    </w:p>
    <w:p w14:paraId="526B81BD" w14:textId="77777777" w:rsidR="00232E4B" w:rsidRPr="00CA3CDC" w:rsidRDefault="00232E4B"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129" w:name="_DV_M179"/>
      <w:bookmarkEnd w:id="129"/>
      <w:r w:rsidRPr="00CA3CDC">
        <w:rPr>
          <w:rStyle w:val="DeltaViewInsertion"/>
          <w:rFonts w:ascii="Tahoma" w:hAnsi="Tahoma" w:cs="Tahoma"/>
          <w:b/>
          <w:bCs/>
          <w:color w:val="auto"/>
          <w:u w:val="none"/>
        </w:rPr>
        <w:t>CLÁUSULA OITAVA – VENCIMENTO ANTECIPADO</w:t>
      </w:r>
    </w:p>
    <w:p w14:paraId="015D16B1" w14:textId="77777777" w:rsidR="00232E4B" w:rsidRPr="00CA3CDC" w:rsidRDefault="00232E4B" w:rsidP="0050450F">
      <w:pPr>
        <w:pStyle w:val="PargrafodaLista"/>
        <w:keepNext/>
        <w:numPr>
          <w:ilvl w:val="1"/>
          <w:numId w:val="3"/>
        </w:numPr>
        <w:tabs>
          <w:tab w:val="left" w:pos="1134"/>
        </w:tabs>
        <w:spacing w:after="240" w:line="320" w:lineRule="exact"/>
        <w:ind w:left="0" w:firstLine="0"/>
        <w:jc w:val="both"/>
        <w:rPr>
          <w:rFonts w:ascii="Tahoma" w:hAnsi="Tahoma" w:cs="Tahoma"/>
        </w:rPr>
      </w:pPr>
      <w:bookmarkStart w:id="130" w:name="_Ref23543361"/>
      <w:bookmarkStart w:id="131" w:name="_Ref392008548"/>
      <w:bookmarkStart w:id="132" w:name="_Ref435654812"/>
      <w:bookmarkStart w:id="133" w:name="_Ref439944675"/>
      <w:r w:rsidRPr="00CA3CDC">
        <w:rPr>
          <w:rFonts w:ascii="Tahoma" w:hAnsi="Tahoma" w:cs="Tahoma"/>
        </w:rPr>
        <w:t xml:space="preserve">Observado o disposto </w:t>
      </w:r>
      <w:r w:rsidR="00B77A8F" w:rsidRPr="00CA3CDC">
        <w:rPr>
          <w:rFonts w:ascii="Tahoma" w:hAnsi="Tahoma" w:cs="Tahoma"/>
        </w:rPr>
        <w:t>n</w:t>
      </w:r>
      <w:r w:rsidR="00704F3B" w:rsidRPr="00CA3CDC">
        <w:rPr>
          <w:rFonts w:ascii="Tahoma" w:hAnsi="Tahoma" w:cs="Tahoma"/>
        </w:rPr>
        <w:t>esta</w:t>
      </w:r>
      <w:r w:rsidR="00B77A8F" w:rsidRPr="00CA3CDC">
        <w:rPr>
          <w:rFonts w:ascii="Tahoma" w:hAnsi="Tahoma" w:cs="Tahoma"/>
        </w:rPr>
        <w:t xml:space="preserve"> Cláusula</w:t>
      </w:r>
      <w:r w:rsidR="004915A8" w:rsidRPr="00CA3CDC">
        <w:rPr>
          <w:rFonts w:ascii="Tahoma" w:hAnsi="Tahoma" w:cs="Tahoma"/>
        </w:rPr>
        <w:t xml:space="preserve"> </w:t>
      </w:r>
      <w:r w:rsidR="00326A9C" w:rsidRPr="00CA3CDC">
        <w:rPr>
          <w:rFonts w:ascii="Tahoma" w:hAnsi="Tahoma" w:cs="Tahoma"/>
        </w:rPr>
        <w:t>Oitava</w:t>
      </w:r>
      <w:r w:rsidRPr="00CA3CDC">
        <w:rPr>
          <w:rFonts w:ascii="Tahoma" w:hAnsi="Tahoma" w:cs="Tahoma"/>
        </w:rPr>
        <w:t xml:space="preserve">, </w:t>
      </w:r>
      <w:r w:rsidR="000B4540" w:rsidRPr="00CA3CDC">
        <w:rPr>
          <w:rFonts w:ascii="Tahoma" w:hAnsi="Tahoma" w:cs="Tahoma"/>
        </w:rPr>
        <w:t>a Debenturista</w:t>
      </w:r>
      <w:r w:rsidRPr="00CA3CDC">
        <w:rPr>
          <w:rFonts w:ascii="Tahoma" w:hAnsi="Tahoma" w:cs="Tahoma"/>
        </w:rPr>
        <w:t xml:space="preserve"> </w:t>
      </w:r>
      <w:r w:rsidR="00C43EED" w:rsidRPr="00CA3CDC">
        <w:rPr>
          <w:rFonts w:ascii="Tahoma" w:hAnsi="Tahoma" w:cs="Tahoma"/>
        </w:rPr>
        <w:t>poderá</w:t>
      </w:r>
      <w:r w:rsidRPr="00CA3CDC">
        <w:rPr>
          <w:rFonts w:ascii="Tahoma" w:hAnsi="Tahoma" w:cs="Tahoma"/>
        </w:rPr>
        <w:t xml:space="preserve"> declarar antecipadamente vencidas todas as obrigações constantes desta Escritura de Emissão na ocorrência das hipóteses descritas </w:t>
      </w:r>
      <w:r w:rsidR="00D947BF" w:rsidRPr="00CA3CDC">
        <w:rPr>
          <w:rFonts w:ascii="Tahoma" w:hAnsi="Tahoma" w:cs="Tahoma"/>
        </w:rPr>
        <w:t>abaixo</w:t>
      </w:r>
      <w:r w:rsidR="004915A8" w:rsidRPr="00CA3CDC">
        <w:rPr>
          <w:rFonts w:ascii="Tahoma" w:hAnsi="Tahoma" w:cs="Tahoma"/>
        </w:rPr>
        <w:t xml:space="preserve"> </w:t>
      </w:r>
      <w:r w:rsidRPr="00CA3CDC">
        <w:rPr>
          <w:rFonts w:ascii="Tahoma" w:hAnsi="Tahoma" w:cs="Tahoma"/>
        </w:rPr>
        <w:t>(cada uma, um “</w:t>
      </w:r>
      <w:r w:rsidRPr="00CA3CDC">
        <w:rPr>
          <w:rFonts w:ascii="Tahoma" w:hAnsi="Tahoma"/>
          <w:u w:val="single"/>
        </w:rPr>
        <w:t>Evento de Vencimento Antecipado</w:t>
      </w:r>
      <w:bookmarkEnd w:id="130"/>
      <w:bookmarkEnd w:id="131"/>
      <w:r w:rsidR="00704F3B" w:rsidRPr="00CA3CDC">
        <w:rPr>
          <w:rFonts w:ascii="Tahoma" w:hAnsi="Tahoma" w:cs="Tahoma"/>
        </w:rPr>
        <w:t>”).</w:t>
      </w:r>
    </w:p>
    <w:p w14:paraId="6B3C2E68" w14:textId="77777777" w:rsidR="007F1ECF" w:rsidRPr="00CA3CDC" w:rsidRDefault="007F1ECF" w:rsidP="0050450F">
      <w:pPr>
        <w:pStyle w:val="PargrafodaLista"/>
        <w:keepNext/>
        <w:numPr>
          <w:ilvl w:val="1"/>
          <w:numId w:val="3"/>
        </w:numPr>
        <w:tabs>
          <w:tab w:val="left" w:pos="1134"/>
        </w:tabs>
        <w:spacing w:after="240" w:line="320" w:lineRule="exact"/>
        <w:ind w:left="0" w:firstLine="0"/>
        <w:jc w:val="both"/>
        <w:rPr>
          <w:rFonts w:ascii="Tahoma" w:hAnsi="Tahoma" w:cs="Tahoma"/>
        </w:rPr>
      </w:pPr>
      <w:bookmarkStart w:id="134" w:name="_Ref356481657"/>
      <w:bookmarkStart w:id="135" w:name="_Ref457912406"/>
      <w:bookmarkStart w:id="136" w:name="_Ref491449338"/>
      <w:bookmarkStart w:id="137" w:name="_Ref491022789"/>
      <w:bookmarkStart w:id="138" w:name="_Ref416256173"/>
      <w:bookmarkStart w:id="139" w:name="_Ref398913061"/>
      <w:bookmarkStart w:id="140" w:name="_Ref490580968"/>
      <w:bookmarkStart w:id="141" w:name="_Ref23529599"/>
      <w:r w:rsidRPr="00CA3CDC">
        <w:rPr>
          <w:rFonts w:ascii="Tahoma" w:hAnsi="Tahoma" w:cs="Tahoma"/>
        </w:rPr>
        <w:t>Constituem eventos de vencimento que acarretam o vencimento automático das obrigações decorrentes das Debêntures (“</w:t>
      </w:r>
      <w:r w:rsidRPr="00CA3CDC">
        <w:rPr>
          <w:rFonts w:ascii="Tahoma" w:hAnsi="Tahoma" w:cs="Tahoma"/>
          <w:u w:val="single"/>
        </w:rPr>
        <w:t>Eventos de Vencimento Antecipado Automático</w:t>
      </w:r>
      <w:r w:rsidRPr="00CA3CDC">
        <w:rPr>
          <w:rFonts w:ascii="Tahoma" w:hAnsi="Tahoma" w:cs="Tahoma"/>
        </w:rPr>
        <w:t>”), independentemente de aviso ou notificação, judicial ou extrajudicial, aplicando-se o disposto na Cláusula </w:t>
      </w:r>
      <w:r w:rsidR="00D309DC" w:rsidRPr="00CA3CDC">
        <w:rPr>
          <w:rFonts w:ascii="Tahoma" w:hAnsi="Tahoma" w:cs="Tahoma"/>
        </w:rPr>
        <w:t>8.4 a</w:t>
      </w:r>
      <w:r w:rsidRPr="00CA3CDC">
        <w:rPr>
          <w:rFonts w:ascii="Tahoma" w:hAnsi="Tahoma" w:cs="Tahoma"/>
        </w:rPr>
        <w:t>baixo</w:t>
      </w:r>
      <w:bookmarkEnd w:id="134"/>
      <w:bookmarkEnd w:id="135"/>
      <w:r w:rsidRPr="00CA3CDC">
        <w:rPr>
          <w:rFonts w:ascii="Tahoma" w:hAnsi="Tahoma" w:cs="Tahoma"/>
        </w:rPr>
        <w:t>:</w:t>
      </w:r>
      <w:bookmarkEnd w:id="136"/>
      <w:bookmarkEnd w:id="137"/>
      <w:r w:rsidRPr="00CA3CDC">
        <w:rPr>
          <w:rFonts w:ascii="Tahoma" w:hAnsi="Tahoma" w:cs="Tahoma"/>
        </w:rPr>
        <w:t xml:space="preserve"> </w:t>
      </w:r>
    </w:p>
    <w:p w14:paraId="7ECD4F21" w14:textId="65CBAF87" w:rsidR="007F1ECF" w:rsidRPr="00CA3CDC" w:rsidRDefault="007F1ECF" w:rsidP="0050450F">
      <w:pPr>
        <w:pStyle w:val="PargrafodaLista"/>
        <w:keepNext/>
        <w:numPr>
          <w:ilvl w:val="1"/>
          <w:numId w:val="53"/>
        </w:numPr>
        <w:tabs>
          <w:tab w:val="left" w:pos="851"/>
        </w:tabs>
        <w:spacing w:after="240" w:line="320" w:lineRule="exact"/>
        <w:ind w:hanging="792"/>
        <w:jc w:val="both"/>
        <w:rPr>
          <w:rFonts w:ascii="Tahoma" w:hAnsi="Tahoma" w:cs="Tahoma"/>
        </w:rPr>
      </w:pPr>
      <w:bookmarkStart w:id="142" w:name="_Ref137475231"/>
      <w:bookmarkStart w:id="143" w:name="_Ref149033996"/>
      <w:bookmarkStart w:id="144" w:name="_Ref164238998"/>
      <w:bookmarkStart w:id="145" w:name="_Ref535362776"/>
      <w:r w:rsidRPr="00CA3CDC">
        <w:rPr>
          <w:rFonts w:ascii="Tahoma" w:hAnsi="Tahoma" w:cs="Tahoma"/>
        </w:rPr>
        <w:t xml:space="preserve">inadimplemento, pela </w:t>
      </w:r>
      <w:r w:rsidR="00D947BF" w:rsidRPr="00CA3CDC">
        <w:rPr>
          <w:rFonts w:ascii="Tahoma" w:hAnsi="Tahoma" w:cs="Tahoma"/>
        </w:rPr>
        <w:t xml:space="preserve">Emissora e/ou </w:t>
      </w:r>
      <w:r w:rsidRPr="00CA3CDC">
        <w:rPr>
          <w:rFonts w:ascii="Tahoma" w:hAnsi="Tahoma" w:cs="Tahoma"/>
        </w:rPr>
        <w:t>pelo Fiador</w:t>
      </w:r>
      <w:r w:rsidR="00D947BF" w:rsidRPr="00CA3CDC">
        <w:rPr>
          <w:rFonts w:ascii="Tahoma" w:hAnsi="Tahoma" w:cs="Tahoma"/>
        </w:rPr>
        <w:t xml:space="preserve"> </w:t>
      </w:r>
      <w:r w:rsidRPr="00CA3CDC">
        <w:rPr>
          <w:rFonts w:ascii="Tahoma" w:hAnsi="Tahoma" w:cs="Tahoma"/>
        </w:rPr>
        <w:t>de qualquer obrigação pecuniária prevista nesta Escritura de Emissão de Debêntures e/ou nos demais Documentos da Operação na respectiva data de pagamento prevista nesta Escritura de Emissão de Debêntures e/ou nos demais Documentos da Operação, não sanada no prazo de 2 (dois) Dias Úteis, independentemente de aviso extrajudicial ou interpelação judicial;</w:t>
      </w:r>
      <w:bookmarkEnd w:id="142"/>
      <w:bookmarkEnd w:id="143"/>
      <w:bookmarkEnd w:id="144"/>
      <w:r w:rsidRPr="00CA3CDC">
        <w:rPr>
          <w:rFonts w:ascii="Tahoma" w:hAnsi="Tahoma" w:cs="Tahoma"/>
        </w:rPr>
        <w:t xml:space="preserve"> </w:t>
      </w:r>
      <w:r w:rsidR="008617BA" w:rsidRPr="00CA3CDC">
        <w:rPr>
          <w:rFonts w:ascii="Tahoma" w:hAnsi="Tahoma" w:cs="Tahoma"/>
        </w:rPr>
        <w:t>e</w:t>
      </w:r>
    </w:p>
    <w:bookmarkEnd w:id="145"/>
    <w:p w14:paraId="25619A67" w14:textId="3F0506DC" w:rsidR="007F1ECF" w:rsidRPr="00CA3CDC" w:rsidRDefault="007F1ECF" w:rsidP="0050450F">
      <w:pPr>
        <w:pStyle w:val="PargrafodaLista"/>
        <w:keepNext/>
        <w:numPr>
          <w:ilvl w:val="1"/>
          <w:numId w:val="53"/>
        </w:numPr>
        <w:tabs>
          <w:tab w:val="left" w:pos="851"/>
        </w:tabs>
        <w:spacing w:after="240" w:line="320" w:lineRule="exact"/>
        <w:ind w:hanging="792"/>
        <w:jc w:val="both"/>
        <w:rPr>
          <w:rFonts w:ascii="Tahoma" w:hAnsi="Tahoma" w:cs="Tahoma"/>
        </w:rPr>
      </w:pPr>
      <w:r w:rsidRPr="00CA3CDC">
        <w:rPr>
          <w:rFonts w:ascii="Tahoma" w:hAnsi="Tahoma" w:cs="Tahoma"/>
        </w:rPr>
        <w:t xml:space="preserve">questionamento judicial desta Escritura de Emissão de Debêntures e/ou de qualquer dos demais Documentos da Operação pela </w:t>
      </w:r>
      <w:r w:rsidR="00D947BF" w:rsidRPr="00CA3CDC">
        <w:rPr>
          <w:rFonts w:ascii="Tahoma" w:hAnsi="Tahoma" w:cs="Tahoma"/>
        </w:rPr>
        <w:t xml:space="preserve">Emissora </w:t>
      </w:r>
      <w:r w:rsidRPr="00CA3CDC">
        <w:rPr>
          <w:rFonts w:ascii="Tahoma" w:hAnsi="Tahoma" w:cs="Tahoma"/>
        </w:rPr>
        <w:t xml:space="preserve">e/ou pelo Fiador e/ou </w:t>
      </w:r>
      <w:r w:rsidR="00CA3CDC">
        <w:rPr>
          <w:rFonts w:ascii="Tahoma" w:hAnsi="Tahoma" w:cs="Tahoma"/>
        </w:rPr>
        <w:t xml:space="preserve">pelas Garantidoras </w:t>
      </w:r>
      <w:r w:rsidR="00D947BF" w:rsidRPr="00CA3CDC">
        <w:rPr>
          <w:rFonts w:ascii="Tahoma" w:hAnsi="Tahoma" w:cs="Tahoma"/>
        </w:rPr>
        <w:t>e/ou por quaisquer de suas afiliadas</w:t>
      </w:r>
      <w:r w:rsidR="008617BA" w:rsidRPr="00CA3CDC">
        <w:rPr>
          <w:rFonts w:ascii="Tahoma" w:hAnsi="Tahoma" w:cs="Tahoma"/>
        </w:rPr>
        <w:t xml:space="preserve">. </w:t>
      </w:r>
    </w:p>
    <w:p w14:paraId="2C6D2D2C" w14:textId="3563B74E" w:rsidR="007F1ECF" w:rsidRPr="00CA3CDC" w:rsidRDefault="007F1ECF" w:rsidP="0050450F">
      <w:pPr>
        <w:pStyle w:val="PargrafodaLista"/>
        <w:keepNext/>
        <w:numPr>
          <w:ilvl w:val="1"/>
          <w:numId w:val="3"/>
        </w:numPr>
        <w:tabs>
          <w:tab w:val="left" w:pos="1134"/>
        </w:tabs>
        <w:spacing w:after="240" w:line="320" w:lineRule="exact"/>
        <w:ind w:left="0" w:firstLine="0"/>
        <w:jc w:val="both"/>
        <w:rPr>
          <w:rFonts w:ascii="Tahoma" w:hAnsi="Tahoma" w:cs="Tahoma"/>
        </w:rPr>
      </w:pPr>
      <w:bookmarkStart w:id="146" w:name="_DV_M45"/>
      <w:bookmarkStart w:id="147" w:name="_Ref356481704"/>
      <w:bookmarkStart w:id="148" w:name="_Ref359943338"/>
      <w:bookmarkStart w:id="149" w:name="_Ref460422905"/>
      <w:bookmarkStart w:id="150" w:name="_Ref130283254"/>
      <w:bookmarkStart w:id="151" w:name="_Ref503354708"/>
      <w:bookmarkEnd w:id="146"/>
      <w:r w:rsidRPr="00CA3CDC">
        <w:rPr>
          <w:rFonts w:ascii="Tahoma" w:hAnsi="Tahoma" w:cs="Tahoma"/>
        </w:rPr>
        <w:t>Constituem eventos de vencimento não automático (“</w:t>
      </w:r>
      <w:r w:rsidRPr="00CA3CDC">
        <w:rPr>
          <w:rFonts w:ascii="Tahoma" w:hAnsi="Tahoma" w:cs="Tahoma"/>
          <w:u w:val="single"/>
        </w:rPr>
        <w:t>Eventos de Vencimento Antecipado Não Automático</w:t>
      </w:r>
      <w:r w:rsidRPr="00CA3CDC">
        <w:rPr>
          <w:rFonts w:ascii="Tahoma" w:hAnsi="Tahoma" w:cs="Tahoma"/>
        </w:rPr>
        <w:t>” e, em conjunto com os Eventos de Vencimento Antecipado Automáticos, “</w:t>
      </w:r>
      <w:r w:rsidRPr="00CA3CDC">
        <w:rPr>
          <w:rFonts w:ascii="Tahoma" w:hAnsi="Tahoma" w:cs="Tahoma"/>
          <w:u w:val="single"/>
        </w:rPr>
        <w:t>Eventos de Vencimento Antecipado</w:t>
      </w:r>
      <w:r w:rsidRPr="00CA3CDC">
        <w:rPr>
          <w:rFonts w:ascii="Tahoma" w:hAnsi="Tahoma" w:cs="Tahoma"/>
        </w:rPr>
        <w:t xml:space="preserve">”) que podem acarretar o vencimento das obrigações decorrentes das Debêntures, aplicando-se o disposto na Cláusula </w:t>
      </w:r>
      <w:r w:rsidR="001510C4" w:rsidRPr="00CA3CDC">
        <w:rPr>
          <w:rFonts w:ascii="Tahoma" w:hAnsi="Tahoma" w:cs="Tahoma"/>
        </w:rPr>
        <w:t>8.5,</w:t>
      </w:r>
      <w:r w:rsidRPr="00CA3CDC">
        <w:rPr>
          <w:rFonts w:ascii="Tahoma" w:hAnsi="Tahoma" w:cs="Tahoma"/>
        </w:rPr>
        <w:t xml:space="preserve"> qualquer dos eventos previstos em lei e/ou qualquer dos seguintes eventos</w:t>
      </w:r>
      <w:bookmarkEnd w:id="147"/>
      <w:bookmarkEnd w:id="148"/>
      <w:bookmarkEnd w:id="149"/>
      <w:bookmarkEnd w:id="150"/>
      <w:r w:rsidRPr="00CA3CDC">
        <w:rPr>
          <w:rFonts w:ascii="Tahoma" w:hAnsi="Tahoma" w:cs="Tahoma"/>
        </w:rPr>
        <w:t>:</w:t>
      </w:r>
      <w:bookmarkEnd w:id="151"/>
    </w:p>
    <w:p w14:paraId="736ABCF5" w14:textId="5C8F270D"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inadimplemento, </w:t>
      </w:r>
      <w:r w:rsidR="00814C84" w:rsidRPr="00CA3CDC">
        <w:rPr>
          <w:rFonts w:ascii="Tahoma" w:hAnsi="Tahoma" w:cs="Tahoma"/>
        </w:rPr>
        <w:t>pela Emissora</w:t>
      </w:r>
      <w:r w:rsidR="00CA3CDC">
        <w:rPr>
          <w:rFonts w:ascii="Tahoma" w:hAnsi="Tahoma" w:cs="Tahoma"/>
        </w:rPr>
        <w:t xml:space="preserve"> </w:t>
      </w:r>
      <w:r w:rsidR="00814C84" w:rsidRPr="00CA3CDC">
        <w:rPr>
          <w:rFonts w:ascii="Tahoma" w:hAnsi="Tahoma" w:cs="Tahoma"/>
        </w:rPr>
        <w:t>e/ou pelo Fiador</w:t>
      </w:r>
      <w:r w:rsidR="00310DC6" w:rsidRPr="00CA3CDC">
        <w:rPr>
          <w:rFonts w:ascii="Tahoma" w:hAnsi="Tahoma" w:cs="Tahoma"/>
        </w:rPr>
        <w:t xml:space="preserve"> e/ou pelas Garantidoras</w:t>
      </w:r>
      <w:r w:rsidR="00814C84" w:rsidRPr="00CA3CDC">
        <w:rPr>
          <w:rFonts w:ascii="Tahoma" w:hAnsi="Tahoma" w:cs="Tahoma"/>
        </w:rPr>
        <w:t>,</w:t>
      </w:r>
      <w:r w:rsidRPr="00CA3CDC">
        <w:rPr>
          <w:rFonts w:ascii="Tahoma" w:hAnsi="Tahoma" w:cs="Tahoma"/>
        </w:rPr>
        <w:t xml:space="preserve"> de qualquer obrigação não pecuniária prevista nesta Escritura de Emissão de Debêntures e/ou em qualquer dos demais Documentos da Operação, não sanado no prazo de 5 (cinco) Dias Úteis contados da data da comunicação da Debenturista acerca do referido inadimplemento, sendo que o prazo previsto neste inciso não se aplica às obrigações </w:t>
      </w:r>
      <w:r w:rsidRPr="00CA3CDC">
        <w:rPr>
          <w:rFonts w:ascii="Tahoma" w:hAnsi="Tahoma" w:cs="Tahoma"/>
        </w:rPr>
        <w:lastRenderedPageBreak/>
        <w:t xml:space="preserve">para as quais tenha sido estipulado prazo de cura específico ou para qualquer dos demais Eventos de Vencimento Antecipado; </w:t>
      </w:r>
    </w:p>
    <w:p w14:paraId="60E00A3F" w14:textId="77777777" w:rsidR="00D045E0" w:rsidRPr="00CA3CDC" w:rsidRDefault="0043171F"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b/>
        </w:rPr>
        <w:t xml:space="preserve">(a) </w:t>
      </w:r>
      <w:r w:rsidR="00D045E0" w:rsidRPr="00CA3CDC">
        <w:rPr>
          <w:rFonts w:ascii="Tahoma" w:hAnsi="Tahoma" w:cs="Tahoma"/>
        </w:rPr>
        <w:t>liquidação, dissolução ou extinção da Emissora e/ou d</w:t>
      </w:r>
      <w:r w:rsidR="00310DC6" w:rsidRPr="00CA3CDC">
        <w:rPr>
          <w:rFonts w:ascii="Tahoma" w:hAnsi="Tahoma" w:cs="Tahoma"/>
        </w:rPr>
        <w:t xml:space="preserve">as </w:t>
      </w:r>
      <w:r w:rsidR="00310DC6" w:rsidRPr="00CA3CDC">
        <w:rPr>
          <w:rFonts w:ascii="Tahoma" w:hAnsi="Tahoma" w:cs="Tahoma"/>
          <w:color w:val="000000"/>
        </w:rPr>
        <w:t>Garantidoras e/ou</w:t>
      </w:r>
      <w:r w:rsidR="00310DC6" w:rsidRPr="00CA3CDC">
        <w:rPr>
          <w:rFonts w:ascii="Tahoma" w:hAnsi="Tahoma" w:cs="Tahoma"/>
        </w:rPr>
        <w:t xml:space="preserve"> d</w:t>
      </w:r>
      <w:r w:rsidR="00D045E0" w:rsidRPr="00CA3CDC">
        <w:rPr>
          <w:rFonts w:ascii="Tahoma" w:hAnsi="Tahoma" w:cs="Tahoma"/>
        </w:rPr>
        <w:t xml:space="preserve">e qualquer de suas respectivas Controladas Relevantes, exceto nas hipóteses de liquidação, dissolução ou extinção das Controladas Relevantes no âmbito de reorganizações societárias permitidas nos termos do inciso </w:t>
      </w:r>
      <w:r w:rsidR="006D58D3" w:rsidRPr="00CA3CDC">
        <w:rPr>
          <w:rFonts w:ascii="Tahoma" w:hAnsi="Tahoma" w:cs="Tahoma"/>
        </w:rPr>
        <w:t>(xi</w:t>
      </w:r>
      <w:r w:rsidR="00D045E0" w:rsidRPr="00CA3CDC">
        <w:rPr>
          <w:rFonts w:ascii="Tahoma" w:hAnsi="Tahoma" w:cs="Tahoma"/>
        </w:rPr>
        <w:t xml:space="preserve">) abaixo; </w:t>
      </w:r>
      <w:r w:rsidR="00D045E0" w:rsidRPr="00CA3CDC">
        <w:rPr>
          <w:rFonts w:ascii="Tahoma" w:hAnsi="Tahoma" w:cs="Tahoma"/>
          <w:b/>
        </w:rPr>
        <w:t>(b)</w:t>
      </w:r>
      <w:r w:rsidR="00D045E0" w:rsidRPr="00CA3CDC">
        <w:rPr>
          <w:rFonts w:ascii="Tahoma" w:hAnsi="Tahoma" w:cs="Tahoma"/>
        </w:rPr>
        <w:t xml:space="preserve"> decretação de falência da Emissora e/ou </w:t>
      </w:r>
      <w:r w:rsidR="00310DC6" w:rsidRPr="00CA3CDC">
        <w:rPr>
          <w:rFonts w:ascii="Tahoma" w:hAnsi="Tahoma" w:cs="Tahoma"/>
        </w:rPr>
        <w:t xml:space="preserve">das Garantidoras e/ou </w:t>
      </w:r>
      <w:r w:rsidR="00D045E0" w:rsidRPr="00CA3CDC">
        <w:rPr>
          <w:rFonts w:ascii="Tahoma" w:hAnsi="Tahoma" w:cs="Tahoma"/>
        </w:rPr>
        <w:t xml:space="preserve">de qualquer de suas respectivas Controladas Relevantes; </w:t>
      </w:r>
      <w:r w:rsidR="00D045E0" w:rsidRPr="00CA3CDC">
        <w:rPr>
          <w:rFonts w:ascii="Tahoma" w:hAnsi="Tahoma" w:cs="Tahoma"/>
          <w:b/>
        </w:rPr>
        <w:t>(c)</w:t>
      </w:r>
      <w:r w:rsidR="00D045E0" w:rsidRPr="00CA3CDC">
        <w:rPr>
          <w:rFonts w:ascii="Tahoma" w:hAnsi="Tahoma" w:cs="Tahoma"/>
        </w:rPr>
        <w:t xml:space="preserve"> pedido de autofalência formulado pela Emissora </w:t>
      </w:r>
      <w:r w:rsidR="00310DC6" w:rsidRPr="00CA3CDC">
        <w:rPr>
          <w:rFonts w:ascii="Tahoma" w:hAnsi="Tahoma" w:cs="Tahoma"/>
        </w:rPr>
        <w:t>/ou das Garantidoras e/ou por qualquer de suas respectivas Controladas Relevantes</w:t>
      </w:r>
      <w:r w:rsidR="00D045E0" w:rsidRPr="00CA3CDC">
        <w:rPr>
          <w:rFonts w:ascii="Tahoma" w:hAnsi="Tahoma" w:cs="Tahoma"/>
        </w:rPr>
        <w:t>; (</w:t>
      </w:r>
      <w:r w:rsidR="00D045E0" w:rsidRPr="00CA3CDC">
        <w:rPr>
          <w:rFonts w:ascii="Tahoma" w:hAnsi="Tahoma" w:cs="Tahoma"/>
          <w:b/>
        </w:rPr>
        <w:t>d)</w:t>
      </w:r>
      <w:r w:rsidR="00D045E0" w:rsidRPr="00CA3CDC">
        <w:rPr>
          <w:rFonts w:ascii="Tahoma" w:hAnsi="Tahoma" w:cs="Tahoma"/>
        </w:rPr>
        <w:t xml:space="preserve"> pedido de falência da Emissora </w:t>
      </w:r>
      <w:r w:rsidR="00310DC6" w:rsidRPr="00CA3CDC">
        <w:rPr>
          <w:rFonts w:ascii="Tahoma" w:hAnsi="Tahoma" w:cs="Tahoma"/>
        </w:rPr>
        <w:t>e/ou das Garantidoras</w:t>
      </w:r>
      <w:r w:rsidR="00D045E0" w:rsidRPr="00CA3CDC">
        <w:rPr>
          <w:rFonts w:ascii="Tahoma" w:hAnsi="Tahoma" w:cs="Tahoma"/>
        </w:rPr>
        <w:t xml:space="preserve"> e/ou de qualquer de suas respectivas Controladas Relevantes formulado por terceiros, não elidido no prazo legal; ou </w:t>
      </w:r>
      <w:r w:rsidR="00D045E0" w:rsidRPr="00CA3CDC">
        <w:rPr>
          <w:rFonts w:ascii="Tahoma" w:hAnsi="Tahoma" w:cs="Tahoma"/>
          <w:b/>
        </w:rPr>
        <w:t>(e)</w:t>
      </w:r>
      <w:r w:rsidR="00D045E0" w:rsidRPr="00CA3CDC">
        <w:rPr>
          <w:rFonts w:ascii="Tahoma" w:hAnsi="Tahoma" w:cs="Tahoma"/>
        </w:rPr>
        <w:t xml:space="preserve"> pedido de recuperação judicial ou extrajudicial da Emissora </w:t>
      </w:r>
      <w:r w:rsidR="00310DC6" w:rsidRPr="00CA3CDC">
        <w:rPr>
          <w:rFonts w:ascii="Tahoma" w:hAnsi="Tahoma" w:cs="Tahoma"/>
        </w:rPr>
        <w:t xml:space="preserve">e/ou das Garantidoras </w:t>
      </w:r>
      <w:r w:rsidR="00D045E0" w:rsidRPr="00CA3CDC">
        <w:rPr>
          <w:rFonts w:ascii="Tahoma" w:hAnsi="Tahoma" w:cs="Tahoma"/>
        </w:rPr>
        <w:t>e/ou de qualquer de suas respectivas Controladas Relevantes, independentemente do deferimento ou homologação do respectivo pedido;</w:t>
      </w:r>
      <w:r w:rsidR="00D045E0" w:rsidRPr="00CA3CDC" w:rsidDel="009A5955">
        <w:rPr>
          <w:rFonts w:ascii="Tahoma" w:hAnsi="Tahoma" w:cs="Tahoma"/>
        </w:rPr>
        <w:t xml:space="preserve"> </w:t>
      </w:r>
    </w:p>
    <w:p w14:paraId="0DF60DD9" w14:textId="77777777" w:rsidR="00D045E0" w:rsidRPr="00CA3CDC" w:rsidRDefault="0043171F"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i</w:t>
      </w:r>
      <w:r w:rsidR="00D045E0" w:rsidRPr="00CA3CDC">
        <w:rPr>
          <w:rFonts w:ascii="Tahoma" w:hAnsi="Tahoma" w:cs="Tahoma"/>
        </w:rPr>
        <w:t>nadimplemento</w:t>
      </w:r>
      <w:r w:rsidRPr="00CA3CDC">
        <w:rPr>
          <w:rFonts w:ascii="Tahoma" w:hAnsi="Tahoma" w:cs="Tahoma"/>
        </w:rPr>
        <w:t>,</w:t>
      </w:r>
      <w:r w:rsidR="00D045E0" w:rsidRPr="00CA3CDC">
        <w:rPr>
          <w:rFonts w:ascii="Tahoma" w:hAnsi="Tahoma" w:cs="Tahoma"/>
        </w:rPr>
        <w:t xml:space="preserve"> pela Emissora e/ou pela Balneário Camboriú e/ou por qualquer Controlada (ainda que na condição de garantidora), de qualquer dívida ou obrigação pecuniária assumida no âmbito de operações realizadas no mercado financeiro ou de capitais, local ou internacional, da Emissora e/ou da Balneário Camboriú e/ou de qualquer Controlada (ainda que na condição de garantidora), em valor, individual ou agregado, igual ou superior a R$10.000.000,00 (dez milhões de reais), atualizados anualmente a partir da Data de Emissão pela variação positiva do IPCA, ou seu equivalente em outras moedas;</w:t>
      </w:r>
    </w:p>
    <w:p w14:paraId="337DF415" w14:textId="77777777" w:rsidR="00D045E0" w:rsidRPr="00CA3CDC" w:rsidRDefault="00D045E0"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transformação de tipo societário societária da Emissora de modo que a Emissora deixe de ser uma sociedade por ações, nos termos dos artigos 220 a 222 da Lei das Sociedades por Ações; </w:t>
      </w:r>
    </w:p>
    <w:p w14:paraId="02099097" w14:textId="77777777" w:rsidR="003D4933" w:rsidRPr="00773FE9" w:rsidRDefault="003D4933" w:rsidP="0050450F">
      <w:pPr>
        <w:pStyle w:val="PargrafodaLista"/>
        <w:keepNext/>
        <w:numPr>
          <w:ilvl w:val="1"/>
          <w:numId w:val="73"/>
        </w:numPr>
        <w:tabs>
          <w:tab w:val="left" w:pos="851"/>
        </w:tabs>
        <w:spacing w:after="240" w:line="320" w:lineRule="exact"/>
        <w:ind w:hanging="792"/>
        <w:jc w:val="both"/>
        <w:rPr>
          <w:rFonts w:ascii="Tahoma" w:hAnsi="Tahoma" w:cs="Tahoma"/>
        </w:rPr>
      </w:pPr>
      <w:r>
        <w:rPr>
          <w:rFonts w:ascii="Tahoma" w:hAnsi="Tahoma" w:cs="Tahoma"/>
        </w:rPr>
        <w:t>declaração de insolvência ou de incapacidade civil, ou falecimento, do Fiador</w:t>
      </w:r>
      <w:r w:rsidRPr="00773FE9">
        <w:rPr>
          <w:rFonts w:ascii="Tahoma" w:hAnsi="Tahoma" w:cs="Tahoma"/>
        </w:rPr>
        <w:t xml:space="preserve">; </w:t>
      </w:r>
    </w:p>
    <w:p w14:paraId="43FCA4DB" w14:textId="7ADA0DAA"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revelarem-se incorretas, em qualquer aspecto relevante, </w:t>
      </w:r>
      <w:r w:rsidR="00EC65E3" w:rsidRPr="00CA3CDC">
        <w:rPr>
          <w:rFonts w:ascii="Tahoma" w:hAnsi="Tahoma" w:cs="Tahoma"/>
        </w:rPr>
        <w:t xml:space="preserve">falsas </w:t>
      </w:r>
      <w:r w:rsidRPr="00CA3CDC">
        <w:rPr>
          <w:rFonts w:ascii="Tahoma" w:hAnsi="Tahoma" w:cs="Tahoma"/>
        </w:rPr>
        <w:t xml:space="preserve">ou enganosas, na data em que foram dadas, quaisquer das declarações ou garantias prestadas </w:t>
      </w:r>
      <w:r w:rsidR="00814C84" w:rsidRPr="00CA3CDC">
        <w:rPr>
          <w:rFonts w:ascii="Tahoma" w:hAnsi="Tahoma" w:cs="Tahoma"/>
        </w:rPr>
        <w:t xml:space="preserve">pela Emissora </w:t>
      </w:r>
      <w:r w:rsidR="00310DC6" w:rsidRPr="00CA3CDC">
        <w:rPr>
          <w:rFonts w:ascii="Tahoma" w:hAnsi="Tahoma" w:cs="Tahoma"/>
        </w:rPr>
        <w:t xml:space="preserve">e/ou das Garantidoras </w:t>
      </w:r>
      <w:r w:rsidR="00814C84" w:rsidRPr="00CA3CDC">
        <w:rPr>
          <w:rFonts w:ascii="Tahoma" w:hAnsi="Tahoma" w:cs="Tahoma"/>
        </w:rPr>
        <w:t>e/ou pelo Fiador</w:t>
      </w:r>
      <w:r w:rsidRPr="00CA3CDC">
        <w:rPr>
          <w:rFonts w:ascii="Tahoma" w:hAnsi="Tahoma" w:cs="Tahoma"/>
        </w:rPr>
        <w:t xml:space="preserve"> nesta Escritura de Emissão e/ou nos demais Documentos da Operação de que seja parte; </w:t>
      </w:r>
    </w:p>
    <w:p w14:paraId="4E4D41A6" w14:textId="29356473"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cancelamento, suspensão, não renovação ou revogação das autorizações e licenças, inclusive ambientais, ou qualquer outro documento similar cujo cancelamento, suspensão, não renovação ou revogação, por qualquer motivo, impeça o exercício, </w:t>
      </w:r>
      <w:r w:rsidR="00814C84" w:rsidRPr="00CA3CDC">
        <w:rPr>
          <w:rFonts w:ascii="Tahoma" w:hAnsi="Tahoma" w:cs="Tahoma"/>
        </w:rPr>
        <w:lastRenderedPageBreak/>
        <w:t>pela Emissora</w:t>
      </w:r>
      <w:r w:rsidRPr="00CA3CDC">
        <w:rPr>
          <w:rFonts w:ascii="Tahoma" w:hAnsi="Tahoma" w:cs="Tahoma"/>
        </w:rPr>
        <w:t xml:space="preserve"> </w:t>
      </w:r>
      <w:r w:rsidR="00310DC6" w:rsidRPr="00CA3CDC">
        <w:rPr>
          <w:rFonts w:ascii="Tahoma" w:hAnsi="Tahoma" w:cs="Tahoma"/>
        </w:rPr>
        <w:t>e/ou das Garantidoras</w:t>
      </w:r>
      <w:r w:rsidR="00CA3CDC">
        <w:rPr>
          <w:rFonts w:ascii="Tahoma" w:hAnsi="Tahoma" w:cs="Tahoma"/>
        </w:rPr>
        <w:t>,</w:t>
      </w:r>
      <w:r w:rsidR="00310DC6" w:rsidRPr="00CA3CDC">
        <w:rPr>
          <w:rFonts w:ascii="Tahoma" w:hAnsi="Tahoma" w:cs="Tahoma"/>
        </w:rPr>
        <w:t xml:space="preserve"> </w:t>
      </w:r>
      <w:r w:rsidRPr="00CA3CDC">
        <w:rPr>
          <w:rFonts w:ascii="Tahoma" w:hAnsi="Tahoma" w:cs="Tahoma"/>
        </w:rPr>
        <w:t xml:space="preserve">de suas respectivas atividades principais conforme as exercem na Data de Emissão das Debêntures, exceto no que se referir </w:t>
      </w:r>
      <w:r w:rsidRPr="00CA3CDC">
        <w:rPr>
          <w:rFonts w:ascii="Tahoma" w:hAnsi="Tahoma" w:cs="Tahoma"/>
          <w:b/>
        </w:rPr>
        <w:t>(a)</w:t>
      </w:r>
      <w:r w:rsidRPr="00CA3CDC">
        <w:rPr>
          <w:rFonts w:ascii="Tahoma" w:hAnsi="Tahoma" w:cs="Tahoma"/>
        </w:rPr>
        <w:t xml:space="preserve"> às autorizações e/ou às licenças em processo tempestivo de renovação; e/ou </w:t>
      </w:r>
      <w:r w:rsidRPr="00CA3CDC">
        <w:rPr>
          <w:rFonts w:ascii="Tahoma" w:hAnsi="Tahoma" w:cs="Tahoma"/>
          <w:b/>
        </w:rPr>
        <w:t>(b) </w:t>
      </w:r>
      <w:r w:rsidRPr="00CA3CDC">
        <w:rPr>
          <w:rFonts w:ascii="Tahoma" w:hAnsi="Tahoma" w:cs="Tahoma"/>
        </w:rPr>
        <w:t>às autorizações e/ou às licenças</w:t>
      </w:r>
      <w:r w:rsidRPr="00CA3CDC">
        <w:rPr>
          <w:rFonts w:ascii="Tahoma" w:hAnsi="Tahoma" w:cs="Tahoma"/>
          <w:b/>
        </w:rPr>
        <w:t xml:space="preserve"> </w:t>
      </w:r>
      <w:r w:rsidRPr="00CA3CDC">
        <w:rPr>
          <w:rFonts w:ascii="Tahoma" w:hAnsi="Tahoma" w:cs="Tahoma"/>
        </w:rPr>
        <w:t>que estejam sendo discutidas de boa-fé pela Emissora</w:t>
      </w:r>
      <w:r w:rsidR="00814C84" w:rsidRPr="00CA3CDC">
        <w:rPr>
          <w:rFonts w:ascii="Tahoma" w:hAnsi="Tahoma" w:cs="Tahoma"/>
        </w:rPr>
        <w:t xml:space="preserve"> e/ou pela Balneário Camboriú</w:t>
      </w:r>
      <w:r w:rsidRPr="00CA3CDC">
        <w:rPr>
          <w:rFonts w:ascii="Tahoma" w:hAnsi="Tahoma" w:cs="Tahoma"/>
        </w:rPr>
        <w:t>, nas esferas judicial ou administrativa;</w:t>
      </w:r>
      <w:r w:rsidR="00814C84" w:rsidRPr="00CA3CDC">
        <w:rPr>
          <w:rFonts w:ascii="Tahoma" w:hAnsi="Tahoma" w:cs="Tahoma"/>
        </w:rPr>
        <w:t xml:space="preserve"> </w:t>
      </w:r>
    </w:p>
    <w:p w14:paraId="04DC50DB" w14:textId="1CB9CB8A"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caso não ocorra o registro das Garantias Reais, inclusive os registros decorrentes de posteriores aditamentos, nos prazos previstos nesta Escritura de Emissão e nos Contratos de Garantia;</w:t>
      </w:r>
    </w:p>
    <w:p w14:paraId="131682FB" w14:textId="67C45AF3" w:rsidR="00783913" w:rsidRPr="0028568C" w:rsidRDefault="007F1ECF" w:rsidP="0028568C">
      <w:pPr>
        <w:pStyle w:val="PargrafodaLista"/>
        <w:keepNext/>
        <w:numPr>
          <w:ilvl w:val="1"/>
          <w:numId w:val="73"/>
        </w:numPr>
        <w:tabs>
          <w:tab w:val="left" w:pos="851"/>
        </w:tabs>
        <w:spacing w:after="240" w:line="320" w:lineRule="exact"/>
        <w:ind w:hanging="792"/>
        <w:jc w:val="both"/>
        <w:rPr>
          <w:rFonts w:ascii="Tahoma" w:hAnsi="Tahoma"/>
        </w:rPr>
      </w:pPr>
      <w:r w:rsidRPr="00CA3CDC">
        <w:rPr>
          <w:rFonts w:ascii="Tahoma" w:hAnsi="Tahoma" w:cs="Tahoma"/>
        </w:rPr>
        <w:t xml:space="preserve">não cumprimento, </w:t>
      </w:r>
      <w:r w:rsidR="00814C84" w:rsidRPr="00CA3CDC">
        <w:rPr>
          <w:rFonts w:ascii="Tahoma" w:hAnsi="Tahoma" w:cs="Tahoma"/>
        </w:rPr>
        <w:t>pela Emissora e/ou pela</w:t>
      </w:r>
      <w:r w:rsidR="005625EC" w:rsidRPr="00CA3CDC">
        <w:rPr>
          <w:rFonts w:ascii="Tahoma" w:hAnsi="Tahoma" w:cs="Tahoma"/>
        </w:rPr>
        <w:t>s</w:t>
      </w:r>
      <w:r w:rsidR="00814C84" w:rsidRPr="00CA3CDC">
        <w:rPr>
          <w:rFonts w:ascii="Tahoma" w:hAnsi="Tahoma" w:cs="Tahoma"/>
        </w:rPr>
        <w:t xml:space="preserve"> </w:t>
      </w:r>
      <w:r w:rsidR="005625EC" w:rsidRPr="00CA3CDC">
        <w:rPr>
          <w:rFonts w:ascii="Tahoma" w:hAnsi="Tahoma" w:cs="Tahoma"/>
        </w:rPr>
        <w:t>Garantidoras</w:t>
      </w:r>
      <w:r w:rsidR="00814C84" w:rsidRPr="00CA3CDC">
        <w:rPr>
          <w:rFonts w:ascii="Tahoma" w:hAnsi="Tahoma" w:cs="Tahoma"/>
        </w:rPr>
        <w:t xml:space="preserve"> e/ou pelo Fiador </w:t>
      </w:r>
      <w:r w:rsidRPr="00CA3CDC">
        <w:rPr>
          <w:rFonts w:ascii="Tahoma" w:hAnsi="Tahoma" w:cs="Tahoma"/>
        </w:rPr>
        <w:t>d</w:t>
      </w:r>
      <w:r w:rsidR="00310DC6" w:rsidRPr="00CA3CDC">
        <w:rPr>
          <w:rFonts w:ascii="Tahoma" w:hAnsi="Tahoma" w:cs="Tahoma"/>
        </w:rPr>
        <w:t>e</w:t>
      </w:r>
      <w:r w:rsidR="00783913" w:rsidRPr="00CA3CDC">
        <w:rPr>
          <w:rFonts w:ascii="Tahoma" w:hAnsi="Tahoma" w:cs="Tahoma"/>
        </w:rPr>
        <w:t xml:space="preserve"> qualquer dispositivo da Lei nº 12.846, de 1º de agosto de 2013, conforme alterada, do Decreto nº 8.420, de 18 de março de 2015, do Decreto Lei nº 2.848, de 7 de setembro de 1940, conforme alterada</w:t>
      </w:r>
      <w:r w:rsidR="005625EC" w:rsidRPr="00CA3CDC">
        <w:rPr>
          <w:rFonts w:ascii="Tahoma" w:hAnsi="Tahoma" w:cs="Tahoma"/>
        </w:rPr>
        <w:t>, conforme</w:t>
      </w:r>
      <w:r w:rsidR="00783913" w:rsidRPr="00CA3CDC">
        <w:rPr>
          <w:rFonts w:ascii="Tahoma" w:hAnsi="Tahoma" w:cs="Tahoma"/>
        </w:rPr>
        <w:t xml:space="preserve"> aplicáveis (em conjunto “</w:t>
      </w:r>
      <w:r w:rsidR="00783913" w:rsidRPr="0028568C">
        <w:rPr>
          <w:rFonts w:ascii="Tahoma" w:hAnsi="Tahoma"/>
          <w:u w:val="single"/>
        </w:rPr>
        <w:t>Leis Anticorrupção</w:t>
      </w:r>
      <w:r w:rsidR="00783913" w:rsidRPr="00CA3CDC">
        <w:rPr>
          <w:rFonts w:ascii="Tahoma" w:hAnsi="Tahoma" w:cs="Tahoma"/>
        </w:rPr>
        <w:t>”)</w:t>
      </w:r>
      <w:r w:rsidR="005659BD" w:rsidRPr="00CA3CDC">
        <w:rPr>
          <w:rFonts w:ascii="Tahoma" w:hAnsi="Tahoma" w:cs="Tahoma"/>
        </w:rPr>
        <w:t>;</w:t>
      </w:r>
    </w:p>
    <w:p w14:paraId="61AB8B1B" w14:textId="72E21103"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não cumprimento, </w:t>
      </w:r>
      <w:r w:rsidR="00814C84" w:rsidRPr="00CA3CDC">
        <w:rPr>
          <w:rFonts w:ascii="Tahoma" w:hAnsi="Tahoma" w:cs="Tahoma"/>
        </w:rPr>
        <w:t>pela Emissora e/ou pela Balneário Camboriú e</w:t>
      </w:r>
      <w:r w:rsidRPr="00CA3CDC">
        <w:rPr>
          <w:rFonts w:ascii="Tahoma" w:hAnsi="Tahoma" w:cs="Tahoma"/>
        </w:rPr>
        <w:t>/ou por quaisquer de suas respectivas Controladas, da Legislação Socioambiental;</w:t>
      </w:r>
      <w:r w:rsidR="00814C84" w:rsidRPr="00CA3CDC">
        <w:rPr>
          <w:rFonts w:ascii="Tahoma" w:hAnsi="Tahoma" w:cs="Tahoma"/>
        </w:rPr>
        <w:t xml:space="preserve"> </w:t>
      </w:r>
    </w:p>
    <w:p w14:paraId="0D04864B" w14:textId="77777777"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invalidade, nulidade, inexequibilidade ou ineficácia desta Escritura de Emissão de Debêntures e/ou de qualquer outro Documento da Operação, declarada em sentença judicial ou </w:t>
      </w:r>
      <w:r w:rsidR="00304AB8" w:rsidRPr="00CA3CDC">
        <w:rPr>
          <w:rFonts w:ascii="Tahoma" w:hAnsi="Tahoma" w:cs="Tahoma"/>
        </w:rPr>
        <w:t xml:space="preserve">decisão </w:t>
      </w:r>
      <w:r w:rsidRPr="00CA3CDC">
        <w:rPr>
          <w:rFonts w:ascii="Tahoma" w:hAnsi="Tahoma" w:cs="Tahoma"/>
        </w:rPr>
        <w:t>administrativa de exigibilidade imediata para a qual não tenha sido obtido efeito suspensivo;</w:t>
      </w:r>
      <w:r w:rsidR="00814C84" w:rsidRPr="00CA3CDC">
        <w:rPr>
          <w:rFonts w:ascii="Tahoma" w:hAnsi="Tahoma" w:cs="Tahoma"/>
        </w:rPr>
        <w:t xml:space="preserve"> </w:t>
      </w:r>
    </w:p>
    <w:p w14:paraId="01A0ABEA" w14:textId="65B3A024" w:rsidR="00283C93"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redução de capital da Companhia, sem que haja anuência prévia da Debenturista, conforme aprovação prévia pelos titulares dos CRI, exceto </w:t>
      </w:r>
      <w:r w:rsidRPr="00CA3CDC">
        <w:rPr>
          <w:rFonts w:ascii="Tahoma" w:hAnsi="Tahoma" w:cs="Tahoma"/>
          <w:b/>
        </w:rPr>
        <w:t>(a)</w:t>
      </w:r>
      <w:r w:rsidRPr="00CA3CDC">
        <w:rPr>
          <w:rFonts w:ascii="Tahoma" w:hAnsi="Tahoma" w:cs="Tahoma"/>
        </w:rPr>
        <w:t xml:space="preserve"> na hipótese de redução de capital para absorção de prejuízos acumulados; ou </w:t>
      </w:r>
      <w:r w:rsidRPr="00CA3CDC">
        <w:rPr>
          <w:rFonts w:ascii="Tahoma" w:hAnsi="Tahoma" w:cs="Tahoma"/>
          <w:b/>
        </w:rPr>
        <w:t xml:space="preserve">(b) </w:t>
      </w:r>
      <w:r w:rsidRPr="00CA3CDC">
        <w:rPr>
          <w:rFonts w:ascii="Tahoma" w:hAnsi="Tahoma" w:cs="Tahoma"/>
        </w:rPr>
        <w:t xml:space="preserve">se decorrente da cisão ou outra forma de reorganização societária autorizada, nos termos do inciso </w:t>
      </w:r>
      <w:r w:rsidRPr="00CA3CDC">
        <w:rPr>
          <w:rFonts w:ascii="Tahoma" w:hAnsi="Tahoma" w:cs="Tahoma"/>
        </w:rPr>
        <w:fldChar w:fldCharType="begin"/>
      </w:r>
      <w:r w:rsidRPr="00CA3CDC">
        <w:rPr>
          <w:rFonts w:ascii="Tahoma" w:hAnsi="Tahoma" w:cs="Tahoma"/>
        </w:rPr>
        <w:instrText xml:space="preserve"> REF _Ref14816459 \r \p \h  \* MERGEFORMAT </w:instrText>
      </w:r>
      <w:r w:rsidRPr="00CA3CDC">
        <w:rPr>
          <w:rFonts w:ascii="Tahoma" w:hAnsi="Tahoma" w:cs="Tahoma"/>
        </w:rPr>
      </w:r>
      <w:r w:rsidRPr="00CA3CDC">
        <w:rPr>
          <w:rFonts w:ascii="Tahoma" w:hAnsi="Tahoma" w:cs="Tahoma"/>
        </w:rPr>
        <w:fldChar w:fldCharType="separate"/>
      </w:r>
      <w:r w:rsidR="003963D9">
        <w:rPr>
          <w:rFonts w:ascii="Tahoma" w:hAnsi="Tahoma" w:cs="Tahoma"/>
        </w:rPr>
        <w:t>(</w:t>
      </w:r>
      <w:proofErr w:type="spellStart"/>
      <w:r w:rsidR="003963D9">
        <w:rPr>
          <w:rFonts w:ascii="Tahoma" w:hAnsi="Tahoma" w:cs="Tahoma"/>
        </w:rPr>
        <w:t>xiv</w:t>
      </w:r>
      <w:proofErr w:type="spellEnd"/>
      <w:r w:rsidR="003963D9">
        <w:rPr>
          <w:rFonts w:ascii="Tahoma" w:hAnsi="Tahoma" w:cs="Tahoma"/>
        </w:rPr>
        <w:t>) abaixo</w:t>
      </w:r>
      <w:r w:rsidRPr="00CA3CDC">
        <w:rPr>
          <w:rFonts w:ascii="Tahoma" w:hAnsi="Tahoma" w:cs="Tahoma"/>
        </w:rPr>
        <w:fldChar w:fldCharType="end"/>
      </w:r>
      <w:r w:rsidRPr="00CA3CDC">
        <w:rPr>
          <w:rFonts w:ascii="Tahoma" w:hAnsi="Tahoma" w:cs="Tahoma"/>
        </w:rPr>
        <w:t>;</w:t>
      </w:r>
      <w:r w:rsidR="00283C93" w:rsidRPr="00CA3CDC">
        <w:rPr>
          <w:rFonts w:ascii="Tahoma" w:hAnsi="Tahoma" w:cs="Tahoma"/>
        </w:rPr>
        <w:t xml:space="preserve"> </w:t>
      </w:r>
    </w:p>
    <w:p w14:paraId="0BEFDA1F" w14:textId="77777777" w:rsidR="007F1ECF" w:rsidRPr="00CA3CDC" w:rsidRDefault="00283C93"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realização de</w:t>
      </w:r>
      <w:r w:rsidR="00144DD5" w:rsidRPr="00CA3CDC">
        <w:rPr>
          <w:rFonts w:ascii="Tahoma" w:hAnsi="Tahoma" w:cs="Tahoma"/>
        </w:rPr>
        <w:t xml:space="preserve"> financiamentos,</w:t>
      </w:r>
      <w:r w:rsidRPr="00CA3CDC">
        <w:rPr>
          <w:rFonts w:ascii="Tahoma" w:hAnsi="Tahoma" w:cs="Tahoma"/>
        </w:rPr>
        <w:t xml:space="preserve"> mútuos</w:t>
      </w:r>
      <w:r w:rsidR="00144DD5" w:rsidRPr="00CA3CDC">
        <w:rPr>
          <w:rFonts w:ascii="Tahoma" w:hAnsi="Tahoma" w:cs="Tahoma"/>
        </w:rPr>
        <w:t xml:space="preserve"> e</w:t>
      </w:r>
      <w:r w:rsidRPr="00CA3CDC">
        <w:rPr>
          <w:rFonts w:ascii="Tahoma" w:hAnsi="Tahoma" w:cs="Tahoma"/>
        </w:rPr>
        <w:t xml:space="preserve"> empréstimos</w:t>
      </w:r>
      <w:r w:rsidR="00144DD5" w:rsidRPr="00CA3CDC">
        <w:rPr>
          <w:rFonts w:ascii="Tahoma" w:hAnsi="Tahoma" w:cs="Tahoma"/>
        </w:rPr>
        <w:t xml:space="preserve"> pela Companhia </w:t>
      </w:r>
      <w:r w:rsidR="00310DC6" w:rsidRPr="00CA3CDC">
        <w:rPr>
          <w:rFonts w:ascii="Tahoma" w:hAnsi="Tahoma" w:cs="Tahoma"/>
        </w:rPr>
        <w:t xml:space="preserve">e/ou pelas Garantidoras </w:t>
      </w:r>
      <w:r w:rsidRPr="00CA3CDC">
        <w:rPr>
          <w:rFonts w:ascii="Tahoma" w:hAnsi="Tahoma" w:cs="Tahoma"/>
        </w:rPr>
        <w:t>para</w:t>
      </w:r>
      <w:r w:rsidRPr="00CA3CDC">
        <w:rPr>
          <w:rFonts w:ascii="Tahoma" w:hAnsi="Tahoma" w:cs="Tahoma"/>
          <w:b/>
        </w:rPr>
        <w:t xml:space="preserve"> </w:t>
      </w:r>
      <w:r w:rsidR="00144DD5" w:rsidRPr="00CA3CDC">
        <w:rPr>
          <w:rFonts w:ascii="Tahoma" w:hAnsi="Tahoma" w:cs="Tahoma"/>
          <w:b/>
        </w:rPr>
        <w:t xml:space="preserve">(a) </w:t>
      </w:r>
      <w:r w:rsidRPr="00CA3CDC">
        <w:rPr>
          <w:rFonts w:ascii="Tahoma" w:hAnsi="Tahoma" w:cs="Tahoma"/>
        </w:rPr>
        <w:t>o Fiador e/ou</w:t>
      </w:r>
      <w:r w:rsidRPr="00CA3CDC">
        <w:rPr>
          <w:rFonts w:ascii="Tahoma" w:hAnsi="Tahoma" w:cs="Tahoma"/>
          <w:b/>
        </w:rPr>
        <w:t xml:space="preserve"> </w:t>
      </w:r>
      <w:r w:rsidR="00144DD5" w:rsidRPr="00CA3CDC">
        <w:rPr>
          <w:rFonts w:ascii="Tahoma" w:hAnsi="Tahoma" w:cs="Tahoma"/>
          <w:b/>
        </w:rPr>
        <w:t xml:space="preserve">(b) </w:t>
      </w:r>
      <w:r w:rsidRPr="00CA3CDC">
        <w:rPr>
          <w:rFonts w:ascii="Tahoma" w:hAnsi="Tahoma" w:cs="Tahoma"/>
        </w:rPr>
        <w:t xml:space="preserve">terceiros que não integrem o mesmo grupo econômico da Companhia em valor, individual ou agregado, igual ou superior a R$5.000.000,00 (cinco milhões de reais), </w:t>
      </w:r>
      <w:r w:rsidR="00144DD5" w:rsidRPr="00CA3CDC">
        <w:rPr>
          <w:rFonts w:ascii="Tahoma" w:hAnsi="Tahoma" w:cs="Tahoma"/>
        </w:rPr>
        <w:t xml:space="preserve">atualizados anualmente a partir da Data de Emissão pela variação positiva do IPCA, </w:t>
      </w:r>
      <w:r w:rsidRPr="00CA3CDC">
        <w:rPr>
          <w:rFonts w:ascii="Tahoma" w:hAnsi="Tahoma" w:cs="Tahoma"/>
        </w:rPr>
        <w:t>exceto se previamente aprovado pela Debenturista</w:t>
      </w:r>
      <w:r w:rsidR="0081576E" w:rsidRPr="00CA3CDC">
        <w:rPr>
          <w:rFonts w:ascii="Tahoma" w:hAnsi="Tahoma" w:cs="Tahoma"/>
        </w:rPr>
        <w:t>;</w:t>
      </w:r>
    </w:p>
    <w:p w14:paraId="0B8F8DE4" w14:textId="3168BE8D"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bookmarkStart w:id="152" w:name="_Ref19222601"/>
      <w:bookmarkStart w:id="153" w:name="_Ref14816459"/>
      <w:r w:rsidRPr="00CA3CDC">
        <w:rPr>
          <w:rFonts w:ascii="Tahoma" w:hAnsi="Tahoma" w:cs="Tahoma"/>
        </w:rPr>
        <w:t xml:space="preserve">cisão, fusão, incorporação ou qualquer outra forma de reorganização societária que envolva a Companhia, exceto se: </w:t>
      </w:r>
      <w:r w:rsidRPr="00CA3CDC">
        <w:rPr>
          <w:rFonts w:ascii="Tahoma" w:hAnsi="Tahoma" w:cs="Tahoma"/>
          <w:b/>
        </w:rPr>
        <w:t>(a)</w:t>
      </w:r>
      <w:r w:rsidRPr="00CA3CDC">
        <w:rPr>
          <w:rFonts w:ascii="Tahoma" w:hAnsi="Tahoma" w:cs="Tahoma"/>
        </w:rPr>
        <w:t xml:space="preserve"> obtida anuência prévia da Debenturista, conforme </w:t>
      </w:r>
      <w:r w:rsidR="006D58D3" w:rsidRPr="00CA3CDC">
        <w:rPr>
          <w:rFonts w:ascii="Tahoma" w:hAnsi="Tahoma" w:cs="Tahoma"/>
        </w:rPr>
        <w:t xml:space="preserve">orientação </w:t>
      </w:r>
      <w:r w:rsidRPr="00CA3CDC">
        <w:rPr>
          <w:rFonts w:ascii="Tahoma" w:hAnsi="Tahoma" w:cs="Tahoma"/>
        </w:rPr>
        <w:t xml:space="preserve">prévia </w:t>
      </w:r>
      <w:r w:rsidR="006D58D3" w:rsidRPr="00CA3CDC">
        <w:rPr>
          <w:rFonts w:ascii="Tahoma" w:hAnsi="Tahoma" w:cs="Tahoma"/>
        </w:rPr>
        <w:t xml:space="preserve">dos </w:t>
      </w:r>
      <w:r w:rsidRPr="00CA3CDC">
        <w:rPr>
          <w:rFonts w:ascii="Tahoma" w:hAnsi="Tahoma" w:cs="Tahoma"/>
        </w:rPr>
        <w:t xml:space="preserve">titulares dos CRI; ou </w:t>
      </w:r>
      <w:r w:rsidRPr="00CA3CDC">
        <w:rPr>
          <w:rFonts w:ascii="Tahoma" w:hAnsi="Tahoma" w:cs="Tahoma"/>
          <w:b/>
        </w:rPr>
        <w:t>(b)</w:t>
      </w:r>
      <w:r w:rsidRPr="00CA3CDC">
        <w:rPr>
          <w:rFonts w:ascii="Tahoma" w:hAnsi="Tahoma" w:cs="Tahoma"/>
        </w:rPr>
        <w:t xml:space="preserve"> tal reorganização societária envolver a Companhia, </w:t>
      </w:r>
      <w:r w:rsidR="00304AB8" w:rsidRPr="00CA3CDC">
        <w:rPr>
          <w:rFonts w:ascii="Tahoma" w:hAnsi="Tahoma" w:cs="Tahoma"/>
        </w:rPr>
        <w:t xml:space="preserve">a Balneário Camboriú </w:t>
      </w:r>
      <w:r w:rsidRPr="00CA3CDC">
        <w:rPr>
          <w:rFonts w:ascii="Tahoma" w:hAnsi="Tahoma" w:cs="Tahoma"/>
        </w:rPr>
        <w:t xml:space="preserve">e/ou qualquer sociedade que, nesta data, seja Controlada, direta ou indiretamente, pela </w:t>
      </w:r>
      <w:r w:rsidR="00304AB8" w:rsidRPr="00CA3CDC">
        <w:rPr>
          <w:rFonts w:ascii="Tahoma" w:hAnsi="Tahoma" w:cs="Tahoma"/>
        </w:rPr>
        <w:t>Emissora</w:t>
      </w:r>
      <w:r w:rsidRPr="00CA3CDC">
        <w:rPr>
          <w:rFonts w:ascii="Tahoma" w:hAnsi="Tahoma" w:cs="Tahoma"/>
        </w:rPr>
        <w:t xml:space="preserve">; ou </w:t>
      </w:r>
      <w:r w:rsidRPr="00CA3CDC">
        <w:rPr>
          <w:rFonts w:ascii="Tahoma" w:hAnsi="Tahoma" w:cs="Tahoma"/>
          <w:b/>
        </w:rPr>
        <w:t>(c)</w:t>
      </w:r>
      <w:r w:rsidRPr="00CA3CDC">
        <w:rPr>
          <w:rFonts w:ascii="Tahoma" w:hAnsi="Tahoma" w:cs="Tahoma"/>
        </w:rPr>
        <w:t xml:space="preserve"> se referida </w:t>
      </w:r>
      <w:r w:rsidRPr="00CA3CDC">
        <w:rPr>
          <w:rFonts w:ascii="Tahoma" w:hAnsi="Tahoma" w:cs="Tahoma"/>
        </w:rPr>
        <w:lastRenderedPageBreak/>
        <w:t>reorganização não resultar em uma Alteração de Controle (conforme abaixo definido) da Companhia;</w:t>
      </w:r>
      <w:bookmarkEnd w:id="152"/>
      <w:r w:rsidRPr="00CA3CDC">
        <w:rPr>
          <w:rFonts w:ascii="Tahoma" w:hAnsi="Tahoma" w:cs="Tahoma"/>
        </w:rPr>
        <w:t xml:space="preserve"> </w:t>
      </w:r>
      <w:bookmarkEnd w:id="153"/>
    </w:p>
    <w:p w14:paraId="1D430C67" w14:textId="77777777"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ato de qualquer autoridade governamental com o objetivo de sequestrar, expropriar, nacionalizar, desapropriar ou de qualquer modo adquirir, compulsoriamente, totalidade ou parte substancial dos ativos, propriedades, das ações do capital social da Companhia; </w:t>
      </w:r>
    </w:p>
    <w:p w14:paraId="303F9FD3" w14:textId="7DD4F146"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declaração de vencimento antecipado de qualquer de obrigações de natureza financeira a que esteja sujeita a Companhia e/ou o </w:t>
      </w:r>
      <w:r w:rsidR="00304AB8" w:rsidRPr="00CA3CDC">
        <w:rPr>
          <w:rFonts w:ascii="Tahoma" w:hAnsi="Tahoma" w:cs="Tahoma"/>
        </w:rPr>
        <w:t xml:space="preserve">Fiador </w:t>
      </w:r>
      <w:r w:rsidR="00310DC6" w:rsidRPr="00CA3CDC">
        <w:rPr>
          <w:rFonts w:ascii="Tahoma" w:hAnsi="Tahoma" w:cs="Tahoma"/>
        </w:rPr>
        <w:t xml:space="preserve">e/ou as Garantidoras </w:t>
      </w:r>
      <w:r w:rsidR="00304AB8" w:rsidRPr="00CA3CDC">
        <w:rPr>
          <w:rFonts w:ascii="Tahoma" w:hAnsi="Tahoma" w:cs="Tahoma"/>
        </w:rPr>
        <w:t xml:space="preserve">e/ou suas respectivas Controladas </w:t>
      </w:r>
      <w:r w:rsidRPr="00CA3CDC">
        <w:rPr>
          <w:rFonts w:ascii="Tahoma" w:hAnsi="Tahoma" w:cs="Tahoma"/>
        </w:rPr>
        <w:t xml:space="preserve">(ainda que na condição de garantidora), assim entendidas as dívidas contraídas pela </w:t>
      </w:r>
      <w:r w:rsidR="00304AB8" w:rsidRPr="00CA3CDC">
        <w:rPr>
          <w:rFonts w:ascii="Tahoma" w:hAnsi="Tahoma" w:cs="Tahoma"/>
        </w:rPr>
        <w:t xml:space="preserve">Companhia e/ou o Fiador e/ou a Balneário Camboriú, e/ou suas respectivas Controladas </w:t>
      </w:r>
      <w:r w:rsidRPr="00CA3CDC">
        <w:rPr>
          <w:rFonts w:ascii="Tahoma" w:hAnsi="Tahoma" w:cs="Tahoma"/>
        </w:rPr>
        <w:t>(ainda que na condição de garantidora) por meio de operações no mercado financeiro ou de capitais, local ou internacional, em valor, individual ou agregado, igual ou superior a R</w:t>
      </w:r>
      <w:r w:rsidR="00283C93" w:rsidRPr="00CA3CDC">
        <w:rPr>
          <w:rFonts w:ascii="Tahoma" w:hAnsi="Tahoma" w:cs="Tahoma"/>
        </w:rPr>
        <w:t xml:space="preserve">$10.000.000,00 (dez milhões </w:t>
      </w:r>
      <w:r w:rsidRPr="00CA3CDC">
        <w:rPr>
          <w:rFonts w:ascii="Tahoma" w:hAnsi="Tahoma" w:cs="Tahoma"/>
        </w:rPr>
        <w:t xml:space="preserve">de reais), </w:t>
      </w:r>
      <w:r w:rsidR="00186C44" w:rsidRPr="00CA3CDC">
        <w:rPr>
          <w:rFonts w:ascii="Tahoma" w:hAnsi="Tahoma" w:cs="Tahoma"/>
        </w:rPr>
        <w:t>atualizados anualmente a partir da Data de Emissão pela variação positiva do IPCA,</w:t>
      </w:r>
      <w:r w:rsidRPr="00CA3CDC">
        <w:rPr>
          <w:rFonts w:ascii="Tahoma" w:hAnsi="Tahoma" w:cs="Tahoma"/>
        </w:rPr>
        <w:t xml:space="preserve"> ou seu equivalente em outras moedas;</w:t>
      </w:r>
    </w:p>
    <w:p w14:paraId="13E34007" w14:textId="77777777"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alteração do objeto social da Companhia</w:t>
      </w:r>
      <w:r w:rsidR="00304AB8" w:rsidRPr="00CA3CDC">
        <w:rPr>
          <w:rFonts w:ascii="Tahoma" w:hAnsi="Tahoma" w:cs="Tahoma"/>
        </w:rPr>
        <w:t xml:space="preserve"> e/ou da Balneário Camboriú e </w:t>
      </w:r>
      <w:r w:rsidRPr="00CA3CDC">
        <w:rPr>
          <w:rFonts w:ascii="Tahoma" w:hAnsi="Tahoma" w:cs="Tahoma"/>
        </w:rPr>
        <w:t xml:space="preserve">disposto em seu Estatuto </w:t>
      </w:r>
      <w:r w:rsidR="00304AB8" w:rsidRPr="00CA3CDC">
        <w:rPr>
          <w:rFonts w:ascii="Tahoma" w:hAnsi="Tahoma" w:cs="Tahoma"/>
        </w:rPr>
        <w:t xml:space="preserve">ou Contrato </w:t>
      </w:r>
      <w:r w:rsidRPr="00CA3CDC">
        <w:rPr>
          <w:rFonts w:ascii="Tahoma" w:hAnsi="Tahoma" w:cs="Tahoma"/>
        </w:rPr>
        <w:t xml:space="preserve">Social, </w:t>
      </w:r>
      <w:r w:rsidR="00304AB8" w:rsidRPr="00CA3CDC">
        <w:rPr>
          <w:rFonts w:ascii="Tahoma" w:hAnsi="Tahoma" w:cs="Tahoma"/>
        </w:rPr>
        <w:t>conforme</w:t>
      </w:r>
      <w:r w:rsidR="00D309DC" w:rsidRPr="00CA3CDC">
        <w:rPr>
          <w:rFonts w:ascii="Tahoma" w:hAnsi="Tahoma" w:cs="Tahoma"/>
        </w:rPr>
        <w:t xml:space="preserve"> </w:t>
      </w:r>
      <w:r w:rsidR="00304AB8" w:rsidRPr="00CA3CDC">
        <w:rPr>
          <w:rFonts w:ascii="Tahoma" w:hAnsi="Tahoma" w:cs="Tahoma"/>
        </w:rPr>
        <w:t xml:space="preserve">o caso, </w:t>
      </w:r>
      <w:r w:rsidRPr="00CA3CDC">
        <w:rPr>
          <w:rFonts w:ascii="Tahoma" w:hAnsi="Tahoma" w:cs="Tahoma"/>
        </w:rPr>
        <w:t xml:space="preserve">de forma a modificar substancialmente as atividades ali previstas e/ou de forma a agregar novos negócios que tenham prevalência ou representem desvios em relação às atividades atualmente desenvolvidas; </w:t>
      </w:r>
    </w:p>
    <w:p w14:paraId="101C0AA0" w14:textId="432274B7"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se ocorrer a mudança, a transferência ou a cessão, direta ou indireta, do controle societário (conforme definição de controle prevista no artigo 116 da Lei das Sociedades por Ações) da Companhia de forma que seus atuais controladores: </w:t>
      </w:r>
      <w:r w:rsidRPr="0028568C">
        <w:rPr>
          <w:rFonts w:ascii="Tahoma" w:hAnsi="Tahoma"/>
          <w:b/>
        </w:rPr>
        <w:t>(</w:t>
      </w:r>
      <w:r w:rsidRPr="00CA3CDC">
        <w:rPr>
          <w:rFonts w:ascii="Tahoma" w:hAnsi="Tahoma"/>
          <w:b/>
        </w:rPr>
        <w:t>a)</w:t>
      </w:r>
      <w:r w:rsidRPr="00CA3CDC">
        <w:rPr>
          <w:rFonts w:ascii="Tahoma" w:hAnsi="Tahoma" w:cs="Tahoma"/>
          <w:b/>
        </w:rPr>
        <w:t> </w:t>
      </w:r>
      <w:r w:rsidRPr="00CA3CDC">
        <w:rPr>
          <w:rFonts w:ascii="Tahoma" w:hAnsi="Tahoma" w:cs="Tahoma"/>
        </w:rPr>
        <w:t xml:space="preserve">passem a possuir menos de 50% (cinquenta por cento) mais 1 (uma) ação do seu capital votante; ou </w:t>
      </w:r>
      <w:r w:rsidRPr="00CA3CDC">
        <w:rPr>
          <w:rFonts w:ascii="Tahoma" w:hAnsi="Tahoma"/>
          <w:b/>
        </w:rPr>
        <w:t>(b)</w:t>
      </w:r>
      <w:r w:rsidRPr="00CA3CDC">
        <w:rPr>
          <w:rFonts w:ascii="Tahoma" w:hAnsi="Tahoma" w:cs="Tahoma"/>
        </w:rPr>
        <w:t> deixem por qualquer motivo de exercer o seu controle societário efetivo, inclusive em decorrência de incorporação ou alienação de ações, direta ou indiretamente, da Companhia, ou ainda a incorporação, fusão ou cisão da Companhia (“</w:t>
      </w:r>
      <w:r w:rsidRPr="00CA3CDC">
        <w:rPr>
          <w:rFonts w:ascii="Tahoma" w:hAnsi="Tahoma" w:cs="Tahoma"/>
          <w:u w:val="single"/>
        </w:rPr>
        <w:t>Alteração de Controle</w:t>
      </w:r>
      <w:r w:rsidRPr="00CA3CDC">
        <w:rPr>
          <w:rFonts w:ascii="Tahoma" w:hAnsi="Tahoma" w:cs="Tahoma"/>
        </w:rPr>
        <w:t>”), exceto se a referida Alteração de Controle resultar em transferência do controle societário, direto ou indireto, da Companhia para companhia aberta que tenha como objeto social preponderante o desenvolvimento, participação, viabilização e/ou a exploração de shopping center</w:t>
      </w:r>
      <w:r w:rsidR="00283C93" w:rsidRPr="00CA3CDC">
        <w:rPr>
          <w:rFonts w:ascii="Tahoma" w:hAnsi="Tahoma" w:cs="Tahoma"/>
        </w:rPr>
        <w:t xml:space="preserve">s, desde que a </w:t>
      </w:r>
      <w:r w:rsidR="00840F42" w:rsidRPr="00CA3CDC">
        <w:rPr>
          <w:rFonts w:ascii="Tahoma" w:hAnsi="Tahoma" w:cs="Tahoma"/>
        </w:rPr>
        <w:t xml:space="preserve">adquirente, considerando a referida </w:t>
      </w:r>
      <w:r w:rsidR="00310DC6" w:rsidRPr="00CA3CDC">
        <w:rPr>
          <w:rFonts w:ascii="Tahoma" w:hAnsi="Tahoma" w:cs="Tahoma"/>
        </w:rPr>
        <w:t>Alienação</w:t>
      </w:r>
      <w:r w:rsidR="00840F42" w:rsidRPr="00CA3CDC">
        <w:rPr>
          <w:rFonts w:ascii="Tahoma" w:hAnsi="Tahoma" w:cs="Tahoma"/>
        </w:rPr>
        <w:t xml:space="preserve"> d</w:t>
      </w:r>
      <w:r w:rsidR="00310DC6" w:rsidRPr="00CA3CDC">
        <w:rPr>
          <w:rFonts w:ascii="Tahoma" w:hAnsi="Tahoma" w:cs="Tahoma"/>
        </w:rPr>
        <w:t>e</w:t>
      </w:r>
      <w:r w:rsidR="00840F42" w:rsidRPr="00CA3CDC">
        <w:rPr>
          <w:rFonts w:ascii="Tahoma" w:hAnsi="Tahoma" w:cs="Tahoma"/>
        </w:rPr>
        <w:t xml:space="preserve"> </w:t>
      </w:r>
      <w:r w:rsidR="00310DC6" w:rsidRPr="00CA3CDC">
        <w:rPr>
          <w:rFonts w:ascii="Tahoma" w:hAnsi="Tahoma" w:cs="Tahoma"/>
        </w:rPr>
        <w:t>C</w:t>
      </w:r>
      <w:r w:rsidR="00840F42" w:rsidRPr="00CA3CDC">
        <w:rPr>
          <w:rFonts w:ascii="Tahoma" w:hAnsi="Tahoma" w:cs="Tahoma"/>
        </w:rPr>
        <w:t>ontrole,</w:t>
      </w:r>
      <w:r w:rsidR="00283C93" w:rsidRPr="00CA3CDC">
        <w:rPr>
          <w:rFonts w:ascii="Tahoma" w:hAnsi="Tahoma" w:cs="Tahoma"/>
        </w:rPr>
        <w:t xml:space="preserve"> possua</w:t>
      </w:r>
      <w:r w:rsidR="005659BD" w:rsidRPr="00CA3CDC">
        <w:rPr>
          <w:rFonts w:ascii="Tahoma" w:hAnsi="Tahoma" w:cs="Tahoma"/>
        </w:rPr>
        <w:t xml:space="preserve"> classificação de </w:t>
      </w:r>
      <w:r w:rsidR="005659BD" w:rsidRPr="00CA3CDC">
        <w:rPr>
          <w:rFonts w:ascii="Tahoma" w:hAnsi="Tahoma" w:cs="Tahoma"/>
        </w:rPr>
        <w:lastRenderedPageBreak/>
        <w:t>risco (</w:t>
      </w:r>
      <w:r w:rsidR="00283C93" w:rsidRPr="00CA3CDC">
        <w:rPr>
          <w:rFonts w:ascii="Tahoma" w:hAnsi="Tahoma" w:cs="Tahoma"/>
          <w:i/>
        </w:rPr>
        <w:t>rating</w:t>
      </w:r>
      <w:r w:rsidR="005659BD" w:rsidRPr="00CA3CDC">
        <w:rPr>
          <w:rFonts w:ascii="Tahoma" w:hAnsi="Tahoma" w:cs="Tahoma"/>
          <w:i/>
        </w:rPr>
        <w:t>)</w:t>
      </w:r>
      <w:r w:rsidRPr="00CA3CDC">
        <w:rPr>
          <w:rFonts w:ascii="Tahoma" w:hAnsi="Tahoma" w:cs="Tahoma"/>
        </w:rPr>
        <w:t xml:space="preserve"> </w:t>
      </w:r>
      <w:r w:rsidR="00283C93" w:rsidRPr="00CA3CDC">
        <w:rPr>
          <w:rFonts w:ascii="Tahoma" w:hAnsi="Tahoma" w:cs="Tahoma"/>
        </w:rPr>
        <w:t xml:space="preserve">em escala </w:t>
      </w:r>
      <w:r w:rsidRPr="00CA3CDC">
        <w:rPr>
          <w:rFonts w:ascii="Tahoma" w:hAnsi="Tahoma" w:cs="Tahoma"/>
        </w:rPr>
        <w:t>local melhor ou igual a AA+</w:t>
      </w:r>
      <w:r w:rsidR="00283C93" w:rsidRPr="00CA3CDC">
        <w:rPr>
          <w:rFonts w:ascii="Tahoma" w:hAnsi="Tahoma" w:cs="Tahoma"/>
        </w:rPr>
        <w:t xml:space="preserve"> </w:t>
      </w:r>
      <w:r w:rsidR="00EC65E3" w:rsidRPr="00CA3CDC">
        <w:rPr>
          <w:rFonts w:ascii="Tahoma" w:hAnsi="Tahoma" w:cs="Tahoma"/>
        </w:rPr>
        <w:t>o</w:t>
      </w:r>
      <w:r w:rsidR="00283C93" w:rsidRPr="00CA3CDC">
        <w:rPr>
          <w:rFonts w:ascii="Tahoma" w:hAnsi="Tahoma" w:cs="Tahoma"/>
        </w:rPr>
        <w:t xml:space="preserve">u equivalente, conforme relatório </w:t>
      </w:r>
      <w:r w:rsidR="00840F42" w:rsidRPr="00CA3CDC">
        <w:rPr>
          <w:rFonts w:ascii="Tahoma" w:hAnsi="Tahoma" w:cs="Tahoma"/>
        </w:rPr>
        <w:t>elaborado</w:t>
      </w:r>
      <w:r w:rsidR="00283C93" w:rsidRPr="00CA3CDC">
        <w:rPr>
          <w:rFonts w:ascii="Tahoma" w:hAnsi="Tahoma" w:cs="Tahoma"/>
        </w:rPr>
        <w:t xml:space="preserve"> pela </w:t>
      </w:r>
      <w:r w:rsidR="00283C93" w:rsidRPr="0028568C">
        <w:rPr>
          <w:rFonts w:ascii="Tahoma" w:hAnsi="Tahoma"/>
        </w:rPr>
        <w:t>Standard</w:t>
      </w:r>
      <w:r w:rsidR="00373CE1" w:rsidRPr="00CA3CDC">
        <w:rPr>
          <w:rFonts w:ascii="Tahoma" w:hAnsi="Tahoma" w:cs="Tahoma"/>
        </w:rPr>
        <w:t xml:space="preserve"> </w:t>
      </w:r>
      <w:r w:rsidR="00283C93" w:rsidRPr="00CA3CDC">
        <w:rPr>
          <w:rFonts w:ascii="Tahoma" w:hAnsi="Tahoma" w:cs="Tahoma"/>
        </w:rPr>
        <w:t>&amp;</w:t>
      </w:r>
      <w:r w:rsidR="00373CE1" w:rsidRPr="00CA3CDC">
        <w:rPr>
          <w:rFonts w:ascii="Tahoma" w:hAnsi="Tahoma" w:cs="Tahoma"/>
        </w:rPr>
        <w:t xml:space="preserve"> </w:t>
      </w:r>
      <w:proofErr w:type="spellStart"/>
      <w:r w:rsidR="00283C93" w:rsidRPr="0028568C">
        <w:rPr>
          <w:rFonts w:ascii="Tahoma" w:hAnsi="Tahoma"/>
        </w:rPr>
        <w:t>Poor</w:t>
      </w:r>
      <w:r w:rsidR="00373CE1" w:rsidRPr="0028568C">
        <w:rPr>
          <w:rFonts w:ascii="Tahoma" w:hAnsi="Tahoma"/>
        </w:rPr>
        <w:t>’</w:t>
      </w:r>
      <w:r w:rsidR="00283C93" w:rsidRPr="0028568C">
        <w:rPr>
          <w:rFonts w:ascii="Tahoma" w:hAnsi="Tahoma"/>
        </w:rPr>
        <w:t>s</w:t>
      </w:r>
      <w:proofErr w:type="spellEnd"/>
      <w:r w:rsidR="00373CE1" w:rsidRPr="00CA3CDC">
        <w:rPr>
          <w:rFonts w:ascii="Tahoma" w:hAnsi="Tahoma" w:cs="Tahoma"/>
        </w:rPr>
        <w:t>,</w:t>
      </w:r>
      <w:r w:rsidR="00283C93" w:rsidRPr="00CA3CDC">
        <w:rPr>
          <w:rFonts w:ascii="Tahoma" w:hAnsi="Tahoma" w:cs="Tahoma"/>
        </w:rPr>
        <w:t xml:space="preserve"> </w:t>
      </w:r>
      <w:r w:rsidR="00283C93" w:rsidRPr="0028568C">
        <w:rPr>
          <w:rFonts w:ascii="Tahoma" w:hAnsi="Tahoma"/>
        </w:rPr>
        <w:t>Moody</w:t>
      </w:r>
      <w:r w:rsidR="00373CE1" w:rsidRPr="0028568C">
        <w:rPr>
          <w:rFonts w:ascii="Tahoma" w:hAnsi="Tahoma"/>
        </w:rPr>
        <w:t>’</w:t>
      </w:r>
      <w:r w:rsidR="00283C93" w:rsidRPr="0028568C">
        <w:rPr>
          <w:rFonts w:ascii="Tahoma" w:hAnsi="Tahoma"/>
        </w:rPr>
        <w:t>s</w:t>
      </w:r>
      <w:r w:rsidR="00283C93" w:rsidRPr="00CA3CDC">
        <w:rPr>
          <w:rFonts w:ascii="Tahoma" w:hAnsi="Tahoma" w:cs="Tahoma"/>
        </w:rPr>
        <w:t xml:space="preserve"> ou </w:t>
      </w:r>
      <w:r w:rsidR="00283C93" w:rsidRPr="0028568C">
        <w:rPr>
          <w:rFonts w:ascii="Tahoma" w:hAnsi="Tahoma"/>
        </w:rPr>
        <w:t>Fitch</w:t>
      </w:r>
      <w:r w:rsidRPr="00CA3CDC">
        <w:rPr>
          <w:rFonts w:ascii="Tahoma" w:hAnsi="Tahoma" w:cs="Tahoma"/>
        </w:rPr>
        <w:t>; e</w:t>
      </w:r>
      <w:r w:rsidR="00304AB8" w:rsidRPr="00CA3CDC">
        <w:rPr>
          <w:rFonts w:ascii="Tahoma" w:hAnsi="Tahoma" w:cs="Tahoma"/>
        </w:rPr>
        <w:t xml:space="preserve"> </w:t>
      </w:r>
    </w:p>
    <w:p w14:paraId="1ED04F31" w14:textId="3C928C4C" w:rsidR="007F1ECF" w:rsidRPr="00CA3CDC" w:rsidRDefault="007F1ECF" w:rsidP="0028568C">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constituição de Ônus sobre os bens </w:t>
      </w:r>
      <w:r w:rsidR="00175478">
        <w:rPr>
          <w:rFonts w:ascii="Tahoma" w:hAnsi="Tahoma" w:cs="Tahoma"/>
        </w:rPr>
        <w:t xml:space="preserve">e/ou direitos efetivamente </w:t>
      </w:r>
      <w:r w:rsidRPr="00CA3CDC">
        <w:rPr>
          <w:rFonts w:ascii="Tahoma" w:hAnsi="Tahoma" w:cs="Tahoma"/>
        </w:rPr>
        <w:t>objeto da Cessão Fiduciária de Recebíveis, da Alienação Fiduciária de Imóve</w:t>
      </w:r>
      <w:r w:rsidR="00D309DC" w:rsidRPr="00CA3CDC">
        <w:rPr>
          <w:rFonts w:ascii="Tahoma" w:hAnsi="Tahoma" w:cs="Tahoma"/>
        </w:rPr>
        <w:t>l</w:t>
      </w:r>
      <w:r w:rsidRPr="00CA3CDC">
        <w:rPr>
          <w:rFonts w:ascii="Tahoma" w:hAnsi="Tahoma" w:cs="Tahoma"/>
        </w:rPr>
        <w:t xml:space="preserve"> e da Alienação Fiduciária de </w:t>
      </w:r>
      <w:r w:rsidR="00D309DC" w:rsidRPr="00CA3CDC">
        <w:rPr>
          <w:rFonts w:ascii="Tahoma" w:hAnsi="Tahoma" w:cs="Tahoma"/>
        </w:rPr>
        <w:t>Quotas</w:t>
      </w:r>
      <w:r w:rsidRPr="00CA3CDC">
        <w:rPr>
          <w:rFonts w:ascii="Tahoma" w:hAnsi="Tahoma" w:cs="Tahoma"/>
        </w:rPr>
        <w:t xml:space="preserve"> </w:t>
      </w:r>
      <w:r w:rsidR="00310DC6" w:rsidRPr="00CA3CDC">
        <w:rPr>
          <w:rFonts w:ascii="Tahoma" w:hAnsi="Tahoma" w:cs="Tahoma"/>
        </w:rPr>
        <w:t xml:space="preserve">por </w:t>
      </w:r>
      <w:r w:rsidRPr="00CA3CDC">
        <w:rPr>
          <w:rFonts w:ascii="Tahoma" w:hAnsi="Tahoma" w:cs="Tahoma"/>
        </w:rPr>
        <w:t>determina</w:t>
      </w:r>
      <w:r w:rsidR="00310DC6" w:rsidRPr="00CA3CDC">
        <w:rPr>
          <w:rFonts w:ascii="Tahoma" w:hAnsi="Tahoma" w:cs="Tahoma"/>
        </w:rPr>
        <w:t>ção de</w:t>
      </w:r>
      <w:r w:rsidRPr="00CA3CDC">
        <w:rPr>
          <w:rFonts w:ascii="Tahoma" w:hAnsi="Tahoma" w:cs="Tahoma"/>
        </w:rPr>
        <w:t xml:space="preserve"> terceiro, exceto se a Emissora</w:t>
      </w:r>
      <w:r w:rsidR="00D309DC" w:rsidRPr="00CA3CDC">
        <w:rPr>
          <w:rFonts w:ascii="Tahoma" w:hAnsi="Tahoma" w:cs="Tahoma"/>
        </w:rPr>
        <w:t xml:space="preserve">, o Fiador </w:t>
      </w:r>
      <w:r w:rsidR="00840F42" w:rsidRPr="00CA3CDC">
        <w:rPr>
          <w:rFonts w:ascii="Tahoma" w:hAnsi="Tahoma" w:cs="Tahoma"/>
        </w:rPr>
        <w:t>e/ou as Garantidoras</w:t>
      </w:r>
      <w:r w:rsidRPr="00CA3CDC">
        <w:rPr>
          <w:rFonts w:ascii="Tahoma" w:hAnsi="Tahoma" w:cs="Tahoma"/>
        </w:rPr>
        <w:t xml:space="preserve">, em até 15 (quinze) Dias Úteis contados da data de sua verificação </w:t>
      </w:r>
      <w:r w:rsidRPr="00CA3CDC">
        <w:rPr>
          <w:rFonts w:ascii="Tahoma" w:hAnsi="Tahoma" w:cs="Tahoma"/>
          <w:b/>
        </w:rPr>
        <w:t>(</w:t>
      </w:r>
      <w:r w:rsidR="00D309DC" w:rsidRPr="00CA3CDC">
        <w:rPr>
          <w:rFonts w:ascii="Tahoma" w:hAnsi="Tahoma" w:cs="Tahoma"/>
          <w:b/>
        </w:rPr>
        <w:t>a</w:t>
      </w:r>
      <w:r w:rsidRPr="00CA3CDC">
        <w:rPr>
          <w:rFonts w:ascii="Tahoma" w:hAnsi="Tahoma" w:cs="Tahoma"/>
          <w:b/>
        </w:rPr>
        <w:t>)</w:t>
      </w:r>
      <w:r w:rsidR="00175478">
        <w:rPr>
          <w:rFonts w:ascii="Tahoma" w:hAnsi="Tahoma" w:cs="Tahoma"/>
          <w:b/>
        </w:rPr>
        <w:t> </w:t>
      </w:r>
      <w:r w:rsidRPr="00CA3CDC">
        <w:rPr>
          <w:rFonts w:ascii="Tahoma" w:hAnsi="Tahoma" w:cs="Tahoma"/>
        </w:rPr>
        <w:t>obtiver medida judicial suspendendo o respectivo Ônus</w:t>
      </w:r>
      <w:r w:rsidR="00EC65E3" w:rsidRPr="00CA3CDC">
        <w:rPr>
          <w:rFonts w:ascii="Tahoma" w:hAnsi="Tahoma" w:cs="Tahoma"/>
        </w:rPr>
        <w:t>;</w:t>
      </w:r>
      <w:r w:rsidRPr="00CA3CDC">
        <w:rPr>
          <w:rFonts w:ascii="Tahoma" w:hAnsi="Tahoma" w:cs="Tahoma"/>
        </w:rPr>
        <w:t xml:space="preserve"> ou </w:t>
      </w:r>
      <w:r w:rsidRPr="00CA3CDC">
        <w:rPr>
          <w:rFonts w:ascii="Tahoma" w:hAnsi="Tahoma" w:cs="Tahoma"/>
          <w:b/>
        </w:rPr>
        <w:t>(</w:t>
      </w:r>
      <w:r w:rsidR="00D309DC" w:rsidRPr="00CA3CDC">
        <w:rPr>
          <w:rFonts w:ascii="Tahoma" w:hAnsi="Tahoma" w:cs="Tahoma"/>
          <w:b/>
        </w:rPr>
        <w:t>b</w:t>
      </w:r>
      <w:r w:rsidRPr="00CA3CDC">
        <w:rPr>
          <w:rFonts w:ascii="Tahoma" w:hAnsi="Tahoma" w:cs="Tahoma"/>
          <w:b/>
        </w:rPr>
        <w:t>)</w:t>
      </w:r>
      <w:r w:rsidRPr="00CA3CDC">
        <w:rPr>
          <w:rFonts w:ascii="Tahoma" w:hAnsi="Tahoma" w:cs="Tahoma"/>
        </w:rPr>
        <w:t xml:space="preserve"> realizar a substituição ou reforço da garantia nos termos estabelecidos nos Contratos de Garantia, conforme aplicável</w:t>
      </w:r>
      <w:r w:rsidR="00B34979" w:rsidRPr="00CA3CDC">
        <w:rPr>
          <w:rFonts w:ascii="Tahoma" w:hAnsi="Tahoma" w:cs="Tahoma"/>
        </w:rPr>
        <w:t>;</w:t>
      </w:r>
    </w:p>
    <w:p w14:paraId="387AC954" w14:textId="77777777" w:rsidR="001721A8" w:rsidRPr="00CA3CDC" w:rsidRDefault="001721A8" w:rsidP="0050450F">
      <w:pPr>
        <w:pStyle w:val="PargrafodaLista"/>
        <w:keepNext/>
        <w:numPr>
          <w:ilvl w:val="1"/>
          <w:numId w:val="73"/>
        </w:numPr>
        <w:tabs>
          <w:tab w:val="left" w:pos="851"/>
        </w:tabs>
        <w:spacing w:after="240" w:line="320" w:lineRule="exact"/>
        <w:ind w:hanging="792"/>
        <w:jc w:val="both"/>
      </w:pPr>
      <w:bookmarkStart w:id="154" w:name="_Ref23973083"/>
      <w:r w:rsidRPr="00CA3CDC">
        <w:rPr>
          <w:rFonts w:ascii="Tahoma" w:hAnsi="Tahoma" w:cs="Tahoma"/>
        </w:rPr>
        <w:t>caso sejam outorgadas quaisquer garantias</w:t>
      </w:r>
      <w:r w:rsidR="00144DD5" w:rsidRPr="00CA3CDC">
        <w:rPr>
          <w:rFonts w:ascii="Tahoma" w:hAnsi="Tahoma" w:cs="Tahoma"/>
        </w:rPr>
        <w:t>,</w:t>
      </w:r>
      <w:r w:rsidR="006423EC">
        <w:rPr>
          <w:rFonts w:ascii="Tahoma" w:hAnsi="Tahoma" w:cs="Tahoma"/>
        </w:rPr>
        <w:t xml:space="preserve"> </w:t>
      </w:r>
      <w:proofErr w:type="spellStart"/>
      <w:r w:rsidR="006423EC">
        <w:rPr>
          <w:rFonts w:ascii="Tahoma" w:hAnsi="Tahoma" w:cs="Tahoma"/>
        </w:rPr>
        <w:t>covenants</w:t>
      </w:r>
      <w:proofErr w:type="spellEnd"/>
      <w:r w:rsidR="006423EC">
        <w:rPr>
          <w:rFonts w:ascii="Tahoma" w:hAnsi="Tahoma" w:cs="Tahoma"/>
        </w:rPr>
        <w:t xml:space="preserve"> financeiros,</w:t>
      </w:r>
      <w:r w:rsidR="00144DD5" w:rsidRPr="00CA3CDC">
        <w:rPr>
          <w:rFonts w:ascii="Tahoma" w:hAnsi="Tahoma" w:cs="Tahoma"/>
        </w:rPr>
        <w:t xml:space="preserve"> preferências</w:t>
      </w:r>
      <w:r w:rsidRPr="00CA3CDC">
        <w:rPr>
          <w:rFonts w:ascii="Tahoma" w:hAnsi="Tahoma" w:cs="Tahoma"/>
        </w:rPr>
        <w:t xml:space="preserve"> ou vantagens adicionais a outros credores pela Emissora</w:t>
      </w:r>
      <w:r w:rsidR="00144DD5" w:rsidRPr="00CA3CDC">
        <w:rPr>
          <w:rFonts w:ascii="Tahoma" w:hAnsi="Tahoma" w:cs="Tahoma"/>
        </w:rPr>
        <w:t xml:space="preserve"> e/ou pelo Fiador</w:t>
      </w:r>
      <w:r w:rsidRPr="00CA3CDC">
        <w:rPr>
          <w:rFonts w:ascii="Tahoma" w:hAnsi="Tahoma" w:cs="Tahoma"/>
        </w:rPr>
        <w:t xml:space="preserve">, sem compartilhamento com a Debenturista, </w:t>
      </w:r>
      <w:r w:rsidR="00144DD5" w:rsidRPr="00CA3CDC">
        <w:rPr>
          <w:rFonts w:ascii="Tahoma" w:hAnsi="Tahoma" w:cs="Tahoma"/>
        </w:rPr>
        <w:t>e/</w:t>
      </w:r>
      <w:r w:rsidRPr="00CA3CDC">
        <w:rPr>
          <w:rFonts w:ascii="Tahoma" w:hAnsi="Tahoma" w:cs="Tahoma"/>
        </w:rPr>
        <w:t>ou a presente Emissão fique subordinada de qualquer forma a outras dívidas da Emissora;</w:t>
      </w:r>
    </w:p>
    <w:bookmarkEnd w:id="154"/>
    <w:p w14:paraId="598A7863" w14:textId="77777777" w:rsidR="006F66E4" w:rsidRPr="00CA3CDC" w:rsidRDefault="006F66E4"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caso o LTV, calculado nos termos do Contrato de Alienação Fiduciária de Imóveis, seja superior a 65% (sessenta e cinco por cento</w:t>
      </w:r>
      <w:r w:rsidR="001A5C28" w:rsidRPr="00CA3CDC">
        <w:rPr>
          <w:rFonts w:ascii="Tahoma" w:hAnsi="Tahoma" w:cs="Tahoma"/>
        </w:rPr>
        <w:t>)</w:t>
      </w:r>
      <w:r w:rsidR="0081576E" w:rsidRPr="00CA3CDC">
        <w:rPr>
          <w:rFonts w:ascii="Tahoma" w:hAnsi="Tahoma" w:cs="Tahoma"/>
        </w:rPr>
        <w:t>;</w:t>
      </w:r>
    </w:p>
    <w:p w14:paraId="30396075" w14:textId="77777777" w:rsidR="00283C93" w:rsidRPr="00CA3CDC" w:rsidRDefault="00D17DDC" w:rsidP="0050450F">
      <w:pPr>
        <w:pStyle w:val="PargrafodaLista"/>
        <w:keepNext/>
        <w:numPr>
          <w:ilvl w:val="1"/>
          <w:numId w:val="73"/>
        </w:numPr>
        <w:tabs>
          <w:tab w:val="left" w:pos="851"/>
        </w:tabs>
        <w:spacing w:after="240" w:line="320" w:lineRule="exact"/>
        <w:ind w:hanging="792"/>
        <w:jc w:val="both"/>
      </w:pPr>
      <w:bookmarkStart w:id="155" w:name="_Ref523924592"/>
      <w:bookmarkStart w:id="156" w:name="_Ref521453581"/>
      <w:bookmarkStart w:id="157" w:name="_Ref524387218"/>
      <w:r w:rsidRPr="00CA3CDC">
        <w:rPr>
          <w:rFonts w:ascii="Tahoma" w:hAnsi="Tahoma" w:cs="Tahoma"/>
        </w:rPr>
        <w:t xml:space="preserve">caso, em qualquer data de verificação prevista no Contrato de Cessão Fiduciária, o </w:t>
      </w:r>
      <w:bookmarkEnd w:id="155"/>
      <w:bookmarkEnd w:id="156"/>
      <w:bookmarkEnd w:id="157"/>
      <w:r w:rsidRPr="00CA3CDC">
        <w:rPr>
          <w:rFonts w:ascii="Tahoma" w:hAnsi="Tahoma"/>
        </w:rPr>
        <w:t xml:space="preserve">Índice de </w:t>
      </w:r>
      <w:r w:rsidRPr="00CA3CDC">
        <w:rPr>
          <w:rFonts w:ascii="Tahoma" w:hAnsi="Tahoma" w:cs="Tahoma"/>
        </w:rPr>
        <w:t>Cobertura</w:t>
      </w:r>
      <w:r w:rsidRPr="00CA3CDC">
        <w:rPr>
          <w:rFonts w:ascii="Tahoma" w:hAnsi="Tahoma"/>
        </w:rPr>
        <w:t xml:space="preserve"> (</w:t>
      </w:r>
      <w:r w:rsidRPr="00CA3CDC">
        <w:rPr>
          <w:rFonts w:ascii="Tahoma" w:hAnsi="Tahoma" w:cs="Tahoma"/>
        </w:rPr>
        <w:t>conforme definido no Contrato de Cessão Fiduciária) seja inferior a 1,25</w:t>
      </w:r>
      <w:r w:rsidR="001A5C28" w:rsidRPr="00CA3CDC">
        <w:rPr>
          <w:rFonts w:ascii="Tahoma" w:hAnsi="Tahoma" w:cs="Tahoma"/>
        </w:rPr>
        <w:t>x</w:t>
      </w:r>
      <w:r w:rsidR="007723FE" w:rsidRPr="00CA3CDC">
        <w:rPr>
          <w:rFonts w:ascii="Tahoma" w:hAnsi="Tahoma" w:cs="Tahoma"/>
        </w:rPr>
        <w:t>, calculado conforme o Contrato de Cessão Fiduciária</w:t>
      </w:r>
      <w:r w:rsidRPr="00CA3CDC">
        <w:rPr>
          <w:rFonts w:ascii="Tahoma" w:hAnsi="Tahoma" w:cs="Tahoma"/>
        </w:rPr>
        <w:t>;</w:t>
      </w:r>
    </w:p>
    <w:p w14:paraId="243630F6"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pagamento, pela Emissora, de dividendos, juros sobre o capital próprio ou qualquer outra participação no lucro prevista no respectivo estatuto social, ressalvado o pagamento do dividendo mínimo obrigatório previsto no artigo 202 da Lei das Sociedades por Ações, caso a Companhia esteja inadimplente com qualquer obrigação relativa às Debêntures, observado</w:t>
      </w:r>
      <w:r w:rsidR="001A5C28" w:rsidRPr="00CA3CDC">
        <w:rPr>
          <w:rFonts w:ascii="Tahoma" w:hAnsi="Tahoma" w:cs="Tahoma"/>
        </w:rPr>
        <w:t>, ainda,</w:t>
      </w:r>
      <w:r w:rsidRPr="00CA3CDC">
        <w:rPr>
          <w:rFonts w:ascii="Tahoma" w:hAnsi="Tahoma" w:cs="Tahoma"/>
        </w:rPr>
        <w:t xml:space="preserve"> o disposto no inciso </w:t>
      </w:r>
      <w:r w:rsidR="00821FF2" w:rsidRPr="00C97437">
        <w:rPr>
          <w:rFonts w:ascii="Tahoma" w:hAnsi="Tahoma" w:cs="Tahoma"/>
        </w:rPr>
        <w:t>(</w:t>
      </w:r>
      <w:proofErr w:type="spellStart"/>
      <w:r w:rsidR="00821FF2" w:rsidRPr="00C97437">
        <w:rPr>
          <w:rFonts w:ascii="Tahoma" w:hAnsi="Tahoma" w:cs="Tahoma"/>
        </w:rPr>
        <w:t>xxiv</w:t>
      </w:r>
      <w:proofErr w:type="spellEnd"/>
      <w:r w:rsidR="00821FF2" w:rsidRPr="00C97437">
        <w:rPr>
          <w:rFonts w:ascii="Tahoma" w:hAnsi="Tahoma" w:cs="Tahoma"/>
        </w:rPr>
        <w:t>)</w:t>
      </w:r>
      <w:r w:rsidRPr="00CA3CDC">
        <w:rPr>
          <w:rFonts w:ascii="Tahoma" w:hAnsi="Tahoma" w:cs="Tahoma"/>
        </w:rPr>
        <w:t xml:space="preserve"> abaixo;</w:t>
      </w:r>
    </w:p>
    <w:p w14:paraId="4E0119A5"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pagamento, pela Emissora, de dividendos, juros sobre o capital próprio ou qualquer outra participação no lucro prevista no respectivo estatuto social, acima de R$20.000.000,00 (vinte milhões de reais) ao ano, caso o Índice Financeiro (conforme abaixo definido) </w:t>
      </w:r>
      <w:r w:rsidR="001A5C28" w:rsidRPr="00CA3CDC">
        <w:rPr>
          <w:rFonts w:ascii="Tahoma" w:hAnsi="Tahoma" w:cs="Tahoma"/>
        </w:rPr>
        <w:t xml:space="preserve">referente ao exercício anterior à efetiva distribuição </w:t>
      </w:r>
      <w:r w:rsidRPr="00CA3CDC">
        <w:rPr>
          <w:rFonts w:ascii="Tahoma" w:hAnsi="Tahoma" w:cs="Tahoma"/>
        </w:rPr>
        <w:t xml:space="preserve">não tenha sido cumprido; </w:t>
      </w:r>
    </w:p>
    <w:p w14:paraId="1B41A556"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transferência ou qualquer forma de cessão ou promessa de cessão a terceiros, pela Emissora e/ou</w:t>
      </w:r>
      <w:r w:rsidR="00CA3CDC">
        <w:rPr>
          <w:rFonts w:ascii="Tahoma" w:hAnsi="Tahoma" w:cs="Tahoma"/>
        </w:rPr>
        <w:t xml:space="preserve"> </w:t>
      </w:r>
      <w:r w:rsidR="00310DC6" w:rsidRPr="00CA3CDC">
        <w:rPr>
          <w:rFonts w:ascii="Tahoma" w:hAnsi="Tahoma" w:cs="Tahoma"/>
        </w:rPr>
        <w:t>pelas Garantidoras</w:t>
      </w:r>
      <w:r w:rsidR="000B5546" w:rsidRPr="00CA3CDC">
        <w:rPr>
          <w:rFonts w:ascii="Tahoma" w:hAnsi="Tahoma" w:cs="Tahoma"/>
        </w:rPr>
        <w:t xml:space="preserve">, </w:t>
      </w:r>
      <w:r w:rsidRPr="00CA3CDC">
        <w:rPr>
          <w:rFonts w:ascii="Tahoma" w:hAnsi="Tahoma" w:cs="Tahoma"/>
        </w:rPr>
        <w:t xml:space="preserve">e/ou pelo Fiador das obrigações assumidas nesta Escritura de Emissão de Debêntures e/ou em qualquer dos demais Documentos da </w:t>
      </w:r>
      <w:r w:rsidRPr="00CA3CDC">
        <w:rPr>
          <w:rFonts w:ascii="Tahoma" w:hAnsi="Tahoma" w:cs="Tahoma"/>
        </w:rPr>
        <w:lastRenderedPageBreak/>
        <w:t xml:space="preserve">Operação de que seja parte, exceto nos casos expressamente permitidos nos Documentos da Operação; </w:t>
      </w:r>
    </w:p>
    <w:p w14:paraId="40709847"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constituição de Ônus pela Emissora</w:t>
      </w:r>
      <w:r w:rsidR="007723FE" w:rsidRPr="00CA3CDC">
        <w:rPr>
          <w:rFonts w:ascii="Tahoma" w:hAnsi="Tahoma" w:cs="Tahoma"/>
        </w:rPr>
        <w:t xml:space="preserve"> </w:t>
      </w:r>
      <w:r w:rsidRPr="00CA3CDC">
        <w:rPr>
          <w:rFonts w:ascii="Tahoma" w:hAnsi="Tahoma" w:cs="Tahoma"/>
        </w:rPr>
        <w:t>e/ou pelo Fiador</w:t>
      </w:r>
      <w:r w:rsidR="001A10B7" w:rsidRPr="00CA3CDC">
        <w:rPr>
          <w:rFonts w:ascii="Tahoma" w:hAnsi="Tahoma" w:cs="Tahoma"/>
        </w:rPr>
        <w:t xml:space="preserve"> e/ou pelas Garantidoras</w:t>
      </w:r>
      <w:r w:rsidRPr="00CA3CDC">
        <w:rPr>
          <w:rFonts w:ascii="Tahoma" w:hAnsi="Tahoma" w:cs="Tahoma"/>
        </w:rPr>
        <w:t xml:space="preserve">, conforme aplicável, sobre os bens </w:t>
      </w:r>
      <w:r w:rsidR="00A51716">
        <w:rPr>
          <w:rFonts w:ascii="Tahoma" w:hAnsi="Tahoma" w:cs="Tahoma"/>
        </w:rPr>
        <w:t xml:space="preserve">e/ou direitos </w:t>
      </w:r>
      <w:r w:rsidR="008821ED">
        <w:rPr>
          <w:rFonts w:ascii="Tahoma" w:hAnsi="Tahoma" w:cs="Tahoma"/>
        </w:rPr>
        <w:t xml:space="preserve">efetivamente </w:t>
      </w:r>
      <w:r w:rsidRPr="00CA3CDC">
        <w:rPr>
          <w:rFonts w:ascii="Tahoma" w:hAnsi="Tahoma" w:cs="Tahoma"/>
        </w:rPr>
        <w:t>objeto da Cessão Fiduciária de Recebíveis, da Alienação Fiduciária de Imóvel e/ou da Alienação Fiduciária de Quotas, exceto pela própria Alienação Fiduciária de Imóvel, a Cessão Fiduciária de Recebíveis e a Alienação Fiduciária de Quotas</w:t>
      </w:r>
      <w:r w:rsidR="008821ED">
        <w:rPr>
          <w:rFonts w:ascii="Tahoma" w:hAnsi="Tahoma" w:cs="Tahoma"/>
        </w:rPr>
        <w:t>;</w:t>
      </w:r>
    </w:p>
    <w:p w14:paraId="3A8EB2EF" w14:textId="77777777" w:rsidR="00441AE2" w:rsidRPr="00CA3CDC"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 xml:space="preserve">não cumprimento da destinação dos recursos captados por meio da Emissão de Debêntures, nos termos da Cláusula 4 acima; </w:t>
      </w:r>
    </w:p>
    <w:p w14:paraId="0F735E2F" w14:textId="77777777" w:rsidR="00E94A51" w:rsidRDefault="00441AE2" w:rsidP="0050450F">
      <w:pPr>
        <w:pStyle w:val="PargrafodaLista"/>
        <w:keepNext/>
        <w:numPr>
          <w:ilvl w:val="1"/>
          <w:numId w:val="73"/>
        </w:numPr>
        <w:tabs>
          <w:tab w:val="left" w:pos="851"/>
        </w:tabs>
        <w:spacing w:after="240" w:line="320" w:lineRule="exact"/>
        <w:ind w:hanging="792"/>
        <w:jc w:val="both"/>
        <w:rPr>
          <w:rFonts w:ascii="Tahoma" w:hAnsi="Tahoma" w:cs="Tahoma"/>
        </w:rPr>
      </w:pPr>
      <w:r w:rsidRPr="00CA3CDC">
        <w:rPr>
          <w:rFonts w:ascii="Tahoma" w:hAnsi="Tahoma" w:cs="Tahoma"/>
        </w:rPr>
        <w:t>descumprimento, pela Emissora e/ou pela Balneário Camboriú e/ou pelo Fiador, de qualquer decisão judicial, administrativa e/ou arbitral irrecorrível contra a pela Emissora e/ou a Balneário Camboriú e/ou o Fiador, em valor, individual ou agregado, igual ou superior a R$</w:t>
      </w:r>
      <w:r w:rsidR="00283C93" w:rsidRPr="00CA3CDC">
        <w:rPr>
          <w:rFonts w:ascii="Tahoma" w:hAnsi="Tahoma" w:cs="Tahoma"/>
        </w:rPr>
        <w:t>10.000.000,00</w:t>
      </w:r>
      <w:r w:rsidRPr="00CA3CDC">
        <w:rPr>
          <w:rFonts w:ascii="Tahoma" w:hAnsi="Tahoma" w:cs="Tahoma"/>
        </w:rPr>
        <w:t xml:space="preserve"> (</w:t>
      </w:r>
      <w:r w:rsidR="00283C93" w:rsidRPr="00CA3CDC">
        <w:rPr>
          <w:rFonts w:ascii="Tahoma" w:hAnsi="Tahoma" w:cs="Tahoma"/>
        </w:rPr>
        <w:t>dez milhões</w:t>
      </w:r>
      <w:r w:rsidRPr="00CA3CDC">
        <w:rPr>
          <w:rFonts w:ascii="Tahoma" w:hAnsi="Tahoma" w:cs="Tahoma"/>
        </w:rPr>
        <w:t xml:space="preserve"> de reais), </w:t>
      </w:r>
      <w:r w:rsidR="00186C44" w:rsidRPr="00CA3CDC">
        <w:rPr>
          <w:rFonts w:ascii="Tahoma" w:hAnsi="Tahoma" w:cs="Tahoma"/>
        </w:rPr>
        <w:t>atualizados anualmente a partir da Data de Emissão pela variação positiva do IPCA,</w:t>
      </w:r>
      <w:r w:rsidRPr="00CA3CDC">
        <w:rPr>
          <w:rFonts w:ascii="Tahoma" w:hAnsi="Tahoma" w:cs="Tahoma"/>
        </w:rPr>
        <w:t xml:space="preserve"> ou seu equivalente em outras moedas</w:t>
      </w:r>
      <w:r w:rsidR="00EC65E3" w:rsidRPr="00CA3CDC">
        <w:rPr>
          <w:rFonts w:ascii="Tahoma" w:hAnsi="Tahoma" w:cs="Tahoma"/>
        </w:rPr>
        <w:t xml:space="preserve">; </w:t>
      </w:r>
    </w:p>
    <w:p w14:paraId="57F0DF01" w14:textId="77777777" w:rsidR="00EC65E3" w:rsidRPr="00CA3CDC" w:rsidRDefault="00E94A51" w:rsidP="00E94A51">
      <w:pPr>
        <w:pStyle w:val="PargrafodaLista"/>
        <w:keepNext/>
        <w:numPr>
          <w:ilvl w:val="1"/>
          <w:numId w:val="73"/>
        </w:numPr>
        <w:tabs>
          <w:tab w:val="left" w:pos="851"/>
        </w:tabs>
        <w:spacing w:after="240" w:line="320" w:lineRule="exact"/>
        <w:ind w:hanging="792"/>
        <w:jc w:val="both"/>
        <w:rPr>
          <w:rFonts w:ascii="Tahoma" w:hAnsi="Tahoma" w:cs="Tahoma"/>
        </w:rPr>
      </w:pPr>
      <w:r>
        <w:rPr>
          <w:rFonts w:ascii="Tahoma" w:hAnsi="Tahoma" w:cs="Tahoma"/>
        </w:rPr>
        <w:t>venda</w:t>
      </w:r>
      <w:r w:rsidR="00977109">
        <w:rPr>
          <w:rFonts w:ascii="Tahoma" w:hAnsi="Tahoma" w:cs="Tahoma"/>
        </w:rPr>
        <w:t xml:space="preserve">, alienação, transferência ou qualquer forma de disposição da Fração Ideal do Imóvel </w:t>
      </w:r>
      <w:r>
        <w:rPr>
          <w:rFonts w:ascii="Tahoma" w:hAnsi="Tahoma" w:cs="Tahoma"/>
        </w:rPr>
        <w:t xml:space="preserve">sem </w:t>
      </w:r>
      <w:r w:rsidR="00977109" w:rsidRPr="00CA3CDC">
        <w:rPr>
          <w:rFonts w:ascii="Tahoma" w:hAnsi="Tahoma" w:cs="Tahoma"/>
        </w:rPr>
        <w:t>anuência prévia da Debenturista, conforme orientação prévia dos titulares dos CRI</w:t>
      </w:r>
      <w:r w:rsidR="00977109">
        <w:rPr>
          <w:rFonts w:ascii="Tahoma" w:hAnsi="Tahoma" w:cs="Tahoma"/>
        </w:rPr>
        <w:t xml:space="preserve">; </w:t>
      </w:r>
      <w:r w:rsidR="00EC65E3" w:rsidRPr="00CA3CDC">
        <w:rPr>
          <w:rFonts w:ascii="Tahoma" w:hAnsi="Tahoma" w:cs="Tahoma"/>
        </w:rPr>
        <w:t>ou</w:t>
      </w:r>
    </w:p>
    <w:p w14:paraId="4EA81077" w14:textId="29DC9DD9" w:rsidR="00441AE2" w:rsidRPr="00CA3CDC" w:rsidRDefault="00EC65E3" w:rsidP="0028568C">
      <w:pPr>
        <w:pStyle w:val="PargrafodaLista"/>
        <w:keepNext/>
        <w:numPr>
          <w:ilvl w:val="1"/>
          <w:numId w:val="73"/>
        </w:numPr>
        <w:tabs>
          <w:tab w:val="left" w:pos="851"/>
        </w:tabs>
        <w:spacing w:after="240" w:line="320" w:lineRule="exact"/>
        <w:ind w:hanging="792"/>
        <w:jc w:val="both"/>
      </w:pPr>
      <w:r w:rsidRPr="00CA3CDC">
        <w:rPr>
          <w:rFonts w:ascii="Tahoma" w:hAnsi="Tahoma" w:cs="Tahoma"/>
        </w:rPr>
        <w:t xml:space="preserve">não cumprimento do seguinte índice financeiro pela Emissora, a ser calculado trimestralmente pela Emissora e acompanhado pelo Agente Fiduciário, a contar do exercício social findo em 31 de dezembro de 2019 até que as Obrigações Garantidas sejam integralmente adimplidas, de acordo com as informações trimestrais e anuais consolidadas, conforme aplicável, divulgadas pela Emissora, sempre considerando a média móvel </w:t>
      </w:r>
      <w:r w:rsidR="00186C44" w:rsidRPr="00CA3CDC">
        <w:rPr>
          <w:rFonts w:ascii="Tahoma" w:hAnsi="Tahoma" w:cs="Tahoma"/>
        </w:rPr>
        <w:t xml:space="preserve">dos últimos 12 (doze) meses contados do encerramento do referido período </w:t>
      </w:r>
      <w:r w:rsidRPr="00CA3CDC">
        <w:rPr>
          <w:rFonts w:ascii="Tahoma" w:hAnsi="Tahoma" w:cs="Tahoma"/>
        </w:rPr>
        <w:t>(“</w:t>
      </w:r>
      <w:r w:rsidRPr="00CA3CDC">
        <w:rPr>
          <w:rFonts w:ascii="Tahoma" w:hAnsi="Tahoma" w:cs="Tahoma"/>
          <w:u w:val="single"/>
        </w:rPr>
        <w:t>Índice Financeiro</w:t>
      </w:r>
      <w:r w:rsidRPr="00CA3CDC">
        <w:rPr>
          <w:rFonts w:ascii="Tahoma" w:hAnsi="Tahoma" w:cs="Tahoma"/>
        </w:rPr>
        <w:t xml:space="preserve">”): Dívida Líquida/EBITDA, que deverá ser igual ou inferior a 4,75. Não será caracterizado como um Evento de Vencimento Antecipado a não observância do Índice Financeiro se a Dívida Líquida (conforme abaixo definida) se mantiver </w:t>
      </w:r>
      <w:r w:rsidR="001A10B7" w:rsidRPr="00CA3CDC">
        <w:rPr>
          <w:rFonts w:ascii="Tahoma" w:hAnsi="Tahoma" w:cs="Tahoma"/>
        </w:rPr>
        <w:t>inferior a</w:t>
      </w:r>
      <w:r w:rsidRPr="00CA3CDC">
        <w:rPr>
          <w:rFonts w:ascii="Tahoma" w:hAnsi="Tahoma" w:cs="Tahoma"/>
        </w:rPr>
        <w:t xml:space="preserve"> R$1.185.000.000,00 (um bilhão, cento e oitenta e cinco milhões de reais).</w:t>
      </w:r>
    </w:p>
    <w:p w14:paraId="208C7CAD" w14:textId="77777777" w:rsidR="00B34979" w:rsidRPr="00CA3CDC" w:rsidRDefault="00A60D3E"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58" w:name="_Ref474855533"/>
      <w:bookmarkStart w:id="159" w:name="_Ref23529309"/>
      <w:bookmarkStart w:id="160" w:name="_Ref391996829"/>
      <w:bookmarkStart w:id="161" w:name="_Ref490825376"/>
      <w:bookmarkEnd w:id="132"/>
      <w:bookmarkEnd w:id="133"/>
      <w:bookmarkEnd w:id="138"/>
      <w:bookmarkEnd w:id="139"/>
      <w:bookmarkEnd w:id="140"/>
      <w:bookmarkEnd w:id="141"/>
      <w:r w:rsidRPr="00CA3CDC">
        <w:rPr>
          <w:rFonts w:ascii="Tahoma" w:hAnsi="Tahoma" w:cs="Tahoma"/>
        </w:rPr>
        <w:t>Para os fins desta Escritura de Emissão</w:t>
      </w:r>
      <w:r w:rsidR="00B34979" w:rsidRPr="00CA3CDC">
        <w:rPr>
          <w:rFonts w:ascii="Tahoma" w:hAnsi="Tahoma" w:cs="Tahoma"/>
        </w:rPr>
        <w:t>:</w:t>
      </w:r>
    </w:p>
    <w:p w14:paraId="4897AB59" w14:textId="0FA04E46" w:rsidR="00A60D3E" w:rsidRPr="00CA3CDC" w:rsidRDefault="005E4F26" w:rsidP="0050450F">
      <w:pPr>
        <w:pStyle w:val="PargrafodaLista"/>
        <w:numPr>
          <w:ilvl w:val="0"/>
          <w:numId w:val="70"/>
        </w:numPr>
        <w:tabs>
          <w:tab w:val="left" w:pos="1134"/>
        </w:tabs>
        <w:spacing w:after="240" w:line="320" w:lineRule="exact"/>
        <w:jc w:val="both"/>
        <w:rPr>
          <w:rFonts w:ascii="Tahoma" w:hAnsi="Tahoma" w:cs="Tahoma"/>
        </w:rPr>
      </w:pPr>
      <w:r w:rsidRPr="00CA3CDC">
        <w:rPr>
          <w:rFonts w:ascii="Tahoma" w:hAnsi="Tahoma" w:cs="Tahoma"/>
        </w:rPr>
        <w:t>“</w:t>
      </w:r>
      <w:r w:rsidRPr="00CA3CDC">
        <w:rPr>
          <w:rFonts w:ascii="Tahoma" w:hAnsi="Tahoma" w:cs="Tahoma"/>
          <w:u w:val="single"/>
        </w:rPr>
        <w:t>Ônus</w:t>
      </w:r>
      <w:r w:rsidRPr="00CA3CDC">
        <w:rPr>
          <w:rFonts w:ascii="Tahoma" w:hAnsi="Tahoma" w:cs="Tahoma"/>
        </w:rPr>
        <w:t xml:space="preserve">” significa hipoteca, penhor, alienação fiduciária, cessão fiduciária, usufruto, fideicomisso, promessa de venda, opção de compra, direito de preferência, encargo, gravame ou ônus, arresto, sequestro ou penhora, judicial ou extrajudicial, </w:t>
      </w:r>
      <w:r w:rsidRPr="00CA3CDC">
        <w:rPr>
          <w:rFonts w:ascii="Tahoma" w:hAnsi="Tahoma" w:cs="Tahoma"/>
        </w:rPr>
        <w:lastRenderedPageBreak/>
        <w:t>voluntário ou involuntário, ou outro ato que tenha o efeito prático similar a qualquer das expressões acima</w:t>
      </w:r>
      <w:r w:rsidR="00D45C2D" w:rsidRPr="00CA3CDC">
        <w:rPr>
          <w:rFonts w:ascii="Tahoma" w:hAnsi="Tahoma" w:cs="Tahoma"/>
        </w:rPr>
        <w:t>, ainda que sob condição</w:t>
      </w:r>
      <w:r w:rsidR="00013373" w:rsidRPr="00CA3CDC">
        <w:rPr>
          <w:rFonts w:ascii="Tahoma" w:hAnsi="Tahoma" w:cs="Tahoma"/>
        </w:rPr>
        <w:t xml:space="preserve"> suspensiva</w:t>
      </w:r>
      <w:r w:rsidR="00B34979" w:rsidRPr="00CA3CDC">
        <w:rPr>
          <w:rFonts w:ascii="Tahoma" w:hAnsi="Tahoma" w:cs="Tahoma"/>
        </w:rPr>
        <w:t>;</w:t>
      </w:r>
      <w:r w:rsidR="00D45C2D" w:rsidRPr="00CA3CDC">
        <w:rPr>
          <w:rFonts w:ascii="Tahoma" w:hAnsi="Tahoma" w:cs="Tahoma"/>
        </w:rPr>
        <w:t xml:space="preserve"> </w:t>
      </w:r>
    </w:p>
    <w:p w14:paraId="7D955F81" w14:textId="352CCA35" w:rsidR="00B34979" w:rsidRPr="00CA3CDC" w:rsidRDefault="00B34979" w:rsidP="0050450F">
      <w:pPr>
        <w:pStyle w:val="PargrafodaLista"/>
        <w:numPr>
          <w:ilvl w:val="0"/>
          <w:numId w:val="70"/>
        </w:numPr>
        <w:tabs>
          <w:tab w:val="left" w:pos="1134"/>
        </w:tabs>
        <w:spacing w:after="240" w:line="320" w:lineRule="exact"/>
        <w:jc w:val="both"/>
        <w:rPr>
          <w:rFonts w:ascii="Tahoma" w:hAnsi="Tahoma" w:cs="Tahoma"/>
        </w:rPr>
      </w:pPr>
      <w:r w:rsidRPr="00CA3CDC">
        <w:rPr>
          <w:rFonts w:ascii="Tahoma" w:hAnsi="Tahoma" w:cs="Tahoma"/>
        </w:rPr>
        <w:t>“</w:t>
      </w:r>
      <w:r w:rsidRPr="00CA3CDC">
        <w:rPr>
          <w:rFonts w:ascii="Tahoma" w:hAnsi="Tahoma" w:cs="Tahoma"/>
          <w:u w:val="single"/>
        </w:rPr>
        <w:t>Dívida Líquida</w:t>
      </w:r>
      <w:r w:rsidRPr="00CA3CDC">
        <w:rPr>
          <w:rFonts w:ascii="Tahoma" w:hAnsi="Tahoma" w:cs="Tahoma"/>
        </w:rPr>
        <w:t xml:space="preserve">” significa o soma dos empréstimos e financiamentos de curto e longo prazos, incluídos </w:t>
      </w:r>
      <w:r w:rsidRPr="00CA3CDC">
        <w:rPr>
          <w:rFonts w:ascii="Tahoma" w:hAnsi="Tahoma" w:cs="Tahoma"/>
          <w:b/>
        </w:rPr>
        <w:t>(a)</w:t>
      </w:r>
      <w:r w:rsidRPr="00CA3CDC">
        <w:rPr>
          <w:rFonts w:ascii="Tahoma" w:hAnsi="Tahoma" w:cs="Tahoma"/>
        </w:rPr>
        <w:t xml:space="preserve"> os títulos descontados com regresso e antecipação de recebíveis, </w:t>
      </w:r>
      <w:r w:rsidRPr="00CA3CDC">
        <w:rPr>
          <w:rFonts w:ascii="Tahoma" w:hAnsi="Tahoma" w:cs="Tahoma"/>
          <w:b/>
        </w:rPr>
        <w:t>(b)</w:t>
      </w:r>
      <w:r w:rsidRPr="00CA3CDC">
        <w:rPr>
          <w:rFonts w:ascii="Tahoma" w:hAnsi="Tahoma" w:cs="Tahoma"/>
        </w:rPr>
        <w:t xml:space="preserve"> arrendamento mercantil / leasing financeiro, </w:t>
      </w:r>
      <w:r w:rsidRPr="00CA3CDC">
        <w:rPr>
          <w:rFonts w:ascii="Tahoma" w:hAnsi="Tahoma" w:cs="Tahoma"/>
          <w:b/>
        </w:rPr>
        <w:t xml:space="preserve">(c) </w:t>
      </w:r>
      <w:r w:rsidRPr="00CA3CDC">
        <w:rPr>
          <w:rFonts w:ascii="Tahoma" w:hAnsi="Tahoma" w:cs="Tahoma"/>
        </w:rPr>
        <w:t xml:space="preserve">os títulos de renda fixa não conversíveis frutos de emissão pública ou privada, nos mercados local ou internacional, </w:t>
      </w:r>
      <w:r w:rsidRPr="0028568C">
        <w:rPr>
          <w:rFonts w:ascii="Tahoma" w:hAnsi="Tahoma"/>
          <w:b/>
        </w:rPr>
        <w:t>(</w:t>
      </w:r>
      <w:r w:rsidR="00EC65E3" w:rsidRPr="00CA3CDC">
        <w:rPr>
          <w:rFonts w:ascii="Tahoma" w:hAnsi="Tahoma" w:cs="Tahoma"/>
          <w:b/>
        </w:rPr>
        <w:t>d</w:t>
      </w:r>
      <w:r w:rsidRPr="0028568C">
        <w:rPr>
          <w:rFonts w:ascii="Tahoma" w:hAnsi="Tahoma"/>
          <w:b/>
        </w:rPr>
        <w:t>)</w:t>
      </w:r>
      <w:r w:rsidRPr="00CA3CDC">
        <w:rPr>
          <w:rFonts w:ascii="Tahoma" w:hAnsi="Tahoma" w:cs="Tahoma"/>
        </w:rPr>
        <w:t xml:space="preserve"> os passivos decorrentes de instrumentos financeiros – derivativos, </w:t>
      </w:r>
      <w:r w:rsidRPr="00CA3CDC">
        <w:rPr>
          <w:rFonts w:ascii="Tahoma" w:hAnsi="Tahoma" w:cs="Tahoma"/>
          <w:b/>
        </w:rPr>
        <w:t>(</w:t>
      </w:r>
      <w:r w:rsidR="00EC65E3" w:rsidRPr="00CA3CDC">
        <w:rPr>
          <w:rFonts w:ascii="Tahoma" w:hAnsi="Tahoma" w:cs="Tahoma"/>
          <w:b/>
        </w:rPr>
        <w:t>e</w:t>
      </w:r>
      <w:r w:rsidRPr="00CA3CDC">
        <w:rPr>
          <w:rFonts w:ascii="Tahoma" w:hAnsi="Tahoma" w:cs="Tahoma"/>
          <w:b/>
        </w:rPr>
        <w:t>)</w:t>
      </w:r>
      <w:r w:rsidRPr="00CA3CDC">
        <w:rPr>
          <w:rFonts w:ascii="Tahoma" w:hAnsi="Tahoma" w:cs="Tahoma"/>
        </w:rPr>
        <w:t xml:space="preserve"> dívidas e títulos conversíveis contabilizados como endividamento, e </w:t>
      </w:r>
      <w:r w:rsidRPr="00CA3CDC">
        <w:rPr>
          <w:rFonts w:ascii="Tahoma" w:hAnsi="Tahoma" w:cs="Tahoma"/>
          <w:b/>
        </w:rPr>
        <w:t>(</w:t>
      </w:r>
      <w:r w:rsidR="00EC65E3" w:rsidRPr="00CA3CDC">
        <w:rPr>
          <w:rFonts w:ascii="Tahoma" w:hAnsi="Tahoma" w:cs="Tahoma"/>
          <w:b/>
        </w:rPr>
        <w:t>f</w:t>
      </w:r>
      <w:r w:rsidRPr="00CA3CDC">
        <w:rPr>
          <w:rFonts w:ascii="Tahoma" w:hAnsi="Tahoma" w:cs="Tahoma"/>
          <w:b/>
        </w:rPr>
        <w:t>)</w:t>
      </w:r>
      <w:r w:rsidRPr="00CA3CDC">
        <w:rPr>
          <w:rFonts w:ascii="Tahoma" w:hAnsi="Tahoma" w:cs="Tahoma"/>
        </w:rPr>
        <w:t xml:space="preserve"> mútuo passivo líquido de mútuo ativo; subtraído de dinheiro em caixa</w:t>
      </w:r>
      <w:r w:rsidR="002364A3" w:rsidRPr="00CA3CDC">
        <w:rPr>
          <w:rFonts w:ascii="Tahoma" w:hAnsi="Tahoma" w:cs="Tahoma"/>
        </w:rPr>
        <w:t xml:space="preserve"> e aplicações financeiras </w:t>
      </w:r>
      <w:r w:rsidR="00EC65E3" w:rsidRPr="00CA3CDC">
        <w:rPr>
          <w:rFonts w:ascii="Tahoma" w:hAnsi="Tahoma" w:cs="Tahoma"/>
        </w:rPr>
        <w:t>de curto prazo</w:t>
      </w:r>
      <w:r w:rsidRPr="00CA3CDC">
        <w:rPr>
          <w:rFonts w:ascii="Tahoma" w:hAnsi="Tahoma" w:cs="Tahoma"/>
        </w:rPr>
        <w:t xml:space="preserve">; e </w:t>
      </w:r>
    </w:p>
    <w:p w14:paraId="667DC076" w14:textId="0F3DA132" w:rsidR="00B34979" w:rsidRPr="00CA3CDC" w:rsidRDefault="00B34979" w:rsidP="0050450F">
      <w:pPr>
        <w:pStyle w:val="PargrafodaLista"/>
        <w:numPr>
          <w:ilvl w:val="0"/>
          <w:numId w:val="70"/>
        </w:numPr>
        <w:tabs>
          <w:tab w:val="left" w:pos="1134"/>
        </w:tabs>
        <w:spacing w:after="240" w:line="320" w:lineRule="exact"/>
        <w:jc w:val="both"/>
        <w:rPr>
          <w:rFonts w:ascii="Tahoma" w:hAnsi="Tahoma" w:cs="Tahoma"/>
        </w:rPr>
      </w:pPr>
      <w:r w:rsidRPr="00CA3CDC">
        <w:rPr>
          <w:rFonts w:ascii="Tahoma" w:hAnsi="Tahoma" w:cs="Tahoma"/>
        </w:rPr>
        <w:t>“</w:t>
      </w:r>
      <w:r w:rsidRPr="00CA3CDC">
        <w:rPr>
          <w:rFonts w:ascii="Tahoma" w:hAnsi="Tahoma" w:cs="Tahoma"/>
          <w:u w:val="single"/>
        </w:rPr>
        <w:t>EBITDA</w:t>
      </w:r>
      <w:r w:rsidRPr="00CA3CDC">
        <w:rPr>
          <w:rFonts w:ascii="Tahoma" w:hAnsi="Tahoma" w:cs="Tahoma"/>
        </w:rPr>
        <w:t>” significa o Lucro da Emissora antes do imposto de renda e contribuição social, da depreciação e amortização</w:t>
      </w:r>
      <w:r w:rsidR="002364A3" w:rsidRPr="00CA3CDC">
        <w:rPr>
          <w:rFonts w:ascii="Tahoma" w:hAnsi="Tahoma" w:cs="Tahoma"/>
        </w:rPr>
        <w:t xml:space="preserve"> e </w:t>
      </w:r>
      <w:r w:rsidRPr="00CA3CDC">
        <w:rPr>
          <w:rFonts w:ascii="Tahoma" w:hAnsi="Tahoma" w:cs="Tahoma"/>
        </w:rPr>
        <w:t>do resultado financeiro</w:t>
      </w:r>
      <w:r w:rsidR="002364A3" w:rsidRPr="00CA3CDC">
        <w:rPr>
          <w:rFonts w:ascii="Tahoma" w:hAnsi="Tahoma" w:cs="Tahoma"/>
        </w:rPr>
        <w:t>, excluindo-se eventuais ganhos ou perdas decorrentes de reavaliação ou vendas de ativos discriminados na rubrica “ganho ou perda com valor justo de propriedades para investimentos</w:t>
      </w:r>
      <w:r w:rsidR="000B5546" w:rsidRPr="00CA3CDC">
        <w:rPr>
          <w:rFonts w:ascii="Tahoma" w:hAnsi="Tahoma" w:cs="Tahoma"/>
        </w:rPr>
        <w:t>”</w:t>
      </w:r>
      <w:r w:rsidRPr="00CA3CDC">
        <w:rPr>
          <w:rFonts w:ascii="Tahoma" w:hAnsi="Tahoma" w:cs="Tahoma"/>
        </w:rPr>
        <w:t>.</w:t>
      </w:r>
    </w:p>
    <w:p w14:paraId="014D5E97" w14:textId="77777777" w:rsidR="00BE10F7" w:rsidRPr="00CA3CDC" w:rsidRDefault="00BE10F7"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162" w:name="_Hlk24451196"/>
      <w:bookmarkEnd w:id="158"/>
      <w:r w:rsidRPr="00CA3CDC">
        <w:rPr>
          <w:rFonts w:ascii="Tahoma" w:hAnsi="Tahoma" w:cs="Tahoma"/>
        </w:rPr>
        <w:t>Na ocorrência d</w:t>
      </w:r>
      <w:r w:rsidR="004915A8" w:rsidRPr="00CA3CDC">
        <w:rPr>
          <w:rFonts w:ascii="Tahoma" w:hAnsi="Tahoma" w:cs="Tahoma"/>
        </w:rPr>
        <w:t xml:space="preserve">os Eventos </w:t>
      </w:r>
      <w:r w:rsidRPr="00CA3CDC">
        <w:rPr>
          <w:rFonts w:ascii="Tahoma" w:hAnsi="Tahoma" w:cs="Tahoma"/>
        </w:rPr>
        <w:t>de Venciment</w:t>
      </w:r>
      <w:r w:rsidR="008D40D9" w:rsidRPr="00CA3CDC">
        <w:rPr>
          <w:rFonts w:ascii="Tahoma" w:hAnsi="Tahoma" w:cs="Tahoma"/>
        </w:rPr>
        <w:t>o Antecipado Automático previsto</w:t>
      </w:r>
      <w:r w:rsidRPr="00CA3CDC">
        <w:rPr>
          <w:rFonts w:ascii="Tahoma" w:hAnsi="Tahoma" w:cs="Tahoma"/>
        </w:rPr>
        <w:t xml:space="preserve">s </w:t>
      </w:r>
      <w:r w:rsidR="008D40D9" w:rsidRPr="00CA3CDC">
        <w:rPr>
          <w:rFonts w:ascii="Tahoma" w:hAnsi="Tahoma" w:cs="Tahoma"/>
        </w:rPr>
        <w:t>na Cláusula</w:t>
      </w:r>
      <w:r w:rsidR="004915A8" w:rsidRPr="00CA3CDC">
        <w:rPr>
          <w:rFonts w:ascii="Tahoma" w:hAnsi="Tahoma" w:cs="Tahoma"/>
        </w:rPr>
        <w:t xml:space="preserve"> </w:t>
      </w:r>
      <w:r w:rsidR="004915A8" w:rsidRPr="00CA3CDC">
        <w:rPr>
          <w:rFonts w:ascii="Tahoma" w:hAnsi="Tahoma" w:cs="Tahoma"/>
        </w:rPr>
        <w:fldChar w:fldCharType="begin"/>
      </w:r>
      <w:r w:rsidR="004915A8" w:rsidRPr="00CA3CDC">
        <w:rPr>
          <w:rFonts w:ascii="Tahoma" w:hAnsi="Tahoma" w:cs="Tahoma"/>
        </w:rPr>
        <w:instrText xml:space="preserve"> REF _Ref23529599 \r \p \h </w:instrText>
      </w:r>
      <w:r w:rsidR="00E9716C" w:rsidRPr="00CA3CDC">
        <w:rPr>
          <w:rFonts w:ascii="Tahoma" w:hAnsi="Tahoma" w:cs="Tahoma"/>
        </w:rPr>
        <w:instrText xml:space="preserve"> \* MERGEFORMAT </w:instrText>
      </w:r>
      <w:r w:rsidR="004915A8" w:rsidRPr="00CA3CDC">
        <w:rPr>
          <w:rFonts w:ascii="Tahoma" w:hAnsi="Tahoma" w:cs="Tahoma"/>
        </w:rPr>
      </w:r>
      <w:r w:rsidR="004915A8" w:rsidRPr="00CA3CDC">
        <w:rPr>
          <w:rFonts w:ascii="Tahoma" w:hAnsi="Tahoma" w:cs="Tahoma"/>
        </w:rPr>
        <w:fldChar w:fldCharType="separate"/>
      </w:r>
      <w:r w:rsidR="003963D9">
        <w:rPr>
          <w:rFonts w:ascii="Tahoma" w:hAnsi="Tahoma" w:cs="Tahoma"/>
        </w:rPr>
        <w:t>8.2 acima</w:t>
      </w:r>
      <w:r w:rsidR="004915A8" w:rsidRPr="00CA3CDC">
        <w:rPr>
          <w:rFonts w:ascii="Tahoma" w:hAnsi="Tahoma" w:cs="Tahoma"/>
        </w:rPr>
        <w:fldChar w:fldCharType="end"/>
      </w:r>
      <w:r w:rsidRPr="00CA3CDC">
        <w:rPr>
          <w:rFonts w:ascii="Tahoma" w:hAnsi="Tahoma" w:cs="Tahoma"/>
        </w:rPr>
        <w:t xml:space="preserve">, a Debenturista deverá declarar automática e antecipadamente vencidas, independentemente de aviso, notificação ou interpelação judicial ou extrajudicial, todas as obrigações decorrentes da Emissão e exigir o pagamento, pela Emissora, do </w:t>
      </w:r>
      <w:r w:rsidR="00D309DC" w:rsidRPr="00CA3CDC">
        <w:rPr>
          <w:rFonts w:ascii="Tahoma" w:hAnsi="Tahoma" w:cs="Tahoma"/>
        </w:rPr>
        <w:t>saldo devedor</w:t>
      </w:r>
      <w:r w:rsidR="00216B23" w:rsidRPr="00CA3CDC">
        <w:rPr>
          <w:rFonts w:ascii="Tahoma" w:hAnsi="Tahoma" w:cs="Tahoma"/>
        </w:rPr>
        <w:t xml:space="preserve"> das Debêntures</w:t>
      </w:r>
      <w:bookmarkEnd w:id="162"/>
      <w:r w:rsidRPr="00CA3CDC">
        <w:rPr>
          <w:rFonts w:ascii="Tahoma" w:hAnsi="Tahoma" w:cs="Tahoma"/>
        </w:rPr>
        <w:t>.</w:t>
      </w:r>
      <w:bookmarkEnd w:id="159"/>
    </w:p>
    <w:p w14:paraId="103273AA" w14:textId="77777777" w:rsidR="00232E4B" w:rsidRPr="00CA3CDC" w:rsidRDefault="00232E4B"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163" w:name="_Hlk24451211"/>
      <w:bookmarkStart w:id="164" w:name="_Ref23529901"/>
      <w:bookmarkStart w:id="165" w:name="_Ref23529432"/>
      <w:r w:rsidRPr="00CA3CDC">
        <w:rPr>
          <w:rFonts w:ascii="Tahoma" w:hAnsi="Tahoma" w:cs="Tahoma"/>
        </w:rPr>
        <w:t xml:space="preserve">Na ocorrência </w:t>
      </w:r>
      <w:r w:rsidR="006D306B" w:rsidRPr="00CA3CDC">
        <w:rPr>
          <w:rFonts w:ascii="Tahoma" w:hAnsi="Tahoma" w:cs="Tahoma"/>
        </w:rPr>
        <w:t>dos Eventos</w:t>
      </w:r>
      <w:r w:rsidRPr="00CA3CDC">
        <w:rPr>
          <w:rFonts w:ascii="Tahoma" w:hAnsi="Tahoma" w:cs="Tahoma"/>
        </w:rPr>
        <w:t xml:space="preserve"> de Vencimento Antecipado </w:t>
      </w:r>
      <w:r w:rsidR="00BE10F7" w:rsidRPr="00CA3CDC">
        <w:rPr>
          <w:rFonts w:ascii="Tahoma" w:hAnsi="Tahoma" w:cs="Tahoma"/>
        </w:rPr>
        <w:t xml:space="preserve">Não Automático </w:t>
      </w:r>
      <w:r w:rsidR="00987825" w:rsidRPr="00CA3CDC">
        <w:rPr>
          <w:rFonts w:ascii="Tahoma" w:hAnsi="Tahoma" w:cs="Tahoma"/>
        </w:rPr>
        <w:t>previsto</w:t>
      </w:r>
      <w:r w:rsidRPr="00CA3CDC">
        <w:rPr>
          <w:rFonts w:ascii="Tahoma" w:hAnsi="Tahoma" w:cs="Tahoma"/>
        </w:rPr>
        <w:t xml:space="preserve">s </w:t>
      </w:r>
      <w:r w:rsidR="00700285" w:rsidRPr="00CA3CDC">
        <w:rPr>
          <w:rFonts w:ascii="Tahoma" w:hAnsi="Tahoma" w:cs="Tahoma"/>
        </w:rPr>
        <w:t>na Cláusula</w:t>
      </w:r>
      <w:r w:rsidR="00BD704C" w:rsidRPr="00CA3CDC">
        <w:rPr>
          <w:rFonts w:ascii="Tahoma" w:hAnsi="Tahoma" w:cs="Tahoma"/>
        </w:rPr>
        <w:t xml:space="preserve"> </w:t>
      </w:r>
      <w:r w:rsidR="00D309DC" w:rsidRPr="00CA3CDC">
        <w:rPr>
          <w:rFonts w:ascii="Tahoma" w:hAnsi="Tahoma" w:cs="Tahoma"/>
        </w:rPr>
        <w:t>8.3 acima</w:t>
      </w:r>
      <w:r w:rsidRPr="00CA3CDC">
        <w:rPr>
          <w:rFonts w:ascii="Tahoma" w:hAnsi="Tahoma" w:cs="Tahoma"/>
        </w:rPr>
        <w:t xml:space="preserve">, </w:t>
      </w:r>
      <w:r w:rsidR="009566D6" w:rsidRPr="00CA3CDC">
        <w:rPr>
          <w:rFonts w:ascii="Tahoma" w:hAnsi="Tahoma" w:cs="Tahoma"/>
        </w:rPr>
        <w:t xml:space="preserve">a </w:t>
      </w:r>
      <w:r w:rsidR="00C44278" w:rsidRPr="00CA3CDC">
        <w:rPr>
          <w:rFonts w:ascii="Tahoma" w:hAnsi="Tahoma" w:cs="Tahoma"/>
        </w:rPr>
        <w:t>Debenturista</w:t>
      </w:r>
      <w:r w:rsidR="009566D6" w:rsidRPr="00CA3CDC">
        <w:rPr>
          <w:rFonts w:ascii="Tahoma" w:hAnsi="Tahoma" w:cs="Tahoma"/>
        </w:rPr>
        <w:t xml:space="preserve"> deverá convocar, no prazo máximo de 2 (dois) Dias Úteis a contar do momento que tomar ciência do evento, assembleia geral de titulares dos CRI, a ser</w:t>
      </w:r>
      <w:r w:rsidRPr="00CA3CDC">
        <w:rPr>
          <w:rFonts w:ascii="Tahoma" w:hAnsi="Tahoma" w:cs="Tahoma"/>
        </w:rPr>
        <w:t xml:space="preserve"> </w:t>
      </w:r>
      <w:r w:rsidR="009566D6" w:rsidRPr="00CA3CDC">
        <w:rPr>
          <w:rFonts w:ascii="Tahoma" w:hAnsi="Tahoma" w:cs="Tahoma"/>
        </w:rPr>
        <w:t xml:space="preserve">realizada </w:t>
      </w:r>
      <w:r w:rsidRPr="00CA3CDC">
        <w:rPr>
          <w:rFonts w:ascii="Tahoma" w:hAnsi="Tahoma" w:cs="Tahoma"/>
        </w:rPr>
        <w:t xml:space="preserve">nos prazos e demais condições descritas </w:t>
      </w:r>
      <w:r w:rsidR="009566D6" w:rsidRPr="00CA3CDC">
        <w:rPr>
          <w:rFonts w:ascii="Tahoma" w:hAnsi="Tahoma" w:cs="Tahoma"/>
        </w:rPr>
        <w:t>no Termo de Securitização</w:t>
      </w:r>
      <w:r w:rsidRPr="00CA3CDC">
        <w:rPr>
          <w:rFonts w:ascii="Tahoma" w:hAnsi="Tahoma" w:cs="Tahoma"/>
        </w:rPr>
        <w:t xml:space="preserve">, </w:t>
      </w:r>
      <w:r w:rsidR="009566D6" w:rsidRPr="00CA3CDC">
        <w:rPr>
          <w:rFonts w:ascii="Tahoma" w:hAnsi="Tahoma" w:cs="Tahoma"/>
        </w:rPr>
        <w:t>para</w:t>
      </w:r>
      <w:r w:rsidR="00FC2EB9" w:rsidRPr="00CA3CDC">
        <w:rPr>
          <w:rFonts w:ascii="Tahoma" w:hAnsi="Tahoma" w:cs="Tahoma"/>
        </w:rPr>
        <w:t xml:space="preserve"> orientar a</w:t>
      </w:r>
      <w:r w:rsidR="00C86851" w:rsidRPr="00CA3CDC">
        <w:rPr>
          <w:rFonts w:ascii="Tahoma" w:hAnsi="Tahoma" w:cs="Tahoma"/>
        </w:rPr>
        <w:t xml:space="preserve"> Debenturista </w:t>
      </w:r>
      <w:r w:rsidRPr="00CA3CDC">
        <w:rPr>
          <w:rFonts w:ascii="Tahoma" w:hAnsi="Tahoma" w:cs="Tahoma"/>
        </w:rPr>
        <w:t xml:space="preserve">sobre a eventual </w:t>
      </w:r>
      <w:r w:rsidR="00D20A9E" w:rsidRPr="00CA3CDC">
        <w:rPr>
          <w:rFonts w:ascii="Tahoma" w:hAnsi="Tahoma" w:cs="Tahoma"/>
        </w:rPr>
        <w:t>não declaração</w:t>
      </w:r>
      <w:r w:rsidRPr="00CA3CDC">
        <w:rPr>
          <w:rFonts w:ascii="Tahoma" w:hAnsi="Tahoma" w:cs="Tahoma"/>
        </w:rPr>
        <w:t xml:space="preserve"> de vencimento antecipado das obrigações decorrentes das Debêntures</w:t>
      </w:r>
      <w:bookmarkEnd w:id="163"/>
      <w:r w:rsidRPr="00CA3CDC">
        <w:rPr>
          <w:rFonts w:ascii="Tahoma" w:hAnsi="Tahoma" w:cs="Tahoma"/>
        </w:rPr>
        <w:t>.</w:t>
      </w:r>
      <w:bookmarkEnd w:id="160"/>
      <w:bookmarkEnd w:id="164"/>
      <w:bookmarkEnd w:id="165"/>
      <w:r w:rsidRPr="00CA3CDC">
        <w:rPr>
          <w:rFonts w:ascii="Tahoma" w:hAnsi="Tahoma" w:cs="Tahoma"/>
        </w:rPr>
        <w:t xml:space="preserve"> </w:t>
      </w:r>
      <w:bookmarkEnd w:id="161"/>
    </w:p>
    <w:p w14:paraId="7A8C0C0F" w14:textId="5FCCA314" w:rsidR="00874D3C" w:rsidRPr="00CA3CDC" w:rsidRDefault="00232E4B"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66" w:name="_Ref392008629"/>
      <w:bookmarkStart w:id="167" w:name="_Hlk24451217"/>
      <w:bookmarkStart w:id="168" w:name="_Ref439944731"/>
      <w:r w:rsidRPr="00CA3CDC">
        <w:rPr>
          <w:rFonts w:ascii="Tahoma" w:hAnsi="Tahoma" w:cs="Tahoma"/>
        </w:rPr>
        <w:t xml:space="preserve">Na </w:t>
      </w:r>
      <w:r w:rsidR="009566D6" w:rsidRPr="00CA3CDC">
        <w:rPr>
          <w:rFonts w:ascii="Tahoma" w:hAnsi="Tahoma" w:cs="Tahoma"/>
        </w:rPr>
        <w:t xml:space="preserve">assembleia geral </w:t>
      </w:r>
      <w:r w:rsidRPr="00CA3CDC">
        <w:rPr>
          <w:rFonts w:ascii="Tahoma" w:hAnsi="Tahoma" w:cs="Tahoma"/>
        </w:rPr>
        <w:t xml:space="preserve">de </w:t>
      </w:r>
      <w:r w:rsidR="009566D6" w:rsidRPr="00CA3CDC">
        <w:rPr>
          <w:rFonts w:ascii="Tahoma" w:hAnsi="Tahoma" w:cs="Tahoma"/>
        </w:rPr>
        <w:t xml:space="preserve">titulares dos CRI </w:t>
      </w:r>
      <w:r w:rsidRPr="00CA3CDC">
        <w:rPr>
          <w:rFonts w:ascii="Tahoma" w:hAnsi="Tahoma" w:cs="Tahoma"/>
        </w:rPr>
        <w:t xml:space="preserve">de que trata </w:t>
      </w:r>
      <w:r w:rsidR="00A40CDD" w:rsidRPr="00CA3CDC">
        <w:rPr>
          <w:rFonts w:ascii="Tahoma" w:hAnsi="Tahoma" w:cs="Tahoma"/>
        </w:rPr>
        <w:t>a Cláusula</w:t>
      </w:r>
      <w:r w:rsidR="00BD704C" w:rsidRPr="00CA3CDC">
        <w:rPr>
          <w:rFonts w:ascii="Tahoma" w:hAnsi="Tahoma" w:cs="Tahoma"/>
        </w:rPr>
        <w:t xml:space="preserve"> </w:t>
      </w:r>
      <w:r w:rsidR="00BD704C" w:rsidRPr="00CA3CDC">
        <w:rPr>
          <w:rFonts w:ascii="Tahoma" w:hAnsi="Tahoma" w:cs="Tahoma"/>
        </w:rPr>
        <w:fldChar w:fldCharType="begin"/>
      </w:r>
      <w:r w:rsidR="00BD704C" w:rsidRPr="00CA3CDC">
        <w:rPr>
          <w:rFonts w:ascii="Tahoma" w:hAnsi="Tahoma" w:cs="Tahoma"/>
        </w:rPr>
        <w:instrText xml:space="preserve"> REF _Ref23529901 \r \p \h </w:instrText>
      </w:r>
      <w:r w:rsidR="00E9716C" w:rsidRPr="00CA3CDC">
        <w:rPr>
          <w:rFonts w:ascii="Tahoma" w:hAnsi="Tahoma" w:cs="Tahoma"/>
        </w:rPr>
        <w:instrText xml:space="preserve"> \* MERGEFORMAT </w:instrText>
      </w:r>
      <w:r w:rsidR="00BD704C" w:rsidRPr="00CA3CDC">
        <w:rPr>
          <w:rFonts w:ascii="Tahoma" w:hAnsi="Tahoma" w:cs="Tahoma"/>
        </w:rPr>
      </w:r>
      <w:r w:rsidR="00BD704C" w:rsidRPr="00CA3CDC">
        <w:rPr>
          <w:rFonts w:ascii="Tahoma" w:hAnsi="Tahoma" w:cs="Tahoma"/>
        </w:rPr>
        <w:fldChar w:fldCharType="separate"/>
      </w:r>
      <w:r w:rsidR="003963D9">
        <w:rPr>
          <w:rFonts w:ascii="Tahoma" w:hAnsi="Tahoma" w:cs="Tahoma"/>
        </w:rPr>
        <w:t>8.5 acima</w:t>
      </w:r>
      <w:r w:rsidR="00BD704C" w:rsidRPr="00CA3CDC">
        <w:rPr>
          <w:rFonts w:ascii="Tahoma" w:hAnsi="Tahoma" w:cs="Tahoma"/>
        </w:rPr>
        <w:fldChar w:fldCharType="end"/>
      </w:r>
      <w:r w:rsidRPr="00CA3CDC">
        <w:rPr>
          <w:rFonts w:ascii="Tahoma" w:hAnsi="Tahoma" w:cs="Tahoma"/>
        </w:rPr>
        <w:t xml:space="preserve">, </w:t>
      </w:r>
      <w:r w:rsidR="00D309DC" w:rsidRPr="00CA3CDC">
        <w:rPr>
          <w:rFonts w:ascii="Tahoma" w:hAnsi="Tahoma" w:cs="Tahoma"/>
        </w:rPr>
        <w:t xml:space="preserve">caso </w:t>
      </w:r>
      <w:r w:rsidR="00D309DC" w:rsidRPr="00CA3CDC">
        <w:rPr>
          <w:rFonts w:ascii="Tahoma" w:hAnsi="Tahoma" w:cs="Tahoma"/>
          <w:b/>
        </w:rPr>
        <w:t>(i)</w:t>
      </w:r>
      <w:r w:rsidR="00D309DC" w:rsidRPr="00CA3CDC">
        <w:rPr>
          <w:rFonts w:ascii="Tahoma" w:hAnsi="Tahoma" w:cs="Tahoma"/>
        </w:rPr>
        <w:t xml:space="preserve"> os titulares dos CRI que representem, pelo menos, </w:t>
      </w:r>
      <w:r w:rsidR="00373CE1" w:rsidRPr="00CA3CDC">
        <w:rPr>
          <w:rFonts w:ascii="Tahoma" w:hAnsi="Tahoma" w:cs="Tahoma"/>
        </w:rPr>
        <w:t xml:space="preserve">a maioria absoluta </w:t>
      </w:r>
      <w:r w:rsidR="00D309DC" w:rsidRPr="00CA3CDC">
        <w:rPr>
          <w:rFonts w:ascii="Tahoma" w:hAnsi="Tahoma" w:cs="Tahoma"/>
        </w:rPr>
        <w:t xml:space="preserve">dos CRI em Circulação, em primeira convocação; ou </w:t>
      </w:r>
      <w:r w:rsidR="00D309DC" w:rsidRPr="00CA3CDC">
        <w:rPr>
          <w:rFonts w:ascii="Tahoma" w:hAnsi="Tahoma" w:cs="Tahoma"/>
          <w:b/>
        </w:rPr>
        <w:t>(</w:t>
      </w:r>
      <w:proofErr w:type="spellStart"/>
      <w:r w:rsidR="00D309DC" w:rsidRPr="00CA3CDC">
        <w:rPr>
          <w:rFonts w:ascii="Tahoma" w:hAnsi="Tahoma" w:cs="Tahoma"/>
          <w:b/>
        </w:rPr>
        <w:t>ii</w:t>
      </w:r>
      <w:proofErr w:type="spellEnd"/>
      <w:r w:rsidR="00D309DC" w:rsidRPr="00CA3CDC">
        <w:rPr>
          <w:rFonts w:ascii="Tahoma" w:hAnsi="Tahoma" w:cs="Tahoma"/>
          <w:b/>
        </w:rPr>
        <w:t>)</w:t>
      </w:r>
      <w:r w:rsidR="00D309DC" w:rsidRPr="00CA3CDC">
        <w:rPr>
          <w:rFonts w:ascii="Tahoma" w:hAnsi="Tahoma" w:cs="Tahoma"/>
        </w:rPr>
        <w:t xml:space="preserve"> os Titulares dos CRI que representem, pelo menos, </w:t>
      </w:r>
      <w:r w:rsidR="002364A3" w:rsidRPr="00CA3CDC">
        <w:rPr>
          <w:rFonts w:ascii="Tahoma" w:hAnsi="Tahoma" w:cs="Tahoma"/>
        </w:rPr>
        <w:t>33</w:t>
      </w:r>
      <w:r w:rsidR="00D309DC" w:rsidRPr="00CA3CDC">
        <w:rPr>
          <w:rFonts w:ascii="Tahoma" w:hAnsi="Tahoma" w:cs="Tahoma"/>
        </w:rPr>
        <w:t>% (</w:t>
      </w:r>
      <w:r w:rsidR="002364A3" w:rsidRPr="00CA3CDC">
        <w:rPr>
          <w:rFonts w:ascii="Tahoma" w:hAnsi="Tahoma" w:cs="Tahoma"/>
        </w:rPr>
        <w:t xml:space="preserve">trinta e três </w:t>
      </w:r>
      <w:r w:rsidR="00D309DC" w:rsidRPr="00CA3CDC">
        <w:rPr>
          <w:rFonts w:ascii="Tahoma" w:hAnsi="Tahoma" w:cs="Tahoma"/>
        </w:rPr>
        <w:t xml:space="preserve">por cento) dos CRI em Circulação, em segunda convocação, votem </w:t>
      </w:r>
      <w:r w:rsidR="00C86851" w:rsidRPr="00CA3CDC">
        <w:rPr>
          <w:rFonts w:ascii="Tahoma" w:hAnsi="Tahoma" w:cs="Tahoma"/>
        </w:rPr>
        <w:t>por orientar a Debenturista para que esta</w:t>
      </w:r>
      <w:r w:rsidR="00220E48" w:rsidRPr="00CA3CDC">
        <w:rPr>
          <w:rFonts w:ascii="Tahoma" w:hAnsi="Tahoma" w:cs="Tahoma"/>
        </w:rPr>
        <w:t xml:space="preserve"> </w:t>
      </w:r>
      <w:r w:rsidR="00D20A9E" w:rsidRPr="00CA3CDC">
        <w:rPr>
          <w:rFonts w:ascii="Tahoma" w:hAnsi="Tahoma" w:cs="Tahoma"/>
        </w:rPr>
        <w:t xml:space="preserve">não </w:t>
      </w:r>
      <w:r w:rsidR="00C86851" w:rsidRPr="00CA3CDC">
        <w:rPr>
          <w:rFonts w:ascii="Tahoma" w:hAnsi="Tahoma" w:cs="Tahoma"/>
        </w:rPr>
        <w:t xml:space="preserve">declare </w:t>
      </w:r>
      <w:r w:rsidRPr="00CA3CDC">
        <w:rPr>
          <w:rFonts w:ascii="Tahoma" w:hAnsi="Tahoma" w:cs="Tahoma"/>
        </w:rPr>
        <w:t>o vencimento antecipado das obrigações decorrentes das Debêntures,</w:t>
      </w:r>
      <w:r w:rsidR="00D309DC" w:rsidRPr="00CA3CDC">
        <w:rPr>
          <w:rFonts w:ascii="Tahoma" w:hAnsi="Tahoma" w:cs="Tahoma"/>
        </w:rPr>
        <w:t xml:space="preserve"> a</w:t>
      </w:r>
      <w:r w:rsidRPr="00CA3CDC">
        <w:rPr>
          <w:rFonts w:ascii="Tahoma" w:hAnsi="Tahoma" w:cs="Tahoma"/>
        </w:rPr>
        <w:t xml:space="preserve"> </w:t>
      </w:r>
      <w:r w:rsidR="00D309DC" w:rsidRPr="00CA3CDC">
        <w:rPr>
          <w:rFonts w:ascii="Tahoma" w:hAnsi="Tahoma" w:cs="Tahoma"/>
        </w:rPr>
        <w:t xml:space="preserve">Debenturista </w:t>
      </w:r>
      <w:r w:rsidR="00874D3C" w:rsidRPr="00CA3CDC">
        <w:rPr>
          <w:rFonts w:ascii="Tahoma" w:hAnsi="Tahoma" w:cs="Tahoma"/>
        </w:rPr>
        <w:t>não deverá declarar o vencimento antecipado das Debêntures.</w:t>
      </w:r>
    </w:p>
    <w:p w14:paraId="69B795D8" w14:textId="48992D7A" w:rsidR="00232E4B" w:rsidRPr="00CA3CDC" w:rsidRDefault="00232E4B"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69" w:name="_Hlk24451225"/>
      <w:bookmarkStart w:id="170" w:name="_Ref24030052"/>
      <w:bookmarkStart w:id="171" w:name="_Ref416258031"/>
      <w:bookmarkStart w:id="172" w:name="_Ref392008814"/>
      <w:bookmarkEnd w:id="166"/>
      <w:bookmarkEnd w:id="167"/>
      <w:bookmarkEnd w:id="168"/>
      <w:r w:rsidRPr="00CA3CDC">
        <w:rPr>
          <w:rFonts w:ascii="Tahoma" w:hAnsi="Tahoma" w:cs="Tahoma"/>
        </w:rPr>
        <w:lastRenderedPageBreak/>
        <w:t xml:space="preserve">Na hipótese </w:t>
      </w:r>
      <w:r w:rsidRPr="00CA3CDC">
        <w:rPr>
          <w:rFonts w:ascii="Tahoma" w:hAnsi="Tahoma" w:cs="Tahoma"/>
          <w:b/>
        </w:rPr>
        <w:t>(i)</w:t>
      </w:r>
      <w:r w:rsidRPr="00CA3CDC">
        <w:rPr>
          <w:rFonts w:ascii="Tahoma" w:hAnsi="Tahoma" w:cs="Tahoma"/>
        </w:rPr>
        <w:t xml:space="preserve"> da não instalação, em primeira e em segunda convocação, da referida </w:t>
      </w:r>
      <w:r w:rsidR="00C86851" w:rsidRPr="00CA3CDC">
        <w:rPr>
          <w:rFonts w:ascii="Tahoma" w:hAnsi="Tahoma" w:cs="Tahoma"/>
        </w:rPr>
        <w:t xml:space="preserve">assembleia geral </w:t>
      </w:r>
      <w:r w:rsidRPr="00CA3CDC">
        <w:rPr>
          <w:rFonts w:ascii="Tahoma" w:hAnsi="Tahoma" w:cs="Tahoma"/>
        </w:rPr>
        <w:t>de</w:t>
      </w:r>
      <w:r w:rsidR="00C86851" w:rsidRPr="00CA3CDC">
        <w:rPr>
          <w:rFonts w:ascii="Tahoma" w:hAnsi="Tahoma" w:cs="Tahoma"/>
        </w:rPr>
        <w:t xml:space="preserve"> titulares dos CRI, conforme Termo de Securitização</w:t>
      </w:r>
      <w:r w:rsidRPr="00CA3CDC">
        <w:rPr>
          <w:rFonts w:ascii="Tahoma" w:hAnsi="Tahoma" w:cs="Tahoma"/>
        </w:rPr>
        <w:t xml:space="preserve">; ou </w:t>
      </w:r>
      <w:r w:rsidRPr="00CA3CDC">
        <w:rPr>
          <w:rFonts w:ascii="Tahoma" w:hAnsi="Tahoma" w:cs="Tahoma"/>
          <w:b/>
        </w:rPr>
        <w:t>(</w:t>
      </w:r>
      <w:proofErr w:type="spellStart"/>
      <w:r w:rsidRPr="00CA3CDC">
        <w:rPr>
          <w:rFonts w:ascii="Tahoma" w:hAnsi="Tahoma" w:cs="Tahoma"/>
          <w:b/>
        </w:rPr>
        <w:t>ii</w:t>
      </w:r>
      <w:proofErr w:type="spellEnd"/>
      <w:r w:rsidRPr="00CA3CDC">
        <w:rPr>
          <w:rFonts w:ascii="Tahoma" w:hAnsi="Tahoma" w:cs="Tahoma"/>
          <w:b/>
        </w:rPr>
        <w:t>)</w:t>
      </w:r>
      <w:r w:rsidRPr="00CA3CDC">
        <w:rPr>
          <w:rFonts w:ascii="Tahoma" w:hAnsi="Tahoma" w:cs="Tahoma"/>
        </w:rPr>
        <w:t xml:space="preserve"> de não ser aprovado o exercício da faculdade prevista </w:t>
      </w:r>
      <w:r w:rsidR="00756CBE" w:rsidRPr="00CA3CDC">
        <w:rPr>
          <w:rFonts w:ascii="Tahoma" w:hAnsi="Tahoma" w:cs="Tahoma"/>
        </w:rPr>
        <w:t>na Cláusula</w:t>
      </w:r>
      <w:r w:rsidR="00BD704C" w:rsidRPr="00CA3CDC">
        <w:rPr>
          <w:rFonts w:ascii="Tahoma" w:hAnsi="Tahoma" w:cs="Tahoma"/>
        </w:rPr>
        <w:t xml:space="preserve"> </w:t>
      </w:r>
      <w:r w:rsidR="00BD704C" w:rsidRPr="00CA3CDC">
        <w:rPr>
          <w:rFonts w:ascii="Tahoma" w:hAnsi="Tahoma" w:cs="Tahoma"/>
        </w:rPr>
        <w:fldChar w:fldCharType="begin"/>
      </w:r>
      <w:r w:rsidR="00BD704C" w:rsidRPr="00CA3CDC">
        <w:rPr>
          <w:rFonts w:ascii="Tahoma" w:hAnsi="Tahoma" w:cs="Tahoma"/>
        </w:rPr>
        <w:instrText xml:space="preserve"> REF _Ref23529901 \r \p \h </w:instrText>
      </w:r>
      <w:r w:rsidR="00E9716C" w:rsidRPr="00CA3CDC">
        <w:rPr>
          <w:rFonts w:ascii="Tahoma" w:hAnsi="Tahoma" w:cs="Tahoma"/>
        </w:rPr>
        <w:instrText xml:space="preserve"> \* MERGEFORMAT </w:instrText>
      </w:r>
      <w:r w:rsidR="00BD704C" w:rsidRPr="00CA3CDC">
        <w:rPr>
          <w:rFonts w:ascii="Tahoma" w:hAnsi="Tahoma" w:cs="Tahoma"/>
        </w:rPr>
      </w:r>
      <w:r w:rsidR="00BD704C" w:rsidRPr="00CA3CDC">
        <w:rPr>
          <w:rFonts w:ascii="Tahoma" w:hAnsi="Tahoma" w:cs="Tahoma"/>
        </w:rPr>
        <w:fldChar w:fldCharType="separate"/>
      </w:r>
      <w:r w:rsidR="003963D9">
        <w:rPr>
          <w:rFonts w:ascii="Tahoma" w:hAnsi="Tahoma" w:cs="Tahoma"/>
        </w:rPr>
        <w:t>8.5 acima</w:t>
      </w:r>
      <w:r w:rsidR="00BD704C" w:rsidRPr="00CA3CDC">
        <w:rPr>
          <w:rFonts w:ascii="Tahoma" w:hAnsi="Tahoma" w:cs="Tahoma"/>
        </w:rPr>
        <w:fldChar w:fldCharType="end"/>
      </w:r>
      <w:r w:rsidRPr="00CA3CDC">
        <w:rPr>
          <w:rFonts w:ascii="Tahoma" w:hAnsi="Tahoma" w:cs="Tahoma"/>
        </w:rPr>
        <w:t xml:space="preserve">, </w:t>
      </w:r>
      <w:r w:rsidR="00C86851" w:rsidRPr="00CA3CDC">
        <w:rPr>
          <w:rFonts w:ascii="Tahoma" w:hAnsi="Tahoma" w:cs="Tahoma"/>
        </w:rPr>
        <w:t xml:space="preserve">a Debenturista </w:t>
      </w:r>
      <w:r w:rsidRPr="00CA3CDC">
        <w:rPr>
          <w:rFonts w:ascii="Tahoma" w:hAnsi="Tahoma" w:cs="Tahoma"/>
        </w:rPr>
        <w:t xml:space="preserve">deverá </w:t>
      </w:r>
      <w:r w:rsidR="00C86851" w:rsidRPr="00CA3CDC">
        <w:rPr>
          <w:rFonts w:ascii="Tahoma" w:hAnsi="Tahoma" w:cs="Tahoma"/>
        </w:rPr>
        <w:t>declarar</w:t>
      </w:r>
      <w:r w:rsidR="005C0F04" w:rsidRPr="00CA3CDC">
        <w:rPr>
          <w:rFonts w:ascii="Tahoma" w:hAnsi="Tahoma" w:cs="Tahoma"/>
        </w:rPr>
        <w:t xml:space="preserve"> </w:t>
      </w:r>
      <w:r w:rsidRPr="00CA3CDC">
        <w:rPr>
          <w:rFonts w:ascii="Tahoma" w:hAnsi="Tahoma" w:cs="Tahoma"/>
        </w:rPr>
        <w:t>o vencimento antecipado das obrigações decorrentes das Debêntures</w:t>
      </w:r>
      <w:bookmarkEnd w:id="169"/>
      <w:r w:rsidRPr="00CA3CDC">
        <w:rPr>
          <w:rFonts w:ascii="Tahoma" w:hAnsi="Tahoma" w:cs="Tahoma"/>
        </w:rPr>
        <w:t>.</w:t>
      </w:r>
      <w:bookmarkEnd w:id="170"/>
    </w:p>
    <w:p w14:paraId="42FC6166" w14:textId="77777777" w:rsidR="00874D3C" w:rsidRPr="00CA3CDC" w:rsidRDefault="00874D3C"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A assembleia geral de titulares de CRI, que deliberará a decisão da Debenturista sobre o vencimento antecipado ou não será realizada em conformidade com o previsto no Termo de Securitização, observados seus procedimentos. </w:t>
      </w:r>
    </w:p>
    <w:p w14:paraId="67316F67" w14:textId="39EF1A63" w:rsidR="00B30E86" w:rsidRPr="00CA3CDC" w:rsidRDefault="00216B23" w:rsidP="0050450F">
      <w:pPr>
        <w:pStyle w:val="PargrafodaLista"/>
        <w:numPr>
          <w:ilvl w:val="2"/>
          <w:numId w:val="3"/>
        </w:numPr>
        <w:tabs>
          <w:tab w:val="left" w:pos="1134"/>
        </w:tabs>
        <w:spacing w:after="240" w:line="320" w:lineRule="exact"/>
        <w:ind w:left="0" w:firstLine="0"/>
        <w:jc w:val="both"/>
        <w:rPr>
          <w:rFonts w:ascii="Tahoma" w:hAnsi="Tahoma" w:cs="Tahoma"/>
        </w:rPr>
      </w:pPr>
      <w:bookmarkStart w:id="173" w:name="_Hlk24451235"/>
      <w:bookmarkStart w:id="174" w:name="_Ref474850768"/>
      <w:bookmarkStart w:id="175" w:name="_Ref23529311"/>
      <w:bookmarkEnd w:id="171"/>
      <w:bookmarkEnd w:id="172"/>
      <w:r w:rsidRPr="00CA3CDC">
        <w:rPr>
          <w:rFonts w:ascii="Tahoma" w:hAnsi="Tahoma" w:cs="Tahoma"/>
        </w:rPr>
        <w:t>Em caso de declaração de vencimento</w:t>
      </w:r>
      <w:r w:rsidR="00232E4B" w:rsidRPr="00CA3CDC">
        <w:rPr>
          <w:rFonts w:ascii="Tahoma" w:hAnsi="Tahoma" w:cs="Tahoma"/>
        </w:rPr>
        <w:t xml:space="preserve"> antecipado das Debêntures, </w:t>
      </w:r>
      <w:r w:rsidR="00DA5737" w:rsidRPr="00CA3CDC">
        <w:rPr>
          <w:rFonts w:ascii="Tahoma" w:hAnsi="Tahoma" w:cs="Tahoma"/>
        </w:rPr>
        <w:t xml:space="preserve">nos termos das Cláusulas </w:t>
      </w:r>
      <w:r w:rsidR="00886E8B" w:rsidRPr="00CA3CDC">
        <w:rPr>
          <w:rFonts w:ascii="Tahoma" w:hAnsi="Tahoma" w:cs="Tahoma"/>
        </w:rPr>
        <w:fldChar w:fldCharType="begin"/>
      </w:r>
      <w:r w:rsidR="00886E8B" w:rsidRPr="00CA3CDC">
        <w:rPr>
          <w:rFonts w:ascii="Tahoma" w:hAnsi="Tahoma" w:cs="Tahoma"/>
        </w:rPr>
        <w:instrText xml:space="preserve"> REF _Ref439944731 \r \h </w:instrText>
      </w:r>
      <w:r w:rsidR="003D4933">
        <w:rPr>
          <w:rFonts w:ascii="Tahoma" w:hAnsi="Tahoma" w:cs="Tahoma"/>
        </w:rPr>
        <w:instrText xml:space="preserve"> \* MERGEFORMAT </w:instrText>
      </w:r>
      <w:r w:rsidR="00886E8B" w:rsidRPr="00CA3CDC">
        <w:rPr>
          <w:rFonts w:ascii="Tahoma" w:hAnsi="Tahoma" w:cs="Tahoma"/>
        </w:rPr>
      </w:r>
      <w:r w:rsidR="00886E8B" w:rsidRPr="00CA3CDC">
        <w:rPr>
          <w:rFonts w:ascii="Tahoma" w:hAnsi="Tahoma" w:cs="Tahoma"/>
        </w:rPr>
        <w:fldChar w:fldCharType="separate"/>
      </w:r>
      <w:r w:rsidR="003963D9">
        <w:rPr>
          <w:rFonts w:ascii="Tahoma" w:hAnsi="Tahoma" w:cs="Tahoma"/>
        </w:rPr>
        <w:t>8.5.1</w:t>
      </w:r>
      <w:r w:rsidR="00886E8B" w:rsidRPr="00CA3CDC">
        <w:rPr>
          <w:rFonts w:ascii="Tahoma" w:hAnsi="Tahoma" w:cs="Tahoma"/>
        </w:rPr>
        <w:fldChar w:fldCharType="end"/>
      </w:r>
      <w:r w:rsidR="00886E8B" w:rsidRPr="00CA3CDC">
        <w:rPr>
          <w:rFonts w:ascii="Tahoma" w:hAnsi="Tahoma" w:cs="Tahoma"/>
        </w:rPr>
        <w:t xml:space="preserve"> </w:t>
      </w:r>
      <w:r w:rsidRPr="00CA3CDC">
        <w:rPr>
          <w:rFonts w:ascii="Tahoma" w:hAnsi="Tahoma" w:cs="Tahoma"/>
        </w:rPr>
        <w:t xml:space="preserve">a </w:t>
      </w:r>
      <w:r w:rsidR="00DA5737" w:rsidRPr="00CA3CDC">
        <w:rPr>
          <w:rFonts w:ascii="Tahoma" w:hAnsi="Tahoma" w:cs="Tahoma"/>
        </w:rPr>
        <w:fldChar w:fldCharType="begin"/>
      </w:r>
      <w:r w:rsidR="00DA5737" w:rsidRPr="00CA3CDC">
        <w:rPr>
          <w:rFonts w:ascii="Tahoma" w:hAnsi="Tahoma" w:cs="Tahoma"/>
        </w:rPr>
        <w:instrText xml:space="preserve"> REF _Ref24030052 \r \p \h </w:instrText>
      </w:r>
      <w:r w:rsidR="003D4933">
        <w:rPr>
          <w:rFonts w:ascii="Tahoma" w:hAnsi="Tahoma" w:cs="Tahoma"/>
        </w:rPr>
        <w:instrText xml:space="preserve"> \* MERGEFORMAT </w:instrText>
      </w:r>
      <w:r w:rsidR="00DA5737" w:rsidRPr="00CA3CDC">
        <w:rPr>
          <w:rFonts w:ascii="Tahoma" w:hAnsi="Tahoma" w:cs="Tahoma"/>
        </w:rPr>
      </w:r>
      <w:r w:rsidR="00DA5737" w:rsidRPr="00CA3CDC">
        <w:rPr>
          <w:rFonts w:ascii="Tahoma" w:hAnsi="Tahoma" w:cs="Tahoma"/>
        </w:rPr>
        <w:fldChar w:fldCharType="separate"/>
      </w:r>
      <w:r w:rsidR="003963D9">
        <w:rPr>
          <w:rFonts w:ascii="Tahoma" w:hAnsi="Tahoma" w:cs="Tahoma"/>
        </w:rPr>
        <w:t>8.5.2 acima</w:t>
      </w:r>
      <w:r w:rsidR="00DA5737" w:rsidRPr="00CA3CDC">
        <w:rPr>
          <w:rFonts w:ascii="Tahoma" w:hAnsi="Tahoma" w:cs="Tahoma"/>
        </w:rPr>
        <w:fldChar w:fldCharType="end"/>
      </w:r>
      <w:r w:rsidR="00DA5737" w:rsidRPr="00CA3CDC">
        <w:rPr>
          <w:rFonts w:ascii="Tahoma" w:hAnsi="Tahoma" w:cs="Tahoma"/>
        </w:rPr>
        <w:t xml:space="preserve">, </w:t>
      </w:r>
      <w:r w:rsidR="00232E4B" w:rsidRPr="00CA3CDC">
        <w:rPr>
          <w:rFonts w:ascii="Tahoma" w:hAnsi="Tahoma" w:cs="Tahoma"/>
        </w:rPr>
        <w:t>a Emissora obriga-se a resgatar a totalidade das Debêntures, com o seu consequente cancelamento, mediante o pagamento</w:t>
      </w:r>
      <w:r w:rsidRPr="00CA3CDC">
        <w:rPr>
          <w:rFonts w:ascii="Tahoma" w:hAnsi="Tahoma" w:cs="Tahoma"/>
        </w:rPr>
        <w:t>,</w:t>
      </w:r>
      <w:r w:rsidR="00232E4B" w:rsidRPr="00CA3CDC">
        <w:rPr>
          <w:rFonts w:ascii="Tahoma" w:hAnsi="Tahoma" w:cs="Tahoma"/>
        </w:rPr>
        <w:t xml:space="preserve"> </w:t>
      </w:r>
      <w:r w:rsidRPr="00CA3CDC">
        <w:rPr>
          <w:rFonts w:ascii="Tahoma" w:hAnsi="Tahoma" w:cs="Tahoma"/>
        </w:rPr>
        <w:t xml:space="preserve">no prazo de até </w:t>
      </w:r>
      <w:r w:rsidR="00874D3C" w:rsidRPr="00CA3CDC">
        <w:rPr>
          <w:rFonts w:ascii="Tahoma" w:hAnsi="Tahoma" w:cs="Tahoma"/>
        </w:rPr>
        <w:t>5 (cinco</w:t>
      </w:r>
      <w:r w:rsidRPr="00CA3CDC">
        <w:rPr>
          <w:rFonts w:ascii="Tahoma" w:hAnsi="Tahoma" w:cs="Tahoma"/>
        </w:rPr>
        <w:t xml:space="preserve">) Dias Úteis contados </w:t>
      </w:r>
      <w:r w:rsidR="00874D3C" w:rsidRPr="00CA3CDC">
        <w:rPr>
          <w:rFonts w:ascii="Tahoma" w:hAnsi="Tahoma" w:cs="Tahoma"/>
        </w:rPr>
        <w:t>da data em que a Companhia receber comunicado por escrito da Debenturista nesse sentido</w:t>
      </w:r>
      <w:r w:rsidRPr="00CA3CDC">
        <w:rPr>
          <w:rFonts w:ascii="Tahoma" w:hAnsi="Tahoma" w:cs="Tahoma"/>
        </w:rPr>
        <w:t xml:space="preserve">, </w:t>
      </w:r>
      <w:r w:rsidR="00874D3C" w:rsidRPr="00CA3CDC">
        <w:rPr>
          <w:rFonts w:ascii="Tahoma" w:hAnsi="Tahoma" w:cs="Tahoma"/>
        </w:rPr>
        <w:t xml:space="preserve">mediante o pagamento </w:t>
      </w:r>
      <w:r w:rsidR="007723FE" w:rsidRPr="00CA3CDC">
        <w:rPr>
          <w:rFonts w:ascii="Tahoma" w:hAnsi="Tahoma" w:cs="Tahoma"/>
        </w:rPr>
        <w:t xml:space="preserve">do saldo do </w:t>
      </w:r>
      <w:r w:rsidR="00874D3C" w:rsidRPr="00CA3CDC">
        <w:rPr>
          <w:rFonts w:ascii="Tahoma" w:hAnsi="Tahoma" w:cs="Tahoma"/>
        </w:rPr>
        <w:t xml:space="preserve">Valor Nominal Unitário ou saldo do Valor Nominal Unitário Atualizado, conforme o caso, das Debêntures, acrescido da respectiva Remuneração, calculada </w:t>
      </w:r>
      <w:r w:rsidR="00874D3C" w:rsidRPr="00CA3CDC">
        <w:rPr>
          <w:rFonts w:ascii="Tahoma" w:hAnsi="Tahoma" w:cs="Tahoma"/>
          <w:i/>
        </w:rPr>
        <w:t>pro rata temporis</w:t>
      </w:r>
      <w:r w:rsidR="00874D3C" w:rsidRPr="00CA3CDC">
        <w:rPr>
          <w:rFonts w:ascii="Tahoma" w:hAnsi="Tahoma" w:cs="Tahoma"/>
        </w:rPr>
        <w:t xml:space="preserve"> desde a primeira Data de Integralização ou a Data de Pagamento de Remuneração imediatamente anterior, conforme o caso, até a data do efetivo pagamento, sem prejuízo do pagamento dos Encargos Moratórios, quando for o caso, e de quaisquer outros valores eventualmente devidos pela Companhia nos termos desta Escritura de Emissão de Debêntures e/ou de qualquer dos demais Documentos da Operação</w:t>
      </w:r>
      <w:bookmarkEnd w:id="173"/>
      <w:r w:rsidR="00232E4B" w:rsidRPr="00CA3CDC">
        <w:rPr>
          <w:rFonts w:ascii="Tahoma" w:hAnsi="Tahoma" w:cs="Tahoma"/>
        </w:rPr>
        <w:t>.</w:t>
      </w:r>
      <w:bookmarkEnd w:id="174"/>
      <w:bookmarkEnd w:id="175"/>
    </w:p>
    <w:p w14:paraId="6E8BAB17" w14:textId="77777777" w:rsidR="00DE3864" w:rsidRPr="00CA3CDC" w:rsidRDefault="00DE3864"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NONA </w:t>
      </w:r>
      <w:r w:rsidR="0005218E"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OBRIGAÇÕES ADICIONAIS DA EMISSORA</w:t>
      </w:r>
      <w:r w:rsidR="008674EF" w:rsidRPr="00CA3CDC">
        <w:rPr>
          <w:rStyle w:val="DeltaViewInsertion"/>
          <w:rFonts w:ascii="Tahoma" w:hAnsi="Tahoma" w:cs="Tahoma"/>
          <w:b/>
          <w:bCs/>
          <w:color w:val="auto"/>
          <w:u w:val="none"/>
        </w:rPr>
        <w:t xml:space="preserve"> </w:t>
      </w:r>
      <w:r w:rsidR="00D02F33" w:rsidRPr="00CA3CDC">
        <w:rPr>
          <w:rStyle w:val="DeltaViewInsertion"/>
          <w:rFonts w:ascii="Tahoma" w:hAnsi="Tahoma" w:cs="Tahoma"/>
          <w:b/>
          <w:bCs/>
          <w:color w:val="auto"/>
          <w:u w:val="none"/>
        </w:rPr>
        <w:t>E DO FIADOR</w:t>
      </w:r>
    </w:p>
    <w:p w14:paraId="7F2F880A" w14:textId="77777777" w:rsidR="00DE3864" w:rsidRPr="00CA3CDC" w:rsidRDefault="00DE3864"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176" w:name="_Ref23532684"/>
      <w:r w:rsidRPr="00CA3CDC">
        <w:rPr>
          <w:rFonts w:ascii="Tahoma" w:hAnsi="Tahoma" w:cs="Tahoma"/>
        </w:rPr>
        <w:t>Sem prejuízo das demais obrigações previstas nesta Escritura de Emissão</w:t>
      </w:r>
      <w:r w:rsidR="00721683" w:rsidRPr="00CA3CDC">
        <w:rPr>
          <w:rFonts w:ascii="Tahoma" w:hAnsi="Tahoma" w:cs="Tahoma"/>
        </w:rPr>
        <w:t xml:space="preserve">, </w:t>
      </w:r>
      <w:r w:rsidR="0005218E" w:rsidRPr="00CA3CDC">
        <w:rPr>
          <w:rFonts w:ascii="Tahoma" w:hAnsi="Tahoma" w:cs="Tahoma"/>
        </w:rPr>
        <w:t>nos Contratos de Garantia</w:t>
      </w:r>
      <w:r w:rsidRPr="00CA3CDC">
        <w:rPr>
          <w:rFonts w:ascii="Tahoma" w:hAnsi="Tahoma" w:cs="Tahoma"/>
        </w:rPr>
        <w:t xml:space="preserve"> e de outras obrigações expressamente previstas nas l</w:t>
      </w:r>
      <w:r w:rsidR="0005218E" w:rsidRPr="00CA3CDC">
        <w:rPr>
          <w:rFonts w:ascii="Tahoma" w:hAnsi="Tahoma" w:cs="Tahoma"/>
        </w:rPr>
        <w:t>eis e regulamentações em vigor,</w:t>
      </w:r>
      <w:r w:rsidRPr="00CA3CDC">
        <w:rPr>
          <w:rFonts w:ascii="Tahoma" w:hAnsi="Tahoma" w:cs="Tahoma"/>
        </w:rPr>
        <w:t xml:space="preserve"> conforme aplicável, a Emissora</w:t>
      </w:r>
      <w:r w:rsidR="00C125B1" w:rsidRPr="00CA3CDC">
        <w:rPr>
          <w:rFonts w:ascii="Tahoma" w:hAnsi="Tahoma" w:cs="Tahoma"/>
        </w:rPr>
        <w:t xml:space="preserve"> </w:t>
      </w:r>
      <w:r w:rsidR="008D1135" w:rsidRPr="00CA3CDC">
        <w:rPr>
          <w:rFonts w:ascii="Tahoma" w:hAnsi="Tahoma" w:cs="Tahoma"/>
        </w:rPr>
        <w:t>obriga-se a</w:t>
      </w:r>
      <w:r w:rsidRPr="00CA3CDC">
        <w:rPr>
          <w:rFonts w:ascii="Tahoma" w:hAnsi="Tahoma" w:cs="Tahoma"/>
        </w:rPr>
        <w:t>:</w:t>
      </w:r>
      <w:bookmarkEnd w:id="176"/>
    </w:p>
    <w:p w14:paraId="5D82DD0B" w14:textId="77777777" w:rsidR="00DE3864" w:rsidRPr="00CA3CDC" w:rsidRDefault="009D6187" w:rsidP="0028568C">
      <w:pPr>
        <w:pStyle w:val="Level4"/>
        <w:numPr>
          <w:ilvl w:val="3"/>
          <w:numId w:val="7"/>
        </w:numPr>
        <w:spacing w:after="240" w:line="320" w:lineRule="exact"/>
        <w:ind w:left="1134" w:hanging="1134"/>
        <w:rPr>
          <w:rFonts w:ascii="Tahoma" w:hAnsi="Tahoma" w:cs="Tahoma"/>
          <w:sz w:val="22"/>
          <w:szCs w:val="22"/>
        </w:rPr>
      </w:pPr>
      <w:bookmarkStart w:id="177" w:name="_Ref435667038"/>
      <w:bookmarkStart w:id="178" w:name="_Ref23532686"/>
      <w:bookmarkStart w:id="179" w:name="_Hlk24451357"/>
      <w:r w:rsidRPr="00CA3CDC">
        <w:rPr>
          <w:rFonts w:ascii="Tahoma" w:hAnsi="Tahoma" w:cs="Tahoma"/>
          <w:sz w:val="22"/>
          <w:szCs w:val="22"/>
        </w:rPr>
        <w:t>f</w:t>
      </w:r>
      <w:r w:rsidR="00DE3864" w:rsidRPr="00CA3CDC">
        <w:rPr>
          <w:rFonts w:ascii="Tahoma" w:hAnsi="Tahoma" w:cs="Tahoma"/>
          <w:sz w:val="22"/>
          <w:szCs w:val="22"/>
        </w:rPr>
        <w:t>ornecer</w:t>
      </w:r>
      <w:r w:rsidR="002E373D" w:rsidRPr="00CA3CDC">
        <w:rPr>
          <w:rFonts w:ascii="Tahoma" w:hAnsi="Tahoma" w:cs="Tahoma"/>
          <w:sz w:val="22"/>
          <w:szCs w:val="22"/>
        </w:rPr>
        <w:t xml:space="preserve"> à Debenturista</w:t>
      </w:r>
      <w:r w:rsidR="00CE220C" w:rsidRPr="00CA3CDC">
        <w:rPr>
          <w:rFonts w:ascii="Tahoma" w:hAnsi="Tahoma" w:cs="Tahoma"/>
          <w:sz w:val="22"/>
          <w:szCs w:val="22"/>
        </w:rPr>
        <w:t>, com cópia</w:t>
      </w:r>
      <w:r w:rsidR="00DE3864" w:rsidRPr="00CA3CDC">
        <w:rPr>
          <w:rFonts w:ascii="Tahoma" w:hAnsi="Tahoma" w:cs="Tahoma"/>
          <w:sz w:val="22"/>
          <w:szCs w:val="22"/>
        </w:rPr>
        <w:t xml:space="preserve"> ao Agente Fiduciário</w:t>
      </w:r>
      <w:r w:rsidR="009B51AC" w:rsidRPr="00CA3CDC">
        <w:rPr>
          <w:rFonts w:ascii="Tahoma" w:hAnsi="Tahoma" w:cs="Tahoma"/>
          <w:sz w:val="22"/>
          <w:szCs w:val="22"/>
        </w:rPr>
        <w:t xml:space="preserve"> dos CRI</w:t>
      </w:r>
      <w:r w:rsidR="00DE3864" w:rsidRPr="00CA3CDC">
        <w:rPr>
          <w:rFonts w:ascii="Tahoma" w:hAnsi="Tahoma" w:cs="Tahoma"/>
          <w:sz w:val="22"/>
          <w:szCs w:val="22"/>
        </w:rPr>
        <w:t>:</w:t>
      </w:r>
      <w:bookmarkEnd w:id="177"/>
      <w:bookmarkEnd w:id="178"/>
      <w:r w:rsidR="00DE3864" w:rsidRPr="00CA3CDC">
        <w:rPr>
          <w:rFonts w:ascii="Tahoma" w:hAnsi="Tahoma" w:cs="Tahoma"/>
          <w:sz w:val="22"/>
          <w:szCs w:val="22"/>
        </w:rPr>
        <w:t xml:space="preserve"> </w:t>
      </w:r>
    </w:p>
    <w:p w14:paraId="0066E11E" w14:textId="68F9956D" w:rsidR="00D02F33" w:rsidRPr="00CA3CDC" w:rsidRDefault="00DE3864" w:rsidP="0050450F">
      <w:pPr>
        <w:pStyle w:val="Level4"/>
        <w:numPr>
          <w:ilvl w:val="4"/>
          <w:numId w:val="7"/>
        </w:numPr>
        <w:spacing w:after="240" w:line="320" w:lineRule="exact"/>
        <w:ind w:left="1701" w:hanging="567"/>
        <w:rPr>
          <w:rFonts w:ascii="Tahoma" w:hAnsi="Tahoma" w:cs="Tahoma"/>
          <w:b/>
          <w:sz w:val="22"/>
          <w:szCs w:val="22"/>
        </w:rPr>
      </w:pPr>
      <w:bookmarkStart w:id="180" w:name="_Ref23532689"/>
      <w:r w:rsidRPr="00CA3CDC">
        <w:rPr>
          <w:rFonts w:ascii="Tahoma" w:hAnsi="Tahoma" w:cs="Tahoma"/>
          <w:sz w:val="22"/>
          <w:szCs w:val="22"/>
        </w:rPr>
        <w:t xml:space="preserve">dentro de, no máximo, 90 (noventa) dias após o término de cada exercício social, ou na data de sua divulgação, o que ocorrer primeiro, cópia: </w:t>
      </w:r>
      <w:r w:rsidRPr="00CA3CDC">
        <w:rPr>
          <w:rFonts w:ascii="Tahoma" w:hAnsi="Tahoma"/>
          <w:b/>
          <w:sz w:val="22"/>
        </w:rPr>
        <w:t>(</w:t>
      </w:r>
      <w:r w:rsidR="006966F3" w:rsidRPr="00CA3CDC">
        <w:rPr>
          <w:rFonts w:ascii="Tahoma" w:hAnsi="Tahoma"/>
          <w:b/>
          <w:sz w:val="22"/>
        </w:rPr>
        <w:t>1)</w:t>
      </w:r>
      <w:r w:rsidR="006966F3" w:rsidRPr="00CA3CDC">
        <w:rPr>
          <w:rFonts w:ascii="Tahoma" w:hAnsi="Tahoma" w:cs="Tahoma"/>
          <w:sz w:val="22"/>
          <w:szCs w:val="22"/>
        </w:rPr>
        <w:t> </w:t>
      </w:r>
      <w:r w:rsidRPr="00CA3CDC">
        <w:rPr>
          <w:rFonts w:ascii="Tahoma" w:hAnsi="Tahoma" w:cs="Tahoma"/>
          <w:sz w:val="22"/>
          <w:szCs w:val="22"/>
        </w:rPr>
        <w:t xml:space="preserve">das demonstrações financeiras da Emissora consolidadas, relativas ao exercício social então encerrado, preparadas de acordo com os princípios contábeis geralmente aceitos na República Federativa do Brasil, acompanhadas do relatório da administração e do parecer dos auditores independentes; e </w:t>
      </w:r>
      <w:r w:rsidRPr="00CA3CDC">
        <w:rPr>
          <w:rFonts w:ascii="Tahoma" w:hAnsi="Tahoma"/>
          <w:b/>
          <w:sz w:val="22"/>
        </w:rPr>
        <w:t>(</w:t>
      </w:r>
      <w:r w:rsidR="006966F3" w:rsidRPr="00CA3CDC">
        <w:rPr>
          <w:rFonts w:ascii="Tahoma" w:hAnsi="Tahoma"/>
          <w:b/>
          <w:sz w:val="22"/>
        </w:rPr>
        <w:t>2</w:t>
      </w:r>
      <w:r w:rsidRPr="00CA3CDC">
        <w:rPr>
          <w:rFonts w:ascii="Tahoma" w:hAnsi="Tahoma"/>
          <w:b/>
          <w:sz w:val="22"/>
        </w:rPr>
        <w:t>)</w:t>
      </w:r>
      <w:r w:rsidRPr="00CA3CDC">
        <w:rPr>
          <w:rFonts w:ascii="Tahoma" w:hAnsi="Tahoma" w:cs="Tahoma"/>
          <w:sz w:val="22"/>
          <w:szCs w:val="22"/>
        </w:rPr>
        <w:t xml:space="preserve"> da declaração assinada por representantes legais com poderes para tanto atestando </w:t>
      </w:r>
      <w:r w:rsidRPr="00CA3CDC">
        <w:rPr>
          <w:rFonts w:ascii="Tahoma" w:hAnsi="Tahoma"/>
          <w:b/>
          <w:sz w:val="22"/>
        </w:rPr>
        <w:t>(</w:t>
      </w:r>
      <w:r w:rsidR="0023470B" w:rsidRPr="00CA3CDC">
        <w:rPr>
          <w:rFonts w:ascii="Tahoma" w:hAnsi="Tahoma" w:cs="Tahoma"/>
          <w:b/>
          <w:sz w:val="22"/>
          <w:szCs w:val="22"/>
        </w:rPr>
        <w:t>i</w:t>
      </w:r>
      <w:r w:rsidRPr="00CA3CDC">
        <w:rPr>
          <w:rFonts w:ascii="Tahoma" w:hAnsi="Tahoma"/>
          <w:b/>
          <w:sz w:val="22"/>
        </w:rPr>
        <w:t>)</w:t>
      </w:r>
      <w:r w:rsidRPr="00CA3CDC">
        <w:rPr>
          <w:rFonts w:ascii="Tahoma" w:hAnsi="Tahoma" w:cs="Tahoma"/>
          <w:sz w:val="22"/>
          <w:szCs w:val="22"/>
        </w:rPr>
        <w:t xml:space="preserve"> </w:t>
      </w:r>
      <w:r w:rsidR="008D1135" w:rsidRPr="00CA3CDC">
        <w:rPr>
          <w:rFonts w:ascii="Tahoma" w:hAnsi="Tahoma" w:cs="Tahoma"/>
          <w:sz w:val="22"/>
          <w:szCs w:val="22"/>
        </w:rPr>
        <w:t xml:space="preserve">a </w:t>
      </w:r>
      <w:r w:rsidRPr="00CA3CDC">
        <w:rPr>
          <w:rFonts w:ascii="Tahoma" w:hAnsi="Tahoma" w:cs="Tahoma"/>
          <w:sz w:val="22"/>
          <w:szCs w:val="22"/>
        </w:rPr>
        <w:t>não ocorrência de qualquer d</w:t>
      </w:r>
      <w:r w:rsidR="006966F3" w:rsidRPr="00CA3CDC">
        <w:rPr>
          <w:rFonts w:ascii="Tahoma" w:hAnsi="Tahoma" w:cs="Tahoma"/>
          <w:sz w:val="22"/>
          <w:szCs w:val="22"/>
        </w:rPr>
        <w:t xml:space="preserve">os Eventos </w:t>
      </w:r>
      <w:r w:rsidRPr="00CA3CDC">
        <w:rPr>
          <w:rFonts w:ascii="Tahoma" w:hAnsi="Tahoma" w:cs="Tahoma"/>
          <w:sz w:val="22"/>
          <w:szCs w:val="22"/>
        </w:rPr>
        <w:t xml:space="preserve">de Vencimento Antecipado previstas na Cláusula </w:t>
      </w:r>
      <w:r w:rsidR="006966F3" w:rsidRPr="00CA3CDC">
        <w:rPr>
          <w:rFonts w:ascii="Tahoma" w:hAnsi="Tahoma" w:cs="Tahoma"/>
          <w:sz w:val="22"/>
          <w:szCs w:val="22"/>
        </w:rPr>
        <w:t xml:space="preserve">Oitava </w:t>
      </w:r>
      <w:r w:rsidRPr="00CA3CDC">
        <w:rPr>
          <w:rFonts w:ascii="Tahoma" w:hAnsi="Tahoma" w:cs="Tahoma"/>
          <w:sz w:val="22"/>
          <w:szCs w:val="22"/>
        </w:rPr>
        <w:t xml:space="preserve">acima; </w:t>
      </w:r>
      <w:r w:rsidRPr="00CA3CDC">
        <w:rPr>
          <w:rFonts w:ascii="Tahoma" w:hAnsi="Tahoma"/>
          <w:b/>
          <w:sz w:val="22"/>
        </w:rPr>
        <w:t>(</w:t>
      </w:r>
      <w:proofErr w:type="spellStart"/>
      <w:r w:rsidR="0023470B" w:rsidRPr="00CA3CDC">
        <w:rPr>
          <w:rFonts w:ascii="Tahoma" w:hAnsi="Tahoma" w:cs="Tahoma"/>
          <w:b/>
          <w:sz w:val="22"/>
          <w:szCs w:val="22"/>
        </w:rPr>
        <w:t>ii</w:t>
      </w:r>
      <w:proofErr w:type="spellEnd"/>
      <w:r w:rsidRPr="00CA3CDC">
        <w:rPr>
          <w:rFonts w:ascii="Tahoma" w:hAnsi="Tahoma"/>
          <w:b/>
          <w:sz w:val="22"/>
        </w:rPr>
        <w:t>)</w:t>
      </w:r>
      <w:r w:rsidRPr="00CA3CDC">
        <w:rPr>
          <w:rFonts w:ascii="Tahoma" w:hAnsi="Tahoma" w:cs="Tahoma"/>
          <w:sz w:val="22"/>
          <w:szCs w:val="22"/>
        </w:rPr>
        <w:t> que não foram praticados atos em desacordo com o estatuto social da Emissora;</w:t>
      </w:r>
      <w:r w:rsidR="00D02F33" w:rsidRPr="00CA3CDC">
        <w:rPr>
          <w:rFonts w:ascii="Tahoma" w:hAnsi="Tahoma" w:cs="Tahoma"/>
          <w:sz w:val="22"/>
          <w:szCs w:val="22"/>
        </w:rPr>
        <w:t xml:space="preserve"> e</w:t>
      </w:r>
      <w:r w:rsidRPr="00CA3CDC">
        <w:rPr>
          <w:rFonts w:ascii="Tahoma" w:hAnsi="Tahoma" w:cs="Tahoma"/>
          <w:sz w:val="22"/>
          <w:szCs w:val="22"/>
        </w:rPr>
        <w:t xml:space="preserve"> </w:t>
      </w:r>
      <w:r w:rsidRPr="00CA3CDC">
        <w:rPr>
          <w:rFonts w:ascii="Tahoma" w:hAnsi="Tahoma"/>
          <w:b/>
          <w:sz w:val="22"/>
        </w:rPr>
        <w:t>(</w:t>
      </w:r>
      <w:proofErr w:type="spellStart"/>
      <w:r w:rsidR="0023470B" w:rsidRPr="00CA3CDC">
        <w:rPr>
          <w:rFonts w:ascii="Tahoma" w:hAnsi="Tahoma" w:cs="Tahoma"/>
          <w:b/>
          <w:sz w:val="22"/>
          <w:szCs w:val="22"/>
        </w:rPr>
        <w:t>i</w:t>
      </w:r>
      <w:r w:rsidR="003B3BBA" w:rsidRPr="00CA3CDC">
        <w:rPr>
          <w:rFonts w:ascii="Tahoma" w:hAnsi="Tahoma" w:cs="Tahoma"/>
          <w:b/>
          <w:sz w:val="22"/>
          <w:szCs w:val="22"/>
        </w:rPr>
        <w:t>ii</w:t>
      </w:r>
      <w:proofErr w:type="spellEnd"/>
      <w:r w:rsidRPr="00CA3CDC">
        <w:rPr>
          <w:rFonts w:ascii="Tahoma" w:hAnsi="Tahoma"/>
          <w:b/>
          <w:sz w:val="22"/>
        </w:rPr>
        <w:t>)</w:t>
      </w:r>
      <w:r w:rsidRPr="00CA3CDC">
        <w:rPr>
          <w:rFonts w:ascii="Tahoma" w:hAnsi="Tahoma" w:cs="Tahoma"/>
          <w:sz w:val="22"/>
          <w:szCs w:val="22"/>
        </w:rPr>
        <w:t xml:space="preserve"> a </w:t>
      </w:r>
      <w:r w:rsidRPr="00CA3CDC">
        <w:rPr>
          <w:rFonts w:ascii="Tahoma" w:hAnsi="Tahoma" w:cs="Tahoma"/>
          <w:sz w:val="22"/>
          <w:szCs w:val="22"/>
        </w:rPr>
        <w:lastRenderedPageBreak/>
        <w:t xml:space="preserve">inexistência de descumprimento de obrigações, principais e acessórias, da Emissora perante </w:t>
      </w:r>
      <w:r w:rsidR="002E373D" w:rsidRPr="00CA3CDC">
        <w:rPr>
          <w:rFonts w:ascii="Tahoma" w:hAnsi="Tahoma" w:cs="Tahoma"/>
          <w:sz w:val="22"/>
          <w:szCs w:val="22"/>
        </w:rPr>
        <w:t xml:space="preserve">a </w:t>
      </w:r>
      <w:r w:rsidRPr="00CA3CDC">
        <w:rPr>
          <w:rFonts w:ascii="Tahoma" w:hAnsi="Tahoma" w:cs="Tahoma"/>
          <w:sz w:val="22"/>
          <w:szCs w:val="22"/>
        </w:rPr>
        <w:t>Debenturista e o Agente Fiduciário</w:t>
      </w:r>
      <w:r w:rsidR="002E373D" w:rsidRPr="00CA3CDC">
        <w:rPr>
          <w:rFonts w:ascii="Tahoma" w:hAnsi="Tahoma" w:cs="Tahoma"/>
          <w:sz w:val="22"/>
          <w:szCs w:val="22"/>
        </w:rPr>
        <w:t xml:space="preserve"> dos CRI</w:t>
      </w:r>
      <w:r w:rsidRPr="00CA3CDC">
        <w:rPr>
          <w:rFonts w:ascii="Tahoma" w:hAnsi="Tahoma" w:cs="Tahoma"/>
          <w:sz w:val="22"/>
          <w:szCs w:val="22"/>
        </w:rPr>
        <w:t>, nos termos desta Escritura de Emissão</w:t>
      </w:r>
      <w:r w:rsidR="008D1135" w:rsidRPr="00CA3CDC">
        <w:rPr>
          <w:rFonts w:ascii="Tahoma" w:hAnsi="Tahoma" w:cs="Tahoma"/>
          <w:sz w:val="22"/>
          <w:szCs w:val="22"/>
        </w:rPr>
        <w:t>, dos Contratos de Garantia</w:t>
      </w:r>
      <w:r w:rsidR="002E373D" w:rsidRPr="00CA3CDC">
        <w:rPr>
          <w:rFonts w:ascii="Tahoma" w:hAnsi="Tahoma" w:cs="Tahoma"/>
          <w:sz w:val="22"/>
          <w:szCs w:val="22"/>
        </w:rPr>
        <w:t xml:space="preserve"> e do Termo de Securitização</w:t>
      </w:r>
      <w:r w:rsidR="003B3BBA" w:rsidRPr="00CA3CDC">
        <w:rPr>
          <w:rFonts w:ascii="Tahoma" w:hAnsi="Tahoma" w:cs="Tahoma"/>
          <w:sz w:val="22"/>
          <w:szCs w:val="22"/>
        </w:rPr>
        <w:t xml:space="preserve"> (“</w:t>
      </w:r>
      <w:r w:rsidR="003B3BBA" w:rsidRPr="00CA3CDC">
        <w:rPr>
          <w:rFonts w:ascii="Tahoma" w:hAnsi="Tahoma" w:cs="Tahoma"/>
          <w:sz w:val="22"/>
          <w:szCs w:val="22"/>
          <w:u w:val="single"/>
        </w:rPr>
        <w:t>Declaração de Regularidade</w:t>
      </w:r>
      <w:r w:rsidR="003B3BBA" w:rsidRPr="00CA3CDC">
        <w:rPr>
          <w:rFonts w:ascii="Tahoma" w:hAnsi="Tahoma" w:cs="Tahoma"/>
          <w:sz w:val="22"/>
          <w:szCs w:val="22"/>
        </w:rPr>
        <w:t>”)</w:t>
      </w:r>
      <w:r w:rsidRPr="00CA3CDC">
        <w:rPr>
          <w:rFonts w:ascii="Tahoma" w:hAnsi="Tahoma" w:cs="Tahoma"/>
          <w:sz w:val="22"/>
          <w:szCs w:val="22"/>
        </w:rPr>
        <w:t>;</w:t>
      </w:r>
    </w:p>
    <w:p w14:paraId="05D6E184" w14:textId="77777777" w:rsidR="0081576E" w:rsidRPr="00CA3CDC" w:rsidRDefault="0081576E" w:rsidP="0050450F">
      <w:pPr>
        <w:pStyle w:val="Level4"/>
        <w:numPr>
          <w:ilvl w:val="4"/>
          <w:numId w:val="7"/>
        </w:numPr>
        <w:spacing w:after="240" w:line="320" w:lineRule="exact"/>
        <w:ind w:left="1701" w:hanging="567"/>
        <w:rPr>
          <w:rFonts w:ascii="Tahoma" w:hAnsi="Tahoma" w:cs="Tahoma"/>
          <w:b/>
          <w:sz w:val="22"/>
          <w:szCs w:val="22"/>
        </w:rPr>
      </w:pPr>
      <w:r w:rsidRPr="00CA3CDC">
        <w:rPr>
          <w:rFonts w:ascii="Tahoma" w:hAnsi="Tahoma" w:cs="Tahoma"/>
          <w:sz w:val="22"/>
          <w:szCs w:val="22"/>
        </w:rPr>
        <w:t xml:space="preserve">dentro de, no máximo, 45 (quarenta e cinco) dias após o término dos trimestres sociais </w:t>
      </w:r>
      <w:r w:rsidR="000B5546" w:rsidRPr="00CA3CDC">
        <w:rPr>
          <w:rFonts w:ascii="Tahoma" w:hAnsi="Tahoma" w:cs="Tahoma"/>
          <w:sz w:val="22"/>
          <w:szCs w:val="22"/>
        </w:rPr>
        <w:t xml:space="preserve">encerrados em 31 de março, 30 de junho e 30 de setembro, </w:t>
      </w:r>
      <w:r w:rsidRPr="00CA3CDC">
        <w:rPr>
          <w:rFonts w:ascii="Tahoma" w:hAnsi="Tahoma" w:cs="Tahoma"/>
          <w:sz w:val="22"/>
          <w:szCs w:val="22"/>
        </w:rPr>
        <w:t>ou em 5 (</w:t>
      </w:r>
      <w:r w:rsidR="002E081F" w:rsidRPr="00CA3CDC">
        <w:rPr>
          <w:rFonts w:ascii="Tahoma" w:hAnsi="Tahoma" w:cs="Tahoma"/>
          <w:sz w:val="22"/>
          <w:szCs w:val="22"/>
        </w:rPr>
        <w:t>cinco</w:t>
      </w:r>
      <w:r w:rsidRPr="00CA3CDC">
        <w:rPr>
          <w:rFonts w:ascii="Tahoma" w:hAnsi="Tahoma" w:cs="Tahoma"/>
          <w:sz w:val="22"/>
          <w:szCs w:val="22"/>
        </w:rPr>
        <w:t>) Dias Úteis após a</w:t>
      </w:r>
      <w:r w:rsidR="000B5546" w:rsidRPr="00CA3CDC">
        <w:rPr>
          <w:rFonts w:ascii="Tahoma" w:hAnsi="Tahoma" w:cs="Tahoma"/>
          <w:sz w:val="22"/>
          <w:szCs w:val="22"/>
        </w:rPr>
        <w:t xml:space="preserve"> sua</w:t>
      </w:r>
      <w:r w:rsidRPr="00CA3CDC">
        <w:rPr>
          <w:rFonts w:ascii="Tahoma" w:hAnsi="Tahoma" w:cs="Tahoma"/>
          <w:sz w:val="22"/>
          <w:szCs w:val="22"/>
        </w:rPr>
        <w:t xml:space="preserve"> divulgação ao mercado, cópia de suas informações trimestrais relativas ao respectivo trimestre, </w:t>
      </w:r>
      <w:r w:rsidR="003B3BBA" w:rsidRPr="00CA3CDC">
        <w:rPr>
          <w:rFonts w:ascii="Tahoma" w:hAnsi="Tahoma" w:cs="Tahoma"/>
          <w:sz w:val="22"/>
          <w:szCs w:val="22"/>
        </w:rPr>
        <w:t>acompanhadas da Declaração de Regularidade assinada por representantes legais com poderes para tanto</w:t>
      </w:r>
      <w:r w:rsidRPr="00CA3CDC">
        <w:rPr>
          <w:rFonts w:ascii="Tahoma" w:hAnsi="Tahoma" w:cs="Tahoma"/>
          <w:sz w:val="22"/>
          <w:szCs w:val="22"/>
        </w:rPr>
        <w:t>;</w:t>
      </w:r>
    </w:p>
    <w:p w14:paraId="1F963F7A" w14:textId="77777777" w:rsidR="000B5546" w:rsidRPr="00CA3CDC" w:rsidRDefault="000B5546" w:rsidP="0028568C">
      <w:pPr>
        <w:pStyle w:val="Level4"/>
        <w:numPr>
          <w:ilvl w:val="4"/>
          <w:numId w:val="7"/>
        </w:numPr>
        <w:spacing w:after="240" w:line="320" w:lineRule="exact"/>
        <w:ind w:left="1701" w:hanging="567"/>
        <w:rPr>
          <w:rFonts w:ascii="Tahoma" w:hAnsi="Tahoma" w:cs="Tahoma"/>
          <w:b/>
          <w:sz w:val="22"/>
          <w:szCs w:val="22"/>
        </w:rPr>
      </w:pPr>
      <w:r w:rsidRPr="00CA3CDC">
        <w:rPr>
          <w:rFonts w:ascii="Tahoma" w:hAnsi="Tahoma" w:cs="Tahoma"/>
          <w:sz w:val="22"/>
          <w:szCs w:val="22"/>
        </w:rPr>
        <w:t xml:space="preserve">nos prazos previstos nas alíneas </w:t>
      </w:r>
      <w:r w:rsidR="00FF229E" w:rsidRPr="00CA3CDC">
        <w:rPr>
          <w:rFonts w:ascii="Tahoma" w:hAnsi="Tahoma" w:cs="Tahoma"/>
          <w:sz w:val="22"/>
          <w:szCs w:val="22"/>
        </w:rPr>
        <w:t>(a) ou</w:t>
      </w:r>
      <w:r w:rsidRPr="00CA3CDC">
        <w:rPr>
          <w:rFonts w:ascii="Tahoma" w:hAnsi="Tahoma" w:cs="Tahoma"/>
          <w:sz w:val="22"/>
          <w:szCs w:val="22"/>
        </w:rPr>
        <w:t xml:space="preserve"> (b)</w:t>
      </w:r>
      <w:r w:rsidR="00FF229E" w:rsidRPr="00CA3CDC">
        <w:rPr>
          <w:rFonts w:ascii="Tahoma" w:hAnsi="Tahoma" w:cs="Tahoma"/>
          <w:sz w:val="22"/>
          <w:szCs w:val="22"/>
        </w:rPr>
        <w:t xml:space="preserve"> acima</w:t>
      </w:r>
      <w:r w:rsidRPr="00CA3CDC">
        <w:rPr>
          <w:rFonts w:ascii="Tahoma" w:hAnsi="Tahoma" w:cs="Tahoma"/>
          <w:sz w:val="22"/>
          <w:szCs w:val="22"/>
        </w:rPr>
        <w:t xml:space="preserve">, conforme o caso, apresentar relatório contendo a memória de cálculo demonstrando a apuração do Índice Financeiro, elaborado pela Emissora, explicitando as rubricas necessárias à sua apuração, podendo o Agente Fiduciário solicitar à Emissora e/ou aos auditores independentes da Emissora todos os eventuais esclarecimentos que se façam necessários; </w:t>
      </w:r>
    </w:p>
    <w:p w14:paraId="620DE7D9" w14:textId="77777777" w:rsidR="00D02F33" w:rsidRPr="00CA3CDC" w:rsidRDefault="00D02F33" w:rsidP="0028568C">
      <w:pPr>
        <w:pStyle w:val="Level4"/>
        <w:numPr>
          <w:ilvl w:val="4"/>
          <w:numId w:val="7"/>
        </w:numPr>
        <w:spacing w:after="240" w:line="320" w:lineRule="exact"/>
        <w:ind w:left="1701" w:hanging="567"/>
        <w:rPr>
          <w:rFonts w:ascii="Tahoma" w:hAnsi="Tahoma" w:cs="Tahoma"/>
          <w:b/>
          <w:sz w:val="22"/>
          <w:szCs w:val="22"/>
        </w:rPr>
      </w:pPr>
      <w:r w:rsidRPr="00CA3CDC">
        <w:rPr>
          <w:rFonts w:ascii="Tahoma" w:hAnsi="Tahoma" w:cs="Tahoma"/>
          <w:sz w:val="22"/>
          <w:szCs w:val="22"/>
        </w:rPr>
        <w:t xml:space="preserve">no prazo de até 10 (dez) Dias Úteis contados da data em que os respectivos atos societários forem realizados, cópia de qualquer ata de assembleia geral de acionistas, de reunião do conselho de administração e de reunião do conselho fiscal da Companhia (neste último caso, se instalado) que deva ser divulgada nos termos da Lei das Sociedades por Ações e que contenha assunto relacionado com a Emissão de Debêntures, com as Debêntures e/ou com a Debenturista; </w:t>
      </w:r>
    </w:p>
    <w:p w14:paraId="4A845027" w14:textId="49E66B56" w:rsidR="00D02F33" w:rsidRPr="00CA3CDC" w:rsidRDefault="00D02F33" w:rsidP="0028568C">
      <w:pPr>
        <w:pStyle w:val="Level4"/>
        <w:numPr>
          <w:ilvl w:val="4"/>
          <w:numId w:val="7"/>
        </w:numPr>
        <w:spacing w:after="240" w:line="320" w:lineRule="exact"/>
        <w:ind w:left="1701" w:hanging="567"/>
        <w:rPr>
          <w:rFonts w:ascii="Tahoma" w:hAnsi="Tahoma" w:cs="Tahoma"/>
          <w:sz w:val="22"/>
          <w:szCs w:val="22"/>
        </w:rPr>
      </w:pPr>
      <w:r w:rsidRPr="00CA3CDC">
        <w:rPr>
          <w:rFonts w:ascii="Tahoma" w:hAnsi="Tahoma" w:cs="Tahoma"/>
          <w:sz w:val="22"/>
          <w:szCs w:val="22"/>
        </w:rPr>
        <w:t xml:space="preserve">no prazo de até </w:t>
      </w:r>
      <w:r w:rsidR="00581612" w:rsidRPr="00CA3CDC">
        <w:rPr>
          <w:rFonts w:ascii="Tahoma" w:hAnsi="Tahoma" w:cs="Tahoma"/>
          <w:sz w:val="22"/>
          <w:szCs w:val="22"/>
        </w:rPr>
        <w:t>2 (dois</w:t>
      </w:r>
      <w:r w:rsidRPr="00CA3CDC">
        <w:rPr>
          <w:rFonts w:ascii="Tahoma" w:hAnsi="Tahoma" w:cs="Tahoma"/>
          <w:sz w:val="22"/>
          <w:szCs w:val="22"/>
        </w:rPr>
        <w:t xml:space="preserve">) Dias Úteis contados da data em que tomar conhecimento, informações a respeito da ocorrência </w:t>
      </w:r>
      <w:r w:rsidRPr="00CA3CDC">
        <w:rPr>
          <w:rFonts w:ascii="Tahoma" w:hAnsi="Tahoma" w:cs="Tahoma"/>
          <w:b/>
          <w:sz w:val="22"/>
          <w:szCs w:val="22"/>
        </w:rPr>
        <w:t>(i)</w:t>
      </w:r>
      <w:r w:rsidRPr="00CA3CDC">
        <w:rPr>
          <w:rFonts w:ascii="Tahoma" w:hAnsi="Tahoma" w:cs="Tahoma"/>
          <w:sz w:val="22"/>
          <w:szCs w:val="22"/>
        </w:rPr>
        <w:t xml:space="preserve"> de qualquer inadimplemento, pela Companhia, </w:t>
      </w:r>
      <w:r w:rsidR="00840F42" w:rsidRPr="00CA3CDC">
        <w:rPr>
          <w:rFonts w:ascii="Tahoma" w:hAnsi="Tahoma" w:cs="Tahoma"/>
          <w:sz w:val="22"/>
          <w:szCs w:val="22"/>
        </w:rPr>
        <w:t>pelas Garantidoras, pelo Fiador</w:t>
      </w:r>
      <w:r w:rsidRPr="00CA3CDC">
        <w:rPr>
          <w:rFonts w:ascii="Tahoma" w:hAnsi="Tahoma" w:cs="Tahoma"/>
          <w:sz w:val="22"/>
          <w:szCs w:val="22"/>
        </w:rPr>
        <w:t xml:space="preserve"> e/ou pela Almeida Junior, de qualquer obrigação prevista nesta Escritura de Emissão de Debêntures e/ou nos demais Documentos da Operação de que seja parte; e/ou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de qualquer Evento de Vencimento Antecipado. O descumprimento desta obrigação pela Companhia não impedirá a Debenturista de, a seu critério, exercer seus poderes e faculdades previstos nesta Escritura de Emissão de Debêntures e nos demais Documentos da Operação de que seja parte;</w:t>
      </w:r>
    </w:p>
    <w:p w14:paraId="5103C1EE" w14:textId="77777777" w:rsidR="00D02F33" w:rsidRPr="00CA3CDC" w:rsidRDefault="00D02F33" w:rsidP="0028568C">
      <w:pPr>
        <w:pStyle w:val="Level4"/>
        <w:numPr>
          <w:ilvl w:val="4"/>
          <w:numId w:val="7"/>
        </w:numPr>
        <w:spacing w:after="240" w:line="320" w:lineRule="exact"/>
        <w:ind w:left="1701" w:hanging="567"/>
        <w:rPr>
          <w:rFonts w:ascii="Tahoma" w:hAnsi="Tahoma" w:cs="Tahoma"/>
          <w:sz w:val="22"/>
          <w:szCs w:val="22"/>
        </w:rPr>
      </w:pPr>
      <w:r w:rsidRPr="00CA3CDC">
        <w:rPr>
          <w:rFonts w:ascii="Tahoma" w:hAnsi="Tahoma" w:cs="Tahoma"/>
          <w:sz w:val="22"/>
          <w:szCs w:val="22"/>
        </w:rPr>
        <w:lastRenderedPageBreak/>
        <w:t xml:space="preserve">no prazo de até 3 (três) Dia Útil contado da data de recebimento, cópia de qualquer correspondência ou notificação, judicial ou extrajudicial, recebida pela Companhia, </w:t>
      </w:r>
      <w:r w:rsidR="00C10A59" w:rsidRPr="00CA3CDC">
        <w:rPr>
          <w:rFonts w:ascii="Tahoma" w:hAnsi="Tahoma" w:cs="Tahoma"/>
          <w:sz w:val="22"/>
          <w:szCs w:val="22"/>
        </w:rPr>
        <w:t>pela Balneário Camboriú e/ ou pelo Fiador</w:t>
      </w:r>
      <w:r w:rsidRPr="00CA3CDC">
        <w:rPr>
          <w:rFonts w:ascii="Tahoma" w:hAnsi="Tahoma" w:cs="Tahoma"/>
          <w:sz w:val="22"/>
          <w:szCs w:val="22"/>
        </w:rPr>
        <w:t xml:space="preserve"> </w:t>
      </w:r>
      <w:r w:rsidR="00C10A59" w:rsidRPr="00CA3CDC">
        <w:rPr>
          <w:rFonts w:ascii="Tahoma" w:hAnsi="Tahoma" w:cs="Tahoma"/>
          <w:sz w:val="22"/>
          <w:szCs w:val="22"/>
        </w:rPr>
        <w:t>contendo</w:t>
      </w:r>
      <w:r w:rsidRPr="00CA3CDC">
        <w:rPr>
          <w:rFonts w:ascii="Tahoma" w:hAnsi="Tahoma" w:cs="Tahoma"/>
          <w:sz w:val="22"/>
          <w:szCs w:val="22"/>
        </w:rPr>
        <w:t xml:space="preserve"> questionamento de qualquer disposição da presente Escritura de Emissão e/ou dos demais Documentos da Operação </w:t>
      </w:r>
      <w:r w:rsidR="00C10A59" w:rsidRPr="00CA3CDC">
        <w:rPr>
          <w:rFonts w:ascii="Tahoma" w:hAnsi="Tahoma" w:cs="Tahoma"/>
          <w:sz w:val="22"/>
          <w:szCs w:val="22"/>
        </w:rPr>
        <w:t xml:space="preserve">por parte relacionada e/ou </w:t>
      </w:r>
      <w:r w:rsidRPr="00CA3CDC">
        <w:rPr>
          <w:rFonts w:ascii="Tahoma" w:hAnsi="Tahoma" w:cs="Tahoma"/>
          <w:sz w:val="22"/>
          <w:szCs w:val="22"/>
        </w:rPr>
        <w:t xml:space="preserve">por terceiros; </w:t>
      </w:r>
    </w:p>
    <w:p w14:paraId="1833B888" w14:textId="77777777" w:rsidR="00D02F33" w:rsidRPr="00CA3CDC" w:rsidRDefault="00D02F33" w:rsidP="0028568C">
      <w:pPr>
        <w:pStyle w:val="Level4"/>
        <w:numPr>
          <w:ilvl w:val="4"/>
          <w:numId w:val="7"/>
        </w:numPr>
        <w:spacing w:after="240" w:line="320" w:lineRule="exact"/>
        <w:ind w:left="1701" w:hanging="567"/>
        <w:rPr>
          <w:rFonts w:ascii="Tahoma" w:hAnsi="Tahoma" w:cs="Tahoma"/>
          <w:sz w:val="22"/>
          <w:szCs w:val="22"/>
        </w:rPr>
      </w:pPr>
      <w:bookmarkStart w:id="181" w:name="_Ref168844067"/>
      <w:r w:rsidRPr="00CA3CDC">
        <w:rPr>
          <w:rFonts w:ascii="Tahoma" w:hAnsi="Tahoma" w:cs="Tahoma"/>
          <w:sz w:val="22"/>
          <w:szCs w:val="22"/>
        </w:rPr>
        <w:t xml:space="preserve">no prazo de até 10 (dez) dias contados da data de recebimento da respectiva solicitação, informações e/ou documentos relacionados </w:t>
      </w:r>
      <w:r w:rsidR="00C10A59" w:rsidRPr="00CA3CDC">
        <w:rPr>
          <w:rFonts w:ascii="Tahoma" w:hAnsi="Tahoma" w:cs="Tahoma"/>
          <w:sz w:val="22"/>
          <w:szCs w:val="22"/>
        </w:rPr>
        <w:t>a</w:t>
      </w:r>
      <w:r w:rsidRPr="00CA3CDC">
        <w:rPr>
          <w:rFonts w:ascii="Tahoma" w:hAnsi="Tahoma" w:cs="Tahoma"/>
          <w:sz w:val="22"/>
          <w:szCs w:val="22"/>
        </w:rPr>
        <w:t xml:space="preserve"> esta Escritura de Emissão de Debêntures ou aos demais Documentos da Operação que venham a ser razoavelmente solicitados pela Debenturista ou em prazo inferior se assim determinado por autoridade competente a fim de que este possa cumprir as suas obrigações nos termos desta Escritura de Emissão de Debêntures e da </w:t>
      </w:r>
      <w:r w:rsidR="00C10A59" w:rsidRPr="00CA3CDC">
        <w:rPr>
          <w:rFonts w:ascii="Tahoma" w:hAnsi="Tahoma" w:cs="Tahoma"/>
          <w:sz w:val="22"/>
          <w:szCs w:val="22"/>
        </w:rPr>
        <w:t>legislação e regulamentação aplicáveis</w:t>
      </w:r>
      <w:r w:rsidRPr="00CA3CDC">
        <w:rPr>
          <w:rFonts w:ascii="Tahoma" w:hAnsi="Tahoma" w:cs="Tahoma"/>
          <w:sz w:val="22"/>
          <w:szCs w:val="22"/>
        </w:rPr>
        <w:t>;</w:t>
      </w:r>
      <w:bookmarkEnd w:id="181"/>
    </w:p>
    <w:p w14:paraId="133AF08E" w14:textId="77777777" w:rsidR="00D02F33" w:rsidRPr="00CA3CDC" w:rsidRDefault="00D02F33" w:rsidP="0028568C">
      <w:pPr>
        <w:pStyle w:val="Level4"/>
        <w:numPr>
          <w:ilvl w:val="4"/>
          <w:numId w:val="7"/>
        </w:numPr>
        <w:spacing w:after="240" w:line="320" w:lineRule="exact"/>
        <w:ind w:left="1701" w:hanging="567"/>
        <w:rPr>
          <w:rFonts w:ascii="Tahoma" w:hAnsi="Tahoma" w:cs="Tahoma"/>
          <w:sz w:val="22"/>
          <w:szCs w:val="22"/>
        </w:rPr>
      </w:pPr>
      <w:r w:rsidRPr="00CA3CDC">
        <w:rPr>
          <w:rFonts w:ascii="Tahoma" w:hAnsi="Tahoma" w:cs="Tahoma"/>
          <w:sz w:val="22"/>
          <w:szCs w:val="22"/>
        </w:rPr>
        <w:t xml:space="preserve">via original arquivada na </w:t>
      </w:r>
      <w:r w:rsidR="00C10A59" w:rsidRPr="00CA3CDC">
        <w:rPr>
          <w:rFonts w:ascii="Tahoma" w:hAnsi="Tahoma" w:cs="Tahoma"/>
          <w:sz w:val="22"/>
          <w:szCs w:val="22"/>
        </w:rPr>
        <w:t>Junta Comercial</w:t>
      </w:r>
      <w:r w:rsidRPr="00CA3CDC">
        <w:rPr>
          <w:rFonts w:ascii="Tahoma" w:hAnsi="Tahoma" w:cs="Tahoma"/>
          <w:sz w:val="22"/>
          <w:szCs w:val="22"/>
        </w:rPr>
        <w:t xml:space="preserve"> dos atos e reuniões da Debenturista que integrem a Emissão de Debêntures, no prazo de até 5 (cinco) Dias Úteis contados da data do efetivo registro;</w:t>
      </w:r>
    </w:p>
    <w:p w14:paraId="572B456F" w14:textId="77777777" w:rsidR="00AA7136" w:rsidRPr="00CA3CDC" w:rsidRDefault="002E081F" w:rsidP="0050450F">
      <w:pPr>
        <w:pStyle w:val="Level4"/>
        <w:numPr>
          <w:ilvl w:val="3"/>
          <w:numId w:val="7"/>
        </w:numPr>
        <w:spacing w:after="240" w:line="320" w:lineRule="exact"/>
        <w:ind w:left="1134" w:hanging="1134"/>
        <w:rPr>
          <w:rFonts w:ascii="Tahoma" w:hAnsi="Tahoma" w:cs="Tahoma"/>
          <w:sz w:val="22"/>
          <w:szCs w:val="22"/>
        </w:rPr>
      </w:pPr>
      <w:bookmarkStart w:id="182" w:name="_DV_M446"/>
      <w:bookmarkStart w:id="183" w:name="_DV_M447"/>
      <w:bookmarkStart w:id="184" w:name="_DV_M448"/>
      <w:bookmarkStart w:id="185" w:name="_DV_M449"/>
      <w:bookmarkStart w:id="186" w:name="_DV_M450"/>
      <w:bookmarkEnd w:id="180"/>
      <w:bookmarkEnd w:id="182"/>
      <w:bookmarkEnd w:id="183"/>
      <w:bookmarkEnd w:id="184"/>
      <w:bookmarkEnd w:id="185"/>
      <w:bookmarkEnd w:id="186"/>
      <w:r w:rsidRPr="00CA3CDC">
        <w:rPr>
          <w:rFonts w:ascii="Tahoma" w:hAnsi="Tahoma" w:cs="Tahoma"/>
          <w:sz w:val="22"/>
          <w:szCs w:val="22"/>
        </w:rPr>
        <w:t xml:space="preserve">manter seus bens e ativos devidamente segurados, conforme </w:t>
      </w:r>
      <w:r w:rsidR="00AA7136" w:rsidRPr="00CA3CDC">
        <w:rPr>
          <w:rFonts w:ascii="Tahoma" w:hAnsi="Tahoma" w:cs="Tahoma"/>
          <w:sz w:val="22"/>
          <w:szCs w:val="22"/>
        </w:rPr>
        <w:t>as</w:t>
      </w:r>
      <w:r w:rsidRPr="00CA3CDC">
        <w:rPr>
          <w:rFonts w:ascii="Tahoma" w:hAnsi="Tahoma" w:cs="Tahoma"/>
          <w:sz w:val="22"/>
          <w:szCs w:val="22"/>
        </w:rPr>
        <w:t xml:space="preserve"> práticas correntes</w:t>
      </w:r>
      <w:r w:rsidR="00AA7136" w:rsidRPr="00CA3CDC">
        <w:rPr>
          <w:rFonts w:ascii="Tahoma" w:hAnsi="Tahoma" w:cs="Tahoma"/>
          <w:sz w:val="22"/>
          <w:szCs w:val="22"/>
        </w:rPr>
        <w:t xml:space="preserve"> da Companhia;</w:t>
      </w:r>
    </w:p>
    <w:p w14:paraId="3213A8F6" w14:textId="77777777" w:rsidR="00DE3864" w:rsidRPr="00CA3CDC" w:rsidRDefault="00DE3864"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comparecer, por meio de seus representantes</w:t>
      </w:r>
      <w:r w:rsidR="007B379E" w:rsidRPr="00CA3CDC">
        <w:rPr>
          <w:rFonts w:ascii="Tahoma" w:hAnsi="Tahoma" w:cs="Tahoma"/>
          <w:sz w:val="22"/>
          <w:szCs w:val="22"/>
        </w:rPr>
        <w:t xml:space="preserve"> legais</w:t>
      </w:r>
      <w:r w:rsidRPr="00CA3CDC">
        <w:rPr>
          <w:rFonts w:ascii="Tahoma" w:hAnsi="Tahoma" w:cs="Tahoma"/>
          <w:sz w:val="22"/>
          <w:szCs w:val="22"/>
        </w:rPr>
        <w:t xml:space="preserve">, à </w:t>
      </w:r>
      <w:r w:rsidR="00632381" w:rsidRPr="00CA3CDC">
        <w:rPr>
          <w:rFonts w:ascii="Tahoma" w:hAnsi="Tahoma" w:cs="Tahoma"/>
          <w:sz w:val="22"/>
          <w:szCs w:val="22"/>
        </w:rPr>
        <w:t>assembleia geral dos titulares dos CRI</w:t>
      </w:r>
      <w:r w:rsidRPr="00CA3CDC">
        <w:rPr>
          <w:rFonts w:ascii="Tahoma" w:hAnsi="Tahoma" w:cs="Tahoma"/>
          <w:sz w:val="22"/>
          <w:szCs w:val="22"/>
        </w:rPr>
        <w:t>, sempre que solicitado;</w:t>
      </w:r>
    </w:p>
    <w:p w14:paraId="3745C5F3"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bookmarkStart w:id="187" w:name="_DV_M206"/>
      <w:bookmarkStart w:id="188" w:name="_DV_M207"/>
      <w:bookmarkStart w:id="189" w:name="_Ref168844076"/>
      <w:bookmarkEnd w:id="179"/>
      <w:bookmarkEnd w:id="187"/>
      <w:bookmarkEnd w:id="188"/>
      <w:r w:rsidRPr="00CA3CDC">
        <w:rPr>
          <w:rFonts w:ascii="Tahoma" w:hAnsi="Tahoma" w:cs="Tahoma"/>
          <w:sz w:val="22"/>
          <w:szCs w:val="22"/>
        </w:rPr>
        <w:t xml:space="preserve">cumprir </w:t>
      </w:r>
      <w:r w:rsidR="007B379E" w:rsidRPr="00CA3CDC">
        <w:rPr>
          <w:rFonts w:ascii="Tahoma" w:hAnsi="Tahoma" w:cs="Tahoma"/>
          <w:sz w:val="22"/>
          <w:szCs w:val="22"/>
        </w:rPr>
        <w:t xml:space="preserve">e fazer com que suas Controladas cumpram </w:t>
      </w:r>
      <w:r w:rsidRPr="00CA3CDC">
        <w:rPr>
          <w:rFonts w:ascii="Tahoma" w:hAnsi="Tahoma" w:cs="Tahoma"/>
          <w:sz w:val="22"/>
          <w:szCs w:val="22"/>
        </w:rPr>
        <w:t>a Legislação pertinente à Política Nacional do Meio Ambiente e Resoluções do CONAMA – Conselho Nacional do Meio Ambiente, bem como a legislação relativa a não utilização de mão de obra infantil, prostituição e/ou em condições análogas às de escravo, procedendo todas as diligências exigidas por lei para suas atividades econômicas, preservando o meio ambiente e atendendo às determinações dos Órgãos Municipais, Estaduais e Federais que, subsidiariamente, venham a legislar ou regulamentar as normas ambientais (exceto por aquelas determinações questionadas de boa-fé nas esferas judiciais e/ou administrativas, desde que tal questionamento tenha efeito suspensivo), bem como adotando as medidas e ações preventivas ou reparatórias, destinadas a evitar e corrigir eventuais danos ao meio ambiente e a seus trabalhadores decorrentes das atividades descritas em seu objeto social</w:t>
      </w:r>
      <w:bookmarkEnd w:id="189"/>
      <w:r w:rsidRPr="00CA3CDC">
        <w:rPr>
          <w:rFonts w:ascii="Tahoma" w:hAnsi="Tahoma" w:cs="Tahoma"/>
          <w:sz w:val="22"/>
          <w:szCs w:val="22"/>
        </w:rPr>
        <w:t>;</w:t>
      </w:r>
    </w:p>
    <w:p w14:paraId="0AC7DA4A" w14:textId="67A2D5FC"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lastRenderedPageBreak/>
        <w:t xml:space="preserve">cumprir e zelar para que suas Controladas cumpram, e </w:t>
      </w:r>
      <w:r w:rsidR="00783913" w:rsidRPr="00CA3CDC">
        <w:rPr>
          <w:rFonts w:ascii="Tahoma" w:hAnsi="Tahoma" w:cs="Tahoma"/>
          <w:sz w:val="22"/>
          <w:szCs w:val="22"/>
        </w:rPr>
        <w:t xml:space="preserve">respectivos </w:t>
      </w:r>
      <w:r w:rsidRPr="00CA3CDC">
        <w:rPr>
          <w:rFonts w:ascii="Tahoma" w:hAnsi="Tahoma" w:cs="Tahoma"/>
          <w:sz w:val="22"/>
          <w:szCs w:val="22"/>
        </w:rPr>
        <w:t>empregados e seus administradores</w:t>
      </w:r>
      <w:r w:rsidR="00783913" w:rsidRPr="00CA3CDC">
        <w:rPr>
          <w:rFonts w:ascii="Tahoma" w:hAnsi="Tahoma" w:cs="Tahoma"/>
          <w:sz w:val="22"/>
          <w:szCs w:val="22"/>
        </w:rPr>
        <w:t xml:space="preserve"> </w:t>
      </w:r>
      <w:r w:rsidRPr="00CA3CDC">
        <w:rPr>
          <w:rFonts w:ascii="Tahoma" w:hAnsi="Tahoma" w:cs="Tahoma"/>
          <w:sz w:val="22"/>
          <w:szCs w:val="22"/>
        </w:rPr>
        <w:t xml:space="preserve">agindo em nome ou em benefício da Companhia, cumpram, as Leis Anticorrupção, </w:t>
      </w:r>
      <w:r w:rsidR="00783913" w:rsidRPr="00CA3CDC">
        <w:rPr>
          <w:rFonts w:ascii="Tahoma" w:hAnsi="Tahoma" w:cs="Tahoma"/>
          <w:sz w:val="22"/>
          <w:szCs w:val="22"/>
        </w:rPr>
        <w:t xml:space="preserve">conforme aplicáveis, </w:t>
      </w:r>
      <w:r w:rsidRPr="00CA3CDC">
        <w:rPr>
          <w:rFonts w:ascii="Tahoma" w:hAnsi="Tahoma" w:cs="Tahoma"/>
          <w:sz w:val="22"/>
          <w:szCs w:val="22"/>
        </w:rPr>
        <w:t xml:space="preserve">devendo </w:t>
      </w:r>
      <w:r w:rsidRPr="0028568C">
        <w:rPr>
          <w:rFonts w:ascii="Tahoma" w:hAnsi="Tahoma"/>
          <w:b/>
          <w:sz w:val="22"/>
        </w:rPr>
        <w:t>(</w:t>
      </w:r>
      <w:r w:rsidRPr="00CA3CDC">
        <w:rPr>
          <w:rFonts w:ascii="Tahoma" w:hAnsi="Tahoma" w:cs="Tahoma"/>
          <w:b/>
          <w:sz w:val="22"/>
          <w:szCs w:val="22"/>
        </w:rPr>
        <w:t>a)</w:t>
      </w:r>
      <w:r w:rsidRPr="00CA3CDC">
        <w:rPr>
          <w:rFonts w:ascii="Tahoma" w:hAnsi="Tahoma" w:cs="Tahoma"/>
          <w:sz w:val="22"/>
          <w:szCs w:val="22"/>
        </w:rPr>
        <w:t xml:space="preserve"> manter políticas e procedimentos internos visando ao integral cumprimento das Leis Anticorrupção; </w:t>
      </w:r>
      <w:r w:rsidRPr="00CA3CDC">
        <w:rPr>
          <w:rFonts w:ascii="Tahoma" w:hAnsi="Tahoma" w:cs="Tahoma"/>
          <w:b/>
          <w:sz w:val="22"/>
          <w:szCs w:val="22"/>
        </w:rPr>
        <w:t>(b</w:t>
      </w:r>
      <w:r w:rsidRPr="0028568C">
        <w:rPr>
          <w:rFonts w:ascii="Tahoma" w:hAnsi="Tahoma"/>
          <w:b/>
          <w:sz w:val="22"/>
        </w:rPr>
        <w:t>)</w:t>
      </w:r>
      <w:r w:rsidRPr="00CA3CDC">
        <w:rPr>
          <w:rFonts w:ascii="Tahoma" w:hAnsi="Tahoma" w:cs="Tahoma"/>
          <w:sz w:val="22"/>
          <w:szCs w:val="22"/>
        </w:rPr>
        <w:t xml:space="preserve"> adotar as providências razoavelmente necessárias para exigir que os profissionais que venham a se relacionar com a Companhia cumpram as Leis Anticorrupção; </w:t>
      </w:r>
      <w:r w:rsidRPr="00CA3CDC">
        <w:rPr>
          <w:rFonts w:ascii="Tahoma" w:hAnsi="Tahoma" w:cs="Tahoma"/>
          <w:b/>
          <w:sz w:val="22"/>
          <w:szCs w:val="22"/>
        </w:rPr>
        <w:t>(c)</w:t>
      </w:r>
      <w:r w:rsidRPr="00CA3CDC">
        <w:rPr>
          <w:rFonts w:ascii="Tahoma" w:hAnsi="Tahoma" w:cs="Tahoma"/>
          <w:sz w:val="22"/>
          <w:szCs w:val="22"/>
        </w:rPr>
        <w:t xml:space="preserve"> se abster de praticar atos em violação às Leis Anticorrupção, no seu interesse ou para seu benefício, exclusivo ou não; e </w:t>
      </w:r>
      <w:r w:rsidRPr="0028568C">
        <w:rPr>
          <w:rFonts w:ascii="Tahoma" w:hAnsi="Tahoma"/>
          <w:b/>
          <w:sz w:val="22"/>
        </w:rPr>
        <w:t>(</w:t>
      </w:r>
      <w:r w:rsidRPr="00CA3CDC">
        <w:rPr>
          <w:rFonts w:ascii="Tahoma" w:hAnsi="Tahoma" w:cs="Tahoma"/>
          <w:b/>
          <w:sz w:val="22"/>
          <w:szCs w:val="22"/>
        </w:rPr>
        <w:t>d)</w:t>
      </w:r>
      <w:r w:rsidRPr="00CA3CDC">
        <w:rPr>
          <w:rFonts w:ascii="Tahoma" w:hAnsi="Tahoma" w:cs="Tahoma"/>
          <w:sz w:val="22"/>
          <w:szCs w:val="22"/>
        </w:rPr>
        <w:t xml:space="preserve"> caso tenha conhecimento de qualquer ato ou fato praticado por qualquer das pessoas citadas neste item que viole as Leis Anticorrupção, comunicar, no prazo de 2 (dois) Dias Úteis, a Debenturista;</w:t>
      </w:r>
    </w:p>
    <w:p w14:paraId="300E08A6"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manter em dia o pagamento de todas as obrigações de natureza tributária (municipal, estadual e federal), trabalhista, previdenciária, ambiental e de quaisquer outras obrigações impostas por lei, exceto por aquelas questionadas de boa-fé nas esferas administrativa e/ou judicial ou por aquelas que não causem </w:t>
      </w:r>
      <w:r w:rsidR="00CD19E0" w:rsidRPr="00CA3CDC">
        <w:rPr>
          <w:rFonts w:ascii="Tahoma" w:hAnsi="Tahoma" w:cs="Tahoma"/>
          <w:b/>
          <w:sz w:val="22"/>
          <w:szCs w:val="22"/>
        </w:rPr>
        <w:t>(a)</w:t>
      </w:r>
      <w:r w:rsidR="00CD19E0" w:rsidRPr="00CA3CDC">
        <w:rPr>
          <w:rFonts w:ascii="Tahoma" w:hAnsi="Tahoma" w:cs="Tahoma"/>
          <w:sz w:val="22"/>
          <w:szCs w:val="22"/>
        </w:rPr>
        <w:t xml:space="preserve"> um efeito adverso relevante na situação financeira, nos negócios, nos bens e/ou nos resultados operacionais consolidados da Emissora; ou </w:t>
      </w:r>
      <w:r w:rsidR="00CD19E0" w:rsidRPr="00CA3CDC">
        <w:rPr>
          <w:rFonts w:ascii="Tahoma" w:hAnsi="Tahoma" w:cs="Tahoma"/>
          <w:b/>
          <w:sz w:val="22"/>
          <w:szCs w:val="22"/>
        </w:rPr>
        <w:t>(b)</w:t>
      </w:r>
      <w:r w:rsidR="00CD19E0" w:rsidRPr="00CA3CDC">
        <w:rPr>
          <w:rFonts w:ascii="Tahoma" w:hAnsi="Tahoma" w:cs="Tahoma"/>
          <w:sz w:val="22"/>
          <w:szCs w:val="22"/>
        </w:rPr>
        <w:t xml:space="preserve"> uma interrupção ou suspensão nas atividades da que afete de forma adversa e material a capacidade da Emissora de cumprir qualquer de suas obrigações nos termos desta Escritura de Emissão de Debêntures e/ou de qualquer dos demais Documentos da Operação dos quais seja signatária (“</w:t>
      </w:r>
      <w:r w:rsidRPr="00CA3CDC">
        <w:rPr>
          <w:rFonts w:ascii="Tahoma" w:hAnsi="Tahoma" w:cs="Tahoma"/>
          <w:sz w:val="22"/>
          <w:szCs w:val="22"/>
          <w:u w:val="single"/>
        </w:rPr>
        <w:t>Efeito Adverso Relevante</w:t>
      </w:r>
      <w:r w:rsidR="00CD19E0" w:rsidRPr="00CA3CDC">
        <w:rPr>
          <w:rFonts w:ascii="Tahoma" w:hAnsi="Tahoma" w:cs="Tahoma"/>
          <w:sz w:val="22"/>
          <w:szCs w:val="22"/>
        </w:rPr>
        <w:t>”)</w:t>
      </w:r>
      <w:r w:rsidRPr="00CA3CDC">
        <w:rPr>
          <w:rFonts w:ascii="Tahoma" w:hAnsi="Tahoma" w:cs="Tahoma"/>
          <w:sz w:val="22"/>
          <w:szCs w:val="22"/>
        </w:rPr>
        <w:t>;</w:t>
      </w:r>
    </w:p>
    <w:p w14:paraId="256E91E3"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bookmarkStart w:id="190" w:name="_Ref168844078"/>
      <w:r w:rsidRPr="00CA3CDC">
        <w:rPr>
          <w:rFonts w:ascii="Tahoma" w:hAnsi="Tahoma" w:cs="Tahoma"/>
          <w:sz w:val="22"/>
          <w:szCs w:val="22"/>
        </w:rPr>
        <w:t xml:space="preserve">obter e, se for o caso, manter, e fazer com que suas Controladas obtenham e, se for o caso mantenham, sempre válidas, regulares e em vigor, todas as licenças, concessões, autorizações, permissões e alvarás, inclusive ambientais, aplicáveis ao exercício de suas atividades, exceto </w:t>
      </w:r>
      <w:r w:rsidRPr="00CA3CDC">
        <w:rPr>
          <w:rFonts w:ascii="Tahoma" w:hAnsi="Tahoma" w:cs="Tahoma"/>
          <w:b/>
          <w:sz w:val="22"/>
          <w:szCs w:val="22"/>
        </w:rPr>
        <w:t>(a)</w:t>
      </w:r>
      <w:r w:rsidRPr="00CA3CDC">
        <w:rPr>
          <w:rFonts w:ascii="Tahoma" w:hAnsi="Tahoma" w:cs="Tahoma"/>
          <w:sz w:val="22"/>
          <w:szCs w:val="22"/>
        </w:rPr>
        <w:t xml:space="preserve"> por aquelas cuja ausência não possa causar um Efeito Adverso Relevante; ou </w:t>
      </w:r>
      <w:r w:rsidRPr="00CA3CDC">
        <w:rPr>
          <w:rFonts w:ascii="Tahoma" w:hAnsi="Tahoma" w:cs="Tahoma"/>
          <w:b/>
          <w:sz w:val="22"/>
          <w:szCs w:val="22"/>
        </w:rPr>
        <w:t>(b)</w:t>
      </w:r>
      <w:r w:rsidRPr="00CA3CDC">
        <w:rPr>
          <w:rFonts w:ascii="Tahoma" w:hAnsi="Tahoma" w:cs="Tahoma"/>
          <w:sz w:val="22"/>
          <w:szCs w:val="22"/>
        </w:rPr>
        <w:t xml:space="preserve"> pelas licenças, concessões, autorizações, permissões e/ou alvarás em processo tempestivo de renovação; ou </w:t>
      </w:r>
      <w:r w:rsidRPr="00CA3CDC">
        <w:rPr>
          <w:rFonts w:ascii="Tahoma" w:hAnsi="Tahoma" w:cs="Tahoma"/>
          <w:b/>
          <w:sz w:val="22"/>
          <w:szCs w:val="22"/>
        </w:rPr>
        <w:t>(c)</w:t>
      </w:r>
      <w:r w:rsidRPr="00CA3CDC">
        <w:rPr>
          <w:rFonts w:ascii="Tahoma" w:hAnsi="Tahoma" w:cs="Tahoma"/>
          <w:sz w:val="22"/>
          <w:szCs w:val="22"/>
        </w:rPr>
        <w:t> pelas licenças, concessões, autorizações, permissões e/ou alvarás que estejam sendo discutidas de boa-fé pela Emissora, nas esferas judicial ou administrativa;</w:t>
      </w:r>
      <w:bookmarkEnd w:id="190"/>
    </w:p>
    <w:p w14:paraId="1DDF732E"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bookmarkStart w:id="191" w:name="_Ref168844079"/>
      <w:r w:rsidRPr="00CA3CDC">
        <w:rPr>
          <w:rFonts w:ascii="Tahoma" w:hAnsi="Tahoma" w:cs="Tahoma"/>
          <w:sz w:val="22"/>
          <w:szCs w:val="22"/>
        </w:rPr>
        <w:t xml:space="preserve">manter contratado e vigente seguro adequado para seus bens e ativos relevantes aplicáveis à sua atividade, inclusive de danos civis, em conformidade com as </w:t>
      </w:r>
      <w:r w:rsidR="007B379E" w:rsidRPr="00CA3CDC">
        <w:rPr>
          <w:rFonts w:ascii="Tahoma" w:hAnsi="Tahoma" w:cs="Tahoma"/>
          <w:sz w:val="22"/>
          <w:szCs w:val="22"/>
        </w:rPr>
        <w:t>práticas</w:t>
      </w:r>
      <w:r w:rsidRPr="00CA3CDC">
        <w:rPr>
          <w:rFonts w:ascii="Tahoma" w:hAnsi="Tahoma" w:cs="Tahoma"/>
          <w:sz w:val="22"/>
          <w:szCs w:val="22"/>
        </w:rPr>
        <w:t xml:space="preserve"> adotadas pela </w:t>
      </w:r>
      <w:r w:rsidR="007B379E" w:rsidRPr="00CA3CDC">
        <w:rPr>
          <w:rFonts w:ascii="Tahoma" w:hAnsi="Tahoma" w:cs="Tahoma"/>
          <w:sz w:val="22"/>
          <w:szCs w:val="22"/>
        </w:rPr>
        <w:t>Emissora</w:t>
      </w:r>
      <w:r w:rsidRPr="00CA3CDC">
        <w:rPr>
          <w:rFonts w:ascii="Tahoma" w:hAnsi="Tahoma" w:cs="Tahoma"/>
          <w:sz w:val="22"/>
          <w:szCs w:val="22"/>
        </w:rPr>
        <w:t xml:space="preserve"> nesta data; </w:t>
      </w:r>
    </w:p>
    <w:bookmarkEnd w:id="191"/>
    <w:p w14:paraId="20526AA7"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contratar e manter contratados, às suas expensas, os prestadores de serviços inerentes às obrigações previstas nesta Escritura de Emissão de Debêntures e nos </w:t>
      </w:r>
      <w:r w:rsidRPr="00CA3CDC">
        <w:rPr>
          <w:rFonts w:ascii="Tahoma" w:hAnsi="Tahoma" w:cs="Tahoma"/>
          <w:sz w:val="22"/>
          <w:szCs w:val="22"/>
        </w:rPr>
        <w:lastRenderedPageBreak/>
        <w:t xml:space="preserve">demais Documentos da Operação, incluindo, mas não se limitando o Agente Fiduciário dos CRI e o Auditor Independente; </w:t>
      </w:r>
    </w:p>
    <w:p w14:paraId="14D25253" w14:textId="77777777" w:rsidR="00872E78" w:rsidRPr="00CA3CDC" w:rsidRDefault="00872E78"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em caso de outorga de quaisquer condições mais favoráveis a outros credores, incluindo mas não se limitando com relação a remuneração, garantias e direitos, outorgar à Debenturista as mesmas condições mais favoráveis, de forma que a Debenturista se mantenha sempre pari passu e com os mesmos direitos que o credor mais sênior da Emissora; </w:t>
      </w:r>
    </w:p>
    <w:p w14:paraId="63AD02D5"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bookmarkStart w:id="192" w:name="_Ref278278911"/>
      <w:r w:rsidRPr="00CA3CDC">
        <w:rPr>
          <w:rFonts w:ascii="Tahoma" w:hAnsi="Tahoma" w:cs="Tahoma"/>
          <w:sz w:val="22"/>
          <w:szCs w:val="22"/>
        </w:rPr>
        <w:t>realizar o recolhimento de todos os tributos que incidam ou venham a incidir sobre as Debêntures que sejam de responsabilidade da Companhia;</w:t>
      </w:r>
      <w:bookmarkEnd w:id="192"/>
    </w:p>
    <w:p w14:paraId="7F52868F"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convocar, no prazo de até 5 (cinco) Dias Úteis, assembleia geral de Debenturista para deliberar sobre qualquer das matérias que sejam do interesse da Debenturista, caso a Debenturista deva fazer, nos termos da lei e/ou desta Escritura de Emissão de Debêntures, mas não o faça;</w:t>
      </w:r>
    </w:p>
    <w:p w14:paraId="1C010C58"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não realizar operações fora de seu objeto social, observadas as disposições estatutárias, legais e regulamentares em vigor;</w:t>
      </w:r>
    </w:p>
    <w:p w14:paraId="6F435120"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não praticar qualquer ato em desacordo com seu estatuto social, esta Escritura de Emissão de Debêntures e com os demais Documentos da Operação;</w:t>
      </w:r>
    </w:p>
    <w:p w14:paraId="048C2B92"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cumprir as leis, regulamentos, normas administrativas e determinações dos órgãos governamentais, autarquias ou instâncias judiciais aplicáveis à Emissão das Debêntures e à Emissão dos CRI, incluindo, mas não se limitando, à Lei das Sociedades por Ações, à Instrução CVM 414 e à Instrução CVM 476, conforme aplicáveis;</w:t>
      </w:r>
    </w:p>
    <w:p w14:paraId="107025BB" w14:textId="5B550AB9"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assegurar que os recursos líquidos obtidos com a Emissão das Debêntures não sejam empregados pela Companhia em </w:t>
      </w:r>
      <w:r w:rsidRPr="00CA3CDC">
        <w:rPr>
          <w:rFonts w:ascii="Tahoma" w:hAnsi="Tahoma" w:cs="Tahoma"/>
          <w:b/>
          <w:sz w:val="22"/>
          <w:szCs w:val="22"/>
        </w:rPr>
        <w:t>(a)</w:t>
      </w:r>
      <w:r w:rsidRPr="00CA3CDC">
        <w:rPr>
          <w:rFonts w:ascii="Tahoma" w:hAnsi="Tahoma" w:cs="Tahoma"/>
          <w:sz w:val="22"/>
          <w:szCs w:val="22"/>
        </w:rPr>
        <w:t xml:space="preserve"> qualquer oferta, promessa ou entrega de pagamento ou outra espécie de vantagem que possa ser considerada indevida na forma das Leis Anticorrupção a funcionário, empregado ou agente público, partidos políticos, políticos ou candidatos políticos, em âmbito nacional ou internacional, ou a terceiros para uso ou benefício dos anteriores, </w:t>
      </w:r>
      <w:r w:rsidRPr="00CA3CDC">
        <w:rPr>
          <w:rFonts w:ascii="Tahoma" w:hAnsi="Tahoma" w:cs="Tahoma"/>
          <w:b/>
          <w:sz w:val="22"/>
          <w:szCs w:val="22"/>
        </w:rPr>
        <w:t>(b)</w:t>
      </w:r>
      <w:r w:rsidRPr="00CA3CDC">
        <w:rPr>
          <w:rFonts w:ascii="Tahoma" w:hAnsi="Tahoma" w:cs="Tahoma"/>
          <w:sz w:val="22"/>
          <w:szCs w:val="22"/>
        </w:rPr>
        <w:t xml:space="preserve"> pagamentos que possam ser considerados propina, abatimento ilícito, remuneração ilícita, suborno, tráfico de influência ou outros atos de corrupção na forma das Leis Anticorrupção em relação a autoridades públicas nacionais e estrangeiras, </w:t>
      </w:r>
      <w:r w:rsidR="004608B8" w:rsidRPr="00CA3CDC">
        <w:rPr>
          <w:rFonts w:ascii="Tahoma" w:hAnsi="Tahoma" w:cs="Tahoma"/>
          <w:sz w:val="22"/>
          <w:szCs w:val="22"/>
        </w:rPr>
        <w:t xml:space="preserve">ou </w:t>
      </w:r>
      <w:r w:rsidR="004608B8" w:rsidRPr="0028568C">
        <w:rPr>
          <w:rFonts w:ascii="Tahoma" w:hAnsi="Tahoma"/>
          <w:b/>
          <w:sz w:val="22"/>
        </w:rPr>
        <w:t>(</w:t>
      </w:r>
      <w:r w:rsidRPr="00CA3CDC">
        <w:rPr>
          <w:rFonts w:ascii="Tahoma" w:hAnsi="Tahoma" w:cs="Tahoma"/>
          <w:b/>
          <w:sz w:val="22"/>
          <w:szCs w:val="22"/>
        </w:rPr>
        <w:t>c)</w:t>
      </w:r>
      <w:r w:rsidRPr="00CA3CDC">
        <w:rPr>
          <w:rFonts w:ascii="Tahoma" w:hAnsi="Tahoma" w:cs="Tahoma"/>
          <w:sz w:val="22"/>
          <w:szCs w:val="22"/>
        </w:rPr>
        <w:t> qualquer outro ato que possa ser considerado lesivo à administração pública nos termos das Leis Anticorrupção;</w:t>
      </w:r>
    </w:p>
    <w:p w14:paraId="3964386C"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lastRenderedPageBreak/>
        <w:t>proceder à adequada publicidade de suas informações econômico-financeiras, nos termos da Lei das Sociedades por Ações e dos regulamentos emitidos pela CVM, conforme aplicáveis;</w:t>
      </w:r>
    </w:p>
    <w:p w14:paraId="54D557A2" w14:textId="75DE3B56"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cumprir com todas as obrigações assumidas nesta Escritura de Emissão de Debêntures e nos demais Documentos da Operação, incluindo, mas sem limitação, a devida destinação dos recursos captados por meio da Emissão de Debêntures, nos termos da Cláusula </w:t>
      </w:r>
      <w:r w:rsidR="00A34D59">
        <w:rPr>
          <w:rFonts w:ascii="Tahoma" w:hAnsi="Tahoma" w:cs="Tahoma"/>
          <w:sz w:val="22"/>
          <w:szCs w:val="22"/>
        </w:rPr>
        <w:t>4.1</w:t>
      </w:r>
      <w:r w:rsidRPr="00CA3CDC">
        <w:rPr>
          <w:rFonts w:ascii="Tahoma" w:hAnsi="Tahoma" w:cs="Tahoma"/>
          <w:sz w:val="22"/>
          <w:szCs w:val="22"/>
        </w:rPr>
        <w:t xml:space="preserve"> </w:t>
      </w:r>
      <w:r w:rsidR="004608B8" w:rsidRPr="00CA3CDC">
        <w:rPr>
          <w:rFonts w:ascii="Tahoma" w:hAnsi="Tahoma" w:cs="Tahoma"/>
          <w:sz w:val="22"/>
          <w:szCs w:val="22"/>
        </w:rPr>
        <w:t xml:space="preserve">e seguintes </w:t>
      </w:r>
      <w:r w:rsidRPr="00CA3CDC">
        <w:rPr>
          <w:rFonts w:ascii="Tahoma" w:hAnsi="Tahoma" w:cs="Tahoma"/>
          <w:sz w:val="22"/>
          <w:szCs w:val="22"/>
        </w:rPr>
        <w:t>acima;</w:t>
      </w:r>
      <w:r w:rsidR="00A34D59">
        <w:rPr>
          <w:rFonts w:ascii="Tahoma" w:hAnsi="Tahoma" w:cs="Tahoma"/>
          <w:sz w:val="22"/>
          <w:szCs w:val="22"/>
        </w:rPr>
        <w:t xml:space="preserve"> </w:t>
      </w:r>
    </w:p>
    <w:p w14:paraId="178FB7DF"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arcar com todas as Despesas, conforme previstas </w:t>
      </w:r>
      <w:r w:rsidR="007B379E" w:rsidRPr="00CA3CDC">
        <w:rPr>
          <w:rFonts w:ascii="Tahoma" w:hAnsi="Tahoma" w:cs="Tahoma"/>
          <w:sz w:val="22"/>
          <w:szCs w:val="22"/>
        </w:rPr>
        <w:t>nesta Escritura</w:t>
      </w:r>
      <w:r w:rsidRPr="00CA3CDC">
        <w:rPr>
          <w:rFonts w:ascii="Tahoma" w:hAnsi="Tahoma" w:cs="Tahoma"/>
          <w:sz w:val="22"/>
          <w:szCs w:val="22"/>
        </w:rPr>
        <w:t>;</w:t>
      </w:r>
    </w:p>
    <w:p w14:paraId="7F8DAD91"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manter sua contabilidade atualizada e efetuar os respectivos registros de acordo com os princípios contábeis geralmente aceitos no Brasil e de maneira que reflitam, fiel e adequadamente, sua situação financeira e os resultados de suas operações;</w:t>
      </w:r>
      <w:r w:rsidR="007B379E" w:rsidRPr="00CA3CDC">
        <w:rPr>
          <w:rFonts w:ascii="Tahoma" w:hAnsi="Tahoma" w:cs="Tahoma"/>
          <w:sz w:val="22"/>
          <w:szCs w:val="22"/>
        </w:rPr>
        <w:t xml:space="preserve"> e</w:t>
      </w:r>
    </w:p>
    <w:p w14:paraId="79487F6B" w14:textId="77777777" w:rsidR="00C10A59" w:rsidRPr="00CA3CDC" w:rsidRDefault="00C10A59" w:rsidP="0028568C">
      <w:pPr>
        <w:pStyle w:val="Level4"/>
        <w:numPr>
          <w:ilvl w:val="3"/>
          <w:numId w:val="7"/>
        </w:numPr>
        <w:spacing w:after="240" w:line="320" w:lineRule="exact"/>
        <w:ind w:left="1134" w:hanging="1134"/>
        <w:rPr>
          <w:rFonts w:ascii="Tahoma" w:hAnsi="Tahoma" w:cs="Tahoma"/>
          <w:sz w:val="22"/>
          <w:szCs w:val="22"/>
        </w:rPr>
      </w:pPr>
      <w:r w:rsidRPr="00CA3CDC">
        <w:rPr>
          <w:rFonts w:ascii="Tahoma" w:hAnsi="Tahoma" w:cs="Tahoma"/>
          <w:sz w:val="22"/>
          <w:szCs w:val="22"/>
        </w:rPr>
        <w:t xml:space="preserve">caso a </w:t>
      </w:r>
      <w:r w:rsidR="007B379E" w:rsidRPr="00CA3CDC">
        <w:rPr>
          <w:rFonts w:ascii="Tahoma" w:hAnsi="Tahoma" w:cs="Tahoma"/>
          <w:sz w:val="22"/>
          <w:szCs w:val="22"/>
        </w:rPr>
        <w:t>Emissora</w:t>
      </w:r>
      <w:r w:rsidRPr="00CA3CDC">
        <w:rPr>
          <w:rFonts w:ascii="Tahoma" w:hAnsi="Tahoma" w:cs="Tahoma"/>
          <w:sz w:val="22"/>
          <w:szCs w:val="22"/>
        </w:rPr>
        <w:t xml:space="preserve"> seja citada no âmbito de uma ação que tenha como objetivo a declaração de invalidade ou ineficácia total ou parcial desta Escritura de Emissão de Debêntures ou de qualquer dos Documentos da Operação, tomar todas as medidas necessárias para contestar tal ação no prazo leg</w:t>
      </w:r>
      <w:r w:rsidR="007B379E" w:rsidRPr="00CA3CDC">
        <w:rPr>
          <w:rFonts w:ascii="Tahoma" w:hAnsi="Tahoma" w:cs="Tahoma"/>
          <w:sz w:val="22"/>
          <w:szCs w:val="22"/>
        </w:rPr>
        <w:t>al.</w:t>
      </w:r>
    </w:p>
    <w:p w14:paraId="6D4D33DD" w14:textId="77777777" w:rsidR="00C10A59" w:rsidRPr="00CA3CDC" w:rsidRDefault="00C10A59"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sidDel="003F41F8">
        <w:rPr>
          <w:rFonts w:ascii="Tahoma" w:hAnsi="Tahoma" w:cs="Tahoma"/>
        </w:rPr>
        <w:t xml:space="preserve"> </w:t>
      </w:r>
      <w:r w:rsidRPr="00CA3CDC">
        <w:rPr>
          <w:rFonts w:ascii="Tahoma" w:hAnsi="Tahoma" w:cs="Tahoma"/>
        </w:rPr>
        <w:t xml:space="preserve">Observadas as demais obrigações previstas nesta Escritura de Emissão, enquanto o saldo devedor das Debêntures não for integralmente pago, o Fiador obriga-se a: </w:t>
      </w:r>
    </w:p>
    <w:p w14:paraId="45CB9933"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b/>
          <w:sz w:val="22"/>
          <w:szCs w:val="22"/>
        </w:rPr>
      </w:pPr>
      <w:r w:rsidRPr="00CA3CDC">
        <w:rPr>
          <w:rFonts w:ascii="Tahoma" w:hAnsi="Tahoma" w:cs="Tahoma"/>
          <w:sz w:val="22"/>
          <w:szCs w:val="22"/>
        </w:rPr>
        <w:t>fornecer à Debenturista com cópia ao Agente Fiduciários dos CRI:</w:t>
      </w:r>
    </w:p>
    <w:p w14:paraId="2EC1135E" w14:textId="6997391E" w:rsidR="00C10A59" w:rsidRPr="00CA3CDC" w:rsidRDefault="00C10A59" w:rsidP="0050450F">
      <w:pPr>
        <w:pStyle w:val="Level5"/>
        <w:numPr>
          <w:ilvl w:val="4"/>
          <w:numId w:val="41"/>
        </w:numPr>
        <w:tabs>
          <w:tab w:val="num" w:pos="1701"/>
        </w:tabs>
        <w:spacing w:before="140" w:after="0"/>
        <w:ind w:left="1701" w:hanging="567"/>
        <w:rPr>
          <w:rFonts w:ascii="Tahoma" w:hAnsi="Tahoma" w:cs="Tahoma"/>
          <w:sz w:val="22"/>
          <w:szCs w:val="22"/>
        </w:rPr>
      </w:pPr>
      <w:r w:rsidRPr="00CA3CDC">
        <w:rPr>
          <w:rFonts w:ascii="Tahoma" w:hAnsi="Tahoma" w:cs="Tahoma"/>
          <w:sz w:val="22"/>
          <w:szCs w:val="22"/>
        </w:rPr>
        <w:t xml:space="preserve">no prazo de até 10 (dez) Dias Úteis contados das datas a que se refere o inciso </w:t>
      </w:r>
      <w:r w:rsidR="00581612" w:rsidRPr="00CA3CDC">
        <w:rPr>
          <w:rFonts w:ascii="Tahoma" w:hAnsi="Tahoma" w:cs="Tahoma"/>
          <w:sz w:val="22"/>
          <w:szCs w:val="22"/>
        </w:rPr>
        <w:t>(i)</w:t>
      </w:r>
      <w:r w:rsidR="004608B8" w:rsidRPr="00CA3CDC">
        <w:rPr>
          <w:rFonts w:ascii="Tahoma" w:hAnsi="Tahoma" w:cs="Tahoma"/>
          <w:sz w:val="22"/>
          <w:szCs w:val="22"/>
        </w:rPr>
        <w:t>, alíneas (a) e (b)</w:t>
      </w:r>
      <w:r w:rsidR="00581612" w:rsidRPr="00CA3CDC">
        <w:rPr>
          <w:rFonts w:ascii="Tahoma" w:hAnsi="Tahoma" w:cs="Tahoma"/>
          <w:sz w:val="22"/>
          <w:szCs w:val="22"/>
        </w:rPr>
        <w:t xml:space="preserve"> </w:t>
      </w:r>
      <w:r w:rsidRPr="00CA3CDC">
        <w:rPr>
          <w:rFonts w:ascii="Tahoma" w:hAnsi="Tahoma" w:cs="Tahoma"/>
          <w:sz w:val="22"/>
          <w:szCs w:val="22"/>
        </w:rPr>
        <w:t xml:space="preserve">da Cláusula </w:t>
      </w:r>
      <w:r w:rsidR="00581612" w:rsidRPr="00CA3CDC">
        <w:rPr>
          <w:rFonts w:ascii="Tahoma" w:hAnsi="Tahoma" w:cs="Tahoma"/>
          <w:sz w:val="22"/>
          <w:szCs w:val="22"/>
        </w:rPr>
        <w:t xml:space="preserve">9.1. </w:t>
      </w:r>
      <w:r w:rsidRPr="00CA3CDC">
        <w:rPr>
          <w:rFonts w:ascii="Tahoma" w:hAnsi="Tahoma" w:cs="Tahoma"/>
          <w:sz w:val="22"/>
          <w:szCs w:val="22"/>
        </w:rPr>
        <w:t xml:space="preserve">acima, declaração firmada pelo Fiador atestando: </w:t>
      </w:r>
      <w:r w:rsidRPr="00CA3CDC">
        <w:rPr>
          <w:rFonts w:ascii="Tahoma" w:hAnsi="Tahoma" w:cs="Tahoma"/>
          <w:b/>
          <w:sz w:val="22"/>
          <w:szCs w:val="22"/>
        </w:rPr>
        <w:t>(i)</w:t>
      </w:r>
      <w:r w:rsidRPr="00CA3CDC">
        <w:rPr>
          <w:rFonts w:ascii="Tahoma" w:hAnsi="Tahoma" w:cs="Tahoma"/>
          <w:sz w:val="22"/>
          <w:szCs w:val="22"/>
        </w:rPr>
        <w:t xml:space="preserve"> que permanecem válidas as disposições contidas nesta Escritura de Emissão;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a não ocorrência de qualquer Evento de Vencimento Antecipado e a inexistência de descumprimento de qualquer obrigação prevista nesta Escritura de Emissão; e </w:t>
      </w:r>
      <w:r w:rsidRPr="00CA3CDC">
        <w:rPr>
          <w:rFonts w:ascii="Tahoma" w:hAnsi="Tahoma" w:cs="Tahoma"/>
          <w:b/>
          <w:sz w:val="22"/>
          <w:szCs w:val="22"/>
        </w:rPr>
        <w:t>(</w:t>
      </w:r>
      <w:proofErr w:type="spellStart"/>
      <w:r w:rsidRPr="00CA3CDC">
        <w:rPr>
          <w:rFonts w:ascii="Tahoma" w:hAnsi="Tahoma" w:cs="Tahoma"/>
          <w:b/>
          <w:sz w:val="22"/>
          <w:szCs w:val="22"/>
        </w:rPr>
        <w:t>iii</w:t>
      </w:r>
      <w:proofErr w:type="spellEnd"/>
      <w:r w:rsidRPr="00CA3CDC">
        <w:rPr>
          <w:rFonts w:ascii="Tahoma" w:hAnsi="Tahoma" w:cs="Tahoma"/>
          <w:b/>
          <w:sz w:val="22"/>
          <w:szCs w:val="22"/>
        </w:rPr>
        <w:t>)</w:t>
      </w:r>
      <w:r w:rsidRPr="00CA3CDC">
        <w:rPr>
          <w:rFonts w:ascii="Tahoma" w:hAnsi="Tahoma" w:cs="Tahoma"/>
          <w:sz w:val="22"/>
          <w:szCs w:val="22"/>
        </w:rPr>
        <w:t xml:space="preserve"> que possui patrimônio suficiente para quitar as obrigações objeto da Fiança; </w:t>
      </w:r>
    </w:p>
    <w:p w14:paraId="4010CED2" w14:textId="77777777" w:rsidR="00C10A59" w:rsidRPr="00CA3CDC" w:rsidRDefault="00C10A59" w:rsidP="0050450F">
      <w:pPr>
        <w:pStyle w:val="Level5"/>
        <w:numPr>
          <w:ilvl w:val="4"/>
          <w:numId w:val="41"/>
        </w:numPr>
        <w:tabs>
          <w:tab w:val="num" w:pos="1701"/>
        </w:tabs>
        <w:spacing w:before="140" w:after="0"/>
        <w:ind w:left="1701" w:hanging="567"/>
        <w:rPr>
          <w:rFonts w:ascii="Tahoma" w:hAnsi="Tahoma" w:cs="Tahoma"/>
          <w:sz w:val="22"/>
          <w:szCs w:val="22"/>
        </w:rPr>
      </w:pPr>
      <w:r w:rsidRPr="00CA3CDC">
        <w:rPr>
          <w:rFonts w:ascii="Tahoma" w:hAnsi="Tahoma" w:cs="Tahoma"/>
          <w:sz w:val="22"/>
          <w:szCs w:val="22"/>
        </w:rPr>
        <w:t xml:space="preserve">no prazo de até 2 (dois) Dias Úteis contados da data em que tomar conhecimento, informações a respeito da ocorrência: </w:t>
      </w:r>
      <w:r w:rsidRPr="00CA3CDC">
        <w:rPr>
          <w:rFonts w:ascii="Tahoma" w:hAnsi="Tahoma" w:cs="Tahoma"/>
          <w:b/>
          <w:sz w:val="22"/>
          <w:szCs w:val="22"/>
        </w:rPr>
        <w:t>(i)</w:t>
      </w:r>
      <w:r w:rsidRPr="00CA3CDC">
        <w:rPr>
          <w:rFonts w:ascii="Tahoma" w:hAnsi="Tahoma" w:cs="Tahoma"/>
          <w:sz w:val="22"/>
          <w:szCs w:val="22"/>
        </w:rPr>
        <w:t xml:space="preserve"> de qualquer inadimplemento, pelo Fiador, de qualquer obrigação prevista nesta Escritura de Emissão; e/ou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de qualquer Evento de Vencimento Antecipado. O descumprimento desta obrigação pelo Fiador não impedirá a Debenturista de, a seu critério, exercer seus poderes e faculdades previstos nesta Escritura de Emissão; </w:t>
      </w:r>
    </w:p>
    <w:p w14:paraId="5FDB27AD" w14:textId="77777777" w:rsidR="00581612" w:rsidRPr="00CA3CDC" w:rsidRDefault="00581612" w:rsidP="0050450F">
      <w:pPr>
        <w:pStyle w:val="Level5"/>
        <w:numPr>
          <w:ilvl w:val="4"/>
          <w:numId w:val="41"/>
        </w:numPr>
        <w:tabs>
          <w:tab w:val="num" w:pos="1701"/>
        </w:tabs>
        <w:spacing w:before="140" w:after="0"/>
        <w:ind w:left="1701" w:hanging="567"/>
        <w:rPr>
          <w:rFonts w:ascii="Tahoma" w:hAnsi="Tahoma" w:cs="Tahoma"/>
          <w:sz w:val="22"/>
          <w:szCs w:val="22"/>
        </w:rPr>
      </w:pPr>
      <w:r w:rsidRPr="00CA3CDC">
        <w:rPr>
          <w:rFonts w:ascii="Tahoma" w:hAnsi="Tahoma" w:cs="Tahoma"/>
          <w:sz w:val="22"/>
          <w:szCs w:val="22"/>
        </w:rPr>
        <w:lastRenderedPageBreak/>
        <w:t>no prazo de até 3 (três) Dia Útil contado da data de recebimento, cópia de qualquer correspondência ou notificação, judicial ou extrajudicial, recebida pelo Fiador contendo questionamento de qualquer disposição da presente Escritura de Emissão e/ou dos demais Documentos da Operação por terceiros; e</w:t>
      </w:r>
    </w:p>
    <w:p w14:paraId="758E0C6F" w14:textId="77777777" w:rsidR="00581612" w:rsidRPr="00CA3CDC" w:rsidRDefault="00581612" w:rsidP="0050450F">
      <w:pPr>
        <w:pStyle w:val="Level5"/>
        <w:numPr>
          <w:ilvl w:val="4"/>
          <w:numId w:val="41"/>
        </w:numPr>
        <w:tabs>
          <w:tab w:val="num" w:pos="1701"/>
        </w:tabs>
        <w:spacing w:before="140" w:after="0"/>
        <w:ind w:left="1701" w:hanging="567"/>
        <w:rPr>
          <w:rFonts w:ascii="Tahoma" w:hAnsi="Tahoma" w:cs="Tahoma"/>
          <w:sz w:val="22"/>
          <w:szCs w:val="22"/>
        </w:rPr>
      </w:pPr>
      <w:r w:rsidRPr="00CA3CDC">
        <w:rPr>
          <w:rFonts w:ascii="Tahoma" w:hAnsi="Tahoma" w:cs="Tahoma"/>
          <w:sz w:val="22"/>
          <w:szCs w:val="22"/>
        </w:rPr>
        <w:t>no prazo de até 10 (dez) dias contados da data de recebimento da respectiva solicitação, informações e/ou documentos relacionados a esta Escritura de Emissão de Debêntures ou aos demais Documentos da Operação que venham a ser razoavelmente solicitados pela Debenturista ou em prazo inferior se assim determinado por autoridade competente a fim de que este possa cumprir as suas obrigações nos termos desta Escritura de Emissão de Debêntures e da legislação e regulamentação aplicáveis;</w:t>
      </w:r>
    </w:p>
    <w:p w14:paraId="657FF070"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sz w:val="22"/>
          <w:szCs w:val="22"/>
        </w:rPr>
        <w:t xml:space="preserve">cumprir as normas aplicáveis que versam sobre atos de corrupção e atos lesivos contra a administração pública, na forma das </w:t>
      </w:r>
      <w:r w:rsidRPr="00CA3CDC">
        <w:rPr>
          <w:rFonts w:ascii="Tahoma" w:hAnsi="Tahoma" w:cs="Tahoma"/>
          <w:iCs/>
          <w:w w:val="0"/>
          <w:sz w:val="22"/>
          <w:szCs w:val="22"/>
        </w:rPr>
        <w:t>Leis Anticorrupção</w:t>
      </w:r>
      <w:r w:rsidRPr="00CA3CDC">
        <w:rPr>
          <w:rFonts w:ascii="Tahoma" w:hAnsi="Tahoma" w:cs="Tahoma"/>
          <w:sz w:val="22"/>
          <w:szCs w:val="22"/>
        </w:rPr>
        <w:t xml:space="preserve">, </w:t>
      </w:r>
      <w:r w:rsidR="00562E9F" w:rsidRPr="00CA3CDC">
        <w:rPr>
          <w:rFonts w:ascii="Tahoma" w:hAnsi="Tahoma" w:cs="Tahoma"/>
          <w:sz w:val="22"/>
          <w:szCs w:val="22"/>
        </w:rPr>
        <w:t xml:space="preserve">conforme aplicáveis, </w:t>
      </w:r>
      <w:r w:rsidRPr="00CA3CDC">
        <w:rPr>
          <w:rFonts w:ascii="Tahoma" w:hAnsi="Tahoma" w:cs="Tahoma"/>
          <w:sz w:val="22"/>
          <w:szCs w:val="22"/>
        </w:rPr>
        <w:t xml:space="preserve">bem como: </w:t>
      </w:r>
      <w:r w:rsidRPr="00CA3CDC">
        <w:rPr>
          <w:rFonts w:ascii="Tahoma" w:hAnsi="Tahoma" w:cs="Tahoma"/>
          <w:b/>
          <w:sz w:val="22"/>
          <w:szCs w:val="22"/>
        </w:rPr>
        <w:t>(a)</w:t>
      </w:r>
      <w:r w:rsidRPr="00CA3CDC">
        <w:rPr>
          <w:rFonts w:ascii="Tahoma" w:hAnsi="Tahoma" w:cs="Tahoma"/>
          <w:sz w:val="22"/>
          <w:szCs w:val="22"/>
        </w:rPr>
        <w:t xml:space="preserve"> abster-se de praticar atos de corrupção e de agir de forma lesiva à administração pública, nacional e estrangeira, no seu interesse ou para seu benefício, exclusivo ou não; </w:t>
      </w:r>
      <w:r w:rsidRPr="00CA3CDC">
        <w:rPr>
          <w:rFonts w:ascii="Tahoma" w:hAnsi="Tahoma" w:cs="Tahoma"/>
          <w:b/>
          <w:sz w:val="22"/>
          <w:szCs w:val="22"/>
        </w:rPr>
        <w:t>(</w:t>
      </w:r>
      <w:r w:rsidR="00581612" w:rsidRPr="00CA3CDC">
        <w:rPr>
          <w:rFonts w:ascii="Tahoma" w:hAnsi="Tahoma" w:cs="Tahoma"/>
          <w:b/>
          <w:sz w:val="22"/>
          <w:szCs w:val="22"/>
        </w:rPr>
        <w:t>b</w:t>
      </w:r>
      <w:r w:rsidRPr="00CA3CDC">
        <w:rPr>
          <w:rFonts w:ascii="Tahoma" w:hAnsi="Tahoma" w:cs="Tahoma"/>
          <w:b/>
          <w:sz w:val="22"/>
          <w:szCs w:val="22"/>
        </w:rPr>
        <w:t>)</w:t>
      </w:r>
      <w:r w:rsidRPr="00CA3CDC">
        <w:rPr>
          <w:rFonts w:ascii="Tahoma" w:hAnsi="Tahoma" w:cs="Tahoma"/>
          <w:sz w:val="22"/>
          <w:szCs w:val="22"/>
        </w:rPr>
        <w:t xml:space="preserve"> caso tenha conhecimento de qualquer ato ou fato que viole aludidas normas, comunicar imediatamente a Debenturista que poderá tomar todas as providências que entender necessárias; e </w:t>
      </w:r>
      <w:r w:rsidRPr="00CA3CDC">
        <w:rPr>
          <w:rFonts w:ascii="Tahoma" w:hAnsi="Tahoma" w:cs="Tahoma"/>
          <w:b/>
          <w:sz w:val="22"/>
          <w:szCs w:val="22"/>
        </w:rPr>
        <w:t>(c)</w:t>
      </w:r>
      <w:r w:rsidRPr="00CA3CDC">
        <w:rPr>
          <w:rFonts w:ascii="Tahoma" w:hAnsi="Tahoma" w:cs="Tahoma"/>
          <w:sz w:val="22"/>
          <w:szCs w:val="22"/>
        </w:rPr>
        <w:t xml:space="preserve"> realizar eventuais pagamentos devidos aos Debenturistas exclusivamente por meio de transferência bancária</w:t>
      </w:r>
      <w:r w:rsidRPr="00CA3CDC">
        <w:rPr>
          <w:rFonts w:ascii="Tahoma" w:hAnsi="Tahoma" w:cs="Tahoma"/>
          <w:w w:val="0"/>
          <w:sz w:val="22"/>
          <w:szCs w:val="22"/>
        </w:rPr>
        <w:t xml:space="preserve">; </w:t>
      </w:r>
    </w:p>
    <w:p w14:paraId="7837EB1A"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w w:val="0"/>
          <w:sz w:val="22"/>
          <w:szCs w:val="22"/>
        </w:rPr>
        <w:t>manter em dia o pagamento de todas as obrigações de natureza tributária (municipal, estadual e federal) e de quaisquer outras obrigações impostas por lei, exceto por aquelas questionadas nas esferas administrativa e/ou judicial e cuja exigibilidade e/ou aplicabilidade esteja suspensa;</w:t>
      </w:r>
    </w:p>
    <w:p w14:paraId="14432C4D"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w w:val="0"/>
          <w:sz w:val="22"/>
          <w:szCs w:val="22"/>
        </w:rPr>
        <w:t xml:space="preserve">cumprir com todas as obrigações por ele assumidas nesta </w:t>
      </w:r>
      <w:r w:rsidRPr="00CA3CDC">
        <w:rPr>
          <w:rFonts w:ascii="Tahoma" w:hAnsi="Tahoma" w:cs="Tahoma"/>
          <w:sz w:val="22"/>
          <w:szCs w:val="22"/>
        </w:rPr>
        <w:t>Escritura de Emissão, conforme aplicável</w:t>
      </w:r>
      <w:r w:rsidRPr="00CA3CDC">
        <w:rPr>
          <w:rFonts w:ascii="Tahoma" w:hAnsi="Tahoma" w:cs="Tahoma"/>
          <w:w w:val="0"/>
          <w:sz w:val="22"/>
          <w:szCs w:val="22"/>
        </w:rPr>
        <w:t>;</w:t>
      </w:r>
    </w:p>
    <w:p w14:paraId="70073028" w14:textId="77777777"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w w:val="0"/>
          <w:sz w:val="22"/>
          <w:szCs w:val="22"/>
        </w:rPr>
        <w:t xml:space="preserve">caso o Fiador seja citado no âmbito de uma ação que tenha como objetivo a declaração de invalidade ou ineficácia total ou parcial desta </w:t>
      </w:r>
      <w:r w:rsidRPr="00CA3CDC">
        <w:rPr>
          <w:rFonts w:ascii="Tahoma" w:hAnsi="Tahoma" w:cs="Tahoma"/>
          <w:sz w:val="22"/>
          <w:szCs w:val="22"/>
        </w:rPr>
        <w:t xml:space="preserve">Escritura de Emissão, </w:t>
      </w:r>
      <w:r w:rsidRPr="00CA3CDC">
        <w:rPr>
          <w:rFonts w:ascii="Tahoma" w:hAnsi="Tahoma" w:cs="Tahoma"/>
          <w:w w:val="0"/>
          <w:sz w:val="22"/>
          <w:szCs w:val="22"/>
        </w:rPr>
        <w:t>o Fiador obriga-se a tomar todas as medidas necessárias para contestar tal ação no prazo legal, conforme aplicável;</w:t>
      </w:r>
    </w:p>
    <w:p w14:paraId="5ECF527C" w14:textId="69771CDF" w:rsidR="00C10A59"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w w:val="0"/>
          <w:sz w:val="22"/>
          <w:szCs w:val="22"/>
        </w:rPr>
      </w:pPr>
      <w:r w:rsidRPr="00CA3CDC">
        <w:rPr>
          <w:rFonts w:ascii="Tahoma" w:hAnsi="Tahoma" w:cs="Tahoma"/>
          <w:w w:val="0"/>
          <w:sz w:val="22"/>
          <w:szCs w:val="22"/>
        </w:rPr>
        <w:t>comparecer, por meio de seus representantes, às Assembleias Gerais, sempre que solicitad</w:t>
      </w:r>
      <w:r w:rsidR="00643428" w:rsidRPr="00CA3CDC">
        <w:rPr>
          <w:rFonts w:ascii="Tahoma" w:hAnsi="Tahoma" w:cs="Tahoma"/>
          <w:w w:val="0"/>
          <w:sz w:val="22"/>
          <w:szCs w:val="22"/>
        </w:rPr>
        <w:t>o</w:t>
      </w:r>
      <w:r w:rsidRPr="00CA3CDC">
        <w:rPr>
          <w:rFonts w:ascii="Tahoma" w:hAnsi="Tahoma" w:cs="Tahoma"/>
          <w:w w:val="0"/>
          <w:sz w:val="22"/>
          <w:szCs w:val="22"/>
        </w:rPr>
        <w:t>; e</w:t>
      </w:r>
    </w:p>
    <w:p w14:paraId="529C44E0" w14:textId="77777777" w:rsidR="00581612" w:rsidRPr="00CA3CDC" w:rsidRDefault="00C10A59" w:rsidP="0050450F">
      <w:pPr>
        <w:pStyle w:val="Level4"/>
        <w:numPr>
          <w:ilvl w:val="3"/>
          <w:numId w:val="41"/>
        </w:numPr>
        <w:tabs>
          <w:tab w:val="clear" w:pos="2041"/>
          <w:tab w:val="num" w:pos="851"/>
        </w:tabs>
        <w:spacing w:before="140" w:after="0"/>
        <w:ind w:left="851" w:hanging="851"/>
        <w:rPr>
          <w:rFonts w:ascii="Tahoma" w:hAnsi="Tahoma" w:cs="Tahoma"/>
        </w:rPr>
      </w:pPr>
      <w:r w:rsidRPr="00CA3CDC">
        <w:rPr>
          <w:rFonts w:ascii="Tahoma" w:hAnsi="Tahoma" w:cs="Tahoma"/>
          <w:w w:val="0"/>
          <w:sz w:val="22"/>
          <w:szCs w:val="22"/>
        </w:rPr>
        <w:t xml:space="preserve">não ceder (ou prometer ceder) ou de qualquer forma transferir (ou prometer transferir) a terceiros, no todo ou em parte, qualquer de suas obrigações nos termos desta </w:t>
      </w:r>
      <w:r w:rsidRPr="00CA3CDC">
        <w:rPr>
          <w:rFonts w:ascii="Tahoma" w:hAnsi="Tahoma" w:cs="Tahoma"/>
          <w:sz w:val="22"/>
          <w:szCs w:val="22"/>
        </w:rPr>
        <w:t>Escritura de Emissão</w:t>
      </w:r>
      <w:r w:rsidR="00581612" w:rsidRPr="00CA3CDC">
        <w:rPr>
          <w:rFonts w:ascii="Tahoma" w:hAnsi="Tahoma" w:cs="Tahoma"/>
        </w:rPr>
        <w:t>.</w:t>
      </w:r>
    </w:p>
    <w:p w14:paraId="500B1972" w14:textId="77777777" w:rsidR="00DE3864" w:rsidRPr="00CA3CDC" w:rsidRDefault="00DE3864"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bCs/>
        </w:rPr>
        <w:lastRenderedPageBreak/>
        <w:t>A Emissora</w:t>
      </w:r>
      <w:r w:rsidR="00581612" w:rsidRPr="00CA3CDC">
        <w:rPr>
          <w:rFonts w:ascii="Tahoma" w:hAnsi="Tahoma" w:cs="Tahoma"/>
          <w:bCs/>
        </w:rPr>
        <w:t xml:space="preserve"> e o Fiador</w:t>
      </w:r>
      <w:r w:rsidRPr="00CA3CDC">
        <w:rPr>
          <w:rFonts w:ascii="Tahoma" w:hAnsi="Tahoma" w:cs="Tahoma"/>
          <w:bCs/>
        </w:rPr>
        <w:t xml:space="preserve"> </w:t>
      </w:r>
      <w:r w:rsidRPr="00CA3CDC">
        <w:rPr>
          <w:rFonts w:ascii="Tahoma" w:hAnsi="Tahoma" w:cs="Tahoma"/>
        </w:rPr>
        <w:t>obriga</w:t>
      </w:r>
      <w:r w:rsidR="00581612" w:rsidRPr="00CA3CDC">
        <w:rPr>
          <w:rFonts w:ascii="Tahoma" w:hAnsi="Tahoma" w:cs="Tahoma"/>
        </w:rPr>
        <w:t>m</w:t>
      </w:r>
      <w:r w:rsidRPr="00CA3CDC">
        <w:rPr>
          <w:rFonts w:ascii="Tahoma" w:hAnsi="Tahoma" w:cs="Tahoma"/>
          <w:bCs/>
        </w:rPr>
        <w:t xml:space="preserve">-se, neste ato, em caráter irrevogável e irretratável, a cuidar para que </w:t>
      </w:r>
      <w:r w:rsidR="00581612" w:rsidRPr="00CA3CDC">
        <w:rPr>
          <w:rFonts w:ascii="Tahoma" w:hAnsi="Tahoma" w:cs="Tahoma"/>
          <w:bCs/>
        </w:rPr>
        <w:t>suas atividades</w:t>
      </w:r>
      <w:r w:rsidRPr="00CA3CDC">
        <w:rPr>
          <w:rFonts w:ascii="Tahoma" w:hAnsi="Tahoma" w:cs="Tahoma"/>
          <w:bCs/>
        </w:rPr>
        <w:t xml:space="preserve"> sejam sempre amparadas pelas boas práticas de mercado, com plena e perfeita observância das normas aplicáveis à matéria,</w:t>
      </w:r>
      <w:r w:rsidR="008007BF" w:rsidRPr="00CA3CDC">
        <w:rPr>
          <w:rFonts w:ascii="Tahoma" w:hAnsi="Tahoma" w:cs="Tahoma"/>
          <w:bCs/>
        </w:rPr>
        <w:t xml:space="preserve"> ainda que em âmbito privado</w:t>
      </w:r>
      <w:r w:rsidRPr="00CA3CDC">
        <w:rPr>
          <w:rFonts w:ascii="Tahoma" w:hAnsi="Tahoma" w:cs="Tahoma"/>
          <w:bCs/>
        </w:rPr>
        <w:t>.</w:t>
      </w:r>
    </w:p>
    <w:p w14:paraId="54DBFC9C" w14:textId="77777777" w:rsidR="00DB138B" w:rsidRPr="00CA3CDC" w:rsidRDefault="00DB138B"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193" w:name="_DV_M285"/>
      <w:bookmarkStart w:id="194" w:name="_DV_M303"/>
      <w:bookmarkStart w:id="195" w:name="_DV_M304"/>
      <w:bookmarkStart w:id="196" w:name="_DV_M305"/>
      <w:bookmarkStart w:id="197" w:name="_DV_M306"/>
      <w:bookmarkStart w:id="198" w:name="_DV_M307"/>
      <w:bookmarkStart w:id="199" w:name="_DV_M308"/>
      <w:bookmarkStart w:id="200" w:name="_DV_M309"/>
      <w:bookmarkStart w:id="201" w:name="_DV_M310"/>
      <w:bookmarkStart w:id="202" w:name="_DV_M313"/>
      <w:bookmarkStart w:id="203" w:name="_DV_M314"/>
      <w:bookmarkStart w:id="204" w:name="_DV_M347"/>
      <w:bookmarkStart w:id="205" w:name="_DV_M348"/>
      <w:bookmarkStart w:id="206" w:name="_DV_M349"/>
      <w:bookmarkStart w:id="207" w:name="_DV_M350"/>
      <w:bookmarkStart w:id="208" w:name="_Ref479186175"/>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Pr="00CA3CDC">
        <w:rPr>
          <w:rStyle w:val="DeltaViewInsertion"/>
          <w:rFonts w:ascii="Tahoma" w:hAnsi="Tahoma" w:cs="Tahoma"/>
          <w:b/>
          <w:bCs/>
          <w:color w:val="auto"/>
          <w:u w:val="none"/>
        </w:rPr>
        <w:t xml:space="preserve">CLÁUSULA </w:t>
      </w:r>
      <w:r w:rsidR="00381DEC" w:rsidRPr="00CA3CDC">
        <w:rPr>
          <w:rStyle w:val="DeltaViewInsertion"/>
          <w:rFonts w:ascii="Tahoma" w:hAnsi="Tahoma" w:cs="Tahoma"/>
          <w:b/>
          <w:bCs/>
          <w:color w:val="auto"/>
          <w:u w:val="none"/>
        </w:rPr>
        <w:t xml:space="preserve">DÉCIMA </w:t>
      </w:r>
      <w:r w:rsidR="00CF4531"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w:t>
      </w:r>
      <w:r w:rsidR="00630481" w:rsidRPr="00CA3CDC">
        <w:rPr>
          <w:rStyle w:val="DeltaViewInsertion"/>
          <w:rFonts w:ascii="Tahoma" w:hAnsi="Tahoma" w:cs="Tahoma"/>
          <w:b/>
          <w:bCs/>
          <w:color w:val="auto"/>
          <w:u w:val="none"/>
        </w:rPr>
        <w:t>DELIBERAÇÃO</w:t>
      </w:r>
      <w:r w:rsidRPr="00CA3CDC">
        <w:rPr>
          <w:rStyle w:val="DeltaViewInsertion"/>
          <w:rFonts w:ascii="Tahoma" w:hAnsi="Tahoma" w:cs="Tahoma"/>
          <w:b/>
          <w:bCs/>
          <w:color w:val="auto"/>
          <w:u w:val="none"/>
        </w:rPr>
        <w:t xml:space="preserve"> </w:t>
      </w:r>
      <w:r w:rsidR="00630481" w:rsidRPr="00CA3CDC">
        <w:rPr>
          <w:rStyle w:val="DeltaViewInsertion"/>
          <w:rFonts w:ascii="Tahoma" w:hAnsi="Tahoma" w:cs="Tahoma"/>
          <w:b/>
          <w:bCs/>
          <w:color w:val="auto"/>
          <w:u w:val="none"/>
        </w:rPr>
        <w:t xml:space="preserve">DA </w:t>
      </w:r>
      <w:r w:rsidRPr="00CA3CDC">
        <w:rPr>
          <w:rStyle w:val="DeltaViewInsertion"/>
          <w:rFonts w:ascii="Tahoma" w:hAnsi="Tahoma" w:cs="Tahoma"/>
          <w:b/>
          <w:bCs/>
          <w:color w:val="auto"/>
          <w:u w:val="none"/>
        </w:rPr>
        <w:t>DEBENTURISTA</w:t>
      </w:r>
      <w:bookmarkEnd w:id="208"/>
    </w:p>
    <w:p w14:paraId="1676D07B" w14:textId="77777777" w:rsidR="00DB138B" w:rsidRPr="00CA3CDC" w:rsidRDefault="00F4666D"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Em relação a qualquer assunto desta Escritura de Emissão,</w:t>
      </w:r>
      <w:r w:rsidR="00A95C64" w:rsidRPr="00CA3CDC">
        <w:rPr>
          <w:rFonts w:ascii="Tahoma" w:hAnsi="Tahoma" w:cs="Tahoma"/>
        </w:rPr>
        <w:t xml:space="preserve"> exceto aqueles expressamente já autorizados,</w:t>
      </w:r>
      <w:r w:rsidRPr="00CA3CDC">
        <w:rPr>
          <w:rFonts w:ascii="Tahoma" w:hAnsi="Tahoma" w:cs="Tahoma"/>
        </w:rPr>
        <w:t xml:space="preserve"> a Debenturista irá deliberar conforme orientação da assembleia geral de titulares do CRI, a ser convocada e realizada nos prazos e demais condições descritas no Termo de Securitização</w:t>
      </w:r>
      <w:r w:rsidR="00381DEC" w:rsidRPr="00CA3CDC">
        <w:rPr>
          <w:rFonts w:ascii="Tahoma" w:hAnsi="Tahoma" w:cs="Tahoma"/>
        </w:rPr>
        <w:t>, sendo dispensada a realização de assembleia geral de debenturistas para tanto</w:t>
      </w:r>
      <w:r w:rsidR="00381DEC" w:rsidRPr="00CA3CDC">
        <w:rPr>
          <w:rFonts w:ascii="Tahoma" w:hAnsi="Tahoma"/>
        </w:rPr>
        <w:t>.</w:t>
      </w:r>
    </w:p>
    <w:p w14:paraId="6728B00F" w14:textId="77777777" w:rsidR="00053B7A" w:rsidRPr="00CA3CDC" w:rsidRDefault="00053B7A"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bookmarkStart w:id="209" w:name="_DV_M404"/>
      <w:bookmarkEnd w:id="209"/>
      <w:r w:rsidRPr="00CA3CDC">
        <w:rPr>
          <w:rStyle w:val="DeltaViewInsertion"/>
          <w:rFonts w:ascii="Tahoma" w:hAnsi="Tahoma" w:cs="Tahoma"/>
          <w:b/>
          <w:bCs/>
          <w:color w:val="auto"/>
          <w:u w:val="none"/>
        </w:rPr>
        <w:t xml:space="preserve">CLÁUSULA </w:t>
      </w:r>
      <w:r w:rsidR="00381DEC" w:rsidRPr="00CA3CDC">
        <w:rPr>
          <w:rStyle w:val="DeltaViewInsertion"/>
          <w:rFonts w:ascii="Tahoma" w:hAnsi="Tahoma" w:cs="Tahoma"/>
          <w:b/>
          <w:bCs/>
          <w:color w:val="auto"/>
          <w:u w:val="none"/>
        </w:rPr>
        <w:t xml:space="preserve">ONZE </w:t>
      </w:r>
      <w:r w:rsidRPr="00CA3CDC">
        <w:rPr>
          <w:rStyle w:val="DeltaViewInsertion"/>
          <w:rFonts w:ascii="Tahoma" w:hAnsi="Tahoma" w:cs="Tahoma"/>
          <w:b/>
          <w:bCs/>
          <w:color w:val="auto"/>
          <w:u w:val="none"/>
        </w:rPr>
        <w:t>– DECLARAÇÕES E GARANTIAS DA EMISSORA</w:t>
      </w:r>
      <w:r w:rsidR="00C125B1" w:rsidRPr="00CA3CDC">
        <w:rPr>
          <w:rStyle w:val="DeltaViewInsertion"/>
          <w:rFonts w:ascii="Tahoma" w:hAnsi="Tahoma" w:cs="Tahoma"/>
          <w:b/>
          <w:bCs/>
          <w:color w:val="auto"/>
          <w:u w:val="none"/>
        </w:rPr>
        <w:t xml:space="preserve"> </w:t>
      </w:r>
      <w:r w:rsidR="006B69BD" w:rsidRPr="00CA3CDC">
        <w:rPr>
          <w:rStyle w:val="DeltaViewInsertion"/>
          <w:rFonts w:ascii="Tahoma" w:hAnsi="Tahoma" w:cs="Tahoma"/>
          <w:b/>
          <w:bCs/>
          <w:color w:val="auto"/>
          <w:u w:val="none"/>
        </w:rPr>
        <w:t>E DO FIADOR</w:t>
      </w:r>
    </w:p>
    <w:p w14:paraId="1EF72431" w14:textId="77777777" w:rsidR="00053B7A" w:rsidRPr="00CA3CDC" w:rsidRDefault="00053B7A" w:rsidP="0050450F">
      <w:pPr>
        <w:pStyle w:val="PargrafodaLista"/>
        <w:numPr>
          <w:ilvl w:val="1"/>
          <w:numId w:val="3"/>
        </w:numPr>
        <w:tabs>
          <w:tab w:val="left" w:pos="1134"/>
        </w:tabs>
        <w:spacing w:after="240" w:line="320" w:lineRule="exact"/>
        <w:ind w:left="0" w:firstLine="0"/>
        <w:jc w:val="both"/>
        <w:rPr>
          <w:rFonts w:ascii="Tahoma" w:hAnsi="Tahoma" w:cs="Tahoma"/>
          <w:b/>
          <w:bCs/>
        </w:rPr>
      </w:pPr>
      <w:r w:rsidRPr="00CA3CDC">
        <w:rPr>
          <w:rFonts w:ascii="Tahoma" w:hAnsi="Tahoma" w:cs="Tahoma"/>
        </w:rPr>
        <w:t>A Emissora declara e garante que</w:t>
      </w:r>
      <w:r w:rsidR="003D4F30" w:rsidRPr="00CA3CDC">
        <w:rPr>
          <w:rFonts w:ascii="Tahoma" w:hAnsi="Tahoma" w:cs="Tahoma"/>
        </w:rPr>
        <w:t>,</w:t>
      </w:r>
      <w:r w:rsidRPr="00CA3CDC">
        <w:rPr>
          <w:rFonts w:ascii="Tahoma" w:hAnsi="Tahoma" w:cs="Tahoma"/>
        </w:rPr>
        <w:t xml:space="preserve"> na data da assinatura desta Escritura de Emissão: </w:t>
      </w:r>
    </w:p>
    <w:p w14:paraId="0A341F21" w14:textId="77777777" w:rsidR="00053B7A" w:rsidRPr="00CA3CDC" w:rsidRDefault="00053B7A" w:rsidP="0028568C">
      <w:pPr>
        <w:pStyle w:val="Level4"/>
        <w:numPr>
          <w:ilvl w:val="3"/>
          <w:numId w:val="8"/>
        </w:numPr>
        <w:spacing w:after="240" w:line="320" w:lineRule="exact"/>
        <w:ind w:left="1134" w:hanging="1134"/>
        <w:rPr>
          <w:rFonts w:ascii="Tahoma" w:hAnsi="Tahoma" w:cs="Tahoma"/>
          <w:sz w:val="22"/>
          <w:szCs w:val="22"/>
        </w:rPr>
      </w:pPr>
      <w:bookmarkStart w:id="210" w:name="_Hlk24451128"/>
      <w:proofErr w:type="spellStart"/>
      <w:r w:rsidRPr="00CA3CDC">
        <w:rPr>
          <w:rFonts w:ascii="Tahoma" w:hAnsi="Tahoma" w:cs="Tahoma"/>
          <w:sz w:val="22"/>
          <w:szCs w:val="22"/>
        </w:rPr>
        <w:t>é</w:t>
      </w:r>
      <w:proofErr w:type="spellEnd"/>
      <w:r w:rsidRPr="00CA3CDC">
        <w:rPr>
          <w:rFonts w:ascii="Tahoma" w:hAnsi="Tahoma" w:cs="Tahoma"/>
          <w:sz w:val="22"/>
          <w:szCs w:val="22"/>
        </w:rPr>
        <w:t xml:space="preserve"> sociedade por ações devidamente organizada, constituída e validamente existente segundo as leis da República Federativa do Brasil;</w:t>
      </w:r>
      <w:r w:rsidRPr="00CA3CDC" w:rsidDel="00A25A4D">
        <w:rPr>
          <w:rFonts w:ascii="Tahoma" w:hAnsi="Tahoma" w:cs="Tahoma"/>
          <w:sz w:val="22"/>
          <w:szCs w:val="22"/>
        </w:rPr>
        <w:t xml:space="preserve"> </w:t>
      </w:r>
    </w:p>
    <w:p w14:paraId="0C9AF8BA" w14:textId="77777777" w:rsidR="00053B7A" w:rsidRPr="00CA3CDC" w:rsidRDefault="00053B7A"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está devidamente autorizada </w:t>
      </w:r>
      <w:r w:rsidR="003D4F30" w:rsidRPr="00CA3CDC">
        <w:rPr>
          <w:rFonts w:ascii="Tahoma" w:hAnsi="Tahoma" w:cs="Tahoma"/>
          <w:sz w:val="22"/>
          <w:szCs w:val="22"/>
        </w:rPr>
        <w:t>e obteve todas as autorizações</w:t>
      </w:r>
      <w:r w:rsidRPr="00CA3CDC">
        <w:rPr>
          <w:rFonts w:ascii="Tahoma" w:hAnsi="Tahoma" w:cs="Tahoma"/>
          <w:sz w:val="22"/>
          <w:szCs w:val="22"/>
        </w:rPr>
        <w:t xml:space="preserve">, inclusive, conforme aplicável, legais, societárias, regulatórias e de terceiros necessárias à celebração desta Escritura de Emissão e dos </w:t>
      </w:r>
      <w:r w:rsidR="0069176B" w:rsidRPr="00CA3CDC">
        <w:rPr>
          <w:rFonts w:ascii="Tahoma" w:hAnsi="Tahoma" w:cs="Tahoma"/>
          <w:sz w:val="22"/>
          <w:szCs w:val="22"/>
        </w:rPr>
        <w:t>Contratos de Garantia</w:t>
      </w:r>
      <w:r w:rsidR="00494B6B" w:rsidRPr="00CA3CDC">
        <w:rPr>
          <w:rFonts w:ascii="Tahoma" w:hAnsi="Tahoma" w:cs="Tahoma"/>
          <w:sz w:val="22"/>
          <w:szCs w:val="22"/>
        </w:rPr>
        <w:t xml:space="preserve"> </w:t>
      </w:r>
      <w:r w:rsidRPr="00CA3CDC">
        <w:rPr>
          <w:rFonts w:ascii="Tahoma" w:hAnsi="Tahoma" w:cs="Tahoma"/>
          <w:sz w:val="22"/>
          <w:szCs w:val="22"/>
        </w:rPr>
        <w:t xml:space="preserve">e ao cumprimento de todas as obrigações aqui e ali previstas e à realização da Emissão; </w:t>
      </w:r>
    </w:p>
    <w:p w14:paraId="3044B2D7" w14:textId="77777777" w:rsidR="00053B7A" w:rsidRPr="00CA3CDC" w:rsidRDefault="00053B7A"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seus representantes legais que assinam esta Escritura de Emissão têm poderes estatutários e/ou delegados para assumir, em seu nome, as obrigações previstas nesta Escritura de Emissão</w:t>
      </w:r>
      <w:r w:rsidR="004C05B4" w:rsidRPr="00CA3CDC">
        <w:rPr>
          <w:rFonts w:ascii="Tahoma" w:hAnsi="Tahoma" w:cs="Tahoma"/>
          <w:sz w:val="22"/>
          <w:szCs w:val="22"/>
        </w:rPr>
        <w:t xml:space="preserve"> </w:t>
      </w:r>
      <w:r w:rsidR="00D3503C" w:rsidRPr="00CA3CDC">
        <w:rPr>
          <w:rFonts w:ascii="Tahoma" w:hAnsi="Tahoma" w:cs="Tahoma"/>
          <w:sz w:val="22"/>
          <w:szCs w:val="22"/>
        </w:rPr>
        <w:t>e</w:t>
      </w:r>
      <w:r w:rsidRPr="00CA3CDC">
        <w:rPr>
          <w:rFonts w:ascii="Tahoma" w:hAnsi="Tahoma" w:cs="Tahoma"/>
          <w:sz w:val="22"/>
          <w:szCs w:val="22"/>
        </w:rPr>
        <w:t>, sendo mandatários, têm os poderes legitimamente outorgados, estando os respectivos mandatos em pleno vigor e de acordo com o estatuto social da Emissora;</w:t>
      </w:r>
    </w:p>
    <w:p w14:paraId="568DAF95" w14:textId="77777777" w:rsidR="00053B7A" w:rsidRPr="00CA3CDC" w:rsidRDefault="00053B7A"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esta Escritura de Emissão</w:t>
      </w:r>
      <w:r w:rsidR="00C22B6F" w:rsidRPr="00CA3CDC">
        <w:rPr>
          <w:rFonts w:ascii="Tahoma" w:hAnsi="Tahoma" w:cs="Tahoma"/>
          <w:sz w:val="22"/>
          <w:szCs w:val="22"/>
        </w:rPr>
        <w:t xml:space="preserve">, </w:t>
      </w:r>
      <w:r w:rsidR="00E245CE" w:rsidRPr="00CA3CDC">
        <w:rPr>
          <w:rFonts w:ascii="Tahoma" w:hAnsi="Tahoma" w:cs="Tahoma"/>
          <w:sz w:val="22"/>
          <w:szCs w:val="22"/>
        </w:rPr>
        <w:t xml:space="preserve">os Contratos de Garantia </w:t>
      </w:r>
      <w:r w:rsidRPr="00CA3CDC">
        <w:rPr>
          <w:rFonts w:ascii="Tahoma" w:hAnsi="Tahoma" w:cs="Tahoma"/>
          <w:sz w:val="22"/>
          <w:szCs w:val="22"/>
        </w:rPr>
        <w:t xml:space="preserve">e as obrigações aqui </w:t>
      </w:r>
      <w:r w:rsidR="00E245CE" w:rsidRPr="00CA3CDC">
        <w:rPr>
          <w:rFonts w:ascii="Tahoma" w:hAnsi="Tahoma" w:cs="Tahoma"/>
          <w:sz w:val="22"/>
          <w:szCs w:val="22"/>
        </w:rPr>
        <w:t xml:space="preserve">e ali </w:t>
      </w:r>
      <w:r w:rsidRPr="00CA3CDC">
        <w:rPr>
          <w:rFonts w:ascii="Tahoma" w:hAnsi="Tahoma" w:cs="Tahoma"/>
          <w:sz w:val="22"/>
          <w:szCs w:val="22"/>
        </w:rPr>
        <w:t>previstas, conforme aplicável, constituem obrigações lícitas, válidas, vinculantes e eficazes da Emissora, exequíveis de acordo com os seus termos e condições, com força de título executivo extrajudicial nos termos do artigo 784, incisos I e III, d</w:t>
      </w:r>
      <w:r w:rsidR="00FD2D59" w:rsidRPr="00CA3CDC">
        <w:rPr>
          <w:rFonts w:ascii="Tahoma" w:hAnsi="Tahoma" w:cs="Tahoma"/>
          <w:sz w:val="22"/>
          <w:szCs w:val="22"/>
        </w:rPr>
        <w:t>o Código de Processo Civil</w:t>
      </w:r>
      <w:r w:rsidR="0069176B" w:rsidRPr="00CA3CDC">
        <w:rPr>
          <w:rFonts w:ascii="Tahoma" w:hAnsi="Tahoma" w:cs="Tahoma"/>
          <w:sz w:val="22"/>
          <w:szCs w:val="22"/>
        </w:rPr>
        <w:t>, conforme aplicável</w:t>
      </w:r>
      <w:r w:rsidRPr="00CA3CDC">
        <w:rPr>
          <w:rFonts w:ascii="Tahoma" w:hAnsi="Tahoma" w:cs="Tahoma"/>
          <w:sz w:val="22"/>
          <w:szCs w:val="22"/>
        </w:rPr>
        <w:t xml:space="preserve">; </w:t>
      </w:r>
    </w:p>
    <w:p w14:paraId="1495B9ED" w14:textId="199B8336" w:rsidR="00053B7A" w:rsidRPr="00CA3CDC" w:rsidRDefault="00053B7A" w:rsidP="0028568C">
      <w:pPr>
        <w:pStyle w:val="Level4"/>
        <w:numPr>
          <w:ilvl w:val="3"/>
          <w:numId w:val="8"/>
        </w:numPr>
        <w:spacing w:after="240" w:line="320" w:lineRule="exact"/>
        <w:ind w:left="1134" w:hanging="1134"/>
      </w:pPr>
      <w:r w:rsidRPr="00CA3CDC">
        <w:rPr>
          <w:rFonts w:ascii="Tahoma" w:hAnsi="Tahoma" w:cs="Tahoma"/>
          <w:sz w:val="22"/>
          <w:szCs w:val="22"/>
        </w:rPr>
        <w:lastRenderedPageBreak/>
        <w:t>a celebração, os termos e condições desta Escritura de Emissão</w:t>
      </w:r>
      <w:r w:rsidR="00E245CE" w:rsidRPr="00CA3CDC">
        <w:rPr>
          <w:rFonts w:ascii="Tahoma" w:hAnsi="Tahoma" w:cs="Tahoma"/>
          <w:sz w:val="22"/>
          <w:szCs w:val="22"/>
        </w:rPr>
        <w:t>, dos C</w:t>
      </w:r>
      <w:r w:rsidR="0069176B" w:rsidRPr="00CA3CDC">
        <w:rPr>
          <w:rFonts w:ascii="Tahoma" w:hAnsi="Tahoma" w:cs="Tahoma"/>
          <w:sz w:val="22"/>
          <w:szCs w:val="22"/>
        </w:rPr>
        <w:t>ontratos de Garantia</w:t>
      </w:r>
      <w:r w:rsidRPr="00CA3CDC">
        <w:rPr>
          <w:rFonts w:ascii="Tahoma" w:hAnsi="Tahoma" w:cs="Tahoma"/>
          <w:sz w:val="22"/>
          <w:szCs w:val="22"/>
        </w:rPr>
        <w:t xml:space="preserve">, a assunção e o cumprimento das obrigações aqui e ali previstas, conforme aplicável, e a realização da Emissão </w:t>
      </w:r>
      <w:r w:rsidR="00E245CE" w:rsidRPr="00CA3CDC">
        <w:rPr>
          <w:rFonts w:ascii="Tahoma" w:hAnsi="Tahoma" w:cs="Tahoma"/>
          <w:sz w:val="22"/>
          <w:szCs w:val="22"/>
        </w:rPr>
        <w:t xml:space="preserve">e outorga das Garantias </w:t>
      </w:r>
      <w:r w:rsidR="00874F2F" w:rsidRPr="00CA3CDC">
        <w:rPr>
          <w:rFonts w:ascii="Tahoma" w:hAnsi="Tahoma" w:cs="Tahoma"/>
          <w:b/>
          <w:sz w:val="22"/>
          <w:szCs w:val="22"/>
        </w:rPr>
        <w:t>(a)</w:t>
      </w:r>
      <w:r w:rsidR="00874F2F" w:rsidRPr="00CA3CDC">
        <w:rPr>
          <w:rFonts w:ascii="Tahoma" w:hAnsi="Tahoma" w:cs="Tahoma"/>
          <w:sz w:val="22"/>
          <w:szCs w:val="22"/>
        </w:rPr>
        <w:t xml:space="preserve"> </w:t>
      </w:r>
      <w:r w:rsidRPr="00CA3CDC">
        <w:rPr>
          <w:rFonts w:ascii="Tahoma" w:hAnsi="Tahoma" w:cs="Tahoma"/>
          <w:sz w:val="22"/>
          <w:szCs w:val="22"/>
        </w:rPr>
        <w:t>não infringem</w:t>
      </w:r>
      <w:r w:rsidRPr="00CA3CDC">
        <w:rPr>
          <w:rFonts w:ascii="Tahoma" w:hAnsi="Tahoma"/>
          <w:b/>
          <w:sz w:val="22"/>
        </w:rPr>
        <w:t xml:space="preserve"> </w:t>
      </w:r>
      <w:r w:rsidR="00874F2F" w:rsidRPr="00CA3CDC">
        <w:rPr>
          <w:rFonts w:ascii="Tahoma" w:hAnsi="Tahoma" w:cs="Tahoma"/>
          <w:b/>
          <w:sz w:val="22"/>
          <w:szCs w:val="22"/>
        </w:rPr>
        <w:t xml:space="preserve">(i) </w:t>
      </w:r>
      <w:r w:rsidR="00874F2F" w:rsidRPr="00CA3CDC">
        <w:rPr>
          <w:rFonts w:ascii="Tahoma" w:hAnsi="Tahoma" w:cs="Tahoma"/>
          <w:sz w:val="22"/>
          <w:szCs w:val="22"/>
        </w:rPr>
        <w:t xml:space="preserve">o estatuto social da </w:t>
      </w:r>
      <w:r w:rsidR="00614F57" w:rsidRPr="00CA3CDC">
        <w:rPr>
          <w:rFonts w:ascii="Tahoma" w:hAnsi="Tahoma" w:cs="Tahoma"/>
          <w:sz w:val="22"/>
          <w:szCs w:val="22"/>
        </w:rPr>
        <w:t>Emissora</w:t>
      </w:r>
      <w:r w:rsidR="00874F2F" w:rsidRPr="00CA3CDC">
        <w:rPr>
          <w:rFonts w:ascii="Tahoma" w:hAnsi="Tahoma" w:cs="Tahoma"/>
          <w:sz w:val="22"/>
          <w:szCs w:val="22"/>
        </w:rPr>
        <w:t xml:space="preserve">; </w:t>
      </w:r>
      <w:r w:rsidR="00874F2F" w:rsidRPr="00CA3CDC">
        <w:rPr>
          <w:rFonts w:ascii="Tahoma" w:hAnsi="Tahoma" w:cs="Tahoma"/>
          <w:b/>
          <w:sz w:val="22"/>
          <w:szCs w:val="22"/>
        </w:rPr>
        <w:t>(</w:t>
      </w:r>
      <w:proofErr w:type="spellStart"/>
      <w:r w:rsidR="00874F2F" w:rsidRPr="00CA3CDC">
        <w:rPr>
          <w:rFonts w:ascii="Tahoma" w:hAnsi="Tahoma" w:cs="Tahoma"/>
          <w:b/>
          <w:sz w:val="22"/>
          <w:szCs w:val="22"/>
        </w:rPr>
        <w:t>ii</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w:t>
      </w:r>
      <w:r w:rsidRPr="00CA3CDC">
        <w:rPr>
          <w:rFonts w:ascii="Tahoma" w:hAnsi="Tahoma" w:cs="Tahoma"/>
          <w:sz w:val="22"/>
          <w:szCs w:val="22"/>
        </w:rPr>
        <w:t>qualquer contrato ou instrumento do qual seja parte</w:t>
      </w:r>
      <w:r w:rsidR="00874F2F" w:rsidRPr="00CA3CDC">
        <w:rPr>
          <w:rFonts w:ascii="Tahoma" w:hAnsi="Tahoma" w:cs="Tahoma"/>
          <w:sz w:val="22"/>
          <w:szCs w:val="22"/>
        </w:rPr>
        <w:t xml:space="preserve"> e/ou pelo qual qualquer de seus ativos esteja sujeito, incluindo, mas sem limitação, contratos ou instrumentos com credores da </w:t>
      </w:r>
      <w:r w:rsidR="00614F57" w:rsidRPr="00CA3CDC">
        <w:rPr>
          <w:rFonts w:ascii="Tahoma" w:hAnsi="Tahoma" w:cs="Tahoma"/>
          <w:sz w:val="22"/>
          <w:szCs w:val="22"/>
        </w:rPr>
        <w:t>Emissora</w:t>
      </w:r>
      <w:r w:rsidR="00874F2F" w:rsidRPr="00CA3CDC">
        <w:rPr>
          <w:rFonts w:ascii="Tahoma" w:hAnsi="Tahoma" w:cs="Tahoma"/>
          <w:sz w:val="22"/>
          <w:szCs w:val="22"/>
        </w:rPr>
        <w:t xml:space="preserve">, notadamente o Banco Nacional de Desenvolvimento Econômico e Social – BNDES, conforme aplicável; </w:t>
      </w:r>
      <w:r w:rsidR="00874F2F" w:rsidRPr="00CA3CDC">
        <w:rPr>
          <w:rFonts w:ascii="Tahoma" w:hAnsi="Tahoma" w:cs="Tahoma"/>
          <w:b/>
          <w:sz w:val="22"/>
          <w:szCs w:val="22"/>
        </w:rPr>
        <w:t>(</w:t>
      </w:r>
      <w:proofErr w:type="spellStart"/>
      <w:r w:rsidR="00874F2F" w:rsidRPr="00CA3CDC">
        <w:rPr>
          <w:rFonts w:ascii="Tahoma" w:hAnsi="Tahoma" w:cs="Tahoma"/>
          <w:b/>
          <w:sz w:val="22"/>
          <w:szCs w:val="22"/>
        </w:rPr>
        <w:t>iii</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qualquer disposição legal ou regulamentar a que a </w:t>
      </w:r>
      <w:r w:rsidR="00614F57" w:rsidRPr="00CA3CDC">
        <w:rPr>
          <w:rFonts w:ascii="Tahoma" w:hAnsi="Tahoma" w:cs="Tahoma"/>
          <w:sz w:val="22"/>
          <w:szCs w:val="22"/>
        </w:rPr>
        <w:t xml:space="preserve">Emissora </w:t>
      </w:r>
      <w:r w:rsidR="00874F2F" w:rsidRPr="00CA3CDC">
        <w:rPr>
          <w:rFonts w:ascii="Tahoma" w:hAnsi="Tahoma" w:cs="Tahoma"/>
          <w:sz w:val="22"/>
          <w:szCs w:val="22"/>
        </w:rPr>
        <w:t xml:space="preserve">e/ou qualquer de seus ativos esteja sujeito; </w:t>
      </w:r>
      <w:r w:rsidR="00874F2F" w:rsidRPr="00CA3CDC">
        <w:rPr>
          <w:rFonts w:ascii="Tahoma" w:hAnsi="Tahoma" w:cs="Tahoma"/>
          <w:b/>
          <w:sz w:val="22"/>
          <w:szCs w:val="22"/>
        </w:rPr>
        <w:t>(</w:t>
      </w:r>
      <w:proofErr w:type="spellStart"/>
      <w:r w:rsidR="00874F2F" w:rsidRPr="00CA3CDC">
        <w:rPr>
          <w:rFonts w:ascii="Tahoma" w:hAnsi="Tahoma" w:cs="Tahoma"/>
          <w:b/>
          <w:sz w:val="22"/>
          <w:szCs w:val="22"/>
        </w:rPr>
        <w:t>iv</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qualquer ordem, decisão ou sentença administrativa, judicial ou arbitral que afete o </w:t>
      </w:r>
      <w:r w:rsidR="00614F57" w:rsidRPr="00CA3CDC">
        <w:rPr>
          <w:rFonts w:ascii="Tahoma" w:hAnsi="Tahoma" w:cs="Tahoma"/>
          <w:sz w:val="22"/>
          <w:szCs w:val="22"/>
        </w:rPr>
        <w:t xml:space="preserve">Emissora </w:t>
      </w:r>
      <w:r w:rsidR="00874F2F" w:rsidRPr="00CA3CDC">
        <w:rPr>
          <w:rFonts w:ascii="Tahoma" w:hAnsi="Tahoma" w:cs="Tahoma"/>
          <w:sz w:val="22"/>
          <w:szCs w:val="22"/>
        </w:rPr>
        <w:t xml:space="preserve">e/ou qualquer de seus ativos; </w:t>
      </w:r>
      <w:r w:rsidR="00874F2F" w:rsidRPr="00CA3CDC">
        <w:rPr>
          <w:rFonts w:ascii="Tahoma" w:hAnsi="Tahoma" w:cs="Tahoma"/>
          <w:b/>
          <w:sz w:val="22"/>
          <w:szCs w:val="22"/>
        </w:rPr>
        <w:t>(b)</w:t>
      </w:r>
      <w:r w:rsidR="00874F2F" w:rsidRPr="00CA3CDC">
        <w:rPr>
          <w:rFonts w:ascii="Tahoma" w:hAnsi="Tahoma" w:cs="Tahoma"/>
          <w:sz w:val="22"/>
          <w:szCs w:val="22"/>
        </w:rPr>
        <w:t xml:space="preserve"> não </w:t>
      </w:r>
      <w:r w:rsidRPr="00CA3CDC">
        <w:rPr>
          <w:rFonts w:ascii="Tahoma" w:hAnsi="Tahoma" w:cs="Tahoma"/>
          <w:sz w:val="22"/>
          <w:szCs w:val="22"/>
        </w:rPr>
        <w:t xml:space="preserve">resultarão em: </w:t>
      </w:r>
      <w:r w:rsidRPr="00CA3CDC">
        <w:rPr>
          <w:rFonts w:ascii="Tahoma" w:hAnsi="Tahoma" w:cs="Tahoma"/>
          <w:b/>
          <w:sz w:val="22"/>
          <w:szCs w:val="22"/>
        </w:rPr>
        <w:t>(</w:t>
      </w:r>
      <w:r w:rsidR="00874F2F" w:rsidRPr="00CA3CDC">
        <w:rPr>
          <w:rFonts w:ascii="Tahoma" w:hAnsi="Tahoma" w:cs="Tahoma"/>
          <w:b/>
          <w:sz w:val="22"/>
          <w:szCs w:val="22"/>
        </w:rPr>
        <w:t>i)</w:t>
      </w:r>
      <w:r w:rsidR="00874F2F" w:rsidRPr="00CA3CDC">
        <w:rPr>
          <w:rFonts w:ascii="Tahoma" w:hAnsi="Tahoma" w:cs="Tahoma"/>
          <w:sz w:val="22"/>
          <w:szCs w:val="22"/>
        </w:rPr>
        <w:t xml:space="preserve"> </w:t>
      </w:r>
      <w:r w:rsidRPr="00CA3CDC">
        <w:rPr>
          <w:rFonts w:ascii="Tahoma" w:hAnsi="Tahoma" w:cs="Tahoma"/>
          <w:sz w:val="22"/>
          <w:szCs w:val="22"/>
        </w:rPr>
        <w:t xml:space="preserve">vencimento antecipado de qualquer obrigação estabelecida em qualquer </w:t>
      </w:r>
      <w:r w:rsidR="00874F2F" w:rsidRPr="00CA3CDC">
        <w:rPr>
          <w:rFonts w:ascii="Tahoma" w:hAnsi="Tahoma" w:cs="Tahoma"/>
          <w:sz w:val="22"/>
          <w:szCs w:val="22"/>
        </w:rPr>
        <w:t xml:space="preserve">contrato ou instrumento do qual seja parte e/ou pelo qual qualquer de seus ativos esteja sujeito, incluindo, mas sem limitação, contratos ou instrumentos com credores, notadamente o Banco Nacional de Desenvolvimento Econômico e Social – BNDES; </w:t>
      </w:r>
      <w:r w:rsidR="00874F2F" w:rsidRPr="00CA3CDC">
        <w:rPr>
          <w:rFonts w:ascii="Tahoma" w:hAnsi="Tahoma" w:cs="Tahoma"/>
          <w:b/>
          <w:sz w:val="22"/>
          <w:szCs w:val="22"/>
        </w:rPr>
        <w:t>(</w:t>
      </w:r>
      <w:proofErr w:type="spellStart"/>
      <w:r w:rsidR="00874F2F" w:rsidRPr="00CA3CDC">
        <w:rPr>
          <w:rFonts w:ascii="Tahoma" w:hAnsi="Tahoma" w:cs="Tahoma"/>
          <w:b/>
          <w:sz w:val="22"/>
          <w:szCs w:val="22"/>
        </w:rPr>
        <w:t>ii</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w:t>
      </w:r>
      <w:r w:rsidRPr="00CA3CDC">
        <w:rPr>
          <w:rFonts w:ascii="Tahoma" w:hAnsi="Tahoma" w:cs="Tahoma"/>
          <w:sz w:val="22"/>
          <w:szCs w:val="22"/>
        </w:rPr>
        <w:t>rescisão de qualquer desses contratos ou instrumentos</w:t>
      </w:r>
      <w:r w:rsidR="00874F2F" w:rsidRPr="00CA3CDC">
        <w:rPr>
          <w:rFonts w:ascii="Tahoma" w:hAnsi="Tahoma" w:cs="Tahoma"/>
          <w:sz w:val="22"/>
          <w:szCs w:val="22"/>
        </w:rPr>
        <w:t xml:space="preserve">, conforme aplicável; </w:t>
      </w:r>
      <w:r w:rsidR="00614F57" w:rsidRPr="00CA3CDC">
        <w:rPr>
          <w:rFonts w:ascii="Tahoma" w:hAnsi="Tahoma" w:cs="Tahoma"/>
          <w:sz w:val="22"/>
          <w:szCs w:val="22"/>
        </w:rPr>
        <w:t xml:space="preserve">ou </w:t>
      </w:r>
      <w:r w:rsidR="00614F57" w:rsidRPr="00CA3CDC">
        <w:rPr>
          <w:rFonts w:ascii="Tahoma" w:hAnsi="Tahoma" w:cs="Tahoma"/>
          <w:b/>
          <w:sz w:val="22"/>
          <w:szCs w:val="22"/>
        </w:rPr>
        <w:t>(</w:t>
      </w:r>
      <w:proofErr w:type="spellStart"/>
      <w:r w:rsidR="00874F2F" w:rsidRPr="00CA3CDC">
        <w:rPr>
          <w:rFonts w:ascii="Tahoma" w:hAnsi="Tahoma" w:cs="Tahoma"/>
          <w:b/>
          <w:sz w:val="22"/>
          <w:szCs w:val="22"/>
        </w:rPr>
        <w:t>iii</w:t>
      </w:r>
      <w:proofErr w:type="spellEnd"/>
      <w:r w:rsidR="00874F2F" w:rsidRPr="00CA3CDC">
        <w:rPr>
          <w:rFonts w:ascii="Tahoma" w:hAnsi="Tahoma" w:cs="Tahoma"/>
          <w:b/>
          <w:sz w:val="22"/>
          <w:szCs w:val="22"/>
        </w:rPr>
        <w:t>)</w:t>
      </w:r>
      <w:r w:rsidR="00874F2F" w:rsidRPr="00CA3CDC">
        <w:rPr>
          <w:rFonts w:ascii="Tahoma" w:hAnsi="Tahoma" w:cs="Tahoma"/>
          <w:sz w:val="22"/>
          <w:szCs w:val="22"/>
        </w:rPr>
        <w:t xml:space="preserve"> </w:t>
      </w:r>
      <w:r w:rsidRPr="00CA3CDC">
        <w:rPr>
          <w:rFonts w:ascii="Tahoma" w:hAnsi="Tahoma" w:cs="Tahoma"/>
          <w:sz w:val="22"/>
          <w:szCs w:val="22"/>
        </w:rPr>
        <w:t xml:space="preserve">na criação de qualquer </w:t>
      </w:r>
      <w:r w:rsidR="00614F57" w:rsidRPr="00CA3CDC">
        <w:rPr>
          <w:rFonts w:ascii="Tahoma" w:hAnsi="Tahoma" w:cs="Tahoma"/>
          <w:sz w:val="22"/>
          <w:szCs w:val="22"/>
        </w:rPr>
        <w:t>Ô</w:t>
      </w:r>
      <w:r w:rsidRPr="00CA3CDC">
        <w:rPr>
          <w:rFonts w:ascii="Tahoma" w:hAnsi="Tahoma" w:cs="Tahoma"/>
          <w:sz w:val="22"/>
          <w:szCs w:val="22"/>
        </w:rPr>
        <w:t>nus sobre qualquer ativo da Emissora</w:t>
      </w:r>
      <w:r w:rsidR="006467A1" w:rsidRPr="00CA3CDC">
        <w:rPr>
          <w:rFonts w:ascii="Tahoma" w:hAnsi="Tahoma" w:cs="Tahoma"/>
          <w:sz w:val="22"/>
          <w:szCs w:val="22"/>
        </w:rPr>
        <w:t xml:space="preserve">, exceto </w:t>
      </w:r>
      <w:r w:rsidR="00874F2F" w:rsidRPr="00CA3CDC">
        <w:rPr>
          <w:rFonts w:ascii="Tahoma" w:hAnsi="Tahoma" w:cs="Tahoma"/>
          <w:sz w:val="22"/>
          <w:szCs w:val="22"/>
        </w:rPr>
        <w:t>pela presente Alienação Fiduciária;</w:t>
      </w:r>
      <w:r w:rsidR="00614F57" w:rsidRPr="00CA3CDC">
        <w:rPr>
          <w:rFonts w:ascii="Tahoma" w:hAnsi="Tahoma" w:cs="Tahoma"/>
          <w:sz w:val="22"/>
          <w:szCs w:val="22"/>
        </w:rPr>
        <w:t xml:space="preserve"> e</w:t>
      </w:r>
      <w:r w:rsidR="00874F2F" w:rsidRPr="00CA3CDC">
        <w:rPr>
          <w:rFonts w:ascii="Tahoma" w:hAnsi="Tahoma" w:cs="Tahoma"/>
          <w:sz w:val="22"/>
          <w:szCs w:val="22"/>
        </w:rPr>
        <w:t xml:space="preserve"> </w:t>
      </w:r>
      <w:r w:rsidR="00874F2F" w:rsidRPr="00CA3CDC">
        <w:rPr>
          <w:rFonts w:ascii="Tahoma" w:hAnsi="Tahoma" w:cs="Tahoma"/>
          <w:b/>
          <w:sz w:val="22"/>
          <w:szCs w:val="22"/>
        </w:rPr>
        <w:t>(c)</w:t>
      </w:r>
      <w:r w:rsidR="00874F2F" w:rsidRPr="00CA3CDC">
        <w:rPr>
          <w:rFonts w:ascii="Tahoma" w:hAnsi="Tahoma" w:cs="Tahoma"/>
          <w:sz w:val="22"/>
          <w:szCs w:val="22"/>
        </w:rPr>
        <w:t xml:space="preserve"> </w:t>
      </w:r>
      <w:r w:rsidRPr="00CA3CDC">
        <w:rPr>
          <w:rFonts w:ascii="Tahoma" w:hAnsi="Tahoma" w:cs="Tahoma"/>
          <w:sz w:val="22"/>
          <w:szCs w:val="22"/>
        </w:rPr>
        <w:t xml:space="preserve">não </w:t>
      </w:r>
      <w:r w:rsidR="00874F2F" w:rsidRPr="00CA3CDC">
        <w:rPr>
          <w:rFonts w:ascii="Tahoma" w:hAnsi="Tahoma" w:cs="Tahoma"/>
          <w:sz w:val="22"/>
          <w:szCs w:val="22"/>
        </w:rPr>
        <w:t>exigem</w:t>
      </w:r>
      <w:r w:rsidRPr="00CA3CDC">
        <w:rPr>
          <w:rFonts w:ascii="Tahoma" w:hAnsi="Tahoma" w:cs="Tahoma"/>
          <w:sz w:val="22"/>
          <w:szCs w:val="22"/>
        </w:rPr>
        <w:t xml:space="preserve"> qualquer </w:t>
      </w:r>
      <w:r w:rsidR="00874F2F" w:rsidRPr="00CA3CDC">
        <w:rPr>
          <w:rFonts w:ascii="Tahoma" w:hAnsi="Tahoma" w:cs="Tahoma"/>
          <w:sz w:val="22"/>
          <w:szCs w:val="22"/>
        </w:rPr>
        <w:t>consentimento, ação</w:t>
      </w:r>
      <w:r w:rsidRPr="00CA3CDC">
        <w:rPr>
          <w:rFonts w:ascii="Tahoma" w:hAnsi="Tahoma" w:cs="Tahoma"/>
          <w:sz w:val="22"/>
          <w:szCs w:val="22"/>
        </w:rPr>
        <w:t xml:space="preserve"> ou </w:t>
      </w:r>
      <w:r w:rsidR="00874F2F" w:rsidRPr="00CA3CDC">
        <w:rPr>
          <w:rFonts w:ascii="Tahoma" w:hAnsi="Tahoma" w:cs="Tahoma"/>
          <w:sz w:val="22"/>
          <w:szCs w:val="22"/>
        </w:rPr>
        <w:t xml:space="preserve">autorização de </w:t>
      </w:r>
      <w:r w:rsidRPr="00CA3CDC">
        <w:rPr>
          <w:rFonts w:ascii="Tahoma" w:hAnsi="Tahoma" w:cs="Tahoma"/>
          <w:sz w:val="22"/>
          <w:szCs w:val="22"/>
        </w:rPr>
        <w:t xml:space="preserve">qualquer </w:t>
      </w:r>
      <w:r w:rsidR="00874F2F" w:rsidRPr="00CA3CDC">
        <w:rPr>
          <w:rFonts w:ascii="Tahoma" w:hAnsi="Tahoma" w:cs="Tahoma"/>
          <w:sz w:val="22"/>
          <w:szCs w:val="22"/>
        </w:rPr>
        <w:t>natureza que já não tenha sido obtida, conforme</w:t>
      </w:r>
      <w:r w:rsidR="00874F2F" w:rsidRPr="00CA3CDC">
        <w:t xml:space="preserve"> o caso</w:t>
      </w:r>
      <w:r w:rsidRPr="00CA3CDC">
        <w:t>;</w:t>
      </w:r>
    </w:p>
    <w:p w14:paraId="4F0A87EC" w14:textId="7E056D2E" w:rsidR="001569F1" w:rsidRPr="00CA3CDC" w:rsidRDefault="00053B7A"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nenhum registro, consentimento, autorização, aprovação, licença, ordem de, ou qualificação junto a qualquer autoridade governamental, órgão regulatório ou terceiro (incluindo, mas sem limitação no que diz respeito aos aspectos legais, contratuais, societários e regulatórios), é exigido para o cumprimento pela Emissora de suas obrigações nos termos desta Escritura de Emissão</w:t>
      </w:r>
      <w:r w:rsidR="00E245CE" w:rsidRPr="00CA3CDC">
        <w:rPr>
          <w:rFonts w:ascii="Tahoma" w:hAnsi="Tahoma" w:cs="Tahoma"/>
          <w:sz w:val="22"/>
          <w:szCs w:val="22"/>
        </w:rPr>
        <w:t xml:space="preserve"> e dos Contratos de Garantia</w:t>
      </w:r>
      <w:r w:rsidR="00DF1C8D" w:rsidRPr="00CA3CDC">
        <w:rPr>
          <w:rFonts w:ascii="Tahoma" w:hAnsi="Tahoma" w:cs="Tahoma"/>
          <w:sz w:val="22"/>
          <w:szCs w:val="22"/>
        </w:rPr>
        <w:t xml:space="preserve">, para a realização da Emissão e para a constituição das Garantias, </w:t>
      </w:r>
      <w:r w:rsidRPr="00CA3CDC">
        <w:rPr>
          <w:rFonts w:ascii="Tahoma" w:hAnsi="Tahoma" w:cs="Tahoma"/>
          <w:sz w:val="22"/>
          <w:szCs w:val="22"/>
        </w:rPr>
        <w:t xml:space="preserve">exceto: </w:t>
      </w:r>
      <w:r w:rsidRPr="00CA3CDC">
        <w:rPr>
          <w:rFonts w:ascii="Tahoma" w:hAnsi="Tahoma" w:cs="Tahoma"/>
          <w:b/>
          <w:sz w:val="22"/>
          <w:szCs w:val="22"/>
        </w:rPr>
        <w:t>(</w:t>
      </w:r>
      <w:r w:rsidR="00494B6B" w:rsidRPr="00CA3CDC">
        <w:rPr>
          <w:rFonts w:ascii="Tahoma" w:hAnsi="Tahoma" w:cs="Tahoma"/>
          <w:b/>
          <w:sz w:val="22"/>
          <w:szCs w:val="22"/>
        </w:rPr>
        <w:t>a</w:t>
      </w:r>
      <w:r w:rsidRPr="00CA3CDC">
        <w:rPr>
          <w:rFonts w:ascii="Tahoma" w:hAnsi="Tahoma" w:cs="Tahoma"/>
          <w:b/>
          <w:sz w:val="22"/>
          <w:szCs w:val="22"/>
        </w:rPr>
        <w:t>)</w:t>
      </w:r>
      <w:r w:rsidRPr="00CA3CDC">
        <w:rPr>
          <w:rFonts w:ascii="Tahoma" w:hAnsi="Tahoma" w:cs="Tahoma"/>
          <w:sz w:val="22"/>
          <w:szCs w:val="22"/>
        </w:rPr>
        <w:t xml:space="preserve"> pelo arquivamento da AGE na </w:t>
      </w:r>
      <w:r w:rsidR="009443D3" w:rsidRPr="00CA3CDC">
        <w:rPr>
          <w:rFonts w:ascii="Tahoma" w:hAnsi="Tahoma" w:cs="Tahoma"/>
          <w:sz w:val="22"/>
          <w:szCs w:val="22"/>
        </w:rPr>
        <w:t>Junta Comercial</w:t>
      </w:r>
      <w:r w:rsidRPr="00CA3CDC">
        <w:rPr>
          <w:rFonts w:ascii="Tahoma" w:hAnsi="Tahoma" w:cs="Tahoma"/>
          <w:sz w:val="22"/>
          <w:szCs w:val="22"/>
        </w:rPr>
        <w:t xml:space="preserve">; </w:t>
      </w:r>
      <w:r w:rsidRPr="00CA3CDC">
        <w:rPr>
          <w:rFonts w:ascii="Tahoma" w:hAnsi="Tahoma" w:cs="Tahoma"/>
          <w:b/>
          <w:sz w:val="22"/>
          <w:szCs w:val="22"/>
        </w:rPr>
        <w:t>(</w:t>
      </w:r>
      <w:r w:rsidR="00494B6B" w:rsidRPr="00CA3CDC">
        <w:rPr>
          <w:rFonts w:ascii="Tahoma" w:hAnsi="Tahoma" w:cs="Tahoma"/>
          <w:b/>
          <w:sz w:val="22"/>
          <w:szCs w:val="22"/>
        </w:rPr>
        <w:t>b</w:t>
      </w:r>
      <w:r w:rsidRPr="00CA3CDC">
        <w:rPr>
          <w:rFonts w:ascii="Tahoma" w:hAnsi="Tahoma" w:cs="Tahoma"/>
          <w:b/>
          <w:sz w:val="22"/>
          <w:szCs w:val="22"/>
        </w:rPr>
        <w:t>)</w:t>
      </w:r>
      <w:r w:rsidRPr="00CA3CDC">
        <w:rPr>
          <w:rFonts w:ascii="Tahoma" w:hAnsi="Tahoma" w:cs="Tahoma"/>
          <w:sz w:val="22"/>
          <w:szCs w:val="22"/>
        </w:rPr>
        <w:t xml:space="preserve"> pela inscrição desta Escritura de Emissão, e seus eventuais aditamentos, na </w:t>
      </w:r>
      <w:r w:rsidR="009443D3" w:rsidRPr="00CA3CDC">
        <w:rPr>
          <w:rFonts w:ascii="Tahoma" w:hAnsi="Tahoma" w:cs="Tahoma"/>
          <w:sz w:val="22"/>
          <w:szCs w:val="22"/>
        </w:rPr>
        <w:t>Junta Comercial</w:t>
      </w:r>
      <w:r w:rsidR="003A2E50" w:rsidRPr="00CA3CDC">
        <w:rPr>
          <w:rFonts w:ascii="Tahoma" w:hAnsi="Tahoma" w:cs="Tahoma"/>
          <w:sz w:val="22"/>
          <w:szCs w:val="22"/>
        </w:rPr>
        <w:t>;</w:t>
      </w:r>
      <w:r w:rsidR="00AE4B7B" w:rsidRPr="00CA3CDC">
        <w:rPr>
          <w:rFonts w:ascii="Tahoma" w:hAnsi="Tahoma" w:cs="Tahoma"/>
          <w:sz w:val="22"/>
          <w:szCs w:val="22"/>
        </w:rPr>
        <w:t xml:space="preserve"> </w:t>
      </w:r>
      <w:r w:rsidRPr="00CA3CDC">
        <w:rPr>
          <w:rFonts w:ascii="Tahoma" w:hAnsi="Tahoma" w:cs="Tahoma"/>
          <w:b/>
          <w:sz w:val="22"/>
          <w:szCs w:val="22"/>
        </w:rPr>
        <w:t>(</w:t>
      </w:r>
      <w:r w:rsidR="00494B6B" w:rsidRPr="00CA3CDC">
        <w:rPr>
          <w:rFonts w:ascii="Tahoma" w:hAnsi="Tahoma" w:cs="Tahoma"/>
          <w:b/>
          <w:sz w:val="22"/>
          <w:szCs w:val="22"/>
        </w:rPr>
        <w:t>c</w:t>
      </w:r>
      <w:r w:rsidRPr="00CA3CDC">
        <w:rPr>
          <w:rFonts w:ascii="Tahoma" w:hAnsi="Tahoma" w:cs="Tahoma"/>
          <w:b/>
          <w:sz w:val="22"/>
          <w:szCs w:val="22"/>
        </w:rPr>
        <w:t>)</w:t>
      </w:r>
      <w:r w:rsidRPr="00CA3CDC">
        <w:rPr>
          <w:rFonts w:ascii="Tahoma" w:hAnsi="Tahoma" w:cs="Tahoma"/>
          <w:sz w:val="22"/>
          <w:szCs w:val="22"/>
        </w:rPr>
        <w:t xml:space="preserve"> pela publicação da AGE </w:t>
      </w:r>
      <w:r w:rsidR="00494B6B" w:rsidRPr="00CA3CDC">
        <w:rPr>
          <w:rFonts w:ascii="Tahoma" w:hAnsi="Tahoma" w:cs="Tahoma"/>
          <w:sz w:val="22"/>
          <w:szCs w:val="22"/>
        </w:rPr>
        <w:t>nos termos d</w:t>
      </w:r>
      <w:r w:rsidR="0030299F" w:rsidRPr="00CA3CDC">
        <w:rPr>
          <w:rFonts w:ascii="Tahoma" w:hAnsi="Tahoma" w:cs="Tahoma"/>
          <w:sz w:val="22"/>
          <w:szCs w:val="22"/>
        </w:rPr>
        <w:t>a Cláusula</w:t>
      </w:r>
      <w:r w:rsidR="00494B6B" w:rsidRPr="00CA3CDC">
        <w:rPr>
          <w:rFonts w:ascii="Tahoma" w:hAnsi="Tahoma" w:cs="Tahoma"/>
          <w:sz w:val="22"/>
          <w:szCs w:val="22"/>
        </w:rPr>
        <w:t xml:space="preserve"> </w:t>
      </w:r>
      <w:r w:rsidR="003112CA" w:rsidRPr="00CA3CDC">
        <w:rPr>
          <w:rFonts w:ascii="Tahoma" w:hAnsi="Tahoma" w:cs="Tahoma"/>
          <w:sz w:val="22"/>
          <w:szCs w:val="22"/>
        </w:rPr>
        <w:fldChar w:fldCharType="begin"/>
      </w:r>
      <w:r w:rsidR="003112CA" w:rsidRPr="00CA3CDC">
        <w:rPr>
          <w:rFonts w:ascii="Tahoma" w:hAnsi="Tahoma" w:cs="Tahoma"/>
          <w:sz w:val="22"/>
          <w:szCs w:val="22"/>
        </w:rPr>
        <w:instrText xml:space="preserve"> REF _Ref23545284 \r \p \h </w:instrText>
      </w:r>
      <w:r w:rsidR="00E9716C" w:rsidRPr="00CA3CDC">
        <w:rPr>
          <w:rFonts w:ascii="Tahoma" w:hAnsi="Tahoma" w:cs="Tahoma"/>
          <w:sz w:val="22"/>
          <w:szCs w:val="22"/>
        </w:rPr>
        <w:instrText xml:space="preserve"> \* MERGEFORMAT </w:instrText>
      </w:r>
      <w:r w:rsidR="003112CA" w:rsidRPr="00CA3CDC">
        <w:rPr>
          <w:rFonts w:ascii="Tahoma" w:hAnsi="Tahoma" w:cs="Tahoma"/>
          <w:sz w:val="22"/>
          <w:szCs w:val="22"/>
        </w:rPr>
      </w:r>
      <w:r w:rsidR="003112CA" w:rsidRPr="00CA3CDC">
        <w:rPr>
          <w:rFonts w:ascii="Tahoma" w:hAnsi="Tahoma" w:cs="Tahoma"/>
          <w:sz w:val="22"/>
          <w:szCs w:val="22"/>
        </w:rPr>
        <w:fldChar w:fldCharType="separate"/>
      </w:r>
      <w:r w:rsidR="003963D9">
        <w:rPr>
          <w:rFonts w:ascii="Tahoma" w:hAnsi="Tahoma" w:cs="Tahoma"/>
          <w:sz w:val="22"/>
          <w:szCs w:val="22"/>
        </w:rPr>
        <w:t>2.2.1 acima</w:t>
      </w:r>
      <w:r w:rsidR="003112CA" w:rsidRPr="00CA3CDC">
        <w:rPr>
          <w:rFonts w:ascii="Tahoma" w:hAnsi="Tahoma" w:cs="Tahoma"/>
          <w:sz w:val="22"/>
          <w:szCs w:val="22"/>
        </w:rPr>
        <w:fldChar w:fldCharType="end"/>
      </w:r>
      <w:r w:rsidR="00494B6B" w:rsidRPr="00CA3CDC">
        <w:rPr>
          <w:rFonts w:ascii="Tahoma" w:hAnsi="Tahoma" w:cs="Tahoma"/>
          <w:sz w:val="22"/>
          <w:szCs w:val="22"/>
        </w:rPr>
        <w:t>;</w:t>
      </w:r>
      <w:r w:rsidR="003A2E50" w:rsidRPr="00CA3CDC">
        <w:rPr>
          <w:rFonts w:ascii="Tahoma" w:hAnsi="Tahoma" w:cs="Tahoma"/>
          <w:sz w:val="22"/>
          <w:szCs w:val="22"/>
        </w:rPr>
        <w:t xml:space="preserve"> </w:t>
      </w:r>
      <w:r w:rsidR="003A2E50" w:rsidRPr="00CA3CDC">
        <w:rPr>
          <w:rFonts w:ascii="Tahoma" w:hAnsi="Tahoma" w:cs="Tahoma"/>
          <w:b/>
          <w:sz w:val="22"/>
          <w:szCs w:val="22"/>
        </w:rPr>
        <w:t>(d)</w:t>
      </w:r>
      <w:r w:rsidR="00C97437">
        <w:rPr>
          <w:rFonts w:ascii="Tahoma" w:hAnsi="Tahoma" w:cs="Tahoma"/>
          <w:b/>
          <w:sz w:val="22"/>
          <w:szCs w:val="22"/>
        </w:rPr>
        <w:t> </w:t>
      </w:r>
      <w:r w:rsidR="003A2E50" w:rsidRPr="00CA3CDC">
        <w:rPr>
          <w:rFonts w:ascii="Tahoma" w:hAnsi="Tahoma" w:cs="Tahoma"/>
          <w:sz w:val="22"/>
          <w:szCs w:val="22"/>
        </w:rPr>
        <w:t xml:space="preserve">pelos registros dos Contratos de Garantia no </w:t>
      </w:r>
      <w:r w:rsidR="002C75AD" w:rsidRPr="00CA3CDC">
        <w:rPr>
          <w:rFonts w:ascii="Tahoma" w:hAnsi="Tahoma" w:cs="Tahoma"/>
          <w:sz w:val="22"/>
          <w:szCs w:val="22"/>
        </w:rPr>
        <w:t xml:space="preserve">Cartório </w:t>
      </w:r>
      <w:r w:rsidR="003A2E50" w:rsidRPr="00CA3CDC">
        <w:rPr>
          <w:rFonts w:ascii="Tahoma" w:hAnsi="Tahoma" w:cs="Tahoma"/>
          <w:sz w:val="22"/>
          <w:szCs w:val="22"/>
        </w:rPr>
        <w:t xml:space="preserve">de </w:t>
      </w:r>
      <w:r w:rsidR="002C75AD" w:rsidRPr="00CA3CDC">
        <w:rPr>
          <w:rFonts w:ascii="Tahoma" w:hAnsi="Tahoma" w:cs="Tahoma"/>
          <w:sz w:val="22"/>
          <w:szCs w:val="22"/>
        </w:rPr>
        <w:t>RTD</w:t>
      </w:r>
      <w:r w:rsidR="003A2E50" w:rsidRPr="00CA3CDC">
        <w:rPr>
          <w:rFonts w:ascii="Tahoma" w:hAnsi="Tahoma" w:cs="Tahoma"/>
          <w:sz w:val="22"/>
          <w:szCs w:val="22"/>
        </w:rPr>
        <w:t xml:space="preserve"> e </w:t>
      </w:r>
      <w:r w:rsidR="002C75AD" w:rsidRPr="00CA3CDC">
        <w:rPr>
          <w:rFonts w:ascii="Tahoma" w:hAnsi="Tahoma" w:cs="Tahoma"/>
          <w:sz w:val="22"/>
          <w:szCs w:val="22"/>
        </w:rPr>
        <w:t xml:space="preserve">Cartório </w:t>
      </w:r>
      <w:r w:rsidR="003A2E50" w:rsidRPr="00CA3CDC">
        <w:rPr>
          <w:rFonts w:ascii="Tahoma" w:hAnsi="Tahoma" w:cs="Tahoma"/>
          <w:sz w:val="22"/>
          <w:szCs w:val="22"/>
        </w:rPr>
        <w:t xml:space="preserve">de </w:t>
      </w:r>
      <w:r w:rsidR="002C75AD" w:rsidRPr="00CA3CDC">
        <w:rPr>
          <w:rFonts w:ascii="Tahoma" w:hAnsi="Tahoma" w:cs="Tahoma"/>
          <w:sz w:val="22"/>
          <w:szCs w:val="22"/>
        </w:rPr>
        <w:t xml:space="preserve">Registro </w:t>
      </w:r>
      <w:r w:rsidR="003A2E50" w:rsidRPr="00CA3CDC">
        <w:rPr>
          <w:rFonts w:ascii="Tahoma" w:hAnsi="Tahoma" w:cs="Tahoma"/>
          <w:sz w:val="22"/>
          <w:szCs w:val="22"/>
        </w:rPr>
        <w:t xml:space="preserve">de </w:t>
      </w:r>
      <w:r w:rsidR="002C75AD" w:rsidRPr="00CA3CDC">
        <w:rPr>
          <w:rFonts w:ascii="Tahoma" w:hAnsi="Tahoma" w:cs="Tahoma"/>
          <w:sz w:val="22"/>
          <w:szCs w:val="22"/>
        </w:rPr>
        <w:t xml:space="preserve">Imóveis </w:t>
      </w:r>
      <w:r w:rsidR="003A2E50" w:rsidRPr="00CA3CDC">
        <w:rPr>
          <w:rFonts w:ascii="Tahoma" w:hAnsi="Tahoma" w:cs="Tahoma"/>
          <w:sz w:val="22"/>
          <w:szCs w:val="22"/>
        </w:rPr>
        <w:t>competentes</w:t>
      </w:r>
      <w:r w:rsidR="00271D47" w:rsidRPr="00CA3CDC">
        <w:rPr>
          <w:rFonts w:ascii="Tahoma" w:hAnsi="Tahoma" w:cs="Tahoma"/>
          <w:sz w:val="22"/>
          <w:szCs w:val="22"/>
        </w:rPr>
        <w:t>, conforme o caso</w:t>
      </w:r>
      <w:r w:rsidR="00E245CE" w:rsidRPr="00CA3CDC">
        <w:rPr>
          <w:rFonts w:ascii="Tahoma" w:hAnsi="Tahoma" w:cs="Tahoma"/>
          <w:sz w:val="22"/>
          <w:szCs w:val="22"/>
        </w:rPr>
        <w:t xml:space="preserve">; e </w:t>
      </w:r>
      <w:r w:rsidR="00E245CE" w:rsidRPr="00CA3CDC">
        <w:rPr>
          <w:rFonts w:ascii="Tahoma" w:hAnsi="Tahoma" w:cs="Tahoma"/>
          <w:b/>
          <w:sz w:val="22"/>
          <w:szCs w:val="22"/>
        </w:rPr>
        <w:t xml:space="preserve">(e) </w:t>
      </w:r>
      <w:r w:rsidR="00E245CE" w:rsidRPr="00CA3CDC">
        <w:rPr>
          <w:rFonts w:ascii="Tahoma" w:hAnsi="Tahoma" w:cs="Tahoma"/>
          <w:sz w:val="22"/>
          <w:szCs w:val="22"/>
        </w:rPr>
        <w:t xml:space="preserve">pela averbação da Alienação Fiduciária de </w:t>
      </w:r>
      <w:r w:rsidR="002C75AD" w:rsidRPr="00CA3CDC">
        <w:rPr>
          <w:rFonts w:ascii="Tahoma" w:hAnsi="Tahoma" w:cs="Tahoma"/>
          <w:sz w:val="22"/>
          <w:szCs w:val="22"/>
        </w:rPr>
        <w:t xml:space="preserve">Quotas </w:t>
      </w:r>
      <w:r w:rsidR="00E245CE" w:rsidRPr="00CA3CDC">
        <w:rPr>
          <w:rFonts w:ascii="Tahoma" w:hAnsi="Tahoma" w:cs="Tahoma"/>
          <w:sz w:val="22"/>
          <w:szCs w:val="22"/>
        </w:rPr>
        <w:t xml:space="preserve">no </w:t>
      </w:r>
      <w:r w:rsidR="002C75AD" w:rsidRPr="00CA3CDC">
        <w:rPr>
          <w:rFonts w:ascii="Tahoma" w:hAnsi="Tahoma" w:cs="Tahoma"/>
          <w:sz w:val="22"/>
          <w:szCs w:val="22"/>
        </w:rPr>
        <w:t>Contrato Social da Balneário Camboriú</w:t>
      </w:r>
      <w:r w:rsidR="003A2E50" w:rsidRPr="00CA3CDC">
        <w:rPr>
          <w:rFonts w:ascii="Tahoma" w:hAnsi="Tahoma" w:cs="Tahoma"/>
          <w:sz w:val="22"/>
          <w:szCs w:val="22"/>
        </w:rPr>
        <w:t xml:space="preserve">; </w:t>
      </w:r>
    </w:p>
    <w:p w14:paraId="620D45DE" w14:textId="313A7140"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a celebração, os termos e condições desta Escritura de Emissão e dos Documentos da Operação de que seja parte e o cumprimento das obrigações aqui e ali previstas e a realização da Emissão e a constituição das Garantias (conforme aplicável) </w:t>
      </w:r>
      <w:r w:rsidRPr="00CA3CDC">
        <w:rPr>
          <w:rFonts w:ascii="Tahoma" w:hAnsi="Tahoma" w:cs="Tahoma"/>
          <w:b/>
          <w:sz w:val="22"/>
          <w:szCs w:val="22"/>
        </w:rPr>
        <w:t>(a)</w:t>
      </w:r>
      <w:r w:rsidR="00C97437">
        <w:rPr>
          <w:rFonts w:ascii="Tahoma" w:hAnsi="Tahoma" w:cs="Tahoma"/>
          <w:b/>
          <w:sz w:val="22"/>
          <w:szCs w:val="22"/>
        </w:rPr>
        <w:t> </w:t>
      </w:r>
      <w:r w:rsidRPr="00CA3CDC">
        <w:rPr>
          <w:rFonts w:ascii="Tahoma" w:hAnsi="Tahoma" w:cs="Tahoma"/>
          <w:sz w:val="22"/>
          <w:szCs w:val="22"/>
        </w:rPr>
        <w:t xml:space="preserve">não infringem </w:t>
      </w:r>
      <w:r w:rsidRPr="00CA3CDC">
        <w:rPr>
          <w:rFonts w:ascii="Tahoma" w:hAnsi="Tahoma" w:cs="Tahoma"/>
          <w:b/>
          <w:sz w:val="22"/>
          <w:szCs w:val="22"/>
        </w:rPr>
        <w:t xml:space="preserve">(i) </w:t>
      </w:r>
      <w:r w:rsidRPr="00CA3CDC">
        <w:rPr>
          <w:rFonts w:ascii="Tahoma" w:hAnsi="Tahoma" w:cs="Tahoma"/>
          <w:sz w:val="22"/>
          <w:szCs w:val="22"/>
        </w:rPr>
        <w:t xml:space="preserve">o estatuto social da Companhia;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qualquer contrato ou instrumento do qual a Companhia seja parte e/ou pelo qual qualquer de seus ativos </w:t>
      </w:r>
      <w:r w:rsidRPr="00CA3CDC">
        <w:rPr>
          <w:rFonts w:ascii="Tahoma" w:hAnsi="Tahoma" w:cs="Tahoma"/>
          <w:sz w:val="22"/>
          <w:szCs w:val="22"/>
        </w:rPr>
        <w:lastRenderedPageBreak/>
        <w:t xml:space="preserve">esteja sujeito, incluindo, mas sem limitação, contratos ou instrumentos com credores da Companhia, notadamente o Banco Nacional de Desenvolvimento Econômico e Social – BNDES; </w:t>
      </w:r>
      <w:r w:rsidRPr="00CA3CDC">
        <w:rPr>
          <w:rFonts w:ascii="Tahoma" w:hAnsi="Tahoma" w:cs="Tahoma"/>
          <w:b/>
          <w:sz w:val="22"/>
          <w:szCs w:val="22"/>
        </w:rPr>
        <w:t>(</w:t>
      </w:r>
      <w:proofErr w:type="spellStart"/>
      <w:r w:rsidRPr="00CA3CDC">
        <w:rPr>
          <w:rFonts w:ascii="Tahoma" w:hAnsi="Tahoma" w:cs="Tahoma"/>
          <w:b/>
          <w:sz w:val="22"/>
          <w:szCs w:val="22"/>
        </w:rPr>
        <w:t>iii</w:t>
      </w:r>
      <w:proofErr w:type="spellEnd"/>
      <w:r w:rsidRPr="00CA3CDC">
        <w:rPr>
          <w:rFonts w:ascii="Tahoma" w:hAnsi="Tahoma" w:cs="Tahoma"/>
          <w:b/>
          <w:sz w:val="22"/>
          <w:szCs w:val="22"/>
        </w:rPr>
        <w:t>)</w:t>
      </w:r>
      <w:r w:rsidRPr="00CA3CDC">
        <w:rPr>
          <w:rFonts w:ascii="Tahoma" w:hAnsi="Tahoma" w:cs="Tahoma"/>
          <w:sz w:val="22"/>
          <w:szCs w:val="22"/>
        </w:rPr>
        <w:t xml:space="preserve"> qualquer disposição legal ou regulamentar a que a Companhia e/ou qualquer de seus ativos esteja sujeito, conforme aplicável; e </w:t>
      </w:r>
      <w:r w:rsidRPr="00CA3CDC">
        <w:rPr>
          <w:rFonts w:ascii="Tahoma" w:hAnsi="Tahoma" w:cs="Tahoma"/>
          <w:b/>
          <w:sz w:val="22"/>
          <w:szCs w:val="22"/>
        </w:rPr>
        <w:t>(</w:t>
      </w:r>
      <w:proofErr w:type="spellStart"/>
      <w:r w:rsidRPr="00CA3CDC">
        <w:rPr>
          <w:rFonts w:ascii="Tahoma" w:hAnsi="Tahoma" w:cs="Tahoma"/>
          <w:b/>
          <w:sz w:val="22"/>
          <w:szCs w:val="22"/>
        </w:rPr>
        <w:t>iv</w:t>
      </w:r>
      <w:proofErr w:type="spellEnd"/>
      <w:r w:rsidRPr="00CA3CDC">
        <w:rPr>
          <w:rFonts w:ascii="Tahoma" w:hAnsi="Tahoma" w:cs="Tahoma"/>
          <w:b/>
          <w:sz w:val="22"/>
          <w:szCs w:val="22"/>
        </w:rPr>
        <w:t>)</w:t>
      </w:r>
      <w:r w:rsidRPr="00CA3CDC">
        <w:rPr>
          <w:rFonts w:ascii="Tahoma" w:hAnsi="Tahoma" w:cs="Tahoma"/>
          <w:sz w:val="22"/>
          <w:szCs w:val="22"/>
        </w:rPr>
        <w:t xml:space="preserve"> qualquer ordem, decisão ou sentença administrativa, judicial ou arbitral que afete a Companhia e/ou qualquer de seus ativos, conforme aplicável; e</w:t>
      </w:r>
      <w:r w:rsidRPr="00CA3CDC">
        <w:rPr>
          <w:rFonts w:ascii="Tahoma" w:hAnsi="Tahoma" w:cs="Tahoma"/>
          <w:b/>
          <w:sz w:val="22"/>
          <w:szCs w:val="22"/>
        </w:rPr>
        <w:t xml:space="preserve"> (b)</w:t>
      </w:r>
      <w:r w:rsidRPr="00CA3CDC">
        <w:rPr>
          <w:rFonts w:ascii="Tahoma" w:hAnsi="Tahoma" w:cs="Tahoma"/>
          <w:sz w:val="22"/>
          <w:szCs w:val="22"/>
        </w:rPr>
        <w:t xml:space="preserve"> não resultarão em </w:t>
      </w:r>
      <w:r w:rsidRPr="00CA3CDC">
        <w:rPr>
          <w:rFonts w:ascii="Tahoma" w:hAnsi="Tahoma" w:cs="Tahoma"/>
          <w:b/>
          <w:sz w:val="22"/>
          <w:szCs w:val="22"/>
        </w:rPr>
        <w:t>(i)</w:t>
      </w:r>
      <w:r w:rsidRPr="00CA3CDC">
        <w:rPr>
          <w:rFonts w:ascii="Tahoma" w:hAnsi="Tahoma" w:cs="Tahoma"/>
          <w:sz w:val="22"/>
          <w:szCs w:val="22"/>
        </w:rPr>
        <w:t xml:space="preserve"> vencimento antecipado de qualquer obrigação estabelecida em qualquer contrato ou instrumento do qual a Companhia seja parte e/ou pelo qual qualquer de seus ativos esteja sujeito, incluindo, mas sem limitação, contratos ou instrumentos com credores da Companhia, notadamente o Banco Nacional de Desenvolvimento Econômico e Social – BNDES; ou</w:t>
      </w:r>
      <w:r w:rsidRPr="00CA3CDC">
        <w:rPr>
          <w:rFonts w:ascii="Tahoma" w:hAnsi="Tahoma" w:cs="Tahoma"/>
          <w:b/>
          <w:sz w:val="22"/>
          <w:szCs w:val="22"/>
        </w:rPr>
        <w:t xml:space="preserve"> (</w:t>
      </w:r>
      <w:proofErr w:type="spellStart"/>
      <w:r w:rsidRPr="00C97437">
        <w:rPr>
          <w:rFonts w:ascii="Tahoma" w:hAnsi="Tahoma" w:cs="Tahoma"/>
          <w:b/>
          <w:sz w:val="22"/>
          <w:szCs w:val="22"/>
        </w:rPr>
        <w:t>ii</w:t>
      </w:r>
      <w:proofErr w:type="spellEnd"/>
      <w:r w:rsidRPr="0028568C">
        <w:rPr>
          <w:rFonts w:ascii="Tahoma" w:hAnsi="Tahoma"/>
          <w:b/>
          <w:sz w:val="22"/>
        </w:rPr>
        <w:t>)</w:t>
      </w:r>
      <w:r w:rsidRPr="00CA3CDC">
        <w:rPr>
          <w:rFonts w:ascii="Tahoma" w:hAnsi="Tahoma" w:cs="Tahoma"/>
          <w:sz w:val="22"/>
          <w:szCs w:val="22"/>
        </w:rPr>
        <w:t xml:space="preserve"> rescisão de qualquer desses contratos ou instrumentos; </w:t>
      </w:r>
      <w:r w:rsidRPr="00CA3CDC">
        <w:rPr>
          <w:rFonts w:ascii="Tahoma" w:hAnsi="Tahoma" w:cs="Tahoma"/>
          <w:b/>
          <w:sz w:val="22"/>
          <w:szCs w:val="22"/>
        </w:rPr>
        <w:t>(</w:t>
      </w:r>
      <w:proofErr w:type="spellStart"/>
      <w:r w:rsidRPr="00CA3CDC">
        <w:rPr>
          <w:rFonts w:ascii="Tahoma" w:hAnsi="Tahoma" w:cs="Tahoma"/>
          <w:b/>
          <w:sz w:val="22"/>
          <w:szCs w:val="22"/>
        </w:rPr>
        <w:t>iii</w:t>
      </w:r>
      <w:proofErr w:type="spellEnd"/>
      <w:r w:rsidRPr="00CA3CDC">
        <w:rPr>
          <w:rFonts w:ascii="Tahoma" w:hAnsi="Tahoma" w:cs="Tahoma"/>
          <w:b/>
          <w:sz w:val="22"/>
          <w:szCs w:val="22"/>
        </w:rPr>
        <w:t>)</w:t>
      </w:r>
      <w:r w:rsidRPr="00CA3CDC">
        <w:rPr>
          <w:rFonts w:ascii="Tahoma" w:hAnsi="Tahoma" w:cs="Tahoma"/>
          <w:sz w:val="22"/>
          <w:szCs w:val="22"/>
        </w:rPr>
        <w:t xml:space="preserve"> na criação de qualquer Ônus sobre qualquer ativo da Companhia exceto pelas Garantias Reais;</w:t>
      </w:r>
    </w:p>
    <w:p w14:paraId="323E4D63" w14:textId="77777777" w:rsidR="00053B7A" w:rsidRPr="00CA3CDC" w:rsidRDefault="00D00D21" w:rsidP="0028568C">
      <w:pPr>
        <w:pStyle w:val="Level4"/>
        <w:numPr>
          <w:ilvl w:val="3"/>
          <w:numId w:val="8"/>
        </w:numPr>
        <w:spacing w:after="240" w:line="320" w:lineRule="exact"/>
        <w:ind w:left="1134" w:hanging="1134"/>
        <w:rPr>
          <w:rFonts w:ascii="Tahoma" w:hAnsi="Tahoma" w:cs="Tahoma"/>
          <w:sz w:val="22"/>
          <w:szCs w:val="22"/>
        </w:rPr>
      </w:pPr>
      <w:bookmarkStart w:id="211" w:name="_Ref428862044"/>
      <w:r w:rsidRPr="00CA3CDC">
        <w:rPr>
          <w:rFonts w:ascii="Tahoma" w:hAnsi="Tahoma" w:cs="Tahoma"/>
          <w:sz w:val="22"/>
          <w:szCs w:val="22"/>
        </w:rPr>
        <w:t>possui</w:t>
      </w:r>
      <w:r w:rsidR="00053B7A" w:rsidRPr="00CA3CDC">
        <w:rPr>
          <w:rFonts w:ascii="Tahoma" w:hAnsi="Tahoma" w:cs="Tahoma"/>
          <w:sz w:val="22"/>
          <w:szCs w:val="22"/>
        </w:rPr>
        <w:t xml:space="preserve"> todas as autorizações, licenças e alvarás exigidas pelas autoridades federais, estaduais e municipais para o exercício de suas atividades, sendo que, até a presente data, a Emissora não foi notificada acerca da revogação de quaisquer autorizações, licenças e alvarás listados acima ou da existência de processo administrativo que tenha por objeto a revogação, suspensão ou cancelamento de qualquer uma delas;</w:t>
      </w:r>
    </w:p>
    <w:bookmarkEnd w:id="211"/>
    <w:p w14:paraId="1B2B8C7C" w14:textId="2A1781B0"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as Demonstrações Financeiras Consolidadas Auditadas da Companhia relativas aos exercícios sociais encerrados em 31 de dezembro de 2016, 2017 e 2018</w:t>
      </w:r>
      <w:r w:rsidR="002364A3" w:rsidRPr="00CA3CDC">
        <w:rPr>
          <w:rFonts w:ascii="Tahoma" w:hAnsi="Tahoma" w:cs="Tahoma"/>
          <w:sz w:val="22"/>
          <w:szCs w:val="22"/>
        </w:rPr>
        <w:t xml:space="preserve"> e </w:t>
      </w:r>
      <w:r w:rsidR="001C199F">
        <w:rPr>
          <w:rFonts w:ascii="Tahoma" w:hAnsi="Tahoma" w:cs="Tahoma"/>
          <w:sz w:val="22"/>
          <w:szCs w:val="22"/>
        </w:rPr>
        <w:t xml:space="preserve">as informações trimestrais referentes ao </w:t>
      </w:r>
      <w:r w:rsidR="00643428" w:rsidRPr="00CA3CDC">
        <w:rPr>
          <w:rFonts w:ascii="Tahoma" w:hAnsi="Tahoma" w:cs="Tahoma"/>
          <w:sz w:val="22"/>
          <w:szCs w:val="22"/>
        </w:rPr>
        <w:t xml:space="preserve">período </w:t>
      </w:r>
      <w:r w:rsidR="008821ED">
        <w:rPr>
          <w:rFonts w:ascii="Tahoma" w:hAnsi="Tahoma" w:cs="Tahoma"/>
          <w:sz w:val="22"/>
          <w:szCs w:val="22"/>
        </w:rPr>
        <w:t>de nove meses</w:t>
      </w:r>
      <w:r w:rsidR="008821ED" w:rsidRPr="00CA3CDC">
        <w:rPr>
          <w:rFonts w:ascii="Tahoma" w:hAnsi="Tahoma" w:cs="Tahoma"/>
          <w:sz w:val="22"/>
          <w:szCs w:val="22"/>
        </w:rPr>
        <w:t xml:space="preserve"> </w:t>
      </w:r>
      <w:r w:rsidR="00643428" w:rsidRPr="00CA3CDC">
        <w:rPr>
          <w:rFonts w:ascii="Tahoma" w:hAnsi="Tahoma" w:cs="Tahoma"/>
          <w:sz w:val="22"/>
          <w:szCs w:val="22"/>
        </w:rPr>
        <w:t>ence</w:t>
      </w:r>
      <w:r w:rsidR="00B45A04" w:rsidRPr="00CA3CDC">
        <w:rPr>
          <w:rFonts w:ascii="Tahoma" w:hAnsi="Tahoma" w:cs="Tahoma"/>
          <w:sz w:val="22"/>
          <w:szCs w:val="22"/>
        </w:rPr>
        <w:t xml:space="preserve">rrado em </w:t>
      </w:r>
      <w:r w:rsidR="002364A3" w:rsidRPr="00CA3CDC">
        <w:rPr>
          <w:rFonts w:ascii="Tahoma" w:hAnsi="Tahoma" w:cs="Tahoma"/>
          <w:sz w:val="22"/>
          <w:szCs w:val="22"/>
        </w:rPr>
        <w:t xml:space="preserve">30 de </w:t>
      </w:r>
      <w:r w:rsidR="002E081F" w:rsidRPr="00CA3CDC">
        <w:rPr>
          <w:rFonts w:ascii="Tahoma" w:hAnsi="Tahoma" w:cs="Tahoma"/>
          <w:sz w:val="22"/>
          <w:szCs w:val="22"/>
        </w:rPr>
        <w:t>s</w:t>
      </w:r>
      <w:r w:rsidR="002364A3" w:rsidRPr="00CA3CDC">
        <w:rPr>
          <w:rFonts w:ascii="Tahoma" w:hAnsi="Tahoma" w:cs="Tahoma"/>
          <w:sz w:val="22"/>
          <w:szCs w:val="22"/>
        </w:rPr>
        <w:t>etembro de 2019</w:t>
      </w:r>
      <w:r w:rsidRPr="00CA3CDC">
        <w:rPr>
          <w:rFonts w:ascii="Tahoma" w:hAnsi="Tahoma" w:cs="Tahoma"/>
          <w:sz w:val="22"/>
          <w:szCs w:val="22"/>
        </w:rPr>
        <w:t xml:space="preserve"> representam corretamente a posição patrimonial e financeira consolidada da Companhia naquelas datas e para aqueles períodos e foram devidamente elaboradas em conformidade com a Lei das Sociedades por Ações e com as regras emitidas pela CVM</w:t>
      </w:r>
      <w:r w:rsidR="001C199F">
        <w:rPr>
          <w:rFonts w:ascii="Tahoma" w:hAnsi="Tahoma" w:cs="Tahoma"/>
          <w:sz w:val="22"/>
          <w:szCs w:val="22"/>
        </w:rPr>
        <w:t>.</w:t>
      </w:r>
      <w:r w:rsidRPr="00CA3CDC">
        <w:rPr>
          <w:rFonts w:ascii="Tahoma" w:hAnsi="Tahoma" w:cs="Tahoma"/>
          <w:sz w:val="22"/>
          <w:szCs w:val="22"/>
        </w:rPr>
        <w:t xml:space="preserve"> </w:t>
      </w:r>
      <w:r w:rsidR="001C199F">
        <w:rPr>
          <w:rFonts w:ascii="Tahoma" w:hAnsi="Tahoma" w:cs="Tahoma"/>
          <w:sz w:val="22"/>
          <w:szCs w:val="22"/>
        </w:rPr>
        <w:t>D</w:t>
      </w:r>
      <w:r w:rsidRPr="00CA3CDC">
        <w:rPr>
          <w:rFonts w:ascii="Tahoma" w:hAnsi="Tahoma" w:cs="Tahoma"/>
          <w:sz w:val="22"/>
          <w:szCs w:val="22"/>
        </w:rPr>
        <w:t xml:space="preserve">esde </w:t>
      </w:r>
      <w:r w:rsidR="001C199F">
        <w:rPr>
          <w:rFonts w:ascii="Tahoma" w:hAnsi="Tahoma" w:cs="Tahoma"/>
          <w:sz w:val="22"/>
          <w:szCs w:val="22"/>
        </w:rPr>
        <w:t>30 de setembro de 2019</w:t>
      </w:r>
      <w:r w:rsidRPr="00CA3CDC">
        <w:rPr>
          <w:rFonts w:ascii="Tahoma" w:hAnsi="Tahoma" w:cs="Tahoma"/>
          <w:sz w:val="22"/>
          <w:szCs w:val="22"/>
        </w:rPr>
        <w:t>, não houve e não está em curso nenhum Efeito Adverso Relevante, bem como não houve qualquer operação envolvendo a Companhia fora do curso normal de seus negócios, que seja relevante para a Companhia e não houve qualquer alteração no capital social da Companhia;</w:t>
      </w:r>
    </w:p>
    <w:p w14:paraId="70B92964"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está cumprindo as leis, regulamentos, normas administrativas e determinações dos órgãos governamentais, autarquias ou instâncias judiciais aplicáveis ao exercício de suas atividades, exceto por aqueles questionados de boa-fé nas esferas administrativa e/ou judicial ou por aquelas que não causem um Efeito Adverso Relevante; </w:t>
      </w:r>
    </w:p>
    <w:p w14:paraId="0A75D1F3"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lastRenderedPageBreak/>
        <w:t>procede com toda a diligência exigida para realização de suas atividades, preservando o meio ambiente e atendendo às determinações dos órgãos municipais, estaduais e federais que subsidiariamente venham a legislar ou regulamentar as normas ambientais em vigor, exceto por aqueles questionados de boa-fé nas esferas administrativa e/ou judicial ou por aquelas que não causem um Efeito Adverso Relevante;</w:t>
      </w:r>
    </w:p>
    <w:p w14:paraId="65040B0D"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está regular com o pagamento de todas as obrigações de natureza tributária (municipal, estadual e federal), trabalhista, previdenciária, ambiental e de quaisquer outras obrigações impostas por lei, exceto por aquelas questionadas de boa-fé nas esferas administrativa e/ou judicial ou por aquelas que não causem um Efeito Adverso Relevante; </w:t>
      </w:r>
    </w:p>
    <w:p w14:paraId="6728DF44"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possui válidas, regulares e em vigor todas as licenças, concessões, autorizações, permissões e alvarás, inclusive ambientais, aplicáveis ao exercício de suas atividades, exceto por aquelas </w:t>
      </w:r>
      <w:r w:rsidRPr="00CA3CDC">
        <w:rPr>
          <w:rFonts w:ascii="Tahoma" w:hAnsi="Tahoma" w:cs="Tahoma"/>
          <w:b/>
          <w:sz w:val="22"/>
          <w:szCs w:val="22"/>
        </w:rPr>
        <w:t>(a)</w:t>
      </w:r>
      <w:r w:rsidRPr="00CA3CDC">
        <w:rPr>
          <w:rFonts w:ascii="Tahoma" w:hAnsi="Tahoma" w:cs="Tahoma"/>
          <w:sz w:val="22"/>
          <w:szCs w:val="22"/>
        </w:rPr>
        <w:t xml:space="preserve"> cuja ausência não possa causar um Efeito Adverso Relevante; ou </w:t>
      </w:r>
      <w:r w:rsidRPr="00CA3CDC">
        <w:rPr>
          <w:rFonts w:ascii="Tahoma" w:hAnsi="Tahoma" w:cs="Tahoma"/>
          <w:b/>
          <w:sz w:val="22"/>
          <w:szCs w:val="22"/>
        </w:rPr>
        <w:t>(b)</w:t>
      </w:r>
      <w:r w:rsidRPr="00CA3CDC">
        <w:rPr>
          <w:rFonts w:ascii="Tahoma" w:hAnsi="Tahoma" w:cs="Tahoma"/>
          <w:sz w:val="22"/>
          <w:szCs w:val="22"/>
        </w:rPr>
        <w:t xml:space="preserve"> em processo tempestivo de renovação; ou </w:t>
      </w:r>
      <w:r w:rsidRPr="00CA3CDC">
        <w:rPr>
          <w:rFonts w:ascii="Tahoma" w:hAnsi="Tahoma" w:cs="Tahoma"/>
          <w:b/>
          <w:sz w:val="22"/>
          <w:szCs w:val="22"/>
        </w:rPr>
        <w:t>(c)</w:t>
      </w:r>
      <w:r w:rsidRPr="00CA3CDC">
        <w:rPr>
          <w:rFonts w:ascii="Tahoma" w:hAnsi="Tahoma" w:cs="Tahoma"/>
          <w:sz w:val="22"/>
          <w:szCs w:val="22"/>
        </w:rPr>
        <w:t> que estejam sendo discutidas de boa-fé pela Emissora, nas esferas judicial ou administrativa;</w:t>
      </w:r>
    </w:p>
    <w:p w14:paraId="260A22F9" w14:textId="77777777" w:rsidR="001A40BD" w:rsidRPr="00CA3CDC" w:rsidRDefault="001A40BD"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os documentos e informações fornecidos por ocasião da Oferta e até a liquidação dos CRI são verdadeiros, consistentes, corretos e suficientes, estão atualizados até a data em que foram fornecidos e incluem os documentos e informações relevantes para a tomada de decisão de investimento sobre as Debêntures;</w:t>
      </w:r>
    </w:p>
    <w:p w14:paraId="6DEC7A2E" w14:textId="77777777" w:rsidR="001A40BD" w:rsidRPr="00CA3CDC" w:rsidRDefault="001A40BD"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as informações prestadas por ocasião da Oferta são verdadeiras, consistentes, precisas, completas, corretas e suficientes, permitindo aos investidores uma tomada de decisão fundamentada a respeito da Oferta;</w:t>
      </w:r>
    </w:p>
    <w:p w14:paraId="24181ABE" w14:textId="77777777" w:rsidR="001A40BD" w:rsidRPr="00CA3CDC" w:rsidRDefault="001A40BD"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não omitiu qualquer fato, de qualquer natureza, que seja de seu conhecimento e que possa resultar em alteração substancial adversa das suas situações econômico-financeiras, bem como jurídicas em prejuízo dos Debenturistas;</w:t>
      </w:r>
    </w:p>
    <w:p w14:paraId="4BC6B161"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não omitiu qualquer fato, de qualquer natureza, que seja de seu conhecimento e que possa resultar em um Efeito Adverso Relevante; </w:t>
      </w:r>
    </w:p>
    <w:p w14:paraId="208FC595"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não está incorrendo em qualquer dos Eventos de Vencimento Antecipado; </w:t>
      </w:r>
    </w:p>
    <w:p w14:paraId="469BBBD2"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não tem conhecimento de </w:t>
      </w:r>
      <w:r w:rsidRPr="00CA3CDC">
        <w:rPr>
          <w:rFonts w:ascii="Tahoma" w:hAnsi="Tahoma" w:cs="Tahoma"/>
          <w:b/>
          <w:sz w:val="22"/>
          <w:szCs w:val="22"/>
        </w:rPr>
        <w:t>(a)</w:t>
      </w:r>
      <w:r w:rsidRPr="00CA3CDC">
        <w:rPr>
          <w:rFonts w:ascii="Tahoma" w:hAnsi="Tahoma" w:cs="Tahoma"/>
          <w:sz w:val="22"/>
          <w:szCs w:val="22"/>
        </w:rPr>
        <w:t xml:space="preserve"> descumprimento de qualquer disposição contratual, legal ou de qualquer ordem judicial, administrativa ou arbitral; ou </w:t>
      </w:r>
      <w:r w:rsidRPr="00CA3CDC">
        <w:rPr>
          <w:rFonts w:ascii="Tahoma" w:hAnsi="Tahoma" w:cs="Tahoma"/>
          <w:b/>
          <w:sz w:val="22"/>
          <w:szCs w:val="22"/>
        </w:rPr>
        <w:t>(b)</w:t>
      </w:r>
      <w:r w:rsidRPr="00CA3CDC">
        <w:rPr>
          <w:rFonts w:ascii="Tahoma" w:hAnsi="Tahoma" w:cs="Tahoma"/>
          <w:sz w:val="22"/>
          <w:szCs w:val="22"/>
        </w:rPr>
        <w:t xml:space="preserve"> qualquer </w:t>
      </w:r>
      <w:r w:rsidRPr="00CA3CDC">
        <w:rPr>
          <w:rFonts w:ascii="Tahoma" w:hAnsi="Tahoma" w:cs="Tahoma"/>
          <w:sz w:val="22"/>
          <w:szCs w:val="22"/>
        </w:rPr>
        <w:lastRenderedPageBreak/>
        <w:t xml:space="preserve">processo, judicial, administrativo ou arbitral, inquérito ou qualquer outro tipo de investigação governamental, em qualquer dos casos deste inciso, </w:t>
      </w:r>
      <w:r w:rsidRPr="00CA3CDC">
        <w:rPr>
          <w:rFonts w:ascii="Tahoma" w:hAnsi="Tahoma" w:cs="Tahoma"/>
          <w:b/>
          <w:sz w:val="22"/>
          <w:szCs w:val="22"/>
        </w:rPr>
        <w:t>(i)</w:t>
      </w:r>
      <w:r w:rsidRPr="00CA3CDC">
        <w:rPr>
          <w:rFonts w:ascii="Tahoma" w:hAnsi="Tahoma" w:cs="Tahoma"/>
          <w:sz w:val="22"/>
          <w:szCs w:val="22"/>
        </w:rPr>
        <w:t xml:space="preserve"> que possa causar um Efeito Adverso Relevante; ou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visando a anular, alterar, invalidar, questionar ou de qualquer forma afetar esta Escritura de Emissão ou os demais Documentos da Operação; </w:t>
      </w:r>
    </w:p>
    <w:p w14:paraId="5F814732"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cumpre e faz com que suas Controladas, seus empregados e seus administradores (com relação a seus empregados e administradores, quando os mesmos estiverem agindo em nome ou em benefício da Companhia), cumpram as Leis Anticorrupção, na medida em que </w:t>
      </w:r>
      <w:r w:rsidRPr="00CA3CDC">
        <w:rPr>
          <w:rFonts w:ascii="Tahoma" w:hAnsi="Tahoma" w:cs="Tahoma"/>
          <w:b/>
          <w:sz w:val="22"/>
          <w:szCs w:val="22"/>
        </w:rPr>
        <w:t>(a)</w:t>
      </w:r>
      <w:r w:rsidRPr="00CA3CDC">
        <w:rPr>
          <w:rFonts w:ascii="Tahoma" w:hAnsi="Tahoma" w:cs="Tahoma"/>
          <w:sz w:val="22"/>
          <w:szCs w:val="22"/>
        </w:rPr>
        <w:t xml:space="preserve"> mantém políticas e procedimentos internos visando ao integral cumprimento das Leis Anticorrupção; </w:t>
      </w:r>
      <w:r w:rsidRPr="00CA3CDC">
        <w:rPr>
          <w:rFonts w:ascii="Tahoma" w:hAnsi="Tahoma" w:cs="Tahoma"/>
          <w:b/>
          <w:sz w:val="22"/>
          <w:szCs w:val="22"/>
        </w:rPr>
        <w:t>(b)</w:t>
      </w:r>
      <w:r w:rsidRPr="00CA3CDC">
        <w:rPr>
          <w:rFonts w:ascii="Tahoma" w:hAnsi="Tahoma" w:cs="Tahoma"/>
          <w:sz w:val="22"/>
          <w:szCs w:val="22"/>
        </w:rPr>
        <w:t xml:space="preserve"> dá pleno conhecimento de tais normas a todos os profissionais que venham a se relacionar com a Companhia, previamente ao início de sua atuação na atividade para a qual foi contratado; </w:t>
      </w:r>
      <w:r w:rsidRPr="00CA3CDC">
        <w:rPr>
          <w:rFonts w:ascii="Tahoma" w:hAnsi="Tahoma" w:cs="Tahoma"/>
          <w:b/>
          <w:sz w:val="22"/>
          <w:szCs w:val="22"/>
        </w:rPr>
        <w:t>(c)</w:t>
      </w:r>
      <w:r w:rsidRPr="00CA3CDC">
        <w:rPr>
          <w:rFonts w:ascii="Tahoma" w:hAnsi="Tahoma" w:cs="Tahoma"/>
          <w:sz w:val="22"/>
          <w:szCs w:val="22"/>
        </w:rPr>
        <w:t> se abstém de praticar atos de corrupção e de agir de forma lesiva à administração pública, nacional e estrangeira, no seu interesse ou para seu benefício, exclusivo ou não; e</w:t>
      </w:r>
      <w:r w:rsidRPr="00CA3CDC">
        <w:rPr>
          <w:rFonts w:ascii="Tahoma" w:hAnsi="Tahoma" w:cs="Tahoma"/>
          <w:b/>
          <w:sz w:val="22"/>
          <w:szCs w:val="22"/>
        </w:rPr>
        <w:t xml:space="preserve"> (d)</w:t>
      </w:r>
      <w:r w:rsidRPr="00CA3CDC">
        <w:rPr>
          <w:rFonts w:ascii="Tahoma" w:hAnsi="Tahoma" w:cs="Tahoma"/>
          <w:sz w:val="22"/>
          <w:szCs w:val="22"/>
        </w:rPr>
        <w:t xml:space="preserve"> caso tenha conhecimento de qualquer ato ou fato que viole aludidas normas, comunicará, no prazo de 2 (dois) Dias Úteis, </w:t>
      </w:r>
      <w:bookmarkStart w:id="212" w:name="_DV_M357"/>
      <w:bookmarkStart w:id="213" w:name="_DV_M358"/>
      <w:bookmarkStart w:id="214" w:name="_DV_M359"/>
      <w:bookmarkStart w:id="215" w:name="_DV_M360"/>
      <w:bookmarkStart w:id="216" w:name="_DV_M361"/>
      <w:bookmarkStart w:id="217" w:name="_DV_M362"/>
      <w:bookmarkStart w:id="218" w:name="_DV_M363"/>
      <w:bookmarkStart w:id="219" w:name="_DV_M364"/>
      <w:bookmarkStart w:id="220" w:name="_DV_M365"/>
      <w:bookmarkStart w:id="221" w:name="_DV_M366"/>
      <w:bookmarkStart w:id="222" w:name="_DV_M367"/>
      <w:bookmarkStart w:id="223" w:name="_DV_M368"/>
      <w:bookmarkStart w:id="224" w:name="_DV_M369"/>
      <w:bookmarkStart w:id="225" w:name="_DV_M370"/>
      <w:bookmarkStart w:id="226" w:name="_DV_M371"/>
      <w:bookmarkStart w:id="227" w:name="_DV_M372"/>
      <w:bookmarkStart w:id="228" w:name="_DV_M373"/>
      <w:bookmarkStart w:id="229" w:name="_DV_M374"/>
      <w:bookmarkStart w:id="230" w:name="_DV_M375"/>
      <w:bookmarkStart w:id="231" w:name="_DV_M376"/>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r w:rsidRPr="00CA3CDC">
        <w:rPr>
          <w:rFonts w:ascii="Tahoma" w:hAnsi="Tahoma" w:cs="Tahoma"/>
          <w:sz w:val="22"/>
          <w:szCs w:val="22"/>
        </w:rPr>
        <w:t xml:space="preserve">a Debenturista; </w:t>
      </w:r>
    </w:p>
    <w:p w14:paraId="7D95362E" w14:textId="62D703D1"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não há questionamentos de qualquer natureza que possam causar um Efeito Adverso Relevante, incluindo ambientais, saúde e segurança no trabalho, relacionados ao </w:t>
      </w:r>
      <w:r w:rsidR="001A32AC">
        <w:rPr>
          <w:rFonts w:ascii="Tahoma" w:hAnsi="Tahoma" w:cs="Tahoma"/>
          <w:sz w:val="22"/>
          <w:szCs w:val="22"/>
        </w:rPr>
        <w:t xml:space="preserve">Imóvel </w:t>
      </w:r>
      <w:r w:rsidRPr="00CA3CDC">
        <w:rPr>
          <w:rFonts w:ascii="Tahoma" w:hAnsi="Tahoma" w:cs="Tahoma"/>
          <w:sz w:val="22"/>
          <w:szCs w:val="22"/>
        </w:rPr>
        <w:t xml:space="preserve">Lastro, incluindo relacionados com </w:t>
      </w:r>
      <w:r w:rsidRPr="00CA3CDC">
        <w:rPr>
          <w:rFonts w:ascii="Tahoma" w:hAnsi="Tahoma" w:cs="Tahoma"/>
          <w:b/>
          <w:sz w:val="22"/>
          <w:szCs w:val="22"/>
        </w:rPr>
        <w:t>(a) </w:t>
      </w:r>
      <w:r w:rsidRPr="00CA3CDC">
        <w:rPr>
          <w:rFonts w:ascii="Tahoma" w:hAnsi="Tahoma" w:cs="Tahoma"/>
          <w:sz w:val="22"/>
          <w:szCs w:val="22"/>
        </w:rPr>
        <w:t xml:space="preserve">despejos de resíduos no ar e na água; </w:t>
      </w:r>
      <w:r w:rsidRPr="00CA3CDC">
        <w:rPr>
          <w:rFonts w:ascii="Tahoma" w:hAnsi="Tahoma" w:cs="Tahoma"/>
          <w:b/>
          <w:sz w:val="22"/>
          <w:szCs w:val="22"/>
        </w:rPr>
        <w:t>(b)</w:t>
      </w:r>
      <w:r w:rsidRPr="00CA3CDC">
        <w:rPr>
          <w:rFonts w:ascii="Tahoma" w:hAnsi="Tahoma" w:cs="Tahoma"/>
          <w:sz w:val="22"/>
          <w:szCs w:val="22"/>
        </w:rPr>
        <w:t xml:space="preserve"> depósito, despejo, conservação, armazenamento, tratamento, produção, transporte, manuseio, processamento, carregamento, fabricação, arrecadação, triagem ou presença de qualquer substância perigosa ou com potencial para contaminação ou que afetem a saúde e a segurança no trabalho, ou causem doença do trabalho; </w:t>
      </w:r>
      <w:r w:rsidRPr="00CA3CDC">
        <w:rPr>
          <w:rFonts w:ascii="Tahoma" w:hAnsi="Tahoma" w:cs="Tahoma"/>
          <w:b/>
          <w:sz w:val="22"/>
          <w:szCs w:val="22"/>
        </w:rPr>
        <w:t>(c)</w:t>
      </w:r>
      <w:r w:rsidRPr="00CA3CDC">
        <w:rPr>
          <w:rFonts w:ascii="Tahoma" w:hAnsi="Tahoma" w:cs="Tahoma"/>
          <w:sz w:val="22"/>
          <w:szCs w:val="22"/>
        </w:rPr>
        <w:t xml:space="preserve"> lesão do trabalho decorrente de fatores ambientais; </w:t>
      </w:r>
      <w:r w:rsidRPr="00CA3CDC">
        <w:rPr>
          <w:rFonts w:ascii="Tahoma" w:hAnsi="Tahoma" w:cs="Tahoma"/>
          <w:b/>
          <w:sz w:val="22"/>
          <w:szCs w:val="22"/>
        </w:rPr>
        <w:t>(d)</w:t>
      </w:r>
      <w:r w:rsidRPr="00CA3CDC">
        <w:rPr>
          <w:rFonts w:ascii="Tahoma" w:hAnsi="Tahoma" w:cs="Tahoma"/>
          <w:sz w:val="22"/>
          <w:szCs w:val="22"/>
        </w:rPr>
        <w:t> problemas de saúde ambientais</w:t>
      </w:r>
      <w:r w:rsidRPr="00CA3CDC">
        <w:rPr>
          <w:rFonts w:ascii="Tahoma" w:hAnsi="Tahoma" w:cs="Tahoma"/>
          <w:b/>
          <w:sz w:val="22"/>
          <w:szCs w:val="22"/>
        </w:rPr>
        <w:t>; (e)</w:t>
      </w:r>
      <w:r w:rsidRPr="00CA3CDC">
        <w:rPr>
          <w:rFonts w:ascii="Tahoma" w:hAnsi="Tahoma" w:cs="Tahoma"/>
          <w:sz w:val="22"/>
          <w:szCs w:val="22"/>
        </w:rPr>
        <w:t xml:space="preserve"> conservação, preservação ou proteção do ambiente natural ou dos organismos vivos; e </w:t>
      </w:r>
      <w:r w:rsidRPr="00CA3CDC">
        <w:rPr>
          <w:rFonts w:ascii="Tahoma" w:hAnsi="Tahoma" w:cs="Tahoma"/>
          <w:b/>
          <w:sz w:val="22"/>
          <w:szCs w:val="22"/>
        </w:rPr>
        <w:t>(f)</w:t>
      </w:r>
      <w:r w:rsidRPr="00CA3CDC">
        <w:rPr>
          <w:rFonts w:ascii="Tahoma" w:hAnsi="Tahoma" w:cs="Tahoma"/>
          <w:sz w:val="22"/>
          <w:szCs w:val="22"/>
        </w:rPr>
        <w:t xml:space="preserve"> localização em terras de ocupação indígena ou quilombola; e, na ocorrência de tais questionamentos, envidará tempestivamente seus melhores esforços para devidamente sanear tais questionamentos sem que o Imóvel Lastro seja, de qualquer forma, afetado, bem como arcará integralmente com todos os custos e despesas relacionados, incluindo custos de investigação, de limpeza, com consultores, de defesa, com ressarcimentos de danos ambientais, decorrentes de lesões pessoais, multas ou penalidades; </w:t>
      </w:r>
    </w:p>
    <w:p w14:paraId="604C8DED" w14:textId="6DBA62AF"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tem plena ciência e concorda integralmente com a forma de divulgação e apuração da Taxa DI, e que a forma de cálculo da Remuneração da Segunda Serie foi </w:t>
      </w:r>
      <w:r w:rsidRPr="00CA3CDC">
        <w:rPr>
          <w:rFonts w:ascii="Tahoma" w:hAnsi="Tahoma" w:cs="Tahoma"/>
          <w:sz w:val="22"/>
          <w:szCs w:val="22"/>
        </w:rPr>
        <w:lastRenderedPageBreak/>
        <w:t>acordada por livre vontade da Companhia, em observância ao princípio da boa-fé; e</w:t>
      </w:r>
    </w:p>
    <w:p w14:paraId="73EDA9D1" w14:textId="77777777" w:rsidR="003C5E64" w:rsidRPr="00CA3CDC" w:rsidRDefault="003C5E64"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não há qualquer descumprimento à legislação aplicável ao Imóvel Lastro, incluindo a de natureza ambiental, e de qualquer inadequação do Imóvel Lastro às normas de uso e ocupação do solo, incluindo restrições relacionadas a zoneamento, parcelamento de solo, preservação do patrimônio arqueológico e histórico, restrição de atividades devido a inserção em área de preservação ambiental ou área de preservação permanente, exceto por aqueles questionados de boa-fé nas esferas administrativa e/ou judicial ou por aquelas que não causem um Efeito Adverso Relevante.</w:t>
      </w:r>
    </w:p>
    <w:p w14:paraId="7F98A644" w14:textId="77777777" w:rsidR="00E97FD5" w:rsidRPr="00CA3CDC" w:rsidRDefault="00E97FD5"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232" w:name="_Ref15051667"/>
      <w:bookmarkStart w:id="233" w:name="_Hlk24451138"/>
      <w:bookmarkEnd w:id="210"/>
      <w:r w:rsidRPr="00CA3CDC">
        <w:rPr>
          <w:rFonts w:ascii="Tahoma" w:hAnsi="Tahoma" w:cs="Tahoma"/>
        </w:rPr>
        <w:t>Sem prejuízo das demais declarações prestadas nesta Escritura de Emissão, o Fiador declara e garante, nesta data, à Debenturista que:</w:t>
      </w:r>
      <w:bookmarkEnd w:id="232"/>
    </w:p>
    <w:p w14:paraId="1E2F7BE9" w14:textId="77777777" w:rsidR="00E97FD5" w:rsidRPr="00CA3CDC" w:rsidRDefault="00E97FD5" w:rsidP="0050450F">
      <w:pPr>
        <w:pStyle w:val="Level4"/>
        <w:numPr>
          <w:ilvl w:val="3"/>
          <w:numId w:val="63"/>
        </w:numPr>
        <w:tabs>
          <w:tab w:val="clear" w:pos="2041"/>
        </w:tabs>
        <w:spacing w:before="140" w:after="0"/>
        <w:ind w:left="1134" w:hanging="1134"/>
        <w:rPr>
          <w:rFonts w:ascii="Tahoma" w:hAnsi="Tahoma" w:cs="Tahoma"/>
          <w:sz w:val="22"/>
          <w:szCs w:val="22"/>
        </w:rPr>
      </w:pPr>
      <w:proofErr w:type="spellStart"/>
      <w:r w:rsidRPr="00CA3CDC">
        <w:rPr>
          <w:rFonts w:ascii="Tahoma" w:hAnsi="Tahoma" w:cs="Tahoma"/>
          <w:sz w:val="22"/>
          <w:szCs w:val="22"/>
        </w:rPr>
        <w:t>é</w:t>
      </w:r>
      <w:proofErr w:type="spellEnd"/>
      <w:r w:rsidRPr="00CA3CDC">
        <w:rPr>
          <w:rFonts w:ascii="Tahoma" w:hAnsi="Tahoma" w:cs="Tahoma"/>
          <w:sz w:val="22"/>
          <w:szCs w:val="22"/>
        </w:rPr>
        <w:t xml:space="preserve"> plenamente capaz para a prática de todos os atos da vida civil e cumprimento de todas as obrigações previstas nesta Escritura de Emissão;</w:t>
      </w:r>
    </w:p>
    <w:p w14:paraId="1EB16134"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esta Escritura de Emissão e as obrigações aqui previstas constituem obrigações lícitas, válidas, vinculantes e eficazes do Fiador, conforme aplicável, exequíveis de acordo com os seus termos e condições, com força de título executivo extrajudicial nos termos do artigo 784, inciso I, do Código de Processo Civil;</w:t>
      </w:r>
    </w:p>
    <w:p w14:paraId="15EACD47"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 xml:space="preserve">a celebração, os termos e condições desta Escritura de Emissão e o cumprimento das obrigações aqui previstas e a constituição da Fiança: </w:t>
      </w:r>
      <w:r w:rsidRPr="00CA3CDC">
        <w:rPr>
          <w:rFonts w:ascii="Tahoma" w:hAnsi="Tahoma" w:cs="Tahoma"/>
          <w:b/>
          <w:sz w:val="22"/>
          <w:szCs w:val="22"/>
        </w:rPr>
        <w:t>(a)</w:t>
      </w:r>
      <w:r w:rsidRPr="00CA3CDC">
        <w:rPr>
          <w:rFonts w:ascii="Tahoma" w:hAnsi="Tahoma" w:cs="Tahoma"/>
          <w:sz w:val="22"/>
          <w:szCs w:val="22"/>
        </w:rPr>
        <w:t xml:space="preserve"> não infringem</w:t>
      </w:r>
      <w:r w:rsidR="00107462" w:rsidRPr="00CA3CDC">
        <w:rPr>
          <w:rFonts w:ascii="Tahoma" w:hAnsi="Tahoma" w:cs="Tahoma"/>
          <w:b/>
          <w:sz w:val="22"/>
          <w:szCs w:val="22"/>
        </w:rPr>
        <w:t xml:space="preserve"> (i)</w:t>
      </w:r>
      <w:r w:rsidRPr="00CA3CDC">
        <w:rPr>
          <w:rFonts w:ascii="Tahoma" w:hAnsi="Tahoma" w:cs="Tahoma"/>
          <w:sz w:val="22"/>
          <w:szCs w:val="22"/>
        </w:rPr>
        <w:t xml:space="preserve"> qualquer contrato ou instrumento do qual o Fiador</w:t>
      </w:r>
      <w:r w:rsidRPr="00CA3CDC" w:rsidDel="00D16DFC">
        <w:rPr>
          <w:rFonts w:ascii="Tahoma" w:hAnsi="Tahoma" w:cs="Tahoma"/>
          <w:sz w:val="22"/>
          <w:szCs w:val="22"/>
        </w:rPr>
        <w:t xml:space="preserve"> </w:t>
      </w:r>
      <w:r w:rsidRPr="00CA3CDC">
        <w:rPr>
          <w:rFonts w:ascii="Tahoma" w:hAnsi="Tahoma" w:cs="Tahoma"/>
          <w:sz w:val="22"/>
          <w:szCs w:val="22"/>
        </w:rPr>
        <w:t xml:space="preserve">seja parte e/ou pelo qual qualquer de seus bens estejam sujeito, incluindo, mas sem limitação, contratos ou instrumentos com credores do Fiador; </w:t>
      </w:r>
      <w:r w:rsidR="00107462" w:rsidRPr="00CA3CDC">
        <w:rPr>
          <w:rFonts w:ascii="Tahoma" w:hAnsi="Tahoma" w:cs="Tahoma"/>
          <w:b/>
          <w:sz w:val="22"/>
          <w:szCs w:val="22"/>
        </w:rPr>
        <w:t>(</w:t>
      </w:r>
      <w:proofErr w:type="spellStart"/>
      <w:r w:rsidR="00107462" w:rsidRPr="00CA3CDC">
        <w:rPr>
          <w:rFonts w:ascii="Tahoma" w:hAnsi="Tahoma" w:cs="Tahoma"/>
          <w:b/>
          <w:sz w:val="22"/>
          <w:szCs w:val="22"/>
        </w:rPr>
        <w:t>ii</w:t>
      </w:r>
      <w:proofErr w:type="spellEnd"/>
      <w:r w:rsidR="00107462" w:rsidRPr="00CA3CDC">
        <w:rPr>
          <w:rFonts w:ascii="Tahoma" w:hAnsi="Tahoma" w:cs="Tahoma"/>
          <w:b/>
          <w:sz w:val="22"/>
          <w:szCs w:val="22"/>
        </w:rPr>
        <w:t>)</w:t>
      </w:r>
      <w:r w:rsidR="00107462" w:rsidRPr="00CA3CDC">
        <w:rPr>
          <w:rFonts w:ascii="Tahoma" w:hAnsi="Tahoma" w:cs="Tahoma"/>
          <w:sz w:val="22"/>
          <w:szCs w:val="22"/>
        </w:rPr>
        <w:t xml:space="preserve"> qualquer disposição legal ou regulamentar a que o Fiador</w:t>
      </w:r>
      <w:r w:rsidR="00107462" w:rsidRPr="00CA3CDC" w:rsidDel="000A7C36">
        <w:rPr>
          <w:rFonts w:ascii="Tahoma" w:hAnsi="Tahoma" w:cs="Tahoma"/>
          <w:sz w:val="22"/>
          <w:szCs w:val="22"/>
        </w:rPr>
        <w:t xml:space="preserve"> </w:t>
      </w:r>
      <w:r w:rsidR="00107462" w:rsidRPr="00CA3CDC">
        <w:rPr>
          <w:rFonts w:ascii="Tahoma" w:hAnsi="Tahoma" w:cs="Tahoma"/>
          <w:sz w:val="22"/>
          <w:szCs w:val="22"/>
        </w:rPr>
        <w:t xml:space="preserve">e/ou qualquer de seus bens estejam sujeitos; </w:t>
      </w:r>
      <w:r w:rsidR="00107462" w:rsidRPr="00CA3CDC">
        <w:rPr>
          <w:rFonts w:ascii="Tahoma" w:hAnsi="Tahoma" w:cs="Tahoma"/>
          <w:b/>
          <w:sz w:val="22"/>
          <w:szCs w:val="22"/>
        </w:rPr>
        <w:t>(</w:t>
      </w:r>
      <w:proofErr w:type="spellStart"/>
      <w:r w:rsidR="00107462" w:rsidRPr="00CA3CDC">
        <w:rPr>
          <w:rFonts w:ascii="Tahoma" w:hAnsi="Tahoma" w:cs="Tahoma"/>
          <w:b/>
          <w:sz w:val="22"/>
          <w:szCs w:val="22"/>
        </w:rPr>
        <w:t>iii</w:t>
      </w:r>
      <w:proofErr w:type="spellEnd"/>
      <w:r w:rsidR="00107462" w:rsidRPr="00CA3CDC">
        <w:rPr>
          <w:rFonts w:ascii="Tahoma" w:hAnsi="Tahoma" w:cs="Tahoma"/>
          <w:b/>
          <w:sz w:val="22"/>
          <w:szCs w:val="22"/>
        </w:rPr>
        <w:t>)</w:t>
      </w:r>
      <w:r w:rsidR="00107462" w:rsidRPr="00CA3CDC">
        <w:rPr>
          <w:rFonts w:ascii="Tahoma" w:hAnsi="Tahoma" w:cs="Tahoma"/>
          <w:sz w:val="22"/>
          <w:szCs w:val="22"/>
        </w:rPr>
        <w:t xml:space="preserve"> qualquer ordem, decisão ou sentença administrativa, judicial ou arbitral que afete o Fiador</w:t>
      </w:r>
      <w:r w:rsidR="00107462" w:rsidRPr="00CA3CDC" w:rsidDel="000A7C36">
        <w:rPr>
          <w:rFonts w:ascii="Tahoma" w:hAnsi="Tahoma" w:cs="Tahoma"/>
          <w:sz w:val="22"/>
          <w:szCs w:val="22"/>
        </w:rPr>
        <w:t xml:space="preserve"> </w:t>
      </w:r>
      <w:r w:rsidR="00107462" w:rsidRPr="00CA3CDC">
        <w:rPr>
          <w:rFonts w:ascii="Tahoma" w:hAnsi="Tahoma" w:cs="Tahoma"/>
          <w:sz w:val="22"/>
          <w:szCs w:val="22"/>
        </w:rPr>
        <w:t xml:space="preserve">e/ou qualquer de seus bens; </w:t>
      </w:r>
      <w:r w:rsidRPr="00CA3CDC">
        <w:rPr>
          <w:rFonts w:ascii="Tahoma" w:hAnsi="Tahoma" w:cs="Tahoma"/>
          <w:b/>
          <w:sz w:val="22"/>
          <w:szCs w:val="22"/>
        </w:rPr>
        <w:t>(</w:t>
      </w:r>
      <w:r w:rsidR="00107462" w:rsidRPr="00CA3CDC">
        <w:rPr>
          <w:rFonts w:ascii="Tahoma" w:hAnsi="Tahoma" w:cs="Tahoma"/>
          <w:b/>
          <w:sz w:val="22"/>
          <w:szCs w:val="22"/>
        </w:rPr>
        <w:t>b</w:t>
      </w:r>
      <w:r w:rsidRPr="00CA3CDC">
        <w:rPr>
          <w:rFonts w:ascii="Tahoma" w:hAnsi="Tahoma" w:cs="Tahoma"/>
          <w:b/>
          <w:sz w:val="22"/>
          <w:szCs w:val="22"/>
        </w:rPr>
        <w:t>)</w:t>
      </w:r>
      <w:r w:rsidRPr="00CA3CDC">
        <w:rPr>
          <w:rFonts w:ascii="Tahoma" w:hAnsi="Tahoma" w:cs="Tahoma"/>
          <w:sz w:val="22"/>
          <w:szCs w:val="22"/>
        </w:rPr>
        <w:t xml:space="preserve"> não resultarão em: </w:t>
      </w:r>
      <w:r w:rsidRPr="00CA3CDC">
        <w:rPr>
          <w:rFonts w:ascii="Tahoma" w:hAnsi="Tahoma" w:cs="Tahoma"/>
          <w:b/>
          <w:sz w:val="22"/>
          <w:szCs w:val="22"/>
        </w:rPr>
        <w:t>(i) </w:t>
      </w:r>
      <w:r w:rsidRPr="00CA3CDC">
        <w:rPr>
          <w:rFonts w:ascii="Tahoma" w:hAnsi="Tahoma" w:cs="Tahoma"/>
          <w:sz w:val="22"/>
          <w:szCs w:val="22"/>
        </w:rPr>
        <w:t>vencimento antecipado de qualquer obrigação estabelecida em qualquer contrato ou instrumento do qual o Fiador</w:t>
      </w:r>
      <w:r w:rsidRPr="00CA3CDC" w:rsidDel="000A7C36">
        <w:rPr>
          <w:rFonts w:ascii="Tahoma" w:hAnsi="Tahoma" w:cs="Tahoma"/>
          <w:sz w:val="22"/>
          <w:szCs w:val="22"/>
        </w:rPr>
        <w:t xml:space="preserve"> </w:t>
      </w:r>
      <w:r w:rsidRPr="00CA3CDC">
        <w:rPr>
          <w:rFonts w:ascii="Tahoma" w:hAnsi="Tahoma" w:cs="Tahoma"/>
          <w:sz w:val="22"/>
          <w:szCs w:val="22"/>
        </w:rPr>
        <w:t xml:space="preserve">seja parte e/ou pelo qual qualquer de seus bens estejam sujeitos, incluindo, mas sem limitação, contratos ou instrumentos com credores do Fiador; </w:t>
      </w:r>
      <w:r w:rsidRPr="00CA3CDC">
        <w:rPr>
          <w:rFonts w:ascii="Tahoma" w:hAnsi="Tahoma" w:cs="Tahoma"/>
          <w:b/>
          <w:sz w:val="22"/>
          <w:szCs w:val="22"/>
        </w:rPr>
        <w:t>(</w:t>
      </w:r>
      <w:proofErr w:type="spellStart"/>
      <w:r w:rsidRPr="00CA3CDC">
        <w:rPr>
          <w:rFonts w:ascii="Tahoma" w:hAnsi="Tahoma" w:cs="Tahoma"/>
          <w:b/>
          <w:sz w:val="22"/>
          <w:szCs w:val="22"/>
        </w:rPr>
        <w:t>ii</w:t>
      </w:r>
      <w:proofErr w:type="spellEnd"/>
      <w:r w:rsidRPr="00CA3CDC">
        <w:rPr>
          <w:rFonts w:ascii="Tahoma" w:hAnsi="Tahoma" w:cs="Tahoma"/>
          <w:b/>
          <w:sz w:val="22"/>
          <w:szCs w:val="22"/>
        </w:rPr>
        <w:t>)</w:t>
      </w:r>
      <w:r w:rsidRPr="00CA3CDC">
        <w:rPr>
          <w:rFonts w:ascii="Tahoma" w:hAnsi="Tahoma" w:cs="Tahoma"/>
          <w:sz w:val="22"/>
          <w:szCs w:val="22"/>
        </w:rPr>
        <w:t xml:space="preserve"> rescisão de qualquer desses contratos ou instrumentos; </w:t>
      </w:r>
      <w:r w:rsidRPr="00CA3CDC">
        <w:rPr>
          <w:rFonts w:ascii="Tahoma" w:hAnsi="Tahoma" w:cs="Tahoma"/>
          <w:b/>
          <w:sz w:val="22"/>
          <w:szCs w:val="22"/>
        </w:rPr>
        <w:t>(</w:t>
      </w:r>
      <w:proofErr w:type="spellStart"/>
      <w:r w:rsidR="001A40BD" w:rsidRPr="00CA3CDC">
        <w:rPr>
          <w:rFonts w:ascii="Tahoma" w:hAnsi="Tahoma" w:cs="Tahoma"/>
          <w:b/>
          <w:sz w:val="22"/>
          <w:szCs w:val="22"/>
        </w:rPr>
        <w:t>iii</w:t>
      </w:r>
      <w:proofErr w:type="spellEnd"/>
      <w:r w:rsidRPr="00CA3CDC">
        <w:rPr>
          <w:rFonts w:ascii="Tahoma" w:hAnsi="Tahoma" w:cs="Tahoma"/>
          <w:b/>
          <w:sz w:val="22"/>
          <w:szCs w:val="22"/>
        </w:rPr>
        <w:t>)</w:t>
      </w:r>
      <w:r w:rsidRPr="00CA3CDC">
        <w:rPr>
          <w:rFonts w:ascii="Tahoma" w:hAnsi="Tahoma" w:cs="Tahoma"/>
          <w:sz w:val="22"/>
          <w:szCs w:val="22"/>
        </w:rPr>
        <w:t xml:space="preserve"> na criação de qualquer Ônus sobre qualquer bem do Fiador; e </w:t>
      </w:r>
      <w:r w:rsidRPr="00CA3CDC">
        <w:rPr>
          <w:rFonts w:ascii="Tahoma" w:hAnsi="Tahoma" w:cs="Tahoma"/>
          <w:b/>
          <w:sz w:val="22"/>
          <w:szCs w:val="22"/>
        </w:rPr>
        <w:t>(</w:t>
      </w:r>
      <w:r w:rsidR="00107462" w:rsidRPr="00CA3CDC">
        <w:rPr>
          <w:rFonts w:ascii="Tahoma" w:hAnsi="Tahoma" w:cs="Tahoma"/>
          <w:b/>
          <w:sz w:val="22"/>
          <w:szCs w:val="22"/>
        </w:rPr>
        <w:t>c</w:t>
      </w:r>
      <w:r w:rsidRPr="00CA3CDC">
        <w:rPr>
          <w:rFonts w:ascii="Tahoma" w:hAnsi="Tahoma" w:cs="Tahoma"/>
          <w:b/>
          <w:sz w:val="22"/>
          <w:szCs w:val="22"/>
        </w:rPr>
        <w:t>)</w:t>
      </w:r>
      <w:r w:rsidRPr="00CA3CDC">
        <w:rPr>
          <w:rFonts w:ascii="Tahoma" w:hAnsi="Tahoma" w:cs="Tahoma"/>
          <w:sz w:val="22"/>
          <w:szCs w:val="22"/>
        </w:rPr>
        <w:t xml:space="preserve"> não exigem qualquer consentimento, ação ou autorização de qualquer natureza que já não tenha sido obtida pelo Fiador;</w:t>
      </w:r>
    </w:p>
    <w:p w14:paraId="6BD1D7E9"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lastRenderedPageBreak/>
        <w:t>está adimplente com o cumprimento das obrigações constantes desta Escritura de Emissão;</w:t>
      </w:r>
    </w:p>
    <w:p w14:paraId="6C54EB8B" w14:textId="2268B3C9"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 xml:space="preserve">tem plena ciência e concorda integralmente com a forma de divulgação e apuração da Taxa DI, e a forma de cálculo da Remuneração </w:t>
      </w:r>
      <w:r w:rsidR="001A40BD" w:rsidRPr="00CA3CDC">
        <w:rPr>
          <w:rFonts w:ascii="Tahoma" w:hAnsi="Tahoma" w:cs="Tahoma"/>
          <w:sz w:val="22"/>
          <w:szCs w:val="22"/>
        </w:rPr>
        <w:t xml:space="preserve">da </w:t>
      </w:r>
      <w:r w:rsidR="005942E2" w:rsidRPr="00CA3CDC">
        <w:rPr>
          <w:rFonts w:ascii="Tahoma" w:hAnsi="Tahoma" w:cs="Tahoma"/>
          <w:sz w:val="22"/>
          <w:szCs w:val="22"/>
        </w:rPr>
        <w:t xml:space="preserve">Série DI </w:t>
      </w:r>
      <w:r w:rsidRPr="00CA3CDC">
        <w:rPr>
          <w:rFonts w:ascii="Tahoma" w:hAnsi="Tahoma" w:cs="Tahoma"/>
          <w:sz w:val="22"/>
          <w:szCs w:val="22"/>
        </w:rPr>
        <w:t>foi acordada por livre vontade do Fiador, em observância ao princípio da boa-fé;</w:t>
      </w:r>
    </w:p>
    <w:p w14:paraId="10DD34E7"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os documentos e informações fornecidos por ocasião da Oferta e até a liquidação dos CRI são verdadeiros, consistentes, corretos e suficientes, estão atualizados até a data em que foram fornecidos e incluem os documentos e informações relevantes para a tomada de decisão de investimento sobre as Debêntures;</w:t>
      </w:r>
    </w:p>
    <w:p w14:paraId="114329B5" w14:textId="77777777" w:rsidR="001A40BD" w:rsidRPr="00CA3CDC" w:rsidRDefault="001A40BD"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as informações prestadas por ocasião da Oferta são verdadeiras, consistentes, precisas, completas, corretas e suficientes, permitindo aos investidores uma tomada de decisão fundamentada a respeito da Oferta;</w:t>
      </w:r>
    </w:p>
    <w:p w14:paraId="58A3C989"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não omitiu qualquer fato, de qualquer natureza, que seja de seu conhecimento e que possa resultar em alteração substancial adversa das suas situações econômico-financeiras, bem como jurídicas em prejuízo dos Debenturistas;</w:t>
      </w:r>
    </w:p>
    <w:p w14:paraId="1E77833C" w14:textId="25C5E230"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 xml:space="preserve">não está incorrendo em qualquer dos Eventos de Vencimento Antecipado que lhe seja </w:t>
      </w:r>
      <w:r w:rsidR="00C35C3D" w:rsidRPr="00CA3CDC">
        <w:rPr>
          <w:rFonts w:ascii="Tahoma" w:hAnsi="Tahoma" w:cs="Tahoma"/>
          <w:sz w:val="22"/>
          <w:szCs w:val="22"/>
        </w:rPr>
        <w:t>aplicável</w:t>
      </w:r>
      <w:r w:rsidRPr="00CA3CDC">
        <w:rPr>
          <w:rFonts w:ascii="Tahoma" w:hAnsi="Tahoma" w:cs="Tahoma"/>
          <w:sz w:val="22"/>
          <w:szCs w:val="22"/>
        </w:rPr>
        <w:t>;</w:t>
      </w:r>
    </w:p>
    <w:p w14:paraId="69F24EF0"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não está se utilizando desta Escritura de Emissão e das Debêntures para ocultar ou dissimular a natureza, origem, localização, disposição, movimentação ou propriedade de bens, direitos ou valores provenientes, direta ou indiretamente, de infração penal, nos termos da Lei 9.613; e</w:t>
      </w:r>
    </w:p>
    <w:p w14:paraId="0FCB4B98"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 xml:space="preserve">cumpre as normas aplicáveis que versam sobre atos de corrupção e atos lesivos contra a administração pública, na forma das Leis Anticorrupção, </w:t>
      </w:r>
      <w:r w:rsidR="00C35C3D" w:rsidRPr="00CA3CDC">
        <w:rPr>
          <w:rFonts w:ascii="Tahoma" w:hAnsi="Tahoma" w:cs="Tahoma"/>
          <w:sz w:val="22"/>
          <w:szCs w:val="22"/>
        </w:rPr>
        <w:t xml:space="preserve">conforme aplicáveis, </w:t>
      </w:r>
      <w:r w:rsidRPr="00CA3CDC">
        <w:rPr>
          <w:rFonts w:ascii="Tahoma" w:hAnsi="Tahoma" w:cs="Tahoma"/>
          <w:sz w:val="22"/>
          <w:szCs w:val="22"/>
        </w:rPr>
        <w:t xml:space="preserve">na medida em que </w:t>
      </w:r>
      <w:proofErr w:type="gramStart"/>
      <w:r w:rsidRPr="00CA3CDC">
        <w:rPr>
          <w:rFonts w:ascii="Tahoma" w:hAnsi="Tahoma" w:cs="Tahoma"/>
          <w:sz w:val="22"/>
          <w:szCs w:val="22"/>
        </w:rPr>
        <w:t>abstém-se</w:t>
      </w:r>
      <w:proofErr w:type="gramEnd"/>
      <w:r w:rsidRPr="00CA3CDC">
        <w:rPr>
          <w:rFonts w:ascii="Tahoma" w:hAnsi="Tahoma" w:cs="Tahoma"/>
          <w:sz w:val="22"/>
          <w:szCs w:val="22"/>
        </w:rPr>
        <w:t xml:space="preserve"> de praticar atos de corrupção e de agir de forma lesiva à administração pública, nacional e estrangeira, no seu interesse ou para seu benefício, exclusivo ou não;</w:t>
      </w:r>
    </w:p>
    <w:p w14:paraId="051FCA1C"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preparou e entregou todas as declarações de tributos, relatórios e outras informações que, de acordo com o seu conhecimento devem ser apresentadas, ou recebeu dilação dos prazos para apresentação destas declarações, sendo certo que todas as taxas, impostos e demais tributos e encargos governamentais devidos de qualquer forma por si, ou, ainda, impostas a si ou a quaisquer de seus bens, direitos ou propriedades, ou relativo aos seus negócios, resultados e lucros foram integralmente pagos quando devidos, exceto por aqueles questionados de boa-fé nas esferas administrativa e/ou judicial;</w:t>
      </w:r>
    </w:p>
    <w:p w14:paraId="2F993704"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lastRenderedPageBreak/>
        <w:t>está cumprindo as leis, regulamentos, normas administrativas e determinações dos órgãos governamentais, autarquias ou instâncias judiciais aplicáveis</w:t>
      </w:r>
      <w:proofErr w:type="gramStart"/>
      <w:r w:rsidRPr="00CA3CDC">
        <w:rPr>
          <w:rFonts w:ascii="Tahoma" w:hAnsi="Tahoma" w:cs="Tahoma"/>
          <w:sz w:val="22"/>
          <w:szCs w:val="22"/>
        </w:rPr>
        <w:t>, em especial,</w:t>
      </w:r>
      <w:proofErr w:type="gramEnd"/>
      <w:r w:rsidRPr="00CA3CDC">
        <w:rPr>
          <w:rFonts w:ascii="Tahoma" w:hAnsi="Tahoma" w:cs="Tahoma"/>
          <w:sz w:val="22"/>
          <w:szCs w:val="22"/>
        </w:rPr>
        <w:t xml:space="preserve"> mas não se limitando à legislação e regulamentação previdenciária, ambiental e trabalhista, aplicáveis, exceto por aqueles questionados nas esferas administrativa e/ou judicial e cuja exigibilidade e/ou aplicabilidade esteja suspensa; e</w:t>
      </w:r>
    </w:p>
    <w:p w14:paraId="23E059B0" w14:textId="77777777" w:rsidR="00E97FD5" w:rsidRPr="00CA3CDC" w:rsidRDefault="00E97FD5" w:rsidP="0050450F">
      <w:pPr>
        <w:pStyle w:val="Level4"/>
        <w:numPr>
          <w:ilvl w:val="3"/>
          <w:numId w:val="41"/>
        </w:numPr>
        <w:spacing w:before="140" w:after="0"/>
        <w:ind w:left="1134" w:hanging="1134"/>
        <w:rPr>
          <w:rFonts w:ascii="Tahoma" w:hAnsi="Tahoma" w:cs="Tahoma"/>
          <w:sz w:val="22"/>
          <w:szCs w:val="22"/>
        </w:rPr>
      </w:pPr>
      <w:r w:rsidRPr="00CA3CDC">
        <w:rPr>
          <w:rFonts w:ascii="Tahoma" w:hAnsi="Tahoma" w:cs="Tahoma"/>
          <w:sz w:val="22"/>
          <w:szCs w:val="22"/>
        </w:rPr>
        <w:t>está regular com o pagamento de todas as obrigações de natureza tributária (municipal, estadual, distrital e federal), exceto por aquelas questionados nas esferas administrativa e/ou judicial, cuja exigibilidade e/ou aplicabilidade esteja suspensa e/ou cujo descumprimento comprovadamente não possa causar um Efeito Adverso Relevante.</w:t>
      </w:r>
    </w:p>
    <w:p w14:paraId="70DD887B" w14:textId="77777777" w:rsidR="00E97FD5" w:rsidRPr="00CA3CDC" w:rsidRDefault="00E97FD5" w:rsidP="0050450F">
      <w:pPr>
        <w:pStyle w:val="Level4"/>
        <w:numPr>
          <w:ilvl w:val="0"/>
          <w:numId w:val="0"/>
        </w:numPr>
        <w:spacing w:before="140" w:after="0"/>
        <w:ind w:left="1134"/>
        <w:rPr>
          <w:rFonts w:ascii="Tahoma" w:hAnsi="Tahoma" w:cs="Tahoma"/>
          <w:sz w:val="22"/>
          <w:szCs w:val="22"/>
        </w:rPr>
      </w:pPr>
    </w:p>
    <w:p w14:paraId="7DC9C4D3" w14:textId="77777777" w:rsidR="00DB138B" w:rsidRPr="00CA3CDC" w:rsidRDefault="00053B7A"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Sem prejuízo do disposto acima, a Emissora </w:t>
      </w:r>
      <w:r w:rsidR="00B75C26" w:rsidRPr="00CA3CDC">
        <w:rPr>
          <w:rFonts w:ascii="Tahoma" w:hAnsi="Tahoma" w:cs="Tahoma"/>
        </w:rPr>
        <w:t xml:space="preserve">e o Fiador deverão </w:t>
      </w:r>
      <w:r w:rsidRPr="00CA3CDC">
        <w:rPr>
          <w:rFonts w:ascii="Tahoma" w:hAnsi="Tahoma" w:cs="Tahoma"/>
        </w:rPr>
        <w:t>notificar</w:t>
      </w:r>
      <w:r w:rsidR="00B75C26" w:rsidRPr="00CA3CDC">
        <w:rPr>
          <w:rFonts w:ascii="Tahoma" w:hAnsi="Tahoma" w:cs="Tahoma"/>
        </w:rPr>
        <w:t xml:space="preserve"> a Debenturista</w:t>
      </w:r>
      <w:r w:rsidRPr="00CA3CDC">
        <w:rPr>
          <w:rFonts w:ascii="Tahoma" w:hAnsi="Tahoma" w:cs="Tahoma"/>
        </w:rPr>
        <w:t xml:space="preserve">, em até </w:t>
      </w:r>
      <w:r w:rsidR="002D245E" w:rsidRPr="00CA3CDC">
        <w:rPr>
          <w:rFonts w:ascii="Tahoma" w:hAnsi="Tahoma" w:cs="Tahoma"/>
        </w:rPr>
        <w:t xml:space="preserve">2 </w:t>
      </w:r>
      <w:r w:rsidRPr="00CA3CDC">
        <w:rPr>
          <w:rFonts w:ascii="Tahoma" w:hAnsi="Tahoma" w:cs="Tahoma"/>
        </w:rPr>
        <w:t>(</w:t>
      </w:r>
      <w:r w:rsidR="002D245E" w:rsidRPr="00CA3CDC">
        <w:rPr>
          <w:rFonts w:ascii="Tahoma" w:hAnsi="Tahoma" w:cs="Tahoma"/>
        </w:rPr>
        <w:t>dois</w:t>
      </w:r>
      <w:r w:rsidRPr="00CA3CDC">
        <w:rPr>
          <w:rFonts w:ascii="Tahoma" w:hAnsi="Tahoma" w:cs="Tahoma"/>
        </w:rPr>
        <w:t xml:space="preserve">) Dias Úteis, </w:t>
      </w:r>
      <w:r w:rsidR="002D245E" w:rsidRPr="00CA3CDC">
        <w:rPr>
          <w:rFonts w:ascii="Tahoma" w:hAnsi="Tahoma" w:cs="Tahoma"/>
        </w:rPr>
        <w:t xml:space="preserve">em caso de ciência de que </w:t>
      </w:r>
      <w:r w:rsidRPr="00CA3CDC">
        <w:rPr>
          <w:rFonts w:ascii="Tahoma" w:hAnsi="Tahoma" w:cs="Tahoma"/>
        </w:rPr>
        <w:t xml:space="preserve">quaisquer das declarações prestadas pela Emissora na presente Escritura de Emissão </w:t>
      </w:r>
      <w:r w:rsidR="002D245E" w:rsidRPr="00CA3CDC">
        <w:rPr>
          <w:rFonts w:ascii="Tahoma" w:hAnsi="Tahoma" w:cs="Tahoma"/>
        </w:rPr>
        <w:t>e/ou nos Contratos de Garantia eram</w:t>
      </w:r>
      <w:r w:rsidRPr="00CA3CDC">
        <w:rPr>
          <w:rFonts w:ascii="Tahoma" w:hAnsi="Tahoma" w:cs="Tahoma"/>
        </w:rPr>
        <w:t xml:space="preserve"> total ou parcialmente inverídicas, incompletas ou incorretas</w:t>
      </w:r>
      <w:r w:rsidR="002D245E" w:rsidRPr="00CA3CDC">
        <w:rPr>
          <w:rFonts w:ascii="Tahoma" w:hAnsi="Tahoma" w:cs="Tahoma"/>
        </w:rPr>
        <w:t xml:space="preserve"> na data em que foram prestadas</w:t>
      </w:r>
      <w:bookmarkEnd w:id="233"/>
      <w:r w:rsidRPr="00CA3CDC">
        <w:rPr>
          <w:rFonts w:ascii="Tahoma" w:hAnsi="Tahoma" w:cs="Tahoma"/>
        </w:rPr>
        <w:t>.</w:t>
      </w:r>
      <w:r w:rsidR="00C80EDD" w:rsidRPr="00CA3CDC">
        <w:rPr>
          <w:rFonts w:ascii="Tahoma" w:hAnsi="Tahoma" w:cs="Tahoma"/>
        </w:rPr>
        <w:t xml:space="preserve"> </w:t>
      </w:r>
    </w:p>
    <w:p w14:paraId="4090D374" w14:textId="77777777" w:rsidR="004F5A62" w:rsidRPr="00CA3CDC" w:rsidRDefault="004F5A62" w:rsidP="0050450F">
      <w:pPr>
        <w:pStyle w:val="PargrafodaLista"/>
        <w:numPr>
          <w:ilvl w:val="1"/>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u w:val="single"/>
        </w:rPr>
        <w:t>Declarações</w:t>
      </w:r>
      <w:r w:rsidRPr="00CA3CDC">
        <w:rPr>
          <w:rFonts w:ascii="Tahoma" w:hAnsi="Tahoma" w:cs="Tahoma"/>
          <w:color w:val="000000"/>
          <w:u w:val="single"/>
        </w:rPr>
        <w:t xml:space="preserve"> da Debenturista</w:t>
      </w:r>
      <w:r w:rsidRPr="00CA3CDC">
        <w:rPr>
          <w:rFonts w:ascii="Tahoma" w:hAnsi="Tahoma" w:cs="Tahoma"/>
          <w:color w:val="000000"/>
        </w:rPr>
        <w:t xml:space="preserve">: A Debenturista </w:t>
      </w:r>
      <w:r w:rsidRPr="00CA3CDC">
        <w:rPr>
          <w:rFonts w:ascii="Tahoma" w:hAnsi="Tahoma" w:cs="Tahoma"/>
        </w:rPr>
        <w:t>declara</w:t>
      </w:r>
      <w:r w:rsidRPr="00CA3CDC">
        <w:rPr>
          <w:rFonts w:ascii="Tahoma" w:hAnsi="Tahoma" w:cs="Tahoma"/>
          <w:color w:val="000000"/>
        </w:rPr>
        <w:t xml:space="preserve"> e garante, na data de assinatura desta Escritura de Emissão, que:</w:t>
      </w:r>
    </w:p>
    <w:p w14:paraId="0F0CEC46" w14:textId="77777777" w:rsidR="004F5A62" w:rsidRPr="00CA3CDC" w:rsidRDefault="004F5A62" w:rsidP="0050450F">
      <w:pPr>
        <w:numPr>
          <w:ilvl w:val="0"/>
          <w:numId w:val="17"/>
        </w:numPr>
        <w:tabs>
          <w:tab w:val="clear" w:pos="720"/>
          <w:tab w:val="left" w:pos="1134"/>
        </w:tabs>
        <w:suppressAutoHyphens/>
        <w:adjustRightInd w:val="0"/>
        <w:spacing w:after="240" w:line="320" w:lineRule="exact"/>
        <w:ind w:left="1134" w:hanging="1134"/>
        <w:textAlignment w:val="baseline"/>
        <w:rPr>
          <w:rFonts w:ascii="Tahoma" w:hAnsi="Tahoma" w:cs="Tahoma"/>
          <w:color w:val="000000"/>
          <w:sz w:val="22"/>
          <w:szCs w:val="22"/>
        </w:rPr>
      </w:pPr>
      <w:r w:rsidRPr="00CA3CDC">
        <w:rPr>
          <w:rFonts w:ascii="Tahoma" w:hAnsi="Tahoma" w:cs="Tahoma"/>
          <w:color w:val="000000"/>
          <w:sz w:val="22"/>
          <w:szCs w:val="22"/>
        </w:rPr>
        <w:t xml:space="preserve">é uma companhia securitizadora de créditos imobiliários devidamente registrada na CVM nos termos da Instrução CVM 414 e em funcionamento de acordo com a legislação e regulamentação em vigor; </w:t>
      </w:r>
    </w:p>
    <w:p w14:paraId="7DD0F8D1" w14:textId="77777777" w:rsidR="00B1285E" w:rsidRPr="00CA3CDC" w:rsidRDefault="00B1285E"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está devidamente autorizada e obteve todas as autorizações, inclusive, conforme aplicável, legais, societárias, regulatórias e de terceiros, necessárias à celebração desta Escritura de Emissão e dos Contratos de Garantia; </w:t>
      </w:r>
    </w:p>
    <w:p w14:paraId="54E65D64" w14:textId="77777777" w:rsidR="00B1285E" w:rsidRPr="00CA3CDC" w:rsidRDefault="00B1285E"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 xml:space="preserve">seus representantes legais que assinam esta Escritura de Emissão têm poderes estatutários e/ou delegados para assumir, em seu nome, as obrigações previstas nesta Escritura de Emissão e, sendo mandatários, têm os poderes legitimamente outorgados, estando os respectivos mandatos em pleno vigor e de acordo com o estatuto social da </w:t>
      </w:r>
      <w:r w:rsidR="000A17F9" w:rsidRPr="00CA3CDC">
        <w:rPr>
          <w:rFonts w:ascii="Tahoma" w:hAnsi="Tahoma" w:cs="Tahoma"/>
          <w:sz w:val="22"/>
          <w:szCs w:val="22"/>
        </w:rPr>
        <w:t>Debenturista</w:t>
      </w:r>
      <w:r w:rsidRPr="00CA3CDC">
        <w:rPr>
          <w:rFonts w:ascii="Tahoma" w:hAnsi="Tahoma" w:cs="Tahoma"/>
          <w:sz w:val="22"/>
          <w:szCs w:val="22"/>
        </w:rPr>
        <w:t>;</w:t>
      </w:r>
    </w:p>
    <w:p w14:paraId="24999BB9" w14:textId="77777777" w:rsidR="00B1285E" w:rsidRPr="00CA3CDC" w:rsidRDefault="00B1285E" w:rsidP="0028568C">
      <w:pPr>
        <w:pStyle w:val="Level4"/>
        <w:numPr>
          <w:ilvl w:val="3"/>
          <w:numId w:val="8"/>
        </w:numPr>
        <w:spacing w:after="240" w:line="320" w:lineRule="exact"/>
        <w:ind w:left="1134" w:hanging="1134"/>
        <w:rPr>
          <w:rFonts w:ascii="Tahoma" w:hAnsi="Tahoma" w:cs="Tahoma"/>
          <w:sz w:val="22"/>
          <w:szCs w:val="22"/>
        </w:rPr>
      </w:pPr>
      <w:r w:rsidRPr="00CA3CDC">
        <w:rPr>
          <w:rFonts w:ascii="Tahoma" w:hAnsi="Tahoma" w:cs="Tahoma"/>
          <w:sz w:val="22"/>
          <w:szCs w:val="22"/>
        </w:rPr>
        <w:t>possui todas as autorizações, licenças e alvarás exigidas pelas autoridades federais, estaduais e municipais para o exercício de suas atividades</w:t>
      </w:r>
      <w:r w:rsidR="00996DD2" w:rsidRPr="00CA3CDC">
        <w:rPr>
          <w:rFonts w:ascii="Tahoma" w:hAnsi="Tahoma" w:cs="Tahoma"/>
          <w:sz w:val="22"/>
          <w:szCs w:val="22"/>
        </w:rPr>
        <w:t>, sendo todas válidas</w:t>
      </w:r>
      <w:r w:rsidRPr="00CA3CDC">
        <w:rPr>
          <w:rFonts w:ascii="Tahoma" w:hAnsi="Tahoma" w:cs="Tahoma"/>
          <w:sz w:val="22"/>
          <w:szCs w:val="22"/>
        </w:rPr>
        <w:t>;</w:t>
      </w:r>
    </w:p>
    <w:p w14:paraId="33F7CC3E" w14:textId="77777777" w:rsidR="004F5A62" w:rsidRPr="00CA3CDC" w:rsidRDefault="004F5A62" w:rsidP="0050450F">
      <w:pPr>
        <w:numPr>
          <w:ilvl w:val="0"/>
          <w:numId w:val="17"/>
        </w:numPr>
        <w:tabs>
          <w:tab w:val="clear" w:pos="720"/>
          <w:tab w:val="left" w:pos="1134"/>
        </w:tabs>
        <w:suppressAutoHyphens/>
        <w:adjustRightInd w:val="0"/>
        <w:spacing w:after="240" w:line="320" w:lineRule="exact"/>
        <w:ind w:left="1134" w:hanging="1134"/>
        <w:textAlignment w:val="baseline"/>
        <w:rPr>
          <w:rFonts w:ascii="Tahoma" w:hAnsi="Tahoma" w:cs="Tahoma"/>
          <w:color w:val="000000"/>
          <w:sz w:val="22"/>
          <w:szCs w:val="22"/>
        </w:rPr>
      </w:pPr>
      <w:r w:rsidRPr="00CA3CDC">
        <w:rPr>
          <w:rFonts w:ascii="Tahoma" w:hAnsi="Tahoma" w:cs="Tahoma"/>
          <w:color w:val="000000"/>
          <w:sz w:val="22"/>
          <w:szCs w:val="22"/>
        </w:rPr>
        <w:lastRenderedPageBreak/>
        <w:t xml:space="preserve">os Créditos Imobiliários </w:t>
      </w:r>
      <w:r w:rsidR="00B1285E" w:rsidRPr="00CA3CDC">
        <w:rPr>
          <w:rFonts w:ascii="Tahoma" w:hAnsi="Tahoma" w:cs="Tahoma"/>
          <w:color w:val="000000"/>
          <w:sz w:val="22"/>
          <w:szCs w:val="22"/>
        </w:rPr>
        <w:t>decorrentes das Debêntures</w:t>
      </w:r>
      <w:r w:rsidRPr="00CA3CDC">
        <w:rPr>
          <w:rFonts w:ascii="Tahoma" w:hAnsi="Tahoma" w:cs="Tahoma"/>
          <w:color w:val="000000"/>
          <w:sz w:val="22"/>
          <w:szCs w:val="22"/>
        </w:rPr>
        <w:t xml:space="preserve"> destina</w:t>
      </w:r>
      <w:r w:rsidR="00B1285E" w:rsidRPr="00CA3CDC">
        <w:rPr>
          <w:rFonts w:ascii="Tahoma" w:hAnsi="Tahoma" w:cs="Tahoma"/>
          <w:color w:val="000000"/>
          <w:sz w:val="22"/>
          <w:szCs w:val="22"/>
        </w:rPr>
        <w:t>r-se-ão</w:t>
      </w:r>
      <w:r w:rsidRPr="00CA3CDC">
        <w:rPr>
          <w:rFonts w:ascii="Tahoma" w:hAnsi="Tahoma" w:cs="Tahoma"/>
          <w:color w:val="000000"/>
          <w:sz w:val="22"/>
          <w:szCs w:val="22"/>
        </w:rPr>
        <w:t xml:space="preserve"> única e exclusivamente a compor o lastro para a emissão dos CRI e serão mantidos no Patrimônio Separado até a liquidação integral dos CRI; e</w:t>
      </w:r>
    </w:p>
    <w:p w14:paraId="44633DAA" w14:textId="77777777" w:rsidR="004F5A62" w:rsidRPr="00CA3CDC" w:rsidRDefault="004F5A62" w:rsidP="0050450F">
      <w:pPr>
        <w:numPr>
          <w:ilvl w:val="0"/>
          <w:numId w:val="17"/>
        </w:numPr>
        <w:tabs>
          <w:tab w:val="clear" w:pos="720"/>
          <w:tab w:val="left" w:pos="1134"/>
        </w:tabs>
        <w:suppressAutoHyphens/>
        <w:adjustRightInd w:val="0"/>
        <w:spacing w:after="240" w:line="320" w:lineRule="exact"/>
        <w:ind w:left="1134" w:hanging="1134"/>
        <w:textAlignment w:val="baseline"/>
        <w:rPr>
          <w:rFonts w:ascii="Tahoma" w:hAnsi="Tahoma" w:cs="Tahoma"/>
          <w:color w:val="000000"/>
          <w:sz w:val="22"/>
          <w:szCs w:val="22"/>
        </w:rPr>
      </w:pPr>
      <w:r w:rsidRPr="00CA3CDC">
        <w:rPr>
          <w:rFonts w:ascii="Tahoma" w:hAnsi="Tahoma" w:cs="Tahoma"/>
          <w:color w:val="000000"/>
          <w:sz w:val="22"/>
          <w:szCs w:val="22"/>
        </w:rPr>
        <w:t xml:space="preserve">está ciente e concorda com todos os termos, prazos, cláusulas e condições </w:t>
      </w:r>
      <w:r w:rsidR="00B1285E" w:rsidRPr="00CA3CDC">
        <w:rPr>
          <w:rFonts w:ascii="Tahoma" w:hAnsi="Tahoma" w:cs="Tahoma"/>
          <w:color w:val="000000"/>
          <w:sz w:val="22"/>
          <w:szCs w:val="22"/>
        </w:rPr>
        <w:t>desta Escritura de Emissão</w:t>
      </w:r>
      <w:r w:rsidRPr="00CA3CDC">
        <w:rPr>
          <w:rFonts w:ascii="Tahoma" w:hAnsi="Tahoma" w:cs="Tahoma"/>
          <w:color w:val="000000"/>
          <w:sz w:val="22"/>
          <w:szCs w:val="22"/>
        </w:rPr>
        <w:t>.</w:t>
      </w:r>
    </w:p>
    <w:p w14:paraId="2E41861D" w14:textId="77777777" w:rsidR="002B67F7" w:rsidRPr="00CA3CDC" w:rsidRDefault="002B67F7"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w:t>
      </w:r>
      <w:r w:rsidR="00C80EDD" w:rsidRPr="00CA3CDC">
        <w:rPr>
          <w:rStyle w:val="DeltaViewInsertion"/>
          <w:rFonts w:ascii="Tahoma" w:hAnsi="Tahoma" w:cs="Tahoma"/>
          <w:b/>
          <w:bCs/>
          <w:color w:val="auto"/>
          <w:u w:val="none"/>
        </w:rPr>
        <w:t xml:space="preserve">DOZE </w:t>
      </w:r>
      <w:r w:rsidR="00DC0417"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COMUNICAÇÕES</w:t>
      </w:r>
    </w:p>
    <w:p w14:paraId="22C2DAD5" w14:textId="77777777" w:rsidR="002B67F7" w:rsidRPr="00CA3CDC" w:rsidRDefault="002B67F7" w:rsidP="0050450F">
      <w:pPr>
        <w:pStyle w:val="PargrafodaLista"/>
        <w:numPr>
          <w:ilvl w:val="1"/>
          <w:numId w:val="3"/>
        </w:numPr>
        <w:tabs>
          <w:tab w:val="left" w:pos="1134"/>
        </w:tabs>
        <w:spacing w:after="240" w:line="320" w:lineRule="exact"/>
        <w:ind w:left="0" w:firstLine="0"/>
        <w:jc w:val="both"/>
        <w:rPr>
          <w:rFonts w:ascii="Tahoma" w:hAnsi="Tahoma" w:cs="Tahoma"/>
          <w:b/>
          <w:bCs/>
        </w:rPr>
      </w:pPr>
      <w:bookmarkStart w:id="234" w:name="_Ref23510094"/>
      <w:r w:rsidRPr="00CA3CDC">
        <w:rPr>
          <w:rFonts w:ascii="Tahoma" w:hAnsi="Tahoma" w:cs="Tahoma"/>
        </w:rPr>
        <w:t xml:space="preserve">Todas as comunicações a serem enviadas por qualquer das </w:t>
      </w:r>
      <w:r w:rsidR="003756DC" w:rsidRPr="00CA3CDC">
        <w:rPr>
          <w:rFonts w:ascii="Tahoma" w:hAnsi="Tahoma" w:cs="Tahoma"/>
        </w:rPr>
        <w:t>Partes</w:t>
      </w:r>
      <w:r w:rsidR="001A10B7" w:rsidRPr="00CA3CDC">
        <w:rPr>
          <w:rFonts w:ascii="Tahoma" w:hAnsi="Tahoma" w:cs="Tahoma"/>
        </w:rPr>
        <w:t xml:space="preserve"> e Fiador</w:t>
      </w:r>
      <w:r w:rsidR="003756DC" w:rsidRPr="00CA3CDC">
        <w:rPr>
          <w:rFonts w:ascii="Tahoma" w:hAnsi="Tahoma" w:cs="Tahoma"/>
        </w:rPr>
        <w:t xml:space="preserve"> </w:t>
      </w:r>
      <w:r w:rsidRPr="00CA3CDC">
        <w:rPr>
          <w:rFonts w:ascii="Tahoma" w:hAnsi="Tahoma" w:cs="Tahoma"/>
        </w:rPr>
        <w:t xml:space="preserve">nos termos desta Escritura de Emissão deverão </w:t>
      </w:r>
      <w:r w:rsidRPr="00CA3CDC">
        <w:rPr>
          <w:rFonts w:ascii="Tahoma" w:hAnsi="Tahoma" w:cs="Tahoma"/>
          <w:bCs/>
        </w:rPr>
        <w:t xml:space="preserve">ser sempre realizadas por escrito e </w:t>
      </w:r>
      <w:r w:rsidRPr="00CA3CDC">
        <w:rPr>
          <w:rFonts w:ascii="Tahoma" w:hAnsi="Tahoma" w:cs="Tahoma"/>
        </w:rPr>
        <w:t>ser encaminhadas para os seguintes endereços:</w:t>
      </w:r>
      <w:bookmarkEnd w:id="234"/>
      <w:r w:rsidRPr="00CA3CDC">
        <w:rPr>
          <w:rFonts w:ascii="Tahoma" w:hAnsi="Tahoma" w:cs="Tahoma"/>
        </w:rPr>
        <w:t xml:space="preserve"> </w:t>
      </w:r>
    </w:p>
    <w:p w14:paraId="2851DE1E" w14:textId="77777777" w:rsidR="002B67F7" w:rsidRPr="00CA3CDC" w:rsidRDefault="002B67F7" w:rsidP="0028568C">
      <w:pPr>
        <w:pStyle w:val="Level4"/>
        <w:numPr>
          <w:ilvl w:val="3"/>
          <w:numId w:val="9"/>
        </w:numPr>
        <w:spacing w:after="240" w:line="320" w:lineRule="exact"/>
        <w:ind w:left="1134" w:hanging="1134"/>
        <w:rPr>
          <w:rFonts w:ascii="Tahoma" w:hAnsi="Tahoma" w:cs="Tahoma"/>
          <w:sz w:val="22"/>
          <w:szCs w:val="22"/>
        </w:rPr>
      </w:pPr>
      <w:r w:rsidRPr="00CA3CDC">
        <w:rPr>
          <w:rFonts w:ascii="Tahoma" w:hAnsi="Tahoma" w:cs="Tahoma"/>
          <w:sz w:val="22"/>
          <w:szCs w:val="22"/>
        </w:rPr>
        <w:t>Para a Emissora:</w:t>
      </w:r>
    </w:p>
    <w:p w14:paraId="67C2FC56" w14:textId="54D57972" w:rsidR="002B67F7" w:rsidRPr="00CA3CDC" w:rsidRDefault="00B75C26" w:rsidP="0028568C">
      <w:pPr>
        <w:pStyle w:val="Level1"/>
        <w:keepNext w:val="0"/>
        <w:keepLines w:val="0"/>
        <w:numPr>
          <w:ilvl w:val="0"/>
          <w:numId w:val="0"/>
        </w:numPr>
        <w:tabs>
          <w:tab w:val="left" w:pos="1560"/>
        </w:tabs>
        <w:spacing w:before="0" w:after="240" w:line="320" w:lineRule="exact"/>
        <w:ind w:left="1134"/>
        <w:rPr>
          <w:rFonts w:ascii="Tahoma" w:hAnsi="Tahoma" w:cs="Tahoma"/>
          <w:bCs/>
        </w:rPr>
      </w:pPr>
      <w:r w:rsidRPr="00CA3CDC">
        <w:rPr>
          <w:rFonts w:ascii="Tahoma" w:hAnsi="Tahoma" w:cs="Tahoma"/>
          <w:bCs/>
          <w:lang w:val="en-US"/>
        </w:rPr>
        <w:t xml:space="preserve">ALMEIDA JUNIOR SHOPPING CENTER </w:t>
      </w:r>
      <w:r w:rsidR="000D1D37" w:rsidRPr="00CA3CDC">
        <w:rPr>
          <w:rFonts w:ascii="Tahoma" w:hAnsi="Tahoma" w:cs="Tahoma"/>
          <w:bCs/>
          <w:lang w:val="en-US"/>
        </w:rPr>
        <w:t>S.A.</w:t>
      </w:r>
      <w:r w:rsidR="00A16867" w:rsidRPr="00CA3CDC">
        <w:rPr>
          <w:rFonts w:ascii="Tahoma" w:hAnsi="Tahoma" w:cs="Tahoma"/>
          <w:lang w:val="en-US"/>
        </w:rPr>
        <w:tab/>
      </w:r>
      <w:r w:rsidR="00A16867" w:rsidRPr="00CA3CDC">
        <w:rPr>
          <w:rFonts w:ascii="Tahoma" w:hAnsi="Tahoma" w:cs="Tahoma"/>
          <w:lang w:val="en-US"/>
        </w:rPr>
        <w:br/>
      </w:r>
      <w:r w:rsidRPr="00CA3CDC">
        <w:rPr>
          <w:rFonts w:ascii="Tahoma" w:hAnsi="Tahoma" w:cs="Tahoma"/>
          <w:b w:val="0"/>
          <w:bCs/>
        </w:rPr>
        <w:t xml:space="preserve">Av. Brigadeiro Faria Lima, 2.277. 16º andar </w:t>
      </w:r>
      <w:proofErr w:type="spellStart"/>
      <w:r w:rsidRPr="00CA3CDC">
        <w:rPr>
          <w:rFonts w:ascii="Tahoma" w:hAnsi="Tahoma" w:cs="Tahoma"/>
          <w:b w:val="0"/>
          <w:bCs/>
        </w:rPr>
        <w:t>cj</w:t>
      </w:r>
      <w:proofErr w:type="spellEnd"/>
      <w:r w:rsidRPr="00CA3CDC">
        <w:rPr>
          <w:rFonts w:ascii="Tahoma" w:hAnsi="Tahoma" w:cs="Tahoma"/>
          <w:b w:val="0"/>
          <w:bCs/>
        </w:rPr>
        <w:t xml:space="preserve"> 1604</w:t>
      </w:r>
      <w:r w:rsidR="00A16867" w:rsidRPr="00CA3CDC">
        <w:rPr>
          <w:rFonts w:ascii="Tahoma" w:hAnsi="Tahoma" w:cs="Tahoma"/>
          <w:b w:val="0"/>
          <w:bCs/>
        </w:rPr>
        <w:tab/>
      </w:r>
      <w:r w:rsidR="00A16867" w:rsidRPr="00CA3CDC">
        <w:rPr>
          <w:rFonts w:ascii="Tahoma" w:hAnsi="Tahoma" w:cs="Tahoma"/>
          <w:b w:val="0"/>
          <w:bCs/>
        </w:rPr>
        <w:br/>
      </w:r>
      <w:r w:rsidR="002B67F7" w:rsidRPr="00CA3CDC">
        <w:rPr>
          <w:rFonts w:ascii="Tahoma" w:hAnsi="Tahoma" w:cs="Tahoma"/>
          <w:b w:val="0"/>
          <w:bCs/>
        </w:rPr>
        <w:t xml:space="preserve">At.: </w:t>
      </w:r>
      <w:r w:rsidR="001C199F">
        <w:rPr>
          <w:rFonts w:ascii="Tahoma" w:hAnsi="Tahoma" w:cs="Tahoma"/>
          <w:b w:val="0"/>
          <w:bCs/>
        </w:rPr>
        <w:tab/>
        <w:t>Diretoria de Relações com Investidores</w:t>
      </w:r>
      <w:r w:rsidR="001C199F">
        <w:rPr>
          <w:rFonts w:ascii="Tahoma" w:hAnsi="Tahoma" w:cs="Tahoma"/>
          <w:b w:val="0"/>
          <w:bCs/>
        </w:rPr>
        <w:tab/>
      </w:r>
      <w:r w:rsidR="001C199F">
        <w:rPr>
          <w:rFonts w:ascii="Tahoma" w:hAnsi="Tahoma" w:cs="Tahoma"/>
          <w:b w:val="0"/>
          <w:bCs/>
        </w:rPr>
        <w:br/>
      </w:r>
      <w:r w:rsidR="001C199F">
        <w:rPr>
          <w:rFonts w:ascii="Tahoma" w:hAnsi="Tahoma" w:cs="Tahoma"/>
          <w:b w:val="0"/>
          <w:bCs/>
        </w:rPr>
        <w:tab/>
        <w:t xml:space="preserve">c/c </w:t>
      </w:r>
      <w:r w:rsidR="00A34D59">
        <w:rPr>
          <w:rFonts w:ascii="Tahoma" w:hAnsi="Tahoma" w:cs="Tahoma"/>
          <w:b w:val="0"/>
          <w:bCs/>
        </w:rPr>
        <w:t>Departamento Jurídico</w:t>
      </w:r>
      <w:r w:rsidR="00A16867" w:rsidRPr="00CA3CDC">
        <w:rPr>
          <w:rFonts w:ascii="Tahoma" w:hAnsi="Tahoma" w:cs="Tahoma"/>
          <w:b w:val="0"/>
          <w:bCs/>
        </w:rPr>
        <w:tab/>
      </w:r>
      <w:r w:rsidR="00A16867" w:rsidRPr="00CA3CDC">
        <w:rPr>
          <w:rFonts w:ascii="Tahoma" w:hAnsi="Tahoma" w:cs="Tahoma"/>
          <w:b w:val="0"/>
          <w:bCs/>
        </w:rPr>
        <w:br/>
      </w:r>
      <w:r w:rsidR="00DC0417" w:rsidRPr="00CA3CDC">
        <w:rPr>
          <w:rFonts w:ascii="Tahoma" w:hAnsi="Tahoma" w:cs="Tahoma"/>
          <w:b w:val="0"/>
          <w:bCs/>
        </w:rPr>
        <w:t>Tel.:</w:t>
      </w:r>
      <w:r w:rsidR="002B67F7" w:rsidRPr="00CA3CDC">
        <w:rPr>
          <w:rFonts w:ascii="Tahoma" w:hAnsi="Tahoma" w:cs="Tahoma"/>
          <w:b w:val="0"/>
          <w:bCs/>
        </w:rPr>
        <w:t xml:space="preserve"> </w:t>
      </w:r>
      <w:r w:rsidR="00A34D59" w:rsidRPr="00CA3CDC">
        <w:rPr>
          <w:rFonts w:ascii="Tahoma" w:hAnsi="Tahoma" w:cs="Tahoma"/>
          <w:b w:val="0"/>
          <w:bCs/>
        </w:rPr>
        <w:t>(</w:t>
      </w:r>
      <w:r w:rsidR="00A34D59">
        <w:rPr>
          <w:rFonts w:ascii="Tahoma" w:hAnsi="Tahoma" w:cs="Tahoma"/>
          <w:b w:val="0"/>
          <w:bCs/>
        </w:rPr>
        <w:t>11</w:t>
      </w:r>
      <w:r w:rsidR="00A34D59" w:rsidRPr="00CA3CDC">
        <w:rPr>
          <w:rFonts w:ascii="Tahoma" w:hAnsi="Tahoma" w:cs="Tahoma"/>
          <w:b w:val="0"/>
          <w:bCs/>
        </w:rPr>
        <w:t xml:space="preserve">) </w:t>
      </w:r>
      <w:r w:rsidR="00A34D59">
        <w:rPr>
          <w:rFonts w:ascii="Tahoma" w:hAnsi="Tahoma" w:cs="Tahoma"/>
          <w:b w:val="0"/>
          <w:bCs/>
        </w:rPr>
        <w:t>3707-3333; 3336</w:t>
      </w:r>
      <w:r w:rsidR="00A16867" w:rsidRPr="00CA3CDC">
        <w:rPr>
          <w:rFonts w:ascii="Tahoma" w:hAnsi="Tahoma" w:cs="Tahoma"/>
          <w:b w:val="0"/>
          <w:bCs/>
        </w:rPr>
        <w:tab/>
      </w:r>
      <w:r w:rsidR="00A16867" w:rsidRPr="00CA3CDC">
        <w:rPr>
          <w:rFonts w:ascii="Tahoma" w:hAnsi="Tahoma" w:cs="Tahoma"/>
          <w:b w:val="0"/>
          <w:bCs/>
        </w:rPr>
        <w:br/>
      </w:r>
      <w:r w:rsidR="002B67F7" w:rsidRPr="00CA3CDC">
        <w:rPr>
          <w:rFonts w:ascii="Tahoma" w:hAnsi="Tahoma" w:cs="Tahoma"/>
          <w:b w:val="0"/>
          <w:bCs/>
        </w:rPr>
        <w:t xml:space="preserve">E-mail: </w:t>
      </w:r>
      <w:r w:rsidR="001C199F" w:rsidRPr="00C97437">
        <w:rPr>
          <w:rFonts w:ascii="Tahoma" w:hAnsi="Tahoma" w:cs="Tahoma"/>
          <w:b w:val="0"/>
          <w:bCs/>
        </w:rPr>
        <w:t>ri@almeidajunior.com.br</w:t>
      </w:r>
      <w:r w:rsidR="00A34D59">
        <w:rPr>
          <w:rFonts w:ascii="Tahoma" w:hAnsi="Tahoma" w:cs="Tahoma"/>
          <w:b w:val="0"/>
          <w:bCs/>
        </w:rPr>
        <w:t>; Gustavo.janer@almeidajunior.com.br</w:t>
      </w:r>
    </w:p>
    <w:p w14:paraId="3E576E79" w14:textId="77777777" w:rsidR="003756DC" w:rsidRPr="00CA3CDC" w:rsidRDefault="003756DC" w:rsidP="0050450F">
      <w:pPr>
        <w:pStyle w:val="Level4"/>
        <w:keepNext/>
        <w:numPr>
          <w:ilvl w:val="3"/>
          <w:numId w:val="9"/>
        </w:numPr>
        <w:spacing w:after="240" w:line="320" w:lineRule="exact"/>
        <w:ind w:left="1134" w:hanging="1134"/>
        <w:rPr>
          <w:rFonts w:ascii="Tahoma" w:hAnsi="Tahoma" w:cs="Tahoma"/>
          <w:sz w:val="22"/>
          <w:szCs w:val="22"/>
        </w:rPr>
      </w:pPr>
      <w:r w:rsidRPr="00CA3CDC">
        <w:rPr>
          <w:rFonts w:ascii="Tahoma" w:hAnsi="Tahoma" w:cs="Tahoma"/>
          <w:sz w:val="22"/>
          <w:szCs w:val="22"/>
        </w:rPr>
        <w:t xml:space="preserve">Para </w:t>
      </w:r>
      <w:r w:rsidR="00106E45" w:rsidRPr="00CA3CDC">
        <w:rPr>
          <w:rFonts w:ascii="Tahoma" w:hAnsi="Tahoma" w:cs="Tahoma"/>
          <w:sz w:val="22"/>
          <w:szCs w:val="22"/>
        </w:rPr>
        <w:t xml:space="preserve">a </w:t>
      </w:r>
      <w:r w:rsidRPr="00CA3CDC">
        <w:rPr>
          <w:rFonts w:ascii="Tahoma" w:hAnsi="Tahoma" w:cs="Tahoma"/>
          <w:sz w:val="22"/>
          <w:szCs w:val="22"/>
        </w:rPr>
        <w:t>Debenturista:</w:t>
      </w:r>
    </w:p>
    <w:p w14:paraId="3B35DBC5" w14:textId="65CE4759" w:rsidR="00D61CDD" w:rsidRPr="00CA3CDC" w:rsidRDefault="00D61CDD" w:rsidP="0050450F">
      <w:pPr>
        <w:pStyle w:val="Level1"/>
        <w:keepNext w:val="0"/>
        <w:keepLines w:val="0"/>
        <w:numPr>
          <w:ilvl w:val="0"/>
          <w:numId w:val="0"/>
        </w:numPr>
        <w:spacing w:before="0" w:after="240" w:line="320" w:lineRule="exact"/>
        <w:ind w:left="1134"/>
        <w:rPr>
          <w:rFonts w:ascii="Tahoma" w:hAnsi="Tahoma" w:cs="Tahoma"/>
          <w:b w:val="0"/>
        </w:rPr>
      </w:pPr>
      <w:r w:rsidRPr="00CA3CDC">
        <w:rPr>
          <w:rFonts w:ascii="Tahoma" w:hAnsi="Tahoma" w:cs="Tahoma"/>
        </w:rPr>
        <w:t>TRUE SECURITIZADORA S.A.</w:t>
      </w:r>
      <w:r w:rsidRPr="00CA3CDC">
        <w:rPr>
          <w:rFonts w:ascii="Tahoma" w:hAnsi="Tahoma" w:cs="Tahoma"/>
        </w:rPr>
        <w:tab/>
      </w:r>
      <w:r w:rsidRPr="00CA3CDC">
        <w:rPr>
          <w:rFonts w:ascii="Tahoma" w:hAnsi="Tahoma" w:cs="Tahoma"/>
        </w:rPr>
        <w:br/>
      </w:r>
      <w:r w:rsidRPr="00CA3CDC">
        <w:rPr>
          <w:rFonts w:ascii="Tahoma" w:hAnsi="Tahoma" w:cs="Tahoma"/>
          <w:b w:val="0"/>
        </w:rPr>
        <w:t>Avenida Santo Amaro, nº 48, 1º andar, Conjunto 12, Vila Nova Conceição</w:t>
      </w:r>
      <w:r w:rsidRPr="00CA3CDC">
        <w:rPr>
          <w:rFonts w:ascii="Tahoma" w:hAnsi="Tahoma" w:cs="Tahoma"/>
          <w:b w:val="0"/>
        </w:rPr>
        <w:tab/>
      </w:r>
      <w:r w:rsidRPr="00CA3CDC">
        <w:rPr>
          <w:rFonts w:ascii="Tahoma" w:hAnsi="Tahoma" w:cs="Tahoma"/>
          <w:b w:val="0"/>
        </w:rPr>
        <w:br/>
        <w:t xml:space="preserve">CEP: 04506-000, São </w:t>
      </w:r>
      <w:proofErr w:type="spellStart"/>
      <w:r w:rsidRPr="00CA3CDC">
        <w:rPr>
          <w:rFonts w:ascii="Tahoma" w:hAnsi="Tahoma" w:cs="Tahoma"/>
          <w:b w:val="0"/>
        </w:rPr>
        <w:t>Paulo-SP</w:t>
      </w:r>
      <w:proofErr w:type="spellEnd"/>
      <w:r w:rsidRPr="00CA3CDC">
        <w:rPr>
          <w:rFonts w:ascii="Tahoma" w:hAnsi="Tahoma" w:cs="Tahoma"/>
          <w:b w:val="0"/>
        </w:rPr>
        <w:tab/>
      </w:r>
      <w:r w:rsidRPr="00CA3CDC">
        <w:rPr>
          <w:rFonts w:ascii="Tahoma" w:hAnsi="Tahoma" w:cs="Tahoma"/>
          <w:b w:val="0"/>
        </w:rPr>
        <w:br/>
        <w:t>At.: Arley Custódio Fonseca</w:t>
      </w:r>
      <w:r w:rsidRPr="00CA3CDC">
        <w:rPr>
          <w:rFonts w:ascii="Tahoma" w:hAnsi="Tahoma" w:cs="Tahoma"/>
          <w:b w:val="0"/>
        </w:rPr>
        <w:tab/>
      </w:r>
      <w:r w:rsidRPr="00CA3CDC">
        <w:rPr>
          <w:rFonts w:ascii="Tahoma" w:hAnsi="Tahoma" w:cs="Tahoma"/>
          <w:b w:val="0"/>
        </w:rPr>
        <w:br/>
        <w:t>Telefone: (11) 3071-4475</w:t>
      </w:r>
      <w:r w:rsidRPr="00CA3CDC">
        <w:rPr>
          <w:rFonts w:ascii="Tahoma" w:hAnsi="Tahoma" w:cs="Tahoma"/>
          <w:b w:val="0"/>
        </w:rPr>
        <w:tab/>
      </w:r>
      <w:r w:rsidRPr="00CA3CDC">
        <w:rPr>
          <w:rFonts w:ascii="Tahoma" w:hAnsi="Tahoma" w:cs="Tahoma"/>
          <w:b w:val="0"/>
        </w:rPr>
        <w:br/>
      </w:r>
      <w:proofErr w:type="spellStart"/>
      <w:r w:rsidRPr="00CA3CDC">
        <w:rPr>
          <w:rFonts w:ascii="Tahoma" w:hAnsi="Tahoma" w:cs="Tahoma"/>
          <w:b w:val="0"/>
        </w:rPr>
        <w:t>Email</w:t>
      </w:r>
      <w:proofErr w:type="spellEnd"/>
      <w:r w:rsidRPr="00CA3CDC">
        <w:rPr>
          <w:rFonts w:ascii="Tahoma" w:hAnsi="Tahoma" w:cs="Tahoma"/>
          <w:b w:val="0"/>
        </w:rPr>
        <w:t>: juridico@</w:t>
      </w:r>
      <w:r w:rsidR="00A3054C" w:rsidRPr="00CA3CDC">
        <w:rPr>
          <w:rFonts w:ascii="Tahoma" w:hAnsi="Tahoma" w:cs="Tahoma"/>
          <w:b w:val="0"/>
        </w:rPr>
        <w:t>truesecuritizadora</w:t>
      </w:r>
      <w:r w:rsidRPr="00CA3CDC">
        <w:rPr>
          <w:rFonts w:ascii="Tahoma" w:hAnsi="Tahoma" w:cs="Tahoma"/>
          <w:b w:val="0"/>
        </w:rPr>
        <w:t xml:space="preserve">.com.br e </w:t>
      </w:r>
      <w:hyperlink r:id="rId13" w:history="1">
        <w:r w:rsidRPr="00CA3CDC">
          <w:rPr>
            <w:b w:val="0"/>
          </w:rPr>
          <w:t>middle@</w:t>
        </w:r>
        <w:r w:rsidR="00A3054C" w:rsidRPr="00CA3CDC">
          <w:rPr>
            <w:rFonts w:ascii="Tahoma" w:hAnsi="Tahoma" w:cs="Tahoma"/>
            <w:b w:val="0"/>
          </w:rPr>
          <w:t>truesecuritizadora</w:t>
        </w:r>
        <w:r w:rsidRPr="00CA3CDC">
          <w:rPr>
            <w:b w:val="0"/>
          </w:rPr>
          <w:t>.com.br</w:t>
        </w:r>
      </w:hyperlink>
      <w:r w:rsidRPr="00CA3CDC">
        <w:rPr>
          <w:rFonts w:ascii="Tahoma" w:hAnsi="Tahoma" w:cs="Tahoma"/>
          <w:b w:val="0"/>
        </w:rPr>
        <w:t xml:space="preserve"> </w:t>
      </w:r>
      <w:r w:rsidRPr="00CA3CDC">
        <w:rPr>
          <w:rFonts w:ascii="Tahoma" w:hAnsi="Tahoma" w:cs="Tahoma"/>
          <w:b w:val="0"/>
        </w:rPr>
        <w:tab/>
      </w:r>
    </w:p>
    <w:p w14:paraId="1C3CD6CE" w14:textId="77777777" w:rsidR="00B75C26" w:rsidRPr="00CA3CDC" w:rsidRDefault="00B75C26" w:rsidP="0050450F">
      <w:pPr>
        <w:pStyle w:val="Level4"/>
        <w:keepNext/>
        <w:numPr>
          <w:ilvl w:val="3"/>
          <w:numId w:val="9"/>
        </w:numPr>
        <w:spacing w:after="240" w:line="320" w:lineRule="exact"/>
        <w:ind w:left="1134" w:hanging="1134"/>
        <w:rPr>
          <w:rFonts w:ascii="Tahoma" w:hAnsi="Tahoma" w:cs="Tahoma"/>
          <w:sz w:val="22"/>
          <w:szCs w:val="22"/>
        </w:rPr>
      </w:pPr>
      <w:r w:rsidRPr="00CA3CDC">
        <w:rPr>
          <w:rFonts w:ascii="Tahoma" w:hAnsi="Tahoma" w:cs="Tahoma"/>
          <w:sz w:val="22"/>
          <w:szCs w:val="22"/>
        </w:rPr>
        <w:lastRenderedPageBreak/>
        <w:t>Para o Fiador:</w:t>
      </w:r>
    </w:p>
    <w:p w14:paraId="65096630" w14:textId="77777777" w:rsidR="00B75C26" w:rsidRPr="00CA3CDC" w:rsidRDefault="00B75C26" w:rsidP="0050450F">
      <w:pPr>
        <w:pStyle w:val="Level4"/>
        <w:keepNext/>
        <w:numPr>
          <w:ilvl w:val="0"/>
          <w:numId w:val="0"/>
        </w:numPr>
        <w:spacing w:after="240" w:line="320" w:lineRule="exact"/>
        <w:ind w:left="1134"/>
        <w:rPr>
          <w:rFonts w:ascii="Tahoma" w:hAnsi="Tahoma" w:cs="Tahoma"/>
          <w:b/>
          <w:sz w:val="22"/>
          <w:szCs w:val="22"/>
        </w:rPr>
      </w:pPr>
      <w:r w:rsidRPr="00CA3CDC">
        <w:rPr>
          <w:rFonts w:ascii="Tahoma" w:hAnsi="Tahoma" w:cs="Tahoma"/>
          <w:b/>
          <w:sz w:val="22"/>
          <w:szCs w:val="22"/>
        </w:rPr>
        <w:t>JAIMES BENTO DE ALMEIDA JUNIOR</w:t>
      </w:r>
    </w:p>
    <w:p w14:paraId="34A238F9" w14:textId="0D9B24AC" w:rsidR="00B75C26" w:rsidRPr="00CA3CDC" w:rsidRDefault="00B75C26" w:rsidP="0050450F">
      <w:pPr>
        <w:pStyle w:val="Level4"/>
        <w:keepNext/>
        <w:numPr>
          <w:ilvl w:val="0"/>
          <w:numId w:val="0"/>
        </w:numPr>
        <w:spacing w:after="240" w:line="320" w:lineRule="exact"/>
        <w:ind w:left="1134"/>
        <w:jc w:val="left"/>
        <w:rPr>
          <w:rFonts w:ascii="Tahoma" w:hAnsi="Tahoma" w:cs="Tahoma"/>
          <w:sz w:val="22"/>
          <w:szCs w:val="22"/>
        </w:rPr>
      </w:pPr>
      <w:r w:rsidRPr="00CA3CDC">
        <w:rPr>
          <w:rFonts w:ascii="Tahoma" w:hAnsi="Tahoma" w:cs="Tahoma"/>
          <w:bCs/>
          <w:color w:val="000000"/>
          <w:sz w:val="22"/>
          <w:szCs w:val="22"/>
        </w:rPr>
        <w:t xml:space="preserve">Av. Brigadeiro Faria Lima, 2.277. 16º andar </w:t>
      </w:r>
      <w:proofErr w:type="spellStart"/>
      <w:r w:rsidRPr="00CA3CDC">
        <w:rPr>
          <w:rFonts w:ascii="Tahoma" w:hAnsi="Tahoma" w:cs="Tahoma"/>
          <w:bCs/>
          <w:color w:val="000000"/>
          <w:sz w:val="22"/>
          <w:szCs w:val="22"/>
        </w:rPr>
        <w:t>cj</w:t>
      </w:r>
      <w:proofErr w:type="spellEnd"/>
      <w:r w:rsidRPr="00CA3CDC">
        <w:rPr>
          <w:rFonts w:ascii="Tahoma" w:hAnsi="Tahoma" w:cs="Tahoma"/>
          <w:bCs/>
          <w:color w:val="000000"/>
          <w:sz w:val="22"/>
          <w:szCs w:val="22"/>
        </w:rPr>
        <w:t xml:space="preserve"> 1604</w:t>
      </w:r>
      <w:r w:rsidRPr="00CA3CDC">
        <w:rPr>
          <w:rFonts w:ascii="Tahoma" w:hAnsi="Tahoma" w:cs="Tahoma"/>
          <w:bCs/>
          <w:color w:val="000000"/>
          <w:sz w:val="22"/>
          <w:szCs w:val="22"/>
        </w:rPr>
        <w:br/>
        <w:t xml:space="preserve">Tel.: </w:t>
      </w:r>
      <w:r w:rsidR="00A34D59" w:rsidRPr="00CA3CDC">
        <w:rPr>
          <w:rFonts w:ascii="Tahoma" w:hAnsi="Tahoma" w:cs="Tahoma"/>
          <w:bCs/>
          <w:color w:val="000000"/>
          <w:sz w:val="22"/>
          <w:szCs w:val="22"/>
        </w:rPr>
        <w:t>(</w:t>
      </w:r>
      <w:r w:rsidR="00A34D59">
        <w:rPr>
          <w:rFonts w:ascii="Tahoma" w:hAnsi="Tahoma" w:cs="Tahoma"/>
          <w:bCs/>
          <w:color w:val="000000"/>
          <w:sz w:val="22"/>
          <w:szCs w:val="22"/>
        </w:rPr>
        <w:t>11</w:t>
      </w:r>
      <w:r w:rsidR="00A34D59" w:rsidRPr="00CA3CDC">
        <w:rPr>
          <w:rFonts w:ascii="Tahoma" w:hAnsi="Tahoma" w:cs="Tahoma"/>
          <w:bCs/>
          <w:color w:val="000000"/>
          <w:sz w:val="22"/>
          <w:szCs w:val="22"/>
        </w:rPr>
        <w:t xml:space="preserve">) </w:t>
      </w:r>
      <w:r w:rsidR="00A34D59">
        <w:rPr>
          <w:rFonts w:ascii="Tahoma" w:hAnsi="Tahoma" w:cs="Tahoma"/>
          <w:bCs/>
          <w:color w:val="000000"/>
          <w:sz w:val="22"/>
          <w:szCs w:val="22"/>
        </w:rPr>
        <w:t>3707-3336; 3333</w:t>
      </w:r>
      <w:r w:rsidRPr="00CA3CDC">
        <w:rPr>
          <w:rFonts w:ascii="Tahoma" w:hAnsi="Tahoma" w:cs="Tahoma"/>
          <w:bCs/>
          <w:color w:val="000000"/>
          <w:sz w:val="22"/>
          <w:szCs w:val="22"/>
        </w:rPr>
        <w:tab/>
      </w:r>
      <w:r w:rsidRPr="00CA3CDC">
        <w:rPr>
          <w:rFonts w:ascii="Tahoma" w:hAnsi="Tahoma" w:cs="Tahoma"/>
          <w:bCs/>
          <w:color w:val="000000"/>
          <w:sz w:val="22"/>
          <w:szCs w:val="22"/>
        </w:rPr>
        <w:br/>
        <w:t xml:space="preserve">E-mail: </w:t>
      </w:r>
      <w:r w:rsidR="00A34D59">
        <w:rPr>
          <w:rFonts w:ascii="Tahoma" w:hAnsi="Tahoma" w:cs="Tahoma"/>
          <w:bCs/>
          <w:color w:val="000000"/>
          <w:sz w:val="22"/>
          <w:szCs w:val="22"/>
        </w:rPr>
        <w:t>jaimes@almeidajunior.com.br</w:t>
      </w:r>
    </w:p>
    <w:p w14:paraId="4E7073C2" w14:textId="77777777" w:rsidR="002B67F7" w:rsidRPr="00CA3CDC" w:rsidRDefault="002B67F7"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As comunicações, avisos ou notificações referentes a esta Escritura de Emissão serão consideradas entregues quando recebidas por qualquer empregado, preposto ou representante de qualquer das Partes</w:t>
      </w:r>
      <w:r w:rsidR="001A10B7" w:rsidRPr="00CA3CDC">
        <w:rPr>
          <w:rFonts w:ascii="Tahoma" w:hAnsi="Tahoma" w:cs="Tahoma"/>
        </w:rPr>
        <w:t xml:space="preserve"> e Fiador</w:t>
      </w:r>
      <w:r w:rsidRPr="00CA3CDC">
        <w:rPr>
          <w:rFonts w:ascii="Tahoma" w:hAnsi="Tahoma" w:cs="Tahoma"/>
        </w:rPr>
        <w:t xml:space="preserve">, sob protocolo ou com “aviso de recebimento” expedido pela Empresa Brasileira de Correios, ou por telegrama, ou por correio eletrônico nos endereços acima. As comunicações feitas por correio eletrônico serão consideradas recebidas na data de seu envio, desde que seu recebimento seja confirmado por meio de recibo emitido pela máquina utilizada pelo remetente. </w:t>
      </w:r>
    </w:p>
    <w:p w14:paraId="4B15C85F" w14:textId="77777777" w:rsidR="002B67F7" w:rsidRPr="00CA3CDC" w:rsidRDefault="002B67F7" w:rsidP="0050450F">
      <w:pPr>
        <w:pStyle w:val="PargrafodaLista"/>
        <w:numPr>
          <w:ilvl w:val="1"/>
          <w:numId w:val="3"/>
        </w:numPr>
        <w:tabs>
          <w:tab w:val="left" w:pos="1134"/>
        </w:tabs>
        <w:spacing w:after="240" w:line="320" w:lineRule="exact"/>
        <w:ind w:left="0" w:firstLine="0"/>
        <w:jc w:val="both"/>
        <w:rPr>
          <w:rFonts w:ascii="Tahoma" w:hAnsi="Tahoma" w:cs="Tahoma"/>
        </w:rPr>
      </w:pPr>
      <w:bookmarkStart w:id="235" w:name="_Ref440279089"/>
      <w:r w:rsidRPr="00CA3CDC">
        <w:rPr>
          <w:rFonts w:ascii="Tahoma" w:hAnsi="Tahoma" w:cs="Tahoma"/>
        </w:rPr>
        <w:t>A mudança de qualquer dos endereços acima deverá ser comunicada imediatamente pela parte que tiver seu endereço alterado.</w:t>
      </w:r>
      <w:bookmarkEnd w:id="235"/>
    </w:p>
    <w:p w14:paraId="1DB4B7C2" w14:textId="77777777" w:rsidR="002B67F7" w:rsidRPr="00CA3CDC" w:rsidRDefault="002B67F7"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Eventuais prejuízos decorrentes da não observância do disposto na Cláusula 1</w:t>
      </w:r>
      <w:r w:rsidR="000310B3" w:rsidRPr="00CA3CDC">
        <w:rPr>
          <w:rFonts w:ascii="Tahoma" w:hAnsi="Tahoma" w:cs="Tahoma"/>
        </w:rPr>
        <w:t>2</w:t>
      </w:r>
      <w:r w:rsidRPr="00CA3CDC">
        <w:rPr>
          <w:rFonts w:ascii="Tahoma" w:hAnsi="Tahoma" w:cs="Tahoma"/>
        </w:rPr>
        <w:t>.3 acima serão arcados</w:t>
      </w:r>
      <w:r w:rsidR="00772634" w:rsidRPr="00CA3CDC">
        <w:rPr>
          <w:rFonts w:ascii="Tahoma" w:hAnsi="Tahoma" w:cs="Tahoma"/>
        </w:rPr>
        <w:t xml:space="preserve"> integralmente</w:t>
      </w:r>
      <w:r w:rsidRPr="00CA3CDC">
        <w:rPr>
          <w:rFonts w:ascii="Tahoma" w:hAnsi="Tahoma" w:cs="Tahoma"/>
        </w:rPr>
        <w:t xml:space="preserve"> pela Parte inadimplente.</w:t>
      </w:r>
    </w:p>
    <w:p w14:paraId="38FA5FC0" w14:textId="77777777" w:rsidR="003112CA" w:rsidRPr="00CA3CDC" w:rsidRDefault="003112CA"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TREZE </w:t>
      </w:r>
      <w:r w:rsidR="0066596E" w:rsidRPr="00CA3CDC">
        <w:rPr>
          <w:rStyle w:val="DeltaViewInsertion"/>
          <w:rFonts w:ascii="Tahoma" w:hAnsi="Tahoma" w:cs="Tahoma"/>
          <w:b/>
          <w:bCs/>
          <w:color w:val="auto"/>
          <w:u w:val="none"/>
        </w:rPr>
        <w:t>–</w:t>
      </w:r>
      <w:r w:rsidRPr="00CA3CDC">
        <w:rPr>
          <w:rStyle w:val="DeltaViewInsertion"/>
          <w:rFonts w:ascii="Tahoma" w:hAnsi="Tahoma" w:cs="Tahoma"/>
          <w:b/>
          <w:bCs/>
          <w:color w:val="auto"/>
          <w:u w:val="none"/>
        </w:rPr>
        <w:t xml:space="preserve"> </w:t>
      </w:r>
      <w:bookmarkStart w:id="236" w:name="_Toc496646691"/>
      <w:bookmarkStart w:id="237" w:name="_Ref535225906"/>
      <w:r w:rsidRPr="00CA3CDC">
        <w:rPr>
          <w:rStyle w:val="DeltaViewInsertion"/>
          <w:rFonts w:ascii="Tahoma" w:hAnsi="Tahoma" w:cs="Tahoma"/>
          <w:b/>
          <w:bCs/>
          <w:color w:val="auto"/>
          <w:u w:val="none"/>
        </w:rPr>
        <w:t>PAGAMENTO DE TRIBUTOS</w:t>
      </w:r>
      <w:bookmarkEnd w:id="236"/>
      <w:bookmarkEnd w:id="237"/>
      <w:r w:rsidRPr="00CA3CDC">
        <w:rPr>
          <w:rStyle w:val="DeltaViewInsertion"/>
          <w:rFonts w:ascii="Tahoma" w:hAnsi="Tahoma" w:cs="Tahoma"/>
          <w:b/>
          <w:bCs/>
          <w:color w:val="auto"/>
          <w:u w:val="none"/>
        </w:rPr>
        <w:t xml:space="preserve"> </w:t>
      </w:r>
    </w:p>
    <w:p w14:paraId="78380D28" w14:textId="77777777" w:rsidR="003112CA" w:rsidRPr="00CA3CDC" w:rsidRDefault="003112CA" w:rsidP="0050450F">
      <w:pPr>
        <w:pStyle w:val="PargrafodaLista"/>
        <w:numPr>
          <w:ilvl w:val="1"/>
          <w:numId w:val="3"/>
        </w:numPr>
        <w:tabs>
          <w:tab w:val="left" w:pos="1134"/>
        </w:tabs>
        <w:spacing w:after="240" w:line="320" w:lineRule="exact"/>
        <w:ind w:left="0" w:firstLine="0"/>
        <w:jc w:val="both"/>
        <w:rPr>
          <w:rFonts w:ascii="Tahoma" w:eastAsia="Arial Unicode MS" w:hAnsi="Tahoma" w:cs="Tahoma"/>
        </w:rPr>
      </w:pPr>
      <w:bookmarkStart w:id="238" w:name="_Ref535226563"/>
      <w:r w:rsidRPr="00CA3CDC">
        <w:rPr>
          <w:rFonts w:ascii="Tahoma" w:eastAsia="Arial Unicode MS" w:hAnsi="Tahoma" w:cs="Tahoma"/>
        </w:rPr>
        <w:t xml:space="preserve">Os tributos incidentes sobre a Emissão e as Debêntures deverão ser integralmente pagos pela Emissora, incluindo, sem limitação, todos os custos de tributação incidentes sobre quaisquer pagamentos devidos à Securitizadora, na qualidade de titular das Debêntures em decorrência desta Escritura de Emissão. Neste sentido, referidos pagamentos deverão ser acrescidos dos valores atuais e futuros correspondentes a quaisquer tributos e/ou taxas que sobre eles incidam, venham a incidir ou sejam entendidos como devidos. Da mesma forma, caso, por força de norma ou determinação de autoridade, a Securitizadora, na qualidade de titular das Debêntures, conforme o caso, tiver de reter ou deduzir, de quaisquer pagamentos feitos exclusivamente no âmbito das Debêntures, quaisquer tributos e/ou taxas, a Emissora deverá acrescer a tais pagamentos valores adicionais de modo que a Securitizadora, na qualidade de titular das Debêntures, receba os mesmos valores que seriam por ela recebidos caso nenhuma retenção ou dedução fosse realizada. Para tanto, a Emissora desde já reconhece ser pecuniária a obrigação aqui prevista, e declara serem líquidos, certos e exigíveis todos e quaisquer valores que vierem a ser apresentados contra si, pela Securitizadora, na qualidade de titular das Debêntures, pertinentes a esses tributos e, nos termos desta Escritura </w:t>
      </w:r>
      <w:r w:rsidRPr="00CA3CDC">
        <w:rPr>
          <w:rFonts w:ascii="Tahoma" w:eastAsia="Arial Unicode MS" w:hAnsi="Tahoma" w:cs="Tahoma"/>
        </w:rPr>
        <w:lastRenderedPageBreak/>
        <w:t>de Emissão, os quais deverão ser liquidados, pela Emissora, por ocasião da sua apresentação pela Securitizadora.</w:t>
      </w:r>
      <w:bookmarkEnd w:id="238"/>
      <w:r w:rsidRPr="00CA3CDC">
        <w:rPr>
          <w:rFonts w:ascii="Tahoma" w:eastAsia="Arial Unicode MS" w:hAnsi="Tahoma" w:cs="Tahoma"/>
        </w:rPr>
        <w:t xml:space="preserve"> </w:t>
      </w:r>
    </w:p>
    <w:p w14:paraId="195DB184" w14:textId="77777777" w:rsidR="003112CA" w:rsidRPr="00CA3CDC" w:rsidRDefault="003112CA" w:rsidP="0050450F">
      <w:pPr>
        <w:pStyle w:val="PargrafodaLista"/>
        <w:numPr>
          <w:ilvl w:val="1"/>
          <w:numId w:val="3"/>
        </w:numPr>
        <w:tabs>
          <w:tab w:val="left" w:pos="1134"/>
        </w:tabs>
        <w:spacing w:after="240" w:line="320" w:lineRule="exact"/>
        <w:ind w:left="0" w:firstLine="0"/>
        <w:jc w:val="both"/>
        <w:rPr>
          <w:rFonts w:ascii="Tahoma" w:eastAsia="Arial Unicode MS" w:hAnsi="Tahoma" w:cs="Tahoma"/>
        </w:rPr>
      </w:pPr>
      <w:r w:rsidRPr="00CA3CDC">
        <w:rPr>
          <w:rFonts w:ascii="Tahoma" w:eastAsia="Arial Unicode MS" w:hAnsi="Tahoma" w:cs="Tahoma"/>
        </w:rPr>
        <w:t>Caso haja o acréscimo de valores ao pagamento da Remuneração nos termos referidos n</w:t>
      </w:r>
      <w:r w:rsidR="0030299F" w:rsidRPr="00CA3CDC">
        <w:rPr>
          <w:rFonts w:ascii="Tahoma" w:eastAsia="Arial Unicode MS" w:hAnsi="Tahoma" w:cs="Tahoma"/>
        </w:rPr>
        <w:t>a Cláusula</w:t>
      </w:r>
      <w:r w:rsidRPr="00CA3CDC">
        <w:rPr>
          <w:rFonts w:ascii="Tahoma" w:eastAsia="Arial Unicode MS" w:hAnsi="Tahoma" w:cs="Tahoma"/>
        </w:rPr>
        <w:t xml:space="preserve"> </w:t>
      </w:r>
      <w:r w:rsidRPr="00CA3CDC">
        <w:rPr>
          <w:rFonts w:ascii="Tahoma" w:eastAsia="Arial Unicode MS" w:hAnsi="Tahoma" w:cs="Tahoma"/>
        </w:rPr>
        <w:fldChar w:fldCharType="begin"/>
      </w:r>
      <w:r w:rsidRPr="00CA3CDC">
        <w:rPr>
          <w:rFonts w:ascii="Tahoma" w:eastAsia="Arial Unicode MS" w:hAnsi="Tahoma" w:cs="Tahoma"/>
        </w:rPr>
        <w:instrText xml:space="preserve"> REF _Ref535226563 \r \p \h </w:instrText>
      </w:r>
      <w:r w:rsidR="00E9716C" w:rsidRPr="00CA3CDC">
        <w:rPr>
          <w:rFonts w:ascii="Tahoma" w:eastAsia="Arial Unicode MS" w:hAnsi="Tahoma" w:cs="Tahoma"/>
        </w:rPr>
        <w:instrText xml:space="preserve"> \* MERGEFORMAT </w:instrText>
      </w:r>
      <w:r w:rsidRPr="00CA3CDC">
        <w:rPr>
          <w:rFonts w:ascii="Tahoma" w:eastAsia="Arial Unicode MS" w:hAnsi="Tahoma" w:cs="Tahoma"/>
        </w:rPr>
      </w:r>
      <w:r w:rsidRPr="00CA3CDC">
        <w:rPr>
          <w:rFonts w:ascii="Tahoma" w:eastAsia="Arial Unicode MS" w:hAnsi="Tahoma" w:cs="Tahoma"/>
        </w:rPr>
        <w:fldChar w:fldCharType="separate"/>
      </w:r>
      <w:r w:rsidR="003963D9">
        <w:rPr>
          <w:rFonts w:ascii="Tahoma" w:eastAsia="Arial Unicode MS" w:hAnsi="Tahoma" w:cs="Tahoma"/>
        </w:rPr>
        <w:t>13.1 acima</w:t>
      </w:r>
      <w:r w:rsidRPr="00CA3CDC">
        <w:rPr>
          <w:rFonts w:ascii="Tahoma" w:eastAsia="Arial Unicode MS" w:hAnsi="Tahoma" w:cs="Tahoma"/>
        </w:rPr>
        <w:fldChar w:fldCharType="end"/>
      </w:r>
      <w:r w:rsidRPr="00CA3CDC">
        <w:rPr>
          <w:rFonts w:ascii="Tahoma" w:eastAsia="Arial Unicode MS" w:hAnsi="Tahoma" w:cs="Tahoma"/>
        </w:rPr>
        <w:t xml:space="preserve"> e, como resultado de tal acréscimo a Securitizadora passe a deter créditos tributários, a Securitizadora se obriga a requerer pelas vias legais e/ou administrativas cabíveis a restituição de tais tributos, o</w:t>
      </w:r>
      <w:r w:rsidR="00E27A5D" w:rsidRPr="00CA3CDC">
        <w:rPr>
          <w:rFonts w:ascii="Tahoma" w:eastAsia="Arial Unicode MS" w:hAnsi="Tahoma" w:cs="Tahoma"/>
        </w:rPr>
        <w:t>s</w:t>
      </w:r>
      <w:r w:rsidRPr="00CA3CDC">
        <w:rPr>
          <w:rFonts w:ascii="Tahoma" w:eastAsia="Arial Unicode MS" w:hAnsi="Tahoma" w:cs="Tahoma"/>
        </w:rPr>
        <w:t xml:space="preserve"> quais, uma vez restituídos em moeda corrente pelo órgão competente, deverão ser integralmente transferidos à Emissora em até 5 (cinco) Dias Úteis contados de seu recebimento. </w:t>
      </w:r>
    </w:p>
    <w:p w14:paraId="3A6FE3B4" w14:textId="77777777" w:rsidR="005A60F6" w:rsidRPr="00CA3CDC" w:rsidRDefault="003112CA" w:rsidP="0050450F">
      <w:pPr>
        <w:pStyle w:val="PargrafodaLista"/>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Na hipótese de as Debêntures deixarem de estar vinculadas aos CRI, por qualquer motivo, a Emissora estará desobrigada de realizar qualquer tipo de acréscimo aos pagamentos devidos </w:t>
      </w:r>
      <w:r w:rsidR="00E27A5D" w:rsidRPr="00CA3CDC">
        <w:rPr>
          <w:rFonts w:ascii="Tahoma" w:hAnsi="Tahoma" w:cs="Tahoma"/>
        </w:rPr>
        <w:t xml:space="preserve">à </w:t>
      </w:r>
      <w:r w:rsidRPr="00CA3CDC">
        <w:rPr>
          <w:rFonts w:ascii="Tahoma" w:hAnsi="Tahoma" w:cs="Tahoma"/>
        </w:rPr>
        <w:t>Debenturista nos termos previstos n</w:t>
      </w:r>
      <w:r w:rsidR="0030299F" w:rsidRPr="00CA3CDC">
        <w:rPr>
          <w:rFonts w:ascii="Tahoma" w:hAnsi="Tahoma" w:cs="Tahoma"/>
        </w:rPr>
        <w:t>a Cláusula</w:t>
      </w:r>
      <w:r w:rsidRPr="00CA3CDC">
        <w:rPr>
          <w:rFonts w:ascii="Tahoma" w:hAnsi="Tahoma" w:cs="Tahoma"/>
        </w:rPr>
        <w:t xml:space="preserve"> </w:t>
      </w:r>
      <w:r w:rsidRPr="00CA3CDC">
        <w:rPr>
          <w:rFonts w:ascii="Tahoma" w:eastAsia="Arial Unicode MS" w:hAnsi="Tahoma" w:cs="Tahoma"/>
        </w:rPr>
        <w:fldChar w:fldCharType="begin"/>
      </w:r>
      <w:r w:rsidRPr="00CA3CDC">
        <w:rPr>
          <w:rFonts w:ascii="Tahoma" w:eastAsia="Arial Unicode MS" w:hAnsi="Tahoma" w:cs="Tahoma"/>
        </w:rPr>
        <w:instrText xml:space="preserve"> REF _Ref535226563 \r \p \h </w:instrText>
      </w:r>
      <w:r w:rsidR="00E9716C" w:rsidRPr="00CA3CDC">
        <w:rPr>
          <w:rFonts w:ascii="Tahoma" w:eastAsia="Arial Unicode MS" w:hAnsi="Tahoma" w:cs="Tahoma"/>
        </w:rPr>
        <w:instrText xml:space="preserve"> \* MERGEFORMAT </w:instrText>
      </w:r>
      <w:r w:rsidRPr="00CA3CDC">
        <w:rPr>
          <w:rFonts w:ascii="Tahoma" w:eastAsia="Arial Unicode MS" w:hAnsi="Tahoma" w:cs="Tahoma"/>
        </w:rPr>
      </w:r>
      <w:r w:rsidRPr="00CA3CDC">
        <w:rPr>
          <w:rFonts w:ascii="Tahoma" w:eastAsia="Arial Unicode MS" w:hAnsi="Tahoma" w:cs="Tahoma"/>
        </w:rPr>
        <w:fldChar w:fldCharType="separate"/>
      </w:r>
      <w:r w:rsidR="003963D9">
        <w:rPr>
          <w:rFonts w:ascii="Tahoma" w:eastAsia="Arial Unicode MS" w:hAnsi="Tahoma" w:cs="Tahoma"/>
        </w:rPr>
        <w:t>13.1 acima</w:t>
      </w:r>
      <w:r w:rsidRPr="00CA3CDC">
        <w:rPr>
          <w:rFonts w:ascii="Tahoma" w:eastAsia="Arial Unicode MS" w:hAnsi="Tahoma" w:cs="Tahoma"/>
        </w:rPr>
        <w:fldChar w:fldCharType="end"/>
      </w:r>
      <w:r w:rsidRPr="00CA3CDC">
        <w:rPr>
          <w:rFonts w:ascii="Tahoma" w:hAnsi="Tahoma" w:cs="Tahoma"/>
        </w:rPr>
        <w:t>.</w:t>
      </w:r>
      <w:r w:rsidR="005A60F6" w:rsidRPr="00CA3CDC">
        <w:rPr>
          <w:rFonts w:ascii="Tahoma" w:hAnsi="Tahoma" w:cs="Tahoma"/>
        </w:rPr>
        <w:t xml:space="preserve"> </w:t>
      </w:r>
    </w:p>
    <w:p w14:paraId="717F468E" w14:textId="77777777" w:rsidR="003112CA" w:rsidRPr="00CA3CDC" w:rsidRDefault="003112CA" w:rsidP="0050450F">
      <w:pPr>
        <w:pStyle w:val="PargrafodaLista"/>
        <w:numPr>
          <w:ilvl w:val="1"/>
          <w:numId w:val="3"/>
        </w:numPr>
        <w:tabs>
          <w:tab w:val="left" w:pos="1134"/>
        </w:tabs>
        <w:spacing w:after="240" w:line="320" w:lineRule="exact"/>
        <w:ind w:left="0" w:firstLine="0"/>
        <w:jc w:val="both"/>
        <w:rPr>
          <w:rFonts w:ascii="Tahoma" w:eastAsia="Arial Unicode MS" w:hAnsi="Tahoma" w:cs="Tahoma"/>
        </w:rPr>
      </w:pPr>
      <w:bookmarkStart w:id="239" w:name="_Ref535226216"/>
      <w:r w:rsidRPr="00CA3CDC">
        <w:rPr>
          <w:rFonts w:ascii="Tahoma" w:eastAsia="Arial Unicode MS" w:hAnsi="Tahoma" w:cs="Tahoma"/>
          <w:color w:val="000000"/>
        </w:rPr>
        <w:t xml:space="preserve">Os rendimentos gerados por aplicação em CRI por pessoas físicas estão atualmente isentos de imposto de renda, por força do artigo 3º, inciso IV, da Lei nº 11.033, de 21 de dezembro de 2004, conforme alterada, isenção essa que pode sofrer alterações ao longo do tempo. A Emissora não será </w:t>
      </w:r>
      <w:r w:rsidRPr="00CA3CDC">
        <w:rPr>
          <w:rFonts w:ascii="Tahoma" w:hAnsi="Tahoma" w:cs="Tahoma"/>
        </w:rPr>
        <w:t>responsável</w:t>
      </w:r>
      <w:r w:rsidRPr="00CA3CDC">
        <w:rPr>
          <w:rFonts w:ascii="Tahoma" w:eastAsia="Arial Unicode MS" w:hAnsi="Tahoma" w:cs="Tahoma"/>
          <w:color w:val="000000"/>
        </w:rPr>
        <w:t xml:space="preserve"> pela realização de qualquer pagamento adicional à Securitizadora ou aos titulares dos CRI em razão de qualquer alteração na legislação tributária ou na tributação aplicável aos CRI, conforme descrito </w:t>
      </w:r>
      <w:r w:rsidRPr="00CA3CDC">
        <w:rPr>
          <w:rFonts w:ascii="Tahoma" w:eastAsia="Arial Unicode MS" w:hAnsi="Tahoma" w:cs="Tahoma"/>
        </w:rPr>
        <w:t>acima.</w:t>
      </w:r>
      <w:bookmarkEnd w:id="239"/>
    </w:p>
    <w:p w14:paraId="3AC2B171" w14:textId="77777777" w:rsidR="00882A4D" w:rsidRPr="00CA3CDC" w:rsidRDefault="00882A4D" w:rsidP="0050450F">
      <w:pPr>
        <w:pStyle w:val="PargrafodaLista"/>
        <w:keepNext/>
        <w:numPr>
          <w:ilvl w:val="0"/>
          <w:numId w:val="3"/>
        </w:numPr>
        <w:spacing w:after="240" w:line="320" w:lineRule="exact"/>
        <w:ind w:left="0" w:firstLine="0"/>
        <w:jc w:val="center"/>
        <w:rPr>
          <w:rStyle w:val="DeltaViewInsertion"/>
          <w:rFonts w:ascii="Tahoma" w:hAnsi="Tahoma" w:cs="Tahoma"/>
          <w:b/>
          <w:bCs/>
          <w:color w:val="auto"/>
          <w:u w:val="none"/>
        </w:rPr>
      </w:pPr>
      <w:r w:rsidRPr="00CA3CDC">
        <w:rPr>
          <w:rStyle w:val="DeltaViewInsertion"/>
          <w:rFonts w:ascii="Tahoma" w:hAnsi="Tahoma" w:cs="Tahoma"/>
          <w:b/>
          <w:bCs/>
          <w:color w:val="auto"/>
          <w:u w:val="none"/>
        </w:rPr>
        <w:t xml:space="preserve">CLÁUSULA </w:t>
      </w:r>
      <w:r w:rsidR="003112CA" w:rsidRPr="00CA3CDC">
        <w:rPr>
          <w:rStyle w:val="DeltaViewInsertion"/>
          <w:rFonts w:ascii="Tahoma" w:hAnsi="Tahoma" w:cs="Tahoma"/>
          <w:b/>
          <w:bCs/>
          <w:color w:val="auto"/>
          <w:u w:val="none"/>
        </w:rPr>
        <w:t>QUATORZE</w:t>
      </w:r>
      <w:r w:rsidR="0066596E" w:rsidRPr="00CA3CDC">
        <w:rPr>
          <w:rStyle w:val="DeltaViewInsertion"/>
          <w:rFonts w:ascii="Tahoma" w:hAnsi="Tahoma" w:cs="Tahoma"/>
          <w:b/>
          <w:bCs/>
          <w:color w:val="auto"/>
          <w:u w:val="none"/>
        </w:rPr>
        <w:t xml:space="preserve"> </w:t>
      </w:r>
      <w:r w:rsidRPr="00CA3CDC">
        <w:rPr>
          <w:rStyle w:val="DeltaViewInsertion"/>
          <w:rFonts w:ascii="Tahoma" w:hAnsi="Tahoma" w:cs="Tahoma"/>
          <w:b/>
          <w:bCs/>
          <w:color w:val="auto"/>
          <w:u w:val="none"/>
        </w:rPr>
        <w:t>– DISPOSIÇÕES GERAIS</w:t>
      </w:r>
    </w:p>
    <w:p w14:paraId="5A1E1FA1" w14:textId="77777777" w:rsidR="00882A4D" w:rsidRPr="00CA3CDC" w:rsidRDefault="00882A4D" w:rsidP="0050450F">
      <w:pPr>
        <w:pStyle w:val="PargrafodaLista"/>
        <w:keepNext/>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Não se presume a renúncia a qualquer dos direitos decorrentes da presente Escritura de Emissão. Desta forma, nenhum atraso, omissão ou liberalidade no exercício de qualquer direito, faculdade ou remédio que caiba </w:t>
      </w:r>
      <w:r w:rsidR="00334687" w:rsidRPr="00CA3CDC">
        <w:rPr>
          <w:rFonts w:ascii="Tahoma" w:hAnsi="Tahoma" w:cs="Tahoma"/>
        </w:rPr>
        <w:t xml:space="preserve">à </w:t>
      </w:r>
      <w:r w:rsidRPr="00CA3CDC">
        <w:rPr>
          <w:rFonts w:ascii="Tahoma" w:hAnsi="Tahoma" w:cs="Tahoma"/>
        </w:rPr>
        <w:t>Debenturista em razão de qualquer inadimplemento da Emissora</w:t>
      </w:r>
      <w:r w:rsidR="00A17CCB" w:rsidRPr="00CA3CDC">
        <w:rPr>
          <w:rFonts w:ascii="Tahoma" w:hAnsi="Tahoma" w:cs="Tahoma"/>
        </w:rPr>
        <w:t xml:space="preserve"> </w:t>
      </w:r>
      <w:r w:rsidRPr="00CA3CDC">
        <w:rPr>
          <w:rFonts w:ascii="Tahoma" w:hAnsi="Tahoma" w:cs="Tahoma"/>
        </w:rPr>
        <w:t>prejudicará tais direitos, faculdades ou remédios, ou será interpretado como constituindo uma renúncia aos mesmos ou concordância com tal inadimplemento, nem constituirá novação ou modificação de quaisquer outras obrigações assumidas pela Emissora</w:t>
      </w:r>
      <w:r w:rsidR="00A17CCB" w:rsidRPr="00CA3CDC">
        <w:rPr>
          <w:rFonts w:ascii="Tahoma" w:hAnsi="Tahoma" w:cs="Tahoma"/>
        </w:rPr>
        <w:t xml:space="preserve"> </w:t>
      </w:r>
      <w:r w:rsidRPr="00CA3CDC">
        <w:rPr>
          <w:rFonts w:ascii="Tahoma" w:hAnsi="Tahoma" w:cs="Tahoma"/>
        </w:rPr>
        <w:t>nesta Escritura de Emissão ou precedente no tocante a qualquer outro inadimplemento ou atraso.</w:t>
      </w:r>
    </w:p>
    <w:p w14:paraId="50B04CB0" w14:textId="77777777" w:rsidR="00882A4D" w:rsidRPr="00CA3CDC" w:rsidRDefault="00882A4D" w:rsidP="0050450F">
      <w:pPr>
        <w:pStyle w:val="PargrafodaLista"/>
        <w:keepNext/>
        <w:numPr>
          <w:ilvl w:val="1"/>
          <w:numId w:val="3"/>
        </w:numPr>
        <w:tabs>
          <w:tab w:val="left" w:pos="1134"/>
        </w:tabs>
        <w:spacing w:after="240" w:line="320" w:lineRule="exact"/>
        <w:ind w:left="0" w:firstLine="0"/>
        <w:jc w:val="both"/>
        <w:rPr>
          <w:rFonts w:ascii="Tahoma" w:hAnsi="Tahoma" w:cs="Tahoma"/>
        </w:rPr>
      </w:pPr>
      <w:bookmarkStart w:id="240" w:name="_DV_M430"/>
      <w:bookmarkEnd w:id="240"/>
      <w:r w:rsidRPr="00CA3CDC">
        <w:rPr>
          <w:rFonts w:ascii="Tahoma" w:hAnsi="Tahoma" w:cs="Tahoma"/>
        </w:rPr>
        <w:t xml:space="preserve">Caso qualquer das disposições desta Escritura de Emissão venha a ser julgada ilegal, inválida ou ineficaz, prevalecerão todas as demais disposições não afetadas por tal julgamento, comprometendo-se as </w:t>
      </w:r>
      <w:r w:rsidR="00EC204A" w:rsidRPr="00CA3CDC">
        <w:rPr>
          <w:rFonts w:ascii="Tahoma" w:hAnsi="Tahoma" w:cs="Tahoma"/>
        </w:rPr>
        <w:t>Partes</w:t>
      </w:r>
      <w:r w:rsidR="001A10B7" w:rsidRPr="00CA3CDC">
        <w:rPr>
          <w:rFonts w:ascii="Tahoma" w:hAnsi="Tahoma" w:cs="Tahoma"/>
        </w:rPr>
        <w:t xml:space="preserve"> e o Fiador</w:t>
      </w:r>
      <w:r w:rsidRPr="00CA3CDC">
        <w:rPr>
          <w:rFonts w:ascii="Tahoma" w:hAnsi="Tahoma" w:cs="Tahoma"/>
        </w:rPr>
        <w:t>, em boa-fé, a substituírem a disposição afetada por outra que, na medida do possível, produza o mesmo efeito.</w:t>
      </w:r>
    </w:p>
    <w:p w14:paraId="167AD6AE" w14:textId="77777777" w:rsidR="00882A4D" w:rsidRPr="00CA3CDC" w:rsidRDefault="00882A4D" w:rsidP="0050450F">
      <w:pPr>
        <w:pStyle w:val="PargrafodaLista"/>
        <w:keepNext/>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Esta Escritura de Emissão e as Debêntures constituem títulos executivos extrajudiciais nos termos dos incisos I e III do artigo 784 do Código de Processo Civil, reconhecendo as Partes </w:t>
      </w:r>
      <w:r w:rsidR="001A10B7" w:rsidRPr="00CA3CDC">
        <w:rPr>
          <w:rFonts w:ascii="Tahoma" w:hAnsi="Tahoma" w:cs="Tahoma"/>
        </w:rPr>
        <w:t xml:space="preserve">e o Fiador </w:t>
      </w:r>
      <w:r w:rsidRPr="00CA3CDC">
        <w:rPr>
          <w:rFonts w:ascii="Tahoma" w:hAnsi="Tahoma" w:cs="Tahoma"/>
        </w:rPr>
        <w:t xml:space="preserve">desde já que, independentemente de quaisquer outras </w:t>
      </w:r>
      <w:r w:rsidRPr="00CA3CDC">
        <w:rPr>
          <w:rFonts w:ascii="Tahoma" w:hAnsi="Tahoma" w:cs="Tahoma"/>
        </w:rPr>
        <w:lastRenderedPageBreak/>
        <w:t xml:space="preserve">medidas cabíveis, as obrigações assumidas nos termos desta Escritura de Emissão comportam </w:t>
      </w:r>
      <w:r w:rsidR="009F301F" w:rsidRPr="00CA3CDC">
        <w:rPr>
          <w:rFonts w:ascii="Tahoma" w:hAnsi="Tahoma" w:cs="Tahoma"/>
        </w:rPr>
        <w:t>execução específica, submetendo-</w:t>
      </w:r>
      <w:r w:rsidRPr="00CA3CDC">
        <w:rPr>
          <w:rFonts w:ascii="Tahoma" w:hAnsi="Tahoma" w:cs="Tahoma"/>
        </w:rPr>
        <w:t>se às disposições dos artigos 814 e seguintes do Código de Processo Civil, sem prejuízo do direito de declarar o vencimento antecipado das Debêntures nos termos desta Escritura de Emissão.</w:t>
      </w:r>
    </w:p>
    <w:p w14:paraId="018A836B" w14:textId="77777777" w:rsidR="00882A4D" w:rsidRPr="00CA3CDC" w:rsidRDefault="00882A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As Partes</w:t>
      </w:r>
      <w:r w:rsidR="00A17CCB" w:rsidRPr="00CA3CDC">
        <w:rPr>
          <w:rFonts w:ascii="Tahoma" w:hAnsi="Tahoma" w:cs="Tahoma"/>
        </w:rPr>
        <w:t xml:space="preserve"> </w:t>
      </w:r>
      <w:r w:rsidR="001A10B7" w:rsidRPr="00CA3CDC">
        <w:rPr>
          <w:rFonts w:ascii="Tahoma" w:hAnsi="Tahoma" w:cs="Tahoma"/>
        </w:rPr>
        <w:t xml:space="preserve">e o Fiador </w:t>
      </w:r>
      <w:r w:rsidRPr="00CA3CDC">
        <w:rPr>
          <w:rFonts w:ascii="Tahoma" w:hAnsi="Tahoma" w:cs="Tahoma"/>
        </w:rPr>
        <w:t xml:space="preserve">declaram, mútua e expressamente, que </w:t>
      </w:r>
      <w:proofErr w:type="spellStart"/>
      <w:r w:rsidRPr="00CA3CDC">
        <w:rPr>
          <w:rFonts w:ascii="Tahoma" w:hAnsi="Tahoma" w:cs="Tahoma"/>
        </w:rPr>
        <w:t>esta</w:t>
      </w:r>
      <w:proofErr w:type="spellEnd"/>
      <w:r w:rsidRPr="00CA3CDC">
        <w:rPr>
          <w:rFonts w:ascii="Tahoma" w:hAnsi="Tahoma" w:cs="Tahoma"/>
        </w:rPr>
        <w:t xml:space="preserve"> Escritura de Emissão foi celebrada em caráter irrevogável e irretratável, obrigando seus sucessores a qualquer título e respeitando-se os princípios de probidade e de boa-fé, por livre, consciente e firme manifestação de vontade das Partes </w:t>
      </w:r>
      <w:r w:rsidR="001A10B7" w:rsidRPr="00CA3CDC">
        <w:rPr>
          <w:rFonts w:ascii="Tahoma" w:hAnsi="Tahoma" w:cs="Tahoma"/>
        </w:rPr>
        <w:t xml:space="preserve">e do Fiador </w:t>
      </w:r>
      <w:r w:rsidRPr="00CA3CDC">
        <w:rPr>
          <w:rFonts w:ascii="Tahoma" w:hAnsi="Tahoma" w:cs="Tahoma"/>
        </w:rPr>
        <w:t>e em perfeita relação de equidade.</w:t>
      </w:r>
    </w:p>
    <w:p w14:paraId="39E047CF" w14:textId="77777777" w:rsidR="00882A4D" w:rsidRPr="00CA3CDC" w:rsidRDefault="00882A4D" w:rsidP="0050450F">
      <w:pPr>
        <w:pStyle w:val="PargrafodaLista"/>
        <w:keepNext/>
        <w:numPr>
          <w:ilvl w:val="1"/>
          <w:numId w:val="3"/>
        </w:numPr>
        <w:tabs>
          <w:tab w:val="left" w:pos="1134"/>
        </w:tabs>
        <w:spacing w:after="240" w:line="320" w:lineRule="exact"/>
        <w:ind w:left="0" w:firstLine="0"/>
        <w:jc w:val="both"/>
        <w:rPr>
          <w:rFonts w:ascii="Tahoma" w:hAnsi="Tahoma" w:cs="Tahoma"/>
        </w:rPr>
      </w:pPr>
      <w:r w:rsidRPr="00CA3CDC">
        <w:rPr>
          <w:rFonts w:ascii="Tahoma" w:hAnsi="Tahoma" w:cs="Tahoma"/>
        </w:rPr>
        <w:t>Qualquer modificação aos termos e condições desta Escritura de Emissão será eficaz apenas mediante sua formalização por meio de aditamento a ser firmado por todas as Partes</w:t>
      </w:r>
      <w:r w:rsidR="001A10B7" w:rsidRPr="00CA3CDC">
        <w:rPr>
          <w:rFonts w:ascii="Tahoma" w:hAnsi="Tahoma" w:cs="Tahoma"/>
        </w:rPr>
        <w:t xml:space="preserve"> e o Fiador</w:t>
      </w:r>
      <w:r w:rsidRPr="00CA3CDC">
        <w:rPr>
          <w:rFonts w:ascii="Tahoma" w:hAnsi="Tahoma" w:cs="Tahoma"/>
        </w:rPr>
        <w:t xml:space="preserve">, o qual deverá ser devidamente inscrito na </w:t>
      </w:r>
      <w:r w:rsidR="009443D3" w:rsidRPr="00CA3CDC">
        <w:rPr>
          <w:rFonts w:ascii="Tahoma" w:hAnsi="Tahoma" w:cs="Tahoma"/>
        </w:rPr>
        <w:t>Junta Comercial</w:t>
      </w:r>
      <w:r w:rsidRPr="00CA3CDC">
        <w:rPr>
          <w:rFonts w:ascii="Tahoma" w:hAnsi="Tahoma" w:cs="Tahoma"/>
        </w:rPr>
        <w:t>.</w:t>
      </w:r>
    </w:p>
    <w:p w14:paraId="6C2FA2EB" w14:textId="416574F9" w:rsidR="00882A4D" w:rsidRPr="00CA3CDC" w:rsidRDefault="00882A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 xml:space="preserve">Fica desde já dispensada a </w:t>
      </w:r>
      <w:r w:rsidR="00334687" w:rsidRPr="00CA3CDC">
        <w:rPr>
          <w:rFonts w:ascii="Tahoma" w:hAnsi="Tahoma" w:cs="Tahoma"/>
        </w:rPr>
        <w:t>deliberação da Debenturista orientada por assembleia geral de titulares dos CRI</w:t>
      </w:r>
      <w:r w:rsidRPr="00CA3CDC">
        <w:rPr>
          <w:rFonts w:ascii="Tahoma" w:hAnsi="Tahoma" w:cs="Tahoma"/>
        </w:rPr>
        <w:t xml:space="preserve"> para: </w:t>
      </w:r>
      <w:r w:rsidRPr="00CA3CDC">
        <w:rPr>
          <w:rFonts w:ascii="Tahoma" w:hAnsi="Tahoma"/>
          <w:b/>
        </w:rPr>
        <w:t xml:space="preserve">(i) </w:t>
      </w:r>
      <w:r w:rsidRPr="00CA3CDC">
        <w:rPr>
          <w:rFonts w:ascii="Tahoma" w:hAnsi="Tahoma" w:cs="Tahoma"/>
        </w:rPr>
        <w:t xml:space="preserve">correção de erros materiais, seja ele um erro grosseiro, de digitação ou aritmético, </w:t>
      </w:r>
      <w:r w:rsidRPr="00CA3CDC">
        <w:rPr>
          <w:rFonts w:ascii="Tahoma" w:hAnsi="Tahoma"/>
          <w:b/>
        </w:rPr>
        <w:t>(</w:t>
      </w:r>
      <w:proofErr w:type="spellStart"/>
      <w:r w:rsidRPr="00CA3CDC">
        <w:rPr>
          <w:rFonts w:ascii="Tahoma" w:hAnsi="Tahoma"/>
          <w:b/>
        </w:rPr>
        <w:t>ii</w:t>
      </w:r>
      <w:proofErr w:type="spellEnd"/>
      <w:r w:rsidRPr="00CA3CDC">
        <w:rPr>
          <w:rFonts w:ascii="Tahoma" w:hAnsi="Tahoma"/>
          <w:b/>
        </w:rPr>
        <w:t xml:space="preserve">) </w:t>
      </w:r>
      <w:r w:rsidRPr="00CA3CDC">
        <w:rPr>
          <w:rFonts w:ascii="Tahoma" w:hAnsi="Tahoma" w:cs="Tahoma"/>
        </w:rPr>
        <w:t xml:space="preserve">alterações a </w:t>
      </w:r>
      <w:r w:rsidR="002D245E" w:rsidRPr="00CA3CDC">
        <w:rPr>
          <w:rFonts w:ascii="Tahoma" w:hAnsi="Tahoma" w:cs="Tahoma"/>
        </w:rPr>
        <w:t xml:space="preserve">esta Escritura de Emissão, Contratos de Garantia e </w:t>
      </w:r>
      <w:r w:rsidRPr="00CA3CDC">
        <w:rPr>
          <w:rFonts w:ascii="Tahoma" w:hAnsi="Tahoma" w:cs="Tahoma"/>
        </w:rPr>
        <w:t xml:space="preserve">quaisquer </w:t>
      </w:r>
      <w:r w:rsidR="002D245E" w:rsidRPr="00CA3CDC">
        <w:rPr>
          <w:rFonts w:ascii="Tahoma" w:hAnsi="Tahoma" w:cs="Tahoma"/>
        </w:rPr>
        <w:t xml:space="preserve">outros </w:t>
      </w:r>
      <w:r w:rsidRPr="00CA3CDC">
        <w:rPr>
          <w:rFonts w:ascii="Tahoma" w:hAnsi="Tahoma" w:cs="Tahoma"/>
        </w:rPr>
        <w:t xml:space="preserve">Documentos da </w:t>
      </w:r>
      <w:r w:rsidR="00363201">
        <w:rPr>
          <w:rFonts w:ascii="Tahoma" w:hAnsi="Tahoma" w:cs="Tahoma"/>
          <w:color w:val="000000"/>
        </w:rPr>
        <w:t>Operação</w:t>
      </w:r>
      <w:r w:rsidR="00363201" w:rsidRPr="0028568C">
        <w:rPr>
          <w:rFonts w:ascii="Tahoma" w:hAnsi="Tahoma"/>
          <w:color w:val="000000"/>
        </w:rPr>
        <w:t xml:space="preserve"> </w:t>
      </w:r>
      <w:r w:rsidRPr="00CA3CDC">
        <w:rPr>
          <w:rFonts w:ascii="Tahoma" w:hAnsi="Tahoma" w:cs="Tahoma"/>
        </w:rPr>
        <w:t xml:space="preserve">já expressamente permitidas nos termos </w:t>
      </w:r>
      <w:r w:rsidR="002D245E" w:rsidRPr="00CA3CDC">
        <w:rPr>
          <w:rFonts w:ascii="Tahoma" w:hAnsi="Tahoma" w:cs="Tahoma"/>
        </w:rPr>
        <w:t xml:space="preserve">desta Escritura de Emissão, dos Contratos de Garantia e/ou </w:t>
      </w:r>
      <w:r w:rsidRPr="00CA3CDC">
        <w:rPr>
          <w:rFonts w:ascii="Tahoma" w:hAnsi="Tahoma" w:cs="Tahoma"/>
        </w:rPr>
        <w:t xml:space="preserve">dos respectivos Documentos da </w:t>
      </w:r>
      <w:r w:rsidR="00363201">
        <w:rPr>
          <w:rFonts w:ascii="Tahoma" w:hAnsi="Tahoma" w:cs="Tahoma"/>
          <w:color w:val="000000"/>
        </w:rPr>
        <w:t>Operação</w:t>
      </w:r>
      <w:r w:rsidRPr="00CA3CDC">
        <w:rPr>
          <w:rFonts w:ascii="Tahoma" w:hAnsi="Tahoma" w:cs="Tahoma"/>
        </w:rPr>
        <w:t xml:space="preserve">, </w:t>
      </w:r>
      <w:r w:rsidR="00176358" w:rsidRPr="00CA3CDC">
        <w:rPr>
          <w:rFonts w:ascii="Tahoma" w:hAnsi="Tahoma" w:cs="Tahoma"/>
          <w:b/>
          <w:color w:val="000000"/>
        </w:rPr>
        <w:t>(</w:t>
      </w:r>
      <w:proofErr w:type="spellStart"/>
      <w:r w:rsidR="00176358" w:rsidRPr="00CA3CDC">
        <w:rPr>
          <w:rFonts w:ascii="Tahoma" w:hAnsi="Tahoma" w:cs="Tahoma"/>
          <w:b/>
          <w:color w:val="000000"/>
        </w:rPr>
        <w:t>iii</w:t>
      </w:r>
      <w:proofErr w:type="spellEnd"/>
      <w:r w:rsidR="00176358" w:rsidRPr="00CA3CDC">
        <w:rPr>
          <w:rFonts w:ascii="Tahoma" w:hAnsi="Tahoma" w:cs="Tahoma"/>
          <w:b/>
          <w:color w:val="000000"/>
        </w:rPr>
        <w:t>)</w:t>
      </w:r>
      <w:r w:rsidR="00176358" w:rsidRPr="00CA3CDC">
        <w:rPr>
          <w:rFonts w:ascii="Tahoma" w:hAnsi="Tahoma" w:cs="Tahoma"/>
          <w:color w:val="000000"/>
        </w:rPr>
        <w:t xml:space="preserve"> da necessidade de atendimento a exigências de adequação a normas legais ou regulamentares, inclusive decorrente de exigências de autoridades competentes devidamente comprovadas, </w:t>
      </w:r>
      <w:r w:rsidR="006267C3" w:rsidRPr="00CA3CDC">
        <w:rPr>
          <w:rFonts w:ascii="Tahoma" w:hAnsi="Tahoma" w:cs="Tahoma"/>
        </w:rPr>
        <w:t xml:space="preserve">ou </w:t>
      </w:r>
      <w:r w:rsidRPr="00CA3CDC">
        <w:rPr>
          <w:rFonts w:ascii="Tahoma" w:hAnsi="Tahoma"/>
          <w:b/>
        </w:rPr>
        <w:t>(</w:t>
      </w:r>
      <w:proofErr w:type="spellStart"/>
      <w:r w:rsidRPr="00CA3CDC">
        <w:rPr>
          <w:rFonts w:ascii="Tahoma" w:hAnsi="Tahoma"/>
          <w:b/>
        </w:rPr>
        <w:t>i</w:t>
      </w:r>
      <w:r w:rsidR="00176358" w:rsidRPr="00CA3CDC">
        <w:rPr>
          <w:rFonts w:ascii="Tahoma" w:hAnsi="Tahoma"/>
          <w:b/>
        </w:rPr>
        <w:t>v</w:t>
      </w:r>
      <w:proofErr w:type="spellEnd"/>
      <w:r w:rsidRPr="00CA3CDC">
        <w:rPr>
          <w:rFonts w:ascii="Tahoma" w:hAnsi="Tahoma"/>
          <w:b/>
        </w:rPr>
        <w:t>)</w:t>
      </w:r>
      <w:r w:rsidRPr="00CA3CDC">
        <w:rPr>
          <w:rFonts w:ascii="Tahoma" w:hAnsi="Tahoma" w:cs="Tahoma"/>
        </w:rPr>
        <w:t xml:space="preserve"> em virtude da atualização dos dados cadastrais das Partes, tais como alteração na razão social, endereço e telefone, entre outros, desde que as alterações ou correções referidas n</w:t>
      </w:r>
      <w:r w:rsidR="00940E96" w:rsidRPr="00CA3CDC">
        <w:rPr>
          <w:rFonts w:ascii="Tahoma" w:hAnsi="Tahoma" w:cs="Tahoma"/>
        </w:rPr>
        <w:t>as Cláusulas</w:t>
      </w:r>
      <w:r w:rsidRPr="00CA3CDC">
        <w:rPr>
          <w:rFonts w:ascii="Tahoma" w:hAnsi="Tahoma" w:cs="Tahoma"/>
        </w:rPr>
        <w:t xml:space="preserve"> (i), (</w:t>
      </w:r>
      <w:proofErr w:type="spellStart"/>
      <w:r w:rsidRPr="00CA3CDC">
        <w:rPr>
          <w:rFonts w:ascii="Tahoma" w:hAnsi="Tahoma" w:cs="Tahoma"/>
        </w:rPr>
        <w:t>ii</w:t>
      </w:r>
      <w:proofErr w:type="spellEnd"/>
      <w:r w:rsidRPr="00CA3CDC">
        <w:rPr>
          <w:rFonts w:ascii="Tahoma" w:hAnsi="Tahoma" w:cs="Tahoma"/>
        </w:rPr>
        <w:t>)</w:t>
      </w:r>
      <w:r w:rsidR="00176358" w:rsidRPr="00CA3CDC">
        <w:rPr>
          <w:rFonts w:ascii="Tahoma" w:hAnsi="Tahoma" w:cs="Tahoma"/>
        </w:rPr>
        <w:t>, (</w:t>
      </w:r>
      <w:proofErr w:type="spellStart"/>
      <w:r w:rsidR="00176358" w:rsidRPr="00CA3CDC">
        <w:rPr>
          <w:rFonts w:ascii="Tahoma" w:hAnsi="Tahoma" w:cs="Tahoma"/>
        </w:rPr>
        <w:t>iii</w:t>
      </w:r>
      <w:proofErr w:type="spellEnd"/>
      <w:r w:rsidR="00176358" w:rsidRPr="00CA3CDC">
        <w:rPr>
          <w:rFonts w:ascii="Tahoma" w:hAnsi="Tahoma" w:cs="Tahoma"/>
        </w:rPr>
        <w:t>)</w:t>
      </w:r>
      <w:r w:rsidR="006267C3" w:rsidRPr="00CA3CDC">
        <w:rPr>
          <w:rFonts w:ascii="Tahoma" w:hAnsi="Tahoma" w:cs="Tahoma"/>
        </w:rPr>
        <w:t xml:space="preserve"> e</w:t>
      </w:r>
      <w:r w:rsidRPr="00CA3CDC">
        <w:rPr>
          <w:rFonts w:ascii="Tahoma" w:hAnsi="Tahoma" w:cs="Tahoma"/>
        </w:rPr>
        <w:t xml:space="preserve"> (</w:t>
      </w:r>
      <w:proofErr w:type="spellStart"/>
      <w:r w:rsidR="00176358" w:rsidRPr="00CA3CDC">
        <w:rPr>
          <w:rFonts w:ascii="Tahoma" w:hAnsi="Tahoma" w:cs="Tahoma"/>
        </w:rPr>
        <w:t>iv</w:t>
      </w:r>
      <w:proofErr w:type="spellEnd"/>
      <w:r w:rsidRPr="00CA3CDC">
        <w:rPr>
          <w:rFonts w:ascii="Tahoma" w:hAnsi="Tahoma" w:cs="Tahoma"/>
        </w:rPr>
        <w:t xml:space="preserve">) acima, não possam acarretar qualquer prejuízo </w:t>
      </w:r>
      <w:r w:rsidR="00334687" w:rsidRPr="00CA3CDC">
        <w:rPr>
          <w:rFonts w:ascii="Tahoma" w:hAnsi="Tahoma" w:cs="Tahoma"/>
        </w:rPr>
        <w:t xml:space="preserve">à </w:t>
      </w:r>
      <w:r w:rsidRPr="00CA3CDC">
        <w:rPr>
          <w:rFonts w:ascii="Tahoma" w:hAnsi="Tahoma" w:cs="Tahoma"/>
        </w:rPr>
        <w:t xml:space="preserve">Debenturista </w:t>
      </w:r>
      <w:r w:rsidR="00176358" w:rsidRPr="00CA3CDC">
        <w:rPr>
          <w:rFonts w:ascii="Tahoma" w:hAnsi="Tahoma" w:cs="Tahoma"/>
        </w:rPr>
        <w:t xml:space="preserve">aos titulares de CRI </w:t>
      </w:r>
      <w:r w:rsidRPr="00CA3CDC">
        <w:rPr>
          <w:rFonts w:ascii="Tahoma" w:hAnsi="Tahoma" w:cs="Tahoma"/>
        </w:rPr>
        <w:t xml:space="preserve">ou qualquer alteração no fluxo das Debêntures, e desde que não haja qualquer custo ou despesa adicional para </w:t>
      </w:r>
      <w:r w:rsidR="00334687" w:rsidRPr="00CA3CDC">
        <w:rPr>
          <w:rFonts w:ascii="Tahoma" w:hAnsi="Tahoma" w:cs="Tahoma"/>
        </w:rPr>
        <w:t xml:space="preserve">a </w:t>
      </w:r>
      <w:r w:rsidRPr="00CA3CDC">
        <w:rPr>
          <w:rFonts w:ascii="Tahoma" w:hAnsi="Tahoma" w:cs="Tahoma"/>
        </w:rPr>
        <w:t>Debenturista</w:t>
      </w:r>
      <w:r w:rsidR="00176358" w:rsidRPr="00CA3CDC">
        <w:rPr>
          <w:rFonts w:ascii="Tahoma" w:hAnsi="Tahoma" w:cs="Tahoma"/>
        </w:rPr>
        <w:t xml:space="preserve"> e/ou titulares de CRI</w:t>
      </w:r>
      <w:r w:rsidRPr="00CA3CDC">
        <w:rPr>
          <w:rFonts w:ascii="Tahoma" w:hAnsi="Tahoma" w:cs="Tahoma"/>
        </w:rPr>
        <w:t>.</w:t>
      </w:r>
    </w:p>
    <w:p w14:paraId="7A8A0B0D" w14:textId="77777777" w:rsidR="008205F6" w:rsidRPr="00CA3CDC" w:rsidRDefault="008205F6" w:rsidP="0050450F">
      <w:pPr>
        <w:pStyle w:val="PargrafodaLista"/>
        <w:keepNext/>
        <w:numPr>
          <w:ilvl w:val="1"/>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 xml:space="preserve">Os Anexos desta Escritura de Emissão são dela parte integrante e inseparável. Em caso de dúvidas </w:t>
      </w:r>
      <w:r w:rsidRPr="00CA3CDC">
        <w:rPr>
          <w:rFonts w:ascii="Tahoma" w:hAnsi="Tahoma" w:cs="Tahoma"/>
        </w:rPr>
        <w:t>entre</w:t>
      </w:r>
      <w:r w:rsidRPr="00CA3CDC">
        <w:rPr>
          <w:rFonts w:ascii="Tahoma" w:hAnsi="Tahoma" w:cs="Tahoma"/>
          <w:color w:val="000000"/>
        </w:rPr>
        <w:t xml:space="preserve"> a Escritura de Emissão e seus Anexos prevalecerão as disposições da Escritura de Emissão, dado o caráter complementar dos Anexos. Não obstante, reconhecem as Partes </w:t>
      </w:r>
      <w:r w:rsidR="001A10B7" w:rsidRPr="00CA3CDC">
        <w:rPr>
          <w:rFonts w:ascii="Tahoma" w:hAnsi="Tahoma" w:cs="Tahoma"/>
          <w:color w:val="000000"/>
        </w:rPr>
        <w:t xml:space="preserve">e </w:t>
      </w:r>
      <w:r w:rsidR="001A10B7" w:rsidRPr="00CA3CDC">
        <w:rPr>
          <w:rFonts w:ascii="Tahoma" w:hAnsi="Tahoma" w:cs="Tahoma"/>
        </w:rPr>
        <w:t>o Fiador</w:t>
      </w:r>
      <w:r w:rsidR="001A10B7" w:rsidRPr="00CA3CDC">
        <w:rPr>
          <w:rFonts w:ascii="Tahoma" w:hAnsi="Tahoma" w:cs="Tahoma"/>
          <w:color w:val="000000"/>
        </w:rPr>
        <w:t xml:space="preserve"> </w:t>
      </w:r>
      <w:r w:rsidRPr="00CA3CDC">
        <w:rPr>
          <w:rFonts w:ascii="Tahoma" w:hAnsi="Tahoma" w:cs="Tahoma"/>
          <w:color w:val="000000"/>
        </w:rPr>
        <w:t>a unicidade e indissociabilidade das disposições da Escritura de Emissão e dos Anexos, que deverão ser interpretadas de forma harmônica e sistemática, tendo como parâmetro a natureza do negócio celebrado entre as Partes.</w:t>
      </w:r>
    </w:p>
    <w:p w14:paraId="1CD6F154" w14:textId="77CC0DA2" w:rsidR="007934BE" w:rsidRPr="00CA3CDC" w:rsidRDefault="007934BE" w:rsidP="0050450F">
      <w:pPr>
        <w:pStyle w:val="PargrafodaLista"/>
        <w:keepNext/>
        <w:numPr>
          <w:ilvl w:val="1"/>
          <w:numId w:val="3"/>
        </w:numPr>
        <w:tabs>
          <w:tab w:val="left" w:pos="1134"/>
        </w:tabs>
        <w:spacing w:after="240" w:line="320" w:lineRule="exact"/>
        <w:ind w:left="0" w:firstLine="0"/>
        <w:jc w:val="both"/>
        <w:rPr>
          <w:rFonts w:ascii="Tahoma" w:hAnsi="Tahoma" w:cs="Tahoma"/>
          <w:color w:val="000000"/>
        </w:rPr>
      </w:pPr>
      <w:r w:rsidRPr="00CA3CDC">
        <w:rPr>
          <w:rFonts w:ascii="Tahoma" w:hAnsi="Tahoma" w:cs="Tahoma"/>
          <w:color w:val="000000"/>
        </w:rPr>
        <w:t>As Partes</w:t>
      </w:r>
      <w:r w:rsidR="001A10B7" w:rsidRPr="00CA3CDC">
        <w:rPr>
          <w:rFonts w:ascii="Tahoma" w:hAnsi="Tahoma" w:cs="Tahoma"/>
          <w:color w:val="000000"/>
        </w:rPr>
        <w:t xml:space="preserve"> e</w:t>
      </w:r>
      <w:r w:rsidR="001A10B7" w:rsidRPr="00CA3CDC">
        <w:rPr>
          <w:rFonts w:ascii="Tahoma" w:hAnsi="Tahoma" w:cs="Tahoma"/>
        </w:rPr>
        <w:t xml:space="preserve"> o Fiador</w:t>
      </w:r>
      <w:r w:rsidRPr="00CA3CDC">
        <w:rPr>
          <w:rFonts w:ascii="Tahoma" w:hAnsi="Tahoma" w:cs="Tahoma"/>
          <w:color w:val="000000"/>
        </w:rPr>
        <w:t xml:space="preserve"> declaram que esta Escritura de Emissão integra um conjunto de negociações de interesses recíprocos, envolvendo a celebração, além desta Escritura de Emissão, os </w:t>
      </w:r>
      <w:r w:rsidRPr="00CA3CDC">
        <w:rPr>
          <w:rFonts w:ascii="Tahoma" w:hAnsi="Tahoma" w:cs="Tahoma"/>
        </w:rPr>
        <w:t>demais</w:t>
      </w:r>
      <w:r w:rsidRPr="00CA3CDC">
        <w:rPr>
          <w:rFonts w:ascii="Tahoma" w:hAnsi="Tahoma" w:cs="Tahoma"/>
          <w:color w:val="000000"/>
        </w:rPr>
        <w:t xml:space="preserve"> Documentos da </w:t>
      </w:r>
      <w:r w:rsidR="00363201">
        <w:rPr>
          <w:rFonts w:ascii="Tahoma" w:hAnsi="Tahoma" w:cs="Tahoma"/>
          <w:color w:val="000000"/>
        </w:rPr>
        <w:t>Operação</w:t>
      </w:r>
      <w:r w:rsidRPr="00CA3CDC">
        <w:rPr>
          <w:rFonts w:ascii="Tahoma" w:hAnsi="Tahoma" w:cs="Tahoma"/>
          <w:color w:val="000000"/>
        </w:rPr>
        <w:t xml:space="preserve">, celebrados no âmbito de uma operação </w:t>
      </w:r>
      <w:r w:rsidRPr="00CA3CDC">
        <w:rPr>
          <w:rFonts w:ascii="Tahoma" w:hAnsi="Tahoma" w:cs="Tahoma"/>
          <w:color w:val="000000"/>
        </w:rPr>
        <w:lastRenderedPageBreak/>
        <w:t>estruturada</w:t>
      </w:r>
      <w:r w:rsidR="00363201">
        <w:rPr>
          <w:rFonts w:ascii="Tahoma" w:hAnsi="Tahoma" w:cs="Tahoma"/>
          <w:color w:val="000000"/>
        </w:rPr>
        <w:t xml:space="preserve"> de securitização (“</w:t>
      </w:r>
      <w:r w:rsidR="00363201">
        <w:rPr>
          <w:rFonts w:ascii="Tahoma" w:hAnsi="Tahoma" w:cs="Tahoma"/>
          <w:color w:val="000000"/>
          <w:u w:val="single"/>
        </w:rPr>
        <w:t>Operação de Securitização</w:t>
      </w:r>
      <w:r w:rsidR="00363201">
        <w:rPr>
          <w:rFonts w:ascii="Tahoma" w:hAnsi="Tahoma" w:cs="Tahoma"/>
          <w:color w:val="000000"/>
        </w:rPr>
        <w:t>”)</w:t>
      </w:r>
      <w:r w:rsidRPr="00CA3CDC">
        <w:rPr>
          <w:rFonts w:ascii="Tahoma" w:hAnsi="Tahoma" w:cs="Tahoma"/>
          <w:color w:val="000000"/>
        </w:rPr>
        <w:t xml:space="preserve">, razão pela qual nenhum dos Documentos da </w:t>
      </w:r>
      <w:r w:rsidR="00363201">
        <w:rPr>
          <w:rFonts w:ascii="Tahoma" w:hAnsi="Tahoma" w:cs="Tahoma"/>
          <w:color w:val="000000"/>
        </w:rPr>
        <w:t xml:space="preserve">Operação </w:t>
      </w:r>
      <w:r w:rsidRPr="00CA3CDC">
        <w:rPr>
          <w:rFonts w:ascii="Tahoma" w:hAnsi="Tahoma" w:cs="Tahoma"/>
          <w:color w:val="000000"/>
        </w:rPr>
        <w:t>poderá ser interpretado e/ou analisado isoladamente.</w:t>
      </w:r>
    </w:p>
    <w:p w14:paraId="7CF4E3E0" w14:textId="77777777" w:rsidR="00882A4D" w:rsidRPr="00CA3CDC" w:rsidRDefault="00882A4D" w:rsidP="0050450F">
      <w:pPr>
        <w:pStyle w:val="PargrafodaLista"/>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Esta Escritura de Emissão é regida pelas Leis da República Federativa do Brasil.</w:t>
      </w:r>
    </w:p>
    <w:p w14:paraId="59D709B3" w14:textId="77777777" w:rsidR="00882A4D" w:rsidRPr="00CA3CDC" w:rsidRDefault="00882A4D" w:rsidP="0050450F">
      <w:pPr>
        <w:pStyle w:val="PargrafodaLista"/>
        <w:keepNext/>
        <w:numPr>
          <w:ilvl w:val="2"/>
          <w:numId w:val="3"/>
        </w:numPr>
        <w:tabs>
          <w:tab w:val="left" w:pos="1134"/>
        </w:tabs>
        <w:spacing w:after="240" w:line="320" w:lineRule="exact"/>
        <w:ind w:left="0" w:firstLine="0"/>
        <w:jc w:val="both"/>
        <w:rPr>
          <w:rFonts w:ascii="Tahoma" w:hAnsi="Tahoma" w:cs="Tahoma"/>
        </w:rPr>
      </w:pPr>
      <w:r w:rsidRPr="00CA3CDC">
        <w:rPr>
          <w:rFonts w:ascii="Tahoma" w:hAnsi="Tahoma" w:cs="Tahoma"/>
        </w:rPr>
        <w:t>Fica eleito o foro da Cidade de São Paulo, Estado de São Paulo, para dirimir quaisquer dúvidas ou controvérsias oriundas desta Escritura de Emissão, com renúncia a qualquer outro, por mais privilegiado que seja.</w:t>
      </w:r>
      <w:r w:rsidR="009443D3" w:rsidRPr="00CA3CDC">
        <w:rPr>
          <w:rFonts w:ascii="Tahoma" w:hAnsi="Tahoma" w:cs="Tahoma"/>
        </w:rPr>
        <w:t xml:space="preserve"> </w:t>
      </w:r>
    </w:p>
    <w:p w14:paraId="299C05A6" w14:textId="77777777" w:rsidR="00B92ED1" w:rsidRPr="00CA3CDC" w:rsidRDefault="00B92ED1" w:rsidP="0028568C">
      <w:pPr>
        <w:pStyle w:val="sub"/>
        <w:keepNext/>
        <w:keepLines/>
        <w:widowControl/>
        <w:tabs>
          <w:tab w:val="clear" w:pos="0"/>
          <w:tab w:val="clear" w:pos="1440"/>
          <w:tab w:val="clear" w:pos="2880"/>
          <w:tab w:val="clear" w:pos="4320"/>
          <w:tab w:val="left" w:pos="1134"/>
        </w:tabs>
        <w:spacing w:before="0" w:after="240" w:line="320" w:lineRule="exact"/>
        <w:rPr>
          <w:rFonts w:ascii="Tahoma" w:eastAsia="Arial Unicode MS" w:hAnsi="Tahoma" w:cs="Tahoma"/>
        </w:rPr>
      </w:pPr>
      <w:r w:rsidRPr="00CA3CDC">
        <w:rPr>
          <w:rFonts w:ascii="Tahoma" w:eastAsia="Arial Unicode MS" w:hAnsi="Tahoma" w:cs="Tahoma"/>
        </w:rPr>
        <w:t xml:space="preserve">E, por estarem assim justas e contratadas, as </w:t>
      </w:r>
      <w:r w:rsidR="001A10B7" w:rsidRPr="00CA3CDC">
        <w:rPr>
          <w:rFonts w:ascii="Tahoma" w:eastAsia="Arial Unicode MS" w:hAnsi="Tahoma" w:cs="Tahoma"/>
        </w:rPr>
        <w:t xml:space="preserve">Partes e o </w:t>
      </w:r>
      <w:r w:rsidR="001A10B7" w:rsidRPr="00CA3CDC">
        <w:rPr>
          <w:rFonts w:ascii="Tahoma" w:hAnsi="Tahoma" w:cs="Tahoma"/>
        </w:rPr>
        <w:t>Fiador</w:t>
      </w:r>
      <w:r w:rsidR="001A10B7" w:rsidRPr="00CA3CDC">
        <w:rPr>
          <w:rFonts w:ascii="Tahoma" w:eastAsia="Arial Unicode MS" w:hAnsi="Tahoma" w:cs="Tahoma"/>
        </w:rPr>
        <w:t xml:space="preserve"> </w:t>
      </w:r>
      <w:r w:rsidRPr="00CA3CDC">
        <w:rPr>
          <w:rFonts w:ascii="Tahoma" w:eastAsia="Arial Unicode MS" w:hAnsi="Tahoma" w:cs="Tahoma"/>
        </w:rPr>
        <w:t xml:space="preserve">firmam a presente Escritura de Emissão em </w:t>
      </w:r>
      <w:r w:rsidR="00142A74" w:rsidRPr="00CA3CDC">
        <w:rPr>
          <w:rFonts w:ascii="Tahoma" w:hAnsi="Tahoma" w:cs="Tahoma"/>
        </w:rPr>
        <w:t xml:space="preserve">4 </w:t>
      </w:r>
      <w:r w:rsidRPr="00CA3CDC">
        <w:rPr>
          <w:rFonts w:ascii="Tahoma" w:hAnsi="Tahoma" w:cs="Tahoma"/>
        </w:rPr>
        <w:t>(</w:t>
      </w:r>
      <w:r w:rsidR="00A63BF4" w:rsidRPr="00CA3CDC">
        <w:rPr>
          <w:rFonts w:ascii="Tahoma" w:hAnsi="Tahoma" w:cs="Tahoma"/>
        </w:rPr>
        <w:t>três</w:t>
      </w:r>
      <w:r w:rsidRPr="00CA3CDC">
        <w:rPr>
          <w:rFonts w:ascii="Tahoma" w:hAnsi="Tahoma" w:cs="Tahoma"/>
        </w:rPr>
        <w:t>)</w:t>
      </w:r>
      <w:r w:rsidRPr="00CA3CDC">
        <w:rPr>
          <w:rFonts w:ascii="Tahoma" w:eastAsia="Arial Unicode MS" w:hAnsi="Tahoma" w:cs="Tahoma"/>
        </w:rPr>
        <w:t xml:space="preserve"> vias de igual teor e forma, </w:t>
      </w:r>
      <w:r w:rsidRPr="00CA3CDC">
        <w:rPr>
          <w:rFonts w:ascii="Tahoma" w:hAnsi="Tahoma" w:cs="Tahoma"/>
        </w:rPr>
        <w:t>em conjunto com as 2 (duas) testemunhas abaixo assinadas</w:t>
      </w:r>
      <w:r w:rsidRPr="00CA3CDC">
        <w:rPr>
          <w:rFonts w:ascii="Tahoma" w:eastAsia="Arial Unicode MS" w:hAnsi="Tahoma" w:cs="Tahoma"/>
        </w:rPr>
        <w:t>.</w:t>
      </w:r>
    </w:p>
    <w:p w14:paraId="6191812D" w14:textId="6A33E71A"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r w:rsidRPr="00CA3CDC">
        <w:rPr>
          <w:rFonts w:ascii="Tahoma" w:eastAsia="Arial Unicode MS" w:hAnsi="Tahoma" w:cs="Tahoma"/>
          <w:sz w:val="22"/>
          <w:szCs w:val="22"/>
        </w:rPr>
        <w:t xml:space="preserve">São Paulo, </w:t>
      </w:r>
      <w:r w:rsidR="009514FB">
        <w:rPr>
          <w:rFonts w:ascii="Tahoma" w:hAnsi="Tahoma" w:cs="Tahoma"/>
        </w:rPr>
        <w:t>17</w:t>
      </w:r>
      <w:r w:rsidRPr="00CA3CDC">
        <w:rPr>
          <w:rFonts w:ascii="Tahoma" w:eastAsia="Arial Unicode MS" w:hAnsi="Tahoma" w:cs="Tahoma"/>
          <w:sz w:val="22"/>
          <w:szCs w:val="22"/>
          <w:lang w:val="pt-BR"/>
        </w:rPr>
        <w:t xml:space="preserve"> de </w:t>
      </w:r>
      <w:r w:rsidR="00EC7995" w:rsidRPr="00CA3CDC">
        <w:rPr>
          <w:rFonts w:ascii="Tahoma" w:eastAsia="Arial Unicode MS" w:hAnsi="Tahoma" w:cs="Tahoma"/>
          <w:sz w:val="22"/>
          <w:szCs w:val="22"/>
          <w:lang w:val="pt-BR"/>
        </w:rPr>
        <w:t>dezembro</w:t>
      </w:r>
      <w:r w:rsidRPr="00CA3CDC">
        <w:rPr>
          <w:rFonts w:ascii="Tahoma" w:eastAsia="Arial Unicode MS" w:hAnsi="Tahoma" w:cs="Tahoma"/>
          <w:sz w:val="22"/>
          <w:szCs w:val="22"/>
          <w:lang w:val="pt-BR"/>
        </w:rPr>
        <w:t xml:space="preserve"> </w:t>
      </w:r>
      <w:r w:rsidRPr="00CA3CDC">
        <w:rPr>
          <w:rFonts w:ascii="Tahoma" w:eastAsia="Arial Unicode MS" w:hAnsi="Tahoma" w:cs="Tahoma"/>
          <w:sz w:val="22"/>
          <w:szCs w:val="22"/>
        </w:rPr>
        <w:t>de 2019.</w:t>
      </w:r>
    </w:p>
    <w:p w14:paraId="26158D51" w14:textId="6435B5F9" w:rsidR="00556261" w:rsidRPr="00556261" w:rsidRDefault="00556261" w:rsidP="0050450F">
      <w:pPr>
        <w:pStyle w:val="p0"/>
        <w:tabs>
          <w:tab w:val="clear" w:pos="720"/>
        </w:tabs>
        <w:spacing w:after="240" w:line="320" w:lineRule="exact"/>
        <w:jc w:val="center"/>
        <w:rPr>
          <w:rFonts w:ascii="Tahoma" w:eastAsia="Arial Unicode MS" w:hAnsi="Tahoma" w:cs="Tahoma"/>
          <w:i/>
          <w:sz w:val="22"/>
          <w:szCs w:val="22"/>
          <w:lang w:val="pt-BR"/>
        </w:rPr>
      </w:pPr>
      <w:r w:rsidRPr="00556261">
        <w:rPr>
          <w:rFonts w:ascii="Tahoma" w:eastAsia="Arial Unicode MS" w:hAnsi="Tahoma" w:cs="Tahoma"/>
          <w:i/>
          <w:sz w:val="22"/>
          <w:szCs w:val="22"/>
          <w:lang w:val="pt-BR"/>
        </w:rPr>
        <w:t>(As assinaturas se encontram nas quatro páginas seguintes)</w:t>
      </w:r>
    </w:p>
    <w:p w14:paraId="23DB1A78" w14:textId="7B92F003" w:rsidR="006C07C3" w:rsidRPr="0028568C" w:rsidRDefault="00556261" w:rsidP="0050450F">
      <w:pPr>
        <w:pStyle w:val="p0"/>
        <w:tabs>
          <w:tab w:val="clear" w:pos="720"/>
        </w:tabs>
        <w:spacing w:after="240" w:line="320" w:lineRule="exact"/>
        <w:jc w:val="center"/>
        <w:rPr>
          <w:rFonts w:ascii="Tahoma" w:hAnsi="Tahoma"/>
          <w:i/>
          <w:sz w:val="22"/>
          <w:lang w:val="pt-BR"/>
        </w:rPr>
      </w:pPr>
      <w:r w:rsidRPr="00556261">
        <w:rPr>
          <w:rFonts w:ascii="Tahoma" w:eastAsia="Arial Unicode MS" w:hAnsi="Tahoma" w:cs="Tahoma"/>
          <w:i/>
          <w:sz w:val="22"/>
          <w:szCs w:val="22"/>
          <w:lang w:val="pt-BR"/>
        </w:rPr>
        <w:t xml:space="preserve">(O </w:t>
      </w:r>
      <w:r w:rsidR="006C07C3" w:rsidRPr="00556261">
        <w:rPr>
          <w:rFonts w:ascii="Tahoma" w:hAnsi="Tahoma"/>
          <w:i/>
          <w:sz w:val="22"/>
        </w:rPr>
        <w:t xml:space="preserve">restante da página </w:t>
      </w:r>
      <w:r w:rsidRPr="00556261">
        <w:rPr>
          <w:rFonts w:ascii="Tahoma" w:hAnsi="Tahoma"/>
          <w:i/>
          <w:sz w:val="22"/>
          <w:lang w:val="pt-BR"/>
        </w:rPr>
        <w:t xml:space="preserve">foi </w:t>
      </w:r>
      <w:r w:rsidR="006C07C3" w:rsidRPr="00556261">
        <w:rPr>
          <w:rFonts w:ascii="Tahoma" w:hAnsi="Tahoma"/>
          <w:i/>
          <w:sz w:val="22"/>
        </w:rPr>
        <w:t>int</w:t>
      </w:r>
      <w:r w:rsidR="00664247" w:rsidRPr="00556261">
        <w:rPr>
          <w:rFonts w:ascii="Tahoma" w:hAnsi="Tahoma"/>
          <w:i/>
          <w:sz w:val="22"/>
        </w:rPr>
        <w:t>encionalmente deixado em branco</w:t>
      </w:r>
      <w:r w:rsidRPr="00556261">
        <w:rPr>
          <w:rFonts w:ascii="Tahoma" w:eastAsia="Arial Unicode MS" w:hAnsi="Tahoma" w:cs="Tahoma"/>
          <w:i/>
          <w:sz w:val="22"/>
          <w:szCs w:val="22"/>
          <w:lang w:val="pt-BR"/>
        </w:rPr>
        <w:t>)</w:t>
      </w:r>
    </w:p>
    <w:p w14:paraId="2793305B" w14:textId="5F4D65E2" w:rsidR="00471481" w:rsidRDefault="00471481" w:rsidP="0050450F">
      <w:pPr>
        <w:pStyle w:val="p0"/>
        <w:tabs>
          <w:tab w:val="clear" w:pos="720"/>
        </w:tabs>
        <w:spacing w:after="240" w:line="320" w:lineRule="exact"/>
        <w:rPr>
          <w:rFonts w:ascii="Tahoma" w:eastAsia="Arial Unicode MS" w:hAnsi="Tahoma" w:cs="Tahoma"/>
          <w:b/>
          <w:sz w:val="22"/>
          <w:szCs w:val="22"/>
        </w:rPr>
        <w:sectPr w:rsidR="00471481" w:rsidSect="00AE7CCE">
          <w:footerReference w:type="default" r:id="rId14"/>
          <w:pgSz w:w="11906" w:h="16838" w:code="9"/>
          <w:pgMar w:top="2268" w:right="1418" w:bottom="2268" w:left="1418" w:header="567" w:footer="851" w:gutter="0"/>
          <w:paperSrc w:first="15" w:other="15"/>
          <w:pgNumType w:start="1" w:chapStyle="1"/>
          <w:cols w:space="720"/>
          <w:noEndnote/>
          <w:docGrid w:linePitch="354"/>
        </w:sectPr>
      </w:pPr>
    </w:p>
    <w:p w14:paraId="54B2E6D4" w14:textId="3D49AFFB" w:rsidR="006C07C3" w:rsidRPr="00CA3CDC" w:rsidRDefault="00FD555D" w:rsidP="0050450F">
      <w:pPr>
        <w:pStyle w:val="p0"/>
        <w:tabs>
          <w:tab w:val="clear" w:pos="720"/>
        </w:tabs>
        <w:spacing w:after="240" w:line="320" w:lineRule="exact"/>
        <w:rPr>
          <w:rFonts w:ascii="Tahoma" w:hAnsi="Tahoma" w:cs="Tahoma"/>
          <w:i/>
          <w:sz w:val="22"/>
          <w:szCs w:val="22"/>
          <w:lang w:val="pt-BR"/>
        </w:rPr>
      </w:pPr>
      <w:r w:rsidRPr="00CA3CDC">
        <w:rPr>
          <w:rFonts w:ascii="Tahoma" w:hAnsi="Tahoma" w:cs="Tahoma"/>
          <w:i/>
          <w:sz w:val="22"/>
          <w:szCs w:val="22"/>
          <w:lang w:val="pt-BR"/>
        </w:rPr>
        <w:lastRenderedPageBreak/>
        <w:t>(</w:t>
      </w:r>
      <w:r w:rsidRPr="00CA3CDC">
        <w:rPr>
          <w:rFonts w:ascii="Tahoma" w:hAnsi="Tahoma" w:cs="Tahoma"/>
          <w:i/>
          <w:sz w:val="22"/>
          <w:szCs w:val="22"/>
        </w:rPr>
        <w:t xml:space="preserve">Página de assinaturas </w:t>
      </w:r>
      <w:r w:rsidRPr="00CA3CDC">
        <w:rPr>
          <w:rFonts w:ascii="Tahoma" w:hAnsi="Tahoma"/>
          <w:i/>
          <w:sz w:val="22"/>
          <w:lang w:val="pt-BR"/>
        </w:rPr>
        <w:t>1</w:t>
      </w:r>
      <w:r w:rsidRPr="00CA3CDC">
        <w:rPr>
          <w:rFonts w:ascii="Tahoma" w:hAnsi="Tahoma" w:cs="Tahoma"/>
          <w:i/>
          <w:sz w:val="22"/>
          <w:szCs w:val="22"/>
        </w:rPr>
        <w:t>/</w:t>
      </w:r>
      <w:r w:rsidR="00556261">
        <w:rPr>
          <w:rFonts w:ascii="Tahoma" w:hAnsi="Tahoma" w:cs="Tahoma"/>
          <w:i/>
          <w:sz w:val="22"/>
          <w:szCs w:val="22"/>
          <w:lang w:val="pt-BR"/>
        </w:rPr>
        <w:t>4</w:t>
      </w:r>
      <w:r w:rsidR="00142A74" w:rsidRPr="00CA3CDC">
        <w:rPr>
          <w:rFonts w:ascii="Tahoma" w:hAnsi="Tahoma" w:cs="Tahoma"/>
          <w:i/>
          <w:sz w:val="22"/>
          <w:szCs w:val="22"/>
        </w:rPr>
        <w:t xml:space="preserve"> </w:t>
      </w:r>
      <w:r w:rsidRPr="00CA3CDC">
        <w:rPr>
          <w:rFonts w:ascii="Tahoma" w:hAnsi="Tahoma" w:cs="Tahoma"/>
          <w:i/>
          <w:sz w:val="22"/>
          <w:szCs w:val="22"/>
        </w:rPr>
        <w:t xml:space="preserve">do </w:t>
      </w:r>
      <w:r w:rsidRPr="00CA3CDC">
        <w:rPr>
          <w:rFonts w:ascii="Tahoma" w:hAnsi="Tahoma"/>
          <w:i/>
          <w:sz w:val="22"/>
        </w:rPr>
        <w:t>“</w:t>
      </w:r>
      <w:r w:rsidRPr="00CA3CDC">
        <w:rPr>
          <w:rFonts w:ascii="Tahoma" w:hAnsi="Tahoma" w:cs="Tahoma"/>
          <w:i/>
          <w:iCs/>
          <w:sz w:val="22"/>
          <w:szCs w:val="22"/>
        </w:rPr>
        <w:t xml:space="preserve">Instrumento Particular de Escritura da </w:t>
      </w:r>
      <w:r w:rsidR="00142A74" w:rsidRPr="00CA3CDC">
        <w:rPr>
          <w:rFonts w:ascii="Tahoma" w:hAnsi="Tahoma" w:cs="Tahoma"/>
          <w:i/>
          <w:iCs/>
          <w:sz w:val="22"/>
          <w:szCs w:val="22"/>
          <w:lang w:val="pt-BR"/>
        </w:rPr>
        <w:t>2</w:t>
      </w:r>
      <w:r w:rsidR="00142A74" w:rsidRPr="00CA3CDC">
        <w:rPr>
          <w:rFonts w:ascii="Tahoma" w:hAnsi="Tahoma" w:cs="Tahoma"/>
          <w:i/>
          <w:iCs/>
          <w:sz w:val="22"/>
          <w:szCs w:val="22"/>
        </w:rPr>
        <w:t xml:space="preserve">ª </w:t>
      </w:r>
      <w:r w:rsidRPr="00CA3CDC">
        <w:rPr>
          <w:rFonts w:ascii="Tahoma" w:hAnsi="Tahoma" w:cs="Tahoma"/>
          <w:i/>
          <w:iCs/>
          <w:sz w:val="22"/>
          <w:szCs w:val="22"/>
        </w:rPr>
        <w:t>(</w:t>
      </w:r>
      <w:r w:rsidR="00142A74" w:rsidRPr="00CA3CDC">
        <w:rPr>
          <w:rFonts w:ascii="Tahoma" w:hAnsi="Tahoma" w:cs="Tahoma"/>
          <w:i/>
          <w:iCs/>
          <w:sz w:val="22"/>
          <w:szCs w:val="22"/>
          <w:lang w:val="pt-BR"/>
        </w:rPr>
        <w:t>Segunda</w:t>
      </w:r>
      <w:r w:rsidRPr="00CA3CDC">
        <w:rPr>
          <w:rFonts w:ascii="Tahoma" w:hAnsi="Tahoma" w:cs="Tahoma"/>
          <w:i/>
          <w:iCs/>
          <w:sz w:val="22"/>
          <w:szCs w:val="22"/>
        </w:rPr>
        <w:t xml:space="preserve">) Emissão de Debêntures Simples, Não Conversíveis em Ações, da Espécie </w:t>
      </w:r>
      <w:r w:rsidRPr="00CA3CDC">
        <w:rPr>
          <w:rFonts w:ascii="Tahoma" w:hAnsi="Tahoma" w:cs="Tahoma"/>
          <w:i/>
          <w:iCs/>
          <w:sz w:val="22"/>
          <w:szCs w:val="22"/>
          <w:lang w:val="pt-BR"/>
        </w:rPr>
        <w:t>com Garantia Real</w:t>
      </w:r>
      <w:r w:rsidRPr="00CA3CDC">
        <w:rPr>
          <w:rFonts w:ascii="Tahoma" w:hAnsi="Tahoma"/>
          <w:i/>
          <w:sz w:val="22"/>
        </w:rPr>
        <w:t xml:space="preserve">, </w:t>
      </w:r>
      <w:r w:rsidRPr="00CA3CDC">
        <w:rPr>
          <w:rFonts w:ascii="Tahoma" w:hAnsi="Tahoma" w:cs="Tahoma"/>
          <w:i/>
          <w:iCs/>
          <w:sz w:val="22"/>
          <w:szCs w:val="22"/>
        </w:rPr>
        <w:t xml:space="preserve">em </w:t>
      </w:r>
      <w:r w:rsidR="00142A74" w:rsidRPr="00CA3CDC">
        <w:rPr>
          <w:rFonts w:ascii="Tahoma" w:hAnsi="Tahoma" w:cs="Tahoma"/>
          <w:i/>
          <w:iCs/>
          <w:sz w:val="22"/>
          <w:szCs w:val="22"/>
          <w:lang w:val="pt-BR"/>
        </w:rPr>
        <w:t>Duas Séries</w:t>
      </w:r>
      <w:r w:rsidRPr="00CA3CDC">
        <w:rPr>
          <w:rFonts w:ascii="Tahoma" w:hAnsi="Tahoma" w:cs="Tahoma"/>
          <w:i/>
          <w:iCs/>
          <w:sz w:val="22"/>
          <w:szCs w:val="22"/>
        </w:rPr>
        <w:t xml:space="preserve">, da </w:t>
      </w:r>
      <w:r w:rsidR="00142A74" w:rsidRPr="00CA3CDC">
        <w:rPr>
          <w:rFonts w:ascii="Tahoma" w:hAnsi="Tahoma" w:cs="Tahoma"/>
          <w:bCs/>
          <w:i/>
          <w:iCs/>
          <w:sz w:val="22"/>
          <w:szCs w:val="22"/>
          <w:lang w:val="pt-BR"/>
        </w:rPr>
        <w:t xml:space="preserve">Almeida Junior Shopping Centers </w:t>
      </w:r>
      <w:r w:rsidR="000D1D37" w:rsidRPr="00CA3CDC">
        <w:rPr>
          <w:rFonts w:ascii="Tahoma" w:hAnsi="Tahoma" w:cs="Tahoma"/>
          <w:bCs/>
          <w:i/>
          <w:iCs/>
          <w:sz w:val="22"/>
          <w:szCs w:val="22"/>
          <w:lang w:val="pt-BR"/>
        </w:rPr>
        <w:t>S.A.,</w:t>
      </w:r>
      <w:r w:rsidR="000D1D37" w:rsidRPr="00CA3CDC">
        <w:rPr>
          <w:rFonts w:ascii="Tahoma" w:hAnsi="Tahoma" w:cs="Tahoma"/>
          <w:i/>
          <w:iCs/>
          <w:sz w:val="22"/>
          <w:szCs w:val="22"/>
          <w:lang w:val="pt-BR"/>
        </w:rPr>
        <w:t xml:space="preserve"> </w:t>
      </w:r>
      <w:r w:rsidR="007271A1" w:rsidRPr="00CA3CDC">
        <w:rPr>
          <w:rFonts w:ascii="Tahoma" w:hAnsi="Tahoma" w:cs="Tahoma"/>
          <w:i/>
          <w:iCs/>
          <w:sz w:val="22"/>
          <w:szCs w:val="22"/>
          <w:lang w:val="pt-BR"/>
        </w:rPr>
        <w:t>para Colocação Privada</w:t>
      </w:r>
      <w:r w:rsidRPr="00CA3CDC">
        <w:rPr>
          <w:rFonts w:ascii="Tahoma" w:hAnsi="Tahoma" w:cs="Tahoma"/>
          <w:i/>
          <w:sz w:val="22"/>
          <w:szCs w:val="22"/>
        </w:rPr>
        <w:t>”</w:t>
      </w:r>
      <w:r w:rsidRPr="00CA3CDC">
        <w:rPr>
          <w:rFonts w:ascii="Tahoma" w:hAnsi="Tahoma" w:cs="Tahoma"/>
          <w:i/>
          <w:sz w:val="22"/>
          <w:szCs w:val="22"/>
          <w:lang w:val="pt-BR"/>
        </w:rPr>
        <w:t>)</w:t>
      </w:r>
    </w:p>
    <w:p w14:paraId="6E4E2FB3" w14:textId="77777777" w:rsidR="006C07C3" w:rsidRPr="00CA3CDC" w:rsidRDefault="006C07C3" w:rsidP="0050450F">
      <w:pPr>
        <w:spacing w:after="240" w:line="320" w:lineRule="exact"/>
        <w:rPr>
          <w:rFonts w:ascii="Tahoma" w:eastAsia="Arial Unicode MS" w:hAnsi="Tahoma" w:cs="Tahoma"/>
          <w:sz w:val="22"/>
          <w:szCs w:val="22"/>
        </w:rPr>
      </w:pPr>
    </w:p>
    <w:p w14:paraId="4888DA51" w14:textId="77777777" w:rsidR="006C07C3" w:rsidRPr="00CA3CDC" w:rsidRDefault="006C07C3" w:rsidP="0050450F">
      <w:pPr>
        <w:spacing w:after="240" w:line="320" w:lineRule="exact"/>
        <w:rPr>
          <w:rFonts w:ascii="Tahoma" w:eastAsia="Arial Unicode MS" w:hAnsi="Tahoma" w:cs="Tahoma"/>
          <w:sz w:val="22"/>
          <w:szCs w:val="22"/>
        </w:rPr>
      </w:pPr>
    </w:p>
    <w:p w14:paraId="452C2BAB" w14:textId="77777777" w:rsidR="006C07C3" w:rsidRPr="00CA3CDC" w:rsidRDefault="00142A74" w:rsidP="0050450F">
      <w:pPr>
        <w:pStyle w:val="p0"/>
        <w:tabs>
          <w:tab w:val="clear" w:pos="720"/>
        </w:tabs>
        <w:spacing w:after="240" w:line="320" w:lineRule="exact"/>
        <w:jc w:val="center"/>
        <w:rPr>
          <w:rFonts w:ascii="Tahoma" w:hAnsi="Tahoma" w:cs="Tahoma"/>
          <w:b/>
          <w:bCs/>
          <w:sz w:val="22"/>
          <w:szCs w:val="22"/>
        </w:rPr>
      </w:pPr>
      <w:r w:rsidRPr="00CA3CDC">
        <w:rPr>
          <w:rFonts w:ascii="Tahoma" w:hAnsi="Tahoma" w:cs="Tahoma"/>
          <w:b/>
          <w:bCs/>
          <w:sz w:val="22"/>
          <w:szCs w:val="22"/>
          <w:lang w:val="en-US"/>
        </w:rPr>
        <w:t xml:space="preserve">ALMEIDA JUNIOR SHOPPING CENTERS </w:t>
      </w:r>
      <w:r w:rsidR="000D1D37" w:rsidRPr="00CA3CDC">
        <w:rPr>
          <w:rFonts w:ascii="Tahoma" w:hAnsi="Tahoma" w:cs="Tahoma"/>
          <w:b/>
          <w:bCs/>
          <w:sz w:val="22"/>
          <w:szCs w:val="22"/>
          <w:lang w:val="en-US"/>
        </w:rPr>
        <w:t>S.A.</w:t>
      </w:r>
      <w:r w:rsidR="000D1D37" w:rsidRPr="00CA3CDC">
        <w:rPr>
          <w:rFonts w:ascii="Tahoma" w:hAnsi="Tahoma" w:cs="Tahoma"/>
          <w:b/>
          <w:sz w:val="22"/>
          <w:szCs w:val="22"/>
          <w:lang w:val="en-US"/>
        </w:rPr>
        <w:t xml:space="preserve"> </w:t>
      </w:r>
    </w:p>
    <w:p w14:paraId="4A941B95"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p w14:paraId="2EF30284"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tbl>
      <w:tblPr>
        <w:tblW w:w="0" w:type="auto"/>
        <w:jc w:val="center"/>
        <w:tblLook w:val="04A0" w:firstRow="1" w:lastRow="0" w:firstColumn="1" w:lastColumn="0" w:noHBand="0" w:noVBand="1"/>
      </w:tblPr>
      <w:tblGrid>
        <w:gridCol w:w="4535"/>
        <w:gridCol w:w="4535"/>
      </w:tblGrid>
      <w:tr w:rsidR="006C07C3" w:rsidRPr="00CA3CDC" w14:paraId="2B051B73" w14:textId="77777777" w:rsidTr="0028568C">
        <w:trPr>
          <w:jc w:val="center"/>
        </w:trPr>
        <w:tc>
          <w:tcPr>
            <w:tcW w:w="4605" w:type="dxa"/>
            <w:shd w:val="clear" w:color="auto" w:fill="auto"/>
          </w:tcPr>
          <w:p w14:paraId="3BB43E32" w14:textId="77777777" w:rsidR="006C07C3" w:rsidRPr="00CA3CDC" w:rsidRDefault="00FD555D" w:rsidP="0050450F">
            <w:pPr>
              <w:pStyle w:val="p0"/>
              <w:pBdr>
                <w:top w:val="single" w:sz="4" w:space="1" w:color="auto"/>
              </w:pBdr>
              <w:tabs>
                <w:tab w:val="clear" w:pos="720"/>
              </w:tabs>
              <w:spacing w:line="320" w:lineRule="exact"/>
              <w:rPr>
                <w:rFonts w:ascii="Tahoma" w:eastAsia="Arial Unicode MS" w:hAnsi="Tahoma" w:cs="Tahoma"/>
                <w:sz w:val="22"/>
                <w:szCs w:val="22"/>
              </w:rPr>
            </w:pPr>
            <w:r w:rsidRPr="00CA3CDC">
              <w:rPr>
                <w:rFonts w:ascii="Tahoma" w:eastAsia="Arial Unicode MS" w:hAnsi="Tahoma" w:cs="Tahoma"/>
                <w:sz w:val="22"/>
                <w:szCs w:val="22"/>
                <w:lang w:val="pt-BR"/>
              </w:rPr>
              <w:t>Nome</w:t>
            </w:r>
            <w:r w:rsidR="006C07C3" w:rsidRPr="00CA3CDC">
              <w:rPr>
                <w:rFonts w:ascii="Tahoma" w:eastAsia="Arial Unicode MS" w:hAnsi="Tahoma" w:cs="Tahoma"/>
                <w:sz w:val="22"/>
                <w:szCs w:val="22"/>
              </w:rPr>
              <w:t>:</w:t>
            </w:r>
          </w:p>
        </w:tc>
        <w:tc>
          <w:tcPr>
            <w:tcW w:w="4606" w:type="dxa"/>
            <w:shd w:val="clear" w:color="auto" w:fill="auto"/>
          </w:tcPr>
          <w:p w14:paraId="0CC2DF81" w14:textId="77777777" w:rsidR="006C07C3" w:rsidRPr="00CA3CDC" w:rsidRDefault="00FD555D"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lang w:val="pt-BR"/>
              </w:rPr>
              <w:t>Nome</w:t>
            </w:r>
            <w:r w:rsidR="006C07C3" w:rsidRPr="00CA3CDC">
              <w:rPr>
                <w:rFonts w:ascii="Tahoma" w:eastAsia="Arial Unicode MS" w:hAnsi="Tahoma" w:cs="Tahoma"/>
                <w:sz w:val="22"/>
                <w:szCs w:val="22"/>
              </w:rPr>
              <w:t>:</w:t>
            </w:r>
          </w:p>
        </w:tc>
      </w:tr>
      <w:tr w:rsidR="006C07C3" w:rsidRPr="00CA3CDC" w14:paraId="4FEEC7E5" w14:textId="77777777" w:rsidTr="0028568C">
        <w:trPr>
          <w:jc w:val="center"/>
        </w:trPr>
        <w:tc>
          <w:tcPr>
            <w:tcW w:w="4605" w:type="dxa"/>
            <w:shd w:val="clear" w:color="auto" w:fill="auto"/>
          </w:tcPr>
          <w:p w14:paraId="7DFADE78" w14:textId="77777777" w:rsidR="006C07C3" w:rsidRPr="00CA3CDC" w:rsidRDefault="006C07C3" w:rsidP="0050450F">
            <w:pPr>
              <w:pStyle w:val="p0"/>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Cargo:</w:t>
            </w:r>
          </w:p>
        </w:tc>
        <w:tc>
          <w:tcPr>
            <w:tcW w:w="4606" w:type="dxa"/>
            <w:shd w:val="clear" w:color="auto" w:fill="auto"/>
          </w:tcPr>
          <w:p w14:paraId="1C359DAD" w14:textId="77777777" w:rsidR="006C07C3" w:rsidRPr="00CA3CDC" w:rsidRDefault="006C07C3" w:rsidP="0050450F">
            <w:pPr>
              <w:pStyle w:val="p0"/>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Cargo:</w:t>
            </w:r>
          </w:p>
        </w:tc>
      </w:tr>
    </w:tbl>
    <w:p w14:paraId="16777210"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p w14:paraId="7F5F896E" w14:textId="77777777" w:rsidR="00E27A5D" w:rsidRPr="00CA3CDC" w:rsidRDefault="00E27A5D" w:rsidP="0050450F">
      <w:pPr>
        <w:pStyle w:val="p0"/>
        <w:tabs>
          <w:tab w:val="clear" w:pos="720"/>
        </w:tabs>
        <w:spacing w:after="240" w:line="320" w:lineRule="exact"/>
        <w:jc w:val="center"/>
        <w:rPr>
          <w:rFonts w:ascii="Tahoma" w:eastAsia="Arial Unicode MS" w:hAnsi="Tahoma" w:cs="Tahoma"/>
          <w:sz w:val="22"/>
          <w:szCs w:val="22"/>
        </w:rPr>
      </w:pPr>
    </w:p>
    <w:p w14:paraId="0F2834F4" w14:textId="77777777" w:rsidR="00E27A5D" w:rsidRPr="00CA3CDC" w:rsidRDefault="00E27A5D" w:rsidP="0050450F">
      <w:pPr>
        <w:pStyle w:val="p0"/>
        <w:tabs>
          <w:tab w:val="clear" w:pos="720"/>
        </w:tabs>
        <w:spacing w:after="240" w:line="320" w:lineRule="exact"/>
        <w:jc w:val="center"/>
        <w:rPr>
          <w:rFonts w:ascii="Tahoma" w:eastAsia="Arial Unicode MS" w:hAnsi="Tahoma" w:cs="Tahoma"/>
          <w:sz w:val="22"/>
          <w:szCs w:val="22"/>
        </w:rPr>
      </w:pPr>
    </w:p>
    <w:p w14:paraId="14842F03" w14:textId="77777777" w:rsidR="00E27A5D" w:rsidRPr="00CA3CDC" w:rsidRDefault="00E27A5D" w:rsidP="0050450F">
      <w:pPr>
        <w:pStyle w:val="p0"/>
        <w:tabs>
          <w:tab w:val="clear" w:pos="720"/>
        </w:tabs>
        <w:spacing w:after="240" w:line="320" w:lineRule="exact"/>
        <w:jc w:val="center"/>
        <w:rPr>
          <w:rFonts w:ascii="Tahoma" w:hAnsi="Tahoma"/>
          <w:sz w:val="22"/>
          <w:lang w:val="pt-BR"/>
        </w:rPr>
      </w:pPr>
    </w:p>
    <w:p w14:paraId="2E0C4CAC" w14:textId="77777777" w:rsidR="000D1D37" w:rsidRPr="00CA3CDC" w:rsidRDefault="006C07C3" w:rsidP="0050450F">
      <w:pPr>
        <w:pStyle w:val="p0"/>
        <w:tabs>
          <w:tab w:val="clear" w:pos="720"/>
        </w:tabs>
        <w:spacing w:after="240" w:line="320" w:lineRule="exact"/>
        <w:rPr>
          <w:rFonts w:ascii="Tahoma" w:hAnsi="Tahoma" w:cs="Tahoma"/>
          <w:i/>
          <w:sz w:val="22"/>
          <w:szCs w:val="22"/>
          <w:lang w:val="pt-BR"/>
        </w:rPr>
      </w:pPr>
      <w:bookmarkStart w:id="241" w:name="_DV_M416"/>
      <w:bookmarkEnd w:id="241"/>
      <w:r w:rsidRPr="00CA3CDC">
        <w:rPr>
          <w:rFonts w:ascii="Tahoma" w:hAnsi="Tahoma" w:cs="Tahoma"/>
          <w:sz w:val="22"/>
          <w:szCs w:val="22"/>
        </w:rPr>
        <w:br w:type="page"/>
      </w:r>
    </w:p>
    <w:p w14:paraId="28E6405F" w14:textId="4EF108F9" w:rsidR="000D1D37" w:rsidRPr="00CA3CDC" w:rsidRDefault="00142A74" w:rsidP="0050450F">
      <w:pPr>
        <w:pStyle w:val="p0"/>
        <w:tabs>
          <w:tab w:val="clear" w:pos="720"/>
        </w:tabs>
        <w:spacing w:after="240" w:line="320" w:lineRule="exact"/>
        <w:rPr>
          <w:rFonts w:ascii="Tahoma" w:hAnsi="Tahoma" w:cs="Tahoma"/>
          <w:i/>
          <w:sz w:val="22"/>
          <w:szCs w:val="22"/>
          <w:lang w:val="pt-BR"/>
        </w:rPr>
      </w:pPr>
      <w:r w:rsidRPr="00CA3CDC">
        <w:rPr>
          <w:rFonts w:ascii="Tahoma" w:hAnsi="Tahoma" w:cs="Tahoma"/>
          <w:i/>
          <w:sz w:val="22"/>
          <w:szCs w:val="22"/>
          <w:lang w:val="pt-BR"/>
        </w:rPr>
        <w:lastRenderedPageBreak/>
        <w:t>(</w:t>
      </w:r>
      <w:r w:rsidRPr="00CA3CDC">
        <w:rPr>
          <w:rFonts w:ascii="Tahoma" w:hAnsi="Tahoma" w:cs="Tahoma"/>
          <w:i/>
          <w:sz w:val="22"/>
          <w:szCs w:val="22"/>
        </w:rPr>
        <w:t xml:space="preserve">Página de assinaturas </w:t>
      </w:r>
      <w:r w:rsidRPr="00CA3CDC">
        <w:rPr>
          <w:rFonts w:ascii="Tahoma" w:hAnsi="Tahoma"/>
          <w:i/>
          <w:sz w:val="22"/>
          <w:lang w:val="pt-BR"/>
        </w:rPr>
        <w:t>2</w:t>
      </w:r>
      <w:r w:rsidRPr="00CA3CDC">
        <w:rPr>
          <w:rFonts w:ascii="Tahoma" w:hAnsi="Tahoma" w:cs="Tahoma"/>
          <w:i/>
          <w:sz w:val="22"/>
          <w:szCs w:val="22"/>
        </w:rPr>
        <w:t>/</w:t>
      </w:r>
      <w:r w:rsidR="00556261">
        <w:rPr>
          <w:rFonts w:ascii="Tahoma" w:hAnsi="Tahoma" w:cs="Tahoma"/>
          <w:i/>
          <w:sz w:val="22"/>
          <w:szCs w:val="22"/>
          <w:lang w:val="pt-BR"/>
        </w:rPr>
        <w:t>4</w:t>
      </w:r>
      <w:r w:rsidRPr="00CA3CDC">
        <w:rPr>
          <w:rFonts w:ascii="Tahoma" w:hAnsi="Tahoma" w:cs="Tahoma"/>
          <w:i/>
          <w:sz w:val="22"/>
          <w:szCs w:val="22"/>
        </w:rPr>
        <w:t xml:space="preserve"> do </w:t>
      </w:r>
      <w:r w:rsidRPr="00CA3CDC">
        <w:rPr>
          <w:rFonts w:ascii="Tahoma" w:hAnsi="Tahoma"/>
          <w:i/>
          <w:sz w:val="22"/>
        </w:rPr>
        <w:t>“</w:t>
      </w:r>
      <w:r w:rsidRPr="00CA3CDC">
        <w:rPr>
          <w:rFonts w:ascii="Tahoma" w:hAnsi="Tahoma" w:cs="Tahoma"/>
          <w:i/>
          <w:iCs/>
          <w:sz w:val="22"/>
          <w:szCs w:val="22"/>
        </w:rPr>
        <w:t xml:space="preserve">Instrumento Particular de Escritura da </w:t>
      </w:r>
      <w:r w:rsidRPr="00CA3CDC">
        <w:rPr>
          <w:rFonts w:ascii="Tahoma" w:hAnsi="Tahoma" w:cs="Tahoma"/>
          <w:i/>
          <w:iCs/>
          <w:sz w:val="22"/>
          <w:szCs w:val="22"/>
          <w:lang w:val="pt-BR"/>
        </w:rPr>
        <w:t>2</w:t>
      </w:r>
      <w:r w:rsidRPr="00CA3CDC">
        <w:rPr>
          <w:rFonts w:ascii="Tahoma" w:hAnsi="Tahoma" w:cs="Tahoma"/>
          <w:i/>
          <w:iCs/>
          <w:sz w:val="22"/>
          <w:szCs w:val="22"/>
        </w:rPr>
        <w:t>ª (</w:t>
      </w:r>
      <w:r w:rsidRPr="00CA3CDC">
        <w:rPr>
          <w:rFonts w:ascii="Tahoma" w:hAnsi="Tahoma" w:cs="Tahoma"/>
          <w:i/>
          <w:iCs/>
          <w:sz w:val="22"/>
          <w:szCs w:val="22"/>
          <w:lang w:val="pt-BR"/>
        </w:rPr>
        <w:t>Segunda</w:t>
      </w:r>
      <w:r w:rsidRPr="00CA3CDC">
        <w:rPr>
          <w:rFonts w:ascii="Tahoma" w:hAnsi="Tahoma" w:cs="Tahoma"/>
          <w:i/>
          <w:iCs/>
          <w:sz w:val="22"/>
          <w:szCs w:val="22"/>
        </w:rPr>
        <w:t xml:space="preserve">) Emissão de Debêntures Simples, Não Conversíveis em Ações, da Espécie </w:t>
      </w:r>
      <w:r w:rsidRPr="00CA3CDC">
        <w:rPr>
          <w:rFonts w:ascii="Tahoma" w:hAnsi="Tahoma" w:cs="Tahoma"/>
          <w:i/>
          <w:iCs/>
          <w:sz w:val="22"/>
          <w:szCs w:val="22"/>
          <w:lang w:val="pt-BR"/>
        </w:rPr>
        <w:t>com Garantia Real</w:t>
      </w:r>
      <w:r w:rsidRPr="00CA3CDC">
        <w:rPr>
          <w:rFonts w:ascii="Tahoma" w:hAnsi="Tahoma"/>
          <w:i/>
          <w:sz w:val="22"/>
        </w:rPr>
        <w:t xml:space="preserve">, </w:t>
      </w:r>
      <w:r w:rsidRPr="00CA3CDC">
        <w:rPr>
          <w:rFonts w:ascii="Tahoma" w:hAnsi="Tahoma" w:cs="Tahoma"/>
          <w:i/>
          <w:iCs/>
          <w:sz w:val="22"/>
          <w:szCs w:val="22"/>
        </w:rPr>
        <w:t xml:space="preserve">em </w:t>
      </w:r>
      <w:r w:rsidRPr="00CA3CDC">
        <w:rPr>
          <w:rFonts w:ascii="Tahoma" w:hAnsi="Tahoma" w:cs="Tahoma"/>
          <w:i/>
          <w:iCs/>
          <w:sz w:val="22"/>
          <w:szCs w:val="22"/>
          <w:lang w:val="pt-BR"/>
        </w:rPr>
        <w:t>Duas Séries</w:t>
      </w:r>
      <w:r w:rsidRPr="00CA3CDC">
        <w:rPr>
          <w:rFonts w:ascii="Tahoma" w:hAnsi="Tahoma" w:cs="Tahoma"/>
          <w:i/>
          <w:iCs/>
          <w:sz w:val="22"/>
          <w:szCs w:val="22"/>
        </w:rPr>
        <w:t xml:space="preserve">, da </w:t>
      </w:r>
      <w:r w:rsidRPr="00CA3CDC">
        <w:rPr>
          <w:rFonts w:ascii="Tahoma" w:hAnsi="Tahoma" w:cs="Tahoma"/>
          <w:bCs/>
          <w:i/>
          <w:iCs/>
          <w:sz w:val="22"/>
          <w:szCs w:val="22"/>
          <w:lang w:val="pt-BR"/>
        </w:rPr>
        <w:t>Almeida Junior Shopping Centers S.A.,</w:t>
      </w:r>
      <w:r w:rsidRPr="00CA3CDC">
        <w:rPr>
          <w:rFonts w:ascii="Tahoma" w:hAnsi="Tahoma" w:cs="Tahoma"/>
          <w:i/>
          <w:iCs/>
          <w:sz w:val="22"/>
          <w:szCs w:val="22"/>
          <w:lang w:val="pt-BR"/>
        </w:rPr>
        <w:t xml:space="preserve"> para Colocação Privada</w:t>
      </w:r>
      <w:r w:rsidRPr="00CA3CDC">
        <w:rPr>
          <w:rFonts w:ascii="Tahoma" w:hAnsi="Tahoma" w:cs="Tahoma"/>
          <w:i/>
          <w:sz w:val="22"/>
          <w:szCs w:val="22"/>
        </w:rPr>
        <w:t>”</w:t>
      </w:r>
      <w:r w:rsidRPr="00CA3CDC">
        <w:rPr>
          <w:rFonts w:ascii="Tahoma" w:hAnsi="Tahoma" w:cs="Tahoma"/>
          <w:i/>
          <w:sz w:val="22"/>
          <w:szCs w:val="22"/>
          <w:lang w:val="pt-BR"/>
        </w:rPr>
        <w:t>)</w:t>
      </w:r>
      <w:r w:rsidRPr="00CA3CDC" w:rsidDel="00142A74">
        <w:rPr>
          <w:rFonts w:ascii="Tahoma" w:hAnsi="Tahoma" w:cs="Tahoma"/>
          <w:i/>
          <w:sz w:val="22"/>
          <w:szCs w:val="22"/>
          <w:lang w:val="pt-BR"/>
        </w:rPr>
        <w:t xml:space="preserve"> </w:t>
      </w:r>
    </w:p>
    <w:p w14:paraId="244046D8" w14:textId="77777777" w:rsidR="006C07C3" w:rsidRPr="00CA3CDC" w:rsidRDefault="006C07C3" w:rsidP="0050450F">
      <w:pPr>
        <w:spacing w:after="240" w:line="320" w:lineRule="exact"/>
        <w:rPr>
          <w:rFonts w:ascii="Tahoma" w:eastAsia="Arial Unicode MS" w:hAnsi="Tahoma" w:cs="Tahoma"/>
          <w:sz w:val="22"/>
          <w:szCs w:val="22"/>
        </w:rPr>
      </w:pPr>
    </w:p>
    <w:p w14:paraId="50EA8723" w14:textId="77777777" w:rsidR="00142A74" w:rsidRPr="00CA3CDC" w:rsidRDefault="00142A74" w:rsidP="0050450F">
      <w:pPr>
        <w:spacing w:after="240" w:line="320" w:lineRule="exact"/>
        <w:rPr>
          <w:rFonts w:ascii="Tahoma" w:eastAsia="Arial Unicode MS" w:hAnsi="Tahoma" w:cs="Tahoma"/>
          <w:sz w:val="22"/>
          <w:szCs w:val="22"/>
        </w:rPr>
      </w:pPr>
    </w:p>
    <w:p w14:paraId="504F2C2C" w14:textId="77777777" w:rsidR="006C07C3" w:rsidRPr="00CA3CDC" w:rsidRDefault="00D61CDD" w:rsidP="0050450F">
      <w:pPr>
        <w:pStyle w:val="p0"/>
        <w:tabs>
          <w:tab w:val="clear" w:pos="720"/>
        </w:tabs>
        <w:spacing w:after="240" w:line="320" w:lineRule="exact"/>
        <w:jc w:val="center"/>
        <w:rPr>
          <w:rFonts w:ascii="Tahoma" w:hAnsi="Tahoma"/>
          <w:b/>
          <w:sz w:val="22"/>
        </w:rPr>
      </w:pPr>
      <w:r w:rsidRPr="00CA3CDC">
        <w:rPr>
          <w:rFonts w:ascii="Tahoma" w:hAnsi="Tahoma" w:cs="Tahoma"/>
          <w:b/>
          <w:sz w:val="22"/>
          <w:szCs w:val="22"/>
          <w:lang w:val="pt-BR"/>
        </w:rPr>
        <w:t xml:space="preserve">TRUE SECURITIZADORA S.A. </w:t>
      </w:r>
    </w:p>
    <w:p w14:paraId="085E6164"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p w14:paraId="27CADECB" w14:textId="77777777" w:rsidR="006C07C3" w:rsidRPr="00CA3CDC" w:rsidRDefault="006C07C3" w:rsidP="0050450F">
      <w:pPr>
        <w:pStyle w:val="p0"/>
        <w:tabs>
          <w:tab w:val="clear" w:pos="720"/>
        </w:tabs>
        <w:spacing w:after="240" w:line="320" w:lineRule="exact"/>
        <w:jc w:val="center"/>
        <w:rPr>
          <w:rFonts w:ascii="Tahoma" w:eastAsia="Arial Unicode MS" w:hAnsi="Tahoma" w:cs="Tahoma"/>
          <w:sz w:val="22"/>
          <w:szCs w:val="22"/>
        </w:rPr>
      </w:pPr>
    </w:p>
    <w:tbl>
      <w:tblPr>
        <w:tblW w:w="0" w:type="auto"/>
        <w:jc w:val="center"/>
        <w:tblLook w:val="04A0" w:firstRow="1" w:lastRow="0" w:firstColumn="1" w:lastColumn="0" w:noHBand="0" w:noVBand="1"/>
      </w:tblPr>
      <w:tblGrid>
        <w:gridCol w:w="4535"/>
        <w:gridCol w:w="4535"/>
      </w:tblGrid>
      <w:tr w:rsidR="006C07C3" w:rsidRPr="00CA3CDC" w14:paraId="133035B6" w14:textId="77777777" w:rsidTr="0028568C">
        <w:trPr>
          <w:jc w:val="center"/>
        </w:trPr>
        <w:tc>
          <w:tcPr>
            <w:tcW w:w="4605" w:type="dxa"/>
            <w:shd w:val="clear" w:color="auto" w:fill="auto"/>
          </w:tcPr>
          <w:p w14:paraId="2CD1E4B1" w14:textId="77777777" w:rsidR="006C07C3" w:rsidRPr="00CA3CDC" w:rsidRDefault="0063085D"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lang w:val="pt-BR"/>
              </w:rPr>
              <w:t>Nome</w:t>
            </w:r>
            <w:r w:rsidR="006C07C3" w:rsidRPr="00CA3CDC">
              <w:rPr>
                <w:rFonts w:ascii="Tahoma" w:eastAsia="Arial Unicode MS" w:hAnsi="Tahoma" w:cs="Tahoma"/>
                <w:sz w:val="22"/>
                <w:szCs w:val="22"/>
              </w:rPr>
              <w:t>:</w:t>
            </w:r>
          </w:p>
        </w:tc>
        <w:tc>
          <w:tcPr>
            <w:tcW w:w="4606" w:type="dxa"/>
            <w:shd w:val="clear" w:color="auto" w:fill="auto"/>
          </w:tcPr>
          <w:p w14:paraId="0B3F3711" w14:textId="77777777" w:rsidR="006C07C3" w:rsidRPr="00CA3CDC" w:rsidRDefault="0063085D"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lang w:val="pt-BR"/>
              </w:rPr>
              <w:t>Nome</w:t>
            </w:r>
            <w:r w:rsidR="006C07C3" w:rsidRPr="00CA3CDC">
              <w:rPr>
                <w:rFonts w:ascii="Tahoma" w:eastAsia="Arial Unicode MS" w:hAnsi="Tahoma" w:cs="Tahoma"/>
                <w:sz w:val="22"/>
                <w:szCs w:val="22"/>
              </w:rPr>
              <w:t>:</w:t>
            </w:r>
          </w:p>
        </w:tc>
      </w:tr>
      <w:tr w:rsidR="006C07C3" w:rsidRPr="00CA3CDC" w14:paraId="35E92B7B" w14:textId="77777777" w:rsidTr="0028568C">
        <w:trPr>
          <w:jc w:val="center"/>
        </w:trPr>
        <w:tc>
          <w:tcPr>
            <w:tcW w:w="4605" w:type="dxa"/>
            <w:shd w:val="clear" w:color="auto" w:fill="auto"/>
          </w:tcPr>
          <w:p w14:paraId="3B8932E0" w14:textId="77777777" w:rsidR="006C07C3" w:rsidRPr="00CA3CDC" w:rsidRDefault="006C07C3" w:rsidP="0050450F">
            <w:pPr>
              <w:pStyle w:val="p0"/>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Cargo:</w:t>
            </w:r>
          </w:p>
        </w:tc>
        <w:tc>
          <w:tcPr>
            <w:tcW w:w="4606" w:type="dxa"/>
            <w:shd w:val="clear" w:color="auto" w:fill="auto"/>
          </w:tcPr>
          <w:p w14:paraId="19719837" w14:textId="77777777" w:rsidR="006C07C3" w:rsidRPr="00CA3CDC" w:rsidRDefault="006C07C3" w:rsidP="0050450F">
            <w:pPr>
              <w:pStyle w:val="p0"/>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Cargo:</w:t>
            </w:r>
          </w:p>
        </w:tc>
      </w:tr>
    </w:tbl>
    <w:p w14:paraId="4D35DBAF" w14:textId="77777777" w:rsidR="00142A74" w:rsidRPr="00CA3CDC" w:rsidRDefault="00142A74" w:rsidP="0050450F">
      <w:pPr>
        <w:pStyle w:val="p0"/>
        <w:tabs>
          <w:tab w:val="clear" w:pos="720"/>
        </w:tabs>
        <w:spacing w:after="240" w:line="320" w:lineRule="exact"/>
        <w:rPr>
          <w:rFonts w:ascii="Tahoma" w:hAnsi="Tahoma"/>
          <w:b/>
          <w:sz w:val="22"/>
          <w:u w:val="single"/>
        </w:rPr>
      </w:pPr>
    </w:p>
    <w:p w14:paraId="2639A5C9" w14:textId="77777777" w:rsidR="00142A74" w:rsidRPr="00CA3CDC" w:rsidRDefault="00142A74" w:rsidP="0050450F">
      <w:pPr>
        <w:jc w:val="left"/>
        <w:rPr>
          <w:rFonts w:ascii="Tahoma" w:hAnsi="Tahoma"/>
          <w:b/>
          <w:sz w:val="22"/>
          <w:szCs w:val="24"/>
          <w:u w:val="single"/>
          <w:lang w:val="x-none" w:eastAsia="x-none"/>
        </w:rPr>
      </w:pPr>
      <w:r w:rsidRPr="00CA3CDC">
        <w:rPr>
          <w:rFonts w:ascii="Tahoma" w:hAnsi="Tahoma"/>
          <w:b/>
          <w:sz w:val="22"/>
          <w:u w:val="single"/>
        </w:rPr>
        <w:br w:type="page"/>
      </w:r>
    </w:p>
    <w:p w14:paraId="0C99E85D" w14:textId="0FF21BAA" w:rsidR="00EB1A60" w:rsidRPr="00CA3CDC" w:rsidRDefault="00142A74" w:rsidP="0050450F">
      <w:pPr>
        <w:pStyle w:val="p0"/>
        <w:tabs>
          <w:tab w:val="clear" w:pos="720"/>
        </w:tabs>
        <w:spacing w:after="240" w:line="320" w:lineRule="exact"/>
        <w:rPr>
          <w:rFonts w:ascii="Tahoma" w:hAnsi="Tahoma"/>
          <w:b/>
          <w:sz w:val="22"/>
          <w:u w:val="single"/>
        </w:rPr>
      </w:pPr>
      <w:r w:rsidRPr="00CA3CDC">
        <w:rPr>
          <w:rFonts w:ascii="Tahoma" w:hAnsi="Tahoma" w:cs="Tahoma"/>
          <w:i/>
          <w:sz w:val="22"/>
          <w:szCs w:val="22"/>
          <w:lang w:val="pt-BR"/>
        </w:rPr>
        <w:lastRenderedPageBreak/>
        <w:t>(</w:t>
      </w:r>
      <w:r w:rsidRPr="00CA3CDC">
        <w:rPr>
          <w:rFonts w:ascii="Tahoma" w:hAnsi="Tahoma" w:cs="Tahoma"/>
          <w:i/>
          <w:sz w:val="22"/>
          <w:szCs w:val="22"/>
        </w:rPr>
        <w:t xml:space="preserve">Página de assinaturas </w:t>
      </w:r>
      <w:r w:rsidRPr="00CA3CDC">
        <w:rPr>
          <w:rFonts w:ascii="Tahoma" w:hAnsi="Tahoma"/>
          <w:i/>
          <w:sz w:val="22"/>
          <w:lang w:val="pt-BR"/>
        </w:rPr>
        <w:t>3</w:t>
      </w:r>
      <w:r w:rsidRPr="00CA3CDC">
        <w:rPr>
          <w:rFonts w:ascii="Tahoma" w:hAnsi="Tahoma" w:cs="Tahoma"/>
          <w:i/>
          <w:sz w:val="22"/>
          <w:szCs w:val="22"/>
        </w:rPr>
        <w:t>/</w:t>
      </w:r>
      <w:r w:rsidR="00556261">
        <w:rPr>
          <w:rFonts w:ascii="Tahoma" w:hAnsi="Tahoma" w:cs="Tahoma"/>
          <w:i/>
          <w:sz w:val="22"/>
          <w:szCs w:val="22"/>
          <w:lang w:val="pt-BR"/>
        </w:rPr>
        <w:t>4</w:t>
      </w:r>
      <w:r w:rsidRPr="00CA3CDC">
        <w:rPr>
          <w:rFonts w:ascii="Tahoma" w:hAnsi="Tahoma" w:cs="Tahoma"/>
          <w:i/>
          <w:sz w:val="22"/>
          <w:szCs w:val="22"/>
        </w:rPr>
        <w:t xml:space="preserve"> do </w:t>
      </w:r>
      <w:r w:rsidRPr="00CA3CDC">
        <w:rPr>
          <w:rFonts w:ascii="Tahoma" w:hAnsi="Tahoma"/>
          <w:i/>
          <w:sz w:val="22"/>
        </w:rPr>
        <w:t>“</w:t>
      </w:r>
      <w:r w:rsidRPr="00CA3CDC">
        <w:rPr>
          <w:rFonts w:ascii="Tahoma" w:hAnsi="Tahoma" w:cs="Tahoma"/>
          <w:i/>
          <w:iCs/>
          <w:sz w:val="22"/>
          <w:szCs w:val="22"/>
        </w:rPr>
        <w:t xml:space="preserve">Instrumento Particular de Escritura da </w:t>
      </w:r>
      <w:r w:rsidRPr="00CA3CDC">
        <w:rPr>
          <w:rFonts w:ascii="Tahoma" w:hAnsi="Tahoma" w:cs="Tahoma"/>
          <w:i/>
          <w:iCs/>
          <w:sz w:val="22"/>
          <w:szCs w:val="22"/>
          <w:lang w:val="pt-BR"/>
        </w:rPr>
        <w:t>2</w:t>
      </w:r>
      <w:r w:rsidRPr="00CA3CDC">
        <w:rPr>
          <w:rFonts w:ascii="Tahoma" w:hAnsi="Tahoma" w:cs="Tahoma"/>
          <w:i/>
          <w:iCs/>
          <w:sz w:val="22"/>
          <w:szCs w:val="22"/>
        </w:rPr>
        <w:t>ª (</w:t>
      </w:r>
      <w:r w:rsidRPr="00CA3CDC">
        <w:rPr>
          <w:rFonts w:ascii="Tahoma" w:hAnsi="Tahoma" w:cs="Tahoma"/>
          <w:i/>
          <w:iCs/>
          <w:sz w:val="22"/>
          <w:szCs w:val="22"/>
          <w:lang w:val="pt-BR"/>
        </w:rPr>
        <w:t>Segunda</w:t>
      </w:r>
      <w:r w:rsidRPr="00CA3CDC">
        <w:rPr>
          <w:rFonts w:ascii="Tahoma" w:hAnsi="Tahoma" w:cs="Tahoma"/>
          <w:i/>
          <w:iCs/>
          <w:sz w:val="22"/>
          <w:szCs w:val="22"/>
        </w:rPr>
        <w:t xml:space="preserve">) Emissão de Debêntures Simples, Não Conversíveis em Ações, da Espécie </w:t>
      </w:r>
      <w:r w:rsidRPr="00CA3CDC">
        <w:rPr>
          <w:rFonts w:ascii="Tahoma" w:hAnsi="Tahoma" w:cs="Tahoma"/>
          <w:i/>
          <w:iCs/>
          <w:sz w:val="22"/>
          <w:szCs w:val="22"/>
          <w:lang w:val="pt-BR"/>
        </w:rPr>
        <w:t>com Garantia Real</w:t>
      </w:r>
      <w:r w:rsidRPr="00CA3CDC">
        <w:rPr>
          <w:rFonts w:ascii="Tahoma" w:hAnsi="Tahoma"/>
          <w:i/>
          <w:sz w:val="22"/>
        </w:rPr>
        <w:t xml:space="preserve">, </w:t>
      </w:r>
      <w:r w:rsidRPr="00CA3CDC">
        <w:rPr>
          <w:rFonts w:ascii="Tahoma" w:hAnsi="Tahoma" w:cs="Tahoma"/>
          <w:i/>
          <w:iCs/>
          <w:sz w:val="22"/>
          <w:szCs w:val="22"/>
        </w:rPr>
        <w:t xml:space="preserve">em </w:t>
      </w:r>
      <w:r w:rsidRPr="00CA3CDC">
        <w:rPr>
          <w:rFonts w:ascii="Tahoma" w:hAnsi="Tahoma" w:cs="Tahoma"/>
          <w:i/>
          <w:iCs/>
          <w:sz w:val="22"/>
          <w:szCs w:val="22"/>
          <w:lang w:val="pt-BR"/>
        </w:rPr>
        <w:t>Duas Séries</w:t>
      </w:r>
      <w:r w:rsidRPr="00CA3CDC">
        <w:rPr>
          <w:rFonts w:ascii="Tahoma" w:hAnsi="Tahoma" w:cs="Tahoma"/>
          <w:i/>
          <w:iCs/>
          <w:sz w:val="22"/>
          <w:szCs w:val="22"/>
        </w:rPr>
        <w:t xml:space="preserve">, da </w:t>
      </w:r>
      <w:r w:rsidRPr="00CA3CDC">
        <w:rPr>
          <w:rFonts w:ascii="Tahoma" w:hAnsi="Tahoma" w:cs="Tahoma"/>
          <w:bCs/>
          <w:i/>
          <w:iCs/>
          <w:sz w:val="22"/>
          <w:szCs w:val="22"/>
          <w:lang w:val="pt-BR"/>
        </w:rPr>
        <w:t>Almeida Junior Shopping Centers S.A.,</w:t>
      </w:r>
      <w:r w:rsidRPr="00CA3CDC">
        <w:rPr>
          <w:rFonts w:ascii="Tahoma" w:hAnsi="Tahoma" w:cs="Tahoma"/>
          <w:i/>
          <w:iCs/>
          <w:sz w:val="22"/>
          <w:szCs w:val="22"/>
          <w:lang w:val="pt-BR"/>
        </w:rPr>
        <w:t xml:space="preserve"> para Colocação Privada</w:t>
      </w:r>
      <w:r w:rsidRPr="00CA3CDC">
        <w:rPr>
          <w:rFonts w:ascii="Tahoma" w:hAnsi="Tahoma" w:cs="Tahoma"/>
          <w:i/>
          <w:sz w:val="22"/>
          <w:szCs w:val="22"/>
        </w:rPr>
        <w:t>”</w:t>
      </w:r>
      <w:r w:rsidRPr="00CA3CDC">
        <w:rPr>
          <w:rFonts w:ascii="Tahoma" w:hAnsi="Tahoma" w:cs="Tahoma"/>
          <w:i/>
          <w:sz w:val="22"/>
          <w:szCs w:val="22"/>
          <w:lang w:val="pt-BR"/>
        </w:rPr>
        <w:t>)</w:t>
      </w:r>
    </w:p>
    <w:p w14:paraId="0773F12F" w14:textId="77777777" w:rsidR="00664247" w:rsidRPr="0028568C" w:rsidRDefault="00664247" w:rsidP="0050450F">
      <w:pPr>
        <w:pStyle w:val="p0"/>
        <w:tabs>
          <w:tab w:val="clear" w:pos="720"/>
        </w:tabs>
        <w:spacing w:after="240" w:line="320" w:lineRule="exact"/>
        <w:rPr>
          <w:rFonts w:ascii="Tahoma" w:hAnsi="Tahoma"/>
          <w:b/>
          <w:sz w:val="22"/>
          <w:u w:val="single"/>
          <w:lang w:val="pt-BR"/>
        </w:rPr>
      </w:pPr>
    </w:p>
    <w:p w14:paraId="05F850CC" w14:textId="77777777" w:rsidR="00142A74" w:rsidRPr="00CA3CDC" w:rsidRDefault="00142A74" w:rsidP="0050450F">
      <w:pPr>
        <w:pStyle w:val="p0"/>
        <w:tabs>
          <w:tab w:val="clear" w:pos="720"/>
        </w:tabs>
        <w:spacing w:after="240" w:line="320" w:lineRule="exact"/>
        <w:rPr>
          <w:rFonts w:ascii="Tahoma" w:eastAsia="Arial Unicode MS" w:hAnsi="Tahoma" w:cs="Tahoma"/>
          <w:b/>
          <w:sz w:val="22"/>
          <w:szCs w:val="22"/>
          <w:u w:val="single"/>
        </w:rPr>
      </w:pPr>
    </w:p>
    <w:p w14:paraId="224068D8" w14:textId="77777777" w:rsidR="00142A74" w:rsidRPr="00CA3CDC" w:rsidRDefault="00142A74" w:rsidP="0050450F">
      <w:pPr>
        <w:pStyle w:val="p0"/>
        <w:tabs>
          <w:tab w:val="clear" w:pos="720"/>
        </w:tabs>
        <w:spacing w:after="240" w:line="320" w:lineRule="exact"/>
        <w:jc w:val="center"/>
        <w:rPr>
          <w:rFonts w:ascii="Tahoma" w:hAnsi="Tahoma" w:cs="Tahoma"/>
          <w:b/>
          <w:sz w:val="22"/>
          <w:szCs w:val="22"/>
          <w:lang w:val="pt-BR"/>
        </w:rPr>
      </w:pPr>
      <w:r w:rsidRPr="00CA3CDC">
        <w:rPr>
          <w:rFonts w:ascii="Tahoma" w:hAnsi="Tahoma" w:cs="Tahoma"/>
          <w:b/>
          <w:sz w:val="22"/>
          <w:szCs w:val="22"/>
          <w:lang w:val="pt-BR"/>
        </w:rPr>
        <w:t xml:space="preserve">JAIMES BENTO DE ALMEIDA JUNIOR </w:t>
      </w:r>
    </w:p>
    <w:p w14:paraId="1C02EBEE" w14:textId="77777777" w:rsidR="00142A74" w:rsidRPr="00CA3CDC" w:rsidRDefault="00142A74" w:rsidP="0050450F">
      <w:pPr>
        <w:pStyle w:val="p0"/>
        <w:tabs>
          <w:tab w:val="clear" w:pos="720"/>
        </w:tabs>
        <w:spacing w:after="240" w:line="320" w:lineRule="exact"/>
        <w:jc w:val="center"/>
        <w:rPr>
          <w:rFonts w:ascii="Tahoma" w:hAnsi="Tahoma" w:cs="Tahoma"/>
          <w:b/>
          <w:sz w:val="22"/>
          <w:szCs w:val="22"/>
          <w:lang w:val="pt-BR"/>
        </w:rPr>
      </w:pPr>
    </w:p>
    <w:p w14:paraId="3721CB8C" w14:textId="77777777" w:rsidR="00142A74" w:rsidRPr="00CA3CDC" w:rsidRDefault="00142A74" w:rsidP="0050450F">
      <w:pPr>
        <w:pStyle w:val="p0"/>
        <w:tabs>
          <w:tab w:val="clear" w:pos="720"/>
        </w:tabs>
        <w:spacing w:after="240" w:line="320" w:lineRule="exact"/>
        <w:jc w:val="center"/>
        <w:rPr>
          <w:rFonts w:ascii="Tahoma" w:eastAsia="Arial Unicode MS" w:hAnsi="Tahoma" w:cs="Tahoma"/>
          <w:b/>
          <w:sz w:val="22"/>
          <w:szCs w:val="22"/>
          <w:u w:val="single"/>
          <w:lang w:val="pt-BR"/>
        </w:rPr>
      </w:pPr>
      <w:r w:rsidRPr="00CA3CDC">
        <w:rPr>
          <w:rFonts w:ascii="Tahoma" w:eastAsia="Arial Unicode MS" w:hAnsi="Tahoma" w:cs="Tahoma"/>
          <w:b/>
          <w:sz w:val="22"/>
          <w:szCs w:val="22"/>
          <w:u w:val="single"/>
          <w:lang w:val="pt-BR"/>
        </w:rPr>
        <w:t>___________________________</w:t>
      </w:r>
    </w:p>
    <w:p w14:paraId="268A9BA5" w14:textId="77777777" w:rsidR="00142A74" w:rsidRPr="00CA3CDC" w:rsidRDefault="00142A74" w:rsidP="0050450F">
      <w:pPr>
        <w:pStyle w:val="p0"/>
        <w:tabs>
          <w:tab w:val="clear" w:pos="720"/>
        </w:tabs>
        <w:spacing w:after="240" w:line="320" w:lineRule="exact"/>
        <w:rPr>
          <w:rFonts w:ascii="Tahoma" w:eastAsia="Arial Unicode MS" w:hAnsi="Tahoma" w:cs="Tahoma"/>
          <w:b/>
          <w:sz w:val="22"/>
          <w:szCs w:val="22"/>
          <w:u w:val="single"/>
        </w:rPr>
      </w:pPr>
    </w:p>
    <w:p w14:paraId="2E81BDFE" w14:textId="77777777" w:rsidR="00142A74" w:rsidRPr="00CA3CDC" w:rsidRDefault="00142A74" w:rsidP="0050450F">
      <w:pPr>
        <w:pStyle w:val="p0"/>
        <w:tabs>
          <w:tab w:val="clear" w:pos="720"/>
        </w:tabs>
        <w:spacing w:after="240" w:line="320" w:lineRule="exact"/>
        <w:rPr>
          <w:rFonts w:ascii="Tahoma" w:eastAsia="Arial Unicode MS" w:hAnsi="Tahoma" w:cs="Tahoma"/>
          <w:b/>
          <w:sz w:val="22"/>
          <w:szCs w:val="22"/>
          <w:u w:val="single"/>
        </w:rPr>
      </w:pPr>
    </w:p>
    <w:p w14:paraId="426283D4" w14:textId="77777777" w:rsidR="00556261" w:rsidRDefault="00556261" w:rsidP="0050450F">
      <w:pPr>
        <w:jc w:val="left"/>
        <w:rPr>
          <w:rFonts w:ascii="Tahoma" w:hAnsi="Tahoma"/>
          <w:b/>
          <w:sz w:val="22"/>
          <w:szCs w:val="24"/>
          <w:u w:val="single"/>
          <w:lang w:val="x-none" w:eastAsia="x-none"/>
        </w:rPr>
      </w:pPr>
      <w:r>
        <w:rPr>
          <w:rFonts w:ascii="Tahoma" w:hAnsi="Tahoma"/>
          <w:b/>
          <w:sz w:val="22"/>
          <w:u w:val="single"/>
        </w:rPr>
        <w:br w:type="page"/>
      </w:r>
    </w:p>
    <w:p w14:paraId="58682B97" w14:textId="77777777" w:rsidR="00556261" w:rsidRPr="00CA3CDC" w:rsidRDefault="00556261" w:rsidP="0050450F">
      <w:pPr>
        <w:pStyle w:val="p0"/>
        <w:tabs>
          <w:tab w:val="clear" w:pos="720"/>
        </w:tabs>
        <w:spacing w:after="240" w:line="320" w:lineRule="exact"/>
        <w:rPr>
          <w:rFonts w:ascii="Tahoma" w:hAnsi="Tahoma" w:cs="Tahoma"/>
          <w:i/>
          <w:sz w:val="22"/>
          <w:szCs w:val="22"/>
          <w:lang w:val="pt-BR"/>
        </w:rPr>
      </w:pPr>
      <w:r w:rsidRPr="00CA3CDC">
        <w:rPr>
          <w:rFonts w:ascii="Tahoma" w:hAnsi="Tahoma" w:cs="Tahoma"/>
          <w:i/>
          <w:sz w:val="22"/>
          <w:szCs w:val="22"/>
          <w:lang w:val="pt-BR"/>
        </w:rPr>
        <w:lastRenderedPageBreak/>
        <w:t>(</w:t>
      </w:r>
      <w:r w:rsidRPr="00CA3CDC">
        <w:rPr>
          <w:rFonts w:ascii="Tahoma" w:hAnsi="Tahoma" w:cs="Tahoma"/>
          <w:i/>
          <w:sz w:val="22"/>
          <w:szCs w:val="22"/>
        </w:rPr>
        <w:t xml:space="preserve">Página de assinaturas </w:t>
      </w:r>
      <w:r>
        <w:rPr>
          <w:rFonts w:ascii="Tahoma" w:hAnsi="Tahoma"/>
          <w:i/>
          <w:sz w:val="22"/>
          <w:lang w:val="pt-BR"/>
        </w:rPr>
        <w:t>4</w:t>
      </w:r>
      <w:r w:rsidRPr="00CA3CDC">
        <w:rPr>
          <w:rFonts w:ascii="Tahoma" w:hAnsi="Tahoma" w:cs="Tahoma"/>
          <w:i/>
          <w:sz w:val="22"/>
          <w:szCs w:val="22"/>
        </w:rPr>
        <w:t>/</w:t>
      </w:r>
      <w:r>
        <w:rPr>
          <w:rFonts w:ascii="Tahoma" w:hAnsi="Tahoma" w:cs="Tahoma"/>
          <w:i/>
          <w:sz w:val="22"/>
          <w:szCs w:val="22"/>
          <w:lang w:val="pt-BR"/>
        </w:rPr>
        <w:t>4</w:t>
      </w:r>
      <w:r w:rsidRPr="00CA3CDC">
        <w:rPr>
          <w:rFonts w:ascii="Tahoma" w:hAnsi="Tahoma" w:cs="Tahoma"/>
          <w:i/>
          <w:sz w:val="22"/>
          <w:szCs w:val="22"/>
        </w:rPr>
        <w:t xml:space="preserve"> do </w:t>
      </w:r>
      <w:r w:rsidRPr="00CA3CDC">
        <w:rPr>
          <w:rFonts w:ascii="Tahoma" w:hAnsi="Tahoma"/>
          <w:i/>
          <w:sz w:val="22"/>
        </w:rPr>
        <w:t>“</w:t>
      </w:r>
      <w:r w:rsidRPr="00CA3CDC">
        <w:rPr>
          <w:rFonts w:ascii="Tahoma" w:hAnsi="Tahoma" w:cs="Tahoma"/>
          <w:i/>
          <w:iCs/>
          <w:sz w:val="22"/>
          <w:szCs w:val="22"/>
        </w:rPr>
        <w:t xml:space="preserve">Instrumento Particular de Escritura da </w:t>
      </w:r>
      <w:r w:rsidRPr="00CA3CDC">
        <w:rPr>
          <w:rFonts w:ascii="Tahoma" w:hAnsi="Tahoma" w:cs="Tahoma"/>
          <w:i/>
          <w:iCs/>
          <w:sz w:val="22"/>
          <w:szCs w:val="22"/>
          <w:lang w:val="pt-BR"/>
        </w:rPr>
        <w:t>2</w:t>
      </w:r>
      <w:r w:rsidRPr="00CA3CDC">
        <w:rPr>
          <w:rFonts w:ascii="Tahoma" w:hAnsi="Tahoma" w:cs="Tahoma"/>
          <w:i/>
          <w:iCs/>
          <w:sz w:val="22"/>
          <w:szCs w:val="22"/>
        </w:rPr>
        <w:t>ª (</w:t>
      </w:r>
      <w:r w:rsidRPr="00CA3CDC">
        <w:rPr>
          <w:rFonts w:ascii="Tahoma" w:hAnsi="Tahoma" w:cs="Tahoma"/>
          <w:i/>
          <w:iCs/>
          <w:sz w:val="22"/>
          <w:szCs w:val="22"/>
          <w:lang w:val="pt-BR"/>
        </w:rPr>
        <w:t>Segunda</w:t>
      </w:r>
      <w:r w:rsidRPr="00CA3CDC">
        <w:rPr>
          <w:rFonts w:ascii="Tahoma" w:hAnsi="Tahoma" w:cs="Tahoma"/>
          <w:i/>
          <w:iCs/>
          <w:sz w:val="22"/>
          <w:szCs w:val="22"/>
        </w:rPr>
        <w:t xml:space="preserve">) Emissão de Debêntures Simples, Não Conversíveis em Ações, da Espécie </w:t>
      </w:r>
      <w:r w:rsidRPr="00CA3CDC">
        <w:rPr>
          <w:rFonts w:ascii="Tahoma" w:hAnsi="Tahoma" w:cs="Tahoma"/>
          <w:i/>
          <w:iCs/>
          <w:sz w:val="22"/>
          <w:szCs w:val="22"/>
          <w:lang w:val="pt-BR"/>
        </w:rPr>
        <w:t>com Garantia Real</w:t>
      </w:r>
      <w:r w:rsidRPr="00CA3CDC">
        <w:rPr>
          <w:rFonts w:ascii="Tahoma" w:hAnsi="Tahoma"/>
          <w:i/>
          <w:sz w:val="22"/>
        </w:rPr>
        <w:t xml:space="preserve">, </w:t>
      </w:r>
      <w:r w:rsidRPr="00CA3CDC">
        <w:rPr>
          <w:rFonts w:ascii="Tahoma" w:hAnsi="Tahoma" w:cs="Tahoma"/>
          <w:i/>
          <w:iCs/>
          <w:sz w:val="22"/>
          <w:szCs w:val="22"/>
        </w:rPr>
        <w:t xml:space="preserve">em </w:t>
      </w:r>
      <w:r w:rsidRPr="00CA3CDC">
        <w:rPr>
          <w:rFonts w:ascii="Tahoma" w:hAnsi="Tahoma" w:cs="Tahoma"/>
          <w:i/>
          <w:iCs/>
          <w:sz w:val="22"/>
          <w:szCs w:val="22"/>
          <w:lang w:val="pt-BR"/>
        </w:rPr>
        <w:t>Duas Séries</w:t>
      </w:r>
      <w:r w:rsidRPr="00CA3CDC">
        <w:rPr>
          <w:rFonts w:ascii="Tahoma" w:hAnsi="Tahoma" w:cs="Tahoma"/>
          <w:i/>
          <w:iCs/>
          <w:sz w:val="22"/>
          <w:szCs w:val="22"/>
        </w:rPr>
        <w:t xml:space="preserve">, da </w:t>
      </w:r>
      <w:r w:rsidRPr="00CA3CDC">
        <w:rPr>
          <w:rFonts w:ascii="Tahoma" w:hAnsi="Tahoma" w:cs="Tahoma"/>
          <w:bCs/>
          <w:i/>
          <w:iCs/>
          <w:sz w:val="22"/>
          <w:szCs w:val="22"/>
          <w:lang w:val="pt-BR"/>
        </w:rPr>
        <w:t>Almeida Junior Shopping Centers S.A.,</w:t>
      </w:r>
      <w:r w:rsidRPr="00CA3CDC">
        <w:rPr>
          <w:rFonts w:ascii="Tahoma" w:hAnsi="Tahoma" w:cs="Tahoma"/>
          <w:i/>
          <w:iCs/>
          <w:sz w:val="22"/>
          <w:szCs w:val="22"/>
          <w:lang w:val="pt-BR"/>
        </w:rPr>
        <w:t xml:space="preserve"> para Colocação Privada</w:t>
      </w:r>
      <w:r w:rsidRPr="00CA3CDC">
        <w:rPr>
          <w:rFonts w:ascii="Tahoma" w:hAnsi="Tahoma" w:cs="Tahoma"/>
          <w:i/>
          <w:sz w:val="22"/>
          <w:szCs w:val="22"/>
        </w:rPr>
        <w:t>”</w:t>
      </w:r>
      <w:r w:rsidRPr="00CA3CDC">
        <w:rPr>
          <w:rFonts w:ascii="Tahoma" w:hAnsi="Tahoma" w:cs="Tahoma"/>
          <w:i/>
          <w:sz w:val="22"/>
          <w:szCs w:val="22"/>
          <w:lang w:val="pt-BR"/>
        </w:rPr>
        <w:t>)</w:t>
      </w:r>
    </w:p>
    <w:p w14:paraId="2F5D15F3" w14:textId="77777777" w:rsidR="00556261" w:rsidRDefault="00556261" w:rsidP="0050450F">
      <w:pPr>
        <w:pStyle w:val="p0"/>
        <w:tabs>
          <w:tab w:val="clear" w:pos="720"/>
        </w:tabs>
        <w:spacing w:after="240" w:line="320" w:lineRule="exact"/>
        <w:rPr>
          <w:rFonts w:ascii="Tahoma" w:hAnsi="Tahoma"/>
          <w:b/>
          <w:sz w:val="22"/>
          <w:u w:val="single"/>
        </w:rPr>
      </w:pPr>
    </w:p>
    <w:p w14:paraId="211FD9CE" w14:textId="77777777" w:rsidR="00556261" w:rsidRDefault="00556261" w:rsidP="0050450F">
      <w:pPr>
        <w:pStyle w:val="p0"/>
        <w:tabs>
          <w:tab w:val="clear" w:pos="720"/>
        </w:tabs>
        <w:spacing w:after="240" w:line="320" w:lineRule="exact"/>
        <w:rPr>
          <w:rFonts w:ascii="Tahoma" w:hAnsi="Tahoma"/>
          <w:b/>
          <w:sz w:val="22"/>
          <w:u w:val="single"/>
        </w:rPr>
      </w:pPr>
    </w:p>
    <w:p w14:paraId="5DF37519" w14:textId="77777777" w:rsidR="00EB1A60" w:rsidRPr="00CA3CDC" w:rsidRDefault="00EB1A60" w:rsidP="0050450F">
      <w:pPr>
        <w:pStyle w:val="p0"/>
        <w:tabs>
          <w:tab w:val="clear" w:pos="720"/>
        </w:tabs>
        <w:spacing w:after="240" w:line="320" w:lineRule="exact"/>
        <w:rPr>
          <w:rFonts w:ascii="Tahoma" w:hAnsi="Tahoma"/>
          <w:b/>
          <w:sz w:val="22"/>
        </w:rPr>
      </w:pPr>
      <w:r w:rsidRPr="00CA3CDC">
        <w:rPr>
          <w:rFonts w:ascii="Tahoma" w:hAnsi="Tahoma"/>
          <w:b/>
          <w:sz w:val="22"/>
          <w:u w:val="single"/>
        </w:rPr>
        <w:t>TESTEMUNHAS</w:t>
      </w:r>
      <w:r w:rsidRPr="00CA3CDC">
        <w:rPr>
          <w:rFonts w:ascii="Tahoma" w:hAnsi="Tahoma"/>
          <w:b/>
          <w:sz w:val="22"/>
        </w:rPr>
        <w:t>:</w:t>
      </w:r>
    </w:p>
    <w:p w14:paraId="5FE021F0" w14:textId="77777777" w:rsidR="00EB1A60" w:rsidRPr="00CA3CDC" w:rsidRDefault="00EB1A60" w:rsidP="0050450F">
      <w:pPr>
        <w:pStyle w:val="p0"/>
        <w:tabs>
          <w:tab w:val="clear" w:pos="720"/>
        </w:tabs>
        <w:spacing w:after="240" w:line="320" w:lineRule="exact"/>
        <w:rPr>
          <w:rFonts w:ascii="Tahoma" w:eastAsia="Arial Unicode MS" w:hAnsi="Tahoma" w:cs="Tahoma"/>
          <w:b/>
          <w:bCs/>
          <w:sz w:val="22"/>
          <w:szCs w:val="22"/>
        </w:rPr>
      </w:pPr>
    </w:p>
    <w:p w14:paraId="3482D692" w14:textId="77777777" w:rsidR="00EB1A60" w:rsidRPr="00CA3CDC" w:rsidRDefault="00EB1A60" w:rsidP="0050450F">
      <w:pPr>
        <w:pStyle w:val="p0"/>
        <w:tabs>
          <w:tab w:val="clear" w:pos="720"/>
        </w:tabs>
        <w:spacing w:after="240" w:line="320" w:lineRule="exact"/>
        <w:rPr>
          <w:rFonts w:ascii="Tahoma" w:eastAsia="Arial Unicode MS" w:hAnsi="Tahoma" w:cs="Tahoma"/>
          <w:b/>
          <w:bCs/>
          <w:sz w:val="22"/>
          <w:szCs w:val="22"/>
        </w:rPr>
      </w:pPr>
    </w:p>
    <w:tbl>
      <w:tblPr>
        <w:tblW w:w="0" w:type="auto"/>
        <w:jc w:val="center"/>
        <w:tblLook w:val="04A0" w:firstRow="1" w:lastRow="0" w:firstColumn="1" w:lastColumn="0" w:noHBand="0" w:noVBand="1"/>
      </w:tblPr>
      <w:tblGrid>
        <w:gridCol w:w="4536"/>
        <w:gridCol w:w="4534"/>
      </w:tblGrid>
      <w:tr w:rsidR="00EB1A60" w:rsidRPr="00CA3CDC" w14:paraId="297170DB" w14:textId="77777777" w:rsidTr="0028568C">
        <w:trPr>
          <w:jc w:val="center"/>
        </w:trPr>
        <w:tc>
          <w:tcPr>
            <w:tcW w:w="4537" w:type="dxa"/>
            <w:shd w:val="clear" w:color="auto" w:fill="auto"/>
          </w:tcPr>
          <w:p w14:paraId="1A6E6579" w14:textId="77777777" w:rsidR="00EB1A60" w:rsidRPr="00CA3CDC" w:rsidRDefault="00EB1A60"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Nome:</w:t>
            </w:r>
            <w:r w:rsidRPr="00CA3CDC">
              <w:rPr>
                <w:rFonts w:ascii="Tahoma" w:eastAsia="Arial Unicode MS" w:hAnsi="Tahoma" w:cs="Tahoma"/>
                <w:sz w:val="22"/>
                <w:szCs w:val="22"/>
              </w:rPr>
              <w:br/>
              <w:t>RG:</w:t>
            </w:r>
            <w:r w:rsidRPr="00CA3CDC">
              <w:rPr>
                <w:rFonts w:ascii="Tahoma" w:eastAsia="Arial Unicode MS" w:hAnsi="Tahoma" w:cs="Tahoma"/>
                <w:sz w:val="22"/>
                <w:szCs w:val="22"/>
              </w:rPr>
              <w:br/>
              <w:t>CPF</w:t>
            </w:r>
            <w:r w:rsidR="0063085D" w:rsidRPr="00CA3CDC">
              <w:rPr>
                <w:rFonts w:ascii="Tahoma" w:eastAsia="Arial Unicode MS" w:hAnsi="Tahoma" w:cs="Tahoma"/>
                <w:sz w:val="22"/>
                <w:szCs w:val="22"/>
                <w:lang w:val="pt-BR"/>
              </w:rPr>
              <w:t>/ME</w:t>
            </w:r>
            <w:r w:rsidRPr="00CA3CDC">
              <w:rPr>
                <w:rFonts w:ascii="Tahoma" w:eastAsia="Arial Unicode MS" w:hAnsi="Tahoma" w:cs="Tahoma"/>
                <w:sz w:val="22"/>
                <w:szCs w:val="22"/>
              </w:rPr>
              <w:t xml:space="preserve">: </w:t>
            </w:r>
          </w:p>
        </w:tc>
        <w:tc>
          <w:tcPr>
            <w:tcW w:w="4534" w:type="dxa"/>
            <w:shd w:val="clear" w:color="auto" w:fill="auto"/>
          </w:tcPr>
          <w:p w14:paraId="1837A2E9" w14:textId="77777777" w:rsidR="00EB1A60" w:rsidRPr="00CA3CDC" w:rsidRDefault="00EB1A60" w:rsidP="0050450F">
            <w:pPr>
              <w:pStyle w:val="p0"/>
              <w:pBdr>
                <w:top w:val="single" w:sz="4" w:space="1" w:color="auto"/>
              </w:pBdr>
              <w:tabs>
                <w:tab w:val="clear" w:pos="720"/>
              </w:tabs>
              <w:spacing w:after="240" w:line="320" w:lineRule="exact"/>
              <w:rPr>
                <w:rFonts w:ascii="Tahoma" w:eastAsia="Arial Unicode MS" w:hAnsi="Tahoma" w:cs="Tahoma"/>
                <w:sz w:val="22"/>
                <w:szCs w:val="22"/>
              </w:rPr>
            </w:pPr>
            <w:r w:rsidRPr="00CA3CDC">
              <w:rPr>
                <w:rFonts w:ascii="Tahoma" w:eastAsia="Arial Unicode MS" w:hAnsi="Tahoma" w:cs="Tahoma"/>
                <w:sz w:val="22"/>
                <w:szCs w:val="22"/>
              </w:rPr>
              <w:t>Nome:</w:t>
            </w:r>
            <w:r w:rsidRPr="00CA3CDC">
              <w:rPr>
                <w:rFonts w:ascii="Tahoma" w:eastAsia="Arial Unicode MS" w:hAnsi="Tahoma" w:cs="Tahoma"/>
                <w:sz w:val="22"/>
                <w:szCs w:val="22"/>
              </w:rPr>
              <w:br/>
              <w:t>RG:</w:t>
            </w:r>
            <w:r w:rsidRPr="00CA3CDC">
              <w:rPr>
                <w:rFonts w:ascii="Tahoma" w:eastAsia="Arial Unicode MS" w:hAnsi="Tahoma" w:cs="Tahoma"/>
                <w:sz w:val="22"/>
                <w:szCs w:val="22"/>
              </w:rPr>
              <w:br/>
              <w:t>CPF</w:t>
            </w:r>
            <w:r w:rsidR="0063085D" w:rsidRPr="00CA3CDC">
              <w:rPr>
                <w:rFonts w:ascii="Tahoma" w:eastAsia="Arial Unicode MS" w:hAnsi="Tahoma" w:cs="Tahoma"/>
                <w:sz w:val="22"/>
                <w:szCs w:val="22"/>
                <w:lang w:val="pt-BR"/>
              </w:rPr>
              <w:t>/ME</w:t>
            </w:r>
            <w:r w:rsidRPr="00CA3CDC">
              <w:rPr>
                <w:rFonts w:ascii="Tahoma" w:eastAsia="Arial Unicode MS" w:hAnsi="Tahoma" w:cs="Tahoma"/>
                <w:sz w:val="22"/>
                <w:szCs w:val="22"/>
              </w:rPr>
              <w:t>:</w:t>
            </w:r>
          </w:p>
        </w:tc>
      </w:tr>
    </w:tbl>
    <w:p w14:paraId="00033B7B" w14:textId="77777777" w:rsidR="0063085D" w:rsidRPr="00CA3CDC" w:rsidRDefault="0063085D" w:rsidP="0050450F">
      <w:pPr>
        <w:spacing w:after="240" w:line="320" w:lineRule="exact"/>
        <w:jc w:val="left"/>
        <w:rPr>
          <w:rFonts w:ascii="Tahoma" w:hAnsi="Tahoma" w:cs="Tahoma"/>
          <w:sz w:val="22"/>
          <w:szCs w:val="22"/>
        </w:rPr>
      </w:pPr>
    </w:p>
    <w:p w14:paraId="170DA0D2" w14:textId="77777777" w:rsidR="00471481" w:rsidRDefault="00471481" w:rsidP="0050450F">
      <w:pPr>
        <w:jc w:val="left"/>
        <w:rPr>
          <w:rFonts w:ascii="Tahoma" w:hAnsi="Tahoma" w:cs="Tahoma"/>
          <w:sz w:val="22"/>
          <w:szCs w:val="22"/>
        </w:rPr>
        <w:sectPr w:rsidR="00471481" w:rsidSect="00AE7CCE">
          <w:footerReference w:type="default" r:id="rId15"/>
          <w:pgSz w:w="11906" w:h="16838" w:code="9"/>
          <w:pgMar w:top="2268" w:right="1418" w:bottom="2268" w:left="1418" w:header="567" w:footer="851" w:gutter="0"/>
          <w:paperSrc w:first="15" w:other="15"/>
          <w:pgNumType w:start="1" w:chapStyle="1"/>
          <w:cols w:space="720"/>
          <w:noEndnote/>
          <w:docGrid w:linePitch="354"/>
        </w:sectPr>
      </w:pPr>
    </w:p>
    <w:p w14:paraId="00DF688B" w14:textId="77777777" w:rsidR="00A16867" w:rsidRPr="00471481" w:rsidRDefault="00E27A5D" w:rsidP="0028568C">
      <w:pPr>
        <w:pStyle w:val="PargrafodaLista"/>
        <w:numPr>
          <w:ilvl w:val="0"/>
          <w:numId w:val="10"/>
        </w:numPr>
        <w:pBdr>
          <w:bottom w:val="single" w:sz="12" w:space="1" w:color="auto"/>
        </w:pBdr>
        <w:spacing w:after="240" w:line="320" w:lineRule="exact"/>
        <w:jc w:val="center"/>
        <w:rPr>
          <w:rFonts w:ascii="Tahoma" w:hAnsi="Tahoma"/>
          <w:b/>
        </w:rPr>
      </w:pPr>
      <w:bookmarkStart w:id="242" w:name="_Toc496646694"/>
      <w:bookmarkStart w:id="243" w:name="_Ref472133"/>
      <w:bookmarkStart w:id="244" w:name="_Ref513973"/>
      <w:bookmarkStart w:id="245" w:name="_Ref3904936"/>
      <w:bookmarkStart w:id="246" w:name="_Ref5820428"/>
      <w:bookmarkStart w:id="247" w:name="_Ref23496249"/>
      <w:r w:rsidRPr="00471481">
        <w:rPr>
          <w:rFonts w:ascii="Tahoma" w:hAnsi="Tahoma" w:cs="Tahoma"/>
          <w:b/>
          <w:u w:val="single"/>
        </w:rPr>
        <w:lastRenderedPageBreak/>
        <w:t xml:space="preserve"> </w:t>
      </w:r>
      <w:bookmarkEnd w:id="242"/>
      <w:bookmarkEnd w:id="243"/>
      <w:bookmarkEnd w:id="244"/>
      <w:bookmarkEnd w:id="245"/>
      <w:bookmarkEnd w:id="246"/>
      <w:r w:rsidR="00471481" w:rsidRPr="00471481">
        <w:rPr>
          <w:rFonts w:ascii="Tahoma" w:hAnsi="Tahoma" w:cs="Tahoma"/>
          <w:b/>
          <w:u w:val="single"/>
        </w:rPr>
        <w:br/>
      </w:r>
      <w:r w:rsidR="00A16867" w:rsidRPr="00471481">
        <w:rPr>
          <w:rFonts w:ascii="Tahoma" w:hAnsi="Tahoma"/>
          <w:b/>
        </w:rPr>
        <w:t>DESCRIÇÃO DO IMÓVE</w:t>
      </w:r>
      <w:r w:rsidR="002D245E" w:rsidRPr="00471481">
        <w:rPr>
          <w:rFonts w:ascii="Tahoma" w:hAnsi="Tahoma"/>
          <w:b/>
        </w:rPr>
        <w:t>L</w:t>
      </w:r>
      <w:r w:rsidR="00A16867" w:rsidRPr="00471481">
        <w:rPr>
          <w:rFonts w:ascii="Tahoma" w:hAnsi="Tahoma"/>
          <w:b/>
        </w:rPr>
        <w:t xml:space="preserve"> LASTRO</w:t>
      </w:r>
      <w:bookmarkEnd w:id="247"/>
    </w:p>
    <w:p w14:paraId="15BA4C0A" w14:textId="77777777" w:rsidR="00471481" w:rsidRDefault="00471481" w:rsidP="0050450F">
      <w:pPr>
        <w:pStyle w:val="PargrafodaLista"/>
        <w:spacing w:after="240" w:line="320" w:lineRule="exact"/>
        <w:ind w:left="0"/>
        <w:jc w:val="center"/>
        <w:rPr>
          <w:rFonts w:ascii="Tahoma" w:hAnsi="Tahoma"/>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965"/>
        <w:gridCol w:w="5095"/>
      </w:tblGrid>
      <w:tr w:rsidR="0028568C" w:rsidRPr="00273008" w14:paraId="204F6EB1" w14:textId="77777777" w:rsidTr="00C87ECA">
        <w:trPr>
          <w:trHeight w:val="300"/>
          <w:jc w:val="center"/>
        </w:trPr>
        <w:tc>
          <w:tcPr>
            <w:tcW w:w="2188" w:type="pct"/>
            <w:shd w:val="clear" w:color="auto" w:fill="BFBFBF" w:themeFill="background1" w:themeFillShade="BF"/>
            <w:noWrap/>
            <w:tcMar>
              <w:top w:w="0" w:type="dxa"/>
              <w:left w:w="70" w:type="dxa"/>
              <w:bottom w:w="0" w:type="dxa"/>
              <w:right w:w="70" w:type="dxa"/>
            </w:tcMar>
            <w:vAlign w:val="center"/>
          </w:tcPr>
          <w:p w14:paraId="481899EF" w14:textId="77777777" w:rsidR="0028568C" w:rsidRPr="0028568C" w:rsidRDefault="0028568C" w:rsidP="0028568C">
            <w:pPr>
              <w:tabs>
                <w:tab w:val="left" w:pos="851"/>
              </w:tabs>
              <w:spacing w:after="240" w:line="320" w:lineRule="exact"/>
              <w:jc w:val="left"/>
              <w:rPr>
                <w:rFonts w:ascii="Tahoma" w:hAnsi="Tahoma"/>
                <w:color w:val="000000"/>
                <w:sz w:val="22"/>
              </w:rPr>
            </w:pPr>
            <w:r w:rsidRPr="0028568C">
              <w:rPr>
                <w:rFonts w:ascii="Tahoma" w:hAnsi="Tahoma"/>
                <w:b/>
                <w:color w:val="000000"/>
                <w:sz w:val="22"/>
              </w:rPr>
              <w:t>Denominação</w:t>
            </w:r>
          </w:p>
        </w:tc>
        <w:tc>
          <w:tcPr>
            <w:tcW w:w="2812" w:type="pct"/>
            <w:shd w:val="clear" w:color="auto" w:fill="auto"/>
            <w:noWrap/>
            <w:tcMar>
              <w:top w:w="0" w:type="dxa"/>
              <w:left w:w="70" w:type="dxa"/>
              <w:bottom w:w="0" w:type="dxa"/>
              <w:right w:w="70" w:type="dxa"/>
            </w:tcMar>
            <w:vAlign w:val="center"/>
          </w:tcPr>
          <w:p w14:paraId="72D63F83" w14:textId="77777777" w:rsidR="0028568C" w:rsidRPr="0028568C" w:rsidRDefault="0028568C" w:rsidP="0028568C">
            <w:pPr>
              <w:tabs>
                <w:tab w:val="left" w:pos="851"/>
              </w:tabs>
              <w:spacing w:after="240" w:line="320" w:lineRule="exact"/>
              <w:jc w:val="left"/>
              <w:rPr>
                <w:rFonts w:ascii="Tahoma" w:hAnsi="Tahoma"/>
                <w:color w:val="000000"/>
                <w:sz w:val="22"/>
              </w:rPr>
            </w:pPr>
            <w:r w:rsidRPr="00273008">
              <w:rPr>
                <w:rFonts w:ascii="Tahoma" w:hAnsi="Tahoma" w:cs="Tahoma"/>
                <w:sz w:val="22"/>
                <w:szCs w:val="22"/>
              </w:rPr>
              <w:t>Shopping Balneário Camboriú</w:t>
            </w:r>
          </w:p>
        </w:tc>
      </w:tr>
      <w:tr w:rsidR="0028568C" w:rsidRPr="00273008" w14:paraId="2070D896" w14:textId="77777777" w:rsidTr="00630DF3">
        <w:trPr>
          <w:trHeight w:val="510"/>
          <w:jc w:val="center"/>
        </w:trPr>
        <w:tc>
          <w:tcPr>
            <w:tcW w:w="2188" w:type="pct"/>
            <w:shd w:val="clear" w:color="auto" w:fill="BFBFBF" w:themeFill="background1" w:themeFillShade="BF"/>
            <w:noWrap/>
            <w:tcMar>
              <w:top w:w="0" w:type="dxa"/>
              <w:left w:w="70" w:type="dxa"/>
              <w:bottom w:w="0" w:type="dxa"/>
              <w:right w:w="70" w:type="dxa"/>
            </w:tcMar>
            <w:vAlign w:val="center"/>
          </w:tcPr>
          <w:p w14:paraId="23192B46" w14:textId="77777777" w:rsidR="0028568C" w:rsidRPr="0028568C" w:rsidRDefault="0028568C" w:rsidP="0028568C">
            <w:pPr>
              <w:pStyle w:val="p0"/>
              <w:tabs>
                <w:tab w:val="clear" w:pos="720"/>
              </w:tabs>
              <w:spacing w:after="240" w:line="320" w:lineRule="exact"/>
              <w:jc w:val="left"/>
              <w:rPr>
                <w:rFonts w:ascii="Tahoma" w:hAnsi="Tahoma"/>
                <w:sz w:val="22"/>
                <w:lang w:val="pt-BR"/>
              </w:rPr>
            </w:pPr>
            <w:r w:rsidRPr="0028568C">
              <w:rPr>
                <w:rFonts w:ascii="Tahoma" w:hAnsi="Tahoma"/>
                <w:b/>
                <w:color w:val="000000"/>
                <w:sz w:val="22"/>
              </w:rPr>
              <w:t>Endereço</w:t>
            </w:r>
          </w:p>
        </w:tc>
        <w:tc>
          <w:tcPr>
            <w:tcW w:w="2812" w:type="pct"/>
            <w:shd w:val="clear" w:color="auto" w:fill="auto"/>
            <w:tcMar>
              <w:top w:w="0" w:type="dxa"/>
              <w:left w:w="70" w:type="dxa"/>
              <w:bottom w:w="0" w:type="dxa"/>
              <w:right w:w="70" w:type="dxa"/>
            </w:tcMar>
          </w:tcPr>
          <w:p w14:paraId="179DEBEE" w14:textId="77777777" w:rsidR="0028568C" w:rsidRPr="0028568C" w:rsidRDefault="0028568C" w:rsidP="0028568C">
            <w:pPr>
              <w:pStyle w:val="p0"/>
              <w:tabs>
                <w:tab w:val="clear" w:pos="720"/>
              </w:tabs>
              <w:spacing w:after="240" w:line="320" w:lineRule="exact"/>
              <w:jc w:val="left"/>
              <w:rPr>
                <w:rFonts w:ascii="Tahoma" w:hAnsi="Tahoma"/>
                <w:sz w:val="22"/>
              </w:rPr>
            </w:pPr>
            <w:r w:rsidRPr="0028568C">
              <w:rPr>
                <w:rFonts w:ascii="Tahoma" w:hAnsi="Tahoma"/>
                <w:sz w:val="22"/>
                <w:lang w:val="pt-BR"/>
              </w:rPr>
              <w:t>Avenida Santa Catarina, n.º 01, estado de Santa Catarina, cidade de Balneário Camboriú</w:t>
            </w:r>
          </w:p>
        </w:tc>
      </w:tr>
      <w:tr w:rsidR="00667FB0" w:rsidRPr="00273008" w14:paraId="6C58F9FE" w14:textId="77777777" w:rsidTr="00273008">
        <w:trPr>
          <w:trHeight w:val="510"/>
          <w:jc w:val="center"/>
        </w:trPr>
        <w:tc>
          <w:tcPr>
            <w:tcW w:w="2188" w:type="pct"/>
            <w:shd w:val="clear" w:color="auto" w:fill="BFBFBF" w:themeFill="background1" w:themeFillShade="BF"/>
            <w:noWrap/>
            <w:tcMar>
              <w:top w:w="0" w:type="dxa"/>
              <w:left w:w="70" w:type="dxa"/>
              <w:bottom w:w="0" w:type="dxa"/>
              <w:right w:w="70" w:type="dxa"/>
            </w:tcMar>
            <w:vAlign w:val="center"/>
          </w:tcPr>
          <w:p w14:paraId="4300BB82" w14:textId="77777777" w:rsidR="00667FB0" w:rsidRPr="00273008" w:rsidRDefault="00667FB0" w:rsidP="0050450F">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b/>
                <w:color w:val="000000"/>
                <w:sz w:val="22"/>
                <w:szCs w:val="22"/>
              </w:rPr>
              <w:t>Matrícula</w:t>
            </w:r>
          </w:p>
        </w:tc>
        <w:tc>
          <w:tcPr>
            <w:tcW w:w="2812" w:type="pct"/>
            <w:shd w:val="clear" w:color="auto" w:fill="auto"/>
            <w:tcMar>
              <w:top w:w="0" w:type="dxa"/>
              <w:left w:w="70" w:type="dxa"/>
              <w:bottom w:w="0" w:type="dxa"/>
              <w:right w:w="70" w:type="dxa"/>
            </w:tcMar>
          </w:tcPr>
          <w:p w14:paraId="0E263F59" w14:textId="77777777" w:rsidR="00667FB0" w:rsidRPr="00273008" w:rsidRDefault="00667FB0" w:rsidP="00C97437">
            <w:pPr>
              <w:pStyle w:val="p0"/>
              <w:tabs>
                <w:tab w:val="clear" w:pos="720"/>
              </w:tabs>
              <w:spacing w:after="240" w:line="320" w:lineRule="exact"/>
              <w:jc w:val="left"/>
              <w:rPr>
                <w:rFonts w:ascii="Tahoma" w:hAnsi="Tahoma" w:cs="Tahoma"/>
                <w:sz w:val="22"/>
                <w:szCs w:val="22"/>
              </w:rPr>
            </w:pPr>
            <w:r w:rsidRPr="00273008">
              <w:rPr>
                <w:rFonts w:ascii="Tahoma" w:hAnsi="Tahoma" w:cs="Tahoma"/>
                <w:sz w:val="22"/>
                <w:szCs w:val="22"/>
                <w:lang w:val="pt-BR"/>
              </w:rPr>
              <w:t>n.º 90.358 do 1º Ofício de Registro de Imóveis da Comarca de Balneário Camboriú, Santa Catarina</w:t>
            </w:r>
          </w:p>
        </w:tc>
      </w:tr>
      <w:tr w:rsidR="00667FB0" w:rsidRPr="00273008" w14:paraId="14057713" w14:textId="77777777" w:rsidTr="00273008">
        <w:trPr>
          <w:trHeight w:val="510"/>
          <w:jc w:val="center"/>
        </w:trPr>
        <w:tc>
          <w:tcPr>
            <w:tcW w:w="2188" w:type="pct"/>
            <w:shd w:val="clear" w:color="auto" w:fill="BFBFBF" w:themeFill="background1" w:themeFillShade="BF"/>
            <w:noWrap/>
            <w:tcMar>
              <w:top w:w="0" w:type="dxa"/>
              <w:left w:w="70" w:type="dxa"/>
              <w:bottom w:w="0" w:type="dxa"/>
              <w:right w:w="70" w:type="dxa"/>
            </w:tcMar>
            <w:vAlign w:val="center"/>
          </w:tcPr>
          <w:p w14:paraId="2C7B7C1C" w14:textId="77777777" w:rsidR="00667FB0" w:rsidRPr="00273008" w:rsidRDefault="00667FB0" w:rsidP="0050450F">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b/>
                <w:color w:val="000000"/>
                <w:sz w:val="22"/>
                <w:szCs w:val="22"/>
              </w:rPr>
              <w:t>Habite-se?</w:t>
            </w:r>
          </w:p>
        </w:tc>
        <w:tc>
          <w:tcPr>
            <w:tcW w:w="2812" w:type="pct"/>
            <w:shd w:val="clear" w:color="auto" w:fill="auto"/>
            <w:tcMar>
              <w:top w:w="0" w:type="dxa"/>
              <w:left w:w="70" w:type="dxa"/>
              <w:bottom w:w="0" w:type="dxa"/>
              <w:right w:w="70" w:type="dxa"/>
            </w:tcMar>
          </w:tcPr>
          <w:p w14:paraId="18551B4F" w14:textId="77777777" w:rsidR="00667FB0" w:rsidRPr="00273008" w:rsidRDefault="00667FB0" w:rsidP="00C97437">
            <w:pPr>
              <w:pStyle w:val="p0"/>
              <w:tabs>
                <w:tab w:val="clear" w:pos="720"/>
              </w:tabs>
              <w:spacing w:after="240" w:line="320" w:lineRule="exact"/>
              <w:jc w:val="left"/>
              <w:rPr>
                <w:rFonts w:ascii="Tahoma" w:hAnsi="Tahoma" w:cs="Tahoma"/>
                <w:sz w:val="22"/>
                <w:szCs w:val="22"/>
              </w:rPr>
            </w:pPr>
            <w:r w:rsidRPr="00273008">
              <w:rPr>
                <w:rFonts w:ascii="Tahoma" w:hAnsi="Tahoma" w:cs="Tahoma"/>
                <w:sz w:val="22"/>
                <w:szCs w:val="22"/>
                <w:lang w:val="pt-BR"/>
              </w:rPr>
              <w:t>Possui</w:t>
            </w:r>
          </w:p>
        </w:tc>
      </w:tr>
      <w:tr w:rsidR="00667FB0" w:rsidRPr="00273008" w14:paraId="27FB2262" w14:textId="77777777" w:rsidTr="00273008">
        <w:trPr>
          <w:trHeight w:val="510"/>
          <w:jc w:val="center"/>
        </w:trPr>
        <w:tc>
          <w:tcPr>
            <w:tcW w:w="2188"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Mar>
              <w:top w:w="0" w:type="dxa"/>
              <w:left w:w="70" w:type="dxa"/>
              <w:bottom w:w="0" w:type="dxa"/>
              <w:right w:w="70" w:type="dxa"/>
            </w:tcMar>
            <w:vAlign w:val="center"/>
          </w:tcPr>
          <w:p w14:paraId="30B5D16B" w14:textId="77777777" w:rsidR="00667FB0" w:rsidRPr="00273008" w:rsidRDefault="00667FB0" w:rsidP="00C97437">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b/>
                <w:color w:val="000000"/>
                <w:sz w:val="22"/>
                <w:szCs w:val="22"/>
              </w:rPr>
              <w:t>Expansão</w:t>
            </w:r>
          </w:p>
        </w:tc>
        <w:tc>
          <w:tcPr>
            <w:tcW w:w="2812" w:type="pc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tcPr>
          <w:p w14:paraId="4A2FD495" w14:textId="77777777" w:rsidR="00667FB0" w:rsidRPr="00273008" w:rsidRDefault="00C97437" w:rsidP="00C97437">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sz w:val="22"/>
                <w:szCs w:val="22"/>
                <w:lang w:val="pt-BR"/>
              </w:rPr>
              <w:t>Ampliar o Shopping Balneário Camboriú em, aproximadamente, 58.476 m2</w:t>
            </w:r>
          </w:p>
        </w:tc>
      </w:tr>
      <w:tr w:rsidR="00CE0F8A" w:rsidRPr="00273008" w14:paraId="7E85CB44" w14:textId="77777777" w:rsidTr="00273008">
        <w:trPr>
          <w:trHeight w:val="510"/>
          <w:jc w:val="center"/>
        </w:trPr>
        <w:tc>
          <w:tcPr>
            <w:tcW w:w="2188"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Mar>
              <w:top w:w="0" w:type="dxa"/>
              <w:left w:w="70" w:type="dxa"/>
              <w:bottom w:w="0" w:type="dxa"/>
              <w:right w:w="70" w:type="dxa"/>
            </w:tcMar>
            <w:vAlign w:val="center"/>
          </w:tcPr>
          <w:p w14:paraId="6862E3AA" w14:textId="77777777" w:rsidR="00CE0F8A" w:rsidRPr="00273008" w:rsidRDefault="00471481" w:rsidP="00C97437">
            <w:pPr>
              <w:pStyle w:val="p0"/>
              <w:tabs>
                <w:tab w:val="clear" w:pos="720"/>
              </w:tabs>
              <w:spacing w:after="240" w:line="320" w:lineRule="exact"/>
              <w:jc w:val="left"/>
              <w:rPr>
                <w:rFonts w:ascii="Tahoma" w:hAnsi="Tahoma" w:cs="Tahoma"/>
                <w:b/>
                <w:sz w:val="22"/>
                <w:szCs w:val="22"/>
                <w:lang w:val="pt-BR"/>
              </w:rPr>
            </w:pPr>
            <w:r w:rsidRPr="00273008">
              <w:rPr>
                <w:rFonts w:ascii="Tahoma" w:hAnsi="Tahoma" w:cs="Tahoma"/>
                <w:b/>
                <w:sz w:val="22"/>
                <w:szCs w:val="22"/>
                <w:lang w:val="pt-BR"/>
              </w:rPr>
              <w:t>Percentual do</w:t>
            </w:r>
            <w:r w:rsidR="00CC75BD">
              <w:rPr>
                <w:rFonts w:ascii="Tahoma" w:hAnsi="Tahoma" w:cs="Tahoma"/>
                <w:b/>
                <w:sz w:val="22"/>
                <w:szCs w:val="22"/>
                <w:lang w:val="pt-BR"/>
              </w:rPr>
              <w:t>s</w:t>
            </w:r>
            <w:r w:rsidRPr="00273008">
              <w:rPr>
                <w:rFonts w:ascii="Tahoma" w:hAnsi="Tahoma" w:cs="Tahoma"/>
                <w:b/>
                <w:sz w:val="22"/>
                <w:szCs w:val="22"/>
                <w:lang w:val="pt-BR"/>
              </w:rPr>
              <w:t xml:space="preserve"> Recurso</w:t>
            </w:r>
            <w:r w:rsidR="00CC75BD">
              <w:rPr>
                <w:rFonts w:ascii="Tahoma" w:hAnsi="Tahoma" w:cs="Tahoma"/>
                <w:b/>
                <w:sz w:val="22"/>
                <w:szCs w:val="22"/>
                <w:lang w:val="pt-BR"/>
              </w:rPr>
              <w:t>s</w:t>
            </w:r>
            <w:r w:rsidRPr="00273008">
              <w:rPr>
                <w:rFonts w:ascii="Tahoma" w:hAnsi="Tahoma" w:cs="Tahoma"/>
                <w:b/>
                <w:sz w:val="22"/>
                <w:szCs w:val="22"/>
                <w:lang w:val="pt-BR"/>
              </w:rPr>
              <w:t xml:space="preserve"> Recebido</w:t>
            </w:r>
          </w:p>
        </w:tc>
        <w:tc>
          <w:tcPr>
            <w:tcW w:w="2812" w:type="pc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tcPr>
          <w:p w14:paraId="34C4D756" w14:textId="77777777" w:rsidR="00CE0F8A" w:rsidRPr="00273008" w:rsidRDefault="00AB3A4F" w:rsidP="00C97437">
            <w:pPr>
              <w:pStyle w:val="p0"/>
              <w:tabs>
                <w:tab w:val="clear" w:pos="720"/>
              </w:tabs>
              <w:spacing w:after="240" w:line="320" w:lineRule="exact"/>
              <w:jc w:val="left"/>
              <w:rPr>
                <w:rFonts w:ascii="Tahoma" w:hAnsi="Tahoma" w:cs="Tahoma"/>
                <w:sz w:val="22"/>
                <w:szCs w:val="22"/>
                <w:lang w:val="pt-BR"/>
              </w:rPr>
            </w:pPr>
            <w:r w:rsidRPr="00273008">
              <w:rPr>
                <w:rFonts w:ascii="Tahoma" w:hAnsi="Tahoma" w:cs="Tahoma"/>
                <w:sz w:val="22"/>
                <w:szCs w:val="22"/>
                <w:lang w:val="pt-BR"/>
              </w:rPr>
              <w:t>100%</w:t>
            </w:r>
            <w:r w:rsidR="00CC75BD">
              <w:rPr>
                <w:rFonts w:ascii="Tahoma" w:hAnsi="Tahoma" w:cs="Tahoma"/>
                <w:sz w:val="22"/>
                <w:szCs w:val="22"/>
                <w:lang w:val="pt-BR"/>
              </w:rPr>
              <w:t>,</w:t>
            </w:r>
            <w:r w:rsidRPr="00273008">
              <w:rPr>
                <w:rFonts w:ascii="Tahoma" w:hAnsi="Tahoma" w:cs="Tahoma"/>
                <w:sz w:val="22"/>
                <w:szCs w:val="22"/>
                <w:lang w:val="pt-BR"/>
              </w:rPr>
              <w:t xml:space="preserve"> sendo </w:t>
            </w:r>
            <w:r w:rsidR="00471481" w:rsidRPr="00273008">
              <w:rPr>
                <w:rFonts w:ascii="Tahoma" w:hAnsi="Tahoma" w:cs="Tahoma"/>
                <w:sz w:val="22"/>
                <w:szCs w:val="22"/>
                <w:lang w:val="pt-BR"/>
              </w:rPr>
              <w:t>aproximadamente 48</w:t>
            </w:r>
            <w:r w:rsidRPr="00273008">
              <w:rPr>
                <w:rFonts w:ascii="Tahoma" w:hAnsi="Tahoma" w:cs="Tahoma"/>
                <w:sz w:val="22"/>
                <w:szCs w:val="22"/>
                <w:lang w:val="pt-BR"/>
              </w:rPr>
              <w:t xml:space="preserve">% para pagamento do saldo da dívida objeto da primeira expansão do </w:t>
            </w:r>
            <w:r w:rsidR="00363201" w:rsidRPr="00273008">
              <w:rPr>
                <w:rFonts w:ascii="Tahoma" w:hAnsi="Tahoma" w:cs="Tahoma"/>
                <w:sz w:val="22"/>
                <w:szCs w:val="22"/>
                <w:lang w:val="pt-BR"/>
              </w:rPr>
              <w:t xml:space="preserve">Empreendimento Imobiliário </w:t>
            </w:r>
            <w:r w:rsidRPr="00273008">
              <w:rPr>
                <w:rFonts w:ascii="Tahoma" w:hAnsi="Tahoma" w:cs="Tahoma"/>
                <w:sz w:val="22"/>
                <w:szCs w:val="22"/>
                <w:lang w:val="pt-BR"/>
              </w:rPr>
              <w:t xml:space="preserve">e </w:t>
            </w:r>
            <w:r w:rsidR="00471481" w:rsidRPr="00273008">
              <w:rPr>
                <w:rFonts w:ascii="Tahoma" w:hAnsi="Tahoma" w:cs="Tahoma"/>
                <w:sz w:val="22"/>
                <w:szCs w:val="22"/>
                <w:lang w:val="pt-BR"/>
              </w:rPr>
              <w:t>52</w:t>
            </w:r>
            <w:r w:rsidRPr="00273008">
              <w:rPr>
                <w:rFonts w:ascii="Tahoma" w:hAnsi="Tahoma" w:cs="Tahoma"/>
                <w:sz w:val="22"/>
                <w:szCs w:val="22"/>
                <w:lang w:val="pt-BR"/>
              </w:rPr>
              <w:t xml:space="preserve">% para </w:t>
            </w:r>
            <w:r w:rsidR="00363201" w:rsidRPr="00273008">
              <w:rPr>
                <w:rFonts w:ascii="Tahoma" w:hAnsi="Tahoma" w:cs="Tahoma"/>
                <w:sz w:val="22"/>
                <w:szCs w:val="22"/>
                <w:lang w:val="pt-BR"/>
              </w:rPr>
              <w:t>Expansão</w:t>
            </w:r>
            <w:r w:rsidR="00363201">
              <w:rPr>
                <w:rFonts w:ascii="Tahoma" w:hAnsi="Tahoma" w:cs="Tahoma"/>
                <w:sz w:val="22"/>
                <w:szCs w:val="22"/>
                <w:lang w:val="pt-BR"/>
              </w:rPr>
              <w:t> II</w:t>
            </w:r>
            <w:r w:rsidRPr="00273008">
              <w:rPr>
                <w:rFonts w:ascii="Tahoma" w:hAnsi="Tahoma" w:cs="Tahoma"/>
                <w:sz w:val="22"/>
                <w:szCs w:val="22"/>
                <w:lang w:val="pt-BR"/>
              </w:rPr>
              <w:t xml:space="preserve"> do </w:t>
            </w:r>
            <w:r w:rsidR="00363201" w:rsidRPr="00273008">
              <w:rPr>
                <w:rFonts w:ascii="Tahoma" w:hAnsi="Tahoma" w:cs="Tahoma"/>
                <w:sz w:val="22"/>
                <w:szCs w:val="22"/>
                <w:lang w:val="pt-BR"/>
              </w:rPr>
              <w:t>Empreendimento Imobiliário</w:t>
            </w:r>
          </w:p>
        </w:tc>
      </w:tr>
      <w:tr w:rsidR="00CE0F8A" w:rsidRPr="00273008" w14:paraId="40F32948" w14:textId="77777777" w:rsidTr="00273008">
        <w:trPr>
          <w:trHeight w:val="510"/>
          <w:jc w:val="center"/>
        </w:trPr>
        <w:tc>
          <w:tcPr>
            <w:tcW w:w="2188"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tcMar>
              <w:top w:w="0" w:type="dxa"/>
              <w:left w:w="70" w:type="dxa"/>
              <w:bottom w:w="0" w:type="dxa"/>
              <w:right w:w="70" w:type="dxa"/>
            </w:tcMar>
            <w:vAlign w:val="center"/>
          </w:tcPr>
          <w:p w14:paraId="6DD3E56A" w14:textId="77777777" w:rsidR="00CE0F8A" w:rsidRPr="00273008" w:rsidRDefault="00AB3A4F" w:rsidP="00C97437">
            <w:pPr>
              <w:pStyle w:val="p0"/>
              <w:tabs>
                <w:tab w:val="clear" w:pos="720"/>
              </w:tabs>
              <w:spacing w:after="240" w:line="320" w:lineRule="exact"/>
              <w:jc w:val="left"/>
              <w:rPr>
                <w:rFonts w:ascii="Tahoma" w:hAnsi="Tahoma" w:cs="Tahoma"/>
                <w:b/>
                <w:color w:val="000000"/>
                <w:sz w:val="22"/>
                <w:szCs w:val="22"/>
              </w:rPr>
            </w:pPr>
            <w:bookmarkStart w:id="248" w:name="_Hlk27151943"/>
            <w:r w:rsidRPr="00273008">
              <w:rPr>
                <w:rFonts w:ascii="Tahoma" w:hAnsi="Tahoma" w:cs="Tahoma"/>
                <w:b/>
                <w:sz w:val="22"/>
                <w:szCs w:val="22"/>
                <w:lang w:val="pt-BR"/>
              </w:rPr>
              <w:t xml:space="preserve">Montante de recursos destinados ao </w:t>
            </w:r>
            <w:r w:rsidR="00471481" w:rsidRPr="00273008">
              <w:rPr>
                <w:rFonts w:ascii="Tahoma" w:hAnsi="Tahoma" w:cs="Tahoma"/>
                <w:b/>
                <w:sz w:val="22"/>
                <w:szCs w:val="22"/>
                <w:lang w:val="pt-BR"/>
              </w:rPr>
              <w:t>Imóvel</w:t>
            </w:r>
            <w:r w:rsidRPr="00273008">
              <w:rPr>
                <w:rFonts w:ascii="Tahoma" w:hAnsi="Tahoma" w:cs="Tahoma"/>
                <w:b/>
                <w:sz w:val="22"/>
                <w:szCs w:val="22"/>
                <w:lang w:val="pt-BR"/>
              </w:rPr>
              <w:t xml:space="preserve"> decorrentes de outros CRI</w:t>
            </w:r>
            <w:r w:rsidR="000B448C">
              <w:rPr>
                <w:rFonts w:ascii="Tahoma" w:hAnsi="Tahoma" w:cs="Tahoma"/>
                <w:b/>
                <w:sz w:val="22"/>
                <w:szCs w:val="22"/>
                <w:lang w:val="pt-BR"/>
              </w:rPr>
              <w:t xml:space="preserve"> em aberto</w:t>
            </w:r>
          </w:p>
        </w:tc>
        <w:tc>
          <w:tcPr>
            <w:tcW w:w="2812" w:type="pct"/>
            <w:tcBorders>
              <w:top w:val="single" w:sz="4" w:space="0" w:color="auto"/>
              <w:left w:val="single" w:sz="4" w:space="0" w:color="auto"/>
              <w:bottom w:val="single" w:sz="4" w:space="0" w:color="auto"/>
              <w:right w:val="single" w:sz="4" w:space="0" w:color="auto"/>
            </w:tcBorders>
            <w:shd w:val="clear" w:color="auto" w:fill="auto"/>
            <w:tcMar>
              <w:top w:w="0" w:type="dxa"/>
              <w:left w:w="70" w:type="dxa"/>
              <w:bottom w:w="0" w:type="dxa"/>
              <w:right w:w="70" w:type="dxa"/>
            </w:tcMar>
          </w:tcPr>
          <w:p w14:paraId="7514FB21" w14:textId="77777777" w:rsidR="00CE0F8A" w:rsidRPr="00273008" w:rsidRDefault="00AB3A4F" w:rsidP="00C97437">
            <w:pPr>
              <w:pStyle w:val="p0"/>
              <w:tabs>
                <w:tab w:val="clear" w:pos="720"/>
              </w:tabs>
              <w:spacing w:after="240" w:line="320" w:lineRule="exact"/>
              <w:jc w:val="left"/>
              <w:rPr>
                <w:rFonts w:ascii="Tahoma" w:hAnsi="Tahoma" w:cs="Tahoma"/>
                <w:b/>
                <w:sz w:val="22"/>
                <w:szCs w:val="22"/>
                <w:lang w:val="pt-BR"/>
              </w:rPr>
            </w:pPr>
            <w:r w:rsidRPr="00273008">
              <w:rPr>
                <w:rFonts w:ascii="Tahoma" w:hAnsi="Tahoma" w:cs="Tahoma"/>
                <w:sz w:val="22"/>
                <w:szCs w:val="22"/>
                <w:lang w:val="pt-BR"/>
              </w:rPr>
              <w:t>R$</w:t>
            </w:r>
            <w:r w:rsidR="000B448C">
              <w:rPr>
                <w:rFonts w:ascii="Tahoma" w:hAnsi="Tahoma" w:cs="Tahoma"/>
                <w:sz w:val="22"/>
                <w:szCs w:val="22"/>
                <w:lang w:val="pt-BR"/>
              </w:rPr>
              <w:t> 0,00</w:t>
            </w:r>
          </w:p>
        </w:tc>
      </w:tr>
      <w:bookmarkEnd w:id="248"/>
    </w:tbl>
    <w:p w14:paraId="4B839894" w14:textId="77777777" w:rsidR="00667FB0" w:rsidRPr="0028568C" w:rsidRDefault="00667FB0" w:rsidP="0028568C">
      <w:pPr>
        <w:pStyle w:val="PargrafodaLista"/>
        <w:spacing w:after="240" w:line="320" w:lineRule="exact"/>
        <w:ind w:left="0"/>
        <w:jc w:val="center"/>
        <w:rPr>
          <w:rFonts w:ascii="Tahoma" w:hAnsi="Tahoma"/>
        </w:rPr>
      </w:pPr>
    </w:p>
    <w:p w14:paraId="12815569" w14:textId="77777777" w:rsidR="00516828" w:rsidRPr="00CA3CDC" w:rsidRDefault="0063085D" w:rsidP="0050450F">
      <w:pPr>
        <w:jc w:val="left"/>
        <w:rPr>
          <w:rFonts w:ascii="Tahoma" w:hAnsi="Tahoma" w:cs="Tahoma"/>
          <w:b/>
          <w:color w:val="000000"/>
          <w:sz w:val="22"/>
          <w:szCs w:val="22"/>
          <w:lang w:val="pt-PT"/>
        </w:rPr>
      </w:pPr>
      <w:r w:rsidRPr="00CA3CDC">
        <w:rPr>
          <w:rFonts w:ascii="Tahoma" w:hAnsi="Tahoma" w:cs="Tahoma"/>
          <w:b/>
          <w:color w:val="000000"/>
          <w:sz w:val="22"/>
          <w:szCs w:val="22"/>
          <w:lang w:val="pt-PT"/>
        </w:rPr>
        <w:br w:type="page"/>
      </w:r>
    </w:p>
    <w:p w14:paraId="06B6695A" w14:textId="176D307B" w:rsidR="00101C4D" w:rsidRPr="0028568C" w:rsidRDefault="00BE350C" w:rsidP="0028568C">
      <w:pPr>
        <w:pStyle w:val="PargrafodaLista"/>
        <w:pBdr>
          <w:bottom w:val="single" w:sz="12" w:space="1" w:color="auto"/>
        </w:pBdr>
        <w:spacing w:after="240" w:line="320" w:lineRule="exact"/>
        <w:ind w:left="0"/>
        <w:jc w:val="center"/>
        <w:rPr>
          <w:rFonts w:ascii="Tahoma" w:hAnsi="Tahoma"/>
          <w:b/>
        </w:rPr>
      </w:pPr>
      <w:bookmarkStart w:id="249" w:name="_Hlk23516027"/>
      <w:r w:rsidRPr="0028568C">
        <w:rPr>
          <w:rFonts w:ascii="Tahoma" w:hAnsi="Tahoma"/>
          <w:b/>
          <w:smallCaps/>
        </w:rPr>
        <w:lastRenderedPageBreak/>
        <w:t>ANEXO II</w:t>
      </w:r>
      <w:r w:rsidR="00471481">
        <w:rPr>
          <w:rFonts w:ascii="Tahoma" w:hAnsi="Tahoma" w:cs="Tahoma"/>
          <w:b/>
          <w:smallCaps/>
        </w:rPr>
        <w:br/>
      </w:r>
      <w:r w:rsidR="00F34B4E" w:rsidRPr="0028568C">
        <w:rPr>
          <w:rFonts w:ascii="Tahoma" w:hAnsi="Tahoma"/>
          <w:b/>
        </w:rPr>
        <w:t>CRONOGRAMA DE DESTINAÇÃO DE RECURSOS</w:t>
      </w:r>
    </w:p>
    <w:p w14:paraId="1EF44AC2" w14:textId="77777777" w:rsidR="00471481" w:rsidRPr="00CA3CDC" w:rsidRDefault="00471481" w:rsidP="0028568C">
      <w:pPr>
        <w:spacing w:line="320" w:lineRule="exact"/>
        <w:jc w:val="center"/>
        <w:rPr>
          <w:rFonts w:ascii="Tahoma" w:hAnsi="Tahoma" w:cs="Tahoma"/>
          <w:b/>
          <w:sz w:val="22"/>
          <w:szCs w:val="22"/>
        </w:rPr>
      </w:pPr>
    </w:p>
    <w:p w14:paraId="1CE4BCA3" w14:textId="77777777" w:rsidR="00101C4D" w:rsidRDefault="00101C4D" w:rsidP="0028568C">
      <w:pPr>
        <w:spacing w:line="320" w:lineRule="exact"/>
        <w:rPr>
          <w:rFonts w:ascii="Tahoma" w:hAnsi="Tahoma" w:cs="Tahoma"/>
          <w:i/>
          <w:sz w:val="22"/>
          <w:szCs w:val="22"/>
        </w:rPr>
      </w:pPr>
      <w:r w:rsidRPr="00CA3CDC">
        <w:rPr>
          <w:rFonts w:ascii="Tahoma" w:hAnsi="Tahoma" w:cs="Tahoma"/>
          <w:i/>
          <w:sz w:val="22"/>
          <w:szCs w:val="22"/>
        </w:rPr>
        <w:t xml:space="preserve">A Emissora estima que os recursos </w:t>
      </w:r>
      <w:r w:rsidRPr="0028568C">
        <w:rPr>
          <w:rFonts w:ascii="Tahoma" w:hAnsi="Tahoma"/>
          <w:b/>
          <w:i/>
          <w:sz w:val="22"/>
        </w:rPr>
        <w:t>captados</w:t>
      </w:r>
      <w:r w:rsidRPr="00CA3CDC">
        <w:rPr>
          <w:rFonts w:ascii="Tahoma" w:hAnsi="Tahoma" w:cs="Tahoma"/>
          <w:i/>
          <w:sz w:val="22"/>
          <w:szCs w:val="22"/>
        </w:rPr>
        <w:t xml:space="preserve"> por meio Emissão serão utilizados </w:t>
      </w:r>
      <w:r w:rsidR="00667FB0">
        <w:rPr>
          <w:rFonts w:ascii="Tahoma" w:hAnsi="Tahoma" w:cs="Tahoma"/>
          <w:i/>
          <w:sz w:val="22"/>
          <w:szCs w:val="22"/>
        </w:rPr>
        <w:t xml:space="preserve">para a Expansão II do Shopping Balneário Camboriú </w:t>
      </w:r>
      <w:r w:rsidRPr="00CA3CDC">
        <w:rPr>
          <w:rFonts w:ascii="Tahoma" w:hAnsi="Tahoma" w:cs="Tahoma"/>
          <w:i/>
          <w:sz w:val="22"/>
          <w:szCs w:val="22"/>
        </w:rPr>
        <w:t>de acordo com o seguinte cronograma.</w:t>
      </w:r>
    </w:p>
    <w:p w14:paraId="0E25699F" w14:textId="77777777" w:rsidR="00271D42" w:rsidRPr="00C97437" w:rsidRDefault="00271D42" w:rsidP="0050450F">
      <w:pPr>
        <w:spacing w:line="320" w:lineRule="exact"/>
        <w:rPr>
          <w:rFonts w:ascii="Tahoma" w:hAnsi="Tahoma" w:cs="Tahoma"/>
          <w:i/>
          <w:sz w:val="22"/>
          <w:szCs w:val="22"/>
        </w:rPr>
      </w:pPr>
    </w:p>
    <w:tbl>
      <w:tblPr>
        <w:tblW w:w="5000" w:type="pct"/>
        <w:jc w:val="center"/>
        <w:tblLayout w:type="fixed"/>
        <w:tblCellMar>
          <w:left w:w="70" w:type="dxa"/>
          <w:right w:w="70" w:type="dxa"/>
        </w:tblCellMar>
        <w:tblLook w:val="04A0" w:firstRow="1" w:lastRow="0" w:firstColumn="1" w:lastColumn="0" w:noHBand="0" w:noVBand="1"/>
      </w:tblPr>
      <w:tblGrid>
        <w:gridCol w:w="1385"/>
        <w:gridCol w:w="1576"/>
        <w:gridCol w:w="1576"/>
        <w:gridCol w:w="1388"/>
        <w:gridCol w:w="1569"/>
        <w:gridCol w:w="1566"/>
      </w:tblGrid>
      <w:tr w:rsidR="00271D42" w:rsidRPr="007C134D" w14:paraId="727B0283" w14:textId="77777777" w:rsidTr="00273008">
        <w:trPr>
          <w:trHeight w:val="300"/>
          <w:jc w:val="center"/>
        </w:trPr>
        <w:tc>
          <w:tcPr>
            <w:tcW w:w="764" w:type="pct"/>
            <w:tcBorders>
              <w:top w:val="nil"/>
              <w:left w:val="single" w:sz="8" w:space="0" w:color="auto"/>
              <w:bottom w:val="nil"/>
              <w:right w:val="nil"/>
            </w:tcBorders>
            <w:shd w:val="clear" w:color="auto" w:fill="BFBFBF" w:themeFill="background1" w:themeFillShade="BF"/>
            <w:noWrap/>
            <w:vAlign w:val="center"/>
            <w:hideMark/>
          </w:tcPr>
          <w:p w14:paraId="4C51B946" w14:textId="77777777" w:rsidR="00271D42" w:rsidRPr="007C134D" w:rsidRDefault="00273008" w:rsidP="00CC75BD">
            <w:pPr>
              <w:jc w:val="center"/>
              <w:rPr>
                <w:rFonts w:ascii="Tahoma" w:eastAsia="Times New Roman" w:hAnsi="Tahoma" w:cs="Tahoma"/>
                <w:b/>
                <w:color w:val="000000"/>
                <w:sz w:val="22"/>
                <w:szCs w:val="22"/>
              </w:rPr>
            </w:pPr>
            <w:r>
              <w:rPr>
                <w:rFonts w:ascii="Tahoma" w:eastAsia="Times New Roman" w:hAnsi="Tahoma" w:cs="Tahoma"/>
                <w:b/>
                <w:color w:val="000000"/>
                <w:sz w:val="22"/>
                <w:szCs w:val="22"/>
              </w:rPr>
              <w:t>Período</w:t>
            </w:r>
          </w:p>
        </w:tc>
        <w:tc>
          <w:tcPr>
            <w:tcW w:w="870" w:type="pct"/>
            <w:tcBorders>
              <w:top w:val="nil"/>
              <w:left w:val="nil"/>
              <w:bottom w:val="nil"/>
              <w:right w:val="nil"/>
            </w:tcBorders>
            <w:shd w:val="clear" w:color="auto" w:fill="BFBFBF" w:themeFill="background1" w:themeFillShade="BF"/>
            <w:vAlign w:val="center"/>
          </w:tcPr>
          <w:p w14:paraId="763D9B54" w14:textId="77777777" w:rsidR="00271D42" w:rsidRPr="00C97437" w:rsidRDefault="00271D42" w:rsidP="00CC75BD">
            <w:pPr>
              <w:jc w:val="center"/>
              <w:rPr>
                <w:rFonts w:ascii="Tahoma" w:eastAsia="Times New Roman" w:hAnsi="Tahoma" w:cs="Tahoma"/>
                <w:b/>
                <w:color w:val="000000"/>
                <w:sz w:val="22"/>
                <w:szCs w:val="22"/>
              </w:rPr>
            </w:pPr>
            <w:r>
              <w:rPr>
                <w:rFonts w:ascii="Tahoma" w:eastAsia="Times New Roman" w:hAnsi="Tahoma" w:cs="Tahoma"/>
                <w:b/>
                <w:color w:val="000000"/>
                <w:sz w:val="22"/>
                <w:szCs w:val="22"/>
              </w:rPr>
              <w:t>% da destinação dos recursos entregue à Emissora</w:t>
            </w:r>
          </w:p>
        </w:tc>
        <w:tc>
          <w:tcPr>
            <w:tcW w:w="870" w:type="pct"/>
            <w:tcBorders>
              <w:top w:val="nil"/>
              <w:left w:val="nil"/>
              <w:bottom w:val="nil"/>
              <w:right w:val="single" w:sz="8" w:space="0" w:color="auto"/>
            </w:tcBorders>
            <w:shd w:val="clear" w:color="auto" w:fill="BFBFBF" w:themeFill="background1" w:themeFillShade="BF"/>
            <w:noWrap/>
            <w:vAlign w:val="center"/>
            <w:hideMark/>
          </w:tcPr>
          <w:p w14:paraId="347CCABF" w14:textId="77777777" w:rsidR="00271D42" w:rsidRDefault="00271D42" w:rsidP="00CC75BD">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Montante</w:t>
            </w:r>
          </w:p>
          <w:p w14:paraId="327AC426" w14:textId="77777777" w:rsidR="00271D42" w:rsidRPr="00C97437" w:rsidRDefault="00271D42" w:rsidP="00CC75BD">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(em milhões de R$)</w:t>
            </w:r>
          </w:p>
        </w:tc>
        <w:tc>
          <w:tcPr>
            <w:tcW w:w="766" w:type="pct"/>
            <w:shd w:val="clear" w:color="auto" w:fill="BFBFBF" w:themeFill="background1" w:themeFillShade="BF"/>
            <w:vAlign w:val="center"/>
          </w:tcPr>
          <w:p w14:paraId="2AC3B993" w14:textId="77777777" w:rsidR="00271D42" w:rsidRPr="007C134D" w:rsidRDefault="00273008" w:rsidP="00CC75BD">
            <w:pPr>
              <w:jc w:val="center"/>
              <w:rPr>
                <w:rFonts w:ascii="Tahoma" w:eastAsia="Times New Roman" w:hAnsi="Tahoma" w:cs="Tahoma"/>
                <w:b/>
                <w:color w:val="000000"/>
                <w:sz w:val="22"/>
                <w:szCs w:val="22"/>
              </w:rPr>
            </w:pPr>
            <w:r>
              <w:rPr>
                <w:rFonts w:ascii="Tahoma" w:eastAsia="Times New Roman" w:hAnsi="Tahoma" w:cs="Tahoma"/>
                <w:b/>
                <w:color w:val="000000"/>
                <w:sz w:val="22"/>
                <w:szCs w:val="22"/>
              </w:rPr>
              <w:t>Período</w:t>
            </w:r>
          </w:p>
        </w:tc>
        <w:tc>
          <w:tcPr>
            <w:tcW w:w="866" w:type="pct"/>
            <w:shd w:val="clear" w:color="auto" w:fill="BFBFBF" w:themeFill="background1" w:themeFillShade="BF"/>
            <w:vAlign w:val="center"/>
          </w:tcPr>
          <w:p w14:paraId="31B31917" w14:textId="77777777" w:rsidR="00271D42" w:rsidRPr="00C97437" w:rsidRDefault="00271D42" w:rsidP="00CC75BD">
            <w:pPr>
              <w:jc w:val="center"/>
              <w:rPr>
                <w:rFonts w:ascii="Tahoma" w:eastAsia="Times New Roman" w:hAnsi="Tahoma" w:cs="Tahoma"/>
                <w:b/>
                <w:color w:val="000000"/>
                <w:sz w:val="22"/>
                <w:szCs w:val="22"/>
              </w:rPr>
            </w:pPr>
            <w:r>
              <w:rPr>
                <w:rFonts w:ascii="Tahoma" w:eastAsia="Times New Roman" w:hAnsi="Tahoma" w:cs="Tahoma"/>
                <w:b/>
                <w:color w:val="000000"/>
                <w:sz w:val="22"/>
                <w:szCs w:val="22"/>
              </w:rPr>
              <w:t>% da destinação dos recursos entregue à Emissora</w:t>
            </w:r>
          </w:p>
        </w:tc>
        <w:tc>
          <w:tcPr>
            <w:tcW w:w="864" w:type="pct"/>
            <w:shd w:val="clear" w:color="auto" w:fill="BFBFBF" w:themeFill="background1" w:themeFillShade="BF"/>
            <w:vAlign w:val="center"/>
          </w:tcPr>
          <w:p w14:paraId="3ED65548" w14:textId="77777777" w:rsidR="00271D42" w:rsidRDefault="00271D42" w:rsidP="00CC75BD">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Montante</w:t>
            </w:r>
          </w:p>
          <w:p w14:paraId="3F928166" w14:textId="77777777" w:rsidR="00271D42" w:rsidRPr="00C97437" w:rsidRDefault="00271D42" w:rsidP="00CC75BD">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(em milhões de R$)</w:t>
            </w:r>
          </w:p>
        </w:tc>
      </w:tr>
      <w:tr w:rsidR="00E67078" w:rsidRPr="00C97437" w14:paraId="67F6E4FA"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741C6156"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2020</w:t>
            </w:r>
          </w:p>
        </w:tc>
        <w:tc>
          <w:tcPr>
            <w:tcW w:w="870" w:type="pct"/>
            <w:tcBorders>
              <w:top w:val="nil"/>
              <w:left w:val="nil"/>
              <w:bottom w:val="nil"/>
              <w:right w:val="nil"/>
            </w:tcBorders>
          </w:tcPr>
          <w:p w14:paraId="7FCF02E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0,4</w:t>
            </w:r>
            <w:r w:rsidRPr="000104AF">
              <w:rPr>
                <w:rFonts w:ascii="Tahoma" w:hAnsi="Tahoma" w:cs="Tahoma"/>
                <w:sz w:val="22"/>
                <w:szCs w:val="22"/>
              </w:rPr>
              <w:t>7</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43AFFA1E"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1,00</w:t>
            </w:r>
          </w:p>
        </w:tc>
        <w:tc>
          <w:tcPr>
            <w:tcW w:w="766" w:type="pct"/>
            <w:vAlign w:val="bottom"/>
          </w:tcPr>
          <w:p w14:paraId="511B1768"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2025</w:t>
            </w:r>
          </w:p>
        </w:tc>
        <w:tc>
          <w:tcPr>
            <w:tcW w:w="866" w:type="pct"/>
          </w:tcPr>
          <w:p w14:paraId="175DC7B3"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03C2EC7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55643FDD"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05BB30CD"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2020</w:t>
            </w:r>
          </w:p>
        </w:tc>
        <w:tc>
          <w:tcPr>
            <w:tcW w:w="870" w:type="pct"/>
            <w:tcBorders>
              <w:top w:val="nil"/>
              <w:left w:val="nil"/>
              <w:bottom w:val="nil"/>
              <w:right w:val="nil"/>
            </w:tcBorders>
          </w:tcPr>
          <w:p w14:paraId="794BE41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2,3</w:t>
            </w:r>
            <w:r w:rsidRPr="000104AF">
              <w:rPr>
                <w:rFonts w:ascii="Tahoma" w:hAnsi="Tahoma" w:cs="Tahoma"/>
                <w:sz w:val="22"/>
                <w:szCs w:val="22"/>
              </w:rPr>
              <w:t>7</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6F7B1CDA"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5,00</w:t>
            </w:r>
          </w:p>
        </w:tc>
        <w:tc>
          <w:tcPr>
            <w:tcW w:w="766" w:type="pct"/>
            <w:vAlign w:val="bottom"/>
          </w:tcPr>
          <w:p w14:paraId="610EBBD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2025</w:t>
            </w:r>
          </w:p>
        </w:tc>
        <w:tc>
          <w:tcPr>
            <w:tcW w:w="866" w:type="pct"/>
          </w:tcPr>
          <w:p w14:paraId="0D486566"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2D66A21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4F4F9521"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01F2EB6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2020</w:t>
            </w:r>
          </w:p>
        </w:tc>
        <w:tc>
          <w:tcPr>
            <w:tcW w:w="870" w:type="pct"/>
            <w:tcBorders>
              <w:top w:val="nil"/>
              <w:left w:val="nil"/>
              <w:bottom w:val="nil"/>
              <w:right w:val="nil"/>
            </w:tcBorders>
          </w:tcPr>
          <w:p w14:paraId="5F3CF03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3FD8FB4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022C963C"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2025</w:t>
            </w:r>
          </w:p>
        </w:tc>
        <w:tc>
          <w:tcPr>
            <w:tcW w:w="866" w:type="pct"/>
          </w:tcPr>
          <w:p w14:paraId="038C1B3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30FC04C4"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63A4CAC9"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3B18FDF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2020</w:t>
            </w:r>
          </w:p>
        </w:tc>
        <w:tc>
          <w:tcPr>
            <w:tcW w:w="870" w:type="pct"/>
            <w:tcBorders>
              <w:top w:val="nil"/>
              <w:left w:val="nil"/>
              <w:bottom w:val="nil"/>
              <w:right w:val="nil"/>
            </w:tcBorders>
          </w:tcPr>
          <w:p w14:paraId="48D32519"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6743176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3E5DD21"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2025</w:t>
            </w:r>
          </w:p>
        </w:tc>
        <w:tc>
          <w:tcPr>
            <w:tcW w:w="866" w:type="pct"/>
          </w:tcPr>
          <w:p w14:paraId="7461077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496931B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6F2B3391"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4047FA6"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2021</w:t>
            </w:r>
          </w:p>
        </w:tc>
        <w:tc>
          <w:tcPr>
            <w:tcW w:w="870" w:type="pct"/>
            <w:tcBorders>
              <w:top w:val="nil"/>
              <w:left w:val="nil"/>
              <w:bottom w:val="nil"/>
              <w:right w:val="nil"/>
            </w:tcBorders>
          </w:tcPr>
          <w:p w14:paraId="7BA1DC1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0B8567E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7F0B575"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2026</w:t>
            </w:r>
          </w:p>
        </w:tc>
        <w:tc>
          <w:tcPr>
            <w:tcW w:w="866" w:type="pct"/>
          </w:tcPr>
          <w:p w14:paraId="086E127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01C7F5BE"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1E1D5BF5"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7662EB2"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2021</w:t>
            </w:r>
          </w:p>
        </w:tc>
        <w:tc>
          <w:tcPr>
            <w:tcW w:w="870" w:type="pct"/>
            <w:tcBorders>
              <w:top w:val="nil"/>
              <w:left w:val="nil"/>
              <w:bottom w:val="nil"/>
              <w:right w:val="nil"/>
            </w:tcBorders>
          </w:tcPr>
          <w:p w14:paraId="561A5E8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4CA8F7D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09381586"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2026</w:t>
            </w:r>
          </w:p>
        </w:tc>
        <w:tc>
          <w:tcPr>
            <w:tcW w:w="866" w:type="pct"/>
          </w:tcPr>
          <w:p w14:paraId="479E6E2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23F58C8A"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6225F10F"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75D86F7"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2021</w:t>
            </w:r>
          </w:p>
        </w:tc>
        <w:tc>
          <w:tcPr>
            <w:tcW w:w="870" w:type="pct"/>
            <w:tcBorders>
              <w:top w:val="nil"/>
              <w:left w:val="nil"/>
              <w:bottom w:val="nil"/>
              <w:right w:val="nil"/>
            </w:tcBorders>
          </w:tcPr>
          <w:p w14:paraId="0A0F9E1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143031C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7F21781"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2026</w:t>
            </w:r>
          </w:p>
        </w:tc>
        <w:tc>
          <w:tcPr>
            <w:tcW w:w="866" w:type="pct"/>
          </w:tcPr>
          <w:p w14:paraId="3D7C6789"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689CCB0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0BE838C8"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49DAFA7"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2021</w:t>
            </w:r>
          </w:p>
        </w:tc>
        <w:tc>
          <w:tcPr>
            <w:tcW w:w="870" w:type="pct"/>
            <w:tcBorders>
              <w:top w:val="nil"/>
              <w:left w:val="nil"/>
              <w:bottom w:val="nil"/>
              <w:right w:val="nil"/>
            </w:tcBorders>
          </w:tcPr>
          <w:p w14:paraId="10688664"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14F8735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A6C7465"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2026</w:t>
            </w:r>
          </w:p>
        </w:tc>
        <w:tc>
          <w:tcPr>
            <w:tcW w:w="866" w:type="pct"/>
          </w:tcPr>
          <w:p w14:paraId="4DBA003C"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73A7EAD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5045367D"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6D7170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2022</w:t>
            </w:r>
          </w:p>
        </w:tc>
        <w:tc>
          <w:tcPr>
            <w:tcW w:w="870" w:type="pct"/>
            <w:tcBorders>
              <w:top w:val="nil"/>
              <w:left w:val="nil"/>
              <w:bottom w:val="nil"/>
              <w:right w:val="nil"/>
            </w:tcBorders>
          </w:tcPr>
          <w:p w14:paraId="649ABD6E"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1F62220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12BFD35D"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2027</w:t>
            </w:r>
          </w:p>
        </w:tc>
        <w:tc>
          <w:tcPr>
            <w:tcW w:w="866" w:type="pct"/>
          </w:tcPr>
          <w:p w14:paraId="641C5D7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2F399CE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05F3D919"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0A483AD2"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2022</w:t>
            </w:r>
          </w:p>
        </w:tc>
        <w:tc>
          <w:tcPr>
            <w:tcW w:w="870" w:type="pct"/>
            <w:tcBorders>
              <w:top w:val="nil"/>
              <w:left w:val="nil"/>
              <w:bottom w:val="nil"/>
              <w:right w:val="nil"/>
            </w:tcBorders>
          </w:tcPr>
          <w:p w14:paraId="100542D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8,</w:t>
            </w:r>
            <w:r w:rsidRPr="000104AF">
              <w:rPr>
                <w:rFonts w:ascii="Tahoma" w:hAnsi="Tahoma" w:cs="Tahoma"/>
                <w:sz w:val="22"/>
                <w:szCs w:val="22"/>
              </w:rPr>
              <w:t>5</w:t>
            </w:r>
            <w:r w:rsidRPr="000104AF">
              <w:rPr>
                <w:rFonts w:ascii="Tahoma" w:hAnsi="Tahoma" w:cs="Tahoma"/>
                <w:color w:val="000000"/>
                <w:sz w:val="22"/>
                <w:szCs w:val="22"/>
              </w:rPr>
              <w:t>3%</w:t>
            </w:r>
          </w:p>
        </w:tc>
        <w:tc>
          <w:tcPr>
            <w:tcW w:w="870" w:type="pct"/>
            <w:tcBorders>
              <w:top w:val="nil"/>
              <w:left w:val="nil"/>
              <w:bottom w:val="nil"/>
              <w:right w:val="single" w:sz="8" w:space="0" w:color="auto"/>
            </w:tcBorders>
            <w:shd w:val="clear" w:color="auto" w:fill="auto"/>
            <w:noWrap/>
            <w:vAlign w:val="bottom"/>
            <w:hideMark/>
          </w:tcPr>
          <w:p w14:paraId="34E2D11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18,00</w:t>
            </w:r>
          </w:p>
        </w:tc>
        <w:tc>
          <w:tcPr>
            <w:tcW w:w="766" w:type="pct"/>
            <w:vAlign w:val="bottom"/>
          </w:tcPr>
          <w:p w14:paraId="7C7BE054"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2027</w:t>
            </w:r>
          </w:p>
        </w:tc>
        <w:tc>
          <w:tcPr>
            <w:tcW w:w="866" w:type="pct"/>
          </w:tcPr>
          <w:p w14:paraId="3759DE3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0DAECCCF"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70FB2D43"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76DC5AE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2022</w:t>
            </w:r>
          </w:p>
        </w:tc>
        <w:tc>
          <w:tcPr>
            <w:tcW w:w="870" w:type="pct"/>
            <w:tcBorders>
              <w:top w:val="nil"/>
              <w:left w:val="nil"/>
              <w:bottom w:val="nil"/>
              <w:right w:val="nil"/>
            </w:tcBorders>
          </w:tcPr>
          <w:p w14:paraId="7E97A94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1B4506F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3,00</w:t>
            </w:r>
          </w:p>
        </w:tc>
        <w:tc>
          <w:tcPr>
            <w:tcW w:w="766" w:type="pct"/>
            <w:vAlign w:val="bottom"/>
          </w:tcPr>
          <w:p w14:paraId="42282DC8"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2027</w:t>
            </w:r>
          </w:p>
        </w:tc>
        <w:tc>
          <w:tcPr>
            <w:tcW w:w="866" w:type="pct"/>
          </w:tcPr>
          <w:p w14:paraId="1A71308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035F1026"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3F7697D1"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F044AAA"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2022</w:t>
            </w:r>
          </w:p>
        </w:tc>
        <w:tc>
          <w:tcPr>
            <w:tcW w:w="870" w:type="pct"/>
            <w:tcBorders>
              <w:top w:val="nil"/>
              <w:left w:val="nil"/>
              <w:bottom w:val="nil"/>
              <w:right w:val="nil"/>
            </w:tcBorders>
          </w:tcPr>
          <w:p w14:paraId="12B1482F"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362AE04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25EA0BC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2027</w:t>
            </w:r>
          </w:p>
        </w:tc>
        <w:tc>
          <w:tcPr>
            <w:tcW w:w="866" w:type="pct"/>
          </w:tcPr>
          <w:p w14:paraId="1ED1EBC4"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764E935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52CFBE1A"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3AAFD79"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2023</w:t>
            </w:r>
          </w:p>
        </w:tc>
        <w:tc>
          <w:tcPr>
            <w:tcW w:w="870" w:type="pct"/>
            <w:tcBorders>
              <w:top w:val="nil"/>
              <w:left w:val="nil"/>
              <w:bottom w:val="nil"/>
              <w:right w:val="nil"/>
            </w:tcBorders>
          </w:tcPr>
          <w:p w14:paraId="11CAEEEA"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313C4653"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7062A448"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2028</w:t>
            </w:r>
          </w:p>
        </w:tc>
        <w:tc>
          <w:tcPr>
            <w:tcW w:w="866" w:type="pct"/>
          </w:tcPr>
          <w:p w14:paraId="13455EF6"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6758C02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29C024FB"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06BCDEEA"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2023</w:t>
            </w:r>
          </w:p>
        </w:tc>
        <w:tc>
          <w:tcPr>
            <w:tcW w:w="870" w:type="pct"/>
            <w:tcBorders>
              <w:top w:val="nil"/>
              <w:left w:val="nil"/>
              <w:bottom w:val="nil"/>
              <w:right w:val="nil"/>
            </w:tcBorders>
          </w:tcPr>
          <w:p w14:paraId="16C066F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6E3ACEC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611C435F"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2028</w:t>
            </w:r>
          </w:p>
        </w:tc>
        <w:tc>
          <w:tcPr>
            <w:tcW w:w="866" w:type="pct"/>
          </w:tcPr>
          <w:p w14:paraId="145176A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1441575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184194B9"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B578780"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2023</w:t>
            </w:r>
          </w:p>
        </w:tc>
        <w:tc>
          <w:tcPr>
            <w:tcW w:w="870" w:type="pct"/>
            <w:tcBorders>
              <w:top w:val="nil"/>
              <w:left w:val="nil"/>
              <w:bottom w:val="nil"/>
              <w:right w:val="nil"/>
            </w:tcBorders>
          </w:tcPr>
          <w:p w14:paraId="77F61CE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37C0B1B9"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766EE956"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2028</w:t>
            </w:r>
          </w:p>
        </w:tc>
        <w:tc>
          <w:tcPr>
            <w:tcW w:w="866" w:type="pct"/>
          </w:tcPr>
          <w:p w14:paraId="17FA6DFF"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7D5A9CE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6DAAFC6C"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26F3322F"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2023</w:t>
            </w:r>
          </w:p>
        </w:tc>
        <w:tc>
          <w:tcPr>
            <w:tcW w:w="870" w:type="pct"/>
            <w:tcBorders>
              <w:top w:val="nil"/>
              <w:left w:val="nil"/>
              <w:bottom w:val="nil"/>
              <w:right w:val="nil"/>
            </w:tcBorders>
          </w:tcPr>
          <w:p w14:paraId="5AD8F8A9"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50C83F1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2D292B13"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2028</w:t>
            </w:r>
          </w:p>
        </w:tc>
        <w:tc>
          <w:tcPr>
            <w:tcW w:w="866" w:type="pct"/>
          </w:tcPr>
          <w:p w14:paraId="1F6649F3"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64" w:type="pct"/>
            <w:vAlign w:val="bottom"/>
          </w:tcPr>
          <w:p w14:paraId="322FC525"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r>
      <w:tr w:rsidR="00E67078" w:rsidRPr="00C97437" w14:paraId="404266E6"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53A2AF39"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2024</w:t>
            </w:r>
          </w:p>
        </w:tc>
        <w:tc>
          <w:tcPr>
            <w:tcW w:w="870" w:type="pct"/>
            <w:tcBorders>
              <w:top w:val="nil"/>
              <w:left w:val="nil"/>
              <w:bottom w:val="nil"/>
              <w:right w:val="nil"/>
            </w:tcBorders>
          </w:tcPr>
          <w:p w14:paraId="2328FE7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76B5FBA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3E8353BD"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1T 2029</w:t>
            </w:r>
          </w:p>
        </w:tc>
        <w:tc>
          <w:tcPr>
            <w:tcW w:w="866" w:type="pct"/>
          </w:tcPr>
          <w:p w14:paraId="4F30441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0,46</w:t>
            </w:r>
            <w:r w:rsidRPr="000104AF">
              <w:rPr>
                <w:rFonts w:ascii="Tahoma" w:hAnsi="Tahoma" w:cs="Tahoma"/>
                <w:color w:val="000000"/>
                <w:sz w:val="22"/>
                <w:szCs w:val="22"/>
              </w:rPr>
              <w:t>%</w:t>
            </w:r>
          </w:p>
        </w:tc>
        <w:tc>
          <w:tcPr>
            <w:tcW w:w="864" w:type="pct"/>
            <w:vAlign w:val="bottom"/>
          </w:tcPr>
          <w:p w14:paraId="09B001D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1</w:t>
            </w:r>
            <w:r w:rsidRPr="000104AF">
              <w:rPr>
                <w:rFonts w:ascii="Tahoma" w:hAnsi="Tahoma" w:cs="Tahoma"/>
                <w:color w:val="000000"/>
                <w:sz w:val="22"/>
                <w:szCs w:val="22"/>
              </w:rPr>
              <w:t>,00</w:t>
            </w:r>
          </w:p>
        </w:tc>
      </w:tr>
      <w:tr w:rsidR="00E67078" w:rsidRPr="00C97437" w14:paraId="65ECA73E"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E725354"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2024</w:t>
            </w:r>
          </w:p>
        </w:tc>
        <w:tc>
          <w:tcPr>
            <w:tcW w:w="870" w:type="pct"/>
            <w:tcBorders>
              <w:top w:val="nil"/>
              <w:left w:val="nil"/>
              <w:bottom w:val="nil"/>
              <w:right w:val="nil"/>
            </w:tcBorders>
          </w:tcPr>
          <w:p w14:paraId="12F3AC3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1,</w:t>
            </w:r>
            <w:r w:rsidRPr="000104AF">
              <w:rPr>
                <w:rFonts w:ascii="Tahoma" w:hAnsi="Tahoma" w:cs="Tahoma"/>
                <w:sz w:val="22"/>
                <w:szCs w:val="22"/>
              </w:rPr>
              <w:t>42</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29216BC8"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3,00</w:t>
            </w:r>
          </w:p>
        </w:tc>
        <w:tc>
          <w:tcPr>
            <w:tcW w:w="766" w:type="pct"/>
            <w:vAlign w:val="bottom"/>
          </w:tcPr>
          <w:p w14:paraId="02308FEE"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2T 2029</w:t>
            </w:r>
          </w:p>
        </w:tc>
        <w:tc>
          <w:tcPr>
            <w:tcW w:w="866" w:type="pct"/>
          </w:tcPr>
          <w:p w14:paraId="1C0E60C0"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0,00%</w:t>
            </w:r>
          </w:p>
        </w:tc>
        <w:tc>
          <w:tcPr>
            <w:tcW w:w="864" w:type="pct"/>
            <w:vAlign w:val="bottom"/>
          </w:tcPr>
          <w:p w14:paraId="6EA25D9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0</w:t>
            </w:r>
            <w:r w:rsidRPr="000104AF">
              <w:rPr>
                <w:rFonts w:ascii="Tahoma" w:hAnsi="Tahoma" w:cs="Tahoma"/>
                <w:color w:val="000000"/>
                <w:sz w:val="22"/>
                <w:szCs w:val="22"/>
              </w:rPr>
              <w:t>,00</w:t>
            </w:r>
          </w:p>
        </w:tc>
      </w:tr>
      <w:tr w:rsidR="00E67078" w:rsidRPr="00C97437" w14:paraId="0C8501BA"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42D8E372"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2024</w:t>
            </w:r>
          </w:p>
        </w:tc>
        <w:tc>
          <w:tcPr>
            <w:tcW w:w="870" w:type="pct"/>
            <w:tcBorders>
              <w:top w:val="nil"/>
              <w:left w:val="nil"/>
              <w:bottom w:val="nil"/>
              <w:right w:val="nil"/>
            </w:tcBorders>
          </w:tcPr>
          <w:p w14:paraId="159A51CD"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5C40E09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c>
          <w:tcPr>
            <w:tcW w:w="766" w:type="pct"/>
            <w:vAlign w:val="bottom"/>
          </w:tcPr>
          <w:p w14:paraId="3FF4E6C2"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3T 2029</w:t>
            </w:r>
          </w:p>
        </w:tc>
        <w:tc>
          <w:tcPr>
            <w:tcW w:w="866" w:type="pct"/>
          </w:tcPr>
          <w:p w14:paraId="31457B84"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0,00%</w:t>
            </w:r>
          </w:p>
        </w:tc>
        <w:tc>
          <w:tcPr>
            <w:tcW w:w="864" w:type="pct"/>
            <w:vAlign w:val="bottom"/>
          </w:tcPr>
          <w:p w14:paraId="51A04507"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sz w:val="22"/>
                <w:szCs w:val="22"/>
              </w:rPr>
              <w:t>0</w:t>
            </w:r>
            <w:r w:rsidRPr="000104AF">
              <w:rPr>
                <w:rFonts w:ascii="Tahoma" w:hAnsi="Tahoma" w:cs="Tahoma"/>
                <w:color w:val="000000"/>
                <w:sz w:val="22"/>
                <w:szCs w:val="22"/>
              </w:rPr>
              <w:t>,00</w:t>
            </w:r>
          </w:p>
        </w:tc>
      </w:tr>
      <w:tr w:rsidR="00E67078" w:rsidRPr="00C97437" w14:paraId="42A2EDD5" w14:textId="77777777" w:rsidTr="00273008">
        <w:trPr>
          <w:trHeight w:val="300"/>
          <w:jc w:val="center"/>
        </w:trPr>
        <w:tc>
          <w:tcPr>
            <w:tcW w:w="764" w:type="pct"/>
            <w:tcBorders>
              <w:top w:val="nil"/>
              <w:left w:val="single" w:sz="8" w:space="0" w:color="auto"/>
              <w:bottom w:val="nil"/>
              <w:right w:val="nil"/>
            </w:tcBorders>
            <w:shd w:val="clear" w:color="auto" w:fill="auto"/>
            <w:noWrap/>
            <w:vAlign w:val="bottom"/>
            <w:hideMark/>
          </w:tcPr>
          <w:p w14:paraId="659FEA6D"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2024</w:t>
            </w:r>
          </w:p>
        </w:tc>
        <w:tc>
          <w:tcPr>
            <w:tcW w:w="870" w:type="pct"/>
            <w:tcBorders>
              <w:top w:val="nil"/>
              <w:left w:val="nil"/>
              <w:bottom w:val="nil"/>
              <w:right w:val="nil"/>
            </w:tcBorders>
          </w:tcPr>
          <w:p w14:paraId="42F137BB"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0,9</w:t>
            </w:r>
            <w:r w:rsidRPr="000104AF">
              <w:rPr>
                <w:rFonts w:ascii="Tahoma" w:hAnsi="Tahoma" w:cs="Tahoma"/>
                <w:sz w:val="22"/>
                <w:szCs w:val="22"/>
              </w:rPr>
              <w:t>5</w:t>
            </w:r>
            <w:r w:rsidRPr="000104AF">
              <w:rPr>
                <w:rFonts w:ascii="Tahoma" w:hAnsi="Tahoma" w:cs="Tahoma"/>
                <w:color w:val="000000"/>
                <w:sz w:val="22"/>
                <w:szCs w:val="22"/>
              </w:rPr>
              <w:t>%</w:t>
            </w:r>
          </w:p>
        </w:tc>
        <w:tc>
          <w:tcPr>
            <w:tcW w:w="870" w:type="pct"/>
            <w:tcBorders>
              <w:top w:val="nil"/>
              <w:left w:val="nil"/>
              <w:bottom w:val="nil"/>
              <w:right w:val="single" w:sz="8" w:space="0" w:color="auto"/>
            </w:tcBorders>
            <w:shd w:val="clear" w:color="auto" w:fill="auto"/>
            <w:noWrap/>
            <w:vAlign w:val="bottom"/>
            <w:hideMark/>
          </w:tcPr>
          <w:p w14:paraId="3AF3DC7F"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2,00</w:t>
            </w:r>
          </w:p>
        </w:tc>
        <w:tc>
          <w:tcPr>
            <w:tcW w:w="766" w:type="pct"/>
            <w:vAlign w:val="bottom"/>
          </w:tcPr>
          <w:p w14:paraId="385ECCA1" w14:textId="77777777" w:rsidR="00E67078" w:rsidRPr="00C97437" w:rsidRDefault="00E67078" w:rsidP="00E67078">
            <w:pPr>
              <w:jc w:val="center"/>
              <w:rPr>
                <w:rFonts w:ascii="Tahoma" w:eastAsia="Times New Roman" w:hAnsi="Tahoma" w:cs="Tahoma"/>
                <w:b/>
                <w:color w:val="000000"/>
                <w:sz w:val="22"/>
                <w:szCs w:val="22"/>
              </w:rPr>
            </w:pPr>
            <w:r w:rsidRPr="00C97437">
              <w:rPr>
                <w:rFonts w:ascii="Tahoma" w:eastAsia="Times New Roman" w:hAnsi="Tahoma" w:cs="Tahoma"/>
                <w:b/>
                <w:color w:val="000000"/>
                <w:sz w:val="22"/>
                <w:szCs w:val="22"/>
              </w:rPr>
              <w:t>4T 2029</w:t>
            </w:r>
          </w:p>
        </w:tc>
        <w:tc>
          <w:tcPr>
            <w:tcW w:w="866" w:type="pct"/>
          </w:tcPr>
          <w:p w14:paraId="27DD03D2"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0,00%</w:t>
            </w:r>
          </w:p>
        </w:tc>
        <w:tc>
          <w:tcPr>
            <w:tcW w:w="864" w:type="pct"/>
            <w:vAlign w:val="bottom"/>
          </w:tcPr>
          <w:p w14:paraId="64E86621" w14:textId="77777777" w:rsidR="00E67078" w:rsidRPr="000104AF" w:rsidRDefault="00E67078" w:rsidP="00E67078">
            <w:pPr>
              <w:jc w:val="center"/>
              <w:rPr>
                <w:rFonts w:ascii="Tahoma" w:eastAsia="Times New Roman" w:hAnsi="Tahoma" w:cs="Tahoma"/>
                <w:color w:val="000000"/>
                <w:sz w:val="22"/>
                <w:szCs w:val="22"/>
              </w:rPr>
            </w:pPr>
            <w:r w:rsidRPr="000104AF">
              <w:rPr>
                <w:rFonts w:ascii="Tahoma" w:hAnsi="Tahoma" w:cs="Tahoma"/>
                <w:color w:val="000000"/>
                <w:sz w:val="22"/>
                <w:szCs w:val="22"/>
              </w:rPr>
              <w:t>0,00</w:t>
            </w:r>
          </w:p>
        </w:tc>
      </w:tr>
    </w:tbl>
    <w:p w14:paraId="7F8AE927" w14:textId="77777777" w:rsidR="00667FB0" w:rsidRPr="00AE7CCE" w:rsidRDefault="00667FB0" w:rsidP="0050450F">
      <w:pPr>
        <w:pStyle w:val="Level4"/>
        <w:numPr>
          <w:ilvl w:val="0"/>
          <w:numId w:val="0"/>
        </w:numPr>
        <w:tabs>
          <w:tab w:val="left" w:pos="28"/>
        </w:tabs>
        <w:spacing w:before="140" w:after="0"/>
        <w:ind w:left="29" w:right="993"/>
        <w:jc w:val="center"/>
        <w:rPr>
          <w:rFonts w:ascii="Tahoma" w:hAnsi="Tahoma"/>
          <w:i/>
          <w:sz w:val="22"/>
        </w:rPr>
      </w:pPr>
    </w:p>
    <w:p w14:paraId="0F1F8923" w14:textId="5512BB9A" w:rsidR="00471481" w:rsidRDefault="00101C4D" w:rsidP="00471481">
      <w:pPr>
        <w:spacing w:after="240" w:line="320" w:lineRule="exact"/>
        <w:rPr>
          <w:rFonts w:ascii="Tahoma" w:hAnsi="Tahoma" w:cs="Tahoma"/>
          <w:b/>
          <w:sz w:val="22"/>
          <w:szCs w:val="22"/>
        </w:rPr>
        <w:sectPr w:rsidR="00471481" w:rsidSect="00AE7CCE">
          <w:pgSz w:w="11906" w:h="16838" w:code="9"/>
          <w:pgMar w:top="2268" w:right="1418" w:bottom="2268" w:left="1418" w:header="567" w:footer="851" w:gutter="0"/>
          <w:paperSrc w:first="15" w:other="15"/>
          <w:pgNumType w:start="1" w:chapStyle="1"/>
          <w:cols w:space="720"/>
          <w:noEndnote/>
          <w:docGrid w:linePitch="354"/>
        </w:sectPr>
      </w:pPr>
      <w:r w:rsidRPr="00CA3CDC">
        <w:rPr>
          <w:rFonts w:ascii="Tahoma" w:hAnsi="Tahoma" w:cs="Tahoma"/>
          <w:b/>
          <w:sz w:val="22"/>
          <w:szCs w:val="22"/>
        </w:rPr>
        <w:t xml:space="preserve">O CRONOGRAMA APRESENTADO NA TABELA ACIMA É MERAMENTE </w:t>
      </w:r>
      <w:r w:rsidRPr="0028568C">
        <w:rPr>
          <w:rFonts w:ascii="Tahoma" w:hAnsi="Tahoma"/>
          <w:b/>
          <w:sz w:val="22"/>
        </w:rPr>
        <w:t>ESTIMATIVO</w:t>
      </w:r>
      <w:r w:rsidRPr="00CA3CDC">
        <w:rPr>
          <w:rFonts w:ascii="Tahoma" w:hAnsi="Tahoma" w:cs="Tahoma"/>
          <w:b/>
          <w:sz w:val="22"/>
          <w:szCs w:val="22"/>
        </w:rPr>
        <w:t xml:space="preserve"> E NÃO CONSTITUI COMPROMISSO OU OBRIGAÇÃO DA EMISSORA DE UTILIZAÇÃO DOS RECURSOS NAS PROPORÇÕES, VALORES OU DATAS AQUI INDICADOS.</w:t>
      </w:r>
    </w:p>
    <w:p w14:paraId="47DCC2E1" w14:textId="4AB3D584" w:rsidR="00D6626D" w:rsidRDefault="00F34B4E" w:rsidP="0028568C">
      <w:pPr>
        <w:pBdr>
          <w:bottom w:val="single" w:sz="12" w:space="1" w:color="auto"/>
        </w:pBdr>
        <w:spacing w:after="240" w:line="320" w:lineRule="exact"/>
        <w:jc w:val="center"/>
        <w:rPr>
          <w:rFonts w:ascii="Tahoma" w:hAnsi="Tahoma" w:cs="Tahoma"/>
          <w:b/>
          <w:sz w:val="22"/>
          <w:szCs w:val="22"/>
        </w:rPr>
      </w:pPr>
      <w:r w:rsidRPr="00CA3CDC">
        <w:rPr>
          <w:rFonts w:ascii="Tahoma" w:hAnsi="Tahoma" w:cs="Tahoma"/>
          <w:b/>
          <w:sz w:val="22"/>
          <w:szCs w:val="22"/>
        </w:rPr>
        <w:lastRenderedPageBreak/>
        <w:t>ANEXO III</w:t>
      </w:r>
      <w:r w:rsidR="00471481">
        <w:rPr>
          <w:rFonts w:ascii="Tahoma" w:hAnsi="Tahoma" w:cs="Tahoma"/>
          <w:b/>
          <w:sz w:val="22"/>
          <w:szCs w:val="22"/>
        </w:rPr>
        <w:br/>
      </w:r>
      <w:r w:rsidR="00B52A66" w:rsidRPr="00CA3CDC">
        <w:rPr>
          <w:rFonts w:ascii="Tahoma" w:hAnsi="Tahoma" w:cs="Tahoma"/>
          <w:b/>
          <w:sz w:val="22"/>
          <w:szCs w:val="22"/>
        </w:rPr>
        <w:t>MODELO DE DECLARAÇÃO DE CUMPRIMENTO DE DESTINAÇÃO DE RECURSOS</w:t>
      </w:r>
    </w:p>
    <w:p w14:paraId="7B2D104B" w14:textId="77777777" w:rsidR="00471481" w:rsidRPr="0028568C" w:rsidRDefault="00471481" w:rsidP="0028568C">
      <w:pPr>
        <w:spacing w:after="240" w:line="320" w:lineRule="exact"/>
        <w:jc w:val="center"/>
        <w:rPr>
          <w:rFonts w:ascii="Tahoma" w:hAnsi="Tahoma"/>
          <w:b/>
          <w:sz w:val="22"/>
        </w:rPr>
      </w:pPr>
    </w:p>
    <w:bookmarkEnd w:id="249"/>
    <w:p w14:paraId="0AD7164B" w14:textId="77777777" w:rsidR="00B92ED1" w:rsidRPr="00CA3CDC" w:rsidRDefault="00B52A66" w:rsidP="0050450F">
      <w:pPr>
        <w:spacing w:after="240" w:line="320" w:lineRule="exact"/>
        <w:rPr>
          <w:rFonts w:ascii="Tahoma" w:hAnsi="Tahoma"/>
          <w:b/>
          <w:sz w:val="22"/>
        </w:rPr>
      </w:pPr>
      <w:r w:rsidRPr="00CA3CDC">
        <w:rPr>
          <w:rFonts w:ascii="Tahoma" w:hAnsi="Tahoma" w:cs="Tahoma"/>
          <w:b/>
          <w:bCs/>
          <w:sz w:val="22"/>
          <w:szCs w:val="22"/>
        </w:rPr>
        <w:t>ALMEIDA JUNIOR SHOPPING CENTERS S.A.</w:t>
      </w:r>
      <w:r w:rsidRPr="00CA3CDC">
        <w:rPr>
          <w:rFonts w:ascii="Tahoma" w:hAnsi="Tahoma" w:cs="Tahoma"/>
          <w:sz w:val="22"/>
          <w:szCs w:val="22"/>
        </w:rPr>
        <w:t>,</w:t>
      </w:r>
      <w:r w:rsidRPr="00CA3CDC">
        <w:rPr>
          <w:rFonts w:ascii="Tahoma" w:hAnsi="Tahoma"/>
          <w:b/>
          <w:sz w:val="22"/>
        </w:rPr>
        <w:t xml:space="preserve"> </w:t>
      </w:r>
      <w:r w:rsidRPr="00CA3CDC">
        <w:rPr>
          <w:rFonts w:ascii="Tahoma" w:hAnsi="Tahoma" w:cs="Tahoma"/>
          <w:sz w:val="22"/>
          <w:szCs w:val="22"/>
        </w:rPr>
        <w:t xml:space="preserve">sociedade por ações, com sede na cidade de São Paulo, estado de São Paulo, na Avenida Brigadeiro Faria Lima, nº 2.277, 16º andar, conjunto 1604, inscrita no </w:t>
      </w:r>
      <w:r w:rsidRPr="00CA3CDC">
        <w:rPr>
          <w:rFonts w:ascii="Tahoma" w:eastAsia="Arial Unicode MS" w:hAnsi="Tahoma" w:cs="Tahoma"/>
          <w:sz w:val="22"/>
          <w:szCs w:val="22"/>
        </w:rPr>
        <w:t xml:space="preserve">Cadastro Nacional da Pessoa Jurídica do Ministério da Economia </w:t>
      </w:r>
      <w:r w:rsidRPr="00CA3CDC">
        <w:rPr>
          <w:rFonts w:ascii="Tahoma" w:hAnsi="Tahoma" w:cs="Tahoma"/>
          <w:sz w:val="22"/>
          <w:szCs w:val="22"/>
        </w:rPr>
        <w:t>sob o nº 82.1120.676/0001-83, com seus atos constitutivos arquivados na Junta Comercial do Estado de São Paulo</w:t>
      </w:r>
      <w:r w:rsidR="000D1D37" w:rsidRPr="00CA3CDC">
        <w:rPr>
          <w:rFonts w:ascii="Tahoma" w:hAnsi="Tahoma" w:cs="Tahoma"/>
          <w:sz w:val="22"/>
          <w:szCs w:val="22"/>
        </w:rPr>
        <w:t xml:space="preserve">, neste ato representada nos termos do seu estatuto social </w:t>
      </w:r>
      <w:r w:rsidR="00B92ED1" w:rsidRPr="00CA3CDC">
        <w:rPr>
          <w:rFonts w:ascii="Tahoma" w:hAnsi="Tahoma" w:cs="Tahoma"/>
          <w:sz w:val="22"/>
          <w:szCs w:val="22"/>
        </w:rPr>
        <w:t>(“</w:t>
      </w:r>
      <w:r w:rsidR="00B92ED1" w:rsidRPr="00CA3CDC">
        <w:rPr>
          <w:rFonts w:ascii="Tahoma" w:hAnsi="Tahoma"/>
          <w:sz w:val="22"/>
          <w:u w:val="single"/>
        </w:rPr>
        <w:t>Emissora</w:t>
      </w:r>
      <w:r w:rsidR="00B92ED1" w:rsidRPr="00CA3CDC">
        <w:rPr>
          <w:rFonts w:ascii="Tahoma" w:hAnsi="Tahoma" w:cs="Tahoma"/>
          <w:sz w:val="22"/>
          <w:szCs w:val="22"/>
        </w:rPr>
        <w:t>”), em cumprimento ao disposto na Cláusula Quarta do “</w:t>
      </w:r>
      <w:r w:rsidR="00A176E5" w:rsidRPr="00CA3CDC">
        <w:rPr>
          <w:rFonts w:ascii="Tahoma" w:hAnsi="Tahoma" w:cs="Tahoma"/>
          <w:i/>
          <w:iCs/>
          <w:sz w:val="22"/>
          <w:szCs w:val="22"/>
        </w:rPr>
        <w:t>Instrume</w:t>
      </w:r>
      <w:r w:rsidR="001162DC" w:rsidRPr="00CA3CDC">
        <w:rPr>
          <w:rFonts w:ascii="Tahoma" w:hAnsi="Tahoma" w:cs="Tahoma"/>
          <w:i/>
          <w:iCs/>
          <w:sz w:val="22"/>
          <w:szCs w:val="22"/>
        </w:rPr>
        <w:t xml:space="preserve">nto Particular de Escritura da </w:t>
      </w:r>
      <w:r w:rsidRPr="00CA3CDC">
        <w:rPr>
          <w:rFonts w:ascii="Tahoma" w:hAnsi="Tahoma" w:cs="Tahoma"/>
          <w:i/>
          <w:iCs/>
          <w:sz w:val="22"/>
          <w:szCs w:val="22"/>
        </w:rPr>
        <w:t>2ª</w:t>
      </w:r>
      <w:r w:rsidR="00CA3CDC">
        <w:rPr>
          <w:rFonts w:ascii="Tahoma" w:hAnsi="Tahoma" w:cs="Tahoma"/>
          <w:i/>
          <w:iCs/>
          <w:sz w:val="22"/>
          <w:szCs w:val="22"/>
        </w:rPr>
        <w:t> </w:t>
      </w:r>
      <w:r w:rsidR="00A176E5" w:rsidRPr="00CA3CDC">
        <w:rPr>
          <w:rFonts w:ascii="Tahoma" w:hAnsi="Tahoma" w:cs="Tahoma"/>
          <w:i/>
          <w:iCs/>
          <w:sz w:val="22"/>
          <w:szCs w:val="22"/>
        </w:rPr>
        <w:t>(</w:t>
      </w:r>
      <w:r w:rsidRPr="00CA3CDC">
        <w:rPr>
          <w:rFonts w:ascii="Tahoma" w:hAnsi="Tahoma" w:cs="Tahoma"/>
          <w:i/>
          <w:iCs/>
          <w:sz w:val="22"/>
          <w:szCs w:val="22"/>
        </w:rPr>
        <w:t xml:space="preserve">Segunda) </w:t>
      </w:r>
      <w:r w:rsidR="00A176E5" w:rsidRPr="00CA3CDC">
        <w:rPr>
          <w:rFonts w:ascii="Tahoma" w:hAnsi="Tahoma" w:cs="Tahoma"/>
          <w:i/>
          <w:iCs/>
          <w:sz w:val="22"/>
          <w:szCs w:val="22"/>
        </w:rPr>
        <w:t xml:space="preserve">Emissão de Debêntures Simples, Não Conversíveis em Ações, da Espécie </w:t>
      </w:r>
      <w:r w:rsidR="00CF1052" w:rsidRPr="00CA3CDC">
        <w:rPr>
          <w:rFonts w:ascii="Tahoma" w:hAnsi="Tahoma" w:cs="Tahoma"/>
          <w:i/>
          <w:iCs/>
          <w:sz w:val="22"/>
          <w:szCs w:val="22"/>
        </w:rPr>
        <w:t>com Garantia Real</w:t>
      </w:r>
      <w:r w:rsidR="00A176E5" w:rsidRPr="00CA3CDC">
        <w:rPr>
          <w:rFonts w:ascii="Tahoma" w:hAnsi="Tahoma" w:cs="Tahoma"/>
          <w:i/>
          <w:iCs/>
          <w:sz w:val="22"/>
          <w:szCs w:val="22"/>
        </w:rPr>
        <w:t>,</w:t>
      </w:r>
      <w:r w:rsidR="00A176E5" w:rsidRPr="00CA3CDC">
        <w:rPr>
          <w:rFonts w:ascii="Tahoma" w:hAnsi="Tahoma"/>
          <w:i/>
          <w:sz w:val="22"/>
        </w:rPr>
        <w:t xml:space="preserve"> </w:t>
      </w:r>
      <w:r w:rsidR="00A176E5" w:rsidRPr="00CA3CDC">
        <w:rPr>
          <w:rFonts w:ascii="Tahoma" w:hAnsi="Tahoma" w:cs="Tahoma"/>
          <w:i/>
          <w:iCs/>
          <w:sz w:val="22"/>
          <w:szCs w:val="22"/>
        </w:rPr>
        <w:t xml:space="preserve">em </w:t>
      </w:r>
      <w:r w:rsidRPr="00CA3CDC">
        <w:rPr>
          <w:rFonts w:ascii="Tahoma" w:hAnsi="Tahoma" w:cs="Tahoma"/>
          <w:i/>
          <w:iCs/>
          <w:sz w:val="22"/>
          <w:szCs w:val="22"/>
        </w:rPr>
        <w:t>Duas Séries, da Almeida Junior Shopping Centers</w:t>
      </w:r>
      <w:r w:rsidR="00A176E5" w:rsidRPr="00CA3CDC">
        <w:rPr>
          <w:rFonts w:ascii="Tahoma" w:hAnsi="Tahoma" w:cs="Tahoma"/>
          <w:i/>
          <w:iCs/>
          <w:sz w:val="22"/>
          <w:szCs w:val="22"/>
        </w:rPr>
        <w:t xml:space="preserve"> </w:t>
      </w:r>
      <w:r w:rsidR="000D1D37" w:rsidRPr="00CA3CDC">
        <w:rPr>
          <w:rFonts w:ascii="Tahoma" w:hAnsi="Tahoma" w:cs="Tahoma"/>
          <w:bCs/>
          <w:i/>
          <w:iCs/>
          <w:sz w:val="22"/>
          <w:szCs w:val="22"/>
        </w:rPr>
        <w:t>S.A.</w:t>
      </w:r>
      <w:r w:rsidR="00CF6796" w:rsidRPr="00CA3CDC">
        <w:rPr>
          <w:rFonts w:ascii="Tahoma" w:hAnsi="Tahoma" w:cs="Tahoma"/>
          <w:bCs/>
          <w:i/>
          <w:iCs/>
          <w:sz w:val="22"/>
          <w:szCs w:val="22"/>
        </w:rPr>
        <w:t>,</w:t>
      </w:r>
      <w:r w:rsidR="000D1D37" w:rsidRPr="00CA3CDC">
        <w:rPr>
          <w:rFonts w:ascii="Tahoma" w:hAnsi="Tahoma" w:cs="Tahoma"/>
          <w:bCs/>
          <w:i/>
          <w:iCs/>
          <w:sz w:val="22"/>
          <w:szCs w:val="22"/>
        </w:rPr>
        <w:t xml:space="preserve"> </w:t>
      </w:r>
      <w:r w:rsidR="007271A1" w:rsidRPr="00CA3CDC">
        <w:rPr>
          <w:rFonts w:ascii="Tahoma" w:hAnsi="Tahoma" w:cs="Tahoma"/>
          <w:i/>
          <w:iCs/>
          <w:sz w:val="22"/>
          <w:szCs w:val="22"/>
        </w:rPr>
        <w:t>para Colocação Privada</w:t>
      </w:r>
      <w:r w:rsidR="00B92ED1" w:rsidRPr="00CA3CDC">
        <w:rPr>
          <w:rFonts w:ascii="Tahoma" w:hAnsi="Tahoma" w:cs="Tahoma"/>
          <w:i/>
          <w:sz w:val="22"/>
          <w:szCs w:val="22"/>
        </w:rPr>
        <w:t xml:space="preserve">” </w:t>
      </w:r>
      <w:r w:rsidR="00B92ED1" w:rsidRPr="00CA3CDC">
        <w:rPr>
          <w:rFonts w:ascii="Tahoma" w:hAnsi="Tahoma" w:cs="Tahoma"/>
          <w:sz w:val="22"/>
          <w:szCs w:val="22"/>
        </w:rPr>
        <w:t xml:space="preserve">celebrado entre a </w:t>
      </w:r>
      <w:r w:rsidR="001162DC" w:rsidRPr="00CA3CDC">
        <w:rPr>
          <w:rFonts w:ascii="Tahoma" w:hAnsi="Tahoma" w:cs="Tahoma"/>
          <w:sz w:val="22"/>
          <w:szCs w:val="22"/>
        </w:rPr>
        <w:t>Emissora</w:t>
      </w:r>
      <w:r w:rsidR="00101C4D" w:rsidRPr="00CA3CDC">
        <w:rPr>
          <w:rFonts w:ascii="Tahoma" w:hAnsi="Tahoma" w:cs="Tahoma"/>
          <w:sz w:val="22"/>
          <w:szCs w:val="22"/>
        </w:rPr>
        <w:t>,</w:t>
      </w:r>
      <w:r w:rsidR="00886E8B" w:rsidRPr="00CA3CDC">
        <w:rPr>
          <w:rFonts w:ascii="Tahoma" w:hAnsi="Tahoma" w:cs="Tahoma"/>
          <w:sz w:val="22"/>
          <w:szCs w:val="22"/>
        </w:rPr>
        <w:t xml:space="preserve"> a True Securitizadora S.A. </w:t>
      </w:r>
      <w:r w:rsidR="00101C4D" w:rsidRPr="00CA3CDC">
        <w:rPr>
          <w:rFonts w:ascii="Tahoma" w:hAnsi="Tahoma" w:cs="Tahoma"/>
          <w:sz w:val="22"/>
          <w:szCs w:val="22"/>
        </w:rPr>
        <w:t xml:space="preserve">e o Sr. Jaimes Bento de Almeida Junior, </w:t>
      </w:r>
      <w:r w:rsidR="001162DC" w:rsidRPr="00CA3CDC">
        <w:rPr>
          <w:rFonts w:ascii="Tahoma" w:hAnsi="Tahoma" w:cs="Tahoma"/>
          <w:sz w:val="22"/>
          <w:szCs w:val="22"/>
        </w:rPr>
        <w:t xml:space="preserve">em </w:t>
      </w:r>
      <w:r w:rsidR="009514FB" w:rsidRPr="009514FB">
        <w:rPr>
          <w:rFonts w:ascii="Tahoma" w:hAnsi="Tahoma" w:cs="Tahoma"/>
          <w:sz w:val="22"/>
          <w:szCs w:val="22"/>
        </w:rPr>
        <w:t>17</w:t>
      </w:r>
      <w:r w:rsidR="0050450F">
        <w:rPr>
          <w:rFonts w:ascii="Tahoma" w:hAnsi="Tahoma" w:cs="Tahoma"/>
          <w:sz w:val="22"/>
          <w:szCs w:val="22"/>
        </w:rPr>
        <w:t xml:space="preserve"> </w:t>
      </w:r>
      <w:r w:rsidR="001162DC" w:rsidRPr="00CA3CDC">
        <w:rPr>
          <w:rFonts w:ascii="Tahoma" w:hAnsi="Tahoma" w:cs="Tahoma"/>
          <w:sz w:val="22"/>
          <w:szCs w:val="22"/>
        </w:rPr>
        <w:t xml:space="preserve">de </w:t>
      </w:r>
      <w:r w:rsidR="00CF6796" w:rsidRPr="00CA3CDC">
        <w:rPr>
          <w:rFonts w:ascii="Tahoma" w:hAnsi="Tahoma" w:cs="Tahoma"/>
          <w:sz w:val="22"/>
          <w:szCs w:val="22"/>
        </w:rPr>
        <w:t>dezembro</w:t>
      </w:r>
      <w:r w:rsidR="001162DC" w:rsidRPr="00CA3CDC">
        <w:rPr>
          <w:rFonts w:ascii="Tahoma" w:hAnsi="Tahoma" w:cs="Tahoma"/>
          <w:sz w:val="22"/>
          <w:szCs w:val="22"/>
        </w:rPr>
        <w:t xml:space="preserve"> de 2019 </w:t>
      </w:r>
      <w:r w:rsidR="00B92ED1" w:rsidRPr="00CA3CDC">
        <w:rPr>
          <w:rFonts w:ascii="Tahoma" w:hAnsi="Tahoma" w:cs="Tahoma"/>
          <w:sz w:val="22"/>
          <w:szCs w:val="22"/>
        </w:rPr>
        <w:t>(“</w:t>
      </w:r>
      <w:r w:rsidR="00B92ED1" w:rsidRPr="00CA3CDC">
        <w:rPr>
          <w:rFonts w:ascii="Tahoma" w:hAnsi="Tahoma" w:cs="Tahoma"/>
          <w:sz w:val="22"/>
          <w:szCs w:val="22"/>
          <w:u w:val="single"/>
        </w:rPr>
        <w:t>Escritura de Emissão</w:t>
      </w:r>
      <w:r w:rsidR="00B92ED1" w:rsidRPr="00CA3CDC">
        <w:rPr>
          <w:rFonts w:ascii="Tahoma" w:hAnsi="Tahoma" w:cs="Tahoma"/>
          <w:sz w:val="22"/>
          <w:szCs w:val="22"/>
        </w:rPr>
        <w:t>”</w:t>
      </w:r>
      <w:r w:rsidR="00101C4D" w:rsidRPr="00CA3CDC">
        <w:rPr>
          <w:rFonts w:ascii="Tahoma" w:hAnsi="Tahoma" w:cs="Tahoma"/>
          <w:sz w:val="22"/>
          <w:szCs w:val="22"/>
        </w:rPr>
        <w:t xml:space="preserve"> e</w:t>
      </w:r>
      <w:r w:rsidR="00B92ED1" w:rsidRPr="00CA3CDC">
        <w:rPr>
          <w:rFonts w:ascii="Tahoma" w:hAnsi="Tahoma" w:cs="Tahoma"/>
          <w:sz w:val="22"/>
          <w:szCs w:val="22"/>
        </w:rPr>
        <w:t xml:space="preserve"> “</w:t>
      </w:r>
      <w:r w:rsidR="00B92ED1" w:rsidRPr="00CA3CDC">
        <w:rPr>
          <w:rFonts w:ascii="Tahoma" w:hAnsi="Tahoma" w:cs="Tahoma"/>
          <w:sz w:val="22"/>
          <w:szCs w:val="22"/>
          <w:u w:val="single"/>
        </w:rPr>
        <w:t>Emissão</w:t>
      </w:r>
      <w:r w:rsidR="00B92ED1" w:rsidRPr="00CA3CDC">
        <w:rPr>
          <w:rFonts w:ascii="Tahoma" w:hAnsi="Tahoma" w:cs="Tahoma"/>
          <w:sz w:val="22"/>
          <w:szCs w:val="22"/>
        </w:rPr>
        <w:t xml:space="preserve">”, respectivamente), por meio do presente, </w:t>
      </w:r>
      <w:r w:rsidR="00B92ED1" w:rsidRPr="00CA3CDC">
        <w:rPr>
          <w:rFonts w:ascii="Tahoma" w:hAnsi="Tahoma" w:cs="Tahoma"/>
          <w:b/>
          <w:sz w:val="22"/>
          <w:szCs w:val="22"/>
        </w:rPr>
        <w:t>DECLARA</w:t>
      </w:r>
      <w:r w:rsidR="00B92ED1" w:rsidRPr="00CA3CDC">
        <w:rPr>
          <w:rFonts w:ascii="Tahoma" w:hAnsi="Tahoma" w:cs="Tahoma"/>
          <w:sz w:val="22"/>
          <w:szCs w:val="22"/>
        </w:rPr>
        <w:t xml:space="preserve"> que</w:t>
      </w:r>
      <w:r w:rsidR="00F34B4E" w:rsidRPr="00CA3CDC">
        <w:rPr>
          <w:rFonts w:ascii="Tahoma" w:hAnsi="Tahoma" w:cs="Tahoma"/>
          <w:sz w:val="22"/>
          <w:szCs w:val="22"/>
        </w:rPr>
        <w:t xml:space="preserve"> [</w:t>
      </w:r>
      <w:r w:rsidR="00F34B4E" w:rsidRPr="00CA3CDC">
        <w:rPr>
          <w:rFonts w:ascii="Tahoma" w:hAnsi="Tahoma" w:cs="Tahoma"/>
          <w:sz w:val="22"/>
          <w:szCs w:val="22"/>
        </w:rPr>
        <w:sym w:font="Symbol" w:char="F0B7"/>
      </w:r>
      <w:r w:rsidR="00F34B4E" w:rsidRPr="00CA3CDC">
        <w:rPr>
          <w:rFonts w:ascii="Tahoma" w:hAnsi="Tahoma" w:cs="Tahoma"/>
          <w:sz w:val="22"/>
          <w:szCs w:val="22"/>
        </w:rPr>
        <w:t>]% dos</w:t>
      </w:r>
      <w:r w:rsidR="00B92ED1" w:rsidRPr="00CA3CDC">
        <w:rPr>
          <w:rFonts w:ascii="Tahoma" w:hAnsi="Tahoma" w:cs="Tahoma"/>
          <w:sz w:val="22"/>
          <w:szCs w:val="22"/>
        </w:rPr>
        <w:t xml:space="preserve"> recursos obtidos </w:t>
      </w:r>
      <w:r w:rsidR="00F34B4E" w:rsidRPr="00CA3CDC">
        <w:rPr>
          <w:rFonts w:ascii="Tahoma" w:hAnsi="Tahoma" w:cs="Tahoma"/>
          <w:sz w:val="22"/>
          <w:szCs w:val="22"/>
        </w:rPr>
        <w:t>por meio</w:t>
      </w:r>
      <w:r w:rsidR="00B92ED1" w:rsidRPr="00CA3CDC">
        <w:rPr>
          <w:rFonts w:ascii="Tahoma" w:hAnsi="Tahoma" w:cs="Tahoma"/>
          <w:sz w:val="22"/>
          <w:szCs w:val="22"/>
        </w:rPr>
        <w:t xml:space="preserve"> da </w:t>
      </w:r>
      <w:r w:rsidR="00101C4D" w:rsidRPr="00CA3CDC">
        <w:rPr>
          <w:rFonts w:ascii="Tahoma" w:hAnsi="Tahoma" w:cs="Tahoma"/>
          <w:sz w:val="22"/>
          <w:szCs w:val="22"/>
        </w:rPr>
        <w:t>Emissão</w:t>
      </w:r>
      <w:r w:rsidR="00F34B4E" w:rsidRPr="00CA3CDC">
        <w:rPr>
          <w:rFonts w:ascii="Tahoma" w:hAnsi="Tahoma" w:cs="Tahoma"/>
          <w:sz w:val="22"/>
          <w:szCs w:val="22"/>
        </w:rPr>
        <w:t>, correspondentes a R$ [</w:t>
      </w:r>
      <w:r w:rsidR="00F34B4E" w:rsidRPr="00CA3CDC">
        <w:rPr>
          <w:rFonts w:ascii="Tahoma" w:hAnsi="Tahoma" w:cs="Tahoma"/>
          <w:sz w:val="22"/>
          <w:szCs w:val="22"/>
        </w:rPr>
        <w:sym w:font="Symbol" w:char="F0B7"/>
      </w:r>
      <w:r w:rsidR="00F34B4E" w:rsidRPr="00CA3CDC">
        <w:rPr>
          <w:rFonts w:ascii="Tahoma" w:hAnsi="Tahoma" w:cs="Tahoma"/>
          <w:sz w:val="22"/>
          <w:szCs w:val="22"/>
        </w:rPr>
        <w:t>] ([</w:t>
      </w:r>
      <w:r w:rsidR="00F34B4E" w:rsidRPr="00CA3CDC">
        <w:rPr>
          <w:rFonts w:ascii="Tahoma" w:hAnsi="Tahoma" w:cs="Tahoma"/>
          <w:sz w:val="22"/>
          <w:szCs w:val="22"/>
        </w:rPr>
        <w:sym w:font="Symbol" w:char="F0B7"/>
      </w:r>
      <w:r w:rsidR="00F34B4E" w:rsidRPr="00CA3CDC">
        <w:rPr>
          <w:rFonts w:ascii="Tahoma" w:hAnsi="Tahoma" w:cs="Tahoma"/>
          <w:sz w:val="22"/>
          <w:szCs w:val="22"/>
        </w:rPr>
        <w:t>]),</w:t>
      </w:r>
      <w:r w:rsidR="00B92ED1" w:rsidRPr="00CA3CDC">
        <w:rPr>
          <w:rFonts w:ascii="Tahoma" w:hAnsi="Tahoma" w:cs="Tahoma"/>
          <w:sz w:val="22"/>
          <w:szCs w:val="22"/>
        </w:rPr>
        <w:t xml:space="preserve"> foram utilizados para </w:t>
      </w:r>
      <w:r w:rsidR="00F34B4E" w:rsidRPr="00CA3CDC">
        <w:rPr>
          <w:rFonts w:ascii="Tahoma" w:hAnsi="Tahoma" w:cs="Tahoma"/>
          <w:sz w:val="22"/>
          <w:szCs w:val="22"/>
        </w:rPr>
        <w:t>o pagamento antecipado do Contrato de Financiamento, nos termos da</w:t>
      </w:r>
      <w:r w:rsidR="00B92ED1" w:rsidRPr="00CA3CDC">
        <w:rPr>
          <w:rFonts w:ascii="Tahoma" w:hAnsi="Tahoma" w:cs="Tahoma"/>
          <w:sz w:val="22"/>
          <w:szCs w:val="22"/>
        </w:rPr>
        <w:t xml:space="preserve"> Cláusula Quarta da Escritura de Emissão, conforme </w:t>
      </w:r>
      <w:r w:rsidR="00F34B4E" w:rsidRPr="00CA3CDC">
        <w:rPr>
          <w:rFonts w:ascii="Tahoma" w:hAnsi="Tahoma" w:cs="Tahoma"/>
          <w:sz w:val="22"/>
          <w:szCs w:val="22"/>
        </w:rPr>
        <w:t>comprovante de quitação das obrigações decorrentes do Contrato de Financiamento a esta declaração</w:t>
      </w:r>
      <w:r w:rsidR="00BE350C" w:rsidRPr="00CA3CDC">
        <w:rPr>
          <w:rFonts w:ascii="Tahoma" w:hAnsi="Tahoma" w:cs="Tahoma"/>
          <w:sz w:val="22"/>
          <w:szCs w:val="22"/>
        </w:rPr>
        <w:t xml:space="preserve"> e enviado para [</w:t>
      </w:r>
      <w:proofErr w:type="spellStart"/>
      <w:r w:rsidR="00BE350C" w:rsidRPr="00CA3CDC">
        <w:rPr>
          <w:rFonts w:ascii="Tahoma" w:hAnsi="Tahoma" w:cs="Tahoma"/>
          <w:i/>
          <w:sz w:val="22"/>
          <w:szCs w:val="22"/>
        </w:rPr>
        <w:t>email</w:t>
      </w:r>
      <w:proofErr w:type="spellEnd"/>
      <w:r w:rsidR="00101C4D" w:rsidRPr="00CA3CDC">
        <w:rPr>
          <w:rFonts w:ascii="Tahoma" w:hAnsi="Tahoma" w:cs="Tahoma"/>
          <w:sz w:val="22"/>
          <w:szCs w:val="22"/>
        </w:rPr>
        <w:t>]</w:t>
      </w:r>
      <w:r w:rsidR="00F34B4E" w:rsidRPr="00CA3CDC">
        <w:rPr>
          <w:rFonts w:ascii="Tahoma" w:hAnsi="Tahoma" w:cs="Tahoma"/>
          <w:sz w:val="22"/>
          <w:szCs w:val="22"/>
        </w:rPr>
        <w:t>.</w:t>
      </w:r>
      <w:r w:rsidR="00F34B4E" w:rsidRPr="00CA3CDC">
        <w:rPr>
          <w:rFonts w:ascii="Tahoma" w:hAnsi="Tahoma" w:cs="Tahoma"/>
          <w:b/>
          <w:sz w:val="22"/>
          <w:szCs w:val="22"/>
        </w:rPr>
        <w:t xml:space="preserve"> </w:t>
      </w:r>
    </w:p>
    <w:p w14:paraId="787EF743" w14:textId="77777777" w:rsidR="00B92ED1" w:rsidRPr="00CA3CDC" w:rsidRDefault="00B92ED1" w:rsidP="0050450F">
      <w:pPr>
        <w:spacing w:after="240" w:line="320" w:lineRule="exact"/>
        <w:jc w:val="center"/>
        <w:rPr>
          <w:rFonts w:ascii="Tahoma" w:hAnsi="Tahoma" w:cs="Tahoma"/>
          <w:sz w:val="22"/>
          <w:szCs w:val="22"/>
        </w:rPr>
      </w:pPr>
      <w:r w:rsidRPr="00CA3CDC">
        <w:rPr>
          <w:rFonts w:ascii="Tahoma" w:hAnsi="Tahoma" w:cs="Tahoma"/>
          <w:sz w:val="22"/>
          <w:szCs w:val="22"/>
        </w:rPr>
        <w:t>São Paulo, [</w:t>
      </w:r>
      <w:r w:rsidRPr="00CA3CDC">
        <w:rPr>
          <w:rFonts w:ascii="Tahoma" w:hAnsi="Tahoma" w:cs="Tahoma"/>
          <w:sz w:val="22"/>
          <w:szCs w:val="22"/>
        </w:rPr>
        <w:sym w:font="Symbol" w:char="F0B7"/>
      </w:r>
      <w:r w:rsidRPr="00CA3CDC">
        <w:rPr>
          <w:rFonts w:ascii="Tahoma" w:hAnsi="Tahoma" w:cs="Tahoma"/>
          <w:sz w:val="22"/>
          <w:szCs w:val="22"/>
        </w:rPr>
        <w:t>] de [</w:t>
      </w:r>
      <w:r w:rsidRPr="00CA3CDC">
        <w:rPr>
          <w:rFonts w:ascii="Tahoma" w:hAnsi="Tahoma" w:cs="Tahoma"/>
          <w:sz w:val="22"/>
          <w:szCs w:val="22"/>
        </w:rPr>
        <w:sym w:font="Symbol" w:char="F0B7"/>
      </w:r>
      <w:r w:rsidRPr="00CA3CDC">
        <w:rPr>
          <w:rFonts w:ascii="Tahoma" w:hAnsi="Tahoma" w:cs="Tahoma"/>
          <w:sz w:val="22"/>
          <w:szCs w:val="22"/>
        </w:rPr>
        <w:t xml:space="preserve">] de </w:t>
      </w:r>
      <w:r w:rsidR="0050450F" w:rsidRPr="00CA3CDC">
        <w:rPr>
          <w:rFonts w:ascii="Tahoma" w:hAnsi="Tahoma" w:cs="Tahoma"/>
          <w:sz w:val="22"/>
          <w:szCs w:val="22"/>
        </w:rPr>
        <w:t>[</w:t>
      </w:r>
      <w:r w:rsidR="0050450F" w:rsidRPr="00CA3CDC">
        <w:rPr>
          <w:rFonts w:ascii="Tahoma" w:hAnsi="Tahoma" w:cs="Tahoma"/>
          <w:sz w:val="22"/>
          <w:szCs w:val="22"/>
        </w:rPr>
        <w:sym w:font="Symbol" w:char="F0B7"/>
      </w:r>
      <w:r w:rsidR="0050450F" w:rsidRPr="00CA3CDC">
        <w:rPr>
          <w:rFonts w:ascii="Tahoma" w:hAnsi="Tahoma" w:cs="Tahoma"/>
          <w:sz w:val="22"/>
          <w:szCs w:val="22"/>
        </w:rPr>
        <w:t>]</w:t>
      </w:r>
    </w:p>
    <w:p w14:paraId="39E0B223" w14:textId="77777777" w:rsidR="00171A06" w:rsidRPr="00CA3CDC" w:rsidRDefault="00171A06" w:rsidP="0050450F">
      <w:pPr>
        <w:jc w:val="center"/>
        <w:rPr>
          <w:rFonts w:ascii="Tahoma" w:hAnsi="Tahoma" w:cs="Tahoma"/>
          <w:b/>
          <w:sz w:val="22"/>
          <w:szCs w:val="22"/>
        </w:rPr>
      </w:pPr>
    </w:p>
    <w:p w14:paraId="7C1EB8A9" w14:textId="77777777" w:rsidR="00171A06" w:rsidRPr="00CA3CDC" w:rsidRDefault="00171A06" w:rsidP="0050450F">
      <w:pPr>
        <w:pStyle w:val="p0"/>
        <w:suppressAutoHyphens/>
        <w:spacing w:after="240" w:line="320" w:lineRule="exact"/>
        <w:rPr>
          <w:rFonts w:ascii="Tahoma" w:hAnsi="Tahoma"/>
          <w:w w:val="0"/>
          <w:sz w:val="20"/>
        </w:rPr>
      </w:pPr>
    </w:p>
    <w:p w14:paraId="419F2454" w14:textId="77777777" w:rsidR="00171A06" w:rsidRPr="00CA3CDC" w:rsidRDefault="00171A06" w:rsidP="0050450F">
      <w:pPr>
        <w:pStyle w:val="p0"/>
        <w:suppressAutoHyphens/>
        <w:spacing w:after="240" w:line="320" w:lineRule="exact"/>
        <w:jc w:val="center"/>
        <w:rPr>
          <w:rFonts w:ascii="Tahoma" w:hAnsi="Tahoma"/>
          <w:w w:val="0"/>
          <w:sz w:val="20"/>
        </w:rPr>
      </w:pPr>
      <w:r w:rsidRPr="00CA3CDC">
        <w:rPr>
          <w:rFonts w:ascii="Tahoma" w:hAnsi="Tahoma"/>
          <w:w w:val="0"/>
          <w:sz w:val="20"/>
        </w:rPr>
        <w:t>__________________________________________</w:t>
      </w:r>
    </w:p>
    <w:p w14:paraId="11418AF4" w14:textId="77777777" w:rsidR="00171A06" w:rsidRPr="00CA3CDC" w:rsidRDefault="00B52A66" w:rsidP="0050450F">
      <w:pPr>
        <w:pStyle w:val="p0"/>
        <w:suppressAutoHyphens/>
        <w:spacing w:after="240" w:line="320" w:lineRule="exact"/>
        <w:jc w:val="center"/>
        <w:rPr>
          <w:rFonts w:ascii="Tahoma" w:hAnsi="Tahoma"/>
          <w:w w:val="0"/>
          <w:sz w:val="20"/>
        </w:rPr>
      </w:pPr>
      <w:r w:rsidRPr="00CA3CDC">
        <w:rPr>
          <w:rFonts w:ascii="Tahoma" w:hAnsi="Tahoma" w:cs="Tahoma"/>
          <w:b/>
          <w:bCs/>
          <w:sz w:val="22"/>
          <w:szCs w:val="22"/>
          <w:lang w:val="pt-BR"/>
        </w:rPr>
        <w:t xml:space="preserve"> ALMEIDA JUNIOR SHOPPING CENTERS </w:t>
      </w:r>
      <w:r w:rsidR="000D1D37" w:rsidRPr="00CA3CDC">
        <w:rPr>
          <w:rFonts w:ascii="Tahoma" w:hAnsi="Tahoma" w:cs="Tahoma"/>
          <w:b/>
          <w:bCs/>
          <w:sz w:val="22"/>
          <w:szCs w:val="22"/>
          <w:lang w:val="pt-BR"/>
        </w:rPr>
        <w:t>S.A.</w:t>
      </w:r>
      <w:r w:rsidR="000D1D37" w:rsidRPr="00CA3CDC">
        <w:rPr>
          <w:rFonts w:ascii="Tahoma" w:hAnsi="Tahoma" w:cs="Tahoma"/>
          <w:b/>
          <w:color w:val="000000"/>
          <w:sz w:val="20"/>
          <w:szCs w:val="20"/>
          <w:lang w:val="pt-BR"/>
        </w:rPr>
        <w:t xml:space="preserve"> </w:t>
      </w:r>
      <w:r w:rsidR="00171A06" w:rsidRPr="00CA3CDC">
        <w:rPr>
          <w:rFonts w:ascii="Tahoma" w:hAnsi="Tahoma"/>
          <w:b/>
          <w:color w:val="000000"/>
          <w:sz w:val="20"/>
          <w:lang w:val="pt-BR"/>
        </w:rPr>
        <w:br/>
      </w:r>
    </w:p>
    <w:p w14:paraId="1A7C5D5A" w14:textId="77777777" w:rsidR="00471481" w:rsidRPr="0028568C" w:rsidRDefault="00471481" w:rsidP="0050450F">
      <w:pPr>
        <w:pStyle w:val="PargrafodaLista"/>
        <w:spacing w:after="240" w:line="320" w:lineRule="exact"/>
        <w:ind w:left="0"/>
        <w:jc w:val="center"/>
        <w:rPr>
          <w:rFonts w:ascii="Tahoma" w:hAnsi="Tahoma"/>
          <w:i/>
        </w:rPr>
        <w:sectPr w:rsidR="00471481" w:rsidRPr="0028568C" w:rsidSect="00AE7CCE">
          <w:pgSz w:w="11906" w:h="16838" w:code="9"/>
          <w:pgMar w:top="2268" w:right="1418" w:bottom="2268" w:left="1418" w:header="567" w:footer="851" w:gutter="0"/>
          <w:paperSrc w:first="15" w:other="15"/>
          <w:pgNumType w:start="1" w:chapStyle="1"/>
          <w:cols w:space="720"/>
          <w:noEndnote/>
          <w:docGrid w:linePitch="354"/>
        </w:sectPr>
      </w:pPr>
    </w:p>
    <w:p w14:paraId="30160DB4" w14:textId="77777777" w:rsidR="00F34B4E" w:rsidRPr="00471481" w:rsidRDefault="00BE350C" w:rsidP="0050450F">
      <w:pPr>
        <w:pStyle w:val="PargrafodaLista"/>
        <w:pBdr>
          <w:bottom w:val="single" w:sz="12" w:space="1" w:color="auto"/>
        </w:pBdr>
        <w:spacing w:after="240" w:line="320" w:lineRule="exact"/>
        <w:ind w:left="0"/>
        <w:jc w:val="center"/>
        <w:rPr>
          <w:rFonts w:ascii="Tahoma" w:hAnsi="Tahoma"/>
          <w:b/>
        </w:rPr>
      </w:pPr>
      <w:bookmarkStart w:id="250" w:name="_Hlk27139374"/>
      <w:r w:rsidRPr="0028568C">
        <w:rPr>
          <w:rFonts w:ascii="Tahoma" w:hAnsi="Tahoma"/>
          <w:b/>
        </w:rPr>
        <w:lastRenderedPageBreak/>
        <w:t xml:space="preserve">ANEXO </w:t>
      </w:r>
      <w:r w:rsidR="009A114F" w:rsidRPr="0028568C">
        <w:rPr>
          <w:rFonts w:ascii="Tahoma" w:hAnsi="Tahoma"/>
          <w:b/>
        </w:rPr>
        <w:t>I</w:t>
      </w:r>
      <w:r w:rsidRPr="0028568C">
        <w:rPr>
          <w:rFonts w:ascii="Tahoma" w:hAnsi="Tahoma"/>
          <w:b/>
        </w:rPr>
        <w:t>V</w:t>
      </w:r>
      <w:bookmarkStart w:id="251" w:name="_Ref23500389"/>
      <w:r w:rsidR="00471481" w:rsidRPr="00471481">
        <w:rPr>
          <w:rFonts w:ascii="Tahoma" w:hAnsi="Tahoma"/>
          <w:b/>
        </w:rPr>
        <w:br/>
      </w:r>
      <w:r w:rsidR="00F34B4E" w:rsidRPr="00471481">
        <w:rPr>
          <w:rFonts w:ascii="Tahoma" w:hAnsi="Tahoma"/>
          <w:b/>
        </w:rPr>
        <w:t>RELATÓRIO DE VERIFICAÇÃO SEMESTRAL</w:t>
      </w:r>
    </w:p>
    <w:p w14:paraId="59187B38" w14:textId="77777777" w:rsidR="00471481" w:rsidRPr="00CA3CDC" w:rsidRDefault="00471481" w:rsidP="0050450F">
      <w:pPr>
        <w:pStyle w:val="PargrafodaLista"/>
        <w:spacing w:after="240" w:line="320" w:lineRule="exact"/>
        <w:ind w:left="0"/>
        <w:jc w:val="center"/>
        <w:rPr>
          <w:rFonts w:ascii="Tahoma" w:hAnsi="Tahoma"/>
          <w:b/>
        </w:rPr>
      </w:pPr>
    </w:p>
    <w:p w14:paraId="1B3C0277" w14:textId="7F6A4571" w:rsidR="00101C4D" w:rsidRPr="00CA3CDC" w:rsidRDefault="00101C4D" w:rsidP="0050450F">
      <w:pPr>
        <w:spacing w:after="240" w:line="320" w:lineRule="exact"/>
        <w:rPr>
          <w:rFonts w:ascii="Tahoma" w:hAnsi="Tahoma" w:cs="Tahoma"/>
          <w:sz w:val="22"/>
          <w:szCs w:val="22"/>
        </w:rPr>
      </w:pPr>
      <w:r w:rsidRPr="00CA3CDC">
        <w:rPr>
          <w:rFonts w:ascii="Tahoma" w:hAnsi="Tahoma" w:cs="Tahoma"/>
          <w:b/>
          <w:bCs/>
          <w:sz w:val="22"/>
          <w:szCs w:val="22"/>
        </w:rPr>
        <w:t>ALMEIDA JUNIOR SHOPPING CENTERS S.A.</w:t>
      </w:r>
      <w:r w:rsidRPr="00CA3CDC">
        <w:rPr>
          <w:rFonts w:ascii="Tahoma" w:hAnsi="Tahoma" w:cs="Tahoma"/>
          <w:sz w:val="22"/>
          <w:szCs w:val="22"/>
        </w:rPr>
        <w:t>,</w:t>
      </w:r>
      <w:r w:rsidRPr="00CA3CDC">
        <w:rPr>
          <w:rFonts w:ascii="Tahoma" w:hAnsi="Tahoma"/>
          <w:b/>
          <w:sz w:val="22"/>
        </w:rPr>
        <w:t xml:space="preserve"> </w:t>
      </w:r>
      <w:r w:rsidRPr="00CA3CDC">
        <w:rPr>
          <w:rFonts w:ascii="Tahoma" w:hAnsi="Tahoma" w:cs="Tahoma"/>
          <w:sz w:val="22"/>
          <w:szCs w:val="22"/>
        </w:rPr>
        <w:t xml:space="preserve">sociedade por ações, com sede na cidade de São Paulo, estado de São Paulo, na Avenida </w:t>
      </w:r>
      <w:r w:rsidRPr="00CA3CDC">
        <w:rPr>
          <w:rFonts w:ascii="Tahoma" w:eastAsia="Arial Unicode MS" w:hAnsi="Tahoma" w:cs="Tahoma"/>
          <w:sz w:val="22"/>
          <w:szCs w:val="22"/>
        </w:rPr>
        <w:t>Brigadeiro</w:t>
      </w:r>
      <w:r w:rsidRPr="00CA3CDC">
        <w:rPr>
          <w:rFonts w:ascii="Tahoma" w:hAnsi="Tahoma" w:cs="Tahoma"/>
          <w:sz w:val="22"/>
          <w:szCs w:val="22"/>
        </w:rPr>
        <w:t xml:space="preserve"> Faria Lima, nº 2.277, 16º andar, conjunto 1604, inscrita no </w:t>
      </w:r>
      <w:r w:rsidRPr="00CA3CDC">
        <w:rPr>
          <w:rFonts w:ascii="Tahoma" w:eastAsia="Arial Unicode MS" w:hAnsi="Tahoma" w:cs="Tahoma"/>
          <w:sz w:val="22"/>
          <w:szCs w:val="22"/>
        </w:rPr>
        <w:t xml:space="preserve">Cadastro Nacional da Pessoa Jurídica do Ministério da Economia </w:t>
      </w:r>
      <w:r w:rsidRPr="00CA3CDC">
        <w:rPr>
          <w:rFonts w:ascii="Tahoma" w:hAnsi="Tahoma" w:cs="Tahoma"/>
          <w:sz w:val="22"/>
          <w:szCs w:val="22"/>
        </w:rPr>
        <w:t>sob o nº 82.1120.676/0001-83, com seus atos constitutivos arquivados na Junta Comercial do Estado de São Paulo, neste ato representada nos termos do seu estatuto social (“</w:t>
      </w:r>
      <w:r w:rsidRPr="00CA3CDC">
        <w:rPr>
          <w:rFonts w:ascii="Tahoma" w:hAnsi="Tahoma"/>
          <w:sz w:val="22"/>
          <w:u w:val="single"/>
        </w:rPr>
        <w:t>Emissora</w:t>
      </w:r>
      <w:r w:rsidRPr="00CA3CDC">
        <w:rPr>
          <w:rFonts w:ascii="Tahoma" w:hAnsi="Tahoma" w:cs="Tahoma"/>
          <w:sz w:val="22"/>
          <w:szCs w:val="22"/>
        </w:rPr>
        <w:t>”), em cumprimento ao disposto na Cláusula Quarta do “</w:t>
      </w:r>
      <w:r w:rsidRPr="00CA3CDC">
        <w:rPr>
          <w:rFonts w:ascii="Tahoma" w:hAnsi="Tahoma" w:cs="Tahoma"/>
          <w:i/>
          <w:iCs/>
          <w:sz w:val="22"/>
          <w:szCs w:val="22"/>
        </w:rPr>
        <w:t>Instrumento Particular de Escritura da 2ª</w:t>
      </w:r>
      <w:r w:rsidR="00CA3CDC">
        <w:rPr>
          <w:rFonts w:ascii="Tahoma" w:hAnsi="Tahoma" w:cs="Tahoma"/>
          <w:i/>
          <w:iCs/>
          <w:sz w:val="22"/>
          <w:szCs w:val="22"/>
        </w:rPr>
        <w:t> </w:t>
      </w:r>
      <w:r w:rsidRPr="00CA3CDC">
        <w:rPr>
          <w:rFonts w:ascii="Tahoma" w:hAnsi="Tahoma" w:cs="Tahoma"/>
          <w:i/>
          <w:iCs/>
          <w:sz w:val="22"/>
          <w:szCs w:val="22"/>
        </w:rPr>
        <w:t>(Segunda) Emissão de Debêntures Simples, Não Conversíveis em Ações, da Espécie com Garantia Real,</w:t>
      </w:r>
      <w:r w:rsidRPr="00CA3CDC">
        <w:rPr>
          <w:rFonts w:ascii="Tahoma" w:hAnsi="Tahoma"/>
          <w:i/>
          <w:sz w:val="22"/>
        </w:rPr>
        <w:t xml:space="preserve"> </w:t>
      </w:r>
      <w:r w:rsidRPr="00CA3CDC">
        <w:rPr>
          <w:rFonts w:ascii="Tahoma" w:hAnsi="Tahoma" w:cs="Tahoma"/>
          <w:i/>
          <w:iCs/>
          <w:sz w:val="22"/>
          <w:szCs w:val="22"/>
        </w:rPr>
        <w:t xml:space="preserve">em Duas Séries, da Almeida Junior Shopping Centers </w:t>
      </w:r>
      <w:r w:rsidRPr="00CA3CDC">
        <w:rPr>
          <w:rFonts w:ascii="Tahoma" w:hAnsi="Tahoma" w:cs="Tahoma"/>
          <w:bCs/>
          <w:i/>
          <w:iCs/>
          <w:sz w:val="22"/>
          <w:szCs w:val="22"/>
        </w:rPr>
        <w:t xml:space="preserve">S.A., </w:t>
      </w:r>
      <w:r w:rsidRPr="00CA3CDC">
        <w:rPr>
          <w:rFonts w:ascii="Tahoma" w:hAnsi="Tahoma" w:cs="Tahoma"/>
          <w:i/>
          <w:iCs/>
          <w:sz w:val="22"/>
          <w:szCs w:val="22"/>
        </w:rPr>
        <w:t>para Colocação Privada</w:t>
      </w:r>
      <w:r w:rsidRPr="00CA3CDC">
        <w:rPr>
          <w:rFonts w:ascii="Tahoma" w:hAnsi="Tahoma" w:cs="Tahoma"/>
          <w:i/>
          <w:sz w:val="22"/>
          <w:szCs w:val="22"/>
        </w:rPr>
        <w:t xml:space="preserve">” </w:t>
      </w:r>
      <w:r w:rsidRPr="00CA3CDC">
        <w:rPr>
          <w:rFonts w:ascii="Tahoma" w:hAnsi="Tahoma" w:cs="Tahoma"/>
          <w:sz w:val="22"/>
          <w:szCs w:val="22"/>
        </w:rPr>
        <w:t>celebrado entre a Emissora e a True Securitizadora S.A. (“</w:t>
      </w:r>
      <w:r w:rsidRPr="00CA3CDC">
        <w:rPr>
          <w:rFonts w:ascii="Tahoma" w:hAnsi="Tahoma" w:cs="Tahoma"/>
          <w:sz w:val="22"/>
          <w:szCs w:val="22"/>
          <w:u w:val="single"/>
        </w:rPr>
        <w:t>Debenturista</w:t>
      </w:r>
      <w:r w:rsidRPr="00CA3CDC">
        <w:rPr>
          <w:rFonts w:ascii="Tahoma" w:hAnsi="Tahoma" w:cs="Tahoma"/>
          <w:sz w:val="22"/>
          <w:szCs w:val="22"/>
        </w:rPr>
        <w:t>” ou “</w:t>
      </w:r>
      <w:r w:rsidRPr="00CA3CDC">
        <w:rPr>
          <w:rFonts w:ascii="Tahoma" w:hAnsi="Tahoma" w:cs="Tahoma"/>
          <w:sz w:val="22"/>
          <w:szCs w:val="22"/>
          <w:u w:val="single"/>
        </w:rPr>
        <w:t>Securitizadora</w:t>
      </w:r>
      <w:r w:rsidRPr="00CA3CDC">
        <w:rPr>
          <w:rFonts w:ascii="Tahoma" w:hAnsi="Tahoma" w:cs="Tahoma"/>
          <w:sz w:val="22"/>
          <w:szCs w:val="22"/>
        </w:rPr>
        <w:t xml:space="preserve">”), na qualidade de debenturista, o Sr. Jaimes Bento de Almeida Junior, em </w:t>
      </w:r>
      <w:r w:rsidR="009514FB" w:rsidRPr="009514FB">
        <w:rPr>
          <w:rFonts w:ascii="Tahoma" w:hAnsi="Tahoma" w:cs="Tahoma"/>
          <w:sz w:val="22"/>
          <w:szCs w:val="22"/>
        </w:rPr>
        <w:t>17</w:t>
      </w:r>
      <w:r w:rsidR="0050450F">
        <w:rPr>
          <w:rFonts w:ascii="Tahoma" w:hAnsi="Tahoma" w:cs="Tahoma"/>
          <w:sz w:val="22"/>
          <w:szCs w:val="22"/>
        </w:rPr>
        <w:t> </w:t>
      </w:r>
      <w:r w:rsidR="00851E4A" w:rsidRPr="00CA3CDC">
        <w:rPr>
          <w:rFonts w:ascii="Tahoma" w:hAnsi="Tahoma" w:cs="Tahoma"/>
          <w:sz w:val="22"/>
          <w:szCs w:val="22"/>
        </w:rPr>
        <w:t xml:space="preserve">de dezembro </w:t>
      </w:r>
      <w:r w:rsidRPr="00CA3CDC">
        <w:rPr>
          <w:rFonts w:ascii="Tahoma" w:hAnsi="Tahoma" w:cs="Tahoma"/>
          <w:sz w:val="22"/>
          <w:szCs w:val="22"/>
        </w:rPr>
        <w:t>de 2019 (“</w:t>
      </w:r>
      <w:r w:rsidRPr="00CA3CDC">
        <w:rPr>
          <w:rFonts w:ascii="Tahoma" w:hAnsi="Tahoma" w:cs="Tahoma"/>
          <w:sz w:val="22"/>
          <w:szCs w:val="22"/>
          <w:u w:val="single"/>
        </w:rPr>
        <w:t>Escritura de Emissão</w:t>
      </w:r>
      <w:r w:rsidRPr="00CA3CDC">
        <w:rPr>
          <w:rFonts w:ascii="Tahoma" w:hAnsi="Tahoma" w:cs="Tahoma"/>
          <w:sz w:val="22"/>
          <w:szCs w:val="22"/>
        </w:rPr>
        <w:t xml:space="preserve">”), vinculada aos Certificados de Recebíveis Imobiliários da </w:t>
      </w:r>
      <w:r w:rsidR="00851E4A" w:rsidRPr="00CA3CDC">
        <w:rPr>
          <w:rFonts w:ascii="Tahoma" w:hAnsi="Tahoma" w:cs="Tahoma"/>
          <w:sz w:val="22"/>
          <w:szCs w:val="22"/>
        </w:rPr>
        <w:t>277</w:t>
      </w:r>
      <w:r w:rsidRPr="00CA3CDC">
        <w:rPr>
          <w:rFonts w:ascii="Tahoma" w:hAnsi="Tahoma" w:cs="Tahoma"/>
          <w:sz w:val="22"/>
          <w:szCs w:val="22"/>
        </w:rPr>
        <w:t xml:space="preserve">ª Série e </w:t>
      </w:r>
      <w:r w:rsidR="00851E4A" w:rsidRPr="00CA3CDC">
        <w:rPr>
          <w:rFonts w:ascii="Tahoma" w:hAnsi="Tahoma" w:cs="Tahoma"/>
          <w:sz w:val="22"/>
          <w:szCs w:val="22"/>
        </w:rPr>
        <w:t>278</w:t>
      </w:r>
      <w:r w:rsidRPr="00CA3CDC">
        <w:rPr>
          <w:rFonts w:ascii="Tahoma" w:hAnsi="Tahoma" w:cs="Tahoma"/>
          <w:sz w:val="22"/>
          <w:szCs w:val="22"/>
        </w:rPr>
        <w:t xml:space="preserve">ª Série da 1ª Emissão da Securitizadora, </w:t>
      </w:r>
      <w:r w:rsidRPr="00CA3CDC">
        <w:rPr>
          <w:rFonts w:ascii="Tahoma" w:hAnsi="Tahoma" w:cs="Tahoma"/>
          <w:b/>
          <w:sz w:val="22"/>
          <w:szCs w:val="22"/>
        </w:rPr>
        <w:t>DECLARA</w:t>
      </w:r>
      <w:r w:rsidRPr="00CA3CDC">
        <w:rPr>
          <w:rFonts w:ascii="Tahoma" w:hAnsi="Tahoma" w:cs="Tahoma"/>
          <w:sz w:val="22"/>
          <w:szCs w:val="22"/>
        </w:rPr>
        <w:t xml:space="preserve"> que:</w:t>
      </w:r>
    </w:p>
    <w:p w14:paraId="68375104" w14:textId="77777777" w:rsidR="00101C4D" w:rsidRPr="00CA3CDC" w:rsidRDefault="00101C4D" w:rsidP="0050450F">
      <w:pPr>
        <w:spacing w:after="240" w:line="320" w:lineRule="exact"/>
        <w:rPr>
          <w:rFonts w:ascii="Tahoma" w:hAnsi="Tahoma" w:cs="Tahoma"/>
          <w:sz w:val="22"/>
          <w:szCs w:val="22"/>
        </w:rPr>
      </w:pPr>
      <w:r w:rsidRPr="00CA3CDC">
        <w:rPr>
          <w:rFonts w:ascii="Tahoma" w:hAnsi="Tahoma" w:cs="Tahoma"/>
          <w:sz w:val="22"/>
          <w:szCs w:val="22"/>
        </w:rPr>
        <w:t>(i)</w:t>
      </w:r>
      <w:r w:rsidRPr="00CA3CDC">
        <w:rPr>
          <w:rFonts w:ascii="Tahoma" w:hAnsi="Tahoma" w:cs="Tahoma"/>
          <w:sz w:val="22"/>
          <w:szCs w:val="22"/>
        </w:rPr>
        <w:tab/>
        <w:t>os recursos recebidos em virtude da integralização das debêntures emitidas no âmbito da Escritura de Emissão, foram utilizados, até a presente data, para a finalidade prevista na Cláusula 4.1 da Escritura de Emissão de Debêntures, conforme descrito na tabela abaixo, nos termos das notas fiscais ou documentos equivalentes anexos ao presente relatório; e</w:t>
      </w:r>
    </w:p>
    <w:p w14:paraId="2D2BF2BA" w14:textId="77777777" w:rsidR="00101C4D" w:rsidRPr="00CA3CDC" w:rsidRDefault="00101C4D" w:rsidP="0050450F">
      <w:pPr>
        <w:spacing w:after="240" w:line="320" w:lineRule="exact"/>
        <w:rPr>
          <w:rFonts w:ascii="Tahoma" w:hAnsi="Tahoma" w:cs="Tahoma"/>
          <w:sz w:val="22"/>
          <w:szCs w:val="22"/>
        </w:rPr>
      </w:pPr>
      <w:r w:rsidRPr="00CA3CDC">
        <w:rPr>
          <w:rFonts w:ascii="Tahoma" w:hAnsi="Tahoma" w:cs="Tahoma"/>
          <w:sz w:val="22"/>
          <w:szCs w:val="22"/>
        </w:rPr>
        <w:t>(</w:t>
      </w:r>
      <w:proofErr w:type="spellStart"/>
      <w:r w:rsidRPr="00CA3CDC">
        <w:rPr>
          <w:rFonts w:ascii="Tahoma" w:hAnsi="Tahoma" w:cs="Tahoma"/>
          <w:sz w:val="22"/>
          <w:szCs w:val="22"/>
        </w:rPr>
        <w:t>ii</w:t>
      </w:r>
      <w:proofErr w:type="spellEnd"/>
      <w:r w:rsidRPr="00CA3CDC">
        <w:rPr>
          <w:rFonts w:ascii="Tahoma" w:hAnsi="Tahoma" w:cs="Tahoma"/>
          <w:sz w:val="22"/>
          <w:szCs w:val="22"/>
        </w:rPr>
        <w:t>)</w:t>
      </w:r>
      <w:r w:rsidRPr="00CA3CDC">
        <w:rPr>
          <w:rFonts w:ascii="Tahoma" w:hAnsi="Tahoma" w:cs="Tahoma"/>
          <w:sz w:val="22"/>
          <w:szCs w:val="22"/>
        </w:rPr>
        <w:tab/>
        <w:t>neste ato, de forma irrevogável e irretratável, que as informações e os eventuais documentos apresentados são verídicos e representam o direcionamento dos recursos obtidos por meio da Emissão de Debêntures.</w:t>
      </w:r>
    </w:p>
    <w:p w14:paraId="0A0B8F1B" w14:textId="77777777" w:rsidR="00101C4D" w:rsidRDefault="00101C4D" w:rsidP="0050450F">
      <w:pPr>
        <w:spacing w:after="240" w:line="320" w:lineRule="exact"/>
        <w:rPr>
          <w:rFonts w:ascii="Tahoma" w:hAnsi="Tahoma" w:cs="Tahoma"/>
          <w:sz w:val="22"/>
          <w:szCs w:val="22"/>
        </w:rPr>
      </w:pPr>
      <w:r w:rsidRPr="00CA3CDC">
        <w:rPr>
          <w:rFonts w:ascii="Tahoma" w:hAnsi="Tahoma" w:cs="Tahoma"/>
          <w:sz w:val="22"/>
          <w:szCs w:val="22"/>
        </w:rPr>
        <w:t>Segue como anexo ao presente Relatório os documentos comprobatórios mencionados no item (</w:t>
      </w:r>
      <w:proofErr w:type="spellStart"/>
      <w:r w:rsidRPr="00CA3CDC">
        <w:rPr>
          <w:rFonts w:ascii="Tahoma" w:hAnsi="Tahoma" w:cs="Tahoma"/>
          <w:sz w:val="22"/>
          <w:szCs w:val="22"/>
        </w:rPr>
        <w:t>ii</w:t>
      </w:r>
      <w:proofErr w:type="spellEnd"/>
      <w:r w:rsidRPr="00CA3CDC">
        <w:rPr>
          <w:rFonts w:ascii="Tahoma" w:hAnsi="Tahoma" w:cs="Tahoma"/>
          <w:sz w:val="22"/>
          <w:szCs w:val="22"/>
        </w:rPr>
        <w:t>) da Cláusula 4.3 da Escritura de Emissão, nos termos das notas fiscais ou documentos equivalentes anexos ao presente relatório:</w:t>
      </w:r>
    </w:p>
    <w:tbl>
      <w:tblPr>
        <w:tblStyle w:val="Tabelacomgrade"/>
        <w:tblW w:w="5000" w:type="pct"/>
        <w:tblLook w:val="04A0" w:firstRow="1" w:lastRow="0" w:firstColumn="1" w:lastColumn="0" w:noHBand="0" w:noVBand="1"/>
      </w:tblPr>
      <w:tblGrid>
        <w:gridCol w:w="2830"/>
        <w:gridCol w:w="2914"/>
        <w:gridCol w:w="3316"/>
      </w:tblGrid>
      <w:tr w:rsidR="0028568C" w:rsidRPr="009F7D6E" w14:paraId="54691918" w14:textId="77777777" w:rsidTr="009125EE">
        <w:tc>
          <w:tcPr>
            <w:tcW w:w="1562" w:type="pct"/>
            <w:shd w:val="clear" w:color="auto" w:fill="BFBFBF" w:themeFill="background1" w:themeFillShade="BF"/>
          </w:tcPr>
          <w:p w14:paraId="7C156B6B" w14:textId="77777777" w:rsidR="0028568C" w:rsidRPr="0028568C" w:rsidRDefault="0028568C" w:rsidP="0028568C">
            <w:pPr>
              <w:spacing w:after="120" w:line="240" w:lineRule="atLeast"/>
              <w:jc w:val="left"/>
              <w:rPr>
                <w:rFonts w:ascii="Tahoma" w:hAnsi="Tahoma"/>
                <w:b/>
                <w:sz w:val="20"/>
              </w:rPr>
            </w:pPr>
            <w:r w:rsidRPr="009F7D6E">
              <w:rPr>
                <w:rFonts w:ascii="Tahoma" w:eastAsia="Times New Roman" w:hAnsi="Tahoma" w:cs="Tahoma"/>
                <w:b/>
                <w:color w:val="000000"/>
                <w:sz w:val="20"/>
                <w:szCs w:val="20"/>
              </w:rPr>
              <w:t>Denominação</w:t>
            </w:r>
            <w:r w:rsidRPr="0028568C">
              <w:rPr>
                <w:rFonts w:ascii="Tahoma" w:hAnsi="Tahoma"/>
                <w:b/>
                <w:color w:val="000000"/>
                <w:sz w:val="20"/>
              </w:rPr>
              <w:t xml:space="preserve"> do Empreendimento</w:t>
            </w:r>
            <w:r w:rsidRPr="009F7D6E">
              <w:rPr>
                <w:rFonts w:ascii="Tahoma" w:eastAsia="Times New Roman" w:hAnsi="Tahoma" w:cs="Tahoma"/>
                <w:b/>
                <w:color w:val="000000"/>
                <w:sz w:val="20"/>
                <w:szCs w:val="20"/>
              </w:rPr>
              <w:t xml:space="preserve"> Imobiliário</w:t>
            </w:r>
          </w:p>
        </w:tc>
        <w:tc>
          <w:tcPr>
            <w:tcW w:w="3438" w:type="pct"/>
            <w:gridSpan w:val="2"/>
          </w:tcPr>
          <w:p w14:paraId="5CC6DF15" w14:textId="77777777" w:rsidR="0028568C" w:rsidRPr="0028568C" w:rsidRDefault="0028568C" w:rsidP="0028568C">
            <w:pPr>
              <w:spacing w:after="120" w:line="240" w:lineRule="atLeast"/>
              <w:jc w:val="center"/>
              <w:rPr>
                <w:rFonts w:ascii="Tahoma" w:hAnsi="Tahoma"/>
                <w:sz w:val="20"/>
              </w:rPr>
            </w:pPr>
            <w:r w:rsidRPr="009F7D6E">
              <w:rPr>
                <w:rFonts w:ascii="Tahoma" w:eastAsia="Times New Roman" w:hAnsi="Tahoma" w:cs="Tahoma"/>
                <w:color w:val="000000"/>
                <w:sz w:val="20"/>
                <w:szCs w:val="20"/>
              </w:rPr>
              <w:t>[●]</w:t>
            </w:r>
          </w:p>
        </w:tc>
      </w:tr>
      <w:tr w:rsidR="0028568C" w:rsidRPr="009F7D6E" w14:paraId="7C4CC7A0" w14:textId="77777777" w:rsidTr="00F56FFB">
        <w:tc>
          <w:tcPr>
            <w:tcW w:w="1562" w:type="pct"/>
            <w:shd w:val="clear" w:color="auto" w:fill="BFBFBF" w:themeFill="background1" w:themeFillShade="BF"/>
          </w:tcPr>
          <w:p w14:paraId="6D34A477" w14:textId="77777777" w:rsidR="0028568C" w:rsidRPr="0028568C" w:rsidRDefault="0028568C" w:rsidP="0028568C">
            <w:pPr>
              <w:spacing w:after="120" w:line="240" w:lineRule="atLeast"/>
              <w:jc w:val="left"/>
              <w:rPr>
                <w:rFonts w:ascii="Tahoma" w:hAnsi="Tahoma"/>
                <w:b/>
                <w:sz w:val="20"/>
              </w:rPr>
            </w:pPr>
            <w:r w:rsidRPr="009F7D6E">
              <w:rPr>
                <w:rFonts w:ascii="Tahoma" w:eastAsia="Times New Roman" w:hAnsi="Tahoma" w:cs="Tahoma"/>
                <w:b/>
                <w:color w:val="000000"/>
                <w:sz w:val="20"/>
                <w:szCs w:val="20"/>
              </w:rPr>
              <w:t>Proprietário</w:t>
            </w:r>
          </w:p>
        </w:tc>
        <w:tc>
          <w:tcPr>
            <w:tcW w:w="3438" w:type="pct"/>
            <w:gridSpan w:val="2"/>
          </w:tcPr>
          <w:p w14:paraId="17964E76" w14:textId="77777777" w:rsidR="0028568C" w:rsidRPr="0028568C" w:rsidRDefault="0028568C" w:rsidP="0028568C">
            <w:pPr>
              <w:spacing w:after="120" w:line="240" w:lineRule="atLeast"/>
              <w:jc w:val="center"/>
              <w:rPr>
                <w:rFonts w:ascii="Tahoma" w:hAnsi="Tahoma"/>
                <w:sz w:val="20"/>
              </w:rPr>
            </w:pPr>
            <w:r w:rsidRPr="009F7D6E">
              <w:rPr>
                <w:rFonts w:ascii="Tahoma" w:eastAsia="Times New Roman" w:hAnsi="Tahoma" w:cs="Tahoma"/>
                <w:color w:val="000000"/>
                <w:sz w:val="20"/>
                <w:szCs w:val="20"/>
              </w:rPr>
              <w:t>[●]</w:t>
            </w:r>
          </w:p>
        </w:tc>
      </w:tr>
      <w:tr w:rsidR="0028568C" w:rsidRPr="009F7D6E" w14:paraId="1CC5DBA9" w14:textId="77777777" w:rsidTr="004229B2">
        <w:tc>
          <w:tcPr>
            <w:tcW w:w="1562" w:type="pct"/>
            <w:shd w:val="clear" w:color="auto" w:fill="BFBFBF" w:themeFill="background1" w:themeFillShade="BF"/>
            <w:vAlign w:val="center"/>
          </w:tcPr>
          <w:p w14:paraId="32E1D108" w14:textId="77777777" w:rsidR="0028568C" w:rsidRPr="0028568C" w:rsidRDefault="0028568C" w:rsidP="0028568C">
            <w:pPr>
              <w:spacing w:after="120" w:line="240" w:lineRule="atLeast"/>
              <w:jc w:val="left"/>
              <w:rPr>
                <w:rFonts w:ascii="Tahoma" w:hAnsi="Tahoma"/>
                <w:b/>
                <w:sz w:val="20"/>
              </w:rPr>
            </w:pPr>
            <w:r w:rsidRPr="009F7D6E">
              <w:rPr>
                <w:rFonts w:ascii="Tahoma" w:eastAsia="Times New Roman" w:hAnsi="Tahoma" w:cs="Tahoma"/>
                <w:b/>
                <w:color w:val="000000"/>
                <w:sz w:val="20"/>
                <w:szCs w:val="20"/>
              </w:rPr>
              <w:t>Matrícula/Cartório</w:t>
            </w:r>
          </w:p>
        </w:tc>
        <w:tc>
          <w:tcPr>
            <w:tcW w:w="3438" w:type="pct"/>
            <w:gridSpan w:val="2"/>
          </w:tcPr>
          <w:p w14:paraId="1C1CED3C" w14:textId="77777777" w:rsidR="0028568C" w:rsidRPr="0028568C" w:rsidRDefault="0028568C" w:rsidP="0028568C">
            <w:pPr>
              <w:spacing w:after="120" w:line="240" w:lineRule="atLeast"/>
              <w:jc w:val="center"/>
              <w:rPr>
                <w:rFonts w:ascii="Tahoma" w:hAnsi="Tahoma"/>
                <w:sz w:val="20"/>
              </w:rPr>
            </w:pPr>
            <w:r w:rsidRPr="009F7D6E">
              <w:rPr>
                <w:rFonts w:ascii="Tahoma" w:eastAsia="Times New Roman" w:hAnsi="Tahoma" w:cs="Tahoma"/>
                <w:color w:val="000000"/>
                <w:sz w:val="20"/>
                <w:szCs w:val="20"/>
              </w:rPr>
              <w:t>[●]</w:t>
            </w:r>
          </w:p>
        </w:tc>
      </w:tr>
      <w:tr w:rsidR="0028568C" w:rsidRPr="009F7D6E" w14:paraId="1988A144" w14:textId="77777777" w:rsidTr="007161AC">
        <w:tc>
          <w:tcPr>
            <w:tcW w:w="1562" w:type="pct"/>
            <w:shd w:val="clear" w:color="auto" w:fill="BFBFBF" w:themeFill="background1" w:themeFillShade="BF"/>
          </w:tcPr>
          <w:p w14:paraId="04E84A4D" w14:textId="77777777" w:rsidR="0028568C" w:rsidRPr="0028568C" w:rsidRDefault="0028568C" w:rsidP="0028568C">
            <w:pPr>
              <w:spacing w:after="120" w:line="240" w:lineRule="atLeast"/>
              <w:jc w:val="left"/>
              <w:rPr>
                <w:rFonts w:ascii="Tahoma" w:hAnsi="Tahoma"/>
                <w:b/>
                <w:sz w:val="20"/>
              </w:rPr>
            </w:pPr>
            <w:r w:rsidRPr="009F7D6E">
              <w:rPr>
                <w:rFonts w:ascii="Tahoma" w:eastAsia="Times New Roman" w:hAnsi="Tahoma" w:cs="Tahoma"/>
                <w:b/>
                <w:color w:val="000000"/>
                <w:sz w:val="20"/>
                <w:szCs w:val="20"/>
              </w:rPr>
              <w:t>Endereço</w:t>
            </w:r>
          </w:p>
        </w:tc>
        <w:tc>
          <w:tcPr>
            <w:tcW w:w="3438" w:type="pct"/>
            <w:gridSpan w:val="2"/>
          </w:tcPr>
          <w:p w14:paraId="5E7715B5" w14:textId="77777777" w:rsidR="0028568C" w:rsidRPr="0028568C" w:rsidRDefault="0028568C" w:rsidP="0028568C">
            <w:pPr>
              <w:spacing w:after="120" w:line="240" w:lineRule="atLeast"/>
              <w:jc w:val="center"/>
              <w:rPr>
                <w:rFonts w:ascii="Tahoma" w:hAnsi="Tahoma"/>
                <w:sz w:val="20"/>
              </w:rPr>
            </w:pPr>
            <w:r w:rsidRPr="009F7D6E">
              <w:rPr>
                <w:rFonts w:ascii="Tahoma" w:eastAsia="Times New Roman" w:hAnsi="Tahoma" w:cs="Tahoma"/>
                <w:color w:val="000000"/>
                <w:sz w:val="20"/>
                <w:szCs w:val="20"/>
              </w:rPr>
              <w:t>[●]</w:t>
            </w:r>
          </w:p>
        </w:tc>
      </w:tr>
      <w:tr w:rsidR="009F7D6E" w:rsidRPr="009F7D6E" w14:paraId="05B62407" w14:textId="77777777" w:rsidTr="009F7D6E">
        <w:tc>
          <w:tcPr>
            <w:tcW w:w="1562" w:type="pct"/>
            <w:shd w:val="clear" w:color="auto" w:fill="BFBFBF" w:themeFill="background1" w:themeFillShade="BF"/>
          </w:tcPr>
          <w:p w14:paraId="7A9BA2FB"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Status da Obra/fase (%)</w:t>
            </w:r>
          </w:p>
        </w:tc>
        <w:tc>
          <w:tcPr>
            <w:tcW w:w="3438" w:type="pct"/>
            <w:gridSpan w:val="2"/>
          </w:tcPr>
          <w:p w14:paraId="3FC86421"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p>
        </w:tc>
      </w:tr>
      <w:tr w:rsidR="009F7D6E" w:rsidRPr="009F7D6E" w14:paraId="20070619" w14:textId="77777777" w:rsidTr="009F7D6E">
        <w:tc>
          <w:tcPr>
            <w:tcW w:w="1562" w:type="pct"/>
            <w:shd w:val="clear" w:color="auto" w:fill="BFBFBF" w:themeFill="background1" w:themeFillShade="BF"/>
          </w:tcPr>
          <w:p w14:paraId="3790D272"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lastRenderedPageBreak/>
              <w:t xml:space="preserve">Documento (Nº da Nota Fiscal (NF-e) / recibo[x] / </w:t>
            </w:r>
            <w:proofErr w:type="spellStart"/>
            <w:r w:rsidRPr="009F7D6E">
              <w:rPr>
                <w:rFonts w:ascii="Tahoma" w:eastAsia="Times New Roman" w:hAnsi="Tahoma" w:cs="Tahoma"/>
                <w:b/>
                <w:color w:val="000000"/>
                <w:sz w:val="20"/>
                <w:szCs w:val="20"/>
              </w:rPr>
              <w:t>ted</w:t>
            </w:r>
            <w:proofErr w:type="spellEnd"/>
            <w:r w:rsidRPr="009F7D6E">
              <w:rPr>
                <w:rFonts w:ascii="Tahoma" w:eastAsia="Times New Roman" w:hAnsi="Tahoma" w:cs="Tahoma"/>
                <w:b/>
                <w:color w:val="000000"/>
                <w:sz w:val="20"/>
                <w:szCs w:val="20"/>
              </w:rPr>
              <w:t xml:space="preserve">[x] / </w:t>
            </w:r>
            <w:proofErr w:type="spellStart"/>
            <w:r w:rsidRPr="009F7D6E">
              <w:rPr>
                <w:rFonts w:ascii="Tahoma" w:eastAsia="Times New Roman" w:hAnsi="Tahoma" w:cs="Tahoma"/>
                <w:b/>
                <w:color w:val="000000"/>
                <w:sz w:val="20"/>
                <w:szCs w:val="20"/>
              </w:rPr>
              <w:t>doc</w:t>
            </w:r>
            <w:proofErr w:type="spellEnd"/>
            <w:r w:rsidRPr="009F7D6E">
              <w:rPr>
                <w:rFonts w:ascii="Tahoma" w:eastAsia="Times New Roman" w:hAnsi="Tahoma" w:cs="Tahoma"/>
                <w:b/>
                <w:color w:val="000000"/>
                <w:sz w:val="20"/>
                <w:szCs w:val="20"/>
              </w:rPr>
              <w:t>[x] / boleto (autenticação) / outros</w:t>
            </w:r>
          </w:p>
        </w:tc>
        <w:tc>
          <w:tcPr>
            <w:tcW w:w="3438" w:type="pct"/>
            <w:gridSpan w:val="2"/>
          </w:tcPr>
          <w:p w14:paraId="49E63834"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p>
        </w:tc>
      </w:tr>
      <w:tr w:rsidR="009F7D6E" w:rsidRPr="009F7D6E" w14:paraId="1A266C9A" w14:textId="77777777" w:rsidTr="009F7D6E">
        <w:tc>
          <w:tcPr>
            <w:tcW w:w="1562" w:type="pct"/>
            <w:shd w:val="clear" w:color="auto" w:fill="BFBFBF" w:themeFill="background1" w:themeFillShade="BF"/>
          </w:tcPr>
          <w:p w14:paraId="4881B371"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Comprovante de pagamento</w:t>
            </w:r>
          </w:p>
        </w:tc>
        <w:tc>
          <w:tcPr>
            <w:tcW w:w="3438" w:type="pct"/>
            <w:gridSpan w:val="2"/>
          </w:tcPr>
          <w:p w14:paraId="32CDBF08"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p>
        </w:tc>
      </w:tr>
      <w:tr w:rsidR="009F7D6E" w:rsidRPr="009F7D6E" w14:paraId="642279D0" w14:textId="77777777" w:rsidTr="009F7D6E">
        <w:tc>
          <w:tcPr>
            <w:tcW w:w="1562" w:type="pct"/>
            <w:shd w:val="clear" w:color="auto" w:fill="BFBFBF" w:themeFill="background1" w:themeFillShade="BF"/>
          </w:tcPr>
          <w:p w14:paraId="4F21097D"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Percentual do recurso utilizado no semestre</w:t>
            </w:r>
          </w:p>
        </w:tc>
        <w:tc>
          <w:tcPr>
            <w:tcW w:w="3438" w:type="pct"/>
            <w:gridSpan w:val="2"/>
          </w:tcPr>
          <w:p w14:paraId="4175ED6E"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p>
        </w:tc>
      </w:tr>
      <w:tr w:rsidR="00471481" w:rsidRPr="009F7D6E" w14:paraId="05329B6A" w14:textId="77777777" w:rsidTr="009F7D6E">
        <w:tc>
          <w:tcPr>
            <w:tcW w:w="1562" w:type="pct"/>
            <w:shd w:val="clear" w:color="auto" w:fill="BFBFBF" w:themeFill="background1" w:themeFillShade="BF"/>
          </w:tcPr>
          <w:p w14:paraId="19A80D23" w14:textId="77777777" w:rsidR="00471481" w:rsidRPr="009F7D6E" w:rsidRDefault="00471481"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Valor gasto no semestre</w:t>
            </w:r>
          </w:p>
        </w:tc>
        <w:tc>
          <w:tcPr>
            <w:tcW w:w="3438" w:type="pct"/>
            <w:gridSpan w:val="2"/>
          </w:tcPr>
          <w:p w14:paraId="5F0CB2C2" w14:textId="77777777" w:rsidR="00471481" w:rsidRPr="009F7D6E" w:rsidRDefault="00471481"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 xml:space="preserve">R$ </w:t>
            </w:r>
            <w:r w:rsidR="009F7D6E" w:rsidRPr="009F7D6E">
              <w:rPr>
                <w:rFonts w:ascii="Tahoma" w:eastAsia="Times New Roman" w:hAnsi="Tahoma" w:cs="Tahoma"/>
                <w:color w:val="000000"/>
                <w:sz w:val="20"/>
                <w:szCs w:val="20"/>
              </w:rPr>
              <w:t>[●]</w:t>
            </w:r>
          </w:p>
        </w:tc>
      </w:tr>
      <w:tr w:rsidR="00471481" w:rsidRPr="009F7D6E" w14:paraId="0674DE63" w14:textId="77777777" w:rsidTr="009F7D6E">
        <w:tc>
          <w:tcPr>
            <w:tcW w:w="1562" w:type="pct"/>
            <w:shd w:val="clear" w:color="auto" w:fill="BFBFBF" w:themeFill="background1" w:themeFillShade="BF"/>
            <w:vAlign w:val="center"/>
          </w:tcPr>
          <w:p w14:paraId="0180EA4F" w14:textId="77777777" w:rsidR="00471481" w:rsidRPr="009F7D6E" w:rsidRDefault="00471481"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Total destinado no semestre</w:t>
            </w:r>
          </w:p>
        </w:tc>
        <w:tc>
          <w:tcPr>
            <w:tcW w:w="1608" w:type="pct"/>
            <w:vAlign w:val="center"/>
          </w:tcPr>
          <w:p w14:paraId="49A98009" w14:textId="77777777" w:rsidR="00471481"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w:t>
            </w:r>
            <w:r w:rsidR="00471481" w:rsidRPr="009F7D6E">
              <w:rPr>
                <w:rFonts w:ascii="Tahoma" w:eastAsia="Times New Roman" w:hAnsi="Tahoma" w:cs="Tahoma"/>
                <w:color w:val="000000"/>
                <w:sz w:val="20"/>
                <w:szCs w:val="20"/>
              </w:rPr>
              <w:t>%</w:t>
            </w:r>
          </w:p>
        </w:tc>
        <w:tc>
          <w:tcPr>
            <w:tcW w:w="1830" w:type="pct"/>
            <w:vAlign w:val="center"/>
          </w:tcPr>
          <w:p w14:paraId="06A1C0FA" w14:textId="77777777" w:rsidR="00471481" w:rsidRPr="009F7D6E" w:rsidRDefault="00471481"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 xml:space="preserve">R$ </w:t>
            </w:r>
            <w:r w:rsidR="009F7D6E" w:rsidRPr="009F7D6E">
              <w:rPr>
                <w:rFonts w:ascii="Tahoma" w:eastAsia="Times New Roman" w:hAnsi="Tahoma" w:cs="Tahoma"/>
                <w:color w:val="000000"/>
                <w:sz w:val="20"/>
                <w:szCs w:val="20"/>
              </w:rPr>
              <w:t>[●]</w:t>
            </w:r>
          </w:p>
        </w:tc>
      </w:tr>
      <w:tr w:rsidR="00471481" w:rsidRPr="009F7D6E" w14:paraId="6DBF5ED8" w14:textId="77777777" w:rsidTr="009F7D6E">
        <w:tc>
          <w:tcPr>
            <w:tcW w:w="1562" w:type="pct"/>
            <w:shd w:val="clear" w:color="auto" w:fill="BFBFBF" w:themeFill="background1" w:themeFillShade="BF"/>
            <w:vAlign w:val="center"/>
          </w:tcPr>
          <w:p w14:paraId="4C842BD8" w14:textId="77777777" w:rsidR="00471481" w:rsidRPr="009F7D6E" w:rsidRDefault="00471481"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Total acumulado destinado desde a data da emissão até a presente data</w:t>
            </w:r>
          </w:p>
        </w:tc>
        <w:tc>
          <w:tcPr>
            <w:tcW w:w="3438" w:type="pct"/>
            <w:gridSpan w:val="2"/>
            <w:vAlign w:val="center"/>
          </w:tcPr>
          <w:p w14:paraId="0592D9EF" w14:textId="77777777" w:rsidR="00471481"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R$ [●]</w:t>
            </w:r>
          </w:p>
        </w:tc>
      </w:tr>
      <w:tr w:rsidR="009F7D6E" w:rsidRPr="009F7D6E" w14:paraId="2334511C" w14:textId="77777777" w:rsidTr="009F7D6E">
        <w:tc>
          <w:tcPr>
            <w:tcW w:w="1562" w:type="pct"/>
            <w:shd w:val="clear" w:color="auto" w:fill="BFBFBF" w:themeFill="background1" w:themeFillShade="BF"/>
            <w:vAlign w:val="center"/>
          </w:tcPr>
          <w:p w14:paraId="61A66713"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Valor da oferta observadas as retenções e descontos</w:t>
            </w:r>
          </w:p>
        </w:tc>
        <w:tc>
          <w:tcPr>
            <w:tcW w:w="3438" w:type="pct"/>
            <w:gridSpan w:val="2"/>
            <w:vAlign w:val="center"/>
          </w:tcPr>
          <w:p w14:paraId="47CD1F3D"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R$ [●]</w:t>
            </w:r>
          </w:p>
        </w:tc>
      </w:tr>
      <w:tr w:rsidR="009F7D6E" w:rsidRPr="009F7D6E" w14:paraId="3111DC32" w14:textId="77777777" w:rsidTr="009F7D6E">
        <w:tc>
          <w:tcPr>
            <w:tcW w:w="1562" w:type="pct"/>
            <w:shd w:val="clear" w:color="auto" w:fill="BFBFBF" w:themeFill="background1" w:themeFillShade="BF"/>
            <w:vAlign w:val="center"/>
          </w:tcPr>
          <w:p w14:paraId="291872DE" w14:textId="77777777" w:rsidR="009F7D6E" w:rsidRPr="009F7D6E" w:rsidRDefault="009F7D6E" w:rsidP="009F7D6E">
            <w:pPr>
              <w:spacing w:after="120" w:line="240" w:lineRule="atLeast"/>
              <w:jc w:val="left"/>
              <w:rPr>
                <w:rFonts w:ascii="Tahoma" w:hAnsi="Tahoma" w:cs="Tahoma"/>
                <w:b/>
                <w:sz w:val="20"/>
                <w:szCs w:val="20"/>
              </w:rPr>
            </w:pPr>
            <w:r w:rsidRPr="009F7D6E">
              <w:rPr>
                <w:rFonts w:ascii="Tahoma" w:eastAsia="Times New Roman" w:hAnsi="Tahoma" w:cs="Tahoma"/>
                <w:b/>
                <w:color w:val="000000"/>
                <w:sz w:val="20"/>
                <w:szCs w:val="20"/>
              </w:rPr>
              <w:t>Saldo a destinar</w:t>
            </w:r>
          </w:p>
        </w:tc>
        <w:tc>
          <w:tcPr>
            <w:tcW w:w="3438" w:type="pct"/>
            <w:gridSpan w:val="2"/>
            <w:vAlign w:val="center"/>
          </w:tcPr>
          <w:p w14:paraId="29FB845E" w14:textId="77777777" w:rsidR="009F7D6E" w:rsidRPr="009F7D6E" w:rsidRDefault="009F7D6E" w:rsidP="009F7D6E">
            <w:pPr>
              <w:spacing w:after="120" w:line="240" w:lineRule="atLeast"/>
              <w:jc w:val="center"/>
              <w:rPr>
                <w:rFonts w:ascii="Tahoma" w:hAnsi="Tahoma" w:cs="Tahoma"/>
                <w:sz w:val="20"/>
                <w:szCs w:val="20"/>
              </w:rPr>
            </w:pPr>
            <w:r w:rsidRPr="009F7D6E">
              <w:rPr>
                <w:rFonts w:ascii="Tahoma" w:eastAsia="Times New Roman" w:hAnsi="Tahoma" w:cs="Tahoma"/>
                <w:color w:val="000000"/>
                <w:sz w:val="20"/>
                <w:szCs w:val="20"/>
              </w:rPr>
              <w:t>R$ [●]</w:t>
            </w:r>
          </w:p>
        </w:tc>
      </w:tr>
    </w:tbl>
    <w:p w14:paraId="15394009" w14:textId="77777777" w:rsidR="00471481" w:rsidRDefault="00471481" w:rsidP="0050450F">
      <w:pPr>
        <w:spacing w:after="240" w:line="320" w:lineRule="exact"/>
        <w:rPr>
          <w:rFonts w:ascii="Tahoma" w:hAnsi="Tahoma" w:cs="Tahoma"/>
          <w:sz w:val="22"/>
          <w:szCs w:val="22"/>
        </w:rPr>
      </w:pPr>
    </w:p>
    <w:bookmarkEnd w:id="250"/>
    <w:p w14:paraId="505A52E4" w14:textId="77777777" w:rsidR="00101C4D" w:rsidRPr="00CA3CDC" w:rsidRDefault="00101C4D" w:rsidP="003963D9">
      <w:pPr>
        <w:spacing w:before="140" w:line="290" w:lineRule="auto"/>
        <w:ind w:right="-2"/>
        <w:jc w:val="center"/>
        <w:rPr>
          <w:rFonts w:ascii="Arial" w:hAnsi="Arial" w:cs="Arial"/>
          <w:sz w:val="20"/>
        </w:rPr>
      </w:pPr>
      <w:r w:rsidRPr="003963D9">
        <w:rPr>
          <w:rFonts w:ascii="Tahoma" w:hAnsi="Tahoma"/>
          <w:sz w:val="22"/>
        </w:rPr>
        <w:t xml:space="preserve">São Paulo, </w:t>
      </w:r>
      <w:r w:rsidR="0050450F" w:rsidRPr="00C97437">
        <w:rPr>
          <w:rFonts w:ascii="Tahoma" w:hAnsi="Tahoma" w:cs="Tahoma"/>
          <w:sz w:val="22"/>
          <w:szCs w:val="22"/>
        </w:rPr>
        <w:t>[</w:t>
      </w:r>
      <w:r w:rsidR="0050450F" w:rsidRPr="00C97437">
        <w:rPr>
          <w:rFonts w:ascii="Tahoma" w:hAnsi="Tahoma" w:cs="Tahoma"/>
          <w:sz w:val="22"/>
          <w:szCs w:val="22"/>
        </w:rPr>
        <w:sym w:font="Symbol" w:char="F0B7"/>
      </w:r>
      <w:r w:rsidR="0050450F" w:rsidRPr="00C97437">
        <w:rPr>
          <w:rFonts w:ascii="Tahoma" w:hAnsi="Tahoma" w:cs="Tahoma"/>
          <w:sz w:val="22"/>
          <w:szCs w:val="22"/>
        </w:rPr>
        <w:t>]</w:t>
      </w:r>
      <w:r w:rsidR="0050450F" w:rsidRPr="003963D9">
        <w:rPr>
          <w:rFonts w:ascii="Tahoma" w:hAnsi="Tahoma"/>
          <w:sz w:val="22"/>
        </w:rPr>
        <w:t xml:space="preserve"> </w:t>
      </w:r>
      <w:r w:rsidRPr="003963D9">
        <w:rPr>
          <w:rFonts w:ascii="Tahoma" w:hAnsi="Tahoma"/>
          <w:sz w:val="22"/>
        </w:rPr>
        <w:t xml:space="preserve">de </w:t>
      </w:r>
      <w:r w:rsidR="0050450F" w:rsidRPr="00C97437">
        <w:rPr>
          <w:rFonts w:ascii="Tahoma" w:hAnsi="Tahoma" w:cs="Tahoma"/>
          <w:sz w:val="22"/>
          <w:szCs w:val="22"/>
        </w:rPr>
        <w:t>[</w:t>
      </w:r>
      <w:r w:rsidR="0050450F" w:rsidRPr="00C97437">
        <w:rPr>
          <w:rFonts w:ascii="Tahoma" w:hAnsi="Tahoma" w:cs="Tahoma"/>
          <w:sz w:val="22"/>
          <w:szCs w:val="22"/>
        </w:rPr>
        <w:sym w:font="Symbol" w:char="F0B7"/>
      </w:r>
      <w:r w:rsidR="0050450F" w:rsidRPr="00C97437">
        <w:rPr>
          <w:rFonts w:ascii="Tahoma" w:hAnsi="Tahoma" w:cs="Tahoma"/>
          <w:sz w:val="22"/>
          <w:szCs w:val="22"/>
        </w:rPr>
        <w:t>]</w:t>
      </w:r>
      <w:r w:rsidR="0050450F" w:rsidRPr="003963D9">
        <w:rPr>
          <w:rFonts w:ascii="Tahoma" w:hAnsi="Tahoma"/>
          <w:sz w:val="22"/>
        </w:rPr>
        <w:t xml:space="preserve"> </w:t>
      </w:r>
      <w:r w:rsidRPr="003963D9">
        <w:rPr>
          <w:rFonts w:ascii="Tahoma" w:hAnsi="Tahoma"/>
          <w:sz w:val="22"/>
        </w:rPr>
        <w:t xml:space="preserve">de </w:t>
      </w:r>
      <w:r w:rsidR="0050450F" w:rsidRPr="00C97437">
        <w:rPr>
          <w:rFonts w:ascii="Tahoma" w:hAnsi="Tahoma" w:cs="Tahoma"/>
          <w:sz w:val="22"/>
          <w:szCs w:val="22"/>
        </w:rPr>
        <w:t>[</w:t>
      </w:r>
      <w:r w:rsidR="0050450F" w:rsidRPr="00C97437">
        <w:rPr>
          <w:rFonts w:ascii="Tahoma" w:hAnsi="Tahoma" w:cs="Tahoma"/>
          <w:sz w:val="22"/>
          <w:szCs w:val="22"/>
        </w:rPr>
        <w:sym w:font="Symbol" w:char="F0B7"/>
      </w:r>
      <w:r w:rsidR="0050450F" w:rsidRPr="00C97437">
        <w:rPr>
          <w:rFonts w:ascii="Tahoma" w:hAnsi="Tahoma" w:cs="Tahoma"/>
          <w:sz w:val="22"/>
          <w:szCs w:val="22"/>
        </w:rPr>
        <w:t>]</w:t>
      </w:r>
      <w:r w:rsidRPr="00CA3CDC">
        <w:rPr>
          <w:rFonts w:ascii="Arial" w:hAnsi="Arial" w:cs="Arial"/>
          <w:sz w:val="20"/>
        </w:rPr>
        <w:t>.</w:t>
      </w:r>
    </w:p>
    <w:p w14:paraId="342AC274" w14:textId="77777777" w:rsidR="009F7D6E" w:rsidRDefault="009F7D6E" w:rsidP="0050450F">
      <w:pPr>
        <w:jc w:val="left"/>
        <w:rPr>
          <w:rFonts w:ascii="Tahoma" w:eastAsia="Calibri" w:hAnsi="Tahoma"/>
          <w:b/>
          <w:sz w:val="22"/>
          <w:szCs w:val="22"/>
        </w:rPr>
      </w:pPr>
    </w:p>
    <w:p w14:paraId="6772BCDF" w14:textId="77777777" w:rsidR="009F7D6E" w:rsidRDefault="009F7D6E" w:rsidP="0050450F">
      <w:pPr>
        <w:jc w:val="left"/>
        <w:rPr>
          <w:rFonts w:ascii="Tahoma" w:eastAsia="Calibri" w:hAnsi="Tahoma"/>
          <w:b/>
          <w:sz w:val="22"/>
          <w:szCs w:val="22"/>
        </w:rPr>
        <w:sectPr w:rsidR="009F7D6E" w:rsidSect="009F7D6E">
          <w:pgSz w:w="11906" w:h="16838" w:code="9"/>
          <w:pgMar w:top="2268" w:right="1418" w:bottom="2268" w:left="1418" w:header="567" w:footer="851" w:gutter="0"/>
          <w:paperSrc w:first="15" w:other="15"/>
          <w:pgNumType w:start="1" w:chapStyle="1"/>
          <w:cols w:space="720"/>
          <w:noEndnote/>
          <w:docGrid w:linePitch="354"/>
        </w:sectPr>
      </w:pPr>
    </w:p>
    <w:p w14:paraId="37C4A3F5" w14:textId="77777777" w:rsidR="00340D8F" w:rsidRPr="009F7D6E" w:rsidRDefault="00F34B4E" w:rsidP="009F7D6E">
      <w:pPr>
        <w:pStyle w:val="PargrafodaLista"/>
        <w:pBdr>
          <w:bottom w:val="single" w:sz="12" w:space="1" w:color="auto"/>
        </w:pBdr>
        <w:spacing w:after="240" w:line="320" w:lineRule="exact"/>
        <w:ind w:left="0"/>
        <w:jc w:val="center"/>
        <w:rPr>
          <w:rFonts w:ascii="Tahoma" w:hAnsi="Tahoma"/>
          <w:b/>
        </w:rPr>
      </w:pPr>
      <w:r w:rsidRPr="00CA3CDC">
        <w:rPr>
          <w:rFonts w:ascii="Tahoma" w:hAnsi="Tahoma"/>
          <w:b/>
        </w:rPr>
        <w:lastRenderedPageBreak/>
        <w:t>ANEX</w:t>
      </w:r>
      <w:r w:rsidRPr="009F7D6E">
        <w:rPr>
          <w:rFonts w:ascii="Tahoma" w:hAnsi="Tahoma"/>
          <w:b/>
        </w:rPr>
        <w:t xml:space="preserve">O V </w:t>
      </w:r>
      <w:r w:rsidR="009F7D6E" w:rsidRPr="009F7D6E">
        <w:rPr>
          <w:rFonts w:ascii="Tahoma" w:hAnsi="Tahoma"/>
          <w:b/>
        </w:rPr>
        <w:br/>
      </w:r>
      <w:bookmarkEnd w:id="251"/>
      <w:r w:rsidR="009F7D6E" w:rsidRPr="009F7D6E">
        <w:rPr>
          <w:rFonts w:ascii="Tahoma" w:hAnsi="Tahoma"/>
          <w:b/>
        </w:rPr>
        <w:t>MINUTA DO BOLETIM DE SUBSCRIÇÃO DAS DEBÊNTURES</w:t>
      </w:r>
    </w:p>
    <w:p w14:paraId="0DD2CBE4" w14:textId="77777777" w:rsidR="009F7D6E" w:rsidRPr="0028568C" w:rsidRDefault="009F7D6E" w:rsidP="0028568C">
      <w:pPr>
        <w:pStyle w:val="PargrafodaLista"/>
        <w:spacing w:after="240" w:line="320" w:lineRule="exact"/>
        <w:ind w:left="0"/>
        <w:jc w:val="center"/>
        <w:rPr>
          <w:rFonts w:ascii="Tahoma" w:hAnsi="Tahoma"/>
          <w:b/>
          <w:sz w:val="20"/>
        </w:rPr>
      </w:pPr>
    </w:p>
    <w:tbl>
      <w:tblPr>
        <w:tblW w:w="5005" w:type="pct"/>
        <w:jc w:val="center"/>
        <w:tblLayout w:type="fixed"/>
        <w:tblCellMar>
          <w:left w:w="0" w:type="dxa"/>
          <w:right w:w="0" w:type="dxa"/>
        </w:tblCellMar>
        <w:tblLook w:val="04A0" w:firstRow="1" w:lastRow="0" w:firstColumn="1" w:lastColumn="0" w:noHBand="0" w:noVBand="1"/>
      </w:tblPr>
      <w:tblGrid>
        <w:gridCol w:w="1222"/>
        <w:gridCol w:w="1018"/>
        <w:gridCol w:w="153"/>
        <w:gridCol w:w="821"/>
        <w:gridCol w:w="148"/>
        <w:gridCol w:w="275"/>
        <w:gridCol w:w="556"/>
        <w:gridCol w:w="413"/>
        <w:gridCol w:w="267"/>
        <w:gridCol w:w="217"/>
        <w:gridCol w:w="866"/>
        <w:gridCol w:w="159"/>
        <w:gridCol w:w="836"/>
        <w:gridCol w:w="345"/>
        <w:gridCol w:w="138"/>
        <w:gridCol w:w="1549"/>
        <w:gridCol w:w="49"/>
        <w:gridCol w:w="7"/>
        <w:gridCol w:w="30"/>
      </w:tblGrid>
      <w:tr w:rsidR="00C73A4C" w:rsidRPr="00A42642" w14:paraId="54EA1ED0" w14:textId="77777777" w:rsidTr="00340D8F">
        <w:trPr>
          <w:jc w:val="center"/>
        </w:trPr>
        <w:tc>
          <w:tcPr>
            <w:tcW w:w="1321" w:type="pct"/>
            <w:gridSpan w:val="3"/>
            <w:vMerge w:val="restart"/>
            <w:tcBorders>
              <w:top w:val="single" w:sz="8" w:space="0" w:color="auto"/>
              <w:left w:val="single" w:sz="8" w:space="0" w:color="auto"/>
              <w:bottom w:val="single" w:sz="8" w:space="0" w:color="auto"/>
              <w:right w:val="single" w:sz="8" w:space="0" w:color="000000"/>
            </w:tcBorders>
            <w:noWrap/>
            <w:tcMar>
              <w:top w:w="0" w:type="dxa"/>
              <w:left w:w="70" w:type="dxa"/>
              <w:bottom w:w="0" w:type="dxa"/>
              <w:right w:w="70" w:type="dxa"/>
            </w:tcMar>
            <w:vAlign w:val="center"/>
            <w:hideMark/>
          </w:tcPr>
          <w:p w14:paraId="6AE4B428" w14:textId="77777777" w:rsidR="00340D8F" w:rsidRPr="00A42642" w:rsidRDefault="00340D8F" w:rsidP="003963D9">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xml:space="preserve">DATA: </w:t>
            </w:r>
            <w:r w:rsidR="009514FB" w:rsidRPr="009514FB">
              <w:rPr>
                <w:rFonts w:ascii="Tahoma" w:hAnsi="Tahoma" w:cs="Tahoma"/>
                <w:color w:val="000000"/>
                <w:sz w:val="20"/>
                <w:szCs w:val="20"/>
                <w:lang w:val="pt-BR"/>
              </w:rPr>
              <w:t>[</w:t>
            </w:r>
            <w:r w:rsidR="009514FB" w:rsidRPr="009514FB">
              <w:rPr>
                <w:rFonts w:ascii="Tahoma" w:hAnsi="Tahoma" w:cs="Tahoma" w:hint="eastAsia"/>
                <w:color w:val="000000"/>
                <w:sz w:val="20"/>
                <w:szCs w:val="20"/>
                <w:lang w:val="pt-BR"/>
              </w:rPr>
              <w:t>●</w:t>
            </w:r>
            <w:r w:rsidR="009514FB" w:rsidRPr="009514FB">
              <w:rPr>
                <w:rFonts w:ascii="Tahoma" w:hAnsi="Tahoma" w:cs="Tahoma"/>
                <w:color w:val="000000"/>
                <w:sz w:val="20"/>
                <w:szCs w:val="20"/>
                <w:lang w:val="pt-BR"/>
              </w:rPr>
              <w:t>]</w:t>
            </w:r>
          </w:p>
        </w:tc>
        <w:tc>
          <w:tcPr>
            <w:tcW w:w="2706" w:type="pct"/>
            <w:gridSpan w:val="11"/>
            <w:vMerge w:val="restart"/>
            <w:tcBorders>
              <w:top w:val="single" w:sz="8" w:space="0" w:color="auto"/>
              <w:left w:val="nil"/>
              <w:bottom w:val="single" w:sz="8" w:space="0" w:color="000000"/>
              <w:right w:val="single" w:sz="8" w:space="0" w:color="000000"/>
            </w:tcBorders>
            <w:tcMar>
              <w:top w:w="0" w:type="dxa"/>
              <w:left w:w="70" w:type="dxa"/>
              <w:bottom w:w="0" w:type="dxa"/>
              <w:right w:w="70" w:type="dxa"/>
            </w:tcMar>
            <w:vAlign w:val="center"/>
            <w:hideMark/>
          </w:tcPr>
          <w:p w14:paraId="62E04390"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w w:val="0"/>
                <w:sz w:val="20"/>
                <w:szCs w:val="20"/>
              </w:rPr>
              <w:t>BOLETIM DE SUBSCRIÇÃO</w:t>
            </w:r>
            <w:r w:rsidRPr="00A42642">
              <w:rPr>
                <w:rFonts w:ascii="Tahoma" w:hAnsi="Tahoma" w:cs="Tahoma"/>
                <w:w w:val="0"/>
                <w:sz w:val="20"/>
                <w:szCs w:val="20"/>
                <w:lang w:val="pt-BR"/>
              </w:rPr>
              <w:t xml:space="preserve"> DA </w:t>
            </w:r>
            <w:r w:rsidR="000D5515" w:rsidRPr="009514FB">
              <w:rPr>
                <w:rFonts w:ascii="Tahoma" w:hAnsi="Tahoma" w:cs="Tahoma"/>
                <w:color w:val="000000"/>
                <w:sz w:val="20"/>
                <w:szCs w:val="20"/>
                <w:lang w:val="pt-BR"/>
              </w:rPr>
              <w:t>[</w:t>
            </w:r>
            <w:r w:rsidR="000D5515" w:rsidRPr="009514FB">
              <w:rPr>
                <w:rFonts w:ascii="Tahoma" w:hAnsi="Tahoma" w:cs="Tahoma" w:hint="eastAsia"/>
                <w:color w:val="000000"/>
                <w:sz w:val="20"/>
                <w:szCs w:val="20"/>
                <w:lang w:val="pt-BR"/>
              </w:rPr>
              <w:t>●</w:t>
            </w:r>
            <w:r w:rsidR="000D5515" w:rsidRPr="009514FB">
              <w:rPr>
                <w:rFonts w:ascii="Tahoma" w:hAnsi="Tahoma" w:cs="Tahoma"/>
                <w:color w:val="000000"/>
                <w:sz w:val="20"/>
                <w:szCs w:val="20"/>
                <w:lang w:val="pt-BR"/>
              </w:rPr>
              <w:t>]</w:t>
            </w:r>
            <w:r w:rsidR="000D5515">
              <w:rPr>
                <w:rFonts w:ascii="Tahoma" w:hAnsi="Tahoma" w:cs="Tahoma"/>
                <w:color w:val="000000"/>
                <w:sz w:val="20"/>
                <w:szCs w:val="20"/>
                <w:lang w:val="pt-BR"/>
              </w:rPr>
              <w:t xml:space="preserve"> SÉRIE DA </w:t>
            </w:r>
            <w:r w:rsidRPr="00A42642">
              <w:rPr>
                <w:rFonts w:ascii="Tahoma" w:hAnsi="Tahoma" w:cs="Tahoma"/>
                <w:w w:val="0"/>
                <w:sz w:val="20"/>
                <w:szCs w:val="20"/>
                <w:lang w:val="pt-BR"/>
              </w:rPr>
              <w:t>2</w:t>
            </w:r>
            <w:r w:rsidRPr="00A42642">
              <w:rPr>
                <w:rFonts w:ascii="Tahoma" w:eastAsia="Arial Unicode MS" w:hAnsi="Tahoma" w:cs="Tahoma"/>
                <w:w w:val="0"/>
                <w:sz w:val="20"/>
                <w:szCs w:val="20"/>
                <w:lang w:val="pt-BR"/>
              </w:rPr>
              <w:t>ª (SEGUNDA)</w:t>
            </w:r>
            <w:r w:rsidRPr="00A42642">
              <w:rPr>
                <w:rFonts w:ascii="Tahoma" w:hAnsi="Tahoma" w:cs="Tahoma"/>
                <w:w w:val="0"/>
                <w:sz w:val="20"/>
                <w:szCs w:val="20"/>
                <w:lang w:val="pt-BR"/>
              </w:rPr>
              <w:t xml:space="preserve"> EMISSÃO </w:t>
            </w:r>
            <w:r w:rsidRPr="00A42642">
              <w:rPr>
                <w:rFonts w:ascii="Tahoma" w:hAnsi="Tahoma" w:cs="Tahoma"/>
                <w:w w:val="0"/>
                <w:sz w:val="20"/>
                <w:szCs w:val="20"/>
              </w:rPr>
              <w:t xml:space="preserve">DE </w:t>
            </w:r>
            <w:r w:rsidRPr="00A42642">
              <w:rPr>
                <w:rFonts w:ascii="Tahoma" w:hAnsi="Tahoma" w:cs="Tahoma"/>
                <w:color w:val="000000"/>
                <w:sz w:val="20"/>
                <w:szCs w:val="20"/>
              </w:rPr>
              <w:t xml:space="preserve">DEBÊNTURES </w:t>
            </w:r>
            <w:r w:rsidRPr="00A42642">
              <w:rPr>
                <w:rFonts w:ascii="Tahoma" w:hAnsi="Tahoma" w:cs="Tahoma"/>
                <w:sz w:val="20"/>
                <w:szCs w:val="20"/>
              </w:rPr>
              <w:t xml:space="preserve">SIMPLES, </w:t>
            </w:r>
            <w:r w:rsidRPr="00A42642">
              <w:rPr>
                <w:rFonts w:ascii="Tahoma" w:hAnsi="Tahoma" w:cs="Tahoma"/>
                <w:color w:val="000000"/>
                <w:sz w:val="20"/>
                <w:szCs w:val="20"/>
              </w:rPr>
              <w:t xml:space="preserve">NÃO CONVERSÍVEIS EM AÇÕES, </w:t>
            </w:r>
            <w:r w:rsidRPr="00A42642">
              <w:rPr>
                <w:rFonts w:ascii="Tahoma" w:hAnsi="Tahoma" w:cs="Tahoma"/>
                <w:sz w:val="20"/>
                <w:szCs w:val="20"/>
              </w:rPr>
              <w:t xml:space="preserve">DA ESPÉCIE </w:t>
            </w:r>
            <w:r w:rsidRPr="00A42642">
              <w:rPr>
                <w:rFonts w:ascii="Tahoma" w:hAnsi="Tahoma" w:cs="Tahoma"/>
                <w:color w:val="000000"/>
                <w:sz w:val="20"/>
                <w:szCs w:val="20"/>
                <w:lang w:val="pt-BR"/>
              </w:rPr>
              <w:t>COM GARANTIA REAL,</w:t>
            </w:r>
            <w:r w:rsidRPr="00A42642">
              <w:rPr>
                <w:rFonts w:ascii="Tahoma" w:hAnsi="Tahoma" w:cs="Tahoma"/>
                <w:color w:val="000000"/>
                <w:sz w:val="20"/>
                <w:szCs w:val="20"/>
              </w:rPr>
              <w:t xml:space="preserve"> EM </w:t>
            </w:r>
            <w:r w:rsidRPr="00A42642">
              <w:rPr>
                <w:rFonts w:ascii="Tahoma" w:hAnsi="Tahoma" w:cs="Tahoma"/>
                <w:color w:val="000000"/>
                <w:sz w:val="20"/>
                <w:szCs w:val="20"/>
                <w:lang w:val="pt-BR"/>
              </w:rPr>
              <w:t>DUAS SÉRIES</w:t>
            </w:r>
            <w:r w:rsidRPr="00A42642">
              <w:rPr>
                <w:rFonts w:ascii="Tahoma" w:hAnsi="Tahoma" w:cs="Tahoma"/>
                <w:color w:val="000000"/>
                <w:sz w:val="20"/>
                <w:szCs w:val="20"/>
              </w:rPr>
              <w:t xml:space="preserve">, DA </w:t>
            </w:r>
            <w:r w:rsidRPr="00A42642">
              <w:rPr>
                <w:rFonts w:ascii="Tahoma" w:hAnsi="Tahoma" w:cs="Tahoma"/>
                <w:bCs/>
                <w:color w:val="000000"/>
                <w:sz w:val="20"/>
                <w:szCs w:val="20"/>
                <w:lang w:val="pt-BR"/>
              </w:rPr>
              <w:t xml:space="preserve">ALMEIDA JUNIOR SHOPPING </w:t>
            </w:r>
            <w:r>
              <w:rPr>
                <w:rFonts w:ascii="Tahoma" w:hAnsi="Tahoma" w:cs="Tahoma"/>
                <w:bCs/>
                <w:color w:val="000000"/>
                <w:sz w:val="20"/>
                <w:szCs w:val="20"/>
                <w:lang w:val="pt-BR"/>
              </w:rPr>
              <w:t xml:space="preserve">CENTERS </w:t>
            </w:r>
            <w:r w:rsidRPr="00A42642">
              <w:rPr>
                <w:rFonts w:ascii="Tahoma" w:hAnsi="Tahoma" w:cs="Tahoma"/>
                <w:bCs/>
                <w:color w:val="000000"/>
                <w:sz w:val="20"/>
                <w:szCs w:val="20"/>
                <w:lang w:val="pt-BR"/>
              </w:rPr>
              <w:t>S.A.</w:t>
            </w:r>
          </w:p>
        </w:tc>
        <w:tc>
          <w:tcPr>
            <w:tcW w:w="957" w:type="pct"/>
            <w:gridSpan w:val="3"/>
            <w:tcBorders>
              <w:top w:val="single" w:sz="8" w:space="0" w:color="auto"/>
              <w:left w:val="nil"/>
              <w:bottom w:val="single" w:sz="8" w:space="0" w:color="000000"/>
              <w:right w:val="single" w:sz="8" w:space="0" w:color="auto"/>
            </w:tcBorders>
            <w:shd w:val="clear" w:color="auto" w:fill="C0C0C0"/>
            <w:noWrap/>
            <w:tcMar>
              <w:top w:w="0" w:type="dxa"/>
              <w:left w:w="70" w:type="dxa"/>
              <w:bottom w:w="0" w:type="dxa"/>
              <w:right w:w="70" w:type="dxa"/>
            </w:tcMar>
            <w:vAlign w:val="center"/>
            <w:hideMark/>
          </w:tcPr>
          <w:p w14:paraId="508CCDD8"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w w:val="0"/>
                <w:sz w:val="20"/>
                <w:szCs w:val="20"/>
              </w:rPr>
              <w:t xml:space="preserve">Nº: </w:t>
            </w:r>
            <w:r w:rsidRPr="00A42642">
              <w:rPr>
                <w:rFonts w:ascii="Tahoma" w:eastAsia="Arial Unicode MS" w:hAnsi="Tahoma" w:cs="Tahoma"/>
                <w:w w:val="0"/>
                <w:sz w:val="20"/>
                <w:szCs w:val="20"/>
                <w:lang w:val="pt-BR"/>
              </w:rPr>
              <w:t>1</w:t>
            </w:r>
          </w:p>
        </w:tc>
        <w:tc>
          <w:tcPr>
            <w:tcW w:w="11" w:type="pct"/>
            <w:gridSpan w:val="2"/>
            <w:vAlign w:val="center"/>
            <w:hideMark/>
          </w:tcPr>
          <w:p w14:paraId="44C1ABD7"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C73A4C" w:rsidRPr="00A42642" w14:paraId="3BEDBDB0" w14:textId="77777777" w:rsidTr="00340D8F">
        <w:trPr>
          <w:jc w:val="center"/>
        </w:trPr>
        <w:tc>
          <w:tcPr>
            <w:tcW w:w="1321" w:type="pct"/>
            <w:gridSpan w:val="3"/>
            <w:vMerge/>
            <w:tcBorders>
              <w:top w:val="single" w:sz="8" w:space="0" w:color="auto"/>
              <w:left w:val="single" w:sz="8" w:space="0" w:color="auto"/>
              <w:bottom w:val="single" w:sz="8" w:space="0" w:color="auto"/>
              <w:right w:val="single" w:sz="8" w:space="0" w:color="000000"/>
            </w:tcBorders>
            <w:vAlign w:val="center"/>
            <w:hideMark/>
          </w:tcPr>
          <w:p w14:paraId="34ACE4E2" w14:textId="77777777" w:rsidR="00340D8F" w:rsidRPr="00A42642" w:rsidRDefault="00340D8F" w:rsidP="003963D9">
            <w:pPr>
              <w:pStyle w:val="p0"/>
              <w:suppressAutoHyphens/>
              <w:spacing w:after="120" w:line="300" w:lineRule="atLeast"/>
              <w:rPr>
                <w:rFonts w:ascii="Tahoma" w:hAnsi="Tahoma" w:cs="Tahoma"/>
                <w:w w:val="0"/>
                <w:sz w:val="20"/>
                <w:szCs w:val="20"/>
              </w:rPr>
            </w:pPr>
          </w:p>
        </w:tc>
        <w:tc>
          <w:tcPr>
            <w:tcW w:w="2706" w:type="pct"/>
            <w:gridSpan w:val="11"/>
            <w:vMerge/>
            <w:tcBorders>
              <w:top w:val="single" w:sz="8" w:space="0" w:color="auto"/>
              <w:left w:val="nil"/>
              <w:bottom w:val="single" w:sz="8" w:space="0" w:color="000000"/>
              <w:right w:val="single" w:sz="8" w:space="0" w:color="000000"/>
            </w:tcBorders>
            <w:vAlign w:val="center"/>
            <w:hideMark/>
          </w:tcPr>
          <w:p w14:paraId="67D58B57"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957" w:type="pct"/>
            <w:gridSpan w:val="3"/>
            <w:tcBorders>
              <w:top w:val="single" w:sz="8" w:space="0" w:color="auto"/>
              <w:left w:val="nil"/>
              <w:bottom w:val="single" w:sz="8" w:space="0" w:color="000000"/>
              <w:right w:val="single" w:sz="8" w:space="0" w:color="auto"/>
            </w:tcBorders>
            <w:vAlign w:val="center"/>
            <w:hideMark/>
          </w:tcPr>
          <w:p w14:paraId="064F6F43"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306C0AF9"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7C4CF09B" w14:textId="77777777" w:rsidTr="00340D8F">
        <w:trPr>
          <w:jc w:val="center"/>
        </w:trPr>
        <w:tc>
          <w:tcPr>
            <w:tcW w:w="1321" w:type="pct"/>
            <w:gridSpan w:val="3"/>
            <w:tcBorders>
              <w:top w:val="nil"/>
              <w:left w:val="single" w:sz="8" w:space="0" w:color="auto"/>
              <w:bottom w:val="single" w:sz="8" w:space="0" w:color="000000"/>
              <w:right w:val="single" w:sz="8" w:space="0" w:color="000000"/>
            </w:tcBorders>
            <w:noWrap/>
            <w:tcMar>
              <w:top w:w="0" w:type="dxa"/>
              <w:left w:w="70" w:type="dxa"/>
              <w:bottom w:w="0" w:type="dxa"/>
              <w:right w:w="70" w:type="dxa"/>
            </w:tcMar>
            <w:vAlign w:val="center"/>
            <w:hideMark/>
          </w:tcPr>
          <w:p w14:paraId="2A92CA80"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Via</w:t>
            </w:r>
          </w:p>
        </w:tc>
        <w:tc>
          <w:tcPr>
            <w:tcW w:w="2706" w:type="pct"/>
            <w:gridSpan w:val="11"/>
            <w:vMerge/>
            <w:tcBorders>
              <w:top w:val="single" w:sz="8" w:space="0" w:color="auto"/>
              <w:left w:val="nil"/>
              <w:bottom w:val="single" w:sz="8" w:space="0" w:color="000000"/>
              <w:right w:val="single" w:sz="8" w:space="0" w:color="000000"/>
            </w:tcBorders>
            <w:vAlign w:val="center"/>
            <w:hideMark/>
          </w:tcPr>
          <w:p w14:paraId="5C6F67DD"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957" w:type="pct"/>
            <w:gridSpan w:val="3"/>
            <w:tcBorders>
              <w:top w:val="single" w:sz="8" w:space="0" w:color="auto"/>
              <w:left w:val="nil"/>
              <w:bottom w:val="single" w:sz="8" w:space="0" w:color="000000"/>
              <w:right w:val="single" w:sz="8" w:space="0" w:color="auto"/>
            </w:tcBorders>
            <w:vAlign w:val="center"/>
            <w:hideMark/>
          </w:tcPr>
          <w:p w14:paraId="38F0818C"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7DA69FC9"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28568C" w:rsidRPr="00A42642" w14:paraId="28966A86" w14:textId="77777777" w:rsidTr="00ED4B5C">
        <w:trPr>
          <w:jc w:val="center"/>
        </w:trPr>
        <w:tc>
          <w:tcPr>
            <w:tcW w:w="4984" w:type="pct"/>
            <w:gridSpan w:val="17"/>
            <w:tcBorders>
              <w:top w:val="nil"/>
              <w:left w:val="single" w:sz="8" w:space="0" w:color="auto"/>
              <w:bottom w:val="single" w:sz="8" w:space="0" w:color="auto"/>
              <w:right w:val="single" w:sz="8" w:space="0" w:color="auto"/>
            </w:tcBorders>
            <w:shd w:val="clear" w:color="auto" w:fill="BFBFBF" w:themeFill="background1" w:themeFillShade="BF"/>
            <w:noWrap/>
            <w:tcMar>
              <w:top w:w="0" w:type="dxa"/>
              <w:left w:w="70" w:type="dxa"/>
              <w:bottom w:w="0" w:type="dxa"/>
              <w:right w:w="70" w:type="dxa"/>
            </w:tcMar>
            <w:vAlign w:val="center"/>
            <w:hideMark/>
          </w:tcPr>
          <w:p w14:paraId="2CA7DEA5" w14:textId="77777777" w:rsidR="0028568C" w:rsidRPr="0028568C" w:rsidRDefault="0028568C" w:rsidP="0028568C">
            <w:pPr>
              <w:pStyle w:val="p0"/>
              <w:suppressAutoHyphens/>
              <w:spacing w:after="120" w:line="300" w:lineRule="atLeast"/>
              <w:rPr>
                <w:rFonts w:ascii="Tahoma" w:hAnsi="Tahoma"/>
                <w:w w:val="0"/>
                <w:sz w:val="20"/>
              </w:rPr>
            </w:pPr>
            <w:r w:rsidRPr="00A42642">
              <w:rPr>
                <w:rFonts w:ascii="Tahoma" w:hAnsi="Tahoma" w:cs="Tahoma"/>
                <w:w w:val="0"/>
                <w:sz w:val="20"/>
                <w:szCs w:val="20"/>
              </w:rPr>
              <w:t>Para os fins deste boletim de subscrição (“</w:t>
            </w:r>
            <w:r w:rsidRPr="00A42642">
              <w:rPr>
                <w:rFonts w:ascii="Tahoma" w:hAnsi="Tahoma" w:cs="Tahoma"/>
                <w:w w:val="0"/>
                <w:sz w:val="20"/>
                <w:szCs w:val="20"/>
                <w:u w:val="single"/>
              </w:rPr>
              <w:t>Boletim de Subscrição</w:t>
            </w:r>
            <w:r w:rsidRPr="00A42642">
              <w:rPr>
                <w:rFonts w:ascii="Tahoma" w:hAnsi="Tahoma" w:cs="Tahoma"/>
                <w:w w:val="0"/>
                <w:sz w:val="20"/>
                <w:szCs w:val="20"/>
              </w:rPr>
              <w:t>”), adotam-se as definições constantes no “</w:t>
            </w:r>
            <w:r w:rsidRPr="00A42642">
              <w:rPr>
                <w:rFonts w:ascii="Tahoma" w:hAnsi="Tahoma" w:cs="Tahoma"/>
                <w:i/>
                <w:sz w:val="20"/>
                <w:szCs w:val="20"/>
              </w:rPr>
              <w:t xml:space="preserve">Instrumento Particular de Escritura da </w:t>
            </w:r>
            <w:r w:rsidRPr="00A42642">
              <w:rPr>
                <w:rFonts w:ascii="Tahoma" w:hAnsi="Tahoma" w:cs="Tahoma"/>
                <w:i/>
                <w:iCs/>
                <w:sz w:val="20"/>
                <w:szCs w:val="20"/>
                <w:lang w:val="pt-BR"/>
              </w:rPr>
              <w:t>2</w:t>
            </w:r>
            <w:r w:rsidRPr="00A42642">
              <w:rPr>
                <w:rFonts w:ascii="Tahoma" w:hAnsi="Tahoma" w:cs="Tahoma"/>
                <w:i/>
                <w:iCs/>
                <w:sz w:val="20"/>
                <w:szCs w:val="20"/>
              </w:rPr>
              <w:t>ª (</w:t>
            </w:r>
            <w:r w:rsidRPr="00A42642">
              <w:rPr>
                <w:rFonts w:ascii="Tahoma" w:hAnsi="Tahoma" w:cs="Tahoma"/>
                <w:i/>
                <w:iCs/>
                <w:sz w:val="20"/>
                <w:szCs w:val="20"/>
                <w:lang w:val="pt-BR"/>
              </w:rPr>
              <w:t>Segunda</w:t>
            </w:r>
            <w:r w:rsidRPr="00A42642">
              <w:rPr>
                <w:rFonts w:ascii="Tahoma" w:hAnsi="Tahoma" w:cs="Tahoma"/>
                <w:i/>
                <w:iCs/>
                <w:sz w:val="20"/>
                <w:szCs w:val="20"/>
              </w:rPr>
              <w:t>)</w:t>
            </w:r>
            <w:r w:rsidRPr="00A42642">
              <w:rPr>
                <w:rFonts w:ascii="Tahoma" w:hAnsi="Tahoma" w:cs="Tahoma"/>
                <w:i/>
                <w:sz w:val="20"/>
                <w:szCs w:val="20"/>
              </w:rPr>
              <w:t xml:space="preserve"> Emissão de Debêntures Simples, Não Conversíveis em Ações, da Espécie </w:t>
            </w:r>
            <w:r w:rsidRPr="00A42642">
              <w:rPr>
                <w:rFonts w:ascii="Tahoma" w:hAnsi="Tahoma" w:cs="Tahoma"/>
                <w:i/>
                <w:sz w:val="20"/>
                <w:szCs w:val="20"/>
                <w:lang w:val="pt-BR"/>
              </w:rPr>
              <w:t xml:space="preserve">com Garantia </w:t>
            </w:r>
            <w:r w:rsidRPr="00A42642">
              <w:rPr>
                <w:rFonts w:ascii="Tahoma" w:hAnsi="Tahoma" w:cs="Tahoma"/>
                <w:i/>
                <w:iCs/>
                <w:sz w:val="20"/>
                <w:szCs w:val="20"/>
                <w:lang w:val="pt-BR"/>
              </w:rPr>
              <w:t>Real</w:t>
            </w:r>
            <w:r w:rsidRPr="00A42642">
              <w:rPr>
                <w:rFonts w:ascii="Tahoma" w:hAnsi="Tahoma" w:cs="Tahoma"/>
                <w:i/>
                <w:sz w:val="20"/>
                <w:szCs w:val="20"/>
              </w:rPr>
              <w:t xml:space="preserve">, em </w:t>
            </w:r>
            <w:r w:rsidRPr="00A42642">
              <w:rPr>
                <w:rFonts w:ascii="Tahoma" w:hAnsi="Tahoma" w:cs="Tahoma"/>
                <w:i/>
                <w:sz w:val="20"/>
                <w:szCs w:val="20"/>
                <w:lang w:val="pt-BR"/>
              </w:rPr>
              <w:t>Duas Séries</w:t>
            </w:r>
            <w:r w:rsidRPr="00A42642">
              <w:rPr>
                <w:rFonts w:ascii="Tahoma" w:hAnsi="Tahoma" w:cs="Tahoma"/>
                <w:i/>
                <w:sz w:val="20"/>
                <w:szCs w:val="20"/>
              </w:rPr>
              <w:t xml:space="preserve">, da </w:t>
            </w:r>
            <w:r w:rsidRPr="00FD56FB">
              <w:rPr>
                <w:rFonts w:ascii="Tahoma" w:hAnsi="Tahoma" w:cs="Tahoma"/>
                <w:bCs/>
                <w:i/>
                <w:sz w:val="20"/>
                <w:szCs w:val="20"/>
                <w:lang w:val="pt-BR"/>
              </w:rPr>
              <w:t xml:space="preserve">Almeida Junior Shopping </w:t>
            </w:r>
            <w:r>
              <w:rPr>
                <w:rFonts w:ascii="Tahoma" w:hAnsi="Tahoma" w:cs="Tahoma"/>
                <w:bCs/>
                <w:i/>
                <w:sz w:val="20"/>
                <w:szCs w:val="20"/>
                <w:lang w:val="pt-BR"/>
              </w:rPr>
              <w:t xml:space="preserve">Centers </w:t>
            </w:r>
            <w:r w:rsidRPr="00FD56FB">
              <w:rPr>
                <w:rFonts w:ascii="Tahoma" w:hAnsi="Tahoma" w:cs="Tahoma"/>
                <w:bCs/>
                <w:i/>
                <w:sz w:val="20"/>
                <w:szCs w:val="20"/>
                <w:lang w:val="pt-BR"/>
              </w:rPr>
              <w:t>S.A.</w:t>
            </w:r>
            <w:r w:rsidRPr="00A42642">
              <w:rPr>
                <w:rFonts w:ascii="Tahoma" w:hAnsi="Tahoma" w:cs="Tahoma"/>
                <w:i/>
                <w:sz w:val="20"/>
                <w:szCs w:val="20"/>
              </w:rPr>
              <w:t xml:space="preserve">. para Colocação Privada”, celebrado em </w:t>
            </w:r>
            <w:r w:rsidRPr="009514FB">
              <w:rPr>
                <w:rFonts w:ascii="Tahoma" w:hAnsi="Tahoma" w:cs="Tahoma"/>
                <w:i/>
                <w:sz w:val="20"/>
                <w:szCs w:val="20"/>
                <w:lang w:val="pt-BR"/>
              </w:rPr>
              <w:t>17</w:t>
            </w:r>
            <w:r w:rsidRPr="00A42642">
              <w:rPr>
                <w:rFonts w:ascii="Tahoma" w:hAnsi="Tahoma" w:cs="Tahoma"/>
                <w:i/>
                <w:sz w:val="20"/>
                <w:szCs w:val="20"/>
              </w:rPr>
              <w:t xml:space="preserve"> de </w:t>
            </w:r>
            <w:r w:rsidRPr="00A42642">
              <w:rPr>
                <w:rFonts w:ascii="Tahoma" w:hAnsi="Tahoma" w:cs="Tahoma"/>
                <w:i/>
                <w:sz w:val="20"/>
                <w:szCs w:val="20"/>
                <w:lang w:val="pt-BR"/>
              </w:rPr>
              <w:t>dezembro</w:t>
            </w:r>
            <w:r w:rsidRPr="00A42642">
              <w:rPr>
                <w:rFonts w:ascii="Tahoma" w:hAnsi="Tahoma" w:cs="Tahoma"/>
                <w:i/>
                <w:sz w:val="20"/>
                <w:szCs w:val="20"/>
              </w:rPr>
              <w:t xml:space="preserve"> de </w:t>
            </w:r>
            <w:r w:rsidRPr="00A42642">
              <w:rPr>
                <w:rFonts w:ascii="Tahoma" w:hAnsi="Tahoma" w:cs="Tahoma"/>
                <w:w w:val="0"/>
                <w:sz w:val="20"/>
                <w:szCs w:val="20"/>
              </w:rPr>
              <w:t>201</w:t>
            </w:r>
            <w:r w:rsidRPr="00A42642">
              <w:rPr>
                <w:rFonts w:ascii="Tahoma" w:hAnsi="Tahoma" w:cs="Tahoma"/>
                <w:w w:val="0"/>
                <w:sz w:val="20"/>
                <w:szCs w:val="20"/>
                <w:lang w:val="pt-BR"/>
              </w:rPr>
              <w:t xml:space="preserve">9 </w:t>
            </w:r>
            <w:r w:rsidRPr="00A42642">
              <w:rPr>
                <w:rFonts w:ascii="Tahoma" w:hAnsi="Tahoma" w:cs="Tahoma"/>
                <w:w w:val="0"/>
                <w:sz w:val="20"/>
                <w:szCs w:val="20"/>
              </w:rPr>
              <w:t>(“</w:t>
            </w:r>
            <w:r w:rsidRPr="00A42642">
              <w:rPr>
                <w:rFonts w:ascii="Tahoma" w:hAnsi="Tahoma" w:cs="Tahoma"/>
                <w:w w:val="0"/>
                <w:sz w:val="20"/>
                <w:szCs w:val="20"/>
                <w:u w:val="single"/>
              </w:rPr>
              <w:t>Escritura de Emissão</w:t>
            </w:r>
            <w:r w:rsidRPr="00A42642">
              <w:rPr>
                <w:rFonts w:ascii="Tahoma" w:hAnsi="Tahoma" w:cs="Tahoma"/>
                <w:w w:val="0"/>
                <w:sz w:val="20"/>
                <w:szCs w:val="20"/>
              </w:rPr>
              <w:t>”).</w:t>
            </w:r>
          </w:p>
        </w:tc>
        <w:tc>
          <w:tcPr>
            <w:tcW w:w="11" w:type="pct"/>
            <w:gridSpan w:val="2"/>
            <w:shd w:val="clear" w:color="auto" w:fill="BFBFBF" w:themeFill="background1" w:themeFillShade="BF"/>
            <w:vAlign w:val="center"/>
            <w:hideMark/>
          </w:tcPr>
          <w:p w14:paraId="3F1520C1" w14:textId="77777777" w:rsidR="0028568C" w:rsidRPr="0028568C" w:rsidRDefault="0028568C" w:rsidP="0028568C">
            <w:pPr>
              <w:pStyle w:val="p0"/>
              <w:suppressAutoHyphens/>
              <w:spacing w:after="120" w:line="300" w:lineRule="atLeast"/>
              <w:rPr>
                <w:rFonts w:ascii="Tahoma" w:hAnsi="Tahoma"/>
                <w:w w:val="0"/>
                <w:sz w:val="20"/>
              </w:rPr>
            </w:pPr>
          </w:p>
        </w:tc>
      </w:tr>
      <w:tr w:rsidR="0028568C" w:rsidRPr="00A42642" w14:paraId="2E068194" w14:textId="77777777" w:rsidTr="0028568C">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tcPr>
          <w:p w14:paraId="15257F0E" w14:textId="77777777" w:rsidR="0028568C" w:rsidRPr="0028568C" w:rsidRDefault="0028568C" w:rsidP="0028568C">
            <w:pPr>
              <w:pStyle w:val="p0"/>
              <w:suppressAutoHyphens/>
              <w:spacing w:after="120" w:line="300" w:lineRule="atLeast"/>
              <w:rPr>
                <w:rFonts w:ascii="Tahoma" w:hAnsi="Tahoma"/>
                <w:w w:val="0"/>
                <w:sz w:val="20"/>
              </w:rPr>
            </w:pPr>
          </w:p>
        </w:tc>
        <w:tc>
          <w:tcPr>
            <w:tcW w:w="11" w:type="pct"/>
            <w:gridSpan w:val="2"/>
            <w:vAlign w:val="center"/>
          </w:tcPr>
          <w:p w14:paraId="5A87FD1F" w14:textId="77777777" w:rsidR="0028568C" w:rsidRPr="0028568C" w:rsidRDefault="0028568C" w:rsidP="0028568C">
            <w:pPr>
              <w:pStyle w:val="p0"/>
              <w:suppressAutoHyphens/>
              <w:spacing w:after="120" w:line="300" w:lineRule="atLeast"/>
              <w:rPr>
                <w:rFonts w:ascii="Tahoma" w:hAnsi="Tahoma"/>
                <w:w w:val="0"/>
                <w:sz w:val="20"/>
              </w:rPr>
            </w:pPr>
          </w:p>
        </w:tc>
      </w:tr>
      <w:tr w:rsidR="0028568C" w:rsidRPr="00A42642" w14:paraId="21428769" w14:textId="77777777" w:rsidTr="00351740">
        <w:trPr>
          <w:jc w:val="center"/>
        </w:trPr>
        <w:tc>
          <w:tcPr>
            <w:tcW w:w="4984" w:type="pct"/>
            <w:gridSpan w:val="17"/>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29905108" w14:textId="77777777" w:rsidR="0028568C" w:rsidRPr="0028568C" w:rsidRDefault="0028568C" w:rsidP="0028568C">
            <w:pPr>
              <w:pStyle w:val="p0"/>
              <w:suppressAutoHyphens/>
              <w:spacing w:after="120" w:line="300" w:lineRule="atLeast"/>
              <w:rPr>
                <w:rFonts w:ascii="Tahoma" w:hAnsi="Tahoma"/>
                <w:b/>
                <w:w w:val="0"/>
                <w:sz w:val="20"/>
              </w:rPr>
            </w:pPr>
            <w:r w:rsidRPr="00A42642">
              <w:rPr>
                <w:rFonts w:ascii="Tahoma" w:hAnsi="Tahoma" w:cs="Tahoma"/>
                <w:b/>
                <w:w w:val="0"/>
                <w:sz w:val="20"/>
                <w:szCs w:val="20"/>
              </w:rPr>
              <w:t>EMISSORA</w:t>
            </w:r>
          </w:p>
        </w:tc>
        <w:tc>
          <w:tcPr>
            <w:tcW w:w="11" w:type="pct"/>
            <w:gridSpan w:val="2"/>
            <w:vAlign w:val="center"/>
            <w:hideMark/>
          </w:tcPr>
          <w:p w14:paraId="208173C1" w14:textId="77777777" w:rsidR="0028568C" w:rsidRPr="0028568C" w:rsidRDefault="0028568C" w:rsidP="0028568C">
            <w:pPr>
              <w:pStyle w:val="p0"/>
              <w:suppressAutoHyphens/>
              <w:spacing w:after="120" w:line="300" w:lineRule="atLeast"/>
              <w:rPr>
                <w:rFonts w:ascii="Tahoma" w:hAnsi="Tahoma"/>
                <w:w w:val="0"/>
                <w:sz w:val="20"/>
              </w:rPr>
            </w:pPr>
          </w:p>
        </w:tc>
      </w:tr>
      <w:tr w:rsidR="0028568C" w:rsidRPr="00A42642" w14:paraId="47C53C93" w14:textId="77777777" w:rsidTr="0028568C">
        <w:trPr>
          <w:jc w:val="center"/>
        </w:trPr>
        <w:tc>
          <w:tcPr>
            <w:tcW w:w="1856" w:type="pct"/>
            <w:gridSpan w:val="5"/>
            <w:tcBorders>
              <w:top w:val="nil"/>
              <w:left w:val="single" w:sz="8" w:space="0" w:color="auto"/>
              <w:bottom w:val="single" w:sz="8" w:space="0" w:color="000000"/>
              <w:right w:val="single" w:sz="8" w:space="0" w:color="auto"/>
            </w:tcBorders>
            <w:noWrap/>
            <w:tcMar>
              <w:top w:w="0" w:type="dxa"/>
              <w:left w:w="70" w:type="dxa"/>
              <w:bottom w:w="0" w:type="dxa"/>
              <w:right w:w="70" w:type="dxa"/>
            </w:tcMar>
            <w:vAlign w:val="center"/>
            <w:hideMark/>
          </w:tcPr>
          <w:p w14:paraId="74C5DC55" w14:textId="77777777" w:rsidR="0028568C" w:rsidRPr="0028568C" w:rsidRDefault="0028568C" w:rsidP="0028568C">
            <w:pPr>
              <w:pStyle w:val="p0"/>
              <w:suppressAutoHyphens/>
              <w:spacing w:after="120" w:line="300" w:lineRule="atLeast"/>
              <w:rPr>
                <w:rFonts w:ascii="Tahoma" w:hAnsi="Tahoma"/>
                <w:w w:val="0"/>
                <w:sz w:val="20"/>
              </w:rPr>
            </w:pPr>
            <w:r w:rsidRPr="00A42642">
              <w:rPr>
                <w:rFonts w:ascii="Tahoma" w:hAnsi="Tahoma" w:cs="Tahoma"/>
                <w:w w:val="0"/>
                <w:sz w:val="20"/>
                <w:szCs w:val="20"/>
              </w:rPr>
              <w:t>Emissora:</w:t>
            </w:r>
          </w:p>
        </w:tc>
        <w:tc>
          <w:tcPr>
            <w:tcW w:w="3128" w:type="pct"/>
            <w:gridSpan w:val="12"/>
            <w:tcBorders>
              <w:top w:val="nil"/>
              <w:left w:val="nil"/>
              <w:bottom w:val="single" w:sz="8" w:space="0" w:color="000000"/>
              <w:right w:val="single" w:sz="8" w:space="0" w:color="auto"/>
            </w:tcBorders>
            <w:tcMar>
              <w:top w:w="0" w:type="dxa"/>
              <w:left w:w="70" w:type="dxa"/>
              <w:bottom w:w="0" w:type="dxa"/>
              <w:right w:w="70" w:type="dxa"/>
            </w:tcMar>
            <w:vAlign w:val="center"/>
            <w:hideMark/>
          </w:tcPr>
          <w:p w14:paraId="65A28E08" w14:textId="77777777" w:rsidR="0028568C" w:rsidRPr="0028568C" w:rsidRDefault="0028568C" w:rsidP="0028568C">
            <w:pPr>
              <w:pStyle w:val="p0"/>
              <w:suppressAutoHyphens/>
              <w:spacing w:after="120" w:line="300" w:lineRule="atLeast"/>
              <w:rPr>
                <w:rFonts w:ascii="Tahoma" w:hAnsi="Tahoma"/>
                <w:w w:val="0"/>
                <w:sz w:val="20"/>
              </w:rPr>
            </w:pPr>
            <w:r w:rsidRPr="00FD56FB">
              <w:rPr>
                <w:rFonts w:ascii="Tahoma" w:hAnsi="Tahoma" w:cs="Tahoma"/>
                <w:b/>
                <w:bCs/>
                <w:sz w:val="20"/>
                <w:szCs w:val="20"/>
                <w:lang w:val="pt-BR"/>
              </w:rPr>
              <w:t>ALMEIDA JUNIOR SHOPPING CENTERS S.A.</w:t>
            </w:r>
            <w:r w:rsidRPr="00FD56FB">
              <w:rPr>
                <w:rFonts w:ascii="Tahoma" w:hAnsi="Tahoma" w:cs="Tahoma"/>
                <w:sz w:val="20"/>
                <w:szCs w:val="20"/>
                <w:lang w:val="pt-BR"/>
              </w:rPr>
              <w:t>,</w:t>
            </w:r>
            <w:r w:rsidRPr="00FD56FB">
              <w:rPr>
                <w:rFonts w:ascii="Tahoma" w:hAnsi="Tahoma" w:cs="Tahoma"/>
                <w:b/>
                <w:sz w:val="20"/>
                <w:szCs w:val="20"/>
                <w:lang w:val="pt-BR"/>
              </w:rPr>
              <w:t xml:space="preserve"> </w:t>
            </w:r>
            <w:r w:rsidRPr="00FD56FB">
              <w:rPr>
                <w:rFonts w:ascii="Tahoma" w:hAnsi="Tahoma" w:cs="Tahoma"/>
                <w:sz w:val="20"/>
                <w:szCs w:val="20"/>
                <w:lang w:val="pt-BR"/>
              </w:rPr>
              <w:t>sociedade anônima sem registro de companhia aberta perante a Comissão de Valores Mobiliários (“</w:t>
            </w:r>
            <w:r w:rsidRPr="00FD56FB">
              <w:rPr>
                <w:rFonts w:ascii="Tahoma" w:hAnsi="Tahoma" w:cs="Tahoma"/>
                <w:sz w:val="20"/>
                <w:szCs w:val="20"/>
                <w:u w:val="single"/>
                <w:lang w:val="pt-BR"/>
              </w:rPr>
              <w:t>CVM</w:t>
            </w:r>
            <w:r w:rsidRPr="00FD56FB">
              <w:rPr>
                <w:rFonts w:ascii="Tahoma" w:hAnsi="Tahoma" w:cs="Tahoma"/>
                <w:sz w:val="20"/>
                <w:szCs w:val="20"/>
                <w:lang w:val="pt-BR"/>
              </w:rPr>
              <w:t xml:space="preserve">”), com sede na cidade de São Paulo, estado de São Paulo, na Avenida Brigadeiro Faria Lima, nº 2.277, 16º andar, conjunto 1604, inscrita no </w:t>
            </w:r>
            <w:r w:rsidRPr="00FD56FB">
              <w:rPr>
                <w:rFonts w:ascii="Tahoma" w:eastAsia="Arial Unicode MS" w:hAnsi="Tahoma" w:cs="Tahoma"/>
                <w:sz w:val="20"/>
                <w:szCs w:val="20"/>
                <w:lang w:val="pt-BR"/>
              </w:rPr>
              <w:t>Cadastro Nacional da Pessoa Jurídica do Ministério da Economia (“</w:t>
            </w:r>
            <w:r w:rsidRPr="00FD56FB">
              <w:rPr>
                <w:rFonts w:ascii="Tahoma" w:eastAsia="Arial Unicode MS" w:hAnsi="Tahoma" w:cs="Tahoma"/>
                <w:sz w:val="20"/>
                <w:szCs w:val="20"/>
                <w:u w:val="single"/>
                <w:lang w:val="pt-BR"/>
              </w:rPr>
              <w:t>CNPJ/ME</w:t>
            </w:r>
            <w:r w:rsidRPr="00FD56FB">
              <w:rPr>
                <w:rFonts w:ascii="Tahoma" w:eastAsia="Arial Unicode MS" w:hAnsi="Tahoma" w:cs="Tahoma"/>
                <w:sz w:val="20"/>
                <w:szCs w:val="20"/>
                <w:lang w:val="pt-BR"/>
              </w:rPr>
              <w:t xml:space="preserve">”) </w:t>
            </w:r>
            <w:r w:rsidRPr="00FD56FB">
              <w:rPr>
                <w:rFonts w:ascii="Tahoma" w:hAnsi="Tahoma" w:cs="Tahoma"/>
                <w:sz w:val="20"/>
                <w:szCs w:val="20"/>
                <w:lang w:val="pt-BR"/>
              </w:rPr>
              <w:t>sob o nº 82.120.676/0001-83, com seus atos constitutivos arquivados na Junta Comercial do Estado de São Paulo (“</w:t>
            </w:r>
            <w:r w:rsidRPr="00A42642">
              <w:rPr>
                <w:rFonts w:ascii="Tahoma" w:hAnsi="Tahoma" w:cs="Tahoma"/>
                <w:sz w:val="20"/>
                <w:szCs w:val="20"/>
                <w:u w:val="single"/>
                <w:lang w:val="pt-BR"/>
              </w:rPr>
              <w:t>JUCESP</w:t>
            </w:r>
            <w:r w:rsidRPr="00FD56FB">
              <w:rPr>
                <w:rFonts w:ascii="Tahoma" w:hAnsi="Tahoma" w:cs="Tahoma"/>
                <w:sz w:val="20"/>
                <w:szCs w:val="20"/>
                <w:lang w:val="pt-BR"/>
              </w:rPr>
              <w:t>”) sob o NIRE 3523547784-1</w:t>
            </w:r>
          </w:p>
        </w:tc>
        <w:tc>
          <w:tcPr>
            <w:tcW w:w="11" w:type="pct"/>
            <w:gridSpan w:val="2"/>
            <w:vAlign w:val="center"/>
            <w:hideMark/>
          </w:tcPr>
          <w:p w14:paraId="282FAB24" w14:textId="77777777" w:rsidR="0028568C" w:rsidRPr="0028568C" w:rsidRDefault="0028568C" w:rsidP="0028568C">
            <w:pPr>
              <w:pStyle w:val="p0"/>
              <w:suppressAutoHyphens/>
              <w:spacing w:after="120" w:line="300" w:lineRule="atLeast"/>
              <w:rPr>
                <w:rFonts w:ascii="Tahoma" w:hAnsi="Tahoma"/>
                <w:w w:val="0"/>
                <w:sz w:val="20"/>
              </w:rPr>
            </w:pPr>
          </w:p>
        </w:tc>
      </w:tr>
      <w:tr w:rsidR="00340D8F" w:rsidRPr="00A42642" w14:paraId="10C2B245" w14:textId="77777777" w:rsidTr="00340D8F">
        <w:trPr>
          <w:jc w:val="center"/>
        </w:trPr>
        <w:tc>
          <w:tcPr>
            <w:tcW w:w="1856" w:type="pct"/>
            <w:gridSpan w:val="5"/>
            <w:tcBorders>
              <w:top w:val="nil"/>
              <w:left w:val="single" w:sz="8" w:space="0" w:color="auto"/>
              <w:bottom w:val="single" w:sz="8" w:space="0" w:color="000000"/>
              <w:right w:val="single" w:sz="8" w:space="0" w:color="auto"/>
            </w:tcBorders>
            <w:noWrap/>
            <w:tcMar>
              <w:top w:w="0" w:type="dxa"/>
              <w:left w:w="70" w:type="dxa"/>
              <w:bottom w:w="0" w:type="dxa"/>
              <w:right w:w="70" w:type="dxa"/>
            </w:tcMar>
            <w:vAlign w:val="center"/>
          </w:tcPr>
          <w:p w14:paraId="6444A9B1" w14:textId="77777777" w:rsidR="00340D8F" w:rsidRPr="00A42642" w:rsidRDefault="00340D8F" w:rsidP="00340D8F">
            <w:pPr>
              <w:pStyle w:val="p0"/>
              <w:suppressAutoHyphens/>
              <w:spacing w:after="120" w:line="300" w:lineRule="atLeast"/>
              <w:jc w:val="left"/>
              <w:rPr>
                <w:rFonts w:ascii="Tahoma" w:hAnsi="Tahoma" w:cs="Tahoma"/>
                <w:w w:val="0"/>
                <w:sz w:val="20"/>
                <w:szCs w:val="20"/>
                <w:lang w:val="pt-BR"/>
              </w:rPr>
            </w:pPr>
            <w:r w:rsidRPr="00A42642">
              <w:rPr>
                <w:rFonts w:ascii="Tahoma" w:hAnsi="Tahoma" w:cs="Tahoma"/>
                <w:w w:val="0"/>
                <w:sz w:val="20"/>
                <w:szCs w:val="20"/>
                <w:lang w:val="pt-BR"/>
              </w:rPr>
              <w:t>Dados Bancários para integralização das Debêntures</w:t>
            </w:r>
          </w:p>
        </w:tc>
        <w:tc>
          <w:tcPr>
            <w:tcW w:w="3128" w:type="pct"/>
            <w:gridSpan w:val="12"/>
            <w:tcBorders>
              <w:top w:val="nil"/>
              <w:left w:val="nil"/>
              <w:bottom w:val="single" w:sz="8" w:space="0" w:color="000000"/>
              <w:right w:val="single" w:sz="8" w:space="0" w:color="auto"/>
            </w:tcBorders>
            <w:tcMar>
              <w:top w:w="0" w:type="dxa"/>
              <w:left w:w="70" w:type="dxa"/>
              <w:bottom w:w="0" w:type="dxa"/>
              <w:right w:w="70" w:type="dxa"/>
            </w:tcMar>
            <w:vAlign w:val="center"/>
          </w:tcPr>
          <w:p w14:paraId="392ECA89" w14:textId="77777777" w:rsidR="00340D8F" w:rsidRPr="00A42642" w:rsidRDefault="00340D8F" w:rsidP="00340D8F">
            <w:pPr>
              <w:pStyle w:val="p0"/>
              <w:suppressAutoHyphens/>
              <w:spacing w:after="120" w:line="300" w:lineRule="atLeast"/>
              <w:jc w:val="left"/>
              <w:rPr>
                <w:rFonts w:ascii="Tahoma" w:hAnsi="Tahoma" w:cs="Tahoma"/>
                <w:b/>
                <w:sz w:val="20"/>
                <w:szCs w:val="20"/>
                <w:lang w:val="pt-BR"/>
              </w:rPr>
            </w:pPr>
            <w:r w:rsidRPr="00A42642">
              <w:rPr>
                <w:rFonts w:ascii="Tahoma" w:hAnsi="Tahoma" w:cs="Tahoma"/>
                <w:sz w:val="20"/>
                <w:szCs w:val="20"/>
                <w:lang w:val="pt-BR"/>
              </w:rPr>
              <w:t xml:space="preserve">Agência: </w:t>
            </w:r>
            <w:r w:rsidRPr="00FD56FB">
              <w:rPr>
                <w:rFonts w:ascii="Tahoma" w:hAnsi="Tahoma" w:cs="Tahoma"/>
                <w:bCs/>
                <w:sz w:val="20"/>
                <w:szCs w:val="20"/>
                <w:lang w:val="pt-BR"/>
              </w:rPr>
              <w:t>3391</w:t>
            </w:r>
            <w:r w:rsidRPr="00A42642">
              <w:rPr>
                <w:rFonts w:ascii="Tahoma" w:hAnsi="Tahoma" w:cs="Tahoma"/>
                <w:sz w:val="20"/>
                <w:szCs w:val="20"/>
                <w:lang w:val="pt-BR"/>
              </w:rPr>
              <w:br/>
              <w:t xml:space="preserve">Conta Corrente: </w:t>
            </w:r>
            <w:r w:rsidRPr="00FD56FB">
              <w:rPr>
                <w:rFonts w:ascii="Tahoma" w:hAnsi="Tahoma" w:cs="Tahoma"/>
                <w:bCs/>
                <w:sz w:val="20"/>
                <w:szCs w:val="20"/>
                <w:lang w:val="pt-BR"/>
              </w:rPr>
              <w:t>2020-6</w:t>
            </w:r>
            <w:r w:rsidRPr="00A42642">
              <w:rPr>
                <w:rFonts w:ascii="Tahoma" w:hAnsi="Tahoma" w:cs="Tahoma"/>
                <w:sz w:val="20"/>
                <w:szCs w:val="20"/>
                <w:lang w:val="pt-BR"/>
              </w:rPr>
              <w:br/>
              <w:t xml:space="preserve">Banco: </w:t>
            </w:r>
            <w:r w:rsidRPr="007C134D">
              <w:rPr>
                <w:rFonts w:ascii="Tahoma" w:hAnsi="Tahoma" w:cs="Tahoma"/>
                <w:bCs/>
                <w:sz w:val="20"/>
                <w:szCs w:val="20"/>
                <w:lang w:val="pt-BR"/>
              </w:rPr>
              <w:t>Banco</w:t>
            </w:r>
            <w:r w:rsidRPr="00FD56FB">
              <w:rPr>
                <w:rFonts w:ascii="Tahoma" w:hAnsi="Tahoma" w:cs="Tahoma"/>
                <w:bCs/>
                <w:sz w:val="20"/>
                <w:szCs w:val="20"/>
                <w:lang w:val="pt-BR"/>
              </w:rPr>
              <w:t xml:space="preserve"> Bradesco S.A. (237)</w:t>
            </w:r>
          </w:p>
        </w:tc>
        <w:tc>
          <w:tcPr>
            <w:tcW w:w="11" w:type="pct"/>
            <w:gridSpan w:val="2"/>
            <w:vAlign w:val="center"/>
          </w:tcPr>
          <w:p w14:paraId="531CBE70"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25A9B899" w14:textId="77777777" w:rsidTr="00340D8F">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hideMark/>
          </w:tcPr>
          <w:p w14:paraId="183DC3E8"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14914FA9"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A6FC183" w14:textId="77777777" w:rsidTr="00340D8F">
        <w:trPr>
          <w:jc w:val="center"/>
        </w:trPr>
        <w:tc>
          <w:tcPr>
            <w:tcW w:w="4984" w:type="pct"/>
            <w:gridSpan w:val="17"/>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7B1B93E1" w14:textId="77777777" w:rsidR="00340D8F" w:rsidRPr="00A42642" w:rsidRDefault="00340D8F" w:rsidP="00340D8F">
            <w:pPr>
              <w:pStyle w:val="p0"/>
              <w:suppressAutoHyphens/>
              <w:spacing w:after="120" w:line="300" w:lineRule="atLeast"/>
              <w:rPr>
                <w:rFonts w:ascii="Tahoma" w:hAnsi="Tahoma" w:cs="Tahoma"/>
                <w:b/>
                <w:w w:val="0"/>
                <w:sz w:val="20"/>
                <w:szCs w:val="20"/>
              </w:rPr>
            </w:pPr>
            <w:r w:rsidRPr="00A42642">
              <w:rPr>
                <w:rFonts w:ascii="Tahoma" w:hAnsi="Tahoma" w:cs="Tahoma"/>
                <w:b/>
                <w:w w:val="0"/>
                <w:sz w:val="20"/>
                <w:szCs w:val="20"/>
              </w:rPr>
              <w:t>CARACTERÍSTICAS DA EMISSÃO</w:t>
            </w:r>
          </w:p>
        </w:tc>
        <w:tc>
          <w:tcPr>
            <w:tcW w:w="11" w:type="pct"/>
            <w:gridSpan w:val="2"/>
            <w:vAlign w:val="center"/>
            <w:hideMark/>
          </w:tcPr>
          <w:p w14:paraId="6C0517D2"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0C5EB3A" w14:textId="77777777" w:rsidTr="00340D8F">
        <w:trPr>
          <w:jc w:val="center"/>
        </w:trPr>
        <w:tc>
          <w:tcPr>
            <w:tcW w:w="1856" w:type="pct"/>
            <w:gridSpan w:val="5"/>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4C5F798F"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Dados da Emissão</w:t>
            </w:r>
          </w:p>
        </w:tc>
        <w:tc>
          <w:tcPr>
            <w:tcW w:w="459" w:type="pct"/>
            <w:gridSpan w:val="2"/>
            <w:vMerge w:val="restart"/>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5C73AEB" w14:textId="77777777" w:rsidR="00340D8F" w:rsidRPr="00FD56FB"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w w:val="0"/>
                <w:sz w:val="20"/>
                <w:szCs w:val="20"/>
              </w:rPr>
              <w:t>Série</w:t>
            </w:r>
            <w:r w:rsidRPr="00A42642">
              <w:rPr>
                <w:rFonts w:ascii="Tahoma" w:hAnsi="Tahoma" w:cs="Tahoma"/>
                <w:w w:val="0"/>
                <w:sz w:val="20"/>
                <w:szCs w:val="20"/>
                <w:lang w:val="pt-BR"/>
              </w:rPr>
              <w:t>s</w:t>
            </w:r>
          </w:p>
        </w:tc>
        <w:tc>
          <w:tcPr>
            <w:tcW w:w="974" w:type="pct"/>
            <w:gridSpan w:val="4"/>
            <w:vMerge w:val="restart"/>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72C064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roofErr w:type="spellStart"/>
            <w:r w:rsidRPr="00A42642">
              <w:rPr>
                <w:rFonts w:ascii="Tahoma" w:hAnsi="Tahoma" w:cs="Tahoma"/>
                <w:w w:val="0"/>
                <w:sz w:val="20"/>
                <w:szCs w:val="20"/>
              </w:rPr>
              <w:t>Qtd</w:t>
            </w:r>
            <w:proofErr w:type="spellEnd"/>
            <w:r w:rsidRPr="00A42642">
              <w:rPr>
                <w:rFonts w:ascii="Tahoma" w:hAnsi="Tahoma" w:cs="Tahoma"/>
                <w:w w:val="0"/>
                <w:sz w:val="20"/>
                <w:szCs w:val="20"/>
              </w:rPr>
              <w:t>.</w:t>
            </w:r>
          </w:p>
        </w:tc>
        <w:tc>
          <w:tcPr>
            <w:tcW w:w="739"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EFA1235"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Valor Nominal Unitário</w:t>
            </w:r>
          </w:p>
        </w:tc>
        <w:tc>
          <w:tcPr>
            <w:tcW w:w="957"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A99667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Valor Nominal Global</w:t>
            </w:r>
          </w:p>
        </w:tc>
        <w:tc>
          <w:tcPr>
            <w:tcW w:w="11" w:type="pct"/>
            <w:gridSpan w:val="2"/>
            <w:vAlign w:val="center"/>
            <w:hideMark/>
          </w:tcPr>
          <w:p w14:paraId="49FD2D76"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C97437" w:rsidRPr="00A42642" w14:paraId="6E52726E" w14:textId="77777777" w:rsidTr="00340D8F">
        <w:trPr>
          <w:jc w:val="center"/>
        </w:trPr>
        <w:tc>
          <w:tcPr>
            <w:tcW w:w="674" w:type="pct"/>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13DDBE01"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Local</w:t>
            </w:r>
          </w:p>
        </w:tc>
        <w:tc>
          <w:tcPr>
            <w:tcW w:w="647"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CCEED1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Data</w:t>
            </w:r>
          </w:p>
        </w:tc>
        <w:tc>
          <w:tcPr>
            <w:tcW w:w="535"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96AD5E2"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Emissão</w:t>
            </w:r>
          </w:p>
        </w:tc>
        <w:tc>
          <w:tcPr>
            <w:tcW w:w="459" w:type="pct"/>
            <w:gridSpan w:val="2"/>
            <w:vMerge/>
            <w:tcBorders>
              <w:top w:val="nil"/>
              <w:left w:val="nil"/>
              <w:bottom w:val="single" w:sz="8" w:space="0" w:color="auto"/>
              <w:right w:val="single" w:sz="8" w:space="0" w:color="auto"/>
            </w:tcBorders>
            <w:vAlign w:val="center"/>
            <w:hideMark/>
          </w:tcPr>
          <w:p w14:paraId="429C3E54"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c>
          <w:tcPr>
            <w:tcW w:w="974" w:type="pct"/>
            <w:gridSpan w:val="4"/>
            <w:vMerge/>
            <w:tcBorders>
              <w:top w:val="nil"/>
              <w:left w:val="nil"/>
              <w:bottom w:val="single" w:sz="8" w:space="0" w:color="auto"/>
              <w:right w:val="single" w:sz="8" w:space="0" w:color="auto"/>
            </w:tcBorders>
            <w:vAlign w:val="center"/>
            <w:hideMark/>
          </w:tcPr>
          <w:p w14:paraId="7F1006AF"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c>
          <w:tcPr>
            <w:tcW w:w="739"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4DD768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R$</w:t>
            </w:r>
          </w:p>
        </w:tc>
        <w:tc>
          <w:tcPr>
            <w:tcW w:w="957"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F19557C"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R$</w:t>
            </w:r>
          </w:p>
        </w:tc>
        <w:tc>
          <w:tcPr>
            <w:tcW w:w="11" w:type="pct"/>
            <w:gridSpan w:val="2"/>
            <w:vAlign w:val="center"/>
            <w:hideMark/>
          </w:tcPr>
          <w:p w14:paraId="69F16F94"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C97437" w:rsidRPr="00A42642" w14:paraId="5E4BD249" w14:textId="77777777" w:rsidTr="00340D8F">
        <w:trPr>
          <w:gridAfter w:val="2"/>
          <w:wAfter w:w="16" w:type="pct"/>
          <w:jc w:val="center"/>
        </w:trPr>
        <w:tc>
          <w:tcPr>
            <w:tcW w:w="674" w:type="pct"/>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BFCD4DA"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lastRenderedPageBreak/>
              <w:t>São Paulo –</w:t>
            </w:r>
          </w:p>
        </w:tc>
        <w:tc>
          <w:tcPr>
            <w:tcW w:w="647"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D7EA8CD"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w w:val="0"/>
                <w:sz w:val="20"/>
                <w:szCs w:val="20"/>
              </w:rPr>
              <w:t>Emissão:</w:t>
            </w:r>
            <w:r w:rsidRPr="00A42642">
              <w:rPr>
                <w:rFonts w:ascii="Tahoma" w:hAnsi="Tahoma" w:cs="Tahoma"/>
                <w:w w:val="0"/>
                <w:sz w:val="20"/>
                <w:szCs w:val="20"/>
                <w:lang w:val="pt-BR"/>
              </w:rPr>
              <w:t xml:space="preserve"> </w:t>
            </w:r>
            <w:r w:rsidR="009514FB" w:rsidRPr="009514FB">
              <w:rPr>
                <w:rFonts w:ascii="Tahoma" w:eastAsia="Arial Unicode MS" w:hAnsi="Tahoma" w:cs="Tahoma"/>
                <w:w w:val="0"/>
                <w:sz w:val="20"/>
                <w:szCs w:val="20"/>
                <w:lang w:val="pt-BR"/>
              </w:rPr>
              <w:t>17</w:t>
            </w:r>
            <w:r w:rsidRPr="00A42642">
              <w:rPr>
                <w:rFonts w:ascii="Tahoma" w:hAnsi="Tahoma" w:cs="Tahoma"/>
                <w:w w:val="0"/>
                <w:sz w:val="20"/>
                <w:szCs w:val="20"/>
                <w:lang w:val="pt-BR"/>
              </w:rPr>
              <w:t xml:space="preserve"> de </w:t>
            </w:r>
            <w:r w:rsidRPr="00A42642">
              <w:rPr>
                <w:rFonts w:ascii="Tahoma" w:eastAsia="Arial Unicode MS" w:hAnsi="Tahoma" w:cs="Tahoma"/>
                <w:w w:val="0"/>
                <w:sz w:val="20"/>
                <w:szCs w:val="20"/>
                <w:lang w:val="pt-BR"/>
              </w:rPr>
              <w:t>dezembro</w:t>
            </w:r>
            <w:r w:rsidRPr="00A42642">
              <w:rPr>
                <w:rFonts w:ascii="Tahoma" w:hAnsi="Tahoma" w:cs="Tahoma"/>
                <w:w w:val="0"/>
                <w:sz w:val="20"/>
                <w:szCs w:val="20"/>
                <w:lang w:val="pt-BR"/>
              </w:rPr>
              <w:t xml:space="preserve"> de 2019. </w:t>
            </w:r>
          </w:p>
          <w:p w14:paraId="5F1EB92E"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xml:space="preserve">Vencimento: </w:t>
            </w:r>
            <w:r w:rsidR="009514FB" w:rsidRPr="009514FB">
              <w:rPr>
                <w:rFonts w:ascii="Tahoma" w:eastAsia="Arial Unicode MS" w:hAnsi="Tahoma" w:cs="Tahoma"/>
                <w:w w:val="0"/>
                <w:sz w:val="20"/>
                <w:szCs w:val="20"/>
                <w:lang w:val="pt-BR"/>
              </w:rPr>
              <w:t>17</w:t>
            </w:r>
            <w:r w:rsidRPr="00A42642">
              <w:rPr>
                <w:rFonts w:ascii="Tahoma" w:hAnsi="Tahoma" w:cs="Tahoma"/>
                <w:w w:val="0"/>
                <w:sz w:val="20"/>
                <w:szCs w:val="20"/>
                <w:lang w:val="pt-BR"/>
              </w:rPr>
              <w:t xml:space="preserve"> de </w:t>
            </w:r>
            <w:r w:rsidRPr="00A42642">
              <w:rPr>
                <w:rFonts w:ascii="Tahoma" w:eastAsia="Arial Unicode MS" w:hAnsi="Tahoma" w:cs="Tahoma"/>
                <w:w w:val="0"/>
                <w:sz w:val="20"/>
                <w:szCs w:val="20"/>
                <w:lang w:val="pt-BR"/>
              </w:rPr>
              <w:t>dezembro</w:t>
            </w:r>
            <w:r w:rsidRPr="00A42642">
              <w:rPr>
                <w:rFonts w:ascii="Tahoma" w:hAnsi="Tahoma" w:cs="Tahoma"/>
                <w:w w:val="0"/>
                <w:sz w:val="20"/>
                <w:szCs w:val="20"/>
                <w:lang w:val="pt-BR"/>
              </w:rPr>
              <w:t xml:space="preserve"> de </w:t>
            </w:r>
            <w:r w:rsidRPr="00A42642">
              <w:rPr>
                <w:rFonts w:ascii="Tahoma" w:eastAsia="Arial Unicode MS" w:hAnsi="Tahoma" w:cs="Tahoma"/>
                <w:w w:val="0"/>
                <w:sz w:val="20"/>
                <w:szCs w:val="20"/>
                <w:lang w:val="pt-BR"/>
              </w:rPr>
              <w:t>2029</w:t>
            </w:r>
            <w:r w:rsidRPr="00A42642">
              <w:rPr>
                <w:rFonts w:ascii="Tahoma" w:hAnsi="Tahoma" w:cs="Tahoma"/>
                <w:w w:val="0"/>
                <w:sz w:val="20"/>
                <w:szCs w:val="20"/>
                <w:lang w:val="pt-BR"/>
              </w:rPr>
              <w:t>.</w:t>
            </w:r>
          </w:p>
        </w:tc>
        <w:tc>
          <w:tcPr>
            <w:tcW w:w="535"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B30B74"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color w:val="000000"/>
                <w:sz w:val="20"/>
                <w:szCs w:val="20"/>
                <w:lang w:val="pt-BR"/>
              </w:rPr>
              <w:t>2</w:t>
            </w:r>
            <w:r w:rsidRPr="00A42642">
              <w:rPr>
                <w:rFonts w:ascii="Tahoma" w:eastAsia="Arial Unicode MS" w:hAnsi="Tahoma" w:cs="Tahoma"/>
                <w:w w:val="0"/>
                <w:sz w:val="20"/>
                <w:szCs w:val="20"/>
              </w:rPr>
              <w:t>ª</w:t>
            </w:r>
          </w:p>
        </w:tc>
        <w:tc>
          <w:tcPr>
            <w:tcW w:w="459"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7CB30A4"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color w:val="000000"/>
                <w:sz w:val="20"/>
                <w:szCs w:val="20"/>
                <w:lang w:val="pt-BR"/>
              </w:rPr>
              <w:t>2</w:t>
            </w:r>
          </w:p>
        </w:tc>
        <w:tc>
          <w:tcPr>
            <w:tcW w:w="97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915D2B4"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FD56FB">
              <w:rPr>
                <w:rFonts w:ascii="Tahoma" w:hAnsi="Tahoma" w:cs="Tahoma"/>
                <w:color w:val="000000"/>
                <w:sz w:val="20"/>
                <w:szCs w:val="20"/>
                <w:lang w:val="pt-BR"/>
              </w:rPr>
              <w:t xml:space="preserve">406.090 (quatrocentas e seis mil e noventa) </w:t>
            </w:r>
            <w:r w:rsidRPr="00A42642">
              <w:rPr>
                <w:rFonts w:ascii="Tahoma" w:hAnsi="Tahoma" w:cs="Tahoma"/>
                <w:color w:val="000000"/>
                <w:sz w:val="20"/>
                <w:szCs w:val="20"/>
                <w:lang w:val="pt-BR"/>
              </w:rPr>
              <w:t xml:space="preserve">Debêntures, sendo </w:t>
            </w:r>
          </w:p>
        </w:tc>
        <w:tc>
          <w:tcPr>
            <w:tcW w:w="739"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541160A"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color w:val="000000"/>
                <w:sz w:val="20"/>
                <w:szCs w:val="20"/>
              </w:rPr>
              <w:t>R$</w:t>
            </w:r>
            <w:r w:rsidRPr="00A42642">
              <w:rPr>
                <w:rFonts w:ascii="Tahoma" w:hAnsi="Tahoma" w:cs="Tahoma"/>
                <w:color w:val="000000"/>
                <w:sz w:val="20"/>
                <w:szCs w:val="20"/>
                <w:lang w:val="pt-BR"/>
              </w:rPr>
              <w:t>1.000,00 (mil reais)</w:t>
            </w:r>
          </w:p>
        </w:tc>
        <w:tc>
          <w:tcPr>
            <w:tcW w:w="930"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CF73E86"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FD56FB">
              <w:rPr>
                <w:rFonts w:ascii="Tahoma" w:hAnsi="Tahoma" w:cs="Tahoma"/>
                <w:color w:val="000000"/>
                <w:sz w:val="20"/>
                <w:szCs w:val="20"/>
                <w:lang w:val="pt-BR"/>
              </w:rPr>
              <w:t>R$406.090.000,00 (quatrocentos e seis milhões e noventa mil reais)</w:t>
            </w:r>
          </w:p>
        </w:tc>
        <w:tc>
          <w:tcPr>
            <w:tcW w:w="27" w:type="pct"/>
            <w:vAlign w:val="center"/>
            <w:hideMark/>
          </w:tcPr>
          <w:p w14:paraId="542659B2"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52CDC42E" w14:textId="77777777" w:rsidTr="00340D8F">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hideMark/>
          </w:tcPr>
          <w:p w14:paraId="1DCF2572" w14:textId="77777777" w:rsidR="00340D8F" w:rsidRPr="00A42642" w:rsidRDefault="00340D8F" w:rsidP="00C97437">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w:t>
            </w:r>
          </w:p>
        </w:tc>
        <w:tc>
          <w:tcPr>
            <w:tcW w:w="11" w:type="pct"/>
            <w:gridSpan w:val="2"/>
            <w:vAlign w:val="center"/>
            <w:hideMark/>
          </w:tcPr>
          <w:p w14:paraId="2EDC419C" w14:textId="77777777" w:rsidR="00340D8F" w:rsidRPr="00A42642" w:rsidRDefault="00340D8F" w:rsidP="00C97437">
            <w:pPr>
              <w:pStyle w:val="p0"/>
              <w:suppressAutoHyphens/>
              <w:spacing w:after="120" w:line="300" w:lineRule="atLeast"/>
              <w:rPr>
                <w:rFonts w:ascii="Tahoma" w:hAnsi="Tahoma" w:cs="Tahoma"/>
                <w:w w:val="0"/>
                <w:sz w:val="20"/>
                <w:szCs w:val="20"/>
              </w:rPr>
            </w:pPr>
          </w:p>
        </w:tc>
      </w:tr>
      <w:tr w:rsidR="00340D8F" w:rsidRPr="00A42642" w14:paraId="36A0F4D9" w14:textId="77777777" w:rsidTr="00340D8F">
        <w:trPr>
          <w:jc w:val="center"/>
        </w:trPr>
        <w:tc>
          <w:tcPr>
            <w:tcW w:w="4984" w:type="pct"/>
            <w:gridSpan w:val="17"/>
            <w:tcBorders>
              <w:top w:val="single" w:sz="4" w:space="0" w:color="auto"/>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3AEBEFA1" w14:textId="77777777" w:rsidR="00340D8F" w:rsidRPr="00A42642" w:rsidRDefault="00340D8F" w:rsidP="00340D8F">
            <w:pPr>
              <w:pStyle w:val="p0"/>
              <w:suppressAutoHyphens/>
              <w:spacing w:after="120" w:line="300" w:lineRule="atLeast"/>
              <w:rPr>
                <w:rFonts w:ascii="Tahoma" w:hAnsi="Tahoma" w:cs="Tahoma"/>
                <w:b/>
                <w:w w:val="0"/>
                <w:sz w:val="20"/>
                <w:szCs w:val="20"/>
                <w:lang w:val="pt-BR"/>
              </w:rPr>
            </w:pPr>
            <w:r w:rsidRPr="00A42642">
              <w:rPr>
                <w:rFonts w:ascii="Tahoma" w:hAnsi="Tahoma" w:cs="Tahoma"/>
                <w:b/>
                <w:w w:val="0"/>
                <w:sz w:val="20"/>
                <w:szCs w:val="20"/>
              </w:rPr>
              <w:t>CARACTERÍSTICAS DAS SÉRIES</w:t>
            </w:r>
          </w:p>
        </w:tc>
        <w:tc>
          <w:tcPr>
            <w:tcW w:w="11" w:type="pct"/>
            <w:gridSpan w:val="2"/>
            <w:tcBorders>
              <w:top w:val="single" w:sz="4" w:space="0" w:color="auto"/>
            </w:tcBorders>
            <w:vAlign w:val="center"/>
            <w:hideMark/>
          </w:tcPr>
          <w:p w14:paraId="0854C1F1"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6B441DD7" w14:textId="77777777" w:rsidTr="00340D8F">
        <w:trPr>
          <w:jc w:val="center"/>
        </w:trPr>
        <w:tc>
          <w:tcPr>
            <w:tcW w:w="2691" w:type="pct"/>
            <w:gridSpan w:val="9"/>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57DDE872"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w w:val="0"/>
                <w:sz w:val="20"/>
                <w:szCs w:val="20"/>
                <w:lang w:val="pt-BR"/>
              </w:rPr>
              <w:t>1ª Série (Série IPCA)</w:t>
            </w:r>
          </w:p>
        </w:tc>
        <w:tc>
          <w:tcPr>
            <w:tcW w:w="120" w:type="pct"/>
            <w:vMerge w:val="restart"/>
            <w:tcBorders>
              <w:top w:val="nil"/>
              <w:left w:val="nil"/>
              <w:right w:val="single" w:sz="8" w:space="0" w:color="auto"/>
            </w:tcBorders>
            <w:noWrap/>
            <w:tcMar>
              <w:top w:w="0" w:type="dxa"/>
              <w:left w:w="70" w:type="dxa"/>
              <w:bottom w:w="0" w:type="dxa"/>
              <w:right w:w="70" w:type="dxa"/>
            </w:tcMar>
            <w:vAlign w:val="center"/>
          </w:tcPr>
          <w:p w14:paraId="772B3F6B"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2173" w:type="pct"/>
            <w:gridSpan w:val="7"/>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12CDC30"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lang w:val="pt-BR"/>
              </w:rPr>
              <w:t>2ª Série (Série DI)</w:t>
            </w:r>
          </w:p>
        </w:tc>
        <w:tc>
          <w:tcPr>
            <w:tcW w:w="11" w:type="pct"/>
            <w:gridSpan w:val="2"/>
            <w:vAlign w:val="center"/>
            <w:hideMark/>
          </w:tcPr>
          <w:p w14:paraId="41080211"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A07B5DF" w14:textId="77777777" w:rsidTr="00340D8F">
        <w:trPr>
          <w:jc w:val="center"/>
        </w:trPr>
        <w:tc>
          <w:tcPr>
            <w:tcW w:w="1236" w:type="pct"/>
            <w:gridSpan w:val="2"/>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2F39AEE0"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roofErr w:type="spellStart"/>
            <w:r w:rsidRPr="00A42642">
              <w:rPr>
                <w:rFonts w:ascii="Tahoma" w:hAnsi="Tahoma" w:cs="Tahoma"/>
                <w:w w:val="0"/>
                <w:sz w:val="20"/>
                <w:szCs w:val="20"/>
              </w:rPr>
              <w:t>Qtd</w:t>
            </w:r>
            <w:proofErr w:type="spellEnd"/>
            <w:r w:rsidRPr="00A42642">
              <w:rPr>
                <w:rFonts w:ascii="Tahoma" w:hAnsi="Tahoma" w:cs="Tahoma"/>
                <w:w w:val="0"/>
                <w:sz w:val="20"/>
                <w:szCs w:val="20"/>
              </w:rPr>
              <w:t>.</w:t>
            </w:r>
          </w:p>
        </w:tc>
        <w:tc>
          <w:tcPr>
            <w:tcW w:w="1455" w:type="pct"/>
            <w:gridSpan w:val="7"/>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2F6A542"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w w:val="0"/>
                <w:sz w:val="20"/>
                <w:szCs w:val="20"/>
              </w:rPr>
              <w:t>Valor Nominal</w:t>
            </w:r>
            <w:r w:rsidRPr="00A42642">
              <w:rPr>
                <w:rFonts w:ascii="Tahoma" w:hAnsi="Tahoma" w:cs="Tahoma"/>
                <w:w w:val="0"/>
                <w:sz w:val="20"/>
                <w:szCs w:val="20"/>
                <w:lang w:val="pt-BR"/>
              </w:rPr>
              <w:t xml:space="preserve"> R$</w:t>
            </w:r>
          </w:p>
        </w:tc>
        <w:tc>
          <w:tcPr>
            <w:tcW w:w="120" w:type="pct"/>
            <w:vMerge/>
            <w:tcBorders>
              <w:left w:val="nil"/>
              <w:right w:val="single" w:sz="8" w:space="0" w:color="auto"/>
            </w:tcBorders>
            <w:vAlign w:val="center"/>
          </w:tcPr>
          <w:p w14:paraId="5B2EC5AB"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c>
          <w:tcPr>
            <w:tcW w:w="1027"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C621228"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roofErr w:type="spellStart"/>
            <w:r w:rsidRPr="00A42642">
              <w:rPr>
                <w:rFonts w:ascii="Tahoma" w:hAnsi="Tahoma" w:cs="Tahoma"/>
                <w:w w:val="0"/>
                <w:sz w:val="20"/>
                <w:szCs w:val="20"/>
              </w:rPr>
              <w:t>Qtd</w:t>
            </w:r>
            <w:proofErr w:type="spellEnd"/>
            <w:r w:rsidRPr="00A42642">
              <w:rPr>
                <w:rFonts w:ascii="Tahoma" w:hAnsi="Tahoma" w:cs="Tahoma"/>
                <w:w w:val="0"/>
                <w:sz w:val="20"/>
                <w:szCs w:val="20"/>
              </w:rPr>
              <w:t>.</w:t>
            </w:r>
          </w:p>
        </w:tc>
        <w:tc>
          <w:tcPr>
            <w:tcW w:w="1146"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95F44A0"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w w:val="0"/>
                <w:sz w:val="20"/>
                <w:szCs w:val="20"/>
              </w:rPr>
              <w:t>Valor Nominal</w:t>
            </w:r>
            <w:r w:rsidRPr="00A42642">
              <w:rPr>
                <w:rFonts w:ascii="Tahoma" w:hAnsi="Tahoma" w:cs="Tahoma"/>
                <w:w w:val="0"/>
                <w:sz w:val="20"/>
                <w:szCs w:val="20"/>
                <w:lang w:val="pt-BR"/>
              </w:rPr>
              <w:t xml:space="preserve"> R$</w:t>
            </w:r>
          </w:p>
        </w:tc>
        <w:tc>
          <w:tcPr>
            <w:tcW w:w="11" w:type="pct"/>
            <w:gridSpan w:val="2"/>
            <w:vAlign w:val="center"/>
            <w:hideMark/>
          </w:tcPr>
          <w:p w14:paraId="66D87B86"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3092AC53" w14:textId="77777777" w:rsidTr="00340D8F">
        <w:trPr>
          <w:jc w:val="center"/>
        </w:trPr>
        <w:tc>
          <w:tcPr>
            <w:tcW w:w="1236" w:type="pct"/>
            <w:gridSpan w:val="2"/>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4D8FEF5" w14:textId="77777777" w:rsidR="00340D8F" w:rsidRPr="00A42642" w:rsidRDefault="00340D8F" w:rsidP="00340D8F">
            <w:pPr>
              <w:pStyle w:val="p0"/>
              <w:suppressAutoHyphens/>
              <w:spacing w:after="120" w:line="300" w:lineRule="atLeast"/>
              <w:rPr>
                <w:rFonts w:ascii="Tahoma" w:hAnsi="Tahoma" w:cs="Tahoma"/>
                <w:w w:val="0"/>
                <w:sz w:val="20"/>
                <w:szCs w:val="20"/>
              </w:rPr>
            </w:pPr>
            <w:r w:rsidRPr="00FD56FB">
              <w:rPr>
                <w:rFonts w:ascii="Tahoma" w:hAnsi="Tahoma" w:cs="Tahoma"/>
                <w:color w:val="000000"/>
                <w:sz w:val="20"/>
                <w:szCs w:val="20"/>
                <w:lang w:val="pt-BR"/>
              </w:rPr>
              <w:t xml:space="preserve">203.045 (duzentas e três mil e quarenta e cinco) </w:t>
            </w:r>
            <w:r w:rsidRPr="00A42642">
              <w:rPr>
                <w:rFonts w:ascii="Tahoma" w:hAnsi="Tahoma" w:cs="Tahoma"/>
                <w:color w:val="000000"/>
                <w:sz w:val="20"/>
                <w:szCs w:val="20"/>
                <w:lang w:val="pt-BR"/>
              </w:rPr>
              <w:t>Debêntures</w:t>
            </w:r>
          </w:p>
        </w:tc>
        <w:tc>
          <w:tcPr>
            <w:tcW w:w="1455" w:type="pct"/>
            <w:gridSpan w:val="7"/>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3B9D9C5"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color w:val="000000"/>
                <w:sz w:val="20"/>
                <w:szCs w:val="20"/>
                <w:lang w:val="pt-BR"/>
              </w:rPr>
              <w:t>R</w:t>
            </w:r>
            <w:r>
              <w:rPr>
                <w:rFonts w:ascii="Tahoma" w:hAnsi="Tahoma" w:cs="Tahoma"/>
                <w:color w:val="000000"/>
                <w:sz w:val="20"/>
                <w:szCs w:val="20"/>
                <w:lang w:val="pt-BR"/>
              </w:rPr>
              <w:t>$</w:t>
            </w:r>
            <w:r w:rsidRPr="00FD56FB">
              <w:rPr>
                <w:rFonts w:ascii="Tahoma" w:hAnsi="Tahoma" w:cs="Tahoma"/>
                <w:color w:val="000000"/>
                <w:sz w:val="20"/>
                <w:szCs w:val="20"/>
                <w:lang w:val="pt-BR"/>
              </w:rPr>
              <w:t>203.045</w:t>
            </w:r>
            <w:r>
              <w:rPr>
                <w:rFonts w:ascii="Tahoma" w:hAnsi="Tahoma" w:cs="Tahoma"/>
                <w:color w:val="000000"/>
                <w:sz w:val="20"/>
                <w:szCs w:val="20"/>
                <w:lang w:val="pt-BR"/>
              </w:rPr>
              <w:t>.000</w:t>
            </w:r>
            <w:r w:rsidRPr="00FD56FB">
              <w:rPr>
                <w:rFonts w:ascii="Tahoma" w:hAnsi="Tahoma" w:cs="Tahoma"/>
                <w:color w:val="000000"/>
                <w:sz w:val="20"/>
                <w:szCs w:val="20"/>
                <w:lang w:val="pt-BR"/>
              </w:rPr>
              <w:t xml:space="preserve"> (duzent</w:t>
            </w:r>
            <w:r>
              <w:rPr>
                <w:rFonts w:ascii="Tahoma" w:hAnsi="Tahoma" w:cs="Tahoma"/>
                <w:color w:val="000000"/>
                <w:sz w:val="20"/>
                <w:szCs w:val="20"/>
                <w:lang w:val="pt-BR"/>
              </w:rPr>
              <w:t>o</w:t>
            </w:r>
            <w:r w:rsidRPr="00FD56FB">
              <w:rPr>
                <w:rFonts w:ascii="Tahoma" w:hAnsi="Tahoma" w:cs="Tahoma"/>
                <w:color w:val="000000"/>
                <w:sz w:val="20"/>
                <w:szCs w:val="20"/>
                <w:lang w:val="pt-BR"/>
              </w:rPr>
              <w:t>s e três mil</w:t>
            </w:r>
            <w:r>
              <w:rPr>
                <w:rFonts w:ascii="Tahoma" w:hAnsi="Tahoma" w:cs="Tahoma"/>
                <w:color w:val="000000"/>
                <w:sz w:val="20"/>
                <w:szCs w:val="20"/>
                <w:lang w:val="pt-BR"/>
              </w:rPr>
              <w:t>hões</w:t>
            </w:r>
            <w:r w:rsidRPr="00FD56FB">
              <w:rPr>
                <w:rFonts w:ascii="Tahoma" w:hAnsi="Tahoma" w:cs="Tahoma"/>
                <w:color w:val="000000"/>
                <w:sz w:val="20"/>
                <w:szCs w:val="20"/>
                <w:lang w:val="pt-BR"/>
              </w:rPr>
              <w:t xml:space="preserve"> e quarenta e cinco</w:t>
            </w:r>
            <w:r>
              <w:rPr>
                <w:rFonts w:ascii="Tahoma" w:hAnsi="Tahoma" w:cs="Tahoma"/>
                <w:color w:val="000000"/>
                <w:sz w:val="20"/>
                <w:szCs w:val="20"/>
                <w:lang w:val="pt-BR"/>
              </w:rPr>
              <w:t xml:space="preserve"> mil</w:t>
            </w:r>
            <w:r w:rsidRPr="00FD56FB">
              <w:rPr>
                <w:rFonts w:ascii="Tahoma" w:hAnsi="Tahoma" w:cs="Tahoma"/>
                <w:color w:val="000000"/>
                <w:sz w:val="20"/>
                <w:szCs w:val="20"/>
                <w:lang w:val="pt-BR"/>
              </w:rPr>
              <w:t xml:space="preserve"> </w:t>
            </w:r>
            <w:r w:rsidRPr="00A42642">
              <w:rPr>
                <w:rFonts w:ascii="Tahoma" w:hAnsi="Tahoma" w:cs="Tahoma"/>
                <w:color w:val="000000"/>
                <w:sz w:val="20"/>
                <w:szCs w:val="20"/>
                <w:lang w:val="pt-BR"/>
              </w:rPr>
              <w:t>reais)</w:t>
            </w:r>
          </w:p>
        </w:tc>
        <w:tc>
          <w:tcPr>
            <w:tcW w:w="120" w:type="pct"/>
            <w:vMerge/>
            <w:tcBorders>
              <w:left w:val="nil"/>
              <w:bottom w:val="single" w:sz="8" w:space="0" w:color="auto"/>
              <w:right w:val="single" w:sz="8" w:space="0" w:color="auto"/>
            </w:tcBorders>
            <w:noWrap/>
            <w:tcMar>
              <w:top w:w="0" w:type="dxa"/>
              <w:left w:w="70" w:type="dxa"/>
              <w:bottom w:w="0" w:type="dxa"/>
              <w:right w:w="70" w:type="dxa"/>
            </w:tcMar>
            <w:vAlign w:val="center"/>
          </w:tcPr>
          <w:p w14:paraId="0BE4091A"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p>
        </w:tc>
        <w:tc>
          <w:tcPr>
            <w:tcW w:w="1027" w:type="pct"/>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63DD634"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FD56FB">
              <w:rPr>
                <w:rFonts w:ascii="Tahoma" w:hAnsi="Tahoma" w:cs="Tahoma"/>
                <w:color w:val="000000"/>
                <w:sz w:val="20"/>
                <w:szCs w:val="20"/>
                <w:lang w:val="pt-BR"/>
              </w:rPr>
              <w:t xml:space="preserve">203.045 (duzentas e três mil e quarenta e cinco) </w:t>
            </w:r>
            <w:r w:rsidRPr="00A42642">
              <w:rPr>
                <w:rFonts w:ascii="Tahoma" w:hAnsi="Tahoma" w:cs="Tahoma"/>
                <w:color w:val="000000"/>
                <w:sz w:val="20"/>
                <w:szCs w:val="20"/>
                <w:lang w:val="pt-BR"/>
              </w:rPr>
              <w:t>Debêntures</w:t>
            </w:r>
          </w:p>
        </w:tc>
        <w:tc>
          <w:tcPr>
            <w:tcW w:w="1146"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D4F65BA"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color w:val="000000"/>
                <w:sz w:val="20"/>
                <w:szCs w:val="20"/>
                <w:lang w:val="pt-BR"/>
              </w:rPr>
              <w:t>R</w:t>
            </w:r>
            <w:r>
              <w:rPr>
                <w:rFonts w:ascii="Tahoma" w:hAnsi="Tahoma" w:cs="Tahoma"/>
                <w:color w:val="000000"/>
                <w:sz w:val="20"/>
                <w:szCs w:val="20"/>
                <w:lang w:val="pt-BR"/>
              </w:rPr>
              <w:t>$</w:t>
            </w:r>
            <w:r w:rsidRPr="00FD56FB">
              <w:rPr>
                <w:rFonts w:ascii="Tahoma" w:hAnsi="Tahoma" w:cs="Tahoma"/>
                <w:color w:val="000000"/>
                <w:sz w:val="20"/>
                <w:szCs w:val="20"/>
                <w:lang w:val="pt-BR"/>
              </w:rPr>
              <w:t>203.045</w:t>
            </w:r>
            <w:r>
              <w:rPr>
                <w:rFonts w:ascii="Tahoma" w:hAnsi="Tahoma" w:cs="Tahoma"/>
                <w:color w:val="000000"/>
                <w:sz w:val="20"/>
                <w:szCs w:val="20"/>
                <w:lang w:val="pt-BR"/>
              </w:rPr>
              <w:t>.000</w:t>
            </w:r>
            <w:r w:rsidRPr="00FD56FB">
              <w:rPr>
                <w:rFonts w:ascii="Tahoma" w:hAnsi="Tahoma" w:cs="Tahoma"/>
                <w:color w:val="000000"/>
                <w:sz w:val="20"/>
                <w:szCs w:val="20"/>
                <w:lang w:val="pt-BR"/>
              </w:rPr>
              <w:t xml:space="preserve"> (duzent</w:t>
            </w:r>
            <w:r>
              <w:rPr>
                <w:rFonts w:ascii="Tahoma" w:hAnsi="Tahoma" w:cs="Tahoma"/>
                <w:color w:val="000000"/>
                <w:sz w:val="20"/>
                <w:szCs w:val="20"/>
                <w:lang w:val="pt-BR"/>
              </w:rPr>
              <w:t>o</w:t>
            </w:r>
            <w:r w:rsidRPr="00FD56FB">
              <w:rPr>
                <w:rFonts w:ascii="Tahoma" w:hAnsi="Tahoma" w:cs="Tahoma"/>
                <w:color w:val="000000"/>
                <w:sz w:val="20"/>
                <w:szCs w:val="20"/>
                <w:lang w:val="pt-BR"/>
              </w:rPr>
              <w:t>s e três mil</w:t>
            </w:r>
            <w:r>
              <w:rPr>
                <w:rFonts w:ascii="Tahoma" w:hAnsi="Tahoma" w:cs="Tahoma"/>
                <w:color w:val="000000"/>
                <w:sz w:val="20"/>
                <w:szCs w:val="20"/>
                <w:lang w:val="pt-BR"/>
              </w:rPr>
              <w:t>hões</w:t>
            </w:r>
            <w:r w:rsidRPr="00FD56FB">
              <w:rPr>
                <w:rFonts w:ascii="Tahoma" w:hAnsi="Tahoma" w:cs="Tahoma"/>
                <w:color w:val="000000"/>
                <w:sz w:val="20"/>
                <w:szCs w:val="20"/>
                <w:lang w:val="pt-BR"/>
              </w:rPr>
              <w:t xml:space="preserve"> e quarenta e cinco</w:t>
            </w:r>
            <w:r>
              <w:rPr>
                <w:rFonts w:ascii="Tahoma" w:hAnsi="Tahoma" w:cs="Tahoma"/>
                <w:color w:val="000000"/>
                <w:sz w:val="20"/>
                <w:szCs w:val="20"/>
                <w:lang w:val="pt-BR"/>
              </w:rPr>
              <w:t xml:space="preserve"> mil</w:t>
            </w:r>
            <w:r w:rsidRPr="00FD56FB">
              <w:rPr>
                <w:rFonts w:ascii="Tahoma" w:hAnsi="Tahoma" w:cs="Tahoma"/>
                <w:color w:val="000000"/>
                <w:sz w:val="20"/>
                <w:szCs w:val="20"/>
                <w:lang w:val="pt-BR"/>
              </w:rPr>
              <w:t xml:space="preserve"> </w:t>
            </w:r>
            <w:r w:rsidRPr="00A42642">
              <w:rPr>
                <w:rFonts w:ascii="Tahoma" w:hAnsi="Tahoma" w:cs="Tahoma"/>
                <w:color w:val="000000"/>
                <w:sz w:val="20"/>
                <w:szCs w:val="20"/>
                <w:lang w:val="pt-BR"/>
              </w:rPr>
              <w:t>reais)</w:t>
            </w:r>
          </w:p>
        </w:tc>
        <w:tc>
          <w:tcPr>
            <w:tcW w:w="11" w:type="pct"/>
            <w:gridSpan w:val="2"/>
            <w:vAlign w:val="center"/>
            <w:hideMark/>
          </w:tcPr>
          <w:p w14:paraId="79FE6C6E"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0B68E47" w14:textId="77777777" w:rsidTr="00340D8F">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hideMark/>
          </w:tcPr>
          <w:p w14:paraId="05E9C971"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w:t>
            </w:r>
          </w:p>
        </w:tc>
        <w:tc>
          <w:tcPr>
            <w:tcW w:w="11" w:type="pct"/>
            <w:gridSpan w:val="2"/>
            <w:vAlign w:val="center"/>
            <w:hideMark/>
          </w:tcPr>
          <w:p w14:paraId="74E1ACFE"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057938BE" w14:textId="77777777" w:rsidTr="00340D8F">
        <w:trPr>
          <w:jc w:val="center"/>
        </w:trPr>
        <w:tc>
          <w:tcPr>
            <w:tcW w:w="4984" w:type="pct"/>
            <w:gridSpan w:val="17"/>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467CF2F7" w14:textId="77777777" w:rsidR="00340D8F" w:rsidRPr="00A42642" w:rsidRDefault="00340D8F" w:rsidP="00340D8F">
            <w:pPr>
              <w:pStyle w:val="p0"/>
              <w:suppressAutoHyphens/>
              <w:spacing w:after="120" w:line="300" w:lineRule="atLeast"/>
              <w:rPr>
                <w:rFonts w:ascii="Tahoma" w:hAnsi="Tahoma" w:cs="Tahoma"/>
                <w:b/>
                <w:w w:val="0"/>
                <w:sz w:val="20"/>
                <w:szCs w:val="20"/>
              </w:rPr>
            </w:pPr>
            <w:r w:rsidRPr="00A42642">
              <w:rPr>
                <w:rFonts w:ascii="Tahoma" w:hAnsi="Tahoma" w:cs="Tahoma"/>
                <w:b/>
                <w:w w:val="0"/>
                <w:sz w:val="20"/>
                <w:szCs w:val="20"/>
              </w:rPr>
              <w:t>QUALIFICAÇÃO DO SUBSCRITOR</w:t>
            </w:r>
          </w:p>
        </w:tc>
        <w:tc>
          <w:tcPr>
            <w:tcW w:w="11" w:type="pct"/>
            <w:gridSpan w:val="2"/>
            <w:vAlign w:val="center"/>
            <w:hideMark/>
          </w:tcPr>
          <w:p w14:paraId="4281B7E9"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59D04FB9" w14:textId="77777777" w:rsidTr="00340D8F">
        <w:trPr>
          <w:jc w:val="center"/>
        </w:trPr>
        <w:tc>
          <w:tcPr>
            <w:tcW w:w="3376" w:type="pct"/>
            <w:gridSpan w:val="12"/>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1682955C"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 xml:space="preserve">Nome ou Denominação Social: </w:t>
            </w:r>
          </w:p>
        </w:tc>
        <w:tc>
          <w:tcPr>
            <w:tcW w:w="1608" w:type="pct"/>
            <w:gridSpan w:val="5"/>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AA8B713"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CNPJ</w:t>
            </w:r>
            <w:r w:rsidRPr="00A42642">
              <w:rPr>
                <w:rFonts w:ascii="Tahoma" w:eastAsia="Arial Unicode MS" w:hAnsi="Tahoma" w:cs="Tahoma"/>
                <w:w w:val="0"/>
                <w:sz w:val="20"/>
                <w:szCs w:val="20"/>
                <w:u w:val="single"/>
                <w:lang w:val="pt-BR"/>
              </w:rPr>
              <w:t>/ME</w:t>
            </w:r>
            <w:r w:rsidRPr="00A42642">
              <w:rPr>
                <w:rFonts w:ascii="Tahoma" w:hAnsi="Tahoma" w:cs="Tahoma"/>
                <w:w w:val="0"/>
                <w:sz w:val="20"/>
                <w:szCs w:val="20"/>
                <w:u w:val="single"/>
              </w:rPr>
              <w:t xml:space="preserve">: </w:t>
            </w:r>
          </w:p>
        </w:tc>
        <w:tc>
          <w:tcPr>
            <w:tcW w:w="11" w:type="pct"/>
            <w:gridSpan w:val="2"/>
            <w:vAlign w:val="center"/>
            <w:hideMark/>
          </w:tcPr>
          <w:p w14:paraId="258426C6"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324F879B" w14:textId="77777777" w:rsidTr="00340D8F">
        <w:trPr>
          <w:jc w:val="center"/>
        </w:trPr>
        <w:tc>
          <w:tcPr>
            <w:tcW w:w="3376" w:type="pct"/>
            <w:gridSpan w:val="12"/>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278F4539"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b/>
                <w:smallCaps/>
                <w:color w:val="000000" w:themeColor="text1"/>
                <w:spacing w:val="2"/>
                <w:sz w:val="20"/>
                <w:szCs w:val="20"/>
                <w:lang w:val="pt-BR"/>
              </w:rPr>
              <w:t>TRUE SECURITIZADORA S.A</w:t>
            </w:r>
            <w:r w:rsidRPr="00A42642">
              <w:rPr>
                <w:rFonts w:ascii="Tahoma" w:hAnsi="Tahoma" w:cs="Tahoma"/>
                <w:color w:val="000000" w:themeColor="text1"/>
                <w:spacing w:val="2"/>
                <w:sz w:val="20"/>
                <w:szCs w:val="20"/>
                <w:lang w:val="pt-BR"/>
              </w:rPr>
              <w:t>.</w:t>
            </w:r>
          </w:p>
        </w:tc>
        <w:tc>
          <w:tcPr>
            <w:tcW w:w="1608" w:type="pct"/>
            <w:gridSpan w:val="5"/>
            <w:tcBorders>
              <w:top w:val="nil"/>
              <w:left w:val="nil"/>
              <w:bottom w:val="single" w:sz="8" w:space="0" w:color="auto"/>
              <w:right w:val="single" w:sz="8" w:space="0" w:color="auto"/>
            </w:tcBorders>
            <w:noWrap/>
            <w:tcMar>
              <w:top w:w="0" w:type="dxa"/>
              <w:left w:w="70" w:type="dxa"/>
              <w:bottom w:w="0" w:type="dxa"/>
              <w:right w:w="70" w:type="dxa"/>
            </w:tcMar>
            <w:vAlign w:val="center"/>
          </w:tcPr>
          <w:p w14:paraId="3E5F6D74"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sz w:val="20"/>
                <w:szCs w:val="20"/>
                <w:lang w:val="pt-BR"/>
              </w:rPr>
              <w:t>12.130.744/0001-00</w:t>
            </w:r>
          </w:p>
        </w:tc>
        <w:tc>
          <w:tcPr>
            <w:tcW w:w="11" w:type="pct"/>
            <w:gridSpan w:val="2"/>
            <w:vAlign w:val="center"/>
            <w:hideMark/>
          </w:tcPr>
          <w:p w14:paraId="6DF6DB7F"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7B0EE990" w14:textId="77777777" w:rsidTr="00340D8F">
        <w:trPr>
          <w:jc w:val="center"/>
        </w:trPr>
        <w:tc>
          <w:tcPr>
            <w:tcW w:w="2543" w:type="pct"/>
            <w:gridSpan w:val="8"/>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0121183" w14:textId="77777777" w:rsidR="00340D8F" w:rsidRPr="00A42642" w:rsidRDefault="00340D8F" w:rsidP="00340D8F">
            <w:pPr>
              <w:pStyle w:val="p0"/>
              <w:suppressAutoHyphens/>
              <w:spacing w:after="120" w:line="300" w:lineRule="atLeast"/>
              <w:rPr>
                <w:rFonts w:ascii="Tahoma" w:hAnsi="Tahoma" w:cs="Tahoma"/>
                <w:w w:val="0"/>
                <w:sz w:val="20"/>
                <w:szCs w:val="20"/>
                <w:u w:val="single"/>
                <w:lang w:val="pt-BR"/>
              </w:rPr>
            </w:pPr>
            <w:r w:rsidRPr="00A42642">
              <w:rPr>
                <w:rFonts w:ascii="Tahoma" w:hAnsi="Tahoma" w:cs="Tahoma"/>
                <w:w w:val="0"/>
                <w:sz w:val="20"/>
                <w:szCs w:val="20"/>
                <w:u w:val="single"/>
              </w:rPr>
              <w:t>Endereço</w:t>
            </w:r>
            <w:r w:rsidRPr="00A42642">
              <w:rPr>
                <w:rFonts w:ascii="Tahoma" w:hAnsi="Tahoma" w:cs="Tahoma"/>
                <w:w w:val="0"/>
                <w:sz w:val="20"/>
                <w:szCs w:val="20"/>
              </w:rPr>
              <w:t>:</w:t>
            </w:r>
            <w:r w:rsidRPr="00A42642">
              <w:rPr>
                <w:rFonts w:ascii="Tahoma" w:hAnsi="Tahoma" w:cs="Tahoma"/>
                <w:w w:val="0"/>
                <w:sz w:val="20"/>
                <w:szCs w:val="20"/>
                <w:lang w:val="pt-BR"/>
              </w:rPr>
              <w:t xml:space="preserve"> </w:t>
            </w:r>
          </w:p>
        </w:tc>
        <w:tc>
          <w:tcPr>
            <w:tcW w:w="83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0369E04" w14:textId="77777777" w:rsidR="00340D8F" w:rsidRPr="00A42642" w:rsidRDefault="00340D8F" w:rsidP="00340D8F">
            <w:pPr>
              <w:pStyle w:val="p0"/>
              <w:suppressAutoHyphens/>
              <w:spacing w:after="120" w:line="300" w:lineRule="atLeast"/>
              <w:rPr>
                <w:rFonts w:ascii="Tahoma" w:hAnsi="Tahoma" w:cs="Tahoma"/>
                <w:w w:val="0"/>
                <w:sz w:val="20"/>
                <w:szCs w:val="20"/>
                <w:u w:val="single"/>
                <w:lang w:val="pt-BR"/>
              </w:rPr>
            </w:pPr>
            <w:r w:rsidRPr="00A42642">
              <w:rPr>
                <w:rFonts w:ascii="Tahoma" w:hAnsi="Tahoma" w:cs="Tahoma"/>
                <w:w w:val="0"/>
                <w:sz w:val="20"/>
                <w:szCs w:val="20"/>
                <w:u w:val="single"/>
              </w:rPr>
              <w:t>N</w:t>
            </w:r>
            <w:r w:rsidRPr="00A42642">
              <w:rPr>
                <w:rFonts w:ascii="Tahoma" w:hAnsi="Tahoma" w:cs="Tahoma"/>
                <w:w w:val="0"/>
                <w:sz w:val="20"/>
                <w:szCs w:val="20"/>
                <w:u w:val="single"/>
                <w:lang w:val="pt-BR"/>
              </w:rPr>
              <w:t xml:space="preserve">: </w:t>
            </w:r>
          </w:p>
        </w:tc>
        <w:tc>
          <w:tcPr>
            <w:tcW w:w="1608" w:type="pct"/>
            <w:gridSpan w:val="5"/>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A58C79D"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Complemento:</w:t>
            </w:r>
          </w:p>
        </w:tc>
        <w:tc>
          <w:tcPr>
            <w:tcW w:w="11" w:type="pct"/>
            <w:gridSpan w:val="2"/>
            <w:vAlign w:val="center"/>
            <w:hideMark/>
          </w:tcPr>
          <w:p w14:paraId="0AEE8271"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1454BBB5" w14:textId="77777777" w:rsidTr="00340D8F">
        <w:trPr>
          <w:jc w:val="center"/>
        </w:trPr>
        <w:tc>
          <w:tcPr>
            <w:tcW w:w="2543" w:type="pct"/>
            <w:gridSpan w:val="8"/>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06232237"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hAnsi="Tahoma" w:cs="Tahoma"/>
                <w:w w:val="0"/>
                <w:sz w:val="20"/>
                <w:szCs w:val="20"/>
                <w:lang w:val="pt-BR"/>
              </w:rPr>
              <w:t>Avenida Santo Amaro</w:t>
            </w:r>
          </w:p>
        </w:tc>
        <w:tc>
          <w:tcPr>
            <w:tcW w:w="83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tcPr>
          <w:p w14:paraId="0CE456D9"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48</w:t>
            </w:r>
          </w:p>
        </w:tc>
        <w:tc>
          <w:tcPr>
            <w:tcW w:w="1608" w:type="pct"/>
            <w:gridSpan w:val="5"/>
            <w:tcBorders>
              <w:top w:val="nil"/>
              <w:left w:val="nil"/>
              <w:bottom w:val="single" w:sz="8" w:space="0" w:color="auto"/>
              <w:right w:val="single" w:sz="8" w:space="0" w:color="auto"/>
            </w:tcBorders>
            <w:noWrap/>
            <w:tcMar>
              <w:top w:w="0" w:type="dxa"/>
              <w:left w:w="70" w:type="dxa"/>
              <w:bottom w:w="0" w:type="dxa"/>
              <w:right w:w="70" w:type="dxa"/>
            </w:tcMar>
            <w:vAlign w:val="center"/>
          </w:tcPr>
          <w:p w14:paraId="2EE48585"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 xml:space="preserve">1º andar, </w:t>
            </w:r>
            <w:proofErr w:type="spellStart"/>
            <w:r w:rsidRPr="00A42642">
              <w:rPr>
                <w:rFonts w:ascii="Tahoma" w:eastAsia="Arial Unicode MS" w:hAnsi="Tahoma" w:cs="Tahoma"/>
                <w:w w:val="0"/>
                <w:sz w:val="20"/>
                <w:szCs w:val="20"/>
                <w:lang w:val="pt-BR"/>
              </w:rPr>
              <w:t>cj</w:t>
            </w:r>
            <w:proofErr w:type="spellEnd"/>
            <w:r w:rsidRPr="00A42642">
              <w:rPr>
                <w:rFonts w:ascii="Tahoma" w:eastAsia="Arial Unicode MS" w:hAnsi="Tahoma" w:cs="Tahoma"/>
                <w:w w:val="0"/>
                <w:sz w:val="20"/>
                <w:szCs w:val="20"/>
                <w:lang w:val="pt-BR"/>
              </w:rPr>
              <w:t>. 12</w:t>
            </w:r>
          </w:p>
        </w:tc>
        <w:tc>
          <w:tcPr>
            <w:tcW w:w="11" w:type="pct"/>
            <w:gridSpan w:val="2"/>
            <w:vAlign w:val="center"/>
            <w:hideMark/>
          </w:tcPr>
          <w:p w14:paraId="0FE30C1F"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4C318A0F" w14:textId="77777777" w:rsidTr="00340D8F">
        <w:trPr>
          <w:jc w:val="center"/>
        </w:trPr>
        <w:tc>
          <w:tcPr>
            <w:tcW w:w="1774" w:type="pct"/>
            <w:gridSpan w:val="4"/>
            <w:tcBorders>
              <w:top w:val="nil"/>
              <w:left w:val="single" w:sz="8" w:space="0" w:color="auto"/>
              <w:bottom w:val="single" w:sz="8" w:space="0" w:color="auto"/>
              <w:right w:val="nil"/>
            </w:tcBorders>
            <w:noWrap/>
            <w:tcMar>
              <w:top w:w="0" w:type="dxa"/>
              <w:left w:w="70" w:type="dxa"/>
              <w:bottom w:w="0" w:type="dxa"/>
              <w:right w:w="70" w:type="dxa"/>
            </w:tcMar>
            <w:vAlign w:val="center"/>
            <w:hideMark/>
          </w:tcPr>
          <w:p w14:paraId="11B1DC4F"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Bairro:</w:t>
            </w:r>
          </w:p>
        </w:tc>
        <w:tc>
          <w:tcPr>
            <w:tcW w:w="234"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6F5D7619"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p>
        </w:tc>
        <w:tc>
          <w:tcPr>
            <w:tcW w:w="535"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F888E25" w14:textId="77777777" w:rsidR="00340D8F" w:rsidRPr="00A42642" w:rsidRDefault="00340D8F" w:rsidP="00340D8F">
            <w:pPr>
              <w:pStyle w:val="p0"/>
              <w:suppressAutoHyphens/>
              <w:spacing w:after="120" w:line="300" w:lineRule="atLeast"/>
              <w:ind w:left="-134" w:firstLine="134"/>
              <w:rPr>
                <w:rFonts w:ascii="Tahoma" w:hAnsi="Tahoma" w:cs="Tahoma"/>
                <w:w w:val="0"/>
                <w:sz w:val="20"/>
                <w:szCs w:val="20"/>
                <w:u w:val="single"/>
              </w:rPr>
            </w:pPr>
            <w:r w:rsidRPr="00A42642">
              <w:rPr>
                <w:rFonts w:ascii="Tahoma" w:hAnsi="Tahoma" w:cs="Tahoma"/>
                <w:w w:val="0"/>
                <w:sz w:val="20"/>
                <w:szCs w:val="20"/>
                <w:u w:val="single"/>
              </w:rPr>
              <w:t>Cidade:</w:t>
            </w:r>
          </w:p>
        </w:tc>
        <w:tc>
          <w:tcPr>
            <w:tcW w:w="83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4C22563"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 xml:space="preserve">UF: </w:t>
            </w:r>
          </w:p>
        </w:tc>
        <w:tc>
          <w:tcPr>
            <w:tcW w:w="727" w:type="pct"/>
            <w:gridSpan w:val="3"/>
            <w:tcBorders>
              <w:top w:val="nil"/>
              <w:left w:val="nil"/>
              <w:bottom w:val="single" w:sz="8" w:space="0" w:color="auto"/>
              <w:right w:val="nil"/>
            </w:tcBorders>
            <w:noWrap/>
            <w:tcMar>
              <w:top w:w="0" w:type="dxa"/>
              <w:left w:w="70" w:type="dxa"/>
              <w:bottom w:w="0" w:type="dxa"/>
              <w:right w:w="70" w:type="dxa"/>
            </w:tcMar>
            <w:vAlign w:val="center"/>
            <w:hideMark/>
          </w:tcPr>
          <w:p w14:paraId="0721423A" w14:textId="77777777" w:rsidR="00340D8F" w:rsidRPr="00A42642" w:rsidRDefault="00340D8F" w:rsidP="00340D8F">
            <w:pPr>
              <w:pStyle w:val="p0"/>
              <w:suppressAutoHyphens/>
              <w:spacing w:after="120" w:line="300" w:lineRule="atLeast"/>
              <w:rPr>
                <w:rFonts w:ascii="Tahoma" w:hAnsi="Tahoma" w:cs="Tahoma"/>
                <w:w w:val="0"/>
                <w:sz w:val="20"/>
                <w:szCs w:val="20"/>
                <w:u w:val="single"/>
              </w:rPr>
            </w:pPr>
            <w:r w:rsidRPr="00A42642">
              <w:rPr>
                <w:rFonts w:ascii="Tahoma" w:hAnsi="Tahoma" w:cs="Tahoma"/>
                <w:w w:val="0"/>
                <w:sz w:val="20"/>
                <w:szCs w:val="20"/>
                <w:u w:val="single"/>
              </w:rPr>
              <w:t>País:</w:t>
            </w:r>
          </w:p>
        </w:tc>
        <w:tc>
          <w:tcPr>
            <w:tcW w:w="881"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21F656D5"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026DDFDB"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3514E63F" w14:textId="77777777" w:rsidTr="00340D8F">
        <w:trPr>
          <w:jc w:val="center"/>
        </w:trPr>
        <w:tc>
          <w:tcPr>
            <w:tcW w:w="1774" w:type="pct"/>
            <w:gridSpan w:val="4"/>
            <w:tcBorders>
              <w:top w:val="nil"/>
              <w:left w:val="single" w:sz="8" w:space="0" w:color="auto"/>
              <w:bottom w:val="single" w:sz="8" w:space="0" w:color="auto"/>
              <w:right w:val="nil"/>
            </w:tcBorders>
            <w:noWrap/>
            <w:tcMar>
              <w:top w:w="0" w:type="dxa"/>
              <w:left w:w="70" w:type="dxa"/>
              <w:bottom w:w="0" w:type="dxa"/>
              <w:right w:w="70" w:type="dxa"/>
            </w:tcMar>
            <w:vAlign w:val="center"/>
          </w:tcPr>
          <w:p w14:paraId="238A2F74"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Vila Nova Conceição</w:t>
            </w:r>
          </w:p>
        </w:tc>
        <w:tc>
          <w:tcPr>
            <w:tcW w:w="234"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074B42FF"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535"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6D55D98C"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São Paulo</w:t>
            </w:r>
          </w:p>
        </w:tc>
        <w:tc>
          <w:tcPr>
            <w:tcW w:w="834" w:type="pct"/>
            <w:gridSpan w:val="4"/>
            <w:tcBorders>
              <w:top w:val="nil"/>
              <w:left w:val="nil"/>
              <w:bottom w:val="single" w:sz="8" w:space="0" w:color="auto"/>
              <w:right w:val="single" w:sz="8" w:space="0" w:color="auto"/>
            </w:tcBorders>
            <w:noWrap/>
            <w:tcMar>
              <w:top w:w="0" w:type="dxa"/>
              <w:left w:w="70" w:type="dxa"/>
              <w:bottom w:w="0" w:type="dxa"/>
              <w:right w:w="70" w:type="dxa"/>
            </w:tcMar>
            <w:vAlign w:val="center"/>
          </w:tcPr>
          <w:p w14:paraId="1187B072" w14:textId="77777777" w:rsidR="00340D8F" w:rsidRPr="00A42642" w:rsidRDefault="00340D8F" w:rsidP="00340D8F">
            <w:pPr>
              <w:pStyle w:val="p0"/>
              <w:suppressAutoHyphens/>
              <w:spacing w:after="120" w:line="300" w:lineRule="atLeast"/>
              <w:rPr>
                <w:rFonts w:ascii="Tahoma" w:hAnsi="Tahoma" w:cs="Tahoma"/>
                <w:w w:val="0"/>
                <w:sz w:val="20"/>
                <w:szCs w:val="20"/>
                <w:lang w:val="pt-BR"/>
              </w:rPr>
            </w:pPr>
            <w:r w:rsidRPr="00A42642">
              <w:rPr>
                <w:rFonts w:ascii="Tahoma" w:eastAsia="Arial Unicode MS" w:hAnsi="Tahoma" w:cs="Tahoma"/>
                <w:w w:val="0"/>
                <w:sz w:val="20"/>
                <w:szCs w:val="20"/>
                <w:lang w:val="pt-BR"/>
              </w:rPr>
              <w:t>SP</w:t>
            </w:r>
          </w:p>
        </w:tc>
        <w:tc>
          <w:tcPr>
            <w:tcW w:w="727" w:type="pct"/>
            <w:gridSpan w:val="3"/>
            <w:tcBorders>
              <w:top w:val="nil"/>
              <w:left w:val="nil"/>
              <w:bottom w:val="single" w:sz="8" w:space="0" w:color="auto"/>
              <w:right w:val="nil"/>
            </w:tcBorders>
            <w:noWrap/>
            <w:tcMar>
              <w:top w:w="0" w:type="dxa"/>
              <w:left w:w="70" w:type="dxa"/>
              <w:bottom w:w="0" w:type="dxa"/>
              <w:right w:w="70" w:type="dxa"/>
            </w:tcMar>
            <w:vAlign w:val="center"/>
          </w:tcPr>
          <w:p w14:paraId="1D88BE23"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eastAsia="Arial Unicode MS" w:hAnsi="Tahoma" w:cs="Tahoma"/>
                <w:w w:val="0"/>
                <w:sz w:val="20"/>
                <w:szCs w:val="20"/>
                <w:lang w:val="pt-BR"/>
              </w:rPr>
              <w:t>Brasil</w:t>
            </w:r>
          </w:p>
        </w:tc>
        <w:tc>
          <w:tcPr>
            <w:tcW w:w="881" w:type="pct"/>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21F30B73"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040B003D"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0A86E154" w14:textId="77777777" w:rsidTr="00340D8F">
        <w:trPr>
          <w:jc w:val="center"/>
        </w:trPr>
        <w:tc>
          <w:tcPr>
            <w:tcW w:w="4984" w:type="pct"/>
            <w:gridSpan w:val="17"/>
            <w:tcBorders>
              <w:top w:val="nil"/>
              <w:left w:val="nil"/>
              <w:bottom w:val="single" w:sz="8" w:space="0" w:color="auto"/>
              <w:right w:val="nil"/>
            </w:tcBorders>
            <w:noWrap/>
            <w:tcMar>
              <w:top w:w="0" w:type="dxa"/>
              <w:left w:w="70" w:type="dxa"/>
              <w:bottom w:w="0" w:type="dxa"/>
              <w:right w:w="70" w:type="dxa"/>
            </w:tcMar>
            <w:vAlign w:val="center"/>
          </w:tcPr>
          <w:p w14:paraId="7DD1E0AA"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gridSpan w:val="2"/>
            <w:vAlign w:val="center"/>
            <w:hideMark/>
          </w:tcPr>
          <w:p w14:paraId="77A4DB88"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64D44F52" w14:textId="77777777" w:rsidTr="00340D8F">
        <w:trPr>
          <w:jc w:val="center"/>
        </w:trPr>
        <w:tc>
          <w:tcPr>
            <w:tcW w:w="4984" w:type="pct"/>
            <w:gridSpan w:val="17"/>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737EFCCC" w14:textId="77777777" w:rsidR="00340D8F" w:rsidRPr="00A42642" w:rsidRDefault="00340D8F" w:rsidP="00340D8F">
            <w:pPr>
              <w:pStyle w:val="p0"/>
              <w:suppressAutoHyphens/>
              <w:spacing w:after="120" w:line="300" w:lineRule="atLeast"/>
              <w:rPr>
                <w:rFonts w:ascii="Tahoma" w:hAnsi="Tahoma" w:cs="Tahoma"/>
                <w:b/>
                <w:w w:val="0"/>
                <w:sz w:val="20"/>
                <w:szCs w:val="20"/>
              </w:rPr>
            </w:pPr>
            <w:r w:rsidRPr="00A42642">
              <w:rPr>
                <w:rFonts w:ascii="Tahoma" w:hAnsi="Tahoma" w:cs="Tahoma"/>
                <w:b/>
                <w:w w:val="0"/>
                <w:sz w:val="20"/>
                <w:szCs w:val="20"/>
              </w:rPr>
              <w:t>DEBÊNTURES SUBSCRITAS</w:t>
            </w:r>
          </w:p>
        </w:tc>
        <w:tc>
          <w:tcPr>
            <w:tcW w:w="11" w:type="pct"/>
            <w:gridSpan w:val="2"/>
            <w:vAlign w:val="center"/>
            <w:hideMark/>
          </w:tcPr>
          <w:p w14:paraId="69B52188"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5D1AB0C8" w14:textId="77777777" w:rsidTr="00340D8F">
        <w:trPr>
          <w:jc w:val="center"/>
        </w:trPr>
        <w:tc>
          <w:tcPr>
            <w:tcW w:w="1774" w:type="pct"/>
            <w:gridSpan w:val="4"/>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FF3F2BA" w14:textId="77777777" w:rsidR="00340D8F" w:rsidRPr="00A42642" w:rsidRDefault="00340D8F" w:rsidP="00340D8F">
            <w:pPr>
              <w:pStyle w:val="p0"/>
              <w:suppressAutoHyphens/>
              <w:spacing w:after="120" w:line="300" w:lineRule="atLeast"/>
              <w:rPr>
                <w:rFonts w:ascii="Tahoma" w:hAnsi="Tahoma" w:cs="Tahoma"/>
                <w:b/>
                <w:w w:val="0"/>
                <w:sz w:val="20"/>
                <w:szCs w:val="20"/>
              </w:rPr>
            </w:pPr>
            <w:r w:rsidRPr="00A42642">
              <w:rPr>
                <w:rFonts w:ascii="Tahoma" w:hAnsi="Tahoma" w:cs="Tahoma"/>
                <w:b/>
                <w:w w:val="0"/>
                <w:sz w:val="20"/>
                <w:szCs w:val="20"/>
              </w:rPr>
              <w:t>QUANTIDADE</w:t>
            </w:r>
          </w:p>
        </w:tc>
        <w:tc>
          <w:tcPr>
            <w:tcW w:w="3210" w:type="pct"/>
            <w:gridSpan w:val="13"/>
            <w:tcBorders>
              <w:top w:val="nil"/>
              <w:left w:val="nil"/>
              <w:bottom w:val="single" w:sz="8" w:space="0" w:color="auto"/>
              <w:right w:val="single" w:sz="8" w:space="0" w:color="auto"/>
            </w:tcBorders>
            <w:noWrap/>
            <w:tcMar>
              <w:top w:w="0" w:type="dxa"/>
              <w:left w:w="70" w:type="dxa"/>
              <w:bottom w:w="0" w:type="dxa"/>
              <w:right w:w="70" w:type="dxa"/>
            </w:tcMar>
            <w:vAlign w:val="center"/>
          </w:tcPr>
          <w:p w14:paraId="0CB39FAB" w14:textId="77777777" w:rsidR="00340D8F" w:rsidRPr="00A42642" w:rsidRDefault="00340D8F" w:rsidP="00340D8F">
            <w:pPr>
              <w:pStyle w:val="p0"/>
              <w:suppressAutoHyphens/>
              <w:spacing w:after="120" w:line="300" w:lineRule="atLeast"/>
              <w:rPr>
                <w:rFonts w:ascii="Tahoma" w:hAnsi="Tahoma" w:cs="Tahoma"/>
                <w:w w:val="0"/>
                <w:sz w:val="20"/>
                <w:szCs w:val="20"/>
              </w:rPr>
            </w:pPr>
            <w:r w:rsidRPr="00FD56FB">
              <w:rPr>
                <w:rFonts w:ascii="Tahoma" w:hAnsi="Tahoma" w:cs="Tahoma"/>
                <w:color w:val="000000"/>
                <w:sz w:val="20"/>
                <w:szCs w:val="20"/>
                <w:lang w:val="pt-BR"/>
              </w:rPr>
              <w:t xml:space="preserve">203.045 (duzentas e três mil e quarenta e cinco) </w:t>
            </w:r>
            <w:r w:rsidRPr="00A42642">
              <w:rPr>
                <w:rFonts w:ascii="Tahoma" w:hAnsi="Tahoma" w:cs="Tahoma"/>
                <w:color w:val="000000"/>
                <w:sz w:val="20"/>
                <w:szCs w:val="20"/>
                <w:lang w:val="pt-BR"/>
              </w:rPr>
              <w:t>Debêntures</w:t>
            </w:r>
          </w:p>
        </w:tc>
        <w:tc>
          <w:tcPr>
            <w:tcW w:w="11" w:type="pct"/>
            <w:gridSpan w:val="2"/>
            <w:vAlign w:val="center"/>
            <w:hideMark/>
          </w:tcPr>
          <w:p w14:paraId="62010B48"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65A2C5C6" w14:textId="77777777" w:rsidTr="00340D8F">
        <w:trPr>
          <w:jc w:val="center"/>
        </w:trPr>
        <w:tc>
          <w:tcPr>
            <w:tcW w:w="1774" w:type="pct"/>
            <w:gridSpan w:val="4"/>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63FCCA83" w14:textId="77777777" w:rsidR="00340D8F" w:rsidRPr="00FD56FB" w:rsidRDefault="00340D8F" w:rsidP="00340D8F">
            <w:pPr>
              <w:pStyle w:val="p0"/>
              <w:suppressAutoHyphens/>
              <w:spacing w:after="120" w:line="300" w:lineRule="atLeast"/>
              <w:rPr>
                <w:rFonts w:ascii="Tahoma" w:hAnsi="Tahoma" w:cs="Tahoma"/>
                <w:b/>
                <w:w w:val="0"/>
                <w:sz w:val="20"/>
                <w:szCs w:val="20"/>
                <w:lang w:val="pt-BR"/>
              </w:rPr>
            </w:pPr>
            <w:r w:rsidRPr="00A42642">
              <w:rPr>
                <w:rFonts w:ascii="Tahoma" w:hAnsi="Tahoma" w:cs="Tahoma"/>
                <w:b/>
                <w:w w:val="0"/>
                <w:sz w:val="20"/>
                <w:szCs w:val="20"/>
                <w:lang w:val="pt-BR"/>
              </w:rPr>
              <w:t>SÉRIE</w:t>
            </w:r>
          </w:p>
        </w:tc>
        <w:tc>
          <w:tcPr>
            <w:tcW w:w="3210" w:type="pct"/>
            <w:gridSpan w:val="13"/>
            <w:tcBorders>
              <w:top w:val="nil"/>
              <w:left w:val="nil"/>
              <w:bottom w:val="single" w:sz="8" w:space="0" w:color="auto"/>
              <w:right w:val="single" w:sz="8" w:space="0" w:color="auto"/>
            </w:tcBorders>
            <w:noWrap/>
            <w:tcMar>
              <w:top w:w="0" w:type="dxa"/>
              <w:left w:w="70" w:type="dxa"/>
              <w:bottom w:w="0" w:type="dxa"/>
              <w:right w:w="70" w:type="dxa"/>
            </w:tcMar>
            <w:vAlign w:val="center"/>
          </w:tcPr>
          <w:p w14:paraId="73F1E5F8" w14:textId="77777777" w:rsidR="00340D8F" w:rsidRPr="00A42642" w:rsidRDefault="00340D8F" w:rsidP="00340D8F">
            <w:pPr>
              <w:pStyle w:val="p0"/>
              <w:suppressAutoHyphens/>
              <w:spacing w:after="120" w:line="300" w:lineRule="atLeast"/>
              <w:rPr>
                <w:rFonts w:ascii="Tahoma" w:hAnsi="Tahoma" w:cs="Tahoma"/>
                <w:color w:val="000000"/>
                <w:sz w:val="20"/>
                <w:szCs w:val="20"/>
                <w:lang w:val="pt-BR"/>
              </w:rPr>
            </w:pPr>
            <w:r>
              <w:rPr>
                <w:rFonts w:ascii="Tahoma" w:hAnsi="Tahoma" w:cs="Tahoma"/>
                <w:color w:val="000000"/>
                <w:sz w:val="20"/>
                <w:szCs w:val="20"/>
                <w:lang w:val="pt-BR"/>
              </w:rPr>
              <w:t>[</w:t>
            </w:r>
            <w:r w:rsidRPr="00A42642">
              <w:rPr>
                <w:rFonts w:ascii="Tahoma" w:hAnsi="Tahoma" w:cs="Tahoma"/>
                <w:color w:val="000000"/>
                <w:sz w:val="20"/>
                <w:szCs w:val="20"/>
                <w:lang w:val="pt-BR"/>
              </w:rPr>
              <w:t xml:space="preserve">1ª Série (Série </w:t>
            </w:r>
            <w:proofErr w:type="gramStart"/>
            <w:r w:rsidRPr="00A42642">
              <w:rPr>
                <w:rFonts w:ascii="Tahoma" w:hAnsi="Tahoma" w:cs="Tahoma"/>
                <w:color w:val="000000"/>
                <w:sz w:val="20"/>
                <w:szCs w:val="20"/>
                <w:lang w:val="pt-BR"/>
              </w:rPr>
              <w:t>IPCA)</w:t>
            </w:r>
            <w:r>
              <w:rPr>
                <w:rFonts w:ascii="Tahoma" w:hAnsi="Tahoma" w:cs="Tahoma"/>
                <w:color w:val="000000"/>
                <w:sz w:val="20"/>
                <w:szCs w:val="20"/>
                <w:lang w:val="pt-BR"/>
              </w:rPr>
              <w:t>/</w:t>
            </w:r>
            <w:proofErr w:type="gramEnd"/>
            <w:r w:rsidRPr="00A42642">
              <w:rPr>
                <w:rFonts w:ascii="Tahoma" w:hAnsi="Tahoma" w:cs="Tahoma"/>
                <w:color w:val="000000"/>
                <w:sz w:val="20"/>
                <w:szCs w:val="20"/>
                <w:lang w:val="pt-BR"/>
              </w:rPr>
              <w:t xml:space="preserve"> </w:t>
            </w:r>
            <w:r>
              <w:rPr>
                <w:rFonts w:ascii="Tahoma" w:hAnsi="Tahoma" w:cs="Tahoma"/>
                <w:color w:val="000000"/>
                <w:sz w:val="20"/>
                <w:szCs w:val="20"/>
                <w:lang w:val="pt-BR"/>
              </w:rPr>
              <w:t>2</w:t>
            </w:r>
            <w:r w:rsidRPr="00A42642">
              <w:rPr>
                <w:rFonts w:ascii="Tahoma" w:hAnsi="Tahoma" w:cs="Tahoma"/>
                <w:color w:val="000000"/>
                <w:sz w:val="20"/>
                <w:szCs w:val="20"/>
                <w:lang w:val="pt-BR"/>
              </w:rPr>
              <w:t xml:space="preserve">ª Série (Série </w:t>
            </w:r>
            <w:r>
              <w:rPr>
                <w:rFonts w:ascii="Tahoma" w:hAnsi="Tahoma" w:cs="Tahoma"/>
                <w:color w:val="000000"/>
                <w:sz w:val="20"/>
                <w:szCs w:val="20"/>
                <w:lang w:val="pt-BR"/>
              </w:rPr>
              <w:t>DI</w:t>
            </w:r>
            <w:r w:rsidRPr="00A42642">
              <w:rPr>
                <w:rFonts w:ascii="Tahoma" w:hAnsi="Tahoma" w:cs="Tahoma"/>
                <w:color w:val="000000"/>
                <w:sz w:val="20"/>
                <w:szCs w:val="20"/>
                <w:lang w:val="pt-BR"/>
              </w:rPr>
              <w:t>)</w:t>
            </w:r>
            <w:r>
              <w:rPr>
                <w:rFonts w:ascii="Tahoma" w:hAnsi="Tahoma" w:cs="Tahoma"/>
                <w:color w:val="000000"/>
                <w:sz w:val="20"/>
                <w:szCs w:val="20"/>
                <w:lang w:val="pt-BR"/>
              </w:rPr>
              <w:t>]</w:t>
            </w:r>
          </w:p>
        </w:tc>
        <w:tc>
          <w:tcPr>
            <w:tcW w:w="11" w:type="pct"/>
            <w:gridSpan w:val="2"/>
            <w:vAlign w:val="center"/>
          </w:tcPr>
          <w:p w14:paraId="221047E4"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7F30872C" w14:textId="77777777" w:rsidTr="00340D8F">
        <w:trPr>
          <w:jc w:val="center"/>
        </w:trPr>
        <w:tc>
          <w:tcPr>
            <w:tcW w:w="4989" w:type="pct"/>
            <w:gridSpan w:val="18"/>
            <w:tcBorders>
              <w:top w:val="nil"/>
              <w:left w:val="single" w:sz="8" w:space="0" w:color="auto"/>
              <w:bottom w:val="single" w:sz="8" w:space="0" w:color="auto"/>
              <w:right w:val="single" w:sz="8" w:space="0" w:color="000000"/>
            </w:tcBorders>
            <w:shd w:val="clear" w:color="auto" w:fill="C0C0C0"/>
            <w:noWrap/>
            <w:tcMar>
              <w:top w:w="0" w:type="dxa"/>
              <w:left w:w="70" w:type="dxa"/>
              <w:bottom w:w="0" w:type="dxa"/>
              <w:right w:w="70" w:type="dxa"/>
            </w:tcMar>
            <w:vAlign w:val="center"/>
            <w:hideMark/>
          </w:tcPr>
          <w:p w14:paraId="308A35DD" w14:textId="77777777" w:rsidR="00340D8F" w:rsidRPr="00A42642" w:rsidRDefault="00340D8F" w:rsidP="009F7D6E">
            <w:pPr>
              <w:pStyle w:val="p0"/>
              <w:keepNext/>
              <w:keepLines/>
              <w:suppressAutoHyphens/>
              <w:spacing w:after="120" w:line="300" w:lineRule="atLeast"/>
              <w:rPr>
                <w:rFonts w:ascii="Tahoma" w:hAnsi="Tahoma" w:cs="Tahoma"/>
                <w:b/>
                <w:w w:val="0"/>
                <w:sz w:val="20"/>
                <w:szCs w:val="20"/>
              </w:rPr>
            </w:pPr>
            <w:r w:rsidRPr="00A42642">
              <w:rPr>
                <w:rFonts w:ascii="Tahoma" w:hAnsi="Tahoma" w:cs="Tahoma"/>
                <w:b/>
                <w:w w:val="0"/>
                <w:sz w:val="20"/>
                <w:szCs w:val="20"/>
              </w:rPr>
              <w:lastRenderedPageBreak/>
              <w:t xml:space="preserve">FORMA DE INTEGRALIZAÇÃO </w:t>
            </w:r>
          </w:p>
        </w:tc>
        <w:tc>
          <w:tcPr>
            <w:tcW w:w="11" w:type="pct"/>
            <w:vAlign w:val="center"/>
            <w:hideMark/>
          </w:tcPr>
          <w:p w14:paraId="41413F91" w14:textId="77777777" w:rsidR="00340D8F" w:rsidRPr="00A42642" w:rsidRDefault="00340D8F" w:rsidP="009F7D6E">
            <w:pPr>
              <w:pStyle w:val="p0"/>
              <w:keepNext/>
              <w:keepLines/>
              <w:suppressAutoHyphens/>
              <w:spacing w:after="120" w:line="300" w:lineRule="atLeast"/>
              <w:rPr>
                <w:rFonts w:ascii="Tahoma" w:hAnsi="Tahoma" w:cs="Tahoma"/>
                <w:w w:val="0"/>
                <w:sz w:val="20"/>
                <w:szCs w:val="20"/>
              </w:rPr>
            </w:pPr>
          </w:p>
        </w:tc>
      </w:tr>
      <w:tr w:rsidR="00340D8F" w:rsidRPr="00A42642" w14:paraId="129B0B6E" w14:textId="77777777" w:rsidTr="00340D8F">
        <w:trPr>
          <w:jc w:val="center"/>
        </w:trPr>
        <w:tc>
          <w:tcPr>
            <w:tcW w:w="4989" w:type="pct"/>
            <w:gridSpan w:val="18"/>
            <w:tcBorders>
              <w:top w:val="nil"/>
              <w:left w:val="single" w:sz="8" w:space="0" w:color="auto"/>
              <w:bottom w:val="single" w:sz="8" w:space="0" w:color="auto"/>
              <w:right w:val="single" w:sz="8" w:space="0" w:color="000000"/>
            </w:tcBorders>
            <w:tcMar>
              <w:top w:w="0" w:type="dxa"/>
              <w:left w:w="70" w:type="dxa"/>
              <w:bottom w:w="0" w:type="dxa"/>
              <w:right w:w="70" w:type="dxa"/>
            </w:tcMar>
            <w:vAlign w:val="center"/>
            <w:hideMark/>
          </w:tcPr>
          <w:p w14:paraId="03BE999A"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xml:space="preserve">Conforme Cláusula </w:t>
            </w:r>
            <w:r w:rsidRPr="00A42642">
              <w:rPr>
                <w:rFonts w:ascii="Tahoma" w:hAnsi="Tahoma" w:cs="Tahoma"/>
                <w:w w:val="0"/>
                <w:sz w:val="20"/>
                <w:szCs w:val="20"/>
                <w:lang w:val="pt-BR"/>
              </w:rPr>
              <w:t>5.11</w:t>
            </w:r>
            <w:r w:rsidRPr="00A42642">
              <w:rPr>
                <w:rFonts w:ascii="Tahoma" w:hAnsi="Tahoma" w:cs="Tahoma"/>
                <w:w w:val="0"/>
                <w:sz w:val="20"/>
                <w:szCs w:val="20"/>
              </w:rPr>
              <w:t>. da Escritura de Emissão, as Debêntures subscritas por este Boletim de Subscrição serão integralizadas na medida em que os CRI forem integralizados</w:t>
            </w:r>
            <w:r w:rsidRPr="00A42642">
              <w:rPr>
                <w:rFonts w:ascii="Tahoma" w:hAnsi="Tahoma" w:cs="Tahoma"/>
                <w:w w:val="0"/>
                <w:sz w:val="20"/>
                <w:szCs w:val="20"/>
                <w:lang w:val="pt-BR"/>
              </w:rPr>
              <w:t>, observadas as Condições Precedentes descritas na Cláusula 5.11.2 da Escritura de Emissão</w:t>
            </w:r>
            <w:r w:rsidRPr="00A42642">
              <w:rPr>
                <w:rFonts w:ascii="Tahoma" w:hAnsi="Tahoma" w:cs="Tahoma"/>
                <w:w w:val="0"/>
                <w:sz w:val="20"/>
                <w:szCs w:val="20"/>
              </w:rPr>
              <w:t xml:space="preserve">. </w:t>
            </w:r>
          </w:p>
        </w:tc>
        <w:tc>
          <w:tcPr>
            <w:tcW w:w="11" w:type="pct"/>
            <w:vAlign w:val="center"/>
            <w:hideMark/>
          </w:tcPr>
          <w:p w14:paraId="42174ABD"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42CFABC9" w14:textId="77777777" w:rsidTr="00340D8F">
        <w:trPr>
          <w:jc w:val="center"/>
        </w:trPr>
        <w:tc>
          <w:tcPr>
            <w:tcW w:w="4989" w:type="pct"/>
            <w:gridSpan w:val="18"/>
            <w:tcBorders>
              <w:top w:val="nil"/>
              <w:left w:val="nil"/>
              <w:bottom w:val="single" w:sz="8" w:space="0" w:color="auto"/>
              <w:right w:val="nil"/>
            </w:tcBorders>
            <w:noWrap/>
            <w:tcMar>
              <w:top w:w="0" w:type="dxa"/>
              <w:left w:w="70" w:type="dxa"/>
              <w:bottom w:w="0" w:type="dxa"/>
              <w:right w:w="70" w:type="dxa"/>
            </w:tcMar>
            <w:vAlign w:val="center"/>
          </w:tcPr>
          <w:p w14:paraId="61123B79" w14:textId="77777777" w:rsidR="00340D8F" w:rsidRPr="00A42642" w:rsidRDefault="00340D8F" w:rsidP="00340D8F">
            <w:pPr>
              <w:pStyle w:val="p0"/>
              <w:suppressAutoHyphens/>
              <w:spacing w:after="120" w:line="300" w:lineRule="atLeast"/>
              <w:rPr>
                <w:rFonts w:ascii="Tahoma" w:hAnsi="Tahoma" w:cs="Tahoma"/>
                <w:w w:val="0"/>
                <w:sz w:val="20"/>
                <w:szCs w:val="20"/>
              </w:rPr>
            </w:pPr>
          </w:p>
        </w:tc>
        <w:tc>
          <w:tcPr>
            <w:tcW w:w="11" w:type="pct"/>
            <w:vAlign w:val="center"/>
            <w:hideMark/>
          </w:tcPr>
          <w:p w14:paraId="138079DC" w14:textId="77777777" w:rsidR="00340D8F" w:rsidRPr="00A42642" w:rsidRDefault="00340D8F" w:rsidP="00340D8F">
            <w:pPr>
              <w:pStyle w:val="p0"/>
              <w:suppressAutoHyphens/>
              <w:spacing w:after="120" w:line="300" w:lineRule="atLeast"/>
              <w:rPr>
                <w:rFonts w:ascii="Tahoma" w:hAnsi="Tahoma" w:cs="Tahoma"/>
                <w:w w:val="0"/>
                <w:sz w:val="20"/>
                <w:szCs w:val="20"/>
              </w:rPr>
            </w:pPr>
          </w:p>
        </w:tc>
      </w:tr>
      <w:tr w:rsidR="00340D8F" w:rsidRPr="00A42642" w14:paraId="4AECAC6A" w14:textId="77777777" w:rsidTr="00340D8F">
        <w:trPr>
          <w:jc w:val="center"/>
        </w:trPr>
        <w:tc>
          <w:tcPr>
            <w:tcW w:w="4989" w:type="pct"/>
            <w:gridSpan w:val="18"/>
            <w:tcBorders>
              <w:top w:val="nil"/>
              <w:left w:val="single" w:sz="8" w:space="0" w:color="auto"/>
              <w:bottom w:val="single" w:sz="8" w:space="0" w:color="auto"/>
              <w:right w:val="single" w:sz="8" w:space="0" w:color="000000"/>
            </w:tcBorders>
            <w:shd w:val="clear" w:color="auto" w:fill="C0C0C0"/>
            <w:noWrap/>
            <w:tcMar>
              <w:top w:w="0" w:type="dxa"/>
              <w:left w:w="70" w:type="dxa"/>
              <w:bottom w:w="0" w:type="dxa"/>
              <w:right w:w="70" w:type="dxa"/>
            </w:tcMar>
            <w:vAlign w:val="center"/>
            <w:hideMark/>
          </w:tcPr>
          <w:p w14:paraId="33FE2712" w14:textId="77777777" w:rsidR="00340D8F" w:rsidRPr="00A42642" w:rsidRDefault="00340D8F" w:rsidP="00340D8F">
            <w:pPr>
              <w:pStyle w:val="p0"/>
              <w:keepNext/>
              <w:spacing w:after="120" w:line="300" w:lineRule="atLeast"/>
              <w:rPr>
                <w:rFonts w:ascii="Tahoma" w:hAnsi="Tahoma" w:cs="Tahoma"/>
                <w:b/>
                <w:sz w:val="20"/>
                <w:szCs w:val="20"/>
              </w:rPr>
            </w:pPr>
            <w:r w:rsidRPr="00A42642">
              <w:rPr>
                <w:rFonts w:ascii="Tahoma" w:hAnsi="Tahoma" w:cs="Tahoma"/>
                <w:b/>
                <w:w w:val="0"/>
                <w:sz w:val="20"/>
                <w:szCs w:val="20"/>
              </w:rPr>
              <w:t>ADESÃO AOS TERMOS E CONDIÇÕES</w:t>
            </w:r>
          </w:p>
        </w:tc>
        <w:tc>
          <w:tcPr>
            <w:tcW w:w="11" w:type="pct"/>
            <w:vAlign w:val="center"/>
            <w:hideMark/>
          </w:tcPr>
          <w:p w14:paraId="382DAA57" w14:textId="77777777" w:rsidR="00340D8F" w:rsidRPr="00A42642" w:rsidRDefault="00340D8F" w:rsidP="00340D8F">
            <w:pPr>
              <w:pStyle w:val="p0"/>
              <w:keepNext/>
              <w:suppressAutoHyphens/>
              <w:spacing w:after="120" w:line="300" w:lineRule="atLeast"/>
              <w:rPr>
                <w:rFonts w:ascii="Tahoma" w:hAnsi="Tahoma" w:cs="Tahoma"/>
                <w:w w:val="0"/>
                <w:sz w:val="20"/>
                <w:szCs w:val="20"/>
              </w:rPr>
            </w:pPr>
          </w:p>
        </w:tc>
      </w:tr>
      <w:tr w:rsidR="00340D8F" w:rsidRPr="00A42642" w14:paraId="3C91EF4B" w14:textId="77777777" w:rsidTr="00340D8F">
        <w:trPr>
          <w:jc w:val="center"/>
        </w:trPr>
        <w:tc>
          <w:tcPr>
            <w:tcW w:w="4989" w:type="pct"/>
            <w:gridSpan w:val="18"/>
            <w:tcBorders>
              <w:top w:val="nil"/>
              <w:left w:val="single" w:sz="8" w:space="0" w:color="auto"/>
              <w:bottom w:val="single" w:sz="8" w:space="0" w:color="000000"/>
              <w:right w:val="single" w:sz="8" w:space="0" w:color="000000"/>
            </w:tcBorders>
            <w:tcMar>
              <w:top w:w="0" w:type="dxa"/>
              <w:left w:w="70" w:type="dxa"/>
              <w:bottom w:w="0" w:type="dxa"/>
              <w:right w:w="70" w:type="dxa"/>
            </w:tcMar>
            <w:vAlign w:val="center"/>
          </w:tcPr>
          <w:p w14:paraId="749F2C0E"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Condições:</w:t>
            </w:r>
          </w:p>
          <w:p w14:paraId="196A1537" w14:textId="77777777" w:rsidR="00340D8F" w:rsidRPr="00A42642" w:rsidRDefault="00340D8F" w:rsidP="00340D8F">
            <w:pPr>
              <w:pStyle w:val="p0"/>
              <w:suppressAutoHyphens/>
              <w:spacing w:after="120" w:line="300" w:lineRule="atLeast"/>
              <w:rPr>
                <w:rFonts w:ascii="Tahoma" w:hAnsi="Tahoma" w:cs="Tahoma"/>
                <w:w w:val="0"/>
                <w:sz w:val="20"/>
                <w:szCs w:val="20"/>
              </w:rPr>
            </w:pPr>
            <w:r w:rsidRPr="00A42642">
              <w:rPr>
                <w:rFonts w:ascii="Tahoma" w:hAnsi="Tahoma" w:cs="Tahoma"/>
                <w:w w:val="0"/>
                <w:sz w:val="20"/>
                <w:szCs w:val="20"/>
              </w:rPr>
              <w:t xml:space="preserve">O Subscritor, neste ato, declara, em caráter irrevogável e irretratável, em relação à </w:t>
            </w:r>
            <w:r w:rsidRPr="00A42642">
              <w:rPr>
                <w:rFonts w:ascii="Tahoma" w:eastAsia="Arial Unicode MS" w:hAnsi="Tahoma" w:cs="Tahoma"/>
                <w:w w:val="0"/>
                <w:sz w:val="20"/>
                <w:szCs w:val="20"/>
                <w:lang w:val="pt-BR"/>
              </w:rPr>
              <w:t xml:space="preserve">2ª (Segunda) Emissão de Debêntures Simples, não Conversíveis em Ações, da Espécie com Garantia Real, em Duas Séries, da </w:t>
            </w:r>
            <w:r w:rsidRPr="00A42642">
              <w:rPr>
                <w:rFonts w:ascii="Tahoma" w:hAnsi="Tahoma" w:cs="Tahoma"/>
                <w:w w:val="0"/>
                <w:sz w:val="20"/>
                <w:szCs w:val="20"/>
                <w:lang w:val="pt-BR"/>
              </w:rPr>
              <w:t>Emissora</w:t>
            </w:r>
            <w:r>
              <w:rPr>
                <w:rFonts w:ascii="Tahoma" w:hAnsi="Tahoma" w:cs="Tahoma"/>
                <w:w w:val="0"/>
                <w:sz w:val="20"/>
                <w:szCs w:val="20"/>
                <w:lang w:val="pt-BR"/>
              </w:rPr>
              <w:t>,</w:t>
            </w:r>
            <w:r w:rsidRPr="00A42642">
              <w:rPr>
                <w:rFonts w:ascii="Tahoma" w:hAnsi="Tahoma" w:cs="Tahoma"/>
                <w:w w:val="0"/>
                <w:sz w:val="20"/>
                <w:szCs w:val="20"/>
              </w:rPr>
              <w:t xml:space="preserve"> para os devidos fins que conhece, está de acordo e por isso adere a todas as disposições constantes deste Boletim de Subscrição e da Escritura de Emissão, a qual foi firmada de acordo com a autorização da </w:t>
            </w:r>
            <w:r w:rsidRPr="00A42642">
              <w:rPr>
                <w:rFonts w:ascii="Tahoma" w:hAnsi="Tahoma" w:cs="Tahoma"/>
                <w:w w:val="0"/>
                <w:sz w:val="20"/>
                <w:szCs w:val="20"/>
                <w:lang w:val="pt-BR"/>
              </w:rPr>
              <w:t>Assembleia Geral Extraordinária</w:t>
            </w:r>
            <w:r w:rsidRPr="00A42642">
              <w:rPr>
                <w:rFonts w:ascii="Tahoma" w:hAnsi="Tahoma" w:cs="Tahoma"/>
                <w:w w:val="0"/>
                <w:sz w:val="20"/>
                <w:szCs w:val="20"/>
              </w:rPr>
              <w:t xml:space="preserve"> da Emissora realizada em </w:t>
            </w:r>
            <w:r w:rsidR="009514FB" w:rsidRPr="009514FB">
              <w:rPr>
                <w:rFonts w:ascii="Tahoma" w:eastAsia="Arial Unicode MS" w:hAnsi="Tahoma" w:cs="Tahoma"/>
                <w:w w:val="0"/>
                <w:sz w:val="20"/>
                <w:szCs w:val="20"/>
                <w:lang w:val="pt-BR"/>
              </w:rPr>
              <w:t>17</w:t>
            </w:r>
            <w:r w:rsidR="00C97437">
              <w:rPr>
                <w:rFonts w:ascii="Tahoma" w:hAnsi="Tahoma" w:cs="Tahoma"/>
                <w:w w:val="0"/>
                <w:sz w:val="20"/>
                <w:szCs w:val="20"/>
              </w:rPr>
              <w:t> </w:t>
            </w:r>
            <w:r w:rsidRPr="00A42642">
              <w:rPr>
                <w:rFonts w:ascii="Tahoma" w:hAnsi="Tahoma" w:cs="Tahoma"/>
                <w:w w:val="0"/>
                <w:sz w:val="20"/>
                <w:szCs w:val="20"/>
              </w:rPr>
              <w:t>de</w:t>
            </w:r>
            <w:r w:rsidR="00C97437">
              <w:rPr>
                <w:rFonts w:ascii="Tahoma" w:hAnsi="Tahoma" w:cs="Tahoma"/>
                <w:w w:val="0"/>
                <w:sz w:val="20"/>
                <w:szCs w:val="20"/>
                <w:lang w:val="pt-BR"/>
              </w:rPr>
              <w:t> </w:t>
            </w:r>
            <w:r>
              <w:rPr>
                <w:rFonts w:ascii="Tahoma" w:hAnsi="Tahoma" w:cs="Tahoma"/>
                <w:w w:val="0"/>
                <w:sz w:val="20"/>
                <w:szCs w:val="20"/>
                <w:lang w:val="pt-BR"/>
              </w:rPr>
              <w:t>dezembro</w:t>
            </w:r>
            <w:r w:rsidRPr="00A42642">
              <w:rPr>
                <w:rFonts w:ascii="Tahoma" w:hAnsi="Tahoma" w:cs="Tahoma"/>
                <w:w w:val="0"/>
                <w:sz w:val="20"/>
                <w:szCs w:val="20"/>
                <w:lang w:val="pt-BR"/>
              </w:rPr>
              <w:t xml:space="preserve"> </w:t>
            </w:r>
            <w:r w:rsidRPr="00A42642">
              <w:rPr>
                <w:rFonts w:ascii="Tahoma" w:hAnsi="Tahoma" w:cs="Tahoma"/>
                <w:w w:val="0"/>
                <w:sz w:val="20"/>
                <w:szCs w:val="20"/>
              </w:rPr>
              <w:t>de 201</w:t>
            </w:r>
            <w:r w:rsidRPr="00A42642">
              <w:rPr>
                <w:rFonts w:ascii="Tahoma" w:hAnsi="Tahoma" w:cs="Tahoma"/>
                <w:w w:val="0"/>
                <w:sz w:val="20"/>
                <w:szCs w:val="20"/>
                <w:lang w:val="pt-BR"/>
              </w:rPr>
              <w:t>9</w:t>
            </w:r>
            <w:r w:rsidRPr="00A42642">
              <w:rPr>
                <w:rFonts w:ascii="Tahoma" w:hAnsi="Tahoma" w:cs="Tahoma"/>
                <w:w w:val="0"/>
                <w:sz w:val="20"/>
                <w:szCs w:val="20"/>
              </w:rPr>
              <w:t>, nos termos do artigo 59, da Lei nº 6.404, de 15 de dezembro de 1976, conforme alterada.</w:t>
            </w:r>
          </w:p>
          <w:p w14:paraId="15BCA9D6"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São Paulo</w:t>
            </w:r>
            <w:r w:rsidRPr="00A42642">
              <w:rPr>
                <w:rFonts w:ascii="Tahoma" w:eastAsia="Arial Unicode MS" w:hAnsi="Tahoma" w:cs="Tahoma"/>
                <w:w w:val="0"/>
                <w:sz w:val="20"/>
                <w:szCs w:val="20"/>
              </w:rPr>
              <w:t xml:space="preserve">, </w:t>
            </w:r>
            <w:r w:rsidRPr="00A42642">
              <w:rPr>
                <w:rFonts w:ascii="Tahoma" w:hAnsi="Tahoma" w:cs="Tahoma"/>
                <w:color w:val="000000"/>
                <w:sz w:val="20"/>
                <w:szCs w:val="20"/>
              </w:rPr>
              <w:t>[</w:t>
            </w:r>
            <w:r w:rsidRPr="00A42642">
              <w:rPr>
                <w:rFonts w:ascii="Tahoma" w:hAnsi="Tahoma" w:cs="Tahoma"/>
                <w:color w:val="000000"/>
                <w:sz w:val="20"/>
                <w:szCs w:val="20"/>
                <w:lang w:val="pt-BR"/>
              </w:rPr>
              <w:t>•</w:t>
            </w:r>
            <w:r w:rsidRPr="00A42642">
              <w:rPr>
                <w:rFonts w:ascii="Tahoma" w:hAnsi="Tahoma" w:cs="Tahoma"/>
                <w:color w:val="000000"/>
                <w:sz w:val="20"/>
                <w:szCs w:val="20"/>
              </w:rPr>
              <w:t>] de [</w:t>
            </w:r>
            <w:r w:rsidRPr="00A42642">
              <w:rPr>
                <w:rFonts w:ascii="Tahoma" w:hAnsi="Tahoma" w:cs="Tahoma"/>
                <w:color w:val="000000"/>
                <w:sz w:val="20"/>
                <w:szCs w:val="20"/>
                <w:lang w:val="pt-BR"/>
              </w:rPr>
              <w:t>•</w:t>
            </w:r>
            <w:r w:rsidRPr="00A42642">
              <w:rPr>
                <w:rFonts w:ascii="Tahoma" w:hAnsi="Tahoma" w:cs="Tahoma"/>
                <w:color w:val="000000"/>
                <w:sz w:val="20"/>
                <w:szCs w:val="20"/>
              </w:rPr>
              <w:t xml:space="preserve">] </w:t>
            </w:r>
            <w:r w:rsidRPr="00A42642">
              <w:rPr>
                <w:rFonts w:ascii="Tahoma" w:hAnsi="Tahoma" w:cs="Tahoma"/>
                <w:w w:val="0"/>
                <w:sz w:val="20"/>
                <w:szCs w:val="20"/>
              </w:rPr>
              <w:t xml:space="preserve">de </w:t>
            </w:r>
            <w:r w:rsidRPr="00A42642">
              <w:rPr>
                <w:rFonts w:ascii="Tahoma" w:hAnsi="Tahoma" w:cs="Tahoma"/>
                <w:color w:val="000000"/>
                <w:sz w:val="20"/>
                <w:szCs w:val="20"/>
              </w:rPr>
              <w:t>[</w:t>
            </w:r>
            <w:r w:rsidRPr="00A42642">
              <w:rPr>
                <w:rFonts w:ascii="Tahoma" w:hAnsi="Tahoma" w:cs="Tahoma"/>
                <w:color w:val="000000"/>
                <w:sz w:val="20"/>
                <w:szCs w:val="20"/>
                <w:lang w:val="pt-BR"/>
              </w:rPr>
              <w:t>•</w:t>
            </w:r>
            <w:r w:rsidRPr="00A42642">
              <w:rPr>
                <w:rFonts w:ascii="Tahoma" w:hAnsi="Tahoma" w:cs="Tahoma"/>
                <w:color w:val="000000"/>
                <w:sz w:val="20"/>
                <w:szCs w:val="20"/>
              </w:rPr>
              <w:t>]</w:t>
            </w:r>
            <w:r w:rsidRPr="00A42642">
              <w:rPr>
                <w:rFonts w:ascii="Tahoma" w:hAnsi="Tahoma" w:cs="Tahoma"/>
                <w:w w:val="0"/>
                <w:sz w:val="20"/>
                <w:szCs w:val="20"/>
              </w:rPr>
              <w:t>.</w:t>
            </w:r>
          </w:p>
          <w:p w14:paraId="01CC3BD5"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p w14:paraId="131FF9A1"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______________________________________________________________</w:t>
            </w:r>
          </w:p>
          <w:p w14:paraId="4CB83F26"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b/>
                <w:smallCaps/>
                <w:color w:val="000000" w:themeColor="text1"/>
                <w:spacing w:val="2"/>
                <w:sz w:val="20"/>
                <w:szCs w:val="20"/>
                <w:lang w:val="pt-BR"/>
              </w:rPr>
              <w:t>TRUE SECURITIZADORA S.A</w:t>
            </w:r>
            <w:r w:rsidRPr="00A42642">
              <w:rPr>
                <w:rFonts w:ascii="Tahoma" w:hAnsi="Tahoma" w:cs="Tahoma"/>
                <w:color w:val="000000" w:themeColor="text1"/>
                <w:spacing w:val="2"/>
                <w:sz w:val="20"/>
                <w:szCs w:val="20"/>
                <w:lang w:val="pt-BR"/>
              </w:rPr>
              <w:t>.</w:t>
            </w:r>
            <w:r w:rsidRPr="00A42642">
              <w:rPr>
                <w:rFonts w:ascii="Tahoma" w:hAnsi="Tahoma" w:cs="Tahoma"/>
                <w:b/>
                <w:color w:val="000000"/>
                <w:sz w:val="20"/>
                <w:szCs w:val="20"/>
                <w:lang w:val="pt-BR"/>
              </w:rPr>
              <w:br/>
            </w:r>
            <w:r w:rsidRPr="00A42642">
              <w:rPr>
                <w:rFonts w:ascii="Tahoma" w:hAnsi="Tahoma" w:cs="Tahoma"/>
                <w:w w:val="0"/>
                <w:sz w:val="20"/>
                <w:szCs w:val="20"/>
              </w:rPr>
              <w:t>Subscritor</w:t>
            </w:r>
          </w:p>
          <w:p w14:paraId="535B8559"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p w14:paraId="79177A6D"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r w:rsidRPr="00A42642">
              <w:rPr>
                <w:rFonts w:ascii="Tahoma" w:hAnsi="Tahoma" w:cs="Tahoma"/>
                <w:w w:val="0"/>
                <w:sz w:val="20"/>
                <w:szCs w:val="20"/>
              </w:rPr>
              <w:t>______________________________________________________________</w:t>
            </w:r>
          </w:p>
          <w:p w14:paraId="14C0924C" w14:textId="77777777" w:rsidR="00340D8F" w:rsidRDefault="00340D8F" w:rsidP="00340D8F">
            <w:pPr>
              <w:pStyle w:val="p0"/>
              <w:suppressAutoHyphens/>
              <w:spacing w:after="120" w:line="300" w:lineRule="atLeast"/>
              <w:jc w:val="center"/>
              <w:rPr>
                <w:rFonts w:ascii="Tahoma" w:hAnsi="Tahoma" w:cs="Tahoma"/>
                <w:w w:val="0"/>
                <w:sz w:val="20"/>
                <w:szCs w:val="20"/>
              </w:rPr>
            </w:pPr>
            <w:r w:rsidRPr="00FD56FB">
              <w:rPr>
                <w:rFonts w:ascii="Tahoma" w:hAnsi="Tahoma" w:cs="Tahoma"/>
                <w:b/>
                <w:bCs/>
                <w:sz w:val="20"/>
                <w:szCs w:val="20"/>
                <w:lang w:val="en-US"/>
              </w:rPr>
              <w:t>ALMEIDA JUNIOR SHOPPING CENTERS S.A.</w:t>
            </w:r>
            <w:r w:rsidRPr="00FD56FB">
              <w:rPr>
                <w:rFonts w:ascii="Tahoma" w:hAnsi="Tahoma" w:cs="Tahoma"/>
                <w:b/>
                <w:color w:val="000000"/>
                <w:sz w:val="20"/>
                <w:szCs w:val="20"/>
                <w:lang w:val="en-US"/>
              </w:rPr>
              <w:br/>
            </w:r>
            <w:r w:rsidRPr="00A42642">
              <w:rPr>
                <w:rFonts w:ascii="Tahoma" w:hAnsi="Tahoma" w:cs="Tahoma"/>
                <w:w w:val="0"/>
                <w:sz w:val="20"/>
                <w:szCs w:val="20"/>
              </w:rPr>
              <w:t>Emissora</w:t>
            </w:r>
          </w:p>
          <w:p w14:paraId="3AB93A43" w14:textId="77777777" w:rsidR="00340D8F" w:rsidRDefault="00340D8F" w:rsidP="00340D8F">
            <w:pPr>
              <w:pStyle w:val="p0"/>
              <w:suppressAutoHyphens/>
              <w:spacing w:after="120" w:line="300" w:lineRule="atLeast"/>
              <w:jc w:val="center"/>
              <w:rPr>
                <w:rFonts w:ascii="Tahoma" w:hAnsi="Tahoma" w:cs="Tahoma"/>
                <w:b/>
                <w:w w:val="0"/>
                <w:sz w:val="20"/>
                <w:szCs w:val="20"/>
              </w:rPr>
            </w:pPr>
          </w:p>
          <w:p w14:paraId="6EFCEF35" w14:textId="77777777" w:rsidR="00340D8F" w:rsidRPr="00A42642" w:rsidRDefault="00340D8F" w:rsidP="00340D8F">
            <w:pPr>
              <w:pStyle w:val="p0"/>
              <w:suppressAutoHyphens/>
              <w:spacing w:after="120" w:line="300" w:lineRule="atLeast"/>
              <w:jc w:val="center"/>
              <w:rPr>
                <w:rFonts w:ascii="Tahoma" w:hAnsi="Tahoma" w:cs="Tahoma"/>
                <w:w w:val="0"/>
                <w:sz w:val="20"/>
                <w:szCs w:val="20"/>
                <w:lang w:val="pt-BR"/>
              </w:rPr>
            </w:pPr>
            <w:r w:rsidRPr="00A42642">
              <w:rPr>
                <w:rFonts w:ascii="Tahoma" w:hAnsi="Tahoma" w:cs="Tahoma"/>
                <w:b/>
                <w:w w:val="0"/>
                <w:sz w:val="20"/>
                <w:szCs w:val="20"/>
              </w:rPr>
              <w:t>TESTEMUNHAS</w:t>
            </w:r>
            <w:r>
              <w:rPr>
                <w:rFonts w:ascii="Tahoma" w:hAnsi="Tahoma" w:cs="Tahoma"/>
                <w:b/>
                <w:w w:val="0"/>
                <w:sz w:val="20"/>
                <w:szCs w:val="20"/>
                <w:lang w:val="pt-BR"/>
              </w:rPr>
              <w:t>:</w:t>
            </w:r>
          </w:p>
          <w:tbl>
            <w:tblPr>
              <w:tblW w:w="9254" w:type="dxa"/>
              <w:tblLayout w:type="fixed"/>
              <w:tblCellMar>
                <w:left w:w="0" w:type="dxa"/>
                <w:right w:w="0" w:type="dxa"/>
              </w:tblCellMar>
              <w:tblLook w:val="04A0" w:firstRow="1" w:lastRow="0" w:firstColumn="1" w:lastColumn="0" w:noHBand="0" w:noVBand="1"/>
            </w:tblPr>
            <w:tblGrid>
              <w:gridCol w:w="4460"/>
              <w:gridCol w:w="4794"/>
            </w:tblGrid>
            <w:tr w:rsidR="00340D8F" w:rsidRPr="00A42642" w14:paraId="08061164" w14:textId="77777777" w:rsidTr="00340D8F">
              <w:trPr>
                <w:trHeight w:val="2613"/>
              </w:trPr>
              <w:tc>
                <w:tcPr>
                  <w:tcW w:w="4460" w:type="dxa"/>
                  <w:tcMar>
                    <w:top w:w="0" w:type="dxa"/>
                    <w:left w:w="108" w:type="dxa"/>
                    <w:bottom w:w="0" w:type="dxa"/>
                    <w:right w:w="108" w:type="dxa"/>
                  </w:tcMar>
                </w:tcPr>
                <w:p w14:paraId="7871C068" w14:textId="77777777" w:rsidR="00340D8F" w:rsidRPr="00A42642" w:rsidRDefault="00340D8F" w:rsidP="00340D8F">
                  <w:pPr>
                    <w:pStyle w:val="p0"/>
                    <w:suppressAutoHyphens/>
                    <w:spacing w:after="120" w:line="300" w:lineRule="atLeast"/>
                    <w:ind w:left="-41"/>
                    <w:rPr>
                      <w:rFonts w:ascii="Tahoma" w:hAnsi="Tahoma" w:cs="Tahoma"/>
                      <w:w w:val="0"/>
                      <w:sz w:val="20"/>
                      <w:szCs w:val="20"/>
                    </w:rPr>
                  </w:pPr>
                </w:p>
                <w:p w14:paraId="3EEF553C" w14:textId="77777777" w:rsidR="00340D8F" w:rsidRPr="00A42642" w:rsidRDefault="00340D8F" w:rsidP="00340D8F">
                  <w:pPr>
                    <w:pStyle w:val="p0"/>
                    <w:suppressAutoHyphens/>
                    <w:spacing w:after="120" w:line="300" w:lineRule="atLeast"/>
                    <w:ind w:left="-41"/>
                    <w:rPr>
                      <w:rFonts w:ascii="Tahoma" w:hAnsi="Tahoma" w:cs="Tahoma"/>
                      <w:w w:val="0"/>
                      <w:sz w:val="20"/>
                      <w:szCs w:val="20"/>
                    </w:rPr>
                  </w:pPr>
                  <w:r w:rsidRPr="00A42642">
                    <w:rPr>
                      <w:rFonts w:ascii="Tahoma" w:hAnsi="Tahoma" w:cs="Tahoma"/>
                      <w:w w:val="0"/>
                      <w:sz w:val="20"/>
                      <w:szCs w:val="20"/>
                    </w:rPr>
                    <w:t>_______________________________________</w:t>
                  </w:r>
                  <w:r w:rsidRPr="00A42642">
                    <w:rPr>
                      <w:rFonts w:ascii="Tahoma" w:hAnsi="Tahoma" w:cs="Tahoma"/>
                      <w:w w:val="0"/>
                      <w:sz w:val="20"/>
                      <w:szCs w:val="20"/>
                    </w:rPr>
                    <w:br/>
                    <w:t>Nome:</w:t>
                  </w:r>
                  <w:r w:rsidRPr="00A42642">
                    <w:rPr>
                      <w:rFonts w:ascii="Tahoma" w:hAnsi="Tahoma" w:cs="Tahoma"/>
                      <w:w w:val="0"/>
                      <w:sz w:val="20"/>
                      <w:szCs w:val="20"/>
                    </w:rPr>
                    <w:br/>
                    <w:t>RG:</w:t>
                  </w:r>
                  <w:r w:rsidRPr="00A42642">
                    <w:rPr>
                      <w:rFonts w:ascii="Tahoma" w:hAnsi="Tahoma" w:cs="Tahoma"/>
                      <w:w w:val="0"/>
                      <w:sz w:val="20"/>
                      <w:szCs w:val="20"/>
                    </w:rPr>
                    <w:br/>
                    <w:t>CPF/</w:t>
                  </w:r>
                  <w:r w:rsidRPr="00A42642">
                    <w:rPr>
                      <w:rFonts w:ascii="Tahoma" w:eastAsia="Arial Unicode MS" w:hAnsi="Tahoma" w:cs="Tahoma"/>
                      <w:w w:val="0"/>
                      <w:sz w:val="20"/>
                      <w:szCs w:val="20"/>
                    </w:rPr>
                    <w:t>ME</w:t>
                  </w:r>
                  <w:r w:rsidRPr="00A42642">
                    <w:rPr>
                      <w:rFonts w:ascii="Tahoma" w:hAnsi="Tahoma" w:cs="Tahoma"/>
                      <w:w w:val="0"/>
                      <w:sz w:val="20"/>
                      <w:szCs w:val="20"/>
                    </w:rPr>
                    <w:t>:</w:t>
                  </w:r>
                </w:p>
              </w:tc>
              <w:tc>
                <w:tcPr>
                  <w:tcW w:w="4794" w:type="dxa"/>
                  <w:tcMar>
                    <w:top w:w="0" w:type="dxa"/>
                    <w:left w:w="108" w:type="dxa"/>
                    <w:bottom w:w="0" w:type="dxa"/>
                    <w:right w:w="108" w:type="dxa"/>
                  </w:tcMar>
                </w:tcPr>
                <w:p w14:paraId="7EA5B795" w14:textId="77777777" w:rsidR="00340D8F" w:rsidRPr="00A42642" w:rsidRDefault="00340D8F" w:rsidP="00340D8F">
                  <w:pPr>
                    <w:pStyle w:val="p0"/>
                    <w:suppressAutoHyphens/>
                    <w:spacing w:after="120" w:line="300" w:lineRule="atLeast"/>
                    <w:ind w:left="-41"/>
                    <w:rPr>
                      <w:rFonts w:ascii="Tahoma" w:hAnsi="Tahoma" w:cs="Tahoma"/>
                      <w:w w:val="0"/>
                      <w:sz w:val="20"/>
                      <w:szCs w:val="20"/>
                    </w:rPr>
                  </w:pPr>
                </w:p>
                <w:p w14:paraId="3680D8B3" w14:textId="77777777" w:rsidR="00340D8F" w:rsidRPr="00A42642" w:rsidRDefault="00340D8F" w:rsidP="00340D8F">
                  <w:pPr>
                    <w:pStyle w:val="p0"/>
                    <w:suppressAutoHyphens/>
                    <w:spacing w:after="120" w:line="300" w:lineRule="atLeast"/>
                    <w:ind w:left="-41"/>
                    <w:rPr>
                      <w:rFonts w:ascii="Tahoma" w:hAnsi="Tahoma" w:cs="Tahoma"/>
                      <w:w w:val="0"/>
                      <w:sz w:val="20"/>
                      <w:szCs w:val="20"/>
                    </w:rPr>
                  </w:pPr>
                  <w:r w:rsidRPr="00A42642">
                    <w:rPr>
                      <w:rFonts w:ascii="Tahoma" w:hAnsi="Tahoma" w:cs="Tahoma"/>
                      <w:w w:val="0"/>
                      <w:sz w:val="20"/>
                      <w:szCs w:val="20"/>
                    </w:rPr>
                    <w:t>________________________________________</w:t>
                  </w:r>
                  <w:r w:rsidRPr="00A42642">
                    <w:rPr>
                      <w:rFonts w:ascii="Tahoma" w:hAnsi="Tahoma" w:cs="Tahoma"/>
                      <w:w w:val="0"/>
                      <w:sz w:val="20"/>
                      <w:szCs w:val="20"/>
                    </w:rPr>
                    <w:br/>
                    <w:t>Nome:</w:t>
                  </w:r>
                  <w:r w:rsidRPr="00A42642">
                    <w:rPr>
                      <w:rFonts w:ascii="Tahoma" w:hAnsi="Tahoma" w:cs="Tahoma"/>
                      <w:w w:val="0"/>
                      <w:sz w:val="20"/>
                      <w:szCs w:val="20"/>
                    </w:rPr>
                    <w:br/>
                    <w:t>RG:</w:t>
                  </w:r>
                  <w:r w:rsidRPr="00A42642">
                    <w:rPr>
                      <w:rFonts w:ascii="Tahoma" w:hAnsi="Tahoma" w:cs="Tahoma"/>
                      <w:w w:val="0"/>
                      <w:sz w:val="20"/>
                      <w:szCs w:val="20"/>
                    </w:rPr>
                    <w:br/>
                    <w:t>CPF/</w:t>
                  </w:r>
                  <w:r w:rsidRPr="00A42642">
                    <w:rPr>
                      <w:rFonts w:ascii="Tahoma" w:eastAsia="Arial Unicode MS" w:hAnsi="Tahoma" w:cs="Tahoma"/>
                      <w:w w:val="0"/>
                      <w:sz w:val="20"/>
                      <w:szCs w:val="20"/>
                    </w:rPr>
                    <w:t>ME</w:t>
                  </w:r>
                  <w:r w:rsidRPr="00A42642">
                    <w:rPr>
                      <w:rFonts w:ascii="Tahoma" w:hAnsi="Tahoma" w:cs="Tahoma"/>
                      <w:w w:val="0"/>
                      <w:sz w:val="20"/>
                      <w:szCs w:val="20"/>
                    </w:rPr>
                    <w:t>:</w:t>
                  </w:r>
                </w:p>
              </w:tc>
            </w:tr>
          </w:tbl>
          <w:p w14:paraId="6BD5CBF1"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c>
          <w:tcPr>
            <w:tcW w:w="11" w:type="pct"/>
            <w:vAlign w:val="center"/>
            <w:hideMark/>
          </w:tcPr>
          <w:p w14:paraId="03FDD99C" w14:textId="77777777" w:rsidR="00340D8F" w:rsidRPr="00A42642" w:rsidRDefault="00340D8F" w:rsidP="00340D8F">
            <w:pPr>
              <w:pStyle w:val="p0"/>
              <w:suppressAutoHyphens/>
              <w:spacing w:after="120" w:line="300" w:lineRule="atLeast"/>
              <w:jc w:val="center"/>
              <w:rPr>
                <w:rFonts w:ascii="Tahoma" w:hAnsi="Tahoma" w:cs="Tahoma"/>
                <w:w w:val="0"/>
                <w:sz w:val="20"/>
                <w:szCs w:val="20"/>
              </w:rPr>
            </w:pPr>
          </w:p>
        </w:tc>
      </w:tr>
    </w:tbl>
    <w:p w14:paraId="4595DDDF" w14:textId="77777777" w:rsidR="009F7D6E" w:rsidRDefault="009F7D6E" w:rsidP="0050450F">
      <w:pPr>
        <w:spacing w:after="240" w:line="320" w:lineRule="exact"/>
        <w:jc w:val="left"/>
        <w:rPr>
          <w:rFonts w:ascii="Tahoma" w:hAnsi="Tahoma" w:cs="Tahoma"/>
          <w:b/>
          <w:bCs/>
          <w:sz w:val="22"/>
          <w:szCs w:val="22"/>
        </w:rPr>
        <w:sectPr w:rsidR="009F7D6E" w:rsidSect="009F7D6E">
          <w:pgSz w:w="11906" w:h="16838" w:code="9"/>
          <w:pgMar w:top="2268" w:right="1418" w:bottom="2268" w:left="1418" w:header="567" w:footer="851" w:gutter="0"/>
          <w:paperSrc w:first="15" w:other="15"/>
          <w:pgNumType w:start="1" w:chapStyle="1"/>
          <w:cols w:space="720"/>
          <w:noEndnote/>
          <w:docGrid w:linePitch="354"/>
        </w:sectPr>
      </w:pPr>
    </w:p>
    <w:p w14:paraId="216D94BF" w14:textId="20421A55" w:rsidR="006C07C3" w:rsidRPr="00CA3CDC" w:rsidRDefault="00BE350C" w:rsidP="0028568C">
      <w:pPr>
        <w:pStyle w:val="PargrafodaLista"/>
        <w:pBdr>
          <w:bottom w:val="single" w:sz="12" w:space="1" w:color="auto"/>
        </w:pBdr>
        <w:spacing w:after="240" w:line="320" w:lineRule="exact"/>
        <w:ind w:left="0"/>
        <w:jc w:val="center"/>
        <w:rPr>
          <w:rFonts w:ascii="Tahoma" w:hAnsi="Tahoma"/>
          <w:b/>
        </w:rPr>
      </w:pPr>
      <w:bookmarkStart w:id="252" w:name="_Ref23501017"/>
      <w:r w:rsidRPr="009F7D6E">
        <w:rPr>
          <w:rFonts w:ascii="Tahoma" w:hAnsi="Tahoma"/>
          <w:b/>
        </w:rPr>
        <w:lastRenderedPageBreak/>
        <w:t>ANEXO V</w:t>
      </w:r>
      <w:r w:rsidR="00F34B4E" w:rsidRPr="009F7D6E">
        <w:rPr>
          <w:rFonts w:ascii="Tahoma" w:hAnsi="Tahoma"/>
          <w:b/>
        </w:rPr>
        <w:t>I</w:t>
      </w:r>
      <w:r w:rsidR="009F7D6E">
        <w:rPr>
          <w:rFonts w:ascii="Tahoma" w:hAnsi="Tahoma"/>
          <w:b/>
        </w:rPr>
        <w:br/>
      </w:r>
      <w:r w:rsidR="006C07C3" w:rsidRPr="00CA3CDC">
        <w:rPr>
          <w:rFonts w:ascii="Tahoma" w:hAnsi="Tahoma"/>
          <w:b/>
        </w:rPr>
        <w:t>CRONOGRAMA DE PAGAMENTO</w:t>
      </w:r>
      <w:bookmarkEnd w:id="252"/>
      <w:r w:rsidR="00167971" w:rsidRPr="00CA3CDC">
        <w:rPr>
          <w:rFonts w:ascii="Tahoma" w:hAnsi="Tahoma"/>
          <w:b/>
        </w:rPr>
        <w:t xml:space="preserve"> DAS DEBÊNTURES</w:t>
      </w:r>
      <w:r w:rsidR="00B52A66" w:rsidRPr="00CA3CDC">
        <w:rPr>
          <w:rFonts w:ascii="Tahoma" w:hAnsi="Tahoma"/>
          <w:b/>
        </w:rPr>
        <w:t xml:space="preserve"> DA</w:t>
      </w:r>
      <w:r w:rsidR="005942E2" w:rsidRPr="00CA3CDC">
        <w:rPr>
          <w:rFonts w:ascii="Tahoma" w:hAnsi="Tahoma"/>
          <w:b/>
        </w:rPr>
        <w:t xml:space="preserve"> SÉRIE IPCA</w:t>
      </w:r>
    </w:p>
    <w:p w14:paraId="03F029F9" w14:textId="77777777" w:rsidR="009F7D6E" w:rsidRPr="0028568C" w:rsidRDefault="009F7D6E" w:rsidP="0050450F">
      <w:pPr>
        <w:pStyle w:val="PargrafodaLista"/>
        <w:spacing w:after="240" w:line="320" w:lineRule="exact"/>
        <w:ind w:left="0"/>
        <w:jc w:val="center"/>
        <w:rPr>
          <w:rFonts w:ascii="Tahoma" w:hAnsi="Tahom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24"/>
        <w:gridCol w:w="1648"/>
        <w:gridCol w:w="1647"/>
        <w:gridCol w:w="1647"/>
        <w:gridCol w:w="1647"/>
        <w:gridCol w:w="1647"/>
      </w:tblGrid>
      <w:tr w:rsidR="000917E2" w:rsidRPr="00A95988" w14:paraId="385A53B5" w14:textId="77777777" w:rsidTr="000104AF">
        <w:trPr>
          <w:trHeight w:val="299"/>
        </w:trPr>
        <w:tc>
          <w:tcPr>
            <w:tcW w:w="454" w:type="pct"/>
            <w:vMerge w:val="restart"/>
            <w:shd w:val="clear" w:color="000000" w:fill="1F497D"/>
            <w:vAlign w:val="center"/>
            <w:hideMark/>
          </w:tcPr>
          <w:p w14:paraId="2F86ECFB" w14:textId="77777777" w:rsidR="00764ADB" w:rsidRPr="0028568C" w:rsidRDefault="00764ADB" w:rsidP="0028568C">
            <w:pPr>
              <w:jc w:val="center"/>
              <w:rPr>
                <w:rFonts w:ascii="Tahoma" w:hAnsi="Tahoma"/>
                <w:color w:val="FFFFFF"/>
                <w:sz w:val="20"/>
              </w:rPr>
            </w:pPr>
            <w:r w:rsidRPr="00A95988">
              <w:rPr>
                <w:rFonts w:ascii="Tahoma" w:eastAsia="Times New Roman" w:hAnsi="Tahoma" w:cs="Tahoma"/>
                <w:color w:val="FFFFFF"/>
                <w:sz w:val="20"/>
                <w:szCs w:val="20"/>
              </w:rPr>
              <w:t>Nº</w:t>
            </w:r>
          </w:p>
        </w:tc>
        <w:tc>
          <w:tcPr>
            <w:tcW w:w="909" w:type="pct"/>
            <w:vMerge w:val="restart"/>
            <w:shd w:val="clear" w:color="000000" w:fill="1F497D"/>
            <w:vAlign w:val="center"/>
            <w:hideMark/>
          </w:tcPr>
          <w:p w14:paraId="663E2383" w14:textId="77777777" w:rsidR="00764ADB" w:rsidRPr="00A95988" w:rsidRDefault="00764ADB" w:rsidP="00764ADB">
            <w:pPr>
              <w:jc w:val="center"/>
              <w:rPr>
                <w:rFonts w:ascii="Tahoma" w:eastAsia="Times New Roman" w:hAnsi="Tahoma" w:cs="Tahoma"/>
                <w:color w:val="FFFFFF"/>
                <w:sz w:val="20"/>
                <w:szCs w:val="20"/>
              </w:rPr>
            </w:pPr>
            <w:r w:rsidRPr="00A95988">
              <w:rPr>
                <w:rFonts w:ascii="Tahoma" w:eastAsia="Times New Roman" w:hAnsi="Tahoma" w:cs="Tahoma"/>
                <w:color w:val="FFFFFF"/>
                <w:sz w:val="20"/>
                <w:szCs w:val="20"/>
              </w:rPr>
              <w:t>Data de Aniversário</w:t>
            </w:r>
          </w:p>
        </w:tc>
        <w:tc>
          <w:tcPr>
            <w:tcW w:w="909" w:type="pct"/>
            <w:vMerge w:val="restart"/>
            <w:shd w:val="clear" w:color="000000" w:fill="1F497D"/>
            <w:vAlign w:val="center"/>
            <w:hideMark/>
          </w:tcPr>
          <w:p w14:paraId="78E5399E" w14:textId="77777777" w:rsidR="00764ADB" w:rsidRPr="00A95988" w:rsidRDefault="00764ADB" w:rsidP="00764ADB">
            <w:pPr>
              <w:jc w:val="center"/>
              <w:rPr>
                <w:rFonts w:ascii="Tahoma" w:eastAsia="Times New Roman" w:hAnsi="Tahoma" w:cs="Tahoma"/>
                <w:color w:val="FFFFFF"/>
                <w:sz w:val="20"/>
                <w:szCs w:val="20"/>
              </w:rPr>
            </w:pPr>
            <w:r w:rsidRPr="00A95988">
              <w:rPr>
                <w:rFonts w:ascii="Tahoma" w:eastAsia="Times New Roman" w:hAnsi="Tahoma" w:cs="Tahoma"/>
                <w:color w:val="FFFFFF"/>
                <w:sz w:val="20"/>
                <w:szCs w:val="20"/>
              </w:rPr>
              <w:t>Data de Pagamento</w:t>
            </w:r>
          </w:p>
        </w:tc>
        <w:tc>
          <w:tcPr>
            <w:tcW w:w="909" w:type="pct"/>
            <w:vMerge w:val="restart"/>
            <w:shd w:val="clear" w:color="000000" w:fill="1F497D"/>
            <w:vAlign w:val="center"/>
            <w:hideMark/>
          </w:tcPr>
          <w:p w14:paraId="0CE06B39" w14:textId="77777777" w:rsidR="00764ADB" w:rsidRPr="00A95988" w:rsidRDefault="00764ADB" w:rsidP="00764ADB">
            <w:pPr>
              <w:jc w:val="center"/>
              <w:rPr>
                <w:rFonts w:ascii="Tahoma" w:eastAsia="Times New Roman" w:hAnsi="Tahoma" w:cs="Tahoma"/>
                <w:color w:val="FFFFFF"/>
                <w:sz w:val="20"/>
                <w:szCs w:val="20"/>
              </w:rPr>
            </w:pPr>
            <w:r w:rsidRPr="00A95988">
              <w:rPr>
                <w:rFonts w:ascii="Tahoma" w:eastAsia="Times New Roman" w:hAnsi="Tahoma" w:cs="Tahoma"/>
                <w:color w:val="FFFFFF"/>
                <w:sz w:val="20"/>
                <w:szCs w:val="20"/>
              </w:rPr>
              <w:t>Juros</w:t>
            </w:r>
          </w:p>
        </w:tc>
        <w:tc>
          <w:tcPr>
            <w:tcW w:w="909" w:type="pct"/>
            <w:vMerge w:val="restart"/>
            <w:shd w:val="clear" w:color="000000" w:fill="1F497D"/>
            <w:vAlign w:val="center"/>
            <w:hideMark/>
          </w:tcPr>
          <w:p w14:paraId="187E10E6" w14:textId="77777777" w:rsidR="00764ADB" w:rsidRPr="00A95988" w:rsidRDefault="00764ADB" w:rsidP="00764ADB">
            <w:pPr>
              <w:jc w:val="center"/>
              <w:rPr>
                <w:rFonts w:ascii="Tahoma" w:eastAsia="Times New Roman" w:hAnsi="Tahoma" w:cs="Tahoma"/>
                <w:color w:val="FFFFFF"/>
                <w:sz w:val="20"/>
                <w:szCs w:val="20"/>
              </w:rPr>
            </w:pPr>
            <w:r w:rsidRPr="00A95988">
              <w:rPr>
                <w:rFonts w:ascii="Tahoma" w:eastAsia="Times New Roman" w:hAnsi="Tahoma" w:cs="Tahoma"/>
                <w:color w:val="FFFFFF"/>
                <w:sz w:val="20"/>
                <w:szCs w:val="20"/>
              </w:rPr>
              <w:t>Amortização</w:t>
            </w:r>
          </w:p>
        </w:tc>
        <w:tc>
          <w:tcPr>
            <w:tcW w:w="909" w:type="pct"/>
            <w:vMerge w:val="restart"/>
            <w:shd w:val="clear" w:color="000000" w:fill="1F497D"/>
            <w:vAlign w:val="center"/>
            <w:hideMark/>
          </w:tcPr>
          <w:p w14:paraId="375AFAF5" w14:textId="77777777" w:rsidR="00764ADB" w:rsidRPr="00A95988" w:rsidRDefault="00764ADB" w:rsidP="00764ADB">
            <w:pPr>
              <w:jc w:val="center"/>
              <w:rPr>
                <w:rFonts w:ascii="Tahoma" w:eastAsia="Times New Roman" w:hAnsi="Tahoma" w:cs="Tahoma"/>
                <w:color w:val="FFFFFF"/>
                <w:sz w:val="20"/>
                <w:szCs w:val="20"/>
              </w:rPr>
            </w:pPr>
            <w:proofErr w:type="spellStart"/>
            <w:r w:rsidRPr="00A95988">
              <w:rPr>
                <w:rFonts w:ascii="Tahoma" w:eastAsia="Times New Roman" w:hAnsi="Tahoma" w:cs="Tahoma"/>
                <w:color w:val="FFFFFF"/>
                <w:sz w:val="20"/>
                <w:szCs w:val="20"/>
              </w:rPr>
              <w:t>TAi</w:t>
            </w:r>
            <w:proofErr w:type="spellEnd"/>
            <w:r w:rsidRPr="00A95988">
              <w:rPr>
                <w:rFonts w:ascii="Tahoma" w:eastAsia="Times New Roman" w:hAnsi="Tahoma" w:cs="Tahoma"/>
                <w:color w:val="FFFFFF"/>
                <w:sz w:val="20"/>
                <w:szCs w:val="20"/>
              </w:rPr>
              <w:t xml:space="preserve"> (%)</w:t>
            </w:r>
          </w:p>
        </w:tc>
      </w:tr>
      <w:tr w:rsidR="000917E2" w:rsidRPr="00A95988" w14:paraId="2E1D5607" w14:textId="77777777" w:rsidTr="000104AF">
        <w:trPr>
          <w:trHeight w:val="315"/>
        </w:trPr>
        <w:tc>
          <w:tcPr>
            <w:tcW w:w="454" w:type="pct"/>
            <w:vMerge/>
            <w:vAlign w:val="center"/>
            <w:hideMark/>
          </w:tcPr>
          <w:p w14:paraId="7C4A2443" w14:textId="77777777" w:rsidR="00764ADB" w:rsidRPr="0028568C" w:rsidRDefault="00764ADB" w:rsidP="0028568C">
            <w:pPr>
              <w:jc w:val="left"/>
              <w:rPr>
                <w:rFonts w:ascii="Tahoma" w:hAnsi="Tahoma"/>
                <w:color w:val="FFFFFF"/>
                <w:sz w:val="20"/>
              </w:rPr>
            </w:pPr>
          </w:p>
        </w:tc>
        <w:tc>
          <w:tcPr>
            <w:tcW w:w="909" w:type="pct"/>
            <w:vMerge/>
            <w:vAlign w:val="center"/>
            <w:hideMark/>
          </w:tcPr>
          <w:p w14:paraId="435E128E" w14:textId="77777777" w:rsidR="00764ADB" w:rsidRPr="00A95988" w:rsidRDefault="00764ADB" w:rsidP="00764ADB">
            <w:pPr>
              <w:jc w:val="left"/>
              <w:rPr>
                <w:rFonts w:ascii="Tahoma" w:eastAsia="Times New Roman" w:hAnsi="Tahoma" w:cs="Tahoma"/>
                <w:color w:val="FFFFFF"/>
                <w:sz w:val="20"/>
                <w:szCs w:val="20"/>
              </w:rPr>
            </w:pPr>
          </w:p>
        </w:tc>
        <w:tc>
          <w:tcPr>
            <w:tcW w:w="909" w:type="pct"/>
            <w:vMerge/>
            <w:vAlign w:val="center"/>
            <w:hideMark/>
          </w:tcPr>
          <w:p w14:paraId="0AFAA0F0" w14:textId="77777777" w:rsidR="00764ADB" w:rsidRPr="00A95988" w:rsidRDefault="00764ADB" w:rsidP="00764ADB">
            <w:pPr>
              <w:jc w:val="left"/>
              <w:rPr>
                <w:rFonts w:ascii="Tahoma" w:eastAsia="Times New Roman" w:hAnsi="Tahoma" w:cs="Tahoma"/>
                <w:color w:val="FFFFFF"/>
                <w:sz w:val="20"/>
                <w:szCs w:val="20"/>
              </w:rPr>
            </w:pPr>
          </w:p>
        </w:tc>
        <w:tc>
          <w:tcPr>
            <w:tcW w:w="909" w:type="pct"/>
            <w:vMerge/>
            <w:vAlign w:val="center"/>
            <w:hideMark/>
          </w:tcPr>
          <w:p w14:paraId="4BFCD860" w14:textId="77777777" w:rsidR="00764ADB" w:rsidRPr="00A95988" w:rsidRDefault="00764ADB" w:rsidP="00764ADB">
            <w:pPr>
              <w:jc w:val="left"/>
              <w:rPr>
                <w:rFonts w:ascii="Tahoma" w:eastAsia="Times New Roman" w:hAnsi="Tahoma" w:cs="Tahoma"/>
                <w:color w:val="FFFFFF"/>
                <w:sz w:val="20"/>
                <w:szCs w:val="20"/>
              </w:rPr>
            </w:pPr>
          </w:p>
        </w:tc>
        <w:tc>
          <w:tcPr>
            <w:tcW w:w="909" w:type="pct"/>
            <w:vMerge/>
            <w:vAlign w:val="center"/>
            <w:hideMark/>
          </w:tcPr>
          <w:p w14:paraId="3E05B5C3" w14:textId="77777777" w:rsidR="00764ADB" w:rsidRPr="00A95988" w:rsidRDefault="00764ADB" w:rsidP="00764ADB">
            <w:pPr>
              <w:jc w:val="left"/>
              <w:rPr>
                <w:rFonts w:ascii="Tahoma" w:eastAsia="Times New Roman" w:hAnsi="Tahoma" w:cs="Tahoma"/>
                <w:color w:val="FFFFFF"/>
                <w:sz w:val="20"/>
                <w:szCs w:val="20"/>
              </w:rPr>
            </w:pPr>
          </w:p>
        </w:tc>
        <w:tc>
          <w:tcPr>
            <w:tcW w:w="909" w:type="pct"/>
            <w:vMerge/>
            <w:vAlign w:val="center"/>
            <w:hideMark/>
          </w:tcPr>
          <w:p w14:paraId="7C1AE057" w14:textId="77777777" w:rsidR="00764ADB" w:rsidRPr="00A95988" w:rsidRDefault="00764ADB" w:rsidP="00764ADB">
            <w:pPr>
              <w:jc w:val="left"/>
              <w:rPr>
                <w:rFonts w:ascii="Tahoma" w:eastAsia="Times New Roman" w:hAnsi="Tahoma" w:cs="Tahoma"/>
                <w:color w:val="FFFFFF"/>
                <w:sz w:val="20"/>
                <w:szCs w:val="20"/>
              </w:rPr>
            </w:pPr>
          </w:p>
        </w:tc>
      </w:tr>
      <w:tr w:rsidR="009514FB" w:rsidRPr="00A95988" w14:paraId="576B28FD" w14:textId="77777777" w:rsidTr="000104AF">
        <w:trPr>
          <w:trHeight w:val="225"/>
        </w:trPr>
        <w:tc>
          <w:tcPr>
            <w:tcW w:w="454" w:type="pct"/>
            <w:shd w:val="clear" w:color="auto" w:fill="auto"/>
            <w:noWrap/>
            <w:vAlign w:val="center"/>
            <w:hideMark/>
          </w:tcPr>
          <w:p w14:paraId="367A1E1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 </w:t>
            </w:r>
          </w:p>
        </w:tc>
        <w:tc>
          <w:tcPr>
            <w:tcW w:w="909" w:type="pct"/>
            <w:shd w:val="clear" w:color="auto" w:fill="auto"/>
            <w:noWrap/>
            <w:vAlign w:val="center"/>
            <w:hideMark/>
          </w:tcPr>
          <w:p w14:paraId="05E1202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17/01/20</w:t>
            </w:r>
          </w:p>
        </w:tc>
        <w:tc>
          <w:tcPr>
            <w:tcW w:w="909" w:type="pct"/>
            <w:shd w:val="clear" w:color="auto" w:fill="auto"/>
            <w:noWrap/>
            <w:vAlign w:val="center"/>
            <w:hideMark/>
          </w:tcPr>
          <w:p w14:paraId="289AB9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17/01/20</w:t>
            </w:r>
          </w:p>
        </w:tc>
        <w:tc>
          <w:tcPr>
            <w:tcW w:w="909" w:type="pct"/>
            <w:shd w:val="clear" w:color="auto" w:fill="auto"/>
            <w:noWrap/>
            <w:vAlign w:val="center"/>
            <w:hideMark/>
          </w:tcPr>
          <w:p w14:paraId="52B830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F28C5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A35A7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w:t>
            </w:r>
            <w:bookmarkStart w:id="253" w:name="_GoBack"/>
            <w:r w:rsidRPr="000104AF">
              <w:rPr>
                <w:rFonts w:ascii="Tahoma" w:hAnsi="Tahoma" w:cs="Tahoma"/>
                <w:color w:val="000000"/>
                <w:sz w:val="20"/>
                <w:szCs w:val="20"/>
              </w:rPr>
              <w:t>000000</w:t>
            </w:r>
            <w:bookmarkEnd w:id="253"/>
            <w:r w:rsidRPr="000104AF">
              <w:rPr>
                <w:rFonts w:ascii="Tahoma" w:hAnsi="Tahoma" w:cs="Tahoma"/>
                <w:color w:val="000000"/>
                <w:sz w:val="20"/>
                <w:szCs w:val="20"/>
              </w:rPr>
              <w:t>%</w:t>
            </w:r>
          </w:p>
        </w:tc>
      </w:tr>
      <w:tr w:rsidR="009514FB" w:rsidRPr="00A95988" w14:paraId="5813AB5D" w14:textId="77777777" w:rsidTr="000104AF">
        <w:trPr>
          <w:trHeight w:val="225"/>
        </w:trPr>
        <w:tc>
          <w:tcPr>
            <w:tcW w:w="454" w:type="pct"/>
            <w:shd w:val="clear" w:color="auto" w:fill="auto"/>
            <w:noWrap/>
            <w:vAlign w:val="center"/>
            <w:hideMark/>
          </w:tcPr>
          <w:p w14:paraId="451069A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 </w:t>
            </w:r>
          </w:p>
        </w:tc>
        <w:tc>
          <w:tcPr>
            <w:tcW w:w="909" w:type="pct"/>
            <w:shd w:val="clear" w:color="auto" w:fill="auto"/>
            <w:noWrap/>
            <w:vAlign w:val="center"/>
            <w:hideMark/>
          </w:tcPr>
          <w:p w14:paraId="21B1C2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17/02/20</w:t>
            </w:r>
          </w:p>
        </w:tc>
        <w:tc>
          <w:tcPr>
            <w:tcW w:w="909" w:type="pct"/>
            <w:shd w:val="clear" w:color="auto" w:fill="auto"/>
            <w:noWrap/>
            <w:vAlign w:val="center"/>
            <w:hideMark/>
          </w:tcPr>
          <w:p w14:paraId="3B8BD1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17/02/20</w:t>
            </w:r>
          </w:p>
        </w:tc>
        <w:tc>
          <w:tcPr>
            <w:tcW w:w="909" w:type="pct"/>
            <w:shd w:val="clear" w:color="auto" w:fill="auto"/>
            <w:noWrap/>
            <w:vAlign w:val="center"/>
            <w:hideMark/>
          </w:tcPr>
          <w:p w14:paraId="7DDDB7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DCC12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8F55D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8016857" w14:textId="77777777" w:rsidTr="000104AF">
        <w:trPr>
          <w:trHeight w:val="225"/>
        </w:trPr>
        <w:tc>
          <w:tcPr>
            <w:tcW w:w="454" w:type="pct"/>
            <w:shd w:val="clear" w:color="auto" w:fill="auto"/>
            <w:noWrap/>
            <w:vAlign w:val="center"/>
            <w:hideMark/>
          </w:tcPr>
          <w:p w14:paraId="05A1FC4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 </w:t>
            </w:r>
          </w:p>
        </w:tc>
        <w:tc>
          <w:tcPr>
            <w:tcW w:w="909" w:type="pct"/>
            <w:shd w:val="clear" w:color="auto" w:fill="auto"/>
            <w:noWrap/>
            <w:vAlign w:val="center"/>
            <w:hideMark/>
          </w:tcPr>
          <w:p w14:paraId="325731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17/03/20</w:t>
            </w:r>
          </w:p>
        </w:tc>
        <w:tc>
          <w:tcPr>
            <w:tcW w:w="909" w:type="pct"/>
            <w:shd w:val="clear" w:color="auto" w:fill="auto"/>
            <w:noWrap/>
            <w:vAlign w:val="center"/>
            <w:hideMark/>
          </w:tcPr>
          <w:p w14:paraId="5622B1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17/03/20</w:t>
            </w:r>
          </w:p>
        </w:tc>
        <w:tc>
          <w:tcPr>
            <w:tcW w:w="909" w:type="pct"/>
            <w:shd w:val="clear" w:color="auto" w:fill="auto"/>
            <w:noWrap/>
            <w:vAlign w:val="center"/>
            <w:hideMark/>
          </w:tcPr>
          <w:p w14:paraId="0C0DDB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AB804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07E4A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0514713" w14:textId="77777777" w:rsidTr="000104AF">
        <w:trPr>
          <w:trHeight w:val="225"/>
        </w:trPr>
        <w:tc>
          <w:tcPr>
            <w:tcW w:w="454" w:type="pct"/>
            <w:shd w:val="clear" w:color="auto" w:fill="auto"/>
            <w:noWrap/>
            <w:vAlign w:val="center"/>
            <w:hideMark/>
          </w:tcPr>
          <w:p w14:paraId="090C9C6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 </w:t>
            </w:r>
          </w:p>
        </w:tc>
        <w:tc>
          <w:tcPr>
            <w:tcW w:w="909" w:type="pct"/>
            <w:shd w:val="clear" w:color="auto" w:fill="auto"/>
            <w:noWrap/>
            <w:vAlign w:val="center"/>
            <w:hideMark/>
          </w:tcPr>
          <w:p w14:paraId="43D840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17/04/20</w:t>
            </w:r>
          </w:p>
        </w:tc>
        <w:tc>
          <w:tcPr>
            <w:tcW w:w="909" w:type="pct"/>
            <w:shd w:val="clear" w:color="auto" w:fill="auto"/>
            <w:noWrap/>
            <w:vAlign w:val="center"/>
            <w:hideMark/>
          </w:tcPr>
          <w:p w14:paraId="5A1F2F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17/04/20</w:t>
            </w:r>
          </w:p>
        </w:tc>
        <w:tc>
          <w:tcPr>
            <w:tcW w:w="909" w:type="pct"/>
            <w:shd w:val="clear" w:color="auto" w:fill="auto"/>
            <w:noWrap/>
            <w:vAlign w:val="center"/>
            <w:hideMark/>
          </w:tcPr>
          <w:p w14:paraId="7968AC1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F9E0B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D2FDD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7D22815" w14:textId="77777777" w:rsidTr="000104AF">
        <w:trPr>
          <w:trHeight w:val="225"/>
        </w:trPr>
        <w:tc>
          <w:tcPr>
            <w:tcW w:w="454" w:type="pct"/>
            <w:shd w:val="clear" w:color="auto" w:fill="auto"/>
            <w:noWrap/>
            <w:vAlign w:val="center"/>
            <w:hideMark/>
          </w:tcPr>
          <w:p w14:paraId="692079F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 </w:t>
            </w:r>
          </w:p>
        </w:tc>
        <w:tc>
          <w:tcPr>
            <w:tcW w:w="909" w:type="pct"/>
            <w:shd w:val="clear" w:color="auto" w:fill="auto"/>
            <w:noWrap/>
            <w:vAlign w:val="center"/>
            <w:hideMark/>
          </w:tcPr>
          <w:p w14:paraId="1DF4FA2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18/05/20</w:t>
            </w:r>
          </w:p>
        </w:tc>
        <w:tc>
          <w:tcPr>
            <w:tcW w:w="909" w:type="pct"/>
            <w:shd w:val="clear" w:color="auto" w:fill="auto"/>
            <w:noWrap/>
            <w:vAlign w:val="center"/>
            <w:hideMark/>
          </w:tcPr>
          <w:p w14:paraId="5A2DDE8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18/05/20</w:t>
            </w:r>
          </w:p>
        </w:tc>
        <w:tc>
          <w:tcPr>
            <w:tcW w:w="909" w:type="pct"/>
            <w:shd w:val="clear" w:color="auto" w:fill="auto"/>
            <w:noWrap/>
            <w:vAlign w:val="center"/>
            <w:hideMark/>
          </w:tcPr>
          <w:p w14:paraId="2CBE76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1C858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DF2D4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5B84A4E6" w14:textId="77777777" w:rsidTr="000104AF">
        <w:trPr>
          <w:trHeight w:val="225"/>
        </w:trPr>
        <w:tc>
          <w:tcPr>
            <w:tcW w:w="454" w:type="pct"/>
            <w:shd w:val="clear" w:color="auto" w:fill="auto"/>
            <w:noWrap/>
            <w:vAlign w:val="center"/>
            <w:hideMark/>
          </w:tcPr>
          <w:p w14:paraId="245859D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 </w:t>
            </w:r>
          </w:p>
        </w:tc>
        <w:tc>
          <w:tcPr>
            <w:tcW w:w="909" w:type="pct"/>
            <w:shd w:val="clear" w:color="auto" w:fill="auto"/>
            <w:noWrap/>
            <w:vAlign w:val="center"/>
            <w:hideMark/>
          </w:tcPr>
          <w:p w14:paraId="6C7B47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17/06/20</w:t>
            </w:r>
          </w:p>
        </w:tc>
        <w:tc>
          <w:tcPr>
            <w:tcW w:w="909" w:type="pct"/>
            <w:shd w:val="clear" w:color="auto" w:fill="auto"/>
            <w:noWrap/>
            <w:vAlign w:val="center"/>
            <w:hideMark/>
          </w:tcPr>
          <w:p w14:paraId="50609A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17/06/20</w:t>
            </w:r>
          </w:p>
        </w:tc>
        <w:tc>
          <w:tcPr>
            <w:tcW w:w="909" w:type="pct"/>
            <w:shd w:val="clear" w:color="auto" w:fill="auto"/>
            <w:noWrap/>
            <w:vAlign w:val="center"/>
            <w:hideMark/>
          </w:tcPr>
          <w:p w14:paraId="251AD5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7BD7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71855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376D9D62" w14:textId="77777777" w:rsidTr="000104AF">
        <w:trPr>
          <w:trHeight w:val="225"/>
        </w:trPr>
        <w:tc>
          <w:tcPr>
            <w:tcW w:w="454" w:type="pct"/>
            <w:shd w:val="clear" w:color="auto" w:fill="auto"/>
            <w:noWrap/>
            <w:vAlign w:val="center"/>
            <w:hideMark/>
          </w:tcPr>
          <w:p w14:paraId="0AB6F41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 </w:t>
            </w:r>
          </w:p>
        </w:tc>
        <w:tc>
          <w:tcPr>
            <w:tcW w:w="909" w:type="pct"/>
            <w:shd w:val="clear" w:color="auto" w:fill="auto"/>
            <w:noWrap/>
            <w:vAlign w:val="center"/>
            <w:hideMark/>
          </w:tcPr>
          <w:p w14:paraId="27BE8C0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17/07/20</w:t>
            </w:r>
          </w:p>
        </w:tc>
        <w:tc>
          <w:tcPr>
            <w:tcW w:w="909" w:type="pct"/>
            <w:shd w:val="clear" w:color="auto" w:fill="auto"/>
            <w:noWrap/>
            <w:vAlign w:val="center"/>
            <w:hideMark/>
          </w:tcPr>
          <w:p w14:paraId="540E4C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17/07/20</w:t>
            </w:r>
          </w:p>
        </w:tc>
        <w:tc>
          <w:tcPr>
            <w:tcW w:w="909" w:type="pct"/>
            <w:shd w:val="clear" w:color="auto" w:fill="auto"/>
            <w:noWrap/>
            <w:vAlign w:val="center"/>
            <w:hideMark/>
          </w:tcPr>
          <w:p w14:paraId="43A306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0361D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715B9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73B70BA6" w14:textId="77777777" w:rsidTr="000104AF">
        <w:trPr>
          <w:trHeight w:val="225"/>
        </w:trPr>
        <w:tc>
          <w:tcPr>
            <w:tcW w:w="454" w:type="pct"/>
            <w:shd w:val="clear" w:color="auto" w:fill="auto"/>
            <w:noWrap/>
            <w:vAlign w:val="center"/>
            <w:hideMark/>
          </w:tcPr>
          <w:p w14:paraId="033B8EA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 </w:t>
            </w:r>
          </w:p>
        </w:tc>
        <w:tc>
          <w:tcPr>
            <w:tcW w:w="909" w:type="pct"/>
            <w:shd w:val="clear" w:color="auto" w:fill="auto"/>
            <w:noWrap/>
            <w:vAlign w:val="center"/>
            <w:hideMark/>
          </w:tcPr>
          <w:p w14:paraId="1EDB31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17/08/20</w:t>
            </w:r>
          </w:p>
        </w:tc>
        <w:tc>
          <w:tcPr>
            <w:tcW w:w="909" w:type="pct"/>
            <w:shd w:val="clear" w:color="auto" w:fill="auto"/>
            <w:noWrap/>
            <w:vAlign w:val="center"/>
            <w:hideMark/>
          </w:tcPr>
          <w:p w14:paraId="59FFDC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17/08/20</w:t>
            </w:r>
          </w:p>
        </w:tc>
        <w:tc>
          <w:tcPr>
            <w:tcW w:w="909" w:type="pct"/>
            <w:shd w:val="clear" w:color="auto" w:fill="auto"/>
            <w:noWrap/>
            <w:vAlign w:val="center"/>
            <w:hideMark/>
          </w:tcPr>
          <w:p w14:paraId="47AE7C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BE9E46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6ED2B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718842E4" w14:textId="77777777" w:rsidTr="000104AF">
        <w:trPr>
          <w:trHeight w:val="225"/>
        </w:trPr>
        <w:tc>
          <w:tcPr>
            <w:tcW w:w="454" w:type="pct"/>
            <w:shd w:val="clear" w:color="auto" w:fill="auto"/>
            <w:noWrap/>
            <w:vAlign w:val="center"/>
            <w:hideMark/>
          </w:tcPr>
          <w:p w14:paraId="5046E2E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 </w:t>
            </w:r>
          </w:p>
        </w:tc>
        <w:tc>
          <w:tcPr>
            <w:tcW w:w="909" w:type="pct"/>
            <w:shd w:val="clear" w:color="auto" w:fill="auto"/>
            <w:noWrap/>
            <w:vAlign w:val="center"/>
            <w:hideMark/>
          </w:tcPr>
          <w:p w14:paraId="4A7AAA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17/09/20</w:t>
            </w:r>
          </w:p>
        </w:tc>
        <w:tc>
          <w:tcPr>
            <w:tcW w:w="909" w:type="pct"/>
            <w:shd w:val="clear" w:color="auto" w:fill="auto"/>
            <w:noWrap/>
            <w:vAlign w:val="center"/>
            <w:hideMark/>
          </w:tcPr>
          <w:p w14:paraId="5EDBA1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17/09/20</w:t>
            </w:r>
          </w:p>
        </w:tc>
        <w:tc>
          <w:tcPr>
            <w:tcW w:w="909" w:type="pct"/>
            <w:shd w:val="clear" w:color="auto" w:fill="auto"/>
            <w:noWrap/>
            <w:vAlign w:val="center"/>
            <w:hideMark/>
          </w:tcPr>
          <w:p w14:paraId="2ABD42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A3F1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1721B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1DC1444" w14:textId="77777777" w:rsidTr="000104AF">
        <w:trPr>
          <w:trHeight w:val="225"/>
        </w:trPr>
        <w:tc>
          <w:tcPr>
            <w:tcW w:w="454" w:type="pct"/>
            <w:shd w:val="clear" w:color="auto" w:fill="auto"/>
            <w:noWrap/>
            <w:vAlign w:val="center"/>
            <w:hideMark/>
          </w:tcPr>
          <w:p w14:paraId="137B069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 </w:t>
            </w:r>
          </w:p>
        </w:tc>
        <w:tc>
          <w:tcPr>
            <w:tcW w:w="909" w:type="pct"/>
            <w:shd w:val="clear" w:color="auto" w:fill="auto"/>
            <w:noWrap/>
            <w:vAlign w:val="center"/>
            <w:hideMark/>
          </w:tcPr>
          <w:p w14:paraId="71B96A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19/10/20</w:t>
            </w:r>
          </w:p>
        </w:tc>
        <w:tc>
          <w:tcPr>
            <w:tcW w:w="909" w:type="pct"/>
            <w:shd w:val="clear" w:color="auto" w:fill="auto"/>
            <w:noWrap/>
            <w:vAlign w:val="center"/>
            <w:hideMark/>
          </w:tcPr>
          <w:p w14:paraId="712A78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19/10/20</w:t>
            </w:r>
          </w:p>
        </w:tc>
        <w:tc>
          <w:tcPr>
            <w:tcW w:w="909" w:type="pct"/>
            <w:shd w:val="clear" w:color="auto" w:fill="auto"/>
            <w:noWrap/>
            <w:vAlign w:val="center"/>
            <w:hideMark/>
          </w:tcPr>
          <w:p w14:paraId="055A6C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8FA82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D74B8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90C1077" w14:textId="77777777" w:rsidTr="000104AF">
        <w:trPr>
          <w:trHeight w:val="225"/>
        </w:trPr>
        <w:tc>
          <w:tcPr>
            <w:tcW w:w="454" w:type="pct"/>
            <w:shd w:val="clear" w:color="auto" w:fill="auto"/>
            <w:noWrap/>
            <w:vAlign w:val="center"/>
            <w:hideMark/>
          </w:tcPr>
          <w:p w14:paraId="3302406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 </w:t>
            </w:r>
          </w:p>
        </w:tc>
        <w:tc>
          <w:tcPr>
            <w:tcW w:w="909" w:type="pct"/>
            <w:shd w:val="clear" w:color="auto" w:fill="auto"/>
            <w:noWrap/>
            <w:vAlign w:val="center"/>
            <w:hideMark/>
          </w:tcPr>
          <w:p w14:paraId="786CB49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17/11/20</w:t>
            </w:r>
          </w:p>
        </w:tc>
        <w:tc>
          <w:tcPr>
            <w:tcW w:w="909" w:type="pct"/>
            <w:shd w:val="clear" w:color="auto" w:fill="auto"/>
            <w:noWrap/>
            <w:vAlign w:val="center"/>
            <w:hideMark/>
          </w:tcPr>
          <w:p w14:paraId="7D59A9A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17/11/20</w:t>
            </w:r>
          </w:p>
        </w:tc>
        <w:tc>
          <w:tcPr>
            <w:tcW w:w="909" w:type="pct"/>
            <w:shd w:val="clear" w:color="auto" w:fill="auto"/>
            <w:noWrap/>
            <w:vAlign w:val="center"/>
            <w:hideMark/>
          </w:tcPr>
          <w:p w14:paraId="73CF25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CF15A8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022A3A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7A407507" w14:textId="77777777" w:rsidTr="000104AF">
        <w:trPr>
          <w:trHeight w:val="225"/>
        </w:trPr>
        <w:tc>
          <w:tcPr>
            <w:tcW w:w="454" w:type="pct"/>
            <w:shd w:val="clear" w:color="auto" w:fill="auto"/>
            <w:noWrap/>
            <w:vAlign w:val="center"/>
            <w:hideMark/>
          </w:tcPr>
          <w:p w14:paraId="4EE0734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 </w:t>
            </w:r>
          </w:p>
        </w:tc>
        <w:tc>
          <w:tcPr>
            <w:tcW w:w="909" w:type="pct"/>
            <w:shd w:val="clear" w:color="auto" w:fill="auto"/>
            <w:noWrap/>
            <w:vAlign w:val="center"/>
            <w:hideMark/>
          </w:tcPr>
          <w:p w14:paraId="13B4728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17/12/20</w:t>
            </w:r>
          </w:p>
        </w:tc>
        <w:tc>
          <w:tcPr>
            <w:tcW w:w="909" w:type="pct"/>
            <w:shd w:val="clear" w:color="auto" w:fill="auto"/>
            <w:noWrap/>
            <w:vAlign w:val="center"/>
            <w:hideMark/>
          </w:tcPr>
          <w:p w14:paraId="0C9A23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17/12/20</w:t>
            </w:r>
          </w:p>
        </w:tc>
        <w:tc>
          <w:tcPr>
            <w:tcW w:w="909" w:type="pct"/>
            <w:shd w:val="clear" w:color="auto" w:fill="auto"/>
            <w:noWrap/>
            <w:vAlign w:val="center"/>
            <w:hideMark/>
          </w:tcPr>
          <w:p w14:paraId="104F93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7DC63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CEA0E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559D1885" w14:textId="77777777" w:rsidTr="000104AF">
        <w:trPr>
          <w:trHeight w:val="225"/>
        </w:trPr>
        <w:tc>
          <w:tcPr>
            <w:tcW w:w="454" w:type="pct"/>
            <w:shd w:val="clear" w:color="auto" w:fill="auto"/>
            <w:noWrap/>
            <w:vAlign w:val="center"/>
            <w:hideMark/>
          </w:tcPr>
          <w:p w14:paraId="15D68A6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 </w:t>
            </w:r>
          </w:p>
        </w:tc>
        <w:tc>
          <w:tcPr>
            <w:tcW w:w="909" w:type="pct"/>
            <w:shd w:val="clear" w:color="auto" w:fill="auto"/>
            <w:noWrap/>
            <w:vAlign w:val="center"/>
            <w:hideMark/>
          </w:tcPr>
          <w:p w14:paraId="628750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18/01/21</w:t>
            </w:r>
          </w:p>
        </w:tc>
        <w:tc>
          <w:tcPr>
            <w:tcW w:w="909" w:type="pct"/>
            <w:shd w:val="clear" w:color="auto" w:fill="auto"/>
            <w:noWrap/>
            <w:vAlign w:val="center"/>
            <w:hideMark/>
          </w:tcPr>
          <w:p w14:paraId="7C15FD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18/01/21</w:t>
            </w:r>
          </w:p>
        </w:tc>
        <w:tc>
          <w:tcPr>
            <w:tcW w:w="909" w:type="pct"/>
            <w:shd w:val="clear" w:color="auto" w:fill="auto"/>
            <w:noWrap/>
            <w:vAlign w:val="center"/>
            <w:hideMark/>
          </w:tcPr>
          <w:p w14:paraId="72AAF2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338A5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4F323E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26C8522" w14:textId="77777777" w:rsidTr="000104AF">
        <w:trPr>
          <w:trHeight w:val="225"/>
        </w:trPr>
        <w:tc>
          <w:tcPr>
            <w:tcW w:w="454" w:type="pct"/>
            <w:shd w:val="clear" w:color="auto" w:fill="auto"/>
            <w:noWrap/>
            <w:vAlign w:val="center"/>
            <w:hideMark/>
          </w:tcPr>
          <w:p w14:paraId="06C293F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 </w:t>
            </w:r>
          </w:p>
        </w:tc>
        <w:tc>
          <w:tcPr>
            <w:tcW w:w="909" w:type="pct"/>
            <w:shd w:val="clear" w:color="auto" w:fill="auto"/>
            <w:noWrap/>
            <w:vAlign w:val="center"/>
            <w:hideMark/>
          </w:tcPr>
          <w:p w14:paraId="71B22E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17/02/21</w:t>
            </w:r>
          </w:p>
        </w:tc>
        <w:tc>
          <w:tcPr>
            <w:tcW w:w="909" w:type="pct"/>
            <w:shd w:val="clear" w:color="auto" w:fill="auto"/>
            <w:noWrap/>
            <w:vAlign w:val="center"/>
            <w:hideMark/>
          </w:tcPr>
          <w:p w14:paraId="5B9DE7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17/02/21</w:t>
            </w:r>
          </w:p>
        </w:tc>
        <w:tc>
          <w:tcPr>
            <w:tcW w:w="909" w:type="pct"/>
            <w:shd w:val="clear" w:color="auto" w:fill="auto"/>
            <w:noWrap/>
            <w:vAlign w:val="center"/>
            <w:hideMark/>
          </w:tcPr>
          <w:p w14:paraId="53C3B1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9000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07563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69C9BFF" w14:textId="77777777" w:rsidTr="000104AF">
        <w:trPr>
          <w:trHeight w:val="225"/>
        </w:trPr>
        <w:tc>
          <w:tcPr>
            <w:tcW w:w="454" w:type="pct"/>
            <w:shd w:val="clear" w:color="auto" w:fill="auto"/>
            <w:noWrap/>
            <w:vAlign w:val="center"/>
            <w:hideMark/>
          </w:tcPr>
          <w:p w14:paraId="583C33C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 </w:t>
            </w:r>
          </w:p>
        </w:tc>
        <w:tc>
          <w:tcPr>
            <w:tcW w:w="909" w:type="pct"/>
            <w:shd w:val="clear" w:color="auto" w:fill="auto"/>
            <w:noWrap/>
            <w:vAlign w:val="center"/>
            <w:hideMark/>
          </w:tcPr>
          <w:p w14:paraId="189A5B1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17/03/21</w:t>
            </w:r>
          </w:p>
        </w:tc>
        <w:tc>
          <w:tcPr>
            <w:tcW w:w="909" w:type="pct"/>
            <w:shd w:val="clear" w:color="auto" w:fill="auto"/>
            <w:noWrap/>
            <w:vAlign w:val="center"/>
            <w:hideMark/>
          </w:tcPr>
          <w:p w14:paraId="74A645D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17/03/21</w:t>
            </w:r>
          </w:p>
        </w:tc>
        <w:tc>
          <w:tcPr>
            <w:tcW w:w="909" w:type="pct"/>
            <w:shd w:val="clear" w:color="auto" w:fill="auto"/>
            <w:noWrap/>
            <w:vAlign w:val="center"/>
            <w:hideMark/>
          </w:tcPr>
          <w:p w14:paraId="29D349C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C292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8880E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D1D0AA5" w14:textId="77777777" w:rsidTr="000104AF">
        <w:trPr>
          <w:trHeight w:val="225"/>
        </w:trPr>
        <w:tc>
          <w:tcPr>
            <w:tcW w:w="454" w:type="pct"/>
            <w:shd w:val="clear" w:color="auto" w:fill="auto"/>
            <w:noWrap/>
            <w:vAlign w:val="center"/>
            <w:hideMark/>
          </w:tcPr>
          <w:p w14:paraId="411949A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 </w:t>
            </w:r>
          </w:p>
        </w:tc>
        <w:tc>
          <w:tcPr>
            <w:tcW w:w="909" w:type="pct"/>
            <w:shd w:val="clear" w:color="auto" w:fill="auto"/>
            <w:noWrap/>
            <w:vAlign w:val="center"/>
            <w:hideMark/>
          </w:tcPr>
          <w:p w14:paraId="022C22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19/04/21</w:t>
            </w:r>
          </w:p>
        </w:tc>
        <w:tc>
          <w:tcPr>
            <w:tcW w:w="909" w:type="pct"/>
            <w:shd w:val="clear" w:color="auto" w:fill="auto"/>
            <w:noWrap/>
            <w:vAlign w:val="center"/>
            <w:hideMark/>
          </w:tcPr>
          <w:p w14:paraId="723937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19/04/21</w:t>
            </w:r>
          </w:p>
        </w:tc>
        <w:tc>
          <w:tcPr>
            <w:tcW w:w="909" w:type="pct"/>
            <w:shd w:val="clear" w:color="auto" w:fill="auto"/>
            <w:noWrap/>
            <w:vAlign w:val="center"/>
            <w:hideMark/>
          </w:tcPr>
          <w:p w14:paraId="18123D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EE09D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A175B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5AF7ECAB" w14:textId="77777777" w:rsidTr="000104AF">
        <w:trPr>
          <w:trHeight w:val="225"/>
        </w:trPr>
        <w:tc>
          <w:tcPr>
            <w:tcW w:w="454" w:type="pct"/>
            <w:shd w:val="clear" w:color="auto" w:fill="auto"/>
            <w:noWrap/>
            <w:vAlign w:val="center"/>
            <w:hideMark/>
          </w:tcPr>
          <w:p w14:paraId="6E2E460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 </w:t>
            </w:r>
          </w:p>
        </w:tc>
        <w:tc>
          <w:tcPr>
            <w:tcW w:w="909" w:type="pct"/>
            <w:shd w:val="clear" w:color="auto" w:fill="auto"/>
            <w:noWrap/>
            <w:vAlign w:val="center"/>
            <w:hideMark/>
          </w:tcPr>
          <w:p w14:paraId="0041CF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17/05/21</w:t>
            </w:r>
          </w:p>
        </w:tc>
        <w:tc>
          <w:tcPr>
            <w:tcW w:w="909" w:type="pct"/>
            <w:shd w:val="clear" w:color="auto" w:fill="auto"/>
            <w:noWrap/>
            <w:vAlign w:val="center"/>
            <w:hideMark/>
          </w:tcPr>
          <w:p w14:paraId="77B931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17/05/21</w:t>
            </w:r>
          </w:p>
        </w:tc>
        <w:tc>
          <w:tcPr>
            <w:tcW w:w="909" w:type="pct"/>
            <w:shd w:val="clear" w:color="auto" w:fill="auto"/>
            <w:noWrap/>
            <w:vAlign w:val="center"/>
            <w:hideMark/>
          </w:tcPr>
          <w:p w14:paraId="16A364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4EB6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07B58D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32B53EE" w14:textId="77777777" w:rsidTr="000104AF">
        <w:trPr>
          <w:trHeight w:val="225"/>
        </w:trPr>
        <w:tc>
          <w:tcPr>
            <w:tcW w:w="454" w:type="pct"/>
            <w:shd w:val="clear" w:color="auto" w:fill="auto"/>
            <w:noWrap/>
            <w:vAlign w:val="center"/>
            <w:hideMark/>
          </w:tcPr>
          <w:p w14:paraId="743F4CF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18 </w:t>
            </w:r>
          </w:p>
        </w:tc>
        <w:tc>
          <w:tcPr>
            <w:tcW w:w="909" w:type="pct"/>
            <w:shd w:val="clear" w:color="auto" w:fill="auto"/>
            <w:noWrap/>
            <w:vAlign w:val="center"/>
            <w:hideMark/>
          </w:tcPr>
          <w:p w14:paraId="3B78685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17/06/21</w:t>
            </w:r>
          </w:p>
        </w:tc>
        <w:tc>
          <w:tcPr>
            <w:tcW w:w="909" w:type="pct"/>
            <w:shd w:val="clear" w:color="auto" w:fill="auto"/>
            <w:noWrap/>
            <w:vAlign w:val="center"/>
            <w:hideMark/>
          </w:tcPr>
          <w:p w14:paraId="1547858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17/06/21</w:t>
            </w:r>
          </w:p>
        </w:tc>
        <w:tc>
          <w:tcPr>
            <w:tcW w:w="909" w:type="pct"/>
            <w:shd w:val="clear" w:color="auto" w:fill="auto"/>
            <w:noWrap/>
            <w:vAlign w:val="center"/>
            <w:hideMark/>
          </w:tcPr>
          <w:p w14:paraId="73DA87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18E06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0A41E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EC4C306" w14:textId="77777777" w:rsidTr="000104AF">
        <w:trPr>
          <w:trHeight w:val="225"/>
        </w:trPr>
        <w:tc>
          <w:tcPr>
            <w:tcW w:w="454" w:type="pct"/>
            <w:shd w:val="clear" w:color="auto" w:fill="auto"/>
            <w:noWrap/>
            <w:vAlign w:val="center"/>
            <w:hideMark/>
          </w:tcPr>
          <w:p w14:paraId="003F90C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19 </w:t>
            </w:r>
          </w:p>
        </w:tc>
        <w:tc>
          <w:tcPr>
            <w:tcW w:w="909" w:type="pct"/>
            <w:shd w:val="clear" w:color="auto" w:fill="auto"/>
            <w:noWrap/>
            <w:vAlign w:val="center"/>
            <w:hideMark/>
          </w:tcPr>
          <w:p w14:paraId="21A1E86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19/07/21</w:t>
            </w:r>
          </w:p>
        </w:tc>
        <w:tc>
          <w:tcPr>
            <w:tcW w:w="909" w:type="pct"/>
            <w:shd w:val="clear" w:color="auto" w:fill="auto"/>
            <w:noWrap/>
            <w:vAlign w:val="center"/>
            <w:hideMark/>
          </w:tcPr>
          <w:p w14:paraId="5B5E78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19/07/21</w:t>
            </w:r>
          </w:p>
        </w:tc>
        <w:tc>
          <w:tcPr>
            <w:tcW w:w="909" w:type="pct"/>
            <w:shd w:val="clear" w:color="auto" w:fill="auto"/>
            <w:noWrap/>
            <w:vAlign w:val="center"/>
            <w:hideMark/>
          </w:tcPr>
          <w:p w14:paraId="522FE2B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2193A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CD6FD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3EC728F" w14:textId="77777777" w:rsidTr="000104AF">
        <w:trPr>
          <w:trHeight w:val="225"/>
        </w:trPr>
        <w:tc>
          <w:tcPr>
            <w:tcW w:w="454" w:type="pct"/>
            <w:shd w:val="clear" w:color="auto" w:fill="auto"/>
            <w:noWrap/>
            <w:vAlign w:val="center"/>
            <w:hideMark/>
          </w:tcPr>
          <w:p w14:paraId="2D7A65D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20 </w:t>
            </w:r>
          </w:p>
        </w:tc>
        <w:tc>
          <w:tcPr>
            <w:tcW w:w="909" w:type="pct"/>
            <w:shd w:val="clear" w:color="auto" w:fill="auto"/>
            <w:noWrap/>
            <w:vAlign w:val="center"/>
            <w:hideMark/>
          </w:tcPr>
          <w:p w14:paraId="4BA2C15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17/08/21</w:t>
            </w:r>
          </w:p>
        </w:tc>
        <w:tc>
          <w:tcPr>
            <w:tcW w:w="909" w:type="pct"/>
            <w:shd w:val="clear" w:color="auto" w:fill="auto"/>
            <w:noWrap/>
            <w:vAlign w:val="center"/>
            <w:hideMark/>
          </w:tcPr>
          <w:p w14:paraId="3DDF78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17/08/21</w:t>
            </w:r>
          </w:p>
        </w:tc>
        <w:tc>
          <w:tcPr>
            <w:tcW w:w="909" w:type="pct"/>
            <w:shd w:val="clear" w:color="auto" w:fill="auto"/>
            <w:noWrap/>
            <w:vAlign w:val="center"/>
            <w:hideMark/>
          </w:tcPr>
          <w:p w14:paraId="411F91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324BA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31BFE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6ACDA96" w14:textId="77777777" w:rsidTr="000104AF">
        <w:trPr>
          <w:trHeight w:val="225"/>
        </w:trPr>
        <w:tc>
          <w:tcPr>
            <w:tcW w:w="454" w:type="pct"/>
            <w:shd w:val="clear" w:color="auto" w:fill="auto"/>
            <w:noWrap/>
            <w:vAlign w:val="center"/>
            <w:hideMark/>
          </w:tcPr>
          <w:p w14:paraId="60F3BE0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21 </w:t>
            </w:r>
          </w:p>
        </w:tc>
        <w:tc>
          <w:tcPr>
            <w:tcW w:w="909" w:type="pct"/>
            <w:shd w:val="clear" w:color="auto" w:fill="auto"/>
            <w:noWrap/>
            <w:vAlign w:val="center"/>
            <w:hideMark/>
          </w:tcPr>
          <w:p w14:paraId="01CCEEF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17/09/21</w:t>
            </w:r>
          </w:p>
        </w:tc>
        <w:tc>
          <w:tcPr>
            <w:tcW w:w="909" w:type="pct"/>
            <w:shd w:val="clear" w:color="auto" w:fill="auto"/>
            <w:noWrap/>
            <w:vAlign w:val="center"/>
            <w:hideMark/>
          </w:tcPr>
          <w:p w14:paraId="2DF8B2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17/09/21</w:t>
            </w:r>
          </w:p>
        </w:tc>
        <w:tc>
          <w:tcPr>
            <w:tcW w:w="909" w:type="pct"/>
            <w:shd w:val="clear" w:color="auto" w:fill="auto"/>
            <w:noWrap/>
            <w:vAlign w:val="center"/>
            <w:hideMark/>
          </w:tcPr>
          <w:p w14:paraId="38EA95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A79F2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5362F7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50711B1" w14:textId="77777777" w:rsidTr="000104AF">
        <w:trPr>
          <w:trHeight w:val="225"/>
        </w:trPr>
        <w:tc>
          <w:tcPr>
            <w:tcW w:w="454" w:type="pct"/>
            <w:shd w:val="clear" w:color="auto" w:fill="auto"/>
            <w:noWrap/>
            <w:vAlign w:val="center"/>
            <w:hideMark/>
          </w:tcPr>
          <w:p w14:paraId="004A61B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22 </w:t>
            </w:r>
          </w:p>
        </w:tc>
        <w:tc>
          <w:tcPr>
            <w:tcW w:w="909" w:type="pct"/>
            <w:shd w:val="clear" w:color="auto" w:fill="auto"/>
            <w:noWrap/>
            <w:vAlign w:val="center"/>
            <w:hideMark/>
          </w:tcPr>
          <w:p w14:paraId="40929BC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18/10/21</w:t>
            </w:r>
          </w:p>
        </w:tc>
        <w:tc>
          <w:tcPr>
            <w:tcW w:w="909" w:type="pct"/>
            <w:shd w:val="clear" w:color="auto" w:fill="auto"/>
            <w:noWrap/>
            <w:vAlign w:val="center"/>
            <w:hideMark/>
          </w:tcPr>
          <w:p w14:paraId="536F82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18/10/21</w:t>
            </w:r>
          </w:p>
        </w:tc>
        <w:tc>
          <w:tcPr>
            <w:tcW w:w="909" w:type="pct"/>
            <w:shd w:val="clear" w:color="auto" w:fill="auto"/>
            <w:noWrap/>
            <w:vAlign w:val="center"/>
            <w:hideMark/>
          </w:tcPr>
          <w:p w14:paraId="77DE1E7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F44B0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9405B9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6F1A6670" w14:textId="77777777" w:rsidTr="000104AF">
        <w:trPr>
          <w:trHeight w:val="225"/>
        </w:trPr>
        <w:tc>
          <w:tcPr>
            <w:tcW w:w="454" w:type="pct"/>
            <w:shd w:val="clear" w:color="auto" w:fill="auto"/>
            <w:noWrap/>
            <w:vAlign w:val="center"/>
            <w:hideMark/>
          </w:tcPr>
          <w:p w14:paraId="1B3E789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23 </w:t>
            </w:r>
          </w:p>
        </w:tc>
        <w:tc>
          <w:tcPr>
            <w:tcW w:w="909" w:type="pct"/>
            <w:shd w:val="clear" w:color="auto" w:fill="auto"/>
            <w:noWrap/>
            <w:vAlign w:val="center"/>
            <w:hideMark/>
          </w:tcPr>
          <w:p w14:paraId="46A5D3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17/11/21</w:t>
            </w:r>
          </w:p>
        </w:tc>
        <w:tc>
          <w:tcPr>
            <w:tcW w:w="909" w:type="pct"/>
            <w:shd w:val="clear" w:color="auto" w:fill="auto"/>
            <w:noWrap/>
            <w:vAlign w:val="center"/>
            <w:hideMark/>
          </w:tcPr>
          <w:p w14:paraId="62A39C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17/11/21</w:t>
            </w:r>
          </w:p>
        </w:tc>
        <w:tc>
          <w:tcPr>
            <w:tcW w:w="909" w:type="pct"/>
            <w:shd w:val="clear" w:color="auto" w:fill="auto"/>
            <w:noWrap/>
            <w:vAlign w:val="center"/>
            <w:hideMark/>
          </w:tcPr>
          <w:p w14:paraId="39A845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78881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AEF72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C34EC84" w14:textId="77777777" w:rsidTr="000104AF">
        <w:trPr>
          <w:trHeight w:val="225"/>
        </w:trPr>
        <w:tc>
          <w:tcPr>
            <w:tcW w:w="454" w:type="pct"/>
            <w:shd w:val="clear" w:color="auto" w:fill="auto"/>
            <w:noWrap/>
            <w:vAlign w:val="center"/>
            <w:hideMark/>
          </w:tcPr>
          <w:p w14:paraId="62D8C86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24 </w:t>
            </w:r>
          </w:p>
        </w:tc>
        <w:tc>
          <w:tcPr>
            <w:tcW w:w="909" w:type="pct"/>
            <w:shd w:val="clear" w:color="auto" w:fill="auto"/>
            <w:noWrap/>
            <w:vAlign w:val="center"/>
            <w:hideMark/>
          </w:tcPr>
          <w:p w14:paraId="318DF3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17/12/21</w:t>
            </w:r>
          </w:p>
        </w:tc>
        <w:tc>
          <w:tcPr>
            <w:tcW w:w="909" w:type="pct"/>
            <w:shd w:val="clear" w:color="auto" w:fill="auto"/>
            <w:noWrap/>
            <w:vAlign w:val="center"/>
            <w:hideMark/>
          </w:tcPr>
          <w:p w14:paraId="2DC784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17/12/21</w:t>
            </w:r>
          </w:p>
        </w:tc>
        <w:tc>
          <w:tcPr>
            <w:tcW w:w="909" w:type="pct"/>
            <w:shd w:val="clear" w:color="auto" w:fill="auto"/>
            <w:noWrap/>
            <w:vAlign w:val="center"/>
            <w:hideMark/>
          </w:tcPr>
          <w:p w14:paraId="5A3BEAB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7A7BD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090B93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C227CED" w14:textId="77777777" w:rsidTr="000104AF">
        <w:trPr>
          <w:trHeight w:val="225"/>
        </w:trPr>
        <w:tc>
          <w:tcPr>
            <w:tcW w:w="454" w:type="pct"/>
            <w:shd w:val="clear" w:color="auto" w:fill="auto"/>
            <w:noWrap/>
            <w:vAlign w:val="center"/>
            <w:hideMark/>
          </w:tcPr>
          <w:p w14:paraId="35624C4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25 </w:t>
            </w:r>
          </w:p>
        </w:tc>
        <w:tc>
          <w:tcPr>
            <w:tcW w:w="909" w:type="pct"/>
            <w:shd w:val="clear" w:color="auto" w:fill="auto"/>
            <w:noWrap/>
            <w:vAlign w:val="center"/>
            <w:hideMark/>
          </w:tcPr>
          <w:p w14:paraId="171464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17/01/22</w:t>
            </w:r>
          </w:p>
        </w:tc>
        <w:tc>
          <w:tcPr>
            <w:tcW w:w="909" w:type="pct"/>
            <w:shd w:val="clear" w:color="auto" w:fill="auto"/>
            <w:noWrap/>
            <w:vAlign w:val="center"/>
            <w:hideMark/>
          </w:tcPr>
          <w:p w14:paraId="046745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17/01/22</w:t>
            </w:r>
          </w:p>
        </w:tc>
        <w:tc>
          <w:tcPr>
            <w:tcW w:w="909" w:type="pct"/>
            <w:shd w:val="clear" w:color="auto" w:fill="auto"/>
            <w:noWrap/>
            <w:vAlign w:val="center"/>
            <w:hideMark/>
          </w:tcPr>
          <w:p w14:paraId="08EF591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3AB2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3CEB5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66DF1F6C" w14:textId="77777777" w:rsidTr="000104AF">
        <w:trPr>
          <w:trHeight w:val="225"/>
        </w:trPr>
        <w:tc>
          <w:tcPr>
            <w:tcW w:w="454" w:type="pct"/>
            <w:shd w:val="clear" w:color="auto" w:fill="auto"/>
            <w:noWrap/>
            <w:vAlign w:val="center"/>
            <w:hideMark/>
          </w:tcPr>
          <w:p w14:paraId="621F740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26 </w:t>
            </w:r>
          </w:p>
        </w:tc>
        <w:tc>
          <w:tcPr>
            <w:tcW w:w="909" w:type="pct"/>
            <w:shd w:val="clear" w:color="auto" w:fill="auto"/>
            <w:noWrap/>
            <w:vAlign w:val="center"/>
            <w:hideMark/>
          </w:tcPr>
          <w:p w14:paraId="6BB3FC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17/02/22</w:t>
            </w:r>
          </w:p>
        </w:tc>
        <w:tc>
          <w:tcPr>
            <w:tcW w:w="909" w:type="pct"/>
            <w:shd w:val="clear" w:color="auto" w:fill="auto"/>
            <w:noWrap/>
            <w:vAlign w:val="center"/>
            <w:hideMark/>
          </w:tcPr>
          <w:p w14:paraId="72E6C1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17/02/22</w:t>
            </w:r>
          </w:p>
        </w:tc>
        <w:tc>
          <w:tcPr>
            <w:tcW w:w="909" w:type="pct"/>
            <w:shd w:val="clear" w:color="auto" w:fill="auto"/>
            <w:noWrap/>
            <w:vAlign w:val="center"/>
            <w:hideMark/>
          </w:tcPr>
          <w:p w14:paraId="199C18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46AEE8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654D706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1F76EDED" w14:textId="77777777" w:rsidTr="000104AF">
        <w:trPr>
          <w:trHeight w:val="225"/>
        </w:trPr>
        <w:tc>
          <w:tcPr>
            <w:tcW w:w="454" w:type="pct"/>
            <w:shd w:val="clear" w:color="auto" w:fill="auto"/>
            <w:noWrap/>
            <w:vAlign w:val="center"/>
            <w:hideMark/>
          </w:tcPr>
          <w:p w14:paraId="18C56EE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27 </w:t>
            </w:r>
          </w:p>
        </w:tc>
        <w:tc>
          <w:tcPr>
            <w:tcW w:w="909" w:type="pct"/>
            <w:shd w:val="clear" w:color="auto" w:fill="auto"/>
            <w:noWrap/>
            <w:vAlign w:val="center"/>
            <w:hideMark/>
          </w:tcPr>
          <w:p w14:paraId="693CEA6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17/03/22</w:t>
            </w:r>
          </w:p>
        </w:tc>
        <w:tc>
          <w:tcPr>
            <w:tcW w:w="909" w:type="pct"/>
            <w:shd w:val="clear" w:color="auto" w:fill="auto"/>
            <w:noWrap/>
            <w:vAlign w:val="center"/>
            <w:hideMark/>
          </w:tcPr>
          <w:p w14:paraId="60FAA5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17/03/22</w:t>
            </w:r>
          </w:p>
        </w:tc>
        <w:tc>
          <w:tcPr>
            <w:tcW w:w="909" w:type="pct"/>
            <w:shd w:val="clear" w:color="auto" w:fill="auto"/>
            <w:noWrap/>
            <w:vAlign w:val="center"/>
            <w:hideMark/>
          </w:tcPr>
          <w:p w14:paraId="0ABD3E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90A41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98ADE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B3E4919" w14:textId="77777777" w:rsidTr="000104AF">
        <w:trPr>
          <w:trHeight w:val="225"/>
        </w:trPr>
        <w:tc>
          <w:tcPr>
            <w:tcW w:w="454" w:type="pct"/>
            <w:shd w:val="clear" w:color="auto" w:fill="auto"/>
            <w:noWrap/>
            <w:vAlign w:val="center"/>
            <w:hideMark/>
          </w:tcPr>
          <w:p w14:paraId="3092613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28 </w:t>
            </w:r>
          </w:p>
        </w:tc>
        <w:tc>
          <w:tcPr>
            <w:tcW w:w="909" w:type="pct"/>
            <w:shd w:val="clear" w:color="auto" w:fill="auto"/>
            <w:noWrap/>
            <w:vAlign w:val="center"/>
            <w:hideMark/>
          </w:tcPr>
          <w:p w14:paraId="7AA80C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18/04/22</w:t>
            </w:r>
          </w:p>
        </w:tc>
        <w:tc>
          <w:tcPr>
            <w:tcW w:w="909" w:type="pct"/>
            <w:shd w:val="clear" w:color="auto" w:fill="auto"/>
            <w:noWrap/>
            <w:vAlign w:val="center"/>
            <w:hideMark/>
          </w:tcPr>
          <w:p w14:paraId="1BEF2B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18/04/22</w:t>
            </w:r>
          </w:p>
        </w:tc>
        <w:tc>
          <w:tcPr>
            <w:tcW w:w="909" w:type="pct"/>
            <w:shd w:val="clear" w:color="auto" w:fill="auto"/>
            <w:noWrap/>
            <w:vAlign w:val="center"/>
            <w:hideMark/>
          </w:tcPr>
          <w:p w14:paraId="4152339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990DF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5DAF0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6F0EDDD8" w14:textId="77777777" w:rsidTr="000104AF">
        <w:trPr>
          <w:trHeight w:val="225"/>
        </w:trPr>
        <w:tc>
          <w:tcPr>
            <w:tcW w:w="454" w:type="pct"/>
            <w:shd w:val="clear" w:color="auto" w:fill="auto"/>
            <w:noWrap/>
            <w:vAlign w:val="center"/>
            <w:hideMark/>
          </w:tcPr>
          <w:p w14:paraId="6F86F2C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29 </w:t>
            </w:r>
          </w:p>
        </w:tc>
        <w:tc>
          <w:tcPr>
            <w:tcW w:w="909" w:type="pct"/>
            <w:shd w:val="clear" w:color="auto" w:fill="auto"/>
            <w:noWrap/>
            <w:vAlign w:val="center"/>
            <w:hideMark/>
          </w:tcPr>
          <w:p w14:paraId="271C02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17/05/22</w:t>
            </w:r>
          </w:p>
        </w:tc>
        <w:tc>
          <w:tcPr>
            <w:tcW w:w="909" w:type="pct"/>
            <w:shd w:val="clear" w:color="auto" w:fill="auto"/>
            <w:noWrap/>
            <w:vAlign w:val="center"/>
            <w:hideMark/>
          </w:tcPr>
          <w:p w14:paraId="78A806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17/05/22</w:t>
            </w:r>
          </w:p>
        </w:tc>
        <w:tc>
          <w:tcPr>
            <w:tcW w:w="909" w:type="pct"/>
            <w:shd w:val="clear" w:color="auto" w:fill="auto"/>
            <w:noWrap/>
            <w:vAlign w:val="center"/>
            <w:hideMark/>
          </w:tcPr>
          <w:p w14:paraId="61067C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0D5EFC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A5BCE8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EFDA767" w14:textId="77777777" w:rsidTr="000104AF">
        <w:trPr>
          <w:trHeight w:val="225"/>
        </w:trPr>
        <w:tc>
          <w:tcPr>
            <w:tcW w:w="454" w:type="pct"/>
            <w:shd w:val="clear" w:color="auto" w:fill="auto"/>
            <w:noWrap/>
            <w:vAlign w:val="center"/>
            <w:hideMark/>
          </w:tcPr>
          <w:p w14:paraId="2861884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30 </w:t>
            </w:r>
          </w:p>
        </w:tc>
        <w:tc>
          <w:tcPr>
            <w:tcW w:w="909" w:type="pct"/>
            <w:shd w:val="clear" w:color="auto" w:fill="auto"/>
            <w:noWrap/>
            <w:vAlign w:val="center"/>
            <w:hideMark/>
          </w:tcPr>
          <w:p w14:paraId="40B5D9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17/06/22</w:t>
            </w:r>
          </w:p>
        </w:tc>
        <w:tc>
          <w:tcPr>
            <w:tcW w:w="909" w:type="pct"/>
            <w:shd w:val="clear" w:color="auto" w:fill="auto"/>
            <w:noWrap/>
            <w:vAlign w:val="center"/>
            <w:hideMark/>
          </w:tcPr>
          <w:p w14:paraId="1B5FDE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17/06/22</w:t>
            </w:r>
          </w:p>
        </w:tc>
        <w:tc>
          <w:tcPr>
            <w:tcW w:w="909" w:type="pct"/>
            <w:shd w:val="clear" w:color="auto" w:fill="auto"/>
            <w:noWrap/>
            <w:vAlign w:val="center"/>
            <w:hideMark/>
          </w:tcPr>
          <w:p w14:paraId="47F09D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C3E6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A6EFD7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565BD9A3" w14:textId="77777777" w:rsidTr="000104AF">
        <w:trPr>
          <w:trHeight w:val="225"/>
        </w:trPr>
        <w:tc>
          <w:tcPr>
            <w:tcW w:w="454" w:type="pct"/>
            <w:shd w:val="clear" w:color="auto" w:fill="auto"/>
            <w:noWrap/>
            <w:vAlign w:val="center"/>
            <w:hideMark/>
          </w:tcPr>
          <w:p w14:paraId="540BDB9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31 </w:t>
            </w:r>
          </w:p>
        </w:tc>
        <w:tc>
          <w:tcPr>
            <w:tcW w:w="909" w:type="pct"/>
            <w:shd w:val="clear" w:color="auto" w:fill="auto"/>
            <w:noWrap/>
            <w:vAlign w:val="center"/>
            <w:hideMark/>
          </w:tcPr>
          <w:p w14:paraId="65F4A43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18/07/22</w:t>
            </w:r>
          </w:p>
        </w:tc>
        <w:tc>
          <w:tcPr>
            <w:tcW w:w="909" w:type="pct"/>
            <w:shd w:val="clear" w:color="auto" w:fill="auto"/>
            <w:noWrap/>
            <w:vAlign w:val="center"/>
            <w:hideMark/>
          </w:tcPr>
          <w:p w14:paraId="754BF8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18/07/22</w:t>
            </w:r>
          </w:p>
        </w:tc>
        <w:tc>
          <w:tcPr>
            <w:tcW w:w="909" w:type="pct"/>
            <w:shd w:val="clear" w:color="auto" w:fill="auto"/>
            <w:noWrap/>
            <w:vAlign w:val="center"/>
            <w:hideMark/>
          </w:tcPr>
          <w:p w14:paraId="7E8F7E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E87E4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F4071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0D1EF9B7" w14:textId="77777777" w:rsidTr="000104AF">
        <w:trPr>
          <w:trHeight w:val="225"/>
        </w:trPr>
        <w:tc>
          <w:tcPr>
            <w:tcW w:w="454" w:type="pct"/>
            <w:shd w:val="clear" w:color="auto" w:fill="auto"/>
            <w:noWrap/>
            <w:vAlign w:val="center"/>
            <w:hideMark/>
          </w:tcPr>
          <w:p w14:paraId="1CB9133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32 </w:t>
            </w:r>
          </w:p>
        </w:tc>
        <w:tc>
          <w:tcPr>
            <w:tcW w:w="909" w:type="pct"/>
            <w:shd w:val="clear" w:color="auto" w:fill="auto"/>
            <w:noWrap/>
            <w:vAlign w:val="center"/>
            <w:hideMark/>
          </w:tcPr>
          <w:p w14:paraId="0322E6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17/08/22</w:t>
            </w:r>
          </w:p>
        </w:tc>
        <w:tc>
          <w:tcPr>
            <w:tcW w:w="909" w:type="pct"/>
            <w:shd w:val="clear" w:color="auto" w:fill="auto"/>
            <w:noWrap/>
            <w:vAlign w:val="center"/>
            <w:hideMark/>
          </w:tcPr>
          <w:p w14:paraId="6CDF1A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17/08/22</w:t>
            </w:r>
          </w:p>
        </w:tc>
        <w:tc>
          <w:tcPr>
            <w:tcW w:w="909" w:type="pct"/>
            <w:shd w:val="clear" w:color="auto" w:fill="auto"/>
            <w:noWrap/>
            <w:vAlign w:val="center"/>
            <w:hideMark/>
          </w:tcPr>
          <w:p w14:paraId="4612BF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85AA9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292BB7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2237BDDC" w14:textId="77777777" w:rsidTr="000104AF">
        <w:trPr>
          <w:trHeight w:val="225"/>
        </w:trPr>
        <w:tc>
          <w:tcPr>
            <w:tcW w:w="454" w:type="pct"/>
            <w:shd w:val="clear" w:color="auto" w:fill="auto"/>
            <w:noWrap/>
            <w:vAlign w:val="center"/>
            <w:hideMark/>
          </w:tcPr>
          <w:p w14:paraId="785E961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33 </w:t>
            </w:r>
          </w:p>
        </w:tc>
        <w:tc>
          <w:tcPr>
            <w:tcW w:w="909" w:type="pct"/>
            <w:shd w:val="clear" w:color="auto" w:fill="auto"/>
            <w:noWrap/>
            <w:vAlign w:val="center"/>
            <w:hideMark/>
          </w:tcPr>
          <w:p w14:paraId="5FB06A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19/09/22</w:t>
            </w:r>
          </w:p>
        </w:tc>
        <w:tc>
          <w:tcPr>
            <w:tcW w:w="909" w:type="pct"/>
            <w:shd w:val="clear" w:color="auto" w:fill="auto"/>
            <w:noWrap/>
            <w:vAlign w:val="center"/>
            <w:hideMark/>
          </w:tcPr>
          <w:p w14:paraId="0DFB96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19/09/22</w:t>
            </w:r>
          </w:p>
        </w:tc>
        <w:tc>
          <w:tcPr>
            <w:tcW w:w="909" w:type="pct"/>
            <w:shd w:val="clear" w:color="auto" w:fill="auto"/>
            <w:noWrap/>
            <w:vAlign w:val="center"/>
            <w:hideMark/>
          </w:tcPr>
          <w:p w14:paraId="07D01F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64D862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772003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6CC3A8FB" w14:textId="77777777" w:rsidTr="000104AF">
        <w:trPr>
          <w:trHeight w:val="225"/>
        </w:trPr>
        <w:tc>
          <w:tcPr>
            <w:tcW w:w="454" w:type="pct"/>
            <w:shd w:val="clear" w:color="auto" w:fill="auto"/>
            <w:noWrap/>
            <w:vAlign w:val="center"/>
            <w:hideMark/>
          </w:tcPr>
          <w:p w14:paraId="4F7B655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34 </w:t>
            </w:r>
          </w:p>
        </w:tc>
        <w:tc>
          <w:tcPr>
            <w:tcW w:w="909" w:type="pct"/>
            <w:shd w:val="clear" w:color="auto" w:fill="auto"/>
            <w:noWrap/>
            <w:vAlign w:val="center"/>
            <w:hideMark/>
          </w:tcPr>
          <w:p w14:paraId="4BEB41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17/10/22</w:t>
            </w:r>
          </w:p>
        </w:tc>
        <w:tc>
          <w:tcPr>
            <w:tcW w:w="909" w:type="pct"/>
            <w:shd w:val="clear" w:color="auto" w:fill="auto"/>
            <w:noWrap/>
            <w:vAlign w:val="center"/>
            <w:hideMark/>
          </w:tcPr>
          <w:p w14:paraId="1B3C9A4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17/10/22</w:t>
            </w:r>
          </w:p>
        </w:tc>
        <w:tc>
          <w:tcPr>
            <w:tcW w:w="909" w:type="pct"/>
            <w:shd w:val="clear" w:color="auto" w:fill="auto"/>
            <w:noWrap/>
            <w:vAlign w:val="center"/>
            <w:hideMark/>
          </w:tcPr>
          <w:p w14:paraId="7EF65F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CB761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321F10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7657E3AC" w14:textId="77777777" w:rsidTr="000104AF">
        <w:trPr>
          <w:trHeight w:val="225"/>
        </w:trPr>
        <w:tc>
          <w:tcPr>
            <w:tcW w:w="454" w:type="pct"/>
            <w:shd w:val="clear" w:color="auto" w:fill="auto"/>
            <w:noWrap/>
            <w:vAlign w:val="center"/>
            <w:hideMark/>
          </w:tcPr>
          <w:p w14:paraId="2936A64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35 </w:t>
            </w:r>
          </w:p>
        </w:tc>
        <w:tc>
          <w:tcPr>
            <w:tcW w:w="909" w:type="pct"/>
            <w:shd w:val="clear" w:color="auto" w:fill="auto"/>
            <w:noWrap/>
            <w:vAlign w:val="center"/>
            <w:hideMark/>
          </w:tcPr>
          <w:p w14:paraId="309617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17/11/22</w:t>
            </w:r>
          </w:p>
        </w:tc>
        <w:tc>
          <w:tcPr>
            <w:tcW w:w="909" w:type="pct"/>
            <w:shd w:val="clear" w:color="auto" w:fill="auto"/>
            <w:noWrap/>
            <w:vAlign w:val="center"/>
            <w:hideMark/>
          </w:tcPr>
          <w:p w14:paraId="090355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17/11/22</w:t>
            </w:r>
          </w:p>
        </w:tc>
        <w:tc>
          <w:tcPr>
            <w:tcW w:w="909" w:type="pct"/>
            <w:shd w:val="clear" w:color="auto" w:fill="auto"/>
            <w:noWrap/>
            <w:vAlign w:val="center"/>
            <w:hideMark/>
          </w:tcPr>
          <w:p w14:paraId="5FE6FA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B3292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E1DBF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4B56A213" w14:textId="77777777" w:rsidTr="000104AF">
        <w:trPr>
          <w:trHeight w:val="225"/>
        </w:trPr>
        <w:tc>
          <w:tcPr>
            <w:tcW w:w="454" w:type="pct"/>
            <w:shd w:val="clear" w:color="auto" w:fill="auto"/>
            <w:noWrap/>
            <w:vAlign w:val="center"/>
            <w:hideMark/>
          </w:tcPr>
          <w:p w14:paraId="24C626C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36 </w:t>
            </w:r>
          </w:p>
        </w:tc>
        <w:tc>
          <w:tcPr>
            <w:tcW w:w="909" w:type="pct"/>
            <w:shd w:val="clear" w:color="auto" w:fill="auto"/>
            <w:noWrap/>
            <w:vAlign w:val="center"/>
            <w:hideMark/>
          </w:tcPr>
          <w:p w14:paraId="60C9C2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19/12/22</w:t>
            </w:r>
          </w:p>
        </w:tc>
        <w:tc>
          <w:tcPr>
            <w:tcW w:w="909" w:type="pct"/>
            <w:shd w:val="clear" w:color="auto" w:fill="auto"/>
            <w:noWrap/>
            <w:vAlign w:val="center"/>
            <w:hideMark/>
          </w:tcPr>
          <w:p w14:paraId="372E39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19/12/22</w:t>
            </w:r>
          </w:p>
        </w:tc>
        <w:tc>
          <w:tcPr>
            <w:tcW w:w="909" w:type="pct"/>
            <w:shd w:val="clear" w:color="auto" w:fill="auto"/>
            <w:noWrap/>
            <w:vAlign w:val="center"/>
            <w:hideMark/>
          </w:tcPr>
          <w:p w14:paraId="035C7BE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E095C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909" w:type="pct"/>
            <w:shd w:val="clear" w:color="auto" w:fill="auto"/>
            <w:noWrap/>
            <w:vAlign w:val="center"/>
            <w:hideMark/>
          </w:tcPr>
          <w:p w14:paraId="18352E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A95988" w14:paraId="374F4339" w14:textId="77777777" w:rsidTr="000104AF">
        <w:trPr>
          <w:trHeight w:val="225"/>
        </w:trPr>
        <w:tc>
          <w:tcPr>
            <w:tcW w:w="454" w:type="pct"/>
            <w:shd w:val="clear" w:color="auto" w:fill="auto"/>
            <w:noWrap/>
            <w:vAlign w:val="center"/>
            <w:hideMark/>
          </w:tcPr>
          <w:p w14:paraId="55949A8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37 </w:t>
            </w:r>
          </w:p>
        </w:tc>
        <w:tc>
          <w:tcPr>
            <w:tcW w:w="909" w:type="pct"/>
            <w:shd w:val="clear" w:color="auto" w:fill="auto"/>
            <w:noWrap/>
            <w:vAlign w:val="center"/>
            <w:hideMark/>
          </w:tcPr>
          <w:p w14:paraId="40F90E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17/01/23</w:t>
            </w:r>
          </w:p>
        </w:tc>
        <w:tc>
          <w:tcPr>
            <w:tcW w:w="909" w:type="pct"/>
            <w:shd w:val="clear" w:color="auto" w:fill="auto"/>
            <w:noWrap/>
            <w:vAlign w:val="center"/>
            <w:hideMark/>
          </w:tcPr>
          <w:p w14:paraId="2DBD6F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17/01/23</w:t>
            </w:r>
          </w:p>
        </w:tc>
        <w:tc>
          <w:tcPr>
            <w:tcW w:w="909" w:type="pct"/>
            <w:shd w:val="clear" w:color="auto" w:fill="auto"/>
            <w:noWrap/>
            <w:vAlign w:val="center"/>
            <w:hideMark/>
          </w:tcPr>
          <w:p w14:paraId="577C10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9673B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FE1DF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0,530577%</w:t>
            </w:r>
          </w:p>
        </w:tc>
      </w:tr>
      <w:tr w:rsidR="009514FB" w:rsidRPr="00A95988" w14:paraId="5796817C" w14:textId="77777777" w:rsidTr="000104AF">
        <w:trPr>
          <w:trHeight w:val="225"/>
        </w:trPr>
        <w:tc>
          <w:tcPr>
            <w:tcW w:w="454" w:type="pct"/>
            <w:shd w:val="clear" w:color="auto" w:fill="auto"/>
            <w:noWrap/>
            <w:vAlign w:val="center"/>
            <w:hideMark/>
          </w:tcPr>
          <w:p w14:paraId="76D2A4D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38 </w:t>
            </w:r>
          </w:p>
        </w:tc>
        <w:tc>
          <w:tcPr>
            <w:tcW w:w="909" w:type="pct"/>
            <w:shd w:val="clear" w:color="auto" w:fill="auto"/>
            <w:noWrap/>
            <w:vAlign w:val="center"/>
            <w:hideMark/>
          </w:tcPr>
          <w:p w14:paraId="0A0AC2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17/02/23</w:t>
            </w:r>
          </w:p>
        </w:tc>
        <w:tc>
          <w:tcPr>
            <w:tcW w:w="909" w:type="pct"/>
            <w:shd w:val="clear" w:color="auto" w:fill="auto"/>
            <w:noWrap/>
            <w:vAlign w:val="center"/>
            <w:hideMark/>
          </w:tcPr>
          <w:p w14:paraId="59DCD5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17/02/23</w:t>
            </w:r>
          </w:p>
        </w:tc>
        <w:tc>
          <w:tcPr>
            <w:tcW w:w="909" w:type="pct"/>
            <w:shd w:val="clear" w:color="auto" w:fill="auto"/>
            <w:noWrap/>
            <w:vAlign w:val="center"/>
            <w:hideMark/>
          </w:tcPr>
          <w:p w14:paraId="07E437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93C41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799852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0,508537%</w:t>
            </w:r>
          </w:p>
        </w:tc>
      </w:tr>
      <w:tr w:rsidR="009514FB" w:rsidRPr="00A95988" w14:paraId="119D00ED" w14:textId="77777777" w:rsidTr="000104AF">
        <w:trPr>
          <w:trHeight w:val="225"/>
        </w:trPr>
        <w:tc>
          <w:tcPr>
            <w:tcW w:w="454" w:type="pct"/>
            <w:shd w:val="clear" w:color="auto" w:fill="auto"/>
            <w:noWrap/>
            <w:vAlign w:val="center"/>
            <w:hideMark/>
          </w:tcPr>
          <w:p w14:paraId="43F25B2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39 </w:t>
            </w:r>
          </w:p>
        </w:tc>
        <w:tc>
          <w:tcPr>
            <w:tcW w:w="909" w:type="pct"/>
            <w:shd w:val="clear" w:color="auto" w:fill="auto"/>
            <w:noWrap/>
            <w:vAlign w:val="center"/>
            <w:hideMark/>
          </w:tcPr>
          <w:p w14:paraId="43A07AC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17/03/23</w:t>
            </w:r>
          </w:p>
        </w:tc>
        <w:tc>
          <w:tcPr>
            <w:tcW w:w="909" w:type="pct"/>
            <w:shd w:val="clear" w:color="auto" w:fill="auto"/>
            <w:noWrap/>
            <w:vAlign w:val="center"/>
            <w:hideMark/>
          </w:tcPr>
          <w:p w14:paraId="7E921A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17/03/23</w:t>
            </w:r>
          </w:p>
        </w:tc>
        <w:tc>
          <w:tcPr>
            <w:tcW w:w="909" w:type="pct"/>
            <w:shd w:val="clear" w:color="auto" w:fill="auto"/>
            <w:noWrap/>
            <w:vAlign w:val="center"/>
            <w:hideMark/>
          </w:tcPr>
          <w:p w14:paraId="461AF8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3B837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D2E3B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0,553689%</w:t>
            </w:r>
          </w:p>
        </w:tc>
      </w:tr>
      <w:tr w:rsidR="009514FB" w:rsidRPr="00A95988" w14:paraId="296BB7AD" w14:textId="77777777" w:rsidTr="000104AF">
        <w:trPr>
          <w:trHeight w:val="225"/>
        </w:trPr>
        <w:tc>
          <w:tcPr>
            <w:tcW w:w="454" w:type="pct"/>
            <w:shd w:val="clear" w:color="auto" w:fill="auto"/>
            <w:noWrap/>
            <w:vAlign w:val="center"/>
            <w:hideMark/>
          </w:tcPr>
          <w:p w14:paraId="4F39405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40 </w:t>
            </w:r>
          </w:p>
        </w:tc>
        <w:tc>
          <w:tcPr>
            <w:tcW w:w="909" w:type="pct"/>
            <w:shd w:val="clear" w:color="auto" w:fill="auto"/>
            <w:noWrap/>
            <w:vAlign w:val="center"/>
            <w:hideMark/>
          </w:tcPr>
          <w:p w14:paraId="626624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17/04/23</w:t>
            </w:r>
          </w:p>
        </w:tc>
        <w:tc>
          <w:tcPr>
            <w:tcW w:w="909" w:type="pct"/>
            <w:shd w:val="clear" w:color="auto" w:fill="auto"/>
            <w:noWrap/>
            <w:vAlign w:val="center"/>
            <w:hideMark/>
          </w:tcPr>
          <w:p w14:paraId="03A41B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17/04/23</w:t>
            </w:r>
          </w:p>
        </w:tc>
        <w:tc>
          <w:tcPr>
            <w:tcW w:w="909" w:type="pct"/>
            <w:shd w:val="clear" w:color="auto" w:fill="auto"/>
            <w:noWrap/>
            <w:vAlign w:val="center"/>
            <w:hideMark/>
          </w:tcPr>
          <w:p w14:paraId="49BFD13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EC940E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9CAF0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0,518447%</w:t>
            </w:r>
          </w:p>
        </w:tc>
      </w:tr>
      <w:tr w:rsidR="009514FB" w:rsidRPr="00A95988" w14:paraId="33EFB004" w14:textId="77777777" w:rsidTr="000104AF">
        <w:trPr>
          <w:trHeight w:val="225"/>
        </w:trPr>
        <w:tc>
          <w:tcPr>
            <w:tcW w:w="454" w:type="pct"/>
            <w:shd w:val="clear" w:color="auto" w:fill="auto"/>
            <w:noWrap/>
            <w:vAlign w:val="center"/>
            <w:hideMark/>
          </w:tcPr>
          <w:p w14:paraId="2472217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lastRenderedPageBreak/>
              <w:t xml:space="preserve">                     41 </w:t>
            </w:r>
          </w:p>
        </w:tc>
        <w:tc>
          <w:tcPr>
            <w:tcW w:w="909" w:type="pct"/>
            <w:shd w:val="clear" w:color="auto" w:fill="auto"/>
            <w:noWrap/>
            <w:vAlign w:val="center"/>
            <w:hideMark/>
          </w:tcPr>
          <w:p w14:paraId="497AC6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17/05/23</w:t>
            </w:r>
          </w:p>
        </w:tc>
        <w:tc>
          <w:tcPr>
            <w:tcW w:w="909" w:type="pct"/>
            <w:shd w:val="clear" w:color="auto" w:fill="auto"/>
            <w:noWrap/>
            <w:vAlign w:val="center"/>
            <w:hideMark/>
          </w:tcPr>
          <w:p w14:paraId="061333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17/05/23</w:t>
            </w:r>
          </w:p>
        </w:tc>
        <w:tc>
          <w:tcPr>
            <w:tcW w:w="909" w:type="pct"/>
            <w:shd w:val="clear" w:color="auto" w:fill="auto"/>
            <w:noWrap/>
            <w:vAlign w:val="center"/>
            <w:hideMark/>
          </w:tcPr>
          <w:p w14:paraId="299B4C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5DFFE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D3BA3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0,536797%</w:t>
            </w:r>
          </w:p>
        </w:tc>
      </w:tr>
      <w:tr w:rsidR="009514FB" w:rsidRPr="00A95988" w14:paraId="6C12FC68" w14:textId="77777777" w:rsidTr="000104AF">
        <w:trPr>
          <w:trHeight w:val="225"/>
        </w:trPr>
        <w:tc>
          <w:tcPr>
            <w:tcW w:w="454" w:type="pct"/>
            <w:shd w:val="clear" w:color="auto" w:fill="auto"/>
            <w:noWrap/>
            <w:vAlign w:val="center"/>
            <w:hideMark/>
          </w:tcPr>
          <w:p w14:paraId="0D406BE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42 </w:t>
            </w:r>
          </w:p>
        </w:tc>
        <w:tc>
          <w:tcPr>
            <w:tcW w:w="909" w:type="pct"/>
            <w:shd w:val="clear" w:color="auto" w:fill="auto"/>
            <w:noWrap/>
            <w:vAlign w:val="center"/>
            <w:hideMark/>
          </w:tcPr>
          <w:p w14:paraId="7B78970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19/06/23</w:t>
            </w:r>
          </w:p>
        </w:tc>
        <w:tc>
          <w:tcPr>
            <w:tcW w:w="909" w:type="pct"/>
            <w:shd w:val="clear" w:color="auto" w:fill="auto"/>
            <w:noWrap/>
            <w:vAlign w:val="center"/>
            <w:hideMark/>
          </w:tcPr>
          <w:p w14:paraId="5C4773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19/06/23</w:t>
            </w:r>
          </w:p>
        </w:tc>
        <w:tc>
          <w:tcPr>
            <w:tcW w:w="909" w:type="pct"/>
            <w:shd w:val="clear" w:color="auto" w:fill="auto"/>
            <w:noWrap/>
            <w:vAlign w:val="center"/>
            <w:hideMark/>
          </w:tcPr>
          <w:p w14:paraId="3C1ACB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F94B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8CD03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0,501439%</w:t>
            </w:r>
          </w:p>
        </w:tc>
      </w:tr>
      <w:tr w:rsidR="009514FB" w:rsidRPr="00A95988" w14:paraId="0C7BA261" w14:textId="77777777" w:rsidTr="000104AF">
        <w:trPr>
          <w:trHeight w:val="225"/>
        </w:trPr>
        <w:tc>
          <w:tcPr>
            <w:tcW w:w="454" w:type="pct"/>
            <w:shd w:val="clear" w:color="auto" w:fill="auto"/>
            <w:noWrap/>
            <w:vAlign w:val="center"/>
            <w:hideMark/>
          </w:tcPr>
          <w:p w14:paraId="2F6A05A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43 </w:t>
            </w:r>
          </w:p>
        </w:tc>
        <w:tc>
          <w:tcPr>
            <w:tcW w:w="909" w:type="pct"/>
            <w:shd w:val="clear" w:color="auto" w:fill="auto"/>
            <w:noWrap/>
            <w:vAlign w:val="center"/>
            <w:hideMark/>
          </w:tcPr>
          <w:p w14:paraId="116803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17/07/23</w:t>
            </w:r>
          </w:p>
        </w:tc>
        <w:tc>
          <w:tcPr>
            <w:tcW w:w="909" w:type="pct"/>
            <w:shd w:val="clear" w:color="auto" w:fill="auto"/>
            <w:noWrap/>
            <w:vAlign w:val="center"/>
            <w:hideMark/>
          </w:tcPr>
          <w:p w14:paraId="5E4ECC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17/07/23</w:t>
            </w:r>
          </w:p>
        </w:tc>
        <w:tc>
          <w:tcPr>
            <w:tcW w:w="909" w:type="pct"/>
            <w:shd w:val="clear" w:color="auto" w:fill="auto"/>
            <w:noWrap/>
            <w:vAlign w:val="center"/>
            <w:hideMark/>
          </w:tcPr>
          <w:p w14:paraId="1018C2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0F4C0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87C88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0,573581%</w:t>
            </w:r>
          </w:p>
        </w:tc>
      </w:tr>
      <w:tr w:rsidR="009514FB" w:rsidRPr="00A95988" w14:paraId="10700F30" w14:textId="77777777" w:rsidTr="000104AF">
        <w:trPr>
          <w:trHeight w:val="225"/>
        </w:trPr>
        <w:tc>
          <w:tcPr>
            <w:tcW w:w="454" w:type="pct"/>
            <w:shd w:val="clear" w:color="auto" w:fill="auto"/>
            <w:noWrap/>
            <w:vAlign w:val="center"/>
            <w:hideMark/>
          </w:tcPr>
          <w:p w14:paraId="7E11264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44 </w:t>
            </w:r>
          </w:p>
        </w:tc>
        <w:tc>
          <w:tcPr>
            <w:tcW w:w="909" w:type="pct"/>
            <w:shd w:val="clear" w:color="auto" w:fill="auto"/>
            <w:noWrap/>
            <w:vAlign w:val="center"/>
            <w:hideMark/>
          </w:tcPr>
          <w:p w14:paraId="72F721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17/08/23</w:t>
            </w:r>
          </w:p>
        </w:tc>
        <w:tc>
          <w:tcPr>
            <w:tcW w:w="909" w:type="pct"/>
            <w:shd w:val="clear" w:color="auto" w:fill="auto"/>
            <w:noWrap/>
            <w:vAlign w:val="center"/>
            <w:hideMark/>
          </w:tcPr>
          <w:p w14:paraId="0DC386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17/08/23</w:t>
            </w:r>
          </w:p>
        </w:tc>
        <w:tc>
          <w:tcPr>
            <w:tcW w:w="909" w:type="pct"/>
            <w:shd w:val="clear" w:color="auto" w:fill="auto"/>
            <w:noWrap/>
            <w:vAlign w:val="center"/>
            <w:hideMark/>
          </w:tcPr>
          <w:p w14:paraId="211D8F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60A2B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F33C7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0,538640%</w:t>
            </w:r>
          </w:p>
        </w:tc>
      </w:tr>
      <w:tr w:rsidR="009514FB" w:rsidRPr="00A95988" w14:paraId="1390AFF6" w14:textId="77777777" w:rsidTr="000104AF">
        <w:trPr>
          <w:trHeight w:val="225"/>
        </w:trPr>
        <w:tc>
          <w:tcPr>
            <w:tcW w:w="454" w:type="pct"/>
            <w:shd w:val="clear" w:color="auto" w:fill="auto"/>
            <w:noWrap/>
            <w:vAlign w:val="center"/>
            <w:hideMark/>
          </w:tcPr>
          <w:p w14:paraId="3603609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45 </w:t>
            </w:r>
          </w:p>
        </w:tc>
        <w:tc>
          <w:tcPr>
            <w:tcW w:w="909" w:type="pct"/>
            <w:shd w:val="clear" w:color="auto" w:fill="auto"/>
            <w:noWrap/>
            <w:vAlign w:val="center"/>
            <w:hideMark/>
          </w:tcPr>
          <w:p w14:paraId="3A9DEE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18/09/23</w:t>
            </w:r>
          </w:p>
        </w:tc>
        <w:tc>
          <w:tcPr>
            <w:tcW w:w="909" w:type="pct"/>
            <w:shd w:val="clear" w:color="auto" w:fill="auto"/>
            <w:noWrap/>
            <w:vAlign w:val="center"/>
            <w:hideMark/>
          </w:tcPr>
          <w:p w14:paraId="57DA50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18/09/23</w:t>
            </w:r>
          </w:p>
        </w:tc>
        <w:tc>
          <w:tcPr>
            <w:tcW w:w="909" w:type="pct"/>
            <w:shd w:val="clear" w:color="auto" w:fill="auto"/>
            <w:noWrap/>
            <w:vAlign w:val="center"/>
            <w:hideMark/>
          </w:tcPr>
          <w:p w14:paraId="6D5F1AB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8FD1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C6681D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0,530338%</w:t>
            </w:r>
          </w:p>
        </w:tc>
      </w:tr>
      <w:tr w:rsidR="009514FB" w:rsidRPr="00A95988" w14:paraId="68377F2B" w14:textId="77777777" w:rsidTr="000104AF">
        <w:trPr>
          <w:trHeight w:val="225"/>
        </w:trPr>
        <w:tc>
          <w:tcPr>
            <w:tcW w:w="454" w:type="pct"/>
            <w:shd w:val="clear" w:color="auto" w:fill="auto"/>
            <w:noWrap/>
            <w:vAlign w:val="center"/>
            <w:hideMark/>
          </w:tcPr>
          <w:p w14:paraId="30BB3E7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46 </w:t>
            </w:r>
          </w:p>
        </w:tc>
        <w:tc>
          <w:tcPr>
            <w:tcW w:w="909" w:type="pct"/>
            <w:shd w:val="clear" w:color="auto" w:fill="auto"/>
            <w:noWrap/>
            <w:vAlign w:val="center"/>
            <w:hideMark/>
          </w:tcPr>
          <w:p w14:paraId="1A5759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17/10/23</w:t>
            </w:r>
          </w:p>
        </w:tc>
        <w:tc>
          <w:tcPr>
            <w:tcW w:w="909" w:type="pct"/>
            <w:shd w:val="clear" w:color="auto" w:fill="auto"/>
            <w:noWrap/>
            <w:vAlign w:val="center"/>
            <w:hideMark/>
          </w:tcPr>
          <w:p w14:paraId="240700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17/10/23</w:t>
            </w:r>
          </w:p>
        </w:tc>
        <w:tc>
          <w:tcPr>
            <w:tcW w:w="909" w:type="pct"/>
            <w:shd w:val="clear" w:color="auto" w:fill="auto"/>
            <w:noWrap/>
            <w:vAlign w:val="center"/>
            <w:hideMark/>
          </w:tcPr>
          <w:p w14:paraId="3BB0E6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93220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38D8B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0,575887%</w:t>
            </w:r>
          </w:p>
        </w:tc>
      </w:tr>
      <w:tr w:rsidR="009514FB" w:rsidRPr="00A95988" w14:paraId="5553FAD2" w14:textId="77777777" w:rsidTr="000104AF">
        <w:trPr>
          <w:trHeight w:val="225"/>
        </w:trPr>
        <w:tc>
          <w:tcPr>
            <w:tcW w:w="454" w:type="pct"/>
            <w:shd w:val="clear" w:color="auto" w:fill="auto"/>
            <w:noWrap/>
            <w:vAlign w:val="center"/>
            <w:hideMark/>
          </w:tcPr>
          <w:p w14:paraId="341691D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47 </w:t>
            </w:r>
          </w:p>
        </w:tc>
        <w:tc>
          <w:tcPr>
            <w:tcW w:w="909" w:type="pct"/>
            <w:shd w:val="clear" w:color="auto" w:fill="auto"/>
            <w:noWrap/>
            <w:vAlign w:val="center"/>
            <w:hideMark/>
          </w:tcPr>
          <w:p w14:paraId="60E539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17/11/23</w:t>
            </w:r>
          </w:p>
        </w:tc>
        <w:tc>
          <w:tcPr>
            <w:tcW w:w="909" w:type="pct"/>
            <w:shd w:val="clear" w:color="auto" w:fill="auto"/>
            <w:noWrap/>
            <w:vAlign w:val="center"/>
            <w:hideMark/>
          </w:tcPr>
          <w:p w14:paraId="54DBA1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17/11/23</w:t>
            </w:r>
          </w:p>
        </w:tc>
        <w:tc>
          <w:tcPr>
            <w:tcW w:w="909" w:type="pct"/>
            <w:shd w:val="clear" w:color="auto" w:fill="auto"/>
            <w:noWrap/>
            <w:vAlign w:val="center"/>
            <w:hideMark/>
          </w:tcPr>
          <w:p w14:paraId="08DF73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F630D3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90DF4BE" w14:textId="77777777" w:rsidR="009514FB" w:rsidRDefault="009514FB" w:rsidP="009514FB">
            <w:pPr>
              <w:jc w:val="center"/>
              <w:rPr>
                <w:rFonts w:ascii="Tahoma" w:hAnsi="Tahoma" w:cs="Tahoma"/>
                <w:color w:val="000000"/>
                <w:sz w:val="20"/>
                <w:szCs w:val="20"/>
              </w:rPr>
            </w:pPr>
            <w:r w:rsidRPr="000104AF">
              <w:rPr>
                <w:rFonts w:ascii="Tahoma" w:hAnsi="Tahoma" w:cs="Tahoma"/>
                <w:color w:val="000000"/>
                <w:sz w:val="20"/>
                <w:szCs w:val="20"/>
              </w:rPr>
              <w:t>0,554532%</w:t>
            </w:r>
          </w:p>
          <w:p w14:paraId="15FE3C17" w14:textId="42AFB05F" w:rsidR="00343959" w:rsidRPr="009514FB" w:rsidRDefault="00343959" w:rsidP="009514FB">
            <w:pPr>
              <w:jc w:val="center"/>
              <w:rPr>
                <w:rFonts w:ascii="Tahoma" w:eastAsia="Times New Roman" w:hAnsi="Tahoma" w:cs="Tahoma"/>
                <w:color w:val="000000"/>
                <w:sz w:val="20"/>
                <w:szCs w:val="20"/>
              </w:rPr>
            </w:pPr>
          </w:p>
        </w:tc>
      </w:tr>
      <w:tr w:rsidR="009514FB" w:rsidRPr="00A95988" w14:paraId="6693378A" w14:textId="77777777" w:rsidTr="000104AF">
        <w:trPr>
          <w:trHeight w:val="225"/>
        </w:trPr>
        <w:tc>
          <w:tcPr>
            <w:tcW w:w="454" w:type="pct"/>
            <w:shd w:val="clear" w:color="auto" w:fill="auto"/>
            <w:noWrap/>
            <w:vAlign w:val="center"/>
            <w:hideMark/>
          </w:tcPr>
          <w:p w14:paraId="11CA3A8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48 </w:t>
            </w:r>
          </w:p>
        </w:tc>
        <w:tc>
          <w:tcPr>
            <w:tcW w:w="909" w:type="pct"/>
            <w:shd w:val="clear" w:color="auto" w:fill="auto"/>
            <w:noWrap/>
            <w:vAlign w:val="center"/>
            <w:hideMark/>
          </w:tcPr>
          <w:p w14:paraId="163450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18/12/23</w:t>
            </w:r>
          </w:p>
        </w:tc>
        <w:tc>
          <w:tcPr>
            <w:tcW w:w="909" w:type="pct"/>
            <w:shd w:val="clear" w:color="auto" w:fill="auto"/>
            <w:noWrap/>
            <w:vAlign w:val="center"/>
            <w:hideMark/>
          </w:tcPr>
          <w:p w14:paraId="7013F5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18/12/23</w:t>
            </w:r>
          </w:p>
        </w:tc>
        <w:tc>
          <w:tcPr>
            <w:tcW w:w="909" w:type="pct"/>
            <w:shd w:val="clear" w:color="auto" w:fill="auto"/>
            <w:noWrap/>
            <w:vAlign w:val="center"/>
            <w:hideMark/>
          </w:tcPr>
          <w:p w14:paraId="48AE64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60A00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6E8A8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0,559949%</w:t>
            </w:r>
          </w:p>
        </w:tc>
      </w:tr>
      <w:tr w:rsidR="009514FB" w:rsidRPr="00A95988" w14:paraId="3A5514D6" w14:textId="77777777" w:rsidTr="000104AF">
        <w:trPr>
          <w:trHeight w:val="225"/>
        </w:trPr>
        <w:tc>
          <w:tcPr>
            <w:tcW w:w="454" w:type="pct"/>
            <w:shd w:val="clear" w:color="auto" w:fill="auto"/>
            <w:noWrap/>
            <w:vAlign w:val="center"/>
            <w:hideMark/>
          </w:tcPr>
          <w:p w14:paraId="38C69B5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49 </w:t>
            </w:r>
          </w:p>
        </w:tc>
        <w:tc>
          <w:tcPr>
            <w:tcW w:w="909" w:type="pct"/>
            <w:shd w:val="clear" w:color="auto" w:fill="auto"/>
            <w:noWrap/>
            <w:vAlign w:val="center"/>
            <w:hideMark/>
          </w:tcPr>
          <w:p w14:paraId="364192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17/01/24</w:t>
            </w:r>
          </w:p>
        </w:tc>
        <w:tc>
          <w:tcPr>
            <w:tcW w:w="909" w:type="pct"/>
            <w:shd w:val="clear" w:color="auto" w:fill="auto"/>
            <w:noWrap/>
            <w:vAlign w:val="center"/>
            <w:hideMark/>
          </w:tcPr>
          <w:p w14:paraId="0C8EA5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17/01/24</w:t>
            </w:r>
          </w:p>
        </w:tc>
        <w:tc>
          <w:tcPr>
            <w:tcW w:w="909" w:type="pct"/>
            <w:shd w:val="clear" w:color="auto" w:fill="auto"/>
            <w:noWrap/>
            <w:vAlign w:val="center"/>
            <w:hideMark/>
          </w:tcPr>
          <w:p w14:paraId="577D24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6E8D5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D63021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0,578925%</w:t>
            </w:r>
          </w:p>
        </w:tc>
      </w:tr>
      <w:tr w:rsidR="009514FB" w:rsidRPr="00A95988" w14:paraId="438ACB47" w14:textId="77777777" w:rsidTr="000104AF">
        <w:trPr>
          <w:trHeight w:val="225"/>
        </w:trPr>
        <w:tc>
          <w:tcPr>
            <w:tcW w:w="454" w:type="pct"/>
            <w:shd w:val="clear" w:color="auto" w:fill="auto"/>
            <w:noWrap/>
            <w:vAlign w:val="center"/>
            <w:hideMark/>
          </w:tcPr>
          <w:p w14:paraId="6D0D2AB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50 </w:t>
            </w:r>
          </w:p>
        </w:tc>
        <w:tc>
          <w:tcPr>
            <w:tcW w:w="909" w:type="pct"/>
            <w:shd w:val="clear" w:color="auto" w:fill="auto"/>
            <w:noWrap/>
            <w:vAlign w:val="center"/>
            <w:hideMark/>
          </w:tcPr>
          <w:p w14:paraId="2D2C61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19/02/24</w:t>
            </w:r>
          </w:p>
        </w:tc>
        <w:tc>
          <w:tcPr>
            <w:tcW w:w="909" w:type="pct"/>
            <w:shd w:val="clear" w:color="auto" w:fill="auto"/>
            <w:noWrap/>
            <w:vAlign w:val="center"/>
            <w:hideMark/>
          </w:tcPr>
          <w:p w14:paraId="1A9A070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19/02/24</w:t>
            </w:r>
          </w:p>
        </w:tc>
        <w:tc>
          <w:tcPr>
            <w:tcW w:w="909" w:type="pct"/>
            <w:shd w:val="clear" w:color="auto" w:fill="auto"/>
            <w:noWrap/>
            <w:vAlign w:val="center"/>
            <w:hideMark/>
          </w:tcPr>
          <w:p w14:paraId="220D14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CCD5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F1DC13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0,544213%</w:t>
            </w:r>
          </w:p>
        </w:tc>
      </w:tr>
      <w:tr w:rsidR="009514FB" w:rsidRPr="00A95988" w14:paraId="5887AE4C" w14:textId="77777777" w:rsidTr="000104AF">
        <w:trPr>
          <w:trHeight w:val="225"/>
        </w:trPr>
        <w:tc>
          <w:tcPr>
            <w:tcW w:w="454" w:type="pct"/>
            <w:shd w:val="clear" w:color="auto" w:fill="auto"/>
            <w:noWrap/>
            <w:vAlign w:val="center"/>
            <w:hideMark/>
          </w:tcPr>
          <w:p w14:paraId="3EA52A4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51 </w:t>
            </w:r>
          </w:p>
        </w:tc>
        <w:tc>
          <w:tcPr>
            <w:tcW w:w="909" w:type="pct"/>
            <w:shd w:val="clear" w:color="auto" w:fill="auto"/>
            <w:noWrap/>
            <w:vAlign w:val="center"/>
            <w:hideMark/>
          </w:tcPr>
          <w:p w14:paraId="6153A4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18/03/24</w:t>
            </w:r>
          </w:p>
        </w:tc>
        <w:tc>
          <w:tcPr>
            <w:tcW w:w="909" w:type="pct"/>
            <w:shd w:val="clear" w:color="auto" w:fill="auto"/>
            <w:noWrap/>
            <w:vAlign w:val="center"/>
            <w:hideMark/>
          </w:tcPr>
          <w:p w14:paraId="60CF6A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18/03/24</w:t>
            </w:r>
          </w:p>
        </w:tc>
        <w:tc>
          <w:tcPr>
            <w:tcW w:w="909" w:type="pct"/>
            <w:shd w:val="clear" w:color="auto" w:fill="auto"/>
            <w:noWrap/>
            <w:vAlign w:val="center"/>
            <w:hideMark/>
          </w:tcPr>
          <w:p w14:paraId="104339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DF1DF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31A06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0,616997%</w:t>
            </w:r>
          </w:p>
        </w:tc>
      </w:tr>
      <w:tr w:rsidR="009514FB" w:rsidRPr="00A95988" w14:paraId="5932A58D" w14:textId="77777777" w:rsidTr="000104AF">
        <w:trPr>
          <w:trHeight w:val="225"/>
        </w:trPr>
        <w:tc>
          <w:tcPr>
            <w:tcW w:w="454" w:type="pct"/>
            <w:shd w:val="clear" w:color="auto" w:fill="auto"/>
            <w:noWrap/>
            <w:vAlign w:val="center"/>
            <w:hideMark/>
          </w:tcPr>
          <w:p w14:paraId="6836866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52 </w:t>
            </w:r>
          </w:p>
        </w:tc>
        <w:tc>
          <w:tcPr>
            <w:tcW w:w="909" w:type="pct"/>
            <w:shd w:val="clear" w:color="auto" w:fill="auto"/>
            <w:noWrap/>
            <w:vAlign w:val="center"/>
            <w:hideMark/>
          </w:tcPr>
          <w:p w14:paraId="0ECF13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17/04/24</w:t>
            </w:r>
          </w:p>
        </w:tc>
        <w:tc>
          <w:tcPr>
            <w:tcW w:w="909" w:type="pct"/>
            <w:shd w:val="clear" w:color="auto" w:fill="auto"/>
            <w:noWrap/>
            <w:vAlign w:val="center"/>
            <w:hideMark/>
          </w:tcPr>
          <w:p w14:paraId="3934BF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17/04/24</w:t>
            </w:r>
          </w:p>
        </w:tc>
        <w:tc>
          <w:tcPr>
            <w:tcW w:w="909" w:type="pct"/>
            <w:shd w:val="clear" w:color="auto" w:fill="auto"/>
            <w:noWrap/>
            <w:vAlign w:val="center"/>
            <w:hideMark/>
          </w:tcPr>
          <w:p w14:paraId="37A398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A10AC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C769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0,596219%</w:t>
            </w:r>
          </w:p>
        </w:tc>
      </w:tr>
      <w:tr w:rsidR="009514FB" w:rsidRPr="00A95988" w14:paraId="28B4A3FA" w14:textId="77777777" w:rsidTr="000104AF">
        <w:trPr>
          <w:trHeight w:val="225"/>
        </w:trPr>
        <w:tc>
          <w:tcPr>
            <w:tcW w:w="454" w:type="pct"/>
            <w:shd w:val="clear" w:color="auto" w:fill="auto"/>
            <w:noWrap/>
            <w:vAlign w:val="center"/>
            <w:hideMark/>
          </w:tcPr>
          <w:p w14:paraId="0706086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53 </w:t>
            </w:r>
          </w:p>
        </w:tc>
        <w:tc>
          <w:tcPr>
            <w:tcW w:w="909" w:type="pct"/>
            <w:shd w:val="clear" w:color="auto" w:fill="auto"/>
            <w:noWrap/>
            <w:vAlign w:val="center"/>
            <w:hideMark/>
          </w:tcPr>
          <w:p w14:paraId="0D7C82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17/05/24</w:t>
            </w:r>
          </w:p>
        </w:tc>
        <w:tc>
          <w:tcPr>
            <w:tcW w:w="909" w:type="pct"/>
            <w:shd w:val="clear" w:color="auto" w:fill="auto"/>
            <w:noWrap/>
            <w:vAlign w:val="center"/>
            <w:hideMark/>
          </w:tcPr>
          <w:p w14:paraId="7CAB10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17/05/24</w:t>
            </w:r>
          </w:p>
        </w:tc>
        <w:tc>
          <w:tcPr>
            <w:tcW w:w="909" w:type="pct"/>
            <w:shd w:val="clear" w:color="auto" w:fill="auto"/>
            <w:noWrap/>
            <w:vAlign w:val="center"/>
            <w:hideMark/>
          </w:tcPr>
          <w:p w14:paraId="4995C4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A279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117CA3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0,602215%</w:t>
            </w:r>
          </w:p>
        </w:tc>
      </w:tr>
      <w:tr w:rsidR="009514FB" w:rsidRPr="00A95988" w14:paraId="6BA92718" w14:textId="77777777" w:rsidTr="000104AF">
        <w:trPr>
          <w:trHeight w:val="225"/>
        </w:trPr>
        <w:tc>
          <w:tcPr>
            <w:tcW w:w="454" w:type="pct"/>
            <w:shd w:val="clear" w:color="auto" w:fill="auto"/>
            <w:noWrap/>
            <w:vAlign w:val="center"/>
            <w:hideMark/>
          </w:tcPr>
          <w:p w14:paraId="3503700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54 </w:t>
            </w:r>
          </w:p>
        </w:tc>
        <w:tc>
          <w:tcPr>
            <w:tcW w:w="909" w:type="pct"/>
            <w:shd w:val="clear" w:color="auto" w:fill="auto"/>
            <w:noWrap/>
            <w:vAlign w:val="center"/>
            <w:hideMark/>
          </w:tcPr>
          <w:p w14:paraId="5FEEB8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17/06/24</w:t>
            </w:r>
          </w:p>
        </w:tc>
        <w:tc>
          <w:tcPr>
            <w:tcW w:w="909" w:type="pct"/>
            <w:shd w:val="clear" w:color="auto" w:fill="auto"/>
            <w:noWrap/>
            <w:vAlign w:val="center"/>
            <w:hideMark/>
          </w:tcPr>
          <w:p w14:paraId="64348A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17/06/24</w:t>
            </w:r>
          </w:p>
        </w:tc>
        <w:tc>
          <w:tcPr>
            <w:tcW w:w="909" w:type="pct"/>
            <w:shd w:val="clear" w:color="auto" w:fill="auto"/>
            <w:noWrap/>
            <w:vAlign w:val="center"/>
            <w:hideMark/>
          </w:tcPr>
          <w:p w14:paraId="4E9F3A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820D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4A54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0,594833%</w:t>
            </w:r>
          </w:p>
        </w:tc>
      </w:tr>
      <w:tr w:rsidR="009514FB" w:rsidRPr="00A95988" w14:paraId="1E6E9808" w14:textId="77777777" w:rsidTr="000104AF">
        <w:trPr>
          <w:trHeight w:val="225"/>
        </w:trPr>
        <w:tc>
          <w:tcPr>
            <w:tcW w:w="454" w:type="pct"/>
            <w:shd w:val="clear" w:color="auto" w:fill="auto"/>
            <w:noWrap/>
            <w:vAlign w:val="center"/>
            <w:hideMark/>
          </w:tcPr>
          <w:p w14:paraId="534DAE7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55 </w:t>
            </w:r>
          </w:p>
        </w:tc>
        <w:tc>
          <w:tcPr>
            <w:tcW w:w="909" w:type="pct"/>
            <w:shd w:val="clear" w:color="auto" w:fill="auto"/>
            <w:noWrap/>
            <w:vAlign w:val="center"/>
            <w:hideMark/>
          </w:tcPr>
          <w:p w14:paraId="662BEB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17/07/24</w:t>
            </w:r>
          </w:p>
        </w:tc>
        <w:tc>
          <w:tcPr>
            <w:tcW w:w="909" w:type="pct"/>
            <w:shd w:val="clear" w:color="auto" w:fill="auto"/>
            <w:noWrap/>
            <w:vAlign w:val="center"/>
            <w:hideMark/>
          </w:tcPr>
          <w:p w14:paraId="3DF5305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17/07/24</w:t>
            </w:r>
          </w:p>
        </w:tc>
        <w:tc>
          <w:tcPr>
            <w:tcW w:w="909" w:type="pct"/>
            <w:shd w:val="clear" w:color="auto" w:fill="auto"/>
            <w:noWrap/>
            <w:vAlign w:val="center"/>
            <w:hideMark/>
          </w:tcPr>
          <w:p w14:paraId="024B3F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BC0EB0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305BE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0,614362%</w:t>
            </w:r>
          </w:p>
        </w:tc>
      </w:tr>
      <w:tr w:rsidR="009514FB" w:rsidRPr="00A95988" w14:paraId="012F4562" w14:textId="77777777" w:rsidTr="000104AF">
        <w:trPr>
          <w:trHeight w:val="225"/>
        </w:trPr>
        <w:tc>
          <w:tcPr>
            <w:tcW w:w="454" w:type="pct"/>
            <w:shd w:val="clear" w:color="auto" w:fill="auto"/>
            <w:noWrap/>
            <w:vAlign w:val="center"/>
            <w:hideMark/>
          </w:tcPr>
          <w:p w14:paraId="13CB1C3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56 </w:t>
            </w:r>
          </w:p>
        </w:tc>
        <w:tc>
          <w:tcPr>
            <w:tcW w:w="909" w:type="pct"/>
            <w:shd w:val="clear" w:color="auto" w:fill="auto"/>
            <w:noWrap/>
            <w:vAlign w:val="center"/>
            <w:hideMark/>
          </w:tcPr>
          <w:p w14:paraId="72060B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19/08/24</w:t>
            </w:r>
          </w:p>
        </w:tc>
        <w:tc>
          <w:tcPr>
            <w:tcW w:w="909" w:type="pct"/>
            <w:shd w:val="clear" w:color="auto" w:fill="auto"/>
            <w:noWrap/>
            <w:vAlign w:val="center"/>
            <w:hideMark/>
          </w:tcPr>
          <w:p w14:paraId="6CE1C2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19/08/24</w:t>
            </w:r>
          </w:p>
        </w:tc>
        <w:tc>
          <w:tcPr>
            <w:tcW w:w="909" w:type="pct"/>
            <w:shd w:val="clear" w:color="auto" w:fill="auto"/>
            <w:noWrap/>
            <w:vAlign w:val="center"/>
            <w:hideMark/>
          </w:tcPr>
          <w:p w14:paraId="2C024D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F6925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C059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0,580222%</w:t>
            </w:r>
          </w:p>
        </w:tc>
      </w:tr>
      <w:tr w:rsidR="009514FB" w:rsidRPr="00A95988" w14:paraId="5C7A951E" w14:textId="77777777" w:rsidTr="000104AF">
        <w:trPr>
          <w:trHeight w:val="210"/>
        </w:trPr>
        <w:tc>
          <w:tcPr>
            <w:tcW w:w="454" w:type="pct"/>
            <w:shd w:val="clear" w:color="auto" w:fill="auto"/>
            <w:noWrap/>
            <w:vAlign w:val="center"/>
            <w:hideMark/>
          </w:tcPr>
          <w:p w14:paraId="0D85629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57 </w:t>
            </w:r>
          </w:p>
        </w:tc>
        <w:tc>
          <w:tcPr>
            <w:tcW w:w="909" w:type="pct"/>
            <w:shd w:val="clear" w:color="auto" w:fill="auto"/>
            <w:noWrap/>
            <w:vAlign w:val="center"/>
            <w:hideMark/>
          </w:tcPr>
          <w:p w14:paraId="512533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17/09/24</w:t>
            </w:r>
          </w:p>
        </w:tc>
        <w:tc>
          <w:tcPr>
            <w:tcW w:w="909" w:type="pct"/>
            <w:shd w:val="clear" w:color="auto" w:fill="auto"/>
            <w:noWrap/>
            <w:vAlign w:val="center"/>
            <w:hideMark/>
          </w:tcPr>
          <w:p w14:paraId="1B251F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17/09/24</w:t>
            </w:r>
          </w:p>
        </w:tc>
        <w:tc>
          <w:tcPr>
            <w:tcW w:w="909" w:type="pct"/>
            <w:shd w:val="clear" w:color="auto" w:fill="auto"/>
            <w:noWrap/>
            <w:vAlign w:val="center"/>
            <w:hideMark/>
          </w:tcPr>
          <w:p w14:paraId="7A385C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F4F28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ACB18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0,640104%</w:t>
            </w:r>
          </w:p>
        </w:tc>
      </w:tr>
      <w:tr w:rsidR="009514FB" w:rsidRPr="00A95988" w14:paraId="31EABAB9" w14:textId="77777777" w:rsidTr="000104AF">
        <w:trPr>
          <w:trHeight w:val="225"/>
        </w:trPr>
        <w:tc>
          <w:tcPr>
            <w:tcW w:w="454" w:type="pct"/>
            <w:shd w:val="clear" w:color="auto" w:fill="auto"/>
            <w:noWrap/>
            <w:vAlign w:val="center"/>
            <w:hideMark/>
          </w:tcPr>
          <w:p w14:paraId="65B7984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58 </w:t>
            </w:r>
          </w:p>
        </w:tc>
        <w:tc>
          <w:tcPr>
            <w:tcW w:w="909" w:type="pct"/>
            <w:shd w:val="clear" w:color="auto" w:fill="auto"/>
            <w:noWrap/>
            <w:vAlign w:val="center"/>
            <w:hideMark/>
          </w:tcPr>
          <w:p w14:paraId="4F5AE49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17/10/24</w:t>
            </w:r>
          </w:p>
        </w:tc>
        <w:tc>
          <w:tcPr>
            <w:tcW w:w="909" w:type="pct"/>
            <w:shd w:val="clear" w:color="auto" w:fill="auto"/>
            <w:noWrap/>
            <w:vAlign w:val="center"/>
            <w:hideMark/>
          </w:tcPr>
          <w:p w14:paraId="6CFF6E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17/10/24</w:t>
            </w:r>
          </w:p>
        </w:tc>
        <w:tc>
          <w:tcPr>
            <w:tcW w:w="909" w:type="pct"/>
            <w:shd w:val="clear" w:color="auto" w:fill="auto"/>
            <w:noWrap/>
            <w:vAlign w:val="center"/>
            <w:hideMark/>
          </w:tcPr>
          <w:p w14:paraId="1E4517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B90FB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40F16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0,633266%</w:t>
            </w:r>
          </w:p>
        </w:tc>
      </w:tr>
      <w:tr w:rsidR="009514FB" w:rsidRPr="00A95988" w14:paraId="415F0672" w14:textId="77777777" w:rsidTr="000104AF">
        <w:trPr>
          <w:trHeight w:val="225"/>
        </w:trPr>
        <w:tc>
          <w:tcPr>
            <w:tcW w:w="454" w:type="pct"/>
            <w:shd w:val="clear" w:color="auto" w:fill="auto"/>
            <w:noWrap/>
            <w:vAlign w:val="center"/>
            <w:hideMark/>
          </w:tcPr>
          <w:p w14:paraId="150A158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59 </w:t>
            </w:r>
          </w:p>
        </w:tc>
        <w:tc>
          <w:tcPr>
            <w:tcW w:w="909" w:type="pct"/>
            <w:shd w:val="clear" w:color="auto" w:fill="auto"/>
            <w:noWrap/>
            <w:vAlign w:val="center"/>
            <w:hideMark/>
          </w:tcPr>
          <w:p w14:paraId="3EE909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18/11/24</w:t>
            </w:r>
          </w:p>
        </w:tc>
        <w:tc>
          <w:tcPr>
            <w:tcW w:w="909" w:type="pct"/>
            <w:shd w:val="clear" w:color="auto" w:fill="auto"/>
            <w:noWrap/>
            <w:vAlign w:val="center"/>
            <w:hideMark/>
          </w:tcPr>
          <w:p w14:paraId="0D29DF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18/11/24</w:t>
            </w:r>
          </w:p>
        </w:tc>
        <w:tc>
          <w:tcPr>
            <w:tcW w:w="909" w:type="pct"/>
            <w:shd w:val="clear" w:color="auto" w:fill="auto"/>
            <w:noWrap/>
            <w:vAlign w:val="center"/>
            <w:hideMark/>
          </w:tcPr>
          <w:p w14:paraId="1A807AD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F63C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A6CF7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0,612920%</w:t>
            </w:r>
          </w:p>
        </w:tc>
      </w:tr>
      <w:tr w:rsidR="009514FB" w:rsidRPr="00A95988" w14:paraId="34A05872" w14:textId="77777777" w:rsidTr="000104AF">
        <w:trPr>
          <w:trHeight w:val="225"/>
        </w:trPr>
        <w:tc>
          <w:tcPr>
            <w:tcW w:w="454" w:type="pct"/>
            <w:shd w:val="clear" w:color="auto" w:fill="auto"/>
            <w:noWrap/>
            <w:vAlign w:val="center"/>
            <w:hideMark/>
          </w:tcPr>
          <w:p w14:paraId="7587187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60 </w:t>
            </w:r>
          </w:p>
        </w:tc>
        <w:tc>
          <w:tcPr>
            <w:tcW w:w="909" w:type="pct"/>
            <w:shd w:val="clear" w:color="auto" w:fill="auto"/>
            <w:noWrap/>
            <w:vAlign w:val="center"/>
            <w:hideMark/>
          </w:tcPr>
          <w:p w14:paraId="5AC2209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17/12/24</w:t>
            </w:r>
          </w:p>
        </w:tc>
        <w:tc>
          <w:tcPr>
            <w:tcW w:w="909" w:type="pct"/>
            <w:shd w:val="clear" w:color="auto" w:fill="auto"/>
            <w:noWrap/>
            <w:vAlign w:val="center"/>
            <w:hideMark/>
          </w:tcPr>
          <w:p w14:paraId="646809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17/12/24</w:t>
            </w:r>
          </w:p>
        </w:tc>
        <w:tc>
          <w:tcPr>
            <w:tcW w:w="909" w:type="pct"/>
            <w:shd w:val="clear" w:color="auto" w:fill="auto"/>
            <w:noWrap/>
            <w:vAlign w:val="center"/>
            <w:hideMark/>
          </w:tcPr>
          <w:p w14:paraId="063048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55F53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523AC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0,659781%</w:t>
            </w:r>
          </w:p>
        </w:tc>
      </w:tr>
      <w:tr w:rsidR="009514FB" w:rsidRPr="00A95988" w14:paraId="70F2BA69" w14:textId="77777777" w:rsidTr="000104AF">
        <w:trPr>
          <w:trHeight w:val="225"/>
        </w:trPr>
        <w:tc>
          <w:tcPr>
            <w:tcW w:w="454" w:type="pct"/>
            <w:shd w:val="clear" w:color="auto" w:fill="auto"/>
            <w:noWrap/>
            <w:vAlign w:val="center"/>
            <w:hideMark/>
          </w:tcPr>
          <w:p w14:paraId="066DED7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61 </w:t>
            </w:r>
          </w:p>
        </w:tc>
        <w:tc>
          <w:tcPr>
            <w:tcW w:w="909" w:type="pct"/>
            <w:shd w:val="clear" w:color="auto" w:fill="auto"/>
            <w:noWrap/>
            <w:vAlign w:val="center"/>
            <w:hideMark/>
          </w:tcPr>
          <w:p w14:paraId="423C0F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17/01/25</w:t>
            </w:r>
          </w:p>
        </w:tc>
        <w:tc>
          <w:tcPr>
            <w:tcW w:w="909" w:type="pct"/>
            <w:shd w:val="clear" w:color="auto" w:fill="auto"/>
            <w:noWrap/>
            <w:vAlign w:val="center"/>
            <w:hideMark/>
          </w:tcPr>
          <w:p w14:paraId="152D70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17/01/25</w:t>
            </w:r>
          </w:p>
        </w:tc>
        <w:tc>
          <w:tcPr>
            <w:tcW w:w="909" w:type="pct"/>
            <w:shd w:val="clear" w:color="auto" w:fill="auto"/>
            <w:noWrap/>
            <w:vAlign w:val="center"/>
            <w:hideMark/>
          </w:tcPr>
          <w:p w14:paraId="0B4E88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EDF15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4479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0,639804%</w:t>
            </w:r>
          </w:p>
        </w:tc>
      </w:tr>
      <w:tr w:rsidR="009514FB" w:rsidRPr="00A95988" w14:paraId="32E22F4F" w14:textId="77777777" w:rsidTr="000104AF">
        <w:trPr>
          <w:trHeight w:val="225"/>
        </w:trPr>
        <w:tc>
          <w:tcPr>
            <w:tcW w:w="454" w:type="pct"/>
            <w:shd w:val="clear" w:color="auto" w:fill="auto"/>
            <w:noWrap/>
            <w:vAlign w:val="center"/>
            <w:hideMark/>
          </w:tcPr>
          <w:p w14:paraId="2AE6455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62 </w:t>
            </w:r>
          </w:p>
        </w:tc>
        <w:tc>
          <w:tcPr>
            <w:tcW w:w="909" w:type="pct"/>
            <w:shd w:val="clear" w:color="auto" w:fill="auto"/>
            <w:noWrap/>
            <w:vAlign w:val="center"/>
            <w:hideMark/>
          </w:tcPr>
          <w:p w14:paraId="5EFF8D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17/02/25</w:t>
            </w:r>
          </w:p>
        </w:tc>
        <w:tc>
          <w:tcPr>
            <w:tcW w:w="909" w:type="pct"/>
            <w:shd w:val="clear" w:color="auto" w:fill="auto"/>
            <w:noWrap/>
            <w:vAlign w:val="center"/>
            <w:hideMark/>
          </w:tcPr>
          <w:p w14:paraId="0CE802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17/02/25</w:t>
            </w:r>
          </w:p>
        </w:tc>
        <w:tc>
          <w:tcPr>
            <w:tcW w:w="909" w:type="pct"/>
            <w:shd w:val="clear" w:color="auto" w:fill="auto"/>
            <w:noWrap/>
            <w:vAlign w:val="center"/>
            <w:hideMark/>
          </w:tcPr>
          <w:p w14:paraId="3BBE1C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767704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64B53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0,646608%</w:t>
            </w:r>
          </w:p>
        </w:tc>
      </w:tr>
      <w:tr w:rsidR="009514FB" w:rsidRPr="00A95988" w14:paraId="26F39FBE" w14:textId="77777777" w:rsidTr="000104AF">
        <w:trPr>
          <w:trHeight w:val="225"/>
        </w:trPr>
        <w:tc>
          <w:tcPr>
            <w:tcW w:w="454" w:type="pct"/>
            <w:shd w:val="clear" w:color="auto" w:fill="auto"/>
            <w:noWrap/>
            <w:vAlign w:val="center"/>
            <w:hideMark/>
          </w:tcPr>
          <w:p w14:paraId="2A3DC31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63 </w:t>
            </w:r>
          </w:p>
        </w:tc>
        <w:tc>
          <w:tcPr>
            <w:tcW w:w="909" w:type="pct"/>
            <w:shd w:val="clear" w:color="auto" w:fill="auto"/>
            <w:noWrap/>
            <w:vAlign w:val="center"/>
            <w:hideMark/>
          </w:tcPr>
          <w:p w14:paraId="1E7217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17/03/25</w:t>
            </w:r>
          </w:p>
        </w:tc>
        <w:tc>
          <w:tcPr>
            <w:tcW w:w="909" w:type="pct"/>
            <w:shd w:val="clear" w:color="auto" w:fill="auto"/>
            <w:noWrap/>
            <w:vAlign w:val="center"/>
            <w:hideMark/>
          </w:tcPr>
          <w:p w14:paraId="19FF7A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17/03/25</w:t>
            </w:r>
          </w:p>
        </w:tc>
        <w:tc>
          <w:tcPr>
            <w:tcW w:w="909" w:type="pct"/>
            <w:shd w:val="clear" w:color="auto" w:fill="auto"/>
            <w:noWrap/>
            <w:vAlign w:val="center"/>
            <w:hideMark/>
          </w:tcPr>
          <w:p w14:paraId="7919FC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E86C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389C2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0,693951%</w:t>
            </w:r>
          </w:p>
        </w:tc>
      </w:tr>
      <w:tr w:rsidR="009514FB" w:rsidRPr="00A95988" w14:paraId="605AED4A" w14:textId="77777777" w:rsidTr="000104AF">
        <w:trPr>
          <w:trHeight w:val="225"/>
        </w:trPr>
        <w:tc>
          <w:tcPr>
            <w:tcW w:w="454" w:type="pct"/>
            <w:shd w:val="clear" w:color="auto" w:fill="auto"/>
            <w:noWrap/>
            <w:vAlign w:val="center"/>
            <w:hideMark/>
          </w:tcPr>
          <w:p w14:paraId="6B4409F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64 </w:t>
            </w:r>
          </w:p>
        </w:tc>
        <w:tc>
          <w:tcPr>
            <w:tcW w:w="909" w:type="pct"/>
            <w:shd w:val="clear" w:color="auto" w:fill="auto"/>
            <w:noWrap/>
            <w:vAlign w:val="center"/>
            <w:hideMark/>
          </w:tcPr>
          <w:p w14:paraId="2C3E858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17/04/25</w:t>
            </w:r>
          </w:p>
        </w:tc>
        <w:tc>
          <w:tcPr>
            <w:tcW w:w="909" w:type="pct"/>
            <w:shd w:val="clear" w:color="auto" w:fill="auto"/>
            <w:noWrap/>
            <w:vAlign w:val="center"/>
            <w:hideMark/>
          </w:tcPr>
          <w:p w14:paraId="75951B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17/04/25</w:t>
            </w:r>
          </w:p>
        </w:tc>
        <w:tc>
          <w:tcPr>
            <w:tcW w:w="909" w:type="pct"/>
            <w:shd w:val="clear" w:color="auto" w:fill="auto"/>
            <w:noWrap/>
            <w:vAlign w:val="center"/>
            <w:hideMark/>
          </w:tcPr>
          <w:p w14:paraId="745A60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A36B97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07700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0,661010%</w:t>
            </w:r>
          </w:p>
        </w:tc>
      </w:tr>
      <w:tr w:rsidR="009514FB" w:rsidRPr="00A95988" w14:paraId="1A62BC2D" w14:textId="77777777" w:rsidTr="000104AF">
        <w:trPr>
          <w:trHeight w:val="225"/>
        </w:trPr>
        <w:tc>
          <w:tcPr>
            <w:tcW w:w="454" w:type="pct"/>
            <w:shd w:val="clear" w:color="auto" w:fill="auto"/>
            <w:noWrap/>
            <w:vAlign w:val="center"/>
            <w:hideMark/>
          </w:tcPr>
          <w:p w14:paraId="1B4E11F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65 </w:t>
            </w:r>
          </w:p>
        </w:tc>
        <w:tc>
          <w:tcPr>
            <w:tcW w:w="909" w:type="pct"/>
            <w:shd w:val="clear" w:color="auto" w:fill="auto"/>
            <w:noWrap/>
            <w:vAlign w:val="center"/>
            <w:hideMark/>
          </w:tcPr>
          <w:p w14:paraId="1D1401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19/05/25</w:t>
            </w:r>
          </w:p>
        </w:tc>
        <w:tc>
          <w:tcPr>
            <w:tcW w:w="909" w:type="pct"/>
            <w:shd w:val="clear" w:color="auto" w:fill="auto"/>
            <w:noWrap/>
            <w:vAlign w:val="center"/>
            <w:hideMark/>
          </w:tcPr>
          <w:p w14:paraId="2390441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19/05/25</w:t>
            </w:r>
          </w:p>
        </w:tc>
        <w:tc>
          <w:tcPr>
            <w:tcW w:w="909" w:type="pct"/>
            <w:shd w:val="clear" w:color="auto" w:fill="auto"/>
            <w:noWrap/>
            <w:vAlign w:val="center"/>
            <w:hideMark/>
          </w:tcPr>
          <w:p w14:paraId="70916A8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B0385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46D91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0,654705%</w:t>
            </w:r>
          </w:p>
        </w:tc>
      </w:tr>
      <w:tr w:rsidR="009514FB" w:rsidRPr="00A95988" w14:paraId="68F716DB" w14:textId="77777777" w:rsidTr="000104AF">
        <w:trPr>
          <w:trHeight w:val="225"/>
        </w:trPr>
        <w:tc>
          <w:tcPr>
            <w:tcW w:w="454" w:type="pct"/>
            <w:shd w:val="clear" w:color="auto" w:fill="auto"/>
            <w:noWrap/>
            <w:vAlign w:val="center"/>
            <w:hideMark/>
          </w:tcPr>
          <w:p w14:paraId="58D9C80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66 </w:t>
            </w:r>
          </w:p>
        </w:tc>
        <w:tc>
          <w:tcPr>
            <w:tcW w:w="909" w:type="pct"/>
            <w:shd w:val="clear" w:color="auto" w:fill="auto"/>
            <w:noWrap/>
            <w:vAlign w:val="center"/>
            <w:hideMark/>
          </w:tcPr>
          <w:p w14:paraId="35DB07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17/06/25</w:t>
            </w:r>
          </w:p>
        </w:tc>
        <w:tc>
          <w:tcPr>
            <w:tcW w:w="909" w:type="pct"/>
            <w:shd w:val="clear" w:color="auto" w:fill="auto"/>
            <w:noWrap/>
            <w:vAlign w:val="center"/>
            <w:hideMark/>
          </w:tcPr>
          <w:p w14:paraId="2EC49FA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17/06/25</w:t>
            </w:r>
          </w:p>
        </w:tc>
        <w:tc>
          <w:tcPr>
            <w:tcW w:w="909" w:type="pct"/>
            <w:shd w:val="clear" w:color="auto" w:fill="auto"/>
            <w:noWrap/>
            <w:vAlign w:val="center"/>
            <w:hideMark/>
          </w:tcPr>
          <w:p w14:paraId="482E64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6CA97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1530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0,702282%</w:t>
            </w:r>
          </w:p>
        </w:tc>
      </w:tr>
      <w:tr w:rsidR="009514FB" w:rsidRPr="00A95988" w14:paraId="4BD555F5" w14:textId="77777777" w:rsidTr="000104AF">
        <w:trPr>
          <w:trHeight w:val="225"/>
        </w:trPr>
        <w:tc>
          <w:tcPr>
            <w:tcW w:w="454" w:type="pct"/>
            <w:shd w:val="clear" w:color="auto" w:fill="auto"/>
            <w:noWrap/>
            <w:vAlign w:val="center"/>
            <w:hideMark/>
          </w:tcPr>
          <w:p w14:paraId="6A34BA4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67 </w:t>
            </w:r>
          </w:p>
        </w:tc>
        <w:tc>
          <w:tcPr>
            <w:tcW w:w="909" w:type="pct"/>
            <w:shd w:val="clear" w:color="auto" w:fill="auto"/>
            <w:noWrap/>
            <w:vAlign w:val="center"/>
            <w:hideMark/>
          </w:tcPr>
          <w:p w14:paraId="03DA42A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17/07/25</w:t>
            </w:r>
          </w:p>
        </w:tc>
        <w:tc>
          <w:tcPr>
            <w:tcW w:w="909" w:type="pct"/>
            <w:shd w:val="clear" w:color="auto" w:fill="auto"/>
            <w:noWrap/>
            <w:vAlign w:val="center"/>
            <w:hideMark/>
          </w:tcPr>
          <w:p w14:paraId="673AED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17/07/25</w:t>
            </w:r>
          </w:p>
        </w:tc>
        <w:tc>
          <w:tcPr>
            <w:tcW w:w="909" w:type="pct"/>
            <w:shd w:val="clear" w:color="auto" w:fill="auto"/>
            <w:noWrap/>
            <w:vAlign w:val="center"/>
            <w:hideMark/>
          </w:tcPr>
          <w:p w14:paraId="5AB0B8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897EE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7B87E6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0,696533%</w:t>
            </w:r>
          </w:p>
        </w:tc>
      </w:tr>
      <w:tr w:rsidR="009514FB" w:rsidRPr="00A95988" w14:paraId="39C754FD" w14:textId="77777777" w:rsidTr="000104AF">
        <w:trPr>
          <w:trHeight w:val="225"/>
        </w:trPr>
        <w:tc>
          <w:tcPr>
            <w:tcW w:w="454" w:type="pct"/>
            <w:shd w:val="clear" w:color="auto" w:fill="auto"/>
            <w:noWrap/>
            <w:vAlign w:val="center"/>
            <w:hideMark/>
          </w:tcPr>
          <w:p w14:paraId="524F887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68 </w:t>
            </w:r>
          </w:p>
        </w:tc>
        <w:tc>
          <w:tcPr>
            <w:tcW w:w="909" w:type="pct"/>
            <w:shd w:val="clear" w:color="auto" w:fill="auto"/>
            <w:noWrap/>
            <w:vAlign w:val="center"/>
            <w:hideMark/>
          </w:tcPr>
          <w:p w14:paraId="503356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18/08/25</w:t>
            </w:r>
          </w:p>
        </w:tc>
        <w:tc>
          <w:tcPr>
            <w:tcW w:w="909" w:type="pct"/>
            <w:shd w:val="clear" w:color="auto" w:fill="auto"/>
            <w:noWrap/>
            <w:vAlign w:val="center"/>
            <w:hideMark/>
          </w:tcPr>
          <w:p w14:paraId="5C7A527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18/08/25</w:t>
            </w:r>
          </w:p>
        </w:tc>
        <w:tc>
          <w:tcPr>
            <w:tcW w:w="909" w:type="pct"/>
            <w:shd w:val="clear" w:color="auto" w:fill="auto"/>
            <w:noWrap/>
            <w:vAlign w:val="center"/>
            <w:hideMark/>
          </w:tcPr>
          <w:p w14:paraId="5BB9D2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2BC39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9F5E7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0,677296%</w:t>
            </w:r>
          </w:p>
        </w:tc>
      </w:tr>
      <w:tr w:rsidR="009514FB" w:rsidRPr="00A95988" w14:paraId="3AFE8CD7" w14:textId="77777777" w:rsidTr="000104AF">
        <w:trPr>
          <w:trHeight w:val="225"/>
        </w:trPr>
        <w:tc>
          <w:tcPr>
            <w:tcW w:w="454" w:type="pct"/>
            <w:shd w:val="clear" w:color="auto" w:fill="auto"/>
            <w:noWrap/>
            <w:vAlign w:val="center"/>
            <w:hideMark/>
          </w:tcPr>
          <w:p w14:paraId="2F1441E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69 </w:t>
            </w:r>
          </w:p>
        </w:tc>
        <w:tc>
          <w:tcPr>
            <w:tcW w:w="909" w:type="pct"/>
            <w:shd w:val="clear" w:color="auto" w:fill="auto"/>
            <w:noWrap/>
            <w:vAlign w:val="center"/>
            <w:hideMark/>
          </w:tcPr>
          <w:p w14:paraId="3730D0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17/09/25</w:t>
            </w:r>
          </w:p>
        </w:tc>
        <w:tc>
          <w:tcPr>
            <w:tcW w:w="909" w:type="pct"/>
            <w:shd w:val="clear" w:color="auto" w:fill="auto"/>
            <w:noWrap/>
            <w:vAlign w:val="center"/>
            <w:hideMark/>
          </w:tcPr>
          <w:p w14:paraId="66BB7D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17/09/25</w:t>
            </w:r>
          </w:p>
        </w:tc>
        <w:tc>
          <w:tcPr>
            <w:tcW w:w="909" w:type="pct"/>
            <w:shd w:val="clear" w:color="auto" w:fill="auto"/>
            <w:noWrap/>
            <w:vAlign w:val="center"/>
            <w:hideMark/>
          </w:tcPr>
          <w:p w14:paraId="41DC40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AECAA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1A1E5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0,711802%</w:t>
            </w:r>
          </w:p>
        </w:tc>
      </w:tr>
      <w:tr w:rsidR="009514FB" w:rsidRPr="00A95988" w14:paraId="365509EF" w14:textId="77777777" w:rsidTr="000104AF">
        <w:trPr>
          <w:trHeight w:val="225"/>
        </w:trPr>
        <w:tc>
          <w:tcPr>
            <w:tcW w:w="454" w:type="pct"/>
            <w:shd w:val="clear" w:color="auto" w:fill="auto"/>
            <w:noWrap/>
            <w:vAlign w:val="center"/>
            <w:hideMark/>
          </w:tcPr>
          <w:p w14:paraId="526DE27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70 </w:t>
            </w:r>
          </w:p>
        </w:tc>
        <w:tc>
          <w:tcPr>
            <w:tcW w:w="909" w:type="pct"/>
            <w:shd w:val="clear" w:color="auto" w:fill="auto"/>
            <w:noWrap/>
            <w:vAlign w:val="center"/>
            <w:hideMark/>
          </w:tcPr>
          <w:p w14:paraId="5C966D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17/10/25</w:t>
            </w:r>
          </w:p>
        </w:tc>
        <w:tc>
          <w:tcPr>
            <w:tcW w:w="909" w:type="pct"/>
            <w:shd w:val="clear" w:color="auto" w:fill="auto"/>
            <w:noWrap/>
            <w:vAlign w:val="center"/>
            <w:hideMark/>
          </w:tcPr>
          <w:p w14:paraId="12008CD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17/10/25</w:t>
            </w:r>
          </w:p>
        </w:tc>
        <w:tc>
          <w:tcPr>
            <w:tcW w:w="909" w:type="pct"/>
            <w:shd w:val="clear" w:color="auto" w:fill="auto"/>
            <w:noWrap/>
            <w:vAlign w:val="center"/>
            <w:hideMark/>
          </w:tcPr>
          <w:p w14:paraId="3A274B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08B26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55DB0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0,719797%</w:t>
            </w:r>
          </w:p>
        </w:tc>
      </w:tr>
      <w:tr w:rsidR="009514FB" w:rsidRPr="00A95988" w14:paraId="168B0428" w14:textId="77777777" w:rsidTr="000104AF">
        <w:trPr>
          <w:trHeight w:val="225"/>
        </w:trPr>
        <w:tc>
          <w:tcPr>
            <w:tcW w:w="454" w:type="pct"/>
            <w:shd w:val="clear" w:color="auto" w:fill="auto"/>
            <w:noWrap/>
            <w:vAlign w:val="center"/>
            <w:hideMark/>
          </w:tcPr>
          <w:p w14:paraId="776ADEA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71 </w:t>
            </w:r>
          </w:p>
        </w:tc>
        <w:tc>
          <w:tcPr>
            <w:tcW w:w="909" w:type="pct"/>
            <w:shd w:val="clear" w:color="auto" w:fill="auto"/>
            <w:noWrap/>
            <w:vAlign w:val="center"/>
            <w:hideMark/>
          </w:tcPr>
          <w:p w14:paraId="59EC9BC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17/11/25</w:t>
            </w:r>
          </w:p>
        </w:tc>
        <w:tc>
          <w:tcPr>
            <w:tcW w:w="909" w:type="pct"/>
            <w:shd w:val="clear" w:color="auto" w:fill="auto"/>
            <w:noWrap/>
            <w:vAlign w:val="center"/>
            <w:hideMark/>
          </w:tcPr>
          <w:p w14:paraId="6521563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17/11/25</w:t>
            </w:r>
          </w:p>
        </w:tc>
        <w:tc>
          <w:tcPr>
            <w:tcW w:w="909" w:type="pct"/>
            <w:shd w:val="clear" w:color="auto" w:fill="auto"/>
            <w:noWrap/>
            <w:vAlign w:val="center"/>
            <w:hideMark/>
          </w:tcPr>
          <w:p w14:paraId="4AF67B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CF6CF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387A9D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0,714465%</w:t>
            </w:r>
          </w:p>
        </w:tc>
      </w:tr>
      <w:tr w:rsidR="009514FB" w:rsidRPr="00A95988" w14:paraId="4CE7B56F" w14:textId="77777777" w:rsidTr="000104AF">
        <w:trPr>
          <w:trHeight w:val="225"/>
        </w:trPr>
        <w:tc>
          <w:tcPr>
            <w:tcW w:w="454" w:type="pct"/>
            <w:shd w:val="clear" w:color="auto" w:fill="auto"/>
            <w:noWrap/>
            <w:vAlign w:val="center"/>
            <w:hideMark/>
          </w:tcPr>
          <w:p w14:paraId="6E2B39B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72 </w:t>
            </w:r>
          </w:p>
        </w:tc>
        <w:tc>
          <w:tcPr>
            <w:tcW w:w="909" w:type="pct"/>
            <w:shd w:val="clear" w:color="auto" w:fill="auto"/>
            <w:noWrap/>
            <w:vAlign w:val="center"/>
            <w:hideMark/>
          </w:tcPr>
          <w:p w14:paraId="0B51EA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17/12/25</w:t>
            </w:r>
          </w:p>
        </w:tc>
        <w:tc>
          <w:tcPr>
            <w:tcW w:w="909" w:type="pct"/>
            <w:shd w:val="clear" w:color="auto" w:fill="auto"/>
            <w:noWrap/>
            <w:vAlign w:val="center"/>
            <w:hideMark/>
          </w:tcPr>
          <w:p w14:paraId="6099A7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17/12/25</w:t>
            </w:r>
          </w:p>
        </w:tc>
        <w:tc>
          <w:tcPr>
            <w:tcW w:w="909" w:type="pct"/>
            <w:shd w:val="clear" w:color="auto" w:fill="auto"/>
            <w:noWrap/>
            <w:vAlign w:val="center"/>
            <w:hideMark/>
          </w:tcPr>
          <w:p w14:paraId="01C5CE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C9CD0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6EEA9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0,736082%</w:t>
            </w:r>
          </w:p>
        </w:tc>
      </w:tr>
      <w:tr w:rsidR="009514FB" w:rsidRPr="00A95988" w14:paraId="6D16EDBD" w14:textId="77777777" w:rsidTr="000104AF">
        <w:trPr>
          <w:trHeight w:val="225"/>
        </w:trPr>
        <w:tc>
          <w:tcPr>
            <w:tcW w:w="454" w:type="pct"/>
            <w:shd w:val="clear" w:color="auto" w:fill="auto"/>
            <w:noWrap/>
            <w:vAlign w:val="center"/>
            <w:hideMark/>
          </w:tcPr>
          <w:p w14:paraId="70284B8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73 </w:t>
            </w:r>
          </w:p>
        </w:tc>
        <w:tc>
          <w:tcPr>
            <w:tcW w:w="909" w:type="pct"/>
            <w:shd w:val="clear" w:color="auto" w:fill="auto"/>
            <w:noWrap/>
            <w:vAlign w:val="center"/>
            <w:hideMark/>
          </w:tcPr>
          <w:p w14:paraId="54E72D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19/01/26</w:t>
            </w:r>
          </w:p>
        </w:tc>
        <w:tc>
          <w:tcPr>
            <w:tcW w:w="909" w:type="pct"/>
            <w:shd w:val="clear" w:color="auto" w:fill="auto"/>
            <w:noWrap/>
            <w:vAlign w:val="center"/>
            <w:hideMark/>
          </w:tcPr>
          <w:p w14:paraId="43BA00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19/01/26</w:t>
            </w:r>
          </w:p>
        </w:tc>
        <w:tc>
          <w:tcPr>
            <w:tcW w:w="909" w:type="pct"/>
            <w:shd w:val="clear" w:color="auto" w:fill="auto"/>
            <w:noWrap/>
            <w:vAlign w:val="center"/>
            <w:hideMark/>
          </w:tcPr>
          <w:p w14:paraId="519F24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387E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F5E3B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0,704100%</w:t>
            </w:r>
          </w:p>
        </w:tc>
      </w:tr>
      <w:tr w:rsidR="009514FB" w:rsidRPr="00A95988" w14:paraId="2D9B36EE" w14:textId="77777777" w:rsidTr="000104AF">
        <w:trPr>
          <w:trHeight w:val="225"/>
        </w:trPr>
        <w:tc>
          <w:tcPr>
            <w:tcW w:w="454" w:type="pct"/>
            <w:shd w:val="clear" w:color="auto" w:fill="auto"/>
            <w:noWrap/>
            <w:vAlign w:val="center"/>
            <w:hideMark/>
          </w:tcPr>
          <w:p w14:paraId="23AB5EE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74 </w:t>
            </w:r>
          </w:p>
        </w:tc>
        <w:tc>
          <w:tcPr>
            <w:tcW w:w="909" w:type="pct"/>
            <w:shd w:val="clear" w:color="auto" w:fill="auto"/>
            <w:noWrap/>
            <w:vAlign w:val="center"/>
            <w:hideMark/>
          </w:tcPr>
          <w:p w14:paraId="0064857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18/02/26</w:t>
            </w:r>
          </w:p>
        </w:tc>
        <w:tc>
          <w:tcPr>
            <w:tcW w:w="909" w:type="pct"/>
            <w:shd w:val="clear" w:color="auto" w:fill="auto"/>
            <w:noWrap/>
            <w:vAlign w:val="center"/>
            <w:hideMark/>
          </w:tcPr>
          <w:p w14:paraId="2B6197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18/02/26</w:t>
            </w:r>
          </w:p>
        </w:tc>
        <w:tc>
          <w:tcPr>
            <w:tcW w:w="909" w:type="pct"/>
            <w:shd w:val="clear" w:color="auto" w:fill="auto"/>
            <w:noWrap/>
            <w:vAlign w:val="center"/>
            <w:hideMark/>
          </w:tcPr>
          <w:p w14:paraId="59EC9F9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B46D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5C97B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0,752672%</w:t>
            </w:r>
          </w:p>
        </w:tc>
      </w:tr>
      <w:tr w:rsidR="009514FB" w:rsidRPr="00A95988" w14:paraId="78D83586" w14:textId="77777777" w:rsidTr="000104AF">
        <w:trPr>
          <w:trHeight w:val="225"/>
        </w:trPr>
        <w:tc>
          <w:tcPr>
            <w:tcW w:w="454" w:type="pct"/>
            <w:shd w:val="clear" w:color="auto" w:fill="auto"/>
            <w:noWrap/>
            <w:vAlign w:val="center"/>
            <w:hideMark/>
          </w:tcPr>
          <w:p w14:paraId="3697051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75 </w:t>
            </w:r>
          </w:p>
        </w:tc>
        <w:tc>
          <w:tcPr>
            <w:tcW w:w="909" w:type="pct"/>
            <w:shd w:val="clear" w:color="auto" w:fill="auto"/>
            <w:noWrap/>
            <w:vAlign w:val="center"/>
            <w:hideMark/>
          </w:tcPr>
          <w:p w14:paraId="5AAAA8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17/03/26</w:t>
            </w:r>
          </w:p>
        </w:tc>
        <w:tc>
          <w:tcPr>
            <w:tcW w:w="909" w:type="pct"/>
            <w:shd w:val="clear" w:color="auto" w:fill="auto"/>
            <w:noWrap/>
            <w:vAlign w:val="center"/>
            <w:hideMark/>
          </w:tcPr>
          <w:p w14:paraId="5FFF02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17/03/26</w:t>
            </w:r>
          </w:p>
        </w:tc>
        <w:tc>
          <w:tcPr>
            <w:tcW w:w="909" w:type="pct"/>
            <w:shd w:val="clear" w:color="auto" w:fill="auto"/>
            <w:noWrap/>
            <w:vAlign w:val="center"/>
            <w:hideMark/>
          </w:tcPr>
          <w:p w14:paraId="5521E0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F9C30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60354C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0,801856%</w:t>
            </w:r>
          </w:p>
        </w:tc>
      </w:tr>
      <w:tr w:rsidR="009514FB" w:rsidRPr="00A95988" w14:paraId="5D6A43B8" w14:textId="77777777" w:rsidTr="000104AF">
        <w:trPr>
          <w:trHeight w:val="225"/>
        </w:trPr>
        <w:tc>
          <w:tcPr>
            <w:tcW w:w="454" w:type="pct"/>
            <w:shd w:val="clear" w:color="auto" w:fill="auto"/>
            <w:noWrap/>
            <w:vAlign w:val="center"/>
            <w:hideMark/>
          </w:tcPr>
          <w:p w14:paraId="198A50C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76 </w:t>
            </w:r>
          </w:p>
        </w:tc>
        <w:tc>
          <w:tcPr>
            <w:tcW w:w="909" w:type="pct"/>
            <w:shd w:val="clear" w:color="auto" w:fill="auto"/>
            <w:noWrap/>
            <w:vAlign w:val="center"/>
            <w:hideMark/>
          </w:tcPr>
          <w:p w14:paraId="6A4A19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17/04/26</w:t>
            </w:r>
          </w:p>
        </w:tc>
        <w:tc>
          <w:tcPr>
            <w:tcW w:w="909" w:type="pct"/>
            <w:shd w:val="clear" w:color="auto" w:fill="auto"/>
            <w:noWrap/>
            <w:vAlign w:val="center"/>
            <w:hideMark/>
          </w:tcPr>
          <w:p w14:paraId="37C694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17/04/26</w:t>
            </w:r>
          </w:p>
        </w:tc>
        <w:tc>
          <w:tcPr>
            <w:tcW w:w="909" w:type="pct"/>
            <w:shd w:val="clear" w:color="auto" w:fill="auto"/>
            <w:noWrap/>
            <w:vAlign w:val="center"/>
            <w:hideMark/>
          </w:tcPr>
          <w:p w14:paraId="5840951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0A575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69280F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0,757380%</w:t>
            </w:r>
          </w:p>
        </w:tc>
      </w:tr>
      <w:tr w:rsidR="009514FB" w:rsidRPr="00A95988" w14:paraId="596CBDC8" w14:textId="77777777" w:rsidTr="000104AF">
        <w:trPr>
          <w:trHeight w:val="225"/>
        </w:trPr>
        <w:tc>
          <w:tcPr>
            <w:tcW w:w="454" w:type="pct"/>
            <w:shd w:val="clear" w:color="auto" w:fill="auto"/>
            <w:noWrap/>
            <w:vAlign w:val="center"/>
            <w:hideMark/>
          </w:tcPr>
          <w:p w14:paraId="50B4C85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77 </w:t>
            </w:r>
          </w:p>
        </w:tc>
        <w:tc>
          <w:tcPr>
            <w:tcW w:w="909" w:type="pct"/>
            <w:shd w:val="clear" w:color="auto" w:fill="auto"/>
            <w:noWrap/>
            <w:vAlign w:val="center"/>
            <w:hideMark/>
          </w:tcPr>
          <w:p w14:paraId="42761A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18/05/26</w:t>
            </w:r>
          </w:p>
        </w:tc>
        <w:tc>
          <w:tcPr>
            <w:tcW w:w="909" w:type="pct"/>
            <w:shd w:val="clear" w:color="auto" w:fill="auto"/>
            <w:noWrap/>
            <w:vAlign w:val="center"/>
            <w:hideMark/>
          </w:tcPr>
          <w:p w14:paraId="47D909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18/05/26</w:t>
            </w:r>
          </w:p>
        </w:tc>
        <w:tc>
          <w:tcPr>
            <w:tcW w:w="909" w:type="pct"/>
            <w:shd w:val="clear" w:color="auto" w:fill="auto"/>
            <w:noWrap/>
            <w:vAlign w:val="center"/>
            <w:hideMark/>
          </w:tcPr>
          <w:p w14:paraId="6C4E329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EF7A2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1FD6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0,766342%</w:t>
            </w:r>
          </w:p>
        </w:tc>
      </w:tr>
      <w:tr w:rsidR="009514FB" w:rsidRPr="00A95988" w14:paraId="26945F21" w14:textId="77777777" w:rsidTr="000104AF">
        <w:trPr>
          <w:trHeight w:val="225"/>
        </w:trPr>
        <w:tc>
          <w:tcPr>
            <w:tcW w:w="454" w:type="pct"/>
            <w:shd w:val="clear" w:color="auto" w:fill="auto"/>
            <w:noWrap/>
            <w:vAlign w:val="center"/>
            <w:hideMark/>
          </w:tcPr>
          <w:p w14:paraId="3BB986E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78 </w:t>
            </w:r>
          </w:p>
        </w:tc>
        <w:tc>
          <w:tcPr>
            <w:tcW w:w="909" w:type="pct"/>
            <w:shd w:val="clear" w:color="auto" w:fill="auto"/>
            <w:noWrap/>
            <w:vAlign w:val="center"/>
            <w:hideMark/>
          </w:tcPr>
          <w:p w14:paraId="577875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17/06/26</w:t>
            </w:r>
          </w:p>
        </w:tc>
        <w:tc>
          <w:tcPr>
            <w:tcW w:w="909" w:type="pct"/>
            <w:shd w:val="clear" w:color="auto" w:fill="auto"/>
            <w:noWrap/>
            <w:vAlign w:val="center"/>
            <w:hideMark/>
          </w:tcPr>
          <w:p w14:paraId="433325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17/06/26</w:t>
            </w:r>
          </w:p>
        </w:tc>
        <w:tc>
          <w:tcPr>
            <w:tcW w:w="909" w:type="pct"/>
            <w:shd w:val="clear" w:color="auto" w:fill="auto"/>
            <w:noWrap/>
            <w:vAlign w:val="center"/>
            <w:hideMark/>
          </w:tcPr>
          <w:p w14:paraId="1C447B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A521A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ACE47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0,788955%</w:t>
            </w:r>
          </w:p>
        </w:tc>
      </w:tr>
      <w:tr w:rsidR="009514FB" w:rsidRPr="00A95988" w14:paraId="628BDD53" w14:textId="77777777" w:rsidTr="000104AF">
        <w:trPr>
          <w:trHeight w:val="225"/>
        </w:trPr>
        <w:tc>
          <w:tcPr>
            <w:tcW w:w="454" w:type="pct"/>
            <w:shd w:val="clear" w:color="auto" w:fill="auto"/>
            <w:noWrap/>
            <w:vAlign w:val="center"/>
            <w:hideMark/>
          </w:tcPr>
          <w:p w14:paraId="25122C2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79 </w:t>
            </w:r>
          </w:p>
        </w:tc>
        <w:tc>
          <w:tcPr>
            <w:tcW w:w="909" w:type="pct"/>
            <w:shd w:val="clear" w:color="auto" w:fill="auto"/>
            <w:noWrap/>
            <w:vAlign w:val="center"/>
            <w:hideMark/>
          </w:tcPr>
          <w:p w14:paraId="4534089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17/07/26</w:t>
            </w:r>
          </w:p>
        </w:tc>
        <w:tc>
          <w:tcPr>
            <w:tcW w:w="909" w:type="pct"/>
            <w:shd w:val="clear" w:color="auto" w:fill="auto"/>
            <w:noWrap/>
            <w:vAlign w:val="center"/>
            <w:hideMark/>
          </w:tcPr>
          <w:p w14:paraId="783971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17/07/26</w:t>
            </w:r>
          </w:p>
        </w:tc>
        <w:tc>
          <w:tcPr>
            <w:tcW w:w="909" w:type="pct"/>
            <w:shd w:val="clear" w:color="auto" w:fill="auto"/>
            <w:noWrap/>
            <w:vAlign w:val="center"/>
            <w:hideMark/>
          </w:tcPr>
          <w:p w14:paraId="4ED557D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99872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85A7D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0,798438%</w:t>
            </w:r>
          </w:p>
        </w:tc>
      </w:tr>
      <w:tr w:rsidR="009514FB" w:rsidRPr="00A95988" w14:paraId="35DA212C" w14:textId="77777777" w:rsidTr="000104AF">
        <w:trPr>
          <w:trHeight w:val="225"/>
        </w:trPr>
        <w:tc>
          <w:tcPr>
            <w:tcW w:w="454" w:type="pct"/>
            <w:shd w:val="clear" w:color="auto" w:fill="auto"/>
            <w:noWrap/>
            <w:vAlign w:val="center"/>
            <w:hideMark/>
          </w:tcPr>
          <w:p w14:paraId="2AB6A19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80 </w:t>
            </w:r>
          </w:p>
        </w:tc>
        <w:tc>
          <w:tcPr>
            <w:tcW w:w="909" w:type="pct"/>
            <w:shd w:val="clear" w:color="auto" w:fill="auto"/>
            <w:noWrap/>
            <w:vAlign w:val="center"/>
            <w:hideMark/>
          </w:tcPr>
          <w:p w14:paraId="3B6272B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17/08/26</w:t>
            </w:r>
          </w:p>
        </w:tc>
        <w:tc>
          <w:tcPr>
            <w:tcW w:w="909" w:type="pct"/>
            <w:shd w:val="clear" w:color="auto" w:fill="auto"/>
            <w:noWrap/>
            <w:vAlign w:val="center"/>
            <w:hideMark/>
          </w:tcPr>
          <w:p w14:paraId="4AD824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17/08/26</w:t>
            </w:r>
          </w:p>
        </w:tc>
        <w:tc>
          <w:tcPr>
            <w:tcW w:w="909" w:type="pct"/>
            <w:shd w:val="clear" w:color="auto" w:fill="auto"/>
            <w:noWrap/>
            <w:vAlign w:val="center"/>
            <w:hideMark/>
          </w:tcPr>
          <w:p w14:paraId="610FA2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CA8F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8DD88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0,794635%</w:t>
            </w:r>
          </w:p>
        </w:tc>
      </w:tr>
      <w:tr w:rsidR="009514FB" w:rsidRPr="00A95988" w14:paraId="6C511856" w14:textId="77777777" w:rsidTr="000104AF">
        <w:trPr>
          <w:trHeight w:val="225"/>
        </w:trPr>
        <w:tc>
          <w:tcPr>
            <w:tcW w:w="454" w:type="pct"/>
            <w:shd w:val="clear" w:color="auto" w:fill="auto"/>
            <w:noWrap/>
            <w:vAlign w:val="center"/>
            <w:hideMark/>
          </w:tcPr>
          <w:p w14:paraId="0C37564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81 </w:t>
            </w:r>
          </w:p>
        </w:tc>
        <w:tc>
          <w:tcPr>
            <w:tcW w:w="909" w:type="pct"/>
            <w:shd w:val="clear" w:color="auto" w:fill="auto"/>
            <w:noWrap/>
            <w:vAlign w:val="center"/>
            <w:hideMark/>
          </w:tcPr>
          <w:p w14:paraId="41F490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17/09/26</w:t>
            </w:r>
          </w:p>
        </w:tc>
        <w:tc>
          <w:tcPr>
            <w:tcW w:w="909" w:type="pct"/>
            <w:shd w:val="clear" w:color="auto" w:fill="auto"/>
            <w:noWrap/>
            <w:vAlign w:val="center"/>
            <w:hideMark/>
          </w:tcPr>
          <w:p w14:paraId="5E61AB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17/09/26</w:t>
            </w:r>
          </w:p>
        </w:tc>
        <w:tc>
          <w:tcPr>
            <w:tcW w:w="909" w:type="pct"/>
            <w:shd w:val="clear" w:color="auto" w:fill="auto"/>
            <w:noWrap/>
            <w:vAlign w:val="center"/>
            <w:hideMark/>
          </w:tcPr>
          <w:p w14:paraId="63F97B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F8BC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574C9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0,804340%</w:t>
            </w:r>
          </w:p>
        </w:tc>
      </w:tr>
      <w:tr w:rsidR="009514FB" w:rsidRPr="00A95988" w14:paraId="1E8948A9" w14:textId="77777777" w:rsidTr="000104AF">
        <w:trPr>
          <w:trHeight w:val="225"/>
        </w:trPr>
        <w:tc>
          <w:tcPr>
            <w:tcW w:w="454" w:type="pct"/>
            <w:shd w:val="clear" w:color="auto" w:fill="auto"/>
            <w:noWrap/>
            <w:vAlign w:val="center"/>
            <w:hideMark/>
          </w:tcPr>
          <w:p w14:paraId="7E1F92A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82 </w:t>
            </w:r>
          </w:p>
        </w:tc>
        <w:tc>
          <w:tcPr>
            <w:tcW w:w="909" w:type="pct"/>
            <w:shd w:val="clear" w:color="auto" w:fill="auto"/>
            <w:noWrap/>
            <w:vAlign w:val="center"/>
            <w:hideMark/>
          </w:tcPr>
          <w:p w14:paraId="1C4AE55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19/10/26</w:t>
            </w:r>
          </w:p>
        </w:tc>
        <w:tc>
          <w:tcPr>
            <w:tcW w:w="909" w:type="pct"/>
            <w:shd w:val="clear" w:color="auto" w:fill="auto"/>
            <w:noWrap/>
            <w:vAlign w:val="center"/>
            <w:hideMark/>
          </w:tcPr>
          <w:p w14:paraId="004E1D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19/10/26</w:t>
            </w:r>
          </w:p>
        </w:tc>
        <w:tc>
          <w:tcPr>
            <w:tcW w:w="909" w:type="pct"/>
            <w:shd w:val="clear" w:color="auto" w:fill="auto"/>
            <w:noWrap/>
            <w:vAlign w:val="center"/>
            <w:hideMark/>
          </w:tcPr>
          <w:p w14:paraId="4FE160C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449B0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140E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0,800765%</w:t>
            </w:r>
          </w:p>
        </w:tc>
      </w:tr>
      <w:tr w:rsidR="009514FB" w:rsidRPr="00A95988" w14:paraId="76203368" w14:textId="77777777" w:rsidTr="000104AF">
        <w:trPr>
          <w:trHeight w:val="225"/>
        </w:trPr>
        <w:tc>
          <w:tcPr>
            <w:tcW w:w="454" w:type="pct"/>
            <w:shd w:val="clear" w:color="auto" w:fill="auto"/>
            <w:noWrap/>
            <w:vAlign w:val="center"/>
            <w:hideMark/>
          </w:tcPr>
          <w:p w14:paraId="13B541F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83 </w:t>
            </w:r>
          </w:p>
        </w:tc>
        <w:tc>
          <w:tcPr>
            <w:tcW w:w="909" w:type="pct"/>
            <w:shd w:val="clear" w:color="auto" w:fill="auto"/>
            <w:noWrap/>
            <w:vAlign w:val="center"/>
            <w:hideMark/>
          </w:tcPr>
          <w:p w14:paraId="2BB0F1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17/11/26</w:t>
            </w:r>
          </w:p>
        </w:tc>
        <w:tc>
          <w:tcPr>
            <w:tcW w:w="909" w:type="pct"/>
            <w:shd w:val="clear" w:color="auto" w:fill="auto"/>
            <w:noWrap/>
            <w:vAlign w:val="center"/>
            <w:hideMark/>
          </w:tcPr>
          <w:p w14:paraId="3E3577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17/11/26</w:t>
            </w:r>
          </w:p>
        </w:tc>
        <w:tc>
          <w:tcPr>
            <w:tcW w:w="909" w:type="pct"/>
            <w:shd w:val="clear" w:color="auto" w:fill="auto"/>
            <w:noWrap/>
            <w:vAlign w:val="center"/>
            <w:hideMark/>
          </w:tcPr>
          <w:p w14:paraId="242641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B1D2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2F2C2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0,851130%</w:t>
            </w:r>
          </w:p>
        </w:tc>
      </w:tr>
      <w:tr w:rsidR="009514FB" w:rsidRPr="00A95988" w14:paraId="62FF3B71" w14:textId="77777777" w:rsidTr="000104AF">
        <w:trPr>
          <w:trHeight w:val="225"/>
        </w:trPr>
        <w:tc>
          <w:tcPr>
            <w:tcW w:w="454" w:type="pct"/>
            <w:shd w:val="clear" w:color="auto" w:fill="auto"/>
            <w:noWrap/>
            <w:vAlign w:val="center"/>
            <w:hideMark/>
          </w:tcPr>
          <w:p w14:paraId="4C61161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84 </w:t>
            </w:r>
          </w:p>
        </w:tc>
        <w:tc>
          <w:tcPr>
            <w:tcW w:w="909" w:type="pct"/>
            <w:shd w:val="clear" w:color="auto" w:fill="auto"/>
            <w:noWrap/>
            <w:vAlign w:val="center"/>
            <w:hideMark/>
          </w:tcPr>
          <w:p w14:paraId="43994D3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17/12/26</w:t>
            </w:r>
          </w:p>
        </w:tc>
        <w:tc>
          <w:tcPr>
            <w:tcW w:w="909" w:type="pct"/>
            <w:shd w:val="clear" w:color="auto" w:fill="auto"/>
            <w:noWrap/>
            <w:vAlign w:val="center"/>
            <w:hideMark/>
          </w:tcPr>
          <w:p w14:paraId="6B332C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17/12/26</w:t>
            </w:r>
          </w:p>
        </w:tc>
        <w:tc>
          <w:tcPr>
            <w:tcW w:w="909" w:type="pct"/>
            <w:shd w:val="clear" w:color="auto" w:fill="auto"/>
            <w:noWrap/>
            <w:vAlign w:val="center"/>
            <w:hideMark/>
          </w:tcPr>
          <w:p w14:paraId="254543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D4546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B886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0,848310%</w:t>
            </w:r>
          </w:p>
        </w:tc>
      </w:tr>
      <w:tr w:rsidR="009514FB" w:rsidRPr="00A95988" w14:paraId="0B42E078" w14:textId="77777777" w:rsidTr="000104AF">
        <w:trPr>
          <w:trHeight w:val="225"/>
        </w:trPr>
        <w:tc>
          <w:tcPr>
            <w:tcW w:w="454" w:type="pct"/>
            <w:shd w:val="clear" w:color="auto" w:fill="auto"/>
            <w:noWrap/>
            <w:vAlign w:val="center"/>
            <w:hideMark/>
          </w:tcPr>
          <w:p w14:paraId="74983D8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85 </w:t>
            </w:r>
          </w:p>
        </w:tc>
        <w:tc>
          <w:tcPr>
            <w:tcW w:w="909" w:type="pct"/>
            <w:shd w:val="clear" w:color="auto" w:fill="auto"/>
            <w:noWrap/>
            <w:vAlign w:val="center"/>
            <w:hideMark/>
          </w:tcPr>
          <w:p w14:paraId="0F7C8D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18/01/27</w:t>
            </w:r>
          </w:p>
        </w:tc>
        <w:tc>
          <w:tcPr>
            <w:tcW w:w="909" w:type="pct"/>
            <w:shd w:val="clear" w:color="auto" w:fill="auto"/>
            <w:noWrap/>
            <w:vAlign w:val="center"/>
            <w:hideMark/>
          </w:tcPr>
          <w:p w14:paraId="3858C8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18/01/27</w:t>
            </w:r>
          </w:p>
        </w:tc>
        <w:tc>
          <w:tcPr>
            <w:tcW w:w="909" w:type="pct"/>
            <w:shd w:val="clear" w:color="auto" w:fill="auto"/>
            <w:noWrap/>
            <w:vAlign w:val="center"/>
            <w:hideMark/>
          </w:tcPr>
          <w:p w14:paraId="411AD22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CFC2E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18D0D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0,832067%</w:t>
            </w:r>
          </w:p>
        </w:tc>
      </w:tr>
      <w:tr w:rsidR="009514FB" w:rsidRPr="00A95988" w14:paraId="16E4D921" w14:textId="77777777" w:rsidTr="000104AF">
        <w:trPr>
          <w:trHeight w:val="225"/>
        </w:trPr>
        <w:tc>
          <w:tcPr>
            <w:tcW w:w="454" w:type="pct"/>
            <w:shd w:val="clear" w:color="auto" w:fill="auto"/>
            <w:noWrap/>
            <w:vAlign w:val="center"/>
            <w:hideMark/>
          </w:tcPr>
          <w:p w14:paraId="1FAA0B4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86 </w:t>
            </w:r>
          </w:p>
        </w:tc>
        <w:tc>
          <w:tcPr>
            <w:tcW w:w="909" w:type="pct"/>
            <w:shd w:val="clear" w:color="auto" w:fill="auto"/>
            <w:noWrap/>
            <w:vAlign w:val="center"/>
            <w:hideMark/>
          </w:tcPr>
          <w:p w14:paraId="597E5D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17/02/27</w:t>
            </w:r>
          </w:p>
        </w:tc>
        <w:tc>
          <w:tcPr>
            <w:tcW w:w="909" w:type="pct"/>
            <w:shd w:val="clear" w:color="auto" w:fill="auto"/>
            <w:noWrap/>
            <w:vAlign w:val="center"/>
            <w:hideMark/>
          </w:tcPr>
          <w:p w14:paraId="5FE193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17/02/27</w:t>
            </w:r>
          </w:p>
        </w:tc>
        <w:tc>
          <w:tcPr>
            <w:tcW w:w="909" w:type="pct"/>
            <w:shd w:val="clear" w:color="auto" w:fill="auto"/>
            <w:noWrap/>
            <w:vAlign w:val="center"/>
            <w:hideMark/>
          </w:tcPr>
          <w:p w14:paraId="6BE79C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6FF2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4B9CC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0,869612%</w:t>
            </w:r>
          </w:p>
        </w:tc>
      </w:tr>
      <w:tr w:rsidR="009514FB" w:rsidRPr="00A95988" w14:paraId="40E5C37E" w14:textId="77777777" w:rsidTr="000104AF">
        <w:trPr>
          <w:trHeight w:val="225"/>
        </w:trPr>
        <w:tc>
          <w:tcPr>
            <w:tcW w:w="454" w:type="pct"/>
            <w:shd w:val="clear" w:color="auto" w:fill="auto"/>
            <w:noWrap/>
            <w:vAlign w:val="center"/>
            <w:hideMark/>
          </w:tcPr>
          <w:p w14:paraId="646A84F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87 </w:t>
            </w:r>
          </w:p>
        </w:tc>
        <w:tc>
          <w:tcPr>
            <w:tcW w:w="909" w:type="pct"/>
            <w:shd w:val="clear" w:color="auto" w:fill="auto"/>
            <w:noWrap/>
            <w:vAlign w:val="center"/>
            <w:hideMark/>
          </w:tcPr>
          <w:p w14:paraId="657B66C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17/03/27</w:t>
            </w:r>
          </w:p>
        </w:tc>
        <w:tc>
          <w:tcPr>
            <w:tcW w:w="909" w:type="pct"/>
            <w:shd w:val="clear" w:color="auto" w:fill="auto"/>
            <w:noWrap/>
            <w:vAlign w:val="center"/>
            <w:hideMark/>
          </w:tcPr>
          <w:p w14:paraId="4A2378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17/03/27</w:t>
            </w:r>
          </w:p>
        </w:tc>
        <w:tc>
          <w:tcPr>
            <w:tcW w:w="909" w:type="pct"/>
            <w:shd w:val="clear" w:color="auto" w:fill="auto"/>
            <w:noWrap/>
            <w:vAlign w:val="center"/>
            <w:hideMark/>
          </w:tcPr>
          <w:p w14:paraId="4DBF745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DDF2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AD50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0,907725%</w:t>
            </w:r>
          </w:p>
        </w:tc>
      </w:tr>
      <w:tr w:rsidR="009514FB" w:rsidRPr="00A95988" w14:paraId="4F7E8A39" w14:textId="77777777" w:rsidTr="000104AF">
        <w:trPr>
          <w:trHeight w:val="225"/>
        </w:trPr>
        <w:tc>
          <w:tcPr>
            <w:tcW w:w="454" w:type="pct"/>
            <w:shd w:val="clear" w:color="auto" w:fill="auto"/>
            <w:noWrap/>
            <w:vAlign w:val="center"/>
            <w:hideMark/>
          </w:tcPr>
          <w:p w14:paraId="4989836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lastRenderedPageBreak/>
              <w:t xml:space="preserve">                     88 </w:t>
            </w:r>
          </w:p>
        </w:tc>
        <w:tc>
          <w:tcPr>
            <w:tcW w:w="909" w:type="pct"/>
            <w:shd w:val="clear" w:color="auto" w:fill="auto"/>
            <w:noWrap/>
            <w:vAlign w:val="center"/>
            <w:hideMark/>
          </w:tcPr>
          <w:p w14:paraId="3B82DC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19/04/27</w:t>
            </w:r>
          </w:p>
        </w:tc>
        <w:tc>
          <w:tcPr>
            <w:tcW w:w="909" w:type="pct"/>
            <w:shd w:val="clear" w:color="auto" w:fill="auto"/>
            <w:noWrap/>
            <w:vAlign w:val="center"/>
            <w:hideMark/>
          </w:tcPr>
          <w:p w14:paraId="26639B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19/04/27</w:t>
            </w:r>
          </w:p>
        </w:tc>
        <w:tc>
          <w:tcPr>
            <w:tcW w:w="909" w:type="pct"/>
            <w:shd w:val="clear" w:color="auto" w:fill="auto"/>
            <w:noWrap/>
            <w:vAlign w:val="center"/>
            <w:hideMark/>
          </w:tcPr>
          <w:p w14:paraId="564B27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C3763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402EE5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0,852111%</w:t>
            </w:r>
          </w:p>
        </w:tc>
      </w:tr>
      <w:tr w:rsidR="009514FB" w:rsidRPr="00A95988" w14:paraId="3C10BEE7" w14:textId="77777777" w:rsidTr="000104AF">
        <w:trPr>
          <w:trHeight w:val="225"/>
        </w:trPr>
        <w:tc>
          <w:tcPr>
            <w:tcW w:w="454" w:type="pct"/>
            <w:shd w:val="clear" w:color="auto" w:fill="auto"/>
            <w:noWrap/>
            <w:vAlign w:val="center"/>
            <w:hideMark/>
          </w:tcPr>
          <w:p w14:paraId="448987E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89 </w:t>
            </w:r>
          </w:p>
        </w:tc>
        <w:tc>
          <w:tcPr>
            <w:tcW w:w="909" w:type="pct"/>
            <w:shd w:val="clear" w:color="auto" w:fill="auto"/>
            <w:noWrap/>
            <w:vAlign w:val="center"/>
            <w:hideMark/>
          </w:tcPr>
          <w:p w14:paraId="6B2F383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17/05/27</w:t>
            </w:r>
          </w:p>
        </w:tc>
        <w:tc>
          <w:tcPr>
            <w:tcW w:w="909" w:type="pct"/>
            <w:shd w:val="clear" w:color="auto" w:fill="auto"/>
            <w:noWrap/>
            <w:vAlign w:val="center"/>
            <w:hideMark/>
          </w:tcPr>
          <w:p w14:paraId="0D8BFE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17/05/27</w:t>
            </w:r>
          </w:p>
        </w:tc>
        <w:tc>
          <w:tcPr>
            <w:tcW w:w="909" w:type="pct"/>
            <w:shd w:val="clear" w:color="auto" w:fill="auto"/>
            <w:noWrap/>
            <w:vAlign w:val="center"/>
            <w:hideMark/>
          </w:tcPr>
          <w:p w14:paraId="4EBBE0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88F7F8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41B72D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0,930627%</w:t>
            </w:r>
          </w:p>
        </w:tc>
      </w:tr>
      <w:tr w:rsidR="009514FB" w:rsidRPr="00A95988" w14:paraId="2421C96B" w14:textId="77777777" w:rsidTr="000104AF">
        <w:trPr>
          <w:trHeight w:val="225"/>
        </w:trPr>
        <w:tc>
          <w:tcPr>
            <w:tcW w:w="454" w:type="pct"/>
            <w:shd w:val="clear" w:color="auto" w:fill="auto"/>
            <w:noWrap/>
            <w:vAlign w:val="center"/>
            <w:hideMark/>
          </w:tcPr>
          <w:p w14:paraId="69786AD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90 </w:t>
            </w:r>
          </w:p>
        </w:tc>
        <w:tc>
          <w:tcPr>
            <w:tcW w:w="909" w:type="pct"/>
            <w:shd w:val="clear" w:color="auto" w:fill="auto"/>
            <w:noWrap/>
            <w:vAlign w:val="center"/>
            <w:hideMark/>
          </w:tcPr>
          <w:p w14:paraId="4BA8ED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17/06/27</w:t>
            </w:r>
          </w:p>
        </w:tc>
        <w:tc>
          <w:tcPr>
            <w:tcW w:w="909" w:type="pct"/>
            <w:shd w:val="clear" w:color="auto" w:fill="auto"/>
            <w:noWrap/>
            <w:vAlign w:val="center"/>
            <w:hideMark/>
          </w:tcPr>
          <w:p w14:paraId="2AB547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17/06/27</w:t>
            </w:r>
          </w:p>
        </w:tc>
        <w:tc>
          <w:tcPr>
            <w:tcW w:w="909" w:type="pct"/>
            <w:shd w:val="clear" w:color="auto" w:fill="auto"/>
            <w:noWrap/>
            <w:vAlign w:val="center"/>
            <w:hideMark/>
          </w:tcPr>
          <w:p w14:paraId="078E4D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93807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574FD2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0,902485%</w:t>
            </w:r>
          </w:p>
        </w:tc>
      </w:tr>
      <w:tr w:rsidR="009514FB" w:rsidRPr="00A95988" w14:paraId="11A9805F" w14:textId="77777777" w:rsidTr="000104AF">
        <w:trPr>
          <w:trHeight w:val="225"/>
        </w:trPr>
        <w:tc>
          <w:tcPr>
            <w:tcW w:w="454" w:type="pct"/>
            <w:shd w:val="clear" w:color="auto" w:fill="auto"/>
            <w:noWrap/>
            <w:vAlign w:val="center"/>
            <w:hideMark/>
          </w:tcPr>
          <w:p w14:paraId="3F38E38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91 </w:t>
            </w:r>
          </w:p>
        </w:tc>
        <w:tc>
          <w:tcPr>
            <w:tcW w:w="909" w:type="pct"/>
            <w:shd w:val="clear" w:color="auto" w:fill="auto"/>
            <w:noWrap/>
            <w:vAlign w:val="center"/>
            <w:hideMark/>
          </w:tcPr>
          <w:p w14:paraId="047D0A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19/07/27</w:t>
            </w:r>
          </w:p>
        </w:tc>
        <w:tc>
          <w:tcPr>
            <w:tcW w:w="909" w:type="pct"/>
            <w:shd w:val="clear" w:color="auto" w:fill="auto"/>
            <w:noWrap/>
            <w:vAlign w:val="center"/>
            <w:hideMark/>
          </w:tcPr>
          <w:p w14:paraId="4BF6AE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19/07/27</w:t>
            </w:r>
          </w:p>
        </w:tc>
        <w:tc>
          <w:tcPr>
            <w:tcW w:w="909" w:type="pct"/>
            <w:shd w:val="clear" w:color="auto" w:fill="auto"/>
            <w:noWrap/>
            <w:vAlign w:val="center"/>
            <w:hideMark/>
          </w:tcPr>
          <w:p w14:paraId="51A066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9497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897D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0,901023%</w:t>
            </w:r>
          </w:p>
        </w:tc>
      </w:tr>
      <w:tr w:rsidR="009514FB" w:rsidRPr="00A95988" w14:paraId="395014FF" w14:textId="77777777" w:rsidTr="000104AF">
        <w:trPr>
          <w:trHeight w:val="225"/>
        </w:trPr>
        <w:tc>
          <w:tcPr>
            <w:tcW w:w="454" w:type="pct"/>
            <w:shd w:val="clear" w:color="auto" w:fill="auto"/>
            <w:noWrap/>
            <w:vAlign w:val="center"/>
            <w:hideMark/>
          </w:tcPr>
          <w:p w14:paraId="2EAE85A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92 </w:t>
            </w:r>
          </w:p>
        </w:tc>
        <w:tc>
          <w:tcPr>
            <w:tcW w:w="909" w:type="pct"/>
            <w:shd w:val="clear" w:color="auto" w:fill="auto"/>
            <w:noWrap/>
            <w:vAlign w:val="center"/>
            <w:hideMark/>
          </w:tcPr>
          <w:p w14:paraId="7849C9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17/08/27</w:t>
            </w:r>
          </w:p>
        </w:tc>
        <w:tc>
          <w:tcPr>
            <w:tcW w:w="909" w:type="pct"/>
            <w:shd w:val="clear" w:color="auto" w:fill="auto"/>
            <w:noWrap/>
            <w:vAlign w:val="center"/>
            <w:hideMark/>
          </w:tcPr>
          <w:p w14:paraId="41B8CD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17/08/27</w:t>
            </w:r>
          </w:p>
        </w:tc>
        <w:tc>
          <w:tcPr>
            <w:tcW w:w="909" w:type="pct"/>
            <w:shd w:val="clear" w:color="auto" w:fill="auto"/>
            <w:noWrap/>
            <w:vAlign w:val="center"/>
            <w:hideMark/>
          </w:tcPr>
          <w:p w14:paraId="69C09E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D8568A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20BC9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0,953555%</w:t>
            </w:r>
          </w:p>
        </w:tc>
      </w:tr>
      <w:tr w:rsidR="009514FB" w:rsidRPr="00A95988" w14:paraId="339E6AC8" w14:textId="77777777" w:rsidTr="000104AF">
        <w:trPr>
          <w:trHeight w:val="225"/>
        </w:trPr>
        <w:tc>
          <w:tcPr>
            <w:tcW w:w="454" w:type="pct"/>
            <w:shd w:val="clear" w:color="auto" w:fill="auto"/>
            <w:noWrap/>
            <w:vAlign w:val="center"/>
            <w:hideMark/>
          </w:tcPr>
          <w:p w14:paraId="504255A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93 </w:t>
            </w:r>
          </w:p>
        </w:tc>
        <w:tc>
          <w:tcPr>
            <w:tcW w:w="909" w:type="pct"/>
            <w:shd w:val="clear" w:color="auto" w:fill="auto"/>
            <w:noWrap/>
            <w:vAlign w:val="center"/>
            <w:hideMark/>
          </w:tcPr>
          <w:p w14:paraId="1BDD9B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17/09/27</w:t>
            </w:r>
          </w:p>
        </w:tc>
        <w:tc>
          <w:tcPr>
            <w:tcW w:w="909" w:type="pct"/>
            <w:shd w:val="clear" w:color="auto" w:fill="auto"/>
            <w:noWrap/>
            <w:vAlign w:val="center"/>
            <w:hideMark/>
          </w:tcPr>
          <w:p w14:paraId="1FB390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17/09/27</w:t>
            </w:r>
          </w:p>
        </w:tc>
        <w:tc>
          <w:tcPr>
            <w:tcW w:w="909" w:type="pct"/>
            <w:shd w:val="clear" w:color="auto" w:fill="auto"/>
            <w:noWrap/>
            <w:vAlign w:val="center"/>
            <w:hideMark/>
          </w:tcPr>
          <w:p w14:paraId="46CB35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CC5D23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C1DF0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0,939540%</w:t>
            </w:r>
          </w:p>
        </w:tc>
      </w:tr>
      <w:tr w:rsidR="009514FB" w:rsidRPr="00A95988" w14:paraId="78C6AF39" w14:textId="77777777" w:rsidTr="000104AF">
        <w:trPr>
          <w:trHeight w:val="225"/>
        </w:trPr>
        <w:tc>
          <w:tcPr>
            <w:tcW w:w="454" w:type="pct"/>
            <w:shd w:val="clear" w:color="auto" w:fill="auto"/>
            <w:noWrap/>
            <w:vAlign w:val="center"/>
            <w:hideMark/>
          </w:tcPr>
          <w:p w14:paraId="5F734FE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94 </w:t>
            </w:r>
          </w:p>
        </w:tc>
        <w:tc>
          <w:tcPr>
            <w:tcW w:w="909" w:type="pct"/>
            <w:shd w:val="clear" w:color="auto" w:fill="auto"/>
            <w:noWrap/>
            <w:vAlign w:val="center"/>
            <w:hideMark/>
          </w:tcPr>
          <w:p w14:paraId="65CE05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18/10/27</w:t>
            </w:r>
          </w:p>
        </w:tc>
        <w:tc>
          <w:tcPr>
            <w:tcW w:w="909" w:type="pct"/>
            <w:shd w:val="clear" w:color="auto" w:fill="auto"/>
            <w:noWrap/>
            <w:vAlign w:val="center"/>
            <w:hideMark/>
          </w:tcPr>
          <w:p w14:paraId="2BBD6C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18/10/27</w:t>
            </w:r>
          </w:p>
        </w:tc>
        <w:tc>
          <w:tcPr>
            <w:tcW w:w="909" w:type="pct"/>
            <w:shd w:val="clear" w:color="auto" w:fill="auto"/>
            <w:noWrap/>
            <w:vAlign w:val="center"/>
            <w:hideMark/>
          </w:tcPr>
          <w:p w14:paraId="1CEEFD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78811E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22814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0,952405%</w:t>
            </w:r>
          </w:p>
        </w:tc>
      </w:tr>
      <w:tr w:rsidR="009514FB" w:rsidRPr="00A95988" w14:paraId="6EE326EF" w14:textId="77777777" w:rsidTr="000104AF">
        <w:trPr>
          <w:trHeight w:val="225"/>
        </w:trPr>
        <w:tc>
          <w:tcPr>
            <w:tcW w:w="454" w:type="pct"/>
            <w:shd w:val="clear" w:color="auto" w:fill="auto"/>
            <w:noWrap/>
            <w:vAlign w:val="center"/>
            <w:hideMark/>
          </w:tcPr>
          <w:p w14:paraId="793D188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95 </w:t>
            </w:r>
          </w:p>
        </w:tc>
        <w:tc>
          <w:tcPr>
            <w:tcW w:w="909" w:type="pct"/>
            <w:shd w:val="clear" w:color="auto" w:fill="auto"/>
            <w:noWrap/>
            <w:vAlign w:val="center"/>
            <w:hideMark/>
          </w:tcPr>
          <w:p w14:paraId="37E24E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17/11/27</w:t>
            </w:r>
          </w:p>
        </w:tc>
        <w:tc>
          <w:tcPr>
            <w:tcW w:w="909" w:type="pct"/>
            <w:shd w:val="clear" w:color="auto" w:fill="auto"/>
            <w:noWrap/>
            <w:vAlign w:val="center"/>
            <w:hideMark/>
          </w:tcPr>
          <w:p w14:paraId="7FF225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17/11/27</w:t>
            </w:r>
          </w:p>
        </w:tc>
        <w:tc>
          <w:tcPr>
            <w:tcW w:w="909" w:type="pct"/>
            <w:shd w:val="clear" w:color="auto" w:fill="auto"/>
            <w:noWrap/>
            <w:vAlign w:val="center"/>
            <w:hideMark/>
          </w:tcPr>
          <w:p w14:paraId="079A94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038A09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775D7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0,979048%</w:t>
            </w:r>
          </w:p>
        </w:tc>
      </w:tr>
      <w:tr w:rsidR="009514FB" w:rsidRPr="00A95988" w14:paraId="5F28D399" w14:textId="77777777" w:rsidTr="000104AF">
        <w:trPr>
          <w:trHeight w:val="225"/>
        </w:trPr>
        <w:tc>
          <w:tcPr>
            <w:tcW w:w="454" w:type="pct"/>
            <w:shd w:val="clear" w:color="auto" w:fill="auto"/>
            <w:noWrap/>
            <w:vAlign w:val="center"/>
            <w:hideMark/>
          </w:tcPr>
          <w:p w14:paraId="1B59898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96 </w:t>
            </w:r>
          </w:p>
        </w:tc>
        <w:tc>
          <w:tcPr>
            <w:tcW w:w="909" w:type="pct"/>
            <w:shd w:val="clear" w:color="auto" w:fill="auto"/>
            <w:noWrap/>
            <w:vAlign w:val="center"/>
            <w:hideMark/>
          </w:tcPr>
          <w:p w14:paraId="54FDA6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17/12/27</w:t>
            </w:r>
          </w:p>
        </w:tc>
        <w:tc>
          <w:tcPr>
            <w:tcW w:w="909" w:type="pct"/>
            <w:shd w:val="clear" w:color="auto" w:fill="auto"/>
            <w:noWrap/>
            <w:vAlign w:val="center"/>
            <w:hideMark/>
          </w:tcPr>
          <w:p w14:paraId="21E2DD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17/12/27</w:t>
            </w:r>
          </w:p>
        </w:tc>
        <w:tc>
          <w:tcPr>
            <w:tcW w:w="909" w:type="pct"/>
            <w:shd w:val="clear" w:color="auto" w:fill="auto"/>
            <w:noWrap/>
            <w:vAlign w:val="center"/>
            <w:hideMark/>
          </w:tcPr>
          <w:p w14:paraId="1761E4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189818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33A505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0,992716%</w:t>
            </w:r>
          </w:p>
        </w:tc>
      </w:tr>
      <w:tr w:rsidR="009514FB" w:rsidRPr="00A95988" w14:paraId="29663F71" w14:textId="77777777" w:rsidTr="000104AF">
        <w:trPr>
          <w:trHeight w:val="225"/>
        </w:trPr>
        <w:tc>
          <w:tcPr>
            <w:tcW w:w="454" w:type="pct"/>
            <w:shd w:val="clear" w:color="auto" w:fill="auto"/>
            <w:noWrap/>
            <w:vAlign w:val="center"/>
            <w:hideMark/>
          </w:tcPr>
          <w:p w14:paraId="3C4A850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97 </w:t>
            </w:r>
          </w:p>
        </w:tc>
        <w:tc>
          <w:tcPr>
            <w:tcW w:w="909" w:type="pct"/>
            <w:shd w:val="clear" w:color="auto" w:fill="auto"/>
            <w:noWrap/>
            <w:vAlign w:val="center"/>
            <w:hideMark/>
          </w:tcPr>
          <w:p w14:paraId="11DF0F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17/01/28</w:t>
            </w:r>
          </w:p>
        </w:tc>
        <w:tc>
          <w:tcPr>
            <w:tcW w:w="909" w:type="pct"/>
            <w:shd w:val="clear" w:color="auto" w:fill="auto"/>
            <w:noWrap/>
            <w:vAlign w:val="center"/>
            <w:hideMark/>
          </w:tcPr>
          <w:p w14:paraId="356FE6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17/01/28</w:t>
            </w:r>
          </w:p>
        </w:tc>
        <w:tc>
          <w:tcPr>
            <w:tcW w:w="909" w:type="pct"/>
            <w:shd w:val="clear" w:color="auto" w:fill="auto"/>
            <w:noWrap/>
            <w:vAlign w:val="center"/>
            <w:hideMark/>
          </w:tcPr>
          <w:p w14:paraId="20F060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0C3FA4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666C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0,993240%</w:t>
            </w:r>
          </w:p>
        </w:tc>
      </w:tr>
      <w:tr w:rsidR="009514FB" w:rsidRPr="00A95988" w14:paraId="6C08161E" w14:textId="77777777" w:rsidTr="000104AF">
        <w:trPr>
          <w:trHeight w:val="225"/>
        </w:trPr>
        <w:tc>
          <w:tcPr>
            <w:tcW w:w="454" w:type="pct"/>
            <w:shd w:val="clear" w:color="auto" w:fill="auto"/>
            <w:noWrap/>
            <w:vAlign w:val="center"/>
            <w:hideMark/>
          </w:tcPr>
          <w:p w14:paraId="529C8F0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98 </w:t>
            </w:r>
          </w:p>
        </w:tc>
        <w:tc>
          <w:tcPr>
            <w:tcW w:w="909" w:type="pct"/>
            <w:shd w:val="clear" w:color="auto" w:fill="auto"/>
            <w:noWrap/>
            <w:vAlign w:val="center"/>
            <w:hideMark/>
          </w:tcPr>
          <w:p w14:paraId="5B286D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17/02/28</w:t>
            </w:r>
          </w:p>
        </w:tc>
        <w:tc>
          <w:tcPr>
            <w:tcW w:w="909" w:type="pct"/>
            <w:shd w:val="clear" w:color="auto" w:fill="auto"/>
            <w:noWrap/>
            <w:vAlign w:val="center"/>
            <w:hideMark/>
          </w:tcPr>
          <w:p w14:paraId="38F596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17/02/28</w:t>
            </w:r>
          </w:p>
        </w:tc>
        <w:tc>
          <w:tcPr>
            <w:tcW w:w="909" w:type="pct"/>
            <w:shd w:val="clear" w:color="auto" w:fill="auto"/>
            <w:noWrap/>
            <w:vAlign w:val="center"/>
            <w:hideMark/>
          </w:tcPr>
          <w:p w14:paraId="40AE18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2017AC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DCFE8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1,007386%</w:t>
            </w:r>
          </w:p>
        </w:tc>
      </w:tr>
      <w:tr w:rsidR="009514FB" w:rsidRPr="00A95988" w14:paraId="14780C2C" w14:textId="77777777" w:rsidTr="000104AF">
        <w:trPr>
          <w:trHeight w:val="225"/>
        </w:trPr>
        <w:tc>
          <w:tcPr>
            <w:tcW w:w="454" w:type="pct"/>
            <w:shd w:val="clear" w:color="auto" w:fill="auto"/>
            <w:noWrap/>
            <w:vAlign w:val="center"/>
            <w:hideMark/>
          </w:tcPr>
          <w:p w14:paraId="0D45739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99 </w:t>
            </w:r>
          </w:p>
        </w:tc>
        <w:tc>
          <w:tcPr>
            <w:tcW w:w="909" w:type="pct"/>
            <w:shd w:val="clear" w:color="auto" w:fill="auto"/>
            <w:noWrap/>
            <w:vAlign w:val="center"/>
            <w:hideMark/>
          </w:tcPr>
          <w:p w14:paraId="3C7010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17/03/28</w:t>
            </w:r>
          </w:p>
        </w:tc>
        <w:tc>
          <w:tcPr>
            <w:tcW w:w="909" w:type="pct"/>
            <w:shd w:val="clear" w:color="auto" w:fill="auto"/>
            <w:noWrap/>
            <w:vAlign w:val="center"/>
            <w:hideMark/>
          </w:tcPr>
          <w:p w14:paraId="323770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17/03/28</w:t>
            </w:r>
          </w:p>
        </w:tc>
        <w:tc>
          <w:tcPr>
            <w:tcW w:w="909" w:type="pct"/>
            <w:shd w:val="clear" w:color="auto" w:fill="auto"/>
            <w:noWrap/>
            <w:vAlign w:val="center"/>
            <w:hideMark/>
          </w:tcPr>
          <w:p w14:paraId="13D733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1DA0F1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80AC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1,048830%</w:t>
            </w:r>
          </w:p>
        </w:tc>
      </w:tr>
      <w:tr w:rsidR="009514FB" w:rsidRPr="00A95988" w14:paraId="777F1F04" w14:textId="77777777" w:rsidTr="000104AF">
        <w:trPr>
          <w:trHeight w:val="225"/>
        </w:trPr>
        <w:tc>
          <w:tcPr>
            <w:tcW w:w="454" w:type="pct"/>
            <w:shd w:val="clear" w:color="auto" w:fill="auto"/>
            <w:noWrap/>
            <w:vAlign w:val="center"/>
            <w:hideMark/>
          </w:tcPr>
          <w:p w14:paraId="5C77AD4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100 </w:t>
            </w:r>
          </w:p>
        </w:tc>
        <w:tc>
          <w:tcPr>
            <w:tcW w:w="909" w:type="pct"/>
            <w:shd w:val="clear" w:color="auto" w:fill="auto"/>
            <w:noWrap/>
            <w:vAlign w:val="center"/>
            <w:hideMark/>
          </w:tcPr>
          <w:p w14:paraId="764061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17/04/28</w:t>
            </w:r>
          </w:p>
        </w:tc>
        <w:tc>
          <w:tcPr>
            <w:tcW w:w="909" w:type="pct"/>
            <w:shd w:val="clear" w:color="auto" w:fill="auto"/>
            <w:noWrap/>
            <w:vAlign w:val="center"/>
            <w:hideMark/>
          </w:tcPr>
          <w:p w14:paraId="1EE769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17/04/28</w:t>
            </w:r>
          </w:p>
        </w:tc>
        <w:tc>
          <w:tcPr>
            <w:tcW w:w="909" w:type="pct"/>
            <w:shd w:val="clear" w:color="auto" w:fill="auto"/>
            <w:noWrap/>
            <w:vAlign w:val="center"/>
            <w:hideMark/>
          </w:tcPr>
          <w:p w14:paraId="2EDA20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128FE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CBF71D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1,037131%</w:t>
            </w:r>
          </w:p>
        </w:tc>
      </w:tr>
      <w:tr w:rsidR="009514FB" w:rsidRPr="00A95988" w14:paraId="0FCB1825" w14:textId="77777777" w:rsidTr="000104AF">
        <w:trPr>
          <w:trHeight w:val="225"/>
        </w:trPr>
        <w:tc>
          <w:tcPr>
            <w:tcW w:w="454" w:type="pct"/>
            <w:shd w:val="clear" w:color="auto" w:fill="auto"/>
            <w:noWrap/>
            <w:vAlign w:val="center"/>
            <w:hideMark/>
          </w:tcPr>
          <w:p w14:paraId="62D5E6F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101 </w:t>
            </w:r>
          </w:p>
        </w:tc>
        <w:tc>
          <w:tcPr>
            <w:tcW w:w="909" w:type="pct"/>
            <w:shd w:val="clear" w:color="auto" w:fill="auto"/>
            <w:noWrap/>
            <w:vAlign w:val="center"/>
            <w:hideMark/>
          </w:tcPr>
          <w:p w14:paraId="430A29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17/05/28</w:t>
            </w:r>
          </w:p>
        </w:tc>
        <w:tc>
          <w:tcPr>
            <w:tcW w:w="909" w:type="pct"/>
            <w:shd w:val="clear" w:color="auto" w:fill="auto"/>
            <w:noWrap/>
            <w:vAlign w:val="center"/>
            <w:hideMark/>
          </w:tcPr>
          <w:p w14:paraId="77D504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17/05/28</w:t>
            </w:r>
          </w:p>
        </w:tc>
        <w:tc>
          <w:tcPr>
            <w:tcW w:w="909" w:type="pct"/>
            <w:shd w:val="clear" w:color="auto" w:fill="auto"/>
            <w:noWrap/>
            <w:vAlign w:val="center"/>
            <w:hideMark/>
          </w:tcPr>
          <w:p w14:paraId="421C7D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0B31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A75AF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1,065844%</w:t>
            </w:r>
          </w:p>
        </w:tc>
      </w:tr>
      <w:tr w:rsidR="009514FB" w:rsidRPr="00A95988" w14:paraId="3A54B6F6" w14:textId="77777777" w:rsidTr="000104AF">
        <w:trPr>
          <w:trHeight w:val="225"/>
        </w:trPr>
        <w:tc>
          <w:tcPr>
            <w:tcW w:w="454" w:type="pct"/>
            <w:shd w:val="clear" w:color="auto" w:fill="auto"/>
            <w:noWrap/>
            <w:vAlign w:val="center"/>
            <w:hideMark/>
          </w:tcPr>
          <w:p w14:paraId="7D69F09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102 </w:t>
            </w:r>
          </w:p>
        </w:tc>
        <w:tc>
          <w:tcPr>
            <w:tcW w:w="909" w:type="pct"/>
            <w:shd w:val="clear" w:color="auto" w:fill="auto"/>
            <w:noWrap/>
            <w:vAlign w:val="center"/>
            <w:hideMark/>
          </w:tcPr>
          <w:p w14:paraId="6440F1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19/06/28</w:t>
            </w:r>
          </w:p>
        </w:tc>
        <w:tc>
          <w:tcPr>
            <w:tcW w:w="909" w:type="pct"/>
            <w:shd w:val="clear" w:color="auto" w:fill="auto"/>
            <w:noWrap/>
            <w:vAlign w:val="center"/>
            <w:hideMark/>
          </w:tcPr>
          <w:p w14:paraId="2A8D2B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19/06/28</w:t>
            </w:r>
          </w:p>
        </w:tc>
        <w:tc>
          <w:tcPr>
            <w:tcW w:w="909" w:type="pct"/>
            <w:shd w:val="clear" w:color="auto" w:fill="auto"/>
            <w:noWrap/>
            <w:vAlign w:val="center"/>
            <w:hideMark/>
          </w:tcPr>
          <w:p w14:paraId="04D314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0D59A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D8ECC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1,041241%</w:t>
            </w:r>
          </w:p>
        </w:tc>
      </w:tr>
      <w:tr w:rsidR="009514FB" w:rsidRPr="00A95988" w14:paraId="09DDF673" w14:textId="77777777" w:rsidTr="000104AF">
        <w:trPr>
          <w:trHeight w:val="225"/>
        </w:trPr>
        <w:tc>
          <w:tcPr>
            <w:tcW w:w="454" w:type="pct"/>
            <w:shd w:val="clear" w:color="auto" w:fill="auto"/>
            <w:noWrap/>
            <w:vAlign w:val="center"/>
            <w:hideMark/>
          </w:tcPr>
          <w:p w14:paraId="5EFBBBF4"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103 </w:t>
            </w:r>
          </w:p>
        </w:tc>
        <w:tc>
          <w:tcPr>
            <w:tcW w:w="909" w:type="pct"/>
            <w:shd w:val="clear" w:color="auto" w:fill="auto"/>
            <w:noWrap/>
            <w:vAlign w:val="center"/>
            <w:hideMark/>
          </w:tcPr>
          <w:p w14:paraId="7A666F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17/07/28</w:t>
            </w:r>
          </w:p>
        </w:tc>
        <w:tc>
          <w:tcPr>
            <w:tcW w:w="909" w:type="pct"/>
            <w:shd w:val="clear" w:color="auto" w:fill="auto"/>
            <w:noWrap/>
            <w:vAlign w:val="center"/>
            <w:hideMark/>
          </w:tcPr>
          <w:p w14:paraId="46D0AF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17/07/28</w:t>
            </w:r>
          </w:p>
        </w:tc>
        <w:tc>
          <w:tcPr>
            <w:tcW w:w="909" w:type="pct"/>
            <w:shd w:val="clear" w:color="auto" w:fill="auto"/>
            <w:noWrap/>
            <w:vAlign w:val="center"/>
            <w:hideMark/>
          </w:tcPr>
          <w:p w14:paraId="4EE339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E1A2E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7B2F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1,124245%</w:t>
            </w:r>
          </w:p>
        </w:tc>
      </w:tr>
      <w:tr w:rsidR="009514FB" w:rsidRPr="00A95988" w14:paraId="4A710D81" w14:textId="77777777" w:rsidTr="000104AF">
        <w:trPr>
          <w:trHeight w:val="225"/>
        </w:trPr>
        <w:tc>
          <w:tcPr>
            <w:tcW w:w="454" w:type="pct"/>
            <w:shd w:val="clear" w:color="auto" w:fill="auto"/>
            <w:noWrap/>
            <w:vAlign w:val="center"/>
            <w:hideMark/>
          </w:tcPr>
          <w:p w14:paraId="2344428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104 </w:t>
            </w:r>
          </w:p>
        </w:tc>
        <w:tc>
          <w:tcPr>
            <w:tcW w:w="909" w:type="pct"/>
            <w:shd w:val="clear" w:color="auto" w:fill="auto"/>
            <w:noWrap/>
            <w:vAlign w:val="center"/>
            <w:hideMark/>
          </w:tcPr>
          <w:p w14:paraId="0CB97A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17/08/28</w:t>
            </w:r>
          </w:p>
        </w:tc>
        <w:tc>
          <w:tcPr>
            <w:tcW w:w="909" w:type="pct"/>
            <w:shd w:val="clear" w:color="auto" w:fill="auto"/>
            <w:noWrap/>
            <w:vAlign w:val="center"/>
            <w:hideMark/>
          </w:tcPr>
          <w:p w14:paraId="42A80B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17/08/28</w:t>
            </w:r>
          </w:p>
        </w:tc>
        <w:tc>
          <w:tcPr>
            <w:tcW w:w="909" w:type="pct"/>
            <w:shd w:val="clear" w:color="auto" w:fill="auto"/>
            <w:noWrap/>
            <w:vAlign w:val="center"/>
            <w:hideMark/>
          </w:tcPr>
          <w:p w14:paraId="43CFB8E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2F43A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61D6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1,100888%</w:t>
            </w:r>
          </w:p>
        </w:tc>
      </w:tr>
      <w:tr w:rsidR="009514FB" w:rsidRPr="00A95988" w14:paraId="484D900E" w14:textId="77777777" w:rsidTr="000104AF">
        <w:trPr>
          <w:trHeight w:val="225"/>
        </w:trPr>
        <w:tc>
          <w:tcPr>
            <w:tcW w:w="454" w:type="pct"/>
            <w:shd w:val="clear" w:color="auto" w:fill="auto"/>
            <w:noWrap/>
            <w:vAlign w:val="center"/>
            <w:hideMark/>
          </w:tcPr>
          <w:p w14:paraId="6E1FFAB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105 </w:t>
            </w:r>
          </w:p>
        </w:tc>
        <w:tc>
          <w:tcPr>
            <w:tcW w:w="909" w:type="pct"/>
            <w:shd w:val="clear" w:color="auto" w:fill="auto"/>
            <w:noWrap/>
            <w:vAlign w:val="center"/>
            <w:hideMark/>
          </w:tcPr>
          <w:p w14:paraId="5BE2D5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18/09/28</w:t>
            </w:r>
          </w:p>
        </w:tc>
        <w:tc>
          <w:tcPr>
            <w:tcW w:w="909" w:type="pct"/>
            <w:shd w:val="clear" w:color="auto" w:fill="auto"/>
            <w:noWrap/>
            <w:vAlign w:val="center"/>
            <w:hideMark/>
          </w:tcPr>
          <w:p w14:paraId="281A6D6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18/09/28</w:t>
            </w:r>
          </w:p>
        </w:tc>
        <w:tc>
          <w:tcPr>
            <w:tcW w:w="909" w:type="pct"/>
            <w:shd w:val="clear" w:color="auto" w:fill="auto"/>
            <w:noWrap/>
            <w:vAlign w:val="center"/>
            <w:hideMark/>
          </w:tcPr>
          <w:p w14:paraId="18E4F59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2AF946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DC08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1,104305%</w:t>
            </w:r>
          </w:p>
        </w:tc>
      </w:tr>
      <w:tr w:rsidR="009514FB" w:rsidRPr="00A95988" w14:paraId="25343739" w14:textId="77777777" w:rsidTr="000104AF">
        <w:trPr>
          <w:trHeight w:val="225"/>
        </w:trPr>
        <w:tc>
          <w:tcPr>
            <w:tcW w:w="454" w:type="pct"/>
            <w:shd w:val="clear" w:color="auto" w:fill="auto"/>
            <w:noWrap/>
            <w:vAlign w:val="center"/>
            <w:hideMark/>
          </w:tcPr>
          <w:p w14:paraId="629C4DA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106 </w:t>
            </w:r>
          </w:p>
        </w:tc>
        <w:tc>
          <w:tcPr>
            <w:tcW w:w="909" w:type="pct"/>
            <w:shd w:val="clear" w:color="auto" w:fill="auto"/>
            <w:noWrap/>
            <w:vAlign w:val="center"/>
            <w:hideMark/>
          </w:tcPr>
          <w:p w14:paraId="215B5D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17/10/28</w:t>
            </w:r>
          </w:p>
        </w:tc>
        <w:tc>
          <w:tcPr>
            <w:tcW w:w="909" w:type="pct"/>
            <w:shd w:val="clear" w:color="auto" w:fill="auto"/>
            <w:noWrap/>
            <w:vAlign w:val="center"/>
            <w:hideMark/>
          </w:tcPr>
          <w:p w14:paraId="491638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17/10/28</w:t>
            </w:r>
          </w:p>
        </w:tc>
        <w:tc>
          <w:tcPr>
            <w:tcW w:w="909" w:type="pct"/>
            <w:shd w:val="clear" w:color="auto" w:fill="auto"/>
            <w:noWrap/>
            <w:vAlign w:val="center"/>
            <w:hideMark/>
          </w:tcPr>
          <w:p w14:paraId="747B7F3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0CC9A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461563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1,161869%</w:t>
            </w:r>
          </w:p>
        </w:tc>
      </w:tr>
      <w:tr w:rsidR="009514FB" w:rsidRPr="00A95988" w14:paraId="62954EC3" w14:textId="77777777" w:rsidTr="000104AF">
        <w:trPr>
          <w:trHeight w:val="225"/>
        </w:trPr>
        <w:tc>
          <w:tcPr>
            <w:tcW w:w="454" w:type="pct"/>
            <w:shd w:val="clear" w:color="auto" w:fill="auto"/>
            <w:noWrap/>
            <w:vAlign w:val="center"/>
            <w:hideMark/>
          </w:tcPr>
          <w:p w14:paraId="5F3739A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107 </w:t>
            </w:r>
          </w:p>
        </w:tc>
        <w:tc>
          <w:tcPr>
            <w:tcW w:w="909" w:type="pct"/>
            <w:shd w:val="clear" w:color="auto" w:fill="auto"/>
            <w:noWrap/>
            <w:vAlign w:val="center"/>
            <w:hideMark/>
          </w:tcPr>
          <w:p w14:paraId="64AAD0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17/11/28</w:t>
            </w:r>
          </w:p>
        </w:tc>
        <w:tc>
          <w:tcPr>
            <w:tcW w:w="909" w:type="pct"/>
            <w:shd w:val="clear" w:color="auto" w:fill="auto"/>
            <w:noWrap/>
            <w:vAlign w:val="center"/>
            <w:hideMark/>
          </w:tcPr>
          <w:p w14:paraId="081FA12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17/11/28</w:t>
            </w:r>
          </w:p>
        </w:tc>
        <w:tc>
          <w:tcPr>
            <w:tcW w:w="909" w:type="pct"/>
            <w:shd w:val="clear" w:color="auto" w:fill="auto"/>
            <w:noWrap/>
            <w:vAlign w:val="center"/>
            <w:hideMark/>
          </w:tcPr>
          <w:p w14:paraId="4074F2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90F3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0D1FA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1,153162%</w:t>
            </w:r>
          </w:p>
        </w:tc>
      </w:tr>
      <w:tr w:rsidR="009514FB" w:rsidRPr="00A95988" w14:paraId="7948E9BB" w14:textId="77777777" w:rsidTr="000104AF">
        <w:trPr>
          <w:trHeight w:val="225"/>
        </w:trPr>
        <w:tc>
          <w:tcPr>
            <w:tcW w:w="454" w:type="pct"/>
            <w:shd w:val="clear" w:color="auto" w:fill="auto"/>
            <w:noWrap/>
            <w:vAlign w:val="center"/>
            <w:hideMark/>
          </w:tcPr>
          <w:p w14:paraId="14FB6CC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108 </w:t>
            </w:r>
          </w:p>
        </w:tc>
        <w:tc>
          <w:tcPr>
            <w:tcW w:w="909" w:type="pct"/>
            <w:shd w:val="clear" w:color="auto" w:fill="auto"/>
            <w:noWrap/>
            <w:vAlign w:val="center"/>
            <w:hideMark/>
          </w:tcPr>
          <w:p w14:paraId="0C89C5C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18/12/28</w:t>
            </w:r>
          </w:p>
        </w:tc>
        <w:tc>
          <w:tcPr>
            <w:tcW w:w="909" w:type="pct"/>
            <w:shd w:val="clear" w:color="auto" w:fill="auto"/>
            <w:noWrap/>
            <w:vAlign w:val="center"/>
            <w:hideMark/>
          </w:tcPr>
          <w:p w14:paraId="1C74F3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18/12/28</w:t>
            </w:r>
          </w:p>
        </w:tc>
        <w:tc>
          <w:tcPr>
            <w:tcW w:w="909" w:type="pct"/>
            <w:shd w:val="clear" w:color="auto" w:fill="auto"/>
            <w:noWrap/>
            <w:vAlign w:val="center"/>
            <w:hideMark/>
          </w:tcPr>
          <w:p w14:paraId="4DAD72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2010C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3805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1,171478%</w:t>
            </w:r>
          </w:p>
        </w:tc>
      </w:tr>
      <w:tr w:rsidR="009514FB" w:rsidRPr="00A95988" w14:paraId="45583AAF" w14:textId="77777777" w:rsidTr="000104AF">
        <w:trPr>
          <w:trHeight w:val="225"/>
        </w:trPr>
        <w:tc>
          <w:tcPr>
            <w:tcW w:w="454" w:type="pct"/>
            <w:shd w:val="clear" w:color="auto" w:fill="auto"/>
            <w:noWrap/>
            <w:vAlign w:val="center"/>
            <w:hideMark/>
          </w:tcPr>
          <w:p w14:paraId="7D3B9C7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109 </w:t>
            </w:r>
          </w:p>
        </w:tc>
        <w:tc>
          <w:tcPr>
            <w:tcW w:w="909" w:type="pct"/>
            <w:shd w:val="clear" w:color="auto" w:fill="auto"/>
            <w:noWrap/>
            <w:vAlign w:val="center"/>
            <w:hideMark/>
          </w:tcPr>
          <w:p w14:paraId="72EDC8C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17/01/29</w:t>
            </w:r>
          </w:p>
        </w:tc>
        <w:tc>
          <w:tcPr>
            <w:tcW w:w="909" w:type="pct"/>
            <w:shd w:val="clear" w:color="auto" w:fill="auto"/>
            <w:noWrap/>
            <w:vAlign w:val="center"/>
            <w:hideMark/>
          </w:tcPr>
          <w:p w14:paraId="273D8FB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17/01/29</w:t>
            </w:r>
          </w:p>
        </w:tc>
        <w:tc>
          <w:tcPr>
            <w:tcW w:w="909" w:type="pct"/>
            <w:shd w:val="clear" w:color="auto" w:fill="auto"/>
            <w:noWrap/>
            <w:vAlign w:val="center"/>
            <w:hideMark/>
          </w:tcPr>
          <w:p w14:paraId="7FBFCD6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C36D0E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DF970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1,203782%</w:t>
            </w:r>
          </w:p>
        </w:tc>
      </w:tr>
      <w:tr w:rsidR="009514FB" w:rsidRPr="00A95988" w14:paraId="7C4B201F" w14:textId="77777777" w:rsidTr="000104AF">
        <w:trPr>
          <w:trHeight w:val="225"/>
        </w:trPr>
        <w:tc>
          <w:tcPr>
            <w:tcW w:w="454" w:type="pct"/>
            <w:shd w:val="clear" w:color="auto" w:fill="auto"/>
            <w:noWrap/>
            <w:vAlign w:val="center"/>
            <w:hideMark/>
          </w:tcPr>
          <w:p w14:paraId="64D02D6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110 </w:t>
            </w:r>
          </w:p>
        </w:tc>
        <w:tc>
          <w:tcPr>
            <w:tcW w:w="909" w:type="pct"/>
            <w:shd w:val="clear" w:color="auto" w:fill="auto"/>
            <w:noWrap/>
            <w:vAlign w:val="center"/>
            <w:hideMark/>
          </w:tcPr>
          <w:p w14:paraId="216BB7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19/02/29</w:t>
            </w:r>
          </w:p>
        </w:tc>
        <w:tc>
          <w:tcPr>
            <w:tcW w:w="909" w:type="pct"/>
            <w:shd w:val="clear" w:color="auto" w:fill="auto"/>
            <w:noWrap/>
            <w:vAlign w:val="center"/>
            <w:hideMark/>
          </w:tcPr>
          <w:p w14:paraId="3C6571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19/02/29</w:t>
            </w:r>
          </w:p>
        </w:tc>
        <w:tc>
          <w:tcPr>
            <w:tcW w:w="909" w:type="pct"/>
            <w:shd w:val="clear" w:color="auto" w:fill="auto"/>
            <w:noWrap/>
            <w:vAlign w:val="center"/>
            <w:hideMark/>
          </w:tcPr>
          <w:p w14:paraId="1ABC4C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CA84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852672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1,182933%</w:t>
            </w:r>
          </w:p>
        </w:tc>
      </w:tr>
      <w:tr w:rsidR="009514FB" w:rsidRPr="00A95988" w14:paraId="17785069" w14:textId="77777777" w:rsidTr="000104AF">
        <w:trPr>
          <w:trHeight w:val="225"/>
        </w:trPr>
        <w:tc>
          <w:tcPr>
            <w:tcW w:w="454" w:type="pct"/>
            <w:shd w:val="clear" w:color="auto" w:fill="auto"/>
            <w:noWrap/>
            <w:vAlign w:val="center"/>
            <w:hideMark/>
          </w:tcPr>
          <w:p w14:paraId="691C3BD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111 </w:t>
            </w:r>
          </w:p>
        </w:tc>
        <w:tc>
          <w:tcPr>
            <w:tcW w:w="909" w:type="pct"/>
            <w:shd w:val="clear" w:color="auto" w:fill="auto"/>
            <w:noWrap/>
            <w:vAlign w:val="center"/>
            <w:hideMark/>
          </w:tcPr>
          <w:p w14:paraId="7B31C88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19/03/29</w:t>
            </w:r>
          </w:p>
        </w:tc>
        <w:tc>
          <w:tcPr>
            <w:tcW w:w="909" w:type="pct"/>
            <w:shd w:val="clear" w:color="auto" w:fill="auto"/>
            <w:noWrap/>
            <w:vAlign w:val="center"/>
            <w:hideMark/>
          </w:tcPr>
          <w:p w14:paraId="3FE6E0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19/03/29</w:t>
            </w:r>
          </w:p>
        </w:tc>
        <w:tc>
          <w:tcPr>
            <w:tcW w:w="909" w:type="pct"/>
            <w:shd w:val="clear" w:color="auto" w:fill="auto"/>
            <w:noWrap/>
            <w:vAlign w:val="center"/>
            <w:hideMark/>
          </w:tcPr>
          <w:p w14:paraId="1732DF0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5A2469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D79DF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1,269785%</w:t>
            </w:r>
          </w:p>
        </w:tc>
      </w:tr>
      <w:tr w:rsidR="009514FB" w:rsidRPr="00A95988" w14:paraId="650A56FB" w14:textId="77777777" w:rsidTr="000104AF">
        <w:trPr>
          <w:trHeight w:val="225"/>
        </w:trPr>
        <w:tc>
          <w:tcPr>
            <w:tcW w:w="454" w:type="pct"/>
            <w:shd w:val="clear" w:color="auto" w:fill="auto"/>
            <w:noWrap/>
            <w:vAlign w:val="center"/>
            <w:hideMark/>
          </w:tcPr>
          <w:p w14:paraId="7DB191E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112 </w:t>
            </w:r>
          </w:p>
        </w:tc>
        <w:tc>
          <w:tcPr>
            <w:tcW w:w="909" w:type="pct"/>
            <w:shd w:val="clear" w:color="auto" w:fill="auto"/>
            <w:noWrap/>
            <w:vAlign w:val="center"/>
            <w:hideMark/>
          </w:tcPr>
          <w:p w14:paraId="203728E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17/04/29</w:t>
            </w:r>
          </w:p>
        </w:tc>
        <w:tc>
          <w:tcPr>
            <w:tcW w:w="909" w:type="pct"/>
            <w:shd w:val="clear" w:color="auto" w:fill="auto"/>
            <w:noWrap/>
            <w:vAlign w:val="center"/>
            <w:hideMark/>
          </w:tcPr>
          <w:p w14:paraId="7F2811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17/04/29</w:t>
            </w:r>
          </w:p>
        </w:tc>
        <w:tc>
          <w:tcPr>
            <w:tcW w:w="909" w:type="pct"/>
            <w:shd w:val="clear" w:color="auto" w:fill="auto"/>
            <w:noWrap/>
            <w:vAlign w:val="center"/>
            <w:hideMark/>
          </w:tcPr>
          <w:p w14:paraId="3F2822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1D092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9004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1,277486%</w:t>
            </w:r>
          </w:p>
        </w:tc>
      </w:tr>
      <w:tr w:rsidR="009514FB" w:rsidRPr="00A95988" w14:paraId="5A25B693" w14:textId="77777777" w:rsidTr="000104AF">
        <w:trPr>
          <w:trHeight w:val="225"/>
        </w:trPr>
        <w:tc>
          <w:tcPr>
            <w:tcW w:w="454" w:type="pct"/>
            <w:shd w:val="clear" w:color="auto" w:fill="auto"/>
            <w:noWrap/>
            <w:vAlign w:val="center"/>
            <w:hideMark/>
          </w:tcPr>
          <w:p w14:paraId="58B7C4E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113 </w:t>
            </w:r>
          </w:p>
        </w:tc>
        <w:tc>
          <w:tcPr>
            <w:tcW w:w="909" w:type="pct"/>
            <w:shd w:val="clear" w:color="auto" w:fill="auto"/>
            <w:noWrap/>
            <w:vAlign w:val="center"/>
            <w:hideMark/>
          </w:tcPr>
          <w:p w14:paraId="1D09DD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17/05/29</w:t>
            </w:r>
          </w:p>
        </w:tc>
        <w:tc>
          <w:tcPr>
            <w:tcW w:w="909" w:type="pct"/>
            <w:shd w:val="clear" w:color="auto" w:fill="auto"/>
            <w:noWrap/>
            <w:vAlign w:val="center"/>
            <w:hideMark/>
          </w:tcPr>
          <w:p w14:paraId="1E80CD6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17/05/29</w:t>
            </w:r>
          </w:p>
        </w:tc>
        <w:tc>
          <w:tcPr>
            <w:tcW w:w="909" w:type="pct"/>
            <w:shd w:val="clear" w:color="auto" w:fill="auto"/>
            <w:noWrap/>
            <w:vAlign w:val="center"/>
            <w:hideMark/>
          </w:tcPr>
          <w:p w14:paraId="4E54DF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16DC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D225B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1,285589%</w:t>
            </w:r>
          </w:p>
        </w:tc>
      </w:tr>
      <w:tr w:rsidR="009514FB" w:rsidRPr="00A95988" w14:paraId="1FE4017A" w14:textId="77777777" w:rsidTr="000104AF">
        <w:trPr>
          <w:trHeight w:val="225"/>
        </w:trPr>
        <w:tc>
          <w:tcPr>
            <w:tcW w:w="454" w:type="pct"/>
            <w:shd w:val="clear" w:color="auto" w:fill="auto"/>
            <w:noWrap/>
            <w:vAlign w:val="center"/>
            <w:hideMark/>
          </w:tcPr>
          <w:p w14:paraId="73DA14A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114 </w:t>
            </w:r>
          </w:p>
        </w:tc>
        <w:tc>
          <w:tcPr>
            <w:tcW w:w="909" w:type="pct"/>
            <w:shd w:val="clear" w:color="auto" w:fill="auto"/>
            <w:noWrap/>
            <w:vAlign w:val="center"/>
            <w:hideMark/>
          </w:tcPr>
          <w:p w14:paraId="1057DA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18/06/29</w:t>
            </w:r>
          </w:p>
        </w:tc>
        <w:tc>
          <w:tcPr>
            <w:tcW w:w="909" w:type="pct"/>
            <w:shd w:val="clear" w:color="auto" w:fill="auto"/>
            <w:noWrap/>
            <w:vAlign w:val="center"/>
            <w:hideMark/>
          </w:tcPr>
          <w:p w14:paraId="155B074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18/06/29</w:t>
            </w:r>
          </w:p>
        </w:tc>
        <w:tc>
          <w:tcPr>
            <w:tcW w:w="909" w:type="pct"/>
            <w:shd w:val="clear" w:color="auto" w:fill="auto"/>
            <w:noWrap/>
            <w:vAlign w:val="center"/>
            <w:hideMark/>
          </w:tcPr>
          <w:p w14:paraId="603341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703D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20188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1,280633%</w:t>
            </w:r>
          </w:p>
        </w:tc>
      </w:tr>
      <w:tr w:rsidR="009514FB" w:rsidRPr="00A95988" w14:paraId="75472CBA" w14:textId="77777777" w:rsidTr="000104AF">
        <w:trPr>
          <w:trHeight w:val="225"/>
        </w:trPr>
        <w:tc>
          <w:tcPr>
            <w:tcW w:w="454" w:type="pct"/>
            <w:shd w:val="clear" w:color="auto" w:fill="auto"/>
            <w:noWrap/>
            <w:vAlign w:val="center"/>
            <w:hideMark/>
          </w:tcPr>
          <w:p w14:paraId="09196F8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115 </w:t>
            </w:r>
          </w:p>
        </w:tc>
        <w:tc>
          <w:tcPr>
            <w:tcW w:w="909" w:type="pct"/>
            <w:shd w:val="clear" w:color="auto" w:fill="auto"/>
            <w:noWrap/>
            <w:vAlign w:val="center"/>
            <w:hideMark/>
          </w:tcPr>
          <w:p w14:paraId="2FD754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17/07/29</w:t>
            </w:r>
          </w:p>
        </w:tc>
        <w:tc>
          <w:tcPr>
            <w:tcW w:w="909" w:type="pct"/>
            <w:shd w:val="clear" w:color="auto" w:fill="auto"/>
            <w:noWrap/>
            <w:vAlign w:val="center"/>
            <w:hideMark/>
          </w:tcPr>
          <w:p w14:paraId="72D535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17/07/29</w:t>
            </w:r>
          </w:p>
        </w:tc>
        <w:tc>
          <w:tcPr>
            <w:tcW w:w="909" w:type="pct"/>
            <w:shd w:val="clear" w:color="auto" w:fill="auto"/>
            <w:noWrap/>
            <w:vAlign w:val="center"/>
            <w:hideMark/>
          </w:tcPr>
          <w:p w14:paraId="788245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89ECA2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BD0A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1,343255%</w:t>
            </w:r>
          </w:p>
        </w:tc>
      </w:tr>
      <w:tr w:rsidR="009514FB" w:rsidRPr="00A95988" w14:paraId="79820915" w14:textId="77777777" w:rsidTr="000104AF">
        <w:trPr>
          <w:trHeight w:val="225"/>
        </w:trPr>
        <w:tc>
          <w:tcPr>
            <w:tcW w:w="454" w:type="pct"/>
            <w:shd w:val="clear" w:color="auto" w:fill="auto"/>
            <w:noWrap/>
            <w:vAlign w:val="center"/>
            <w:hideMark/>
          </w:tcPr>
          <w:p w14:paraId="468BCFE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116 </w:t>
            </w:r>
          </w:p>
        </w:tc>
        <w:tc>
          <w:tcPr>
            <w:tcW w:w="909" w:type="pct"/>
            <w:shd w:val="clear" w:color="auto" w:fill="auto"/>
            <w:noWrap/>
            <w:vAlign w:val="center"/>
            <w:hideMark/>
          </w:tcPr>
          <w:p w14:paraId="7CB4E1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17/08/29</w:t>
            </w:r>
          </w:p>
        </w:tc>
        <w:tc>
          <w:tcPr>
            <w:tcW w:w="909" w:type="pct"/>
            <w:shd w:val="clear" w:color="auto" w:fill="auto"/>
            <w:noWrap/>
            <w:vAlign w:val="center"/>
            <w:hideMark/>
          </w:tcPr>
          <w:p w14:paraId="422CCE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17/08/29</w:t>
            </w:r>
          </w:p>
        </w:tc>
        <w:tc>
          <w:tcPr>
            <w:tcW w:w="909" w:type="pct"/>
            <w:shd w:val="clear" w:color="auto" w:fill="auto"/>
            <w:noWrap/>
            <w:vAlign w:val="center"/>
            <w:hideMark/>
          </w:tcPr>
          <w:p w14:paraId="4BFA20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5B6C9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0535F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1,339905%</w:t>
            </w:r>
          </w:p>
        </w:tc>
      </w:tr>
      <w:tr w:rsidR="009514FB" w:rsidRPr="00A95988" w14:paraId="44DB8705" w14:textId="77777777" w:rsidTr="000104AF">
        <w:trPr>
          <w:trHeight w:val="225"/>
        </w:trPr>
        <w:tc>
          <w:tcPr>
            <w:tcW w:w="454" w:type="pct"/>
            <w:shd w:val="clear" w:color="auto" w:fill="auto"/>
            <w:noWrap/>
            <w:vAlign w:val="center"/>
            <w:hideMark/>
          </w:tcPr>
          <w:p w14:paraId="0CA354F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117 </w:t>
            </w:r>
          </w:p>
        </w:tc>
        <w:tc>
          <w:tcPr>
            <w:tcW w:w="909" w:type="pct"/>
            <w:shd w:val="clear" w:color="auto" w:fill="auto"/>
            <w:noWrap/>
            <w:vAlign w:val="center"/>
            <w:hideMark/>
          </w:tcPr>
          <w:p w14:paraId="70FEE4E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17/09/29</w:t>
            </w:r>
          </w:p>
        </w:tc>
        <w:tc>
          <w:tcPr>
            <w:tcW w:w="909" w:type="pct"/>
            <w:shd w:val="clear" w:color="auto" w:fill="auto"/>
            <w:noWrap/>
            <w:vAlign w:val="center"/>
            <w:hideMark/>
          </w:tcPr>
          <w:p w14:paraId="7D9FC6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17/09/29</w:t>
            </w:r>
          </w:p>
        </w:tc>
        <w:tc>
          <w:tcPr>
            <w:tcW w:w="909" w:type="pct"/>
            <w:shd w:val="clear" w:color="auto" w:fill="auto"/>
            <w:noWrap/>
            <w:vAlign w:val="center"/>
            <w:hideMark/>
          </w:tcPr>
          <w:p w14:paraId="759EA8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2B6A1D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36C82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1,363764%</w:t>
            </w:r>
          </w:p>
        </w:tc>
      </w:tr>
      <w:tr w:rsidR="009514FB" w:rsidRPr="00A95988" w14:paraId="3E11D4F1" w14:textId="77777777" w:rsidTr="000104AF">
        <w:trPr>
          <w:trHeight w:val="225"/>
        </w:trPr>
        <w:tc>
          <w:tcPr>
            <w:tcW w:w="454" w:type="pct"/>
            <w:shd w:val="clear" w:color="auto" w:fill="auto"/>
            <w:noWrap/>
            <w:vAlign w:val="center"/>
            <w:hideMark/>
          </w:tcPr>
          <w:p w14:paraId="34D7975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118 </w:t>
            </w:r>
          </w:p>
        </w:tc>
        <w:tc>
          <w:tcPr>
            <w:tcW w:w="909" w:type="pct"/>
            <w:shd w:val="clear" w:color="auto" w:fill="auto"/>
            <w:noWrap/>
            <w:vAlign w:val="center"/>
            <w:hideMark/>
          </w:tcPr>
          <w:p w14:paraId="4DD4E9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17/10/29</w:t>
            </w:r>
          </w:p>
        </w:tc>
        <w:tc>
          <w:tcPr>
            <w:tcW w:w="909" w:type="pct"/>
            <w:shd w:val="clear" w:color="auto" w:fill="auto"/>
            <w:noWrap/>
            <w:vAlign w:val="center"/>
            <w:hideMark/>
          </w:tcPr>
          <w:p w14:paraId="7C173C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17/10/29</w:t>
            </w:r>
          </w:p>
        </w:tc>
        <w:tc>
          <w:tcPr>
            <w:tcW w:w="909" w:type="pct"/>
            <w:shd w:val="clear" w:color="auto" w:fill="auto"/>
            <w:noWrap/>
            <w:vAlign w:val="center"/>
            <w:hideMark/>
          </w:tcPr>
          <w:p w14:paraId="226EEEC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4CB945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05FE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1,401859%</w:t>
            </w:r>
          </w:p>
        </w:tc>
      </w:tr>
      <w:tr w:rsidR="009514FB" w:rsidRPr="00A95988" w14:paraId="0D0573CE" w14:textId="77777777" w:rsidTr="000104AF">
        <w:trPr>
          <w:trHeight w:val="225"/>
        </w:trPr>
        <w:tc>
          <w:tcPr>
            <w:tcW w:w="454" w:type="pct"/>
            <w:shd w:val="clear" w:color="auto" w:fill="auto"/>
            <w:noWrap/>
            <w:vAlign w:val="center"/>
            <w:hideMark/>
          </w:tcPr>
          <w:p w14:paraId="4D22EB4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119 </w:t>
            </w:r>
          </w:p>
        </w:tc>
        <w:tc>
          <w:tcPr>
            <w:tcW w:w="909" w:type="pct"/>
            <w:shd w:val="clear" w:color="auto" w:fill="auto"/>
            <w:noWrap/>
            <w:vAlign w:val="center"/>
            <w:hideMark/>
          </w:tcPr>
          <w:p w14:paraId="4FA8F8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19/11/29</w:t>
            </w:r>
          </w:p>
        </w:tc>
        <w:tc>
          <w:tcPr>
            <w:tcW w:w="909" w:type="pct"/>
            <w:shd w:val="clear" w:color="auto" w:fill="auto"/>
            <w:noWrap/>
            <w:vAlign w:val="center"/>
            <w:hideMark/>
          </w:tcPr>
          <w:p w14:paraId="205DD3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19/11/29</w:t>
            </w:r>
          </w:p>
        </w:tc>
        <w:tc>
          <w:tcPr>
            <w:tcW w:w="909" w:type="pct"/>
            <w:shd w:val="clear" w:color="auto" w:fill="auto"/>
            <w:noWrap/>
            <w:vAlign w:val="center"/>
            <w:hideMark/>
          </w:tcPr>
          <w:p w14:paraId="4A96E8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A73E7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B71EF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1,387094%</w:t>
            </w:r>
          </w:p>
        </w:tc>
      </w:tr>
      <w:tr w:rsidR="009514FB" w:rsidRPr="00A95988" w14:paraId="32829F78" w14:textId="77777777" w:rsidTr="000104AF">
        <w:trPr>
          <w:trHeight w:val="225"/>
        </w:trPr>
        <w:tc>
          <w:tcPr>
            <w:tcW w:w="454" w:type="pct"/>
            <w:shd w:val="clear" w:color="auto" w:fill="auto"/>
            <w:noWrap/>
            <w:vAlign w:val="center"/>
            <w:hideMark/>
          </w:tcPr>
          <w:p w14:paraId="25386E4B"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120 </w:t>
            </w:r>
          </w:p>
        </w:tc>
        <w:tc>
          <w:tcPr>
            <w:tcW w:w="909" w:type="pct"/>
            <w:shd w:val="clear" w:color="auto" w:fill="auto"/>
            <w:noWrap/>
            <w:vAlign w:val="center"/>
            <w:hideMark/>
          </w:tcPr>
          <w:p w14:paraId="00EBFF8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17/12/29</w:t>
            </w:r>
          </w:p>
        </w:tc>
        <w:tc>
          <w:tcPr>
            <w:tcW w:w="909" w:type="pct"/>
            <w:shd w:val="clear" w:color="auto" w:fill="auto"/>
            <w:noWrap/>
            <w:vAlign w:val="center"/>
            <w:hideMark/>
          </w:tcPr>
          <w:p w14:paraId="78B68E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17/12/29</w:t>
            </w:r>
          </w:p>
        </w:tc>
        <w:tc>
          <w:tcPr>
            <w:tcW w:w="909" w:type="pct"/>
            <w:shd w:val="clear" w:color="auto" w:fill="auto"/>
            <w:noWrap/>
            <w:vAlign w:val="center"/>
            <w:hideMark/>
          </w:tcPr>
          <w:p w14:paraId="0E7532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13003D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A113D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1,480227%</w:t>
            </w:r>
          </w:p>
        </w:tc>
      </w:tr>
      <w:tr w:rsidR="009514FB" w:rsidRPr="00A95988" w14:paraId="24754F32" w14:textId="77777777" w:rsidTr="000104AF">
        <w:trPr>
          <w:trHeight w:val="225"/>
        </w:trPr>
        <w:tc>
          <w:tcPr>
            <w:tcW w:w="454" w:type="pct"/>
            <w:shd w:val="clear" w:color="auto" w:fill="auto"/>
            <w:noWrap/>
            <w:vAlign w:val="center"/>
            <w:hideMark/>
          </w:tcPr>
          <w:p w14:paraId="582C92A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121 </w:t>
            </w:r>
          </w:p>
        </w:tc>
        <w:tc>
          <w:tcPr>
            <w:tcW w:w="909" w:type="pct"/>
            <w:shd w:val="clear" w:color="auto" w:fill="auto"/>
            <w:noWrap/>
            <w:vAlign w:val="center"/>
            <w:hideMark/>
          </w:tcPr>
          <w:p w14:paraId="410355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17/01/30</w:t>
            </w:r>
          </w:p>
        </w:tc>
        <w:tc>
          <w:tcPr>
            <w:tcW w:w="909" w:type="pct"/>
            <w:shd w:val="clear" w:color="auto" w:fill="auto"/>
            <w:noWrap/>
            <w:vAlign w:val="center"/>
            <w:hideMark/>
          </w:tcPr>
          <w:p w14:paraId="3805557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17/01/30</w:t>
            </w:r>
          </w:p>
        </w:tc>
        <w:tc>
          <w:tcPr>
            <w:tcW w:w="909" w:type="pct"/>
            <w:shd w:val="clear" w:color="auto" w:fill="auto"/>
            <w:noWrap/>
            <w:vAlign w:val="center"/>
            <w:hideMark/>
          </w:tcPr>
          <w:p w14:paraId="3FABCE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D10A2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24677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1,467702%</w:t>
            </w:r>
          </w:p>
        </w:tc>
      </w:tr>
      <w:tr w:rsidR="009514FB" w:rsidRPr="00A95988" w14:paraId="64C68C32" w14:textId="77777777" w:rsidTr="000104AF">
        <w:trPr>
          <w:trHeight w:val="225"/>
        </w:trPr>
        <w:tc>
          <w:tcPr>
            <w:tcW w:w="454" w:type="pct"/>
            <w:shd w:val="clear" w:color="auto" w:fill="auto"/>
            <w:noWrap/>
            <w:vAlign w:val="center"/>
            <w:hideMark/>
          </w:tcPr>
          <w:p w14:paraId="436BEC6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122 </w:t>
            </w:r>
          </w:p>
        </w:tc>
        <w:tc>
          <w:tcPr>
            <w:tcW w:w="909" w:type="pct"/>
            <w:shd w:val="clear" w:color="auto" w:fill="auto"/>
            <w:noWrap/>
            <w:vAlign w:val="center"/>
            <w:hideMark/>
          </w:tcPr>
          <w:p w14:paraId="1E5A2B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18/02/30</w:t>
            </w:r>
          </w:p>
        </w:tc>
        <w:tc>
          <w:tcPr>
            <w:tcW w:w="909" w:type="pct"/>
            <w:shd w:val="clear" w:color="auto" w:fill="auto"/>
            <w:noWrap/>
            <w:vAlign w:val="center"/>
            <w:hideMark/>
          </w:tcPr>
          <w:p w14:paraId="044F2A4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18/02/30</w:t>
            </w:r>
          </w:p>
        </w:tc>
        <w:tc>
          <w:tcPr>
            <w:tcW w:w="909" w:type="pct"/>
            <w:shd w:val="clear" w:color="auto" w:fill="auto"/>
            <w:noWrap/>
            <w:vAlign w:val="center"/>
            <w:hideMark/>
          </w:tcPr>
          <w:p w14:paraId="6C1567E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3F72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92A3F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1,482297%</w:t>
            </w:r>
          </w:p>
        </w:tc>
      </w:tr>
      <w:tr w:rsidR="009514FB" w:rsidRPr="00A95988" w14:paraId="2B4BEE33" w14:textId="77777777" w:rsidTr="000104AF">
        <w:trPr>
          <w:trHeight w:val="225"/>
        </w:trPr>
        <w:tc>
          <w:tcPr>
            <w:tcW w:w="454" w:type="pct"/>
            <w:shd w:val="clear" w:color="auto" w:fill="auto"/>
            <w:noWrap/>
            <w:vAlign w:val="center"/>
            <w:hideMark/>
          </w:tcPr>
          <w:p w14:paraId="2FFD34E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123 </w:t>
            </w:r>
          </w:p>
        </w:tc>
        <w:tc>
          <w:tcPr>
            <w:tcW w:w="909" w:type="pct"/>
            <w:shd w:val="clear" w:color="auto" w:fill="auto"/>
            <w:noWrap/>
            <w:vAlign w:val="center"/>
            <w:hideMark/>
          </w:tcPr>
          <w:p w14:paraId="1FE35A7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18/03/30</w:t>
            </w:r>
          </w:p>
        </w:tc>
        <w:tc>
          <w:tcPr>
            <w:tcW w:w="909" w:type="pct"/>
            <w:shd w:val="clear" w:color="auto" w:fill="auto"/>
            <w:noWrap/>
            <w:vAlign w:val="center"/>
            <w:hideMark/>
          </w:tcPr>
          <w:p w14:paraId="701315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18/03/30</w:t>
            </w:r>
          </w:p>
        </w:tc>
        <w:tc>
          <w:tcPr>
            <w:tcW w:w="909" w:type="pct"/>
            <w:shd w:val="clear" w:color="auto" w:fill="auto"/>
            <w:noWrap/>
            <w:vAlign w:val="center"/>
            <w:hideMark/>
          </w:tcPr>
          <w:p w14:paraId="2726CA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62242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B6EF8C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1,564973%</w:t>
            </w:r>
          </w:p>
        </w:tc>
      </w:tr>
      <w:tr w:rsidR="009514FB" w:rsidRPr="00A95988" w14:paraId="5E2DD24C" w14:textId="77777777" w:rsidTr="000104AF">
        <w:trPr>
          <w:trHeight w:val="225"/>
        </w:trPr>
        <w:tc>
          <w:tcPr>
            <w:tcW w:w="454" w:type="pct"/>
            <w:shd w:val="clear" w:color="auto" w:fill="auto"/>
            <w:noWrap/>
            <w:vAlign w:val="center"/>
            <w:hideMark/>
          </w:tcPr>
          <w:p w14:paraId="1AFDDB9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124 </w:t>
            </w:r>
          </w:p>
        </w:tc>
        <w:tc>
          <w:tcPr>
            <w:tcW w:w="909" w:type="pct"/>
            <w:shd w:val="clear" w:color="auto" w:fill="auto"/>
            <w:noWrap/>
            <w:vAlign w:val="center"/>
            <w:hideMark/>
          </w:tcPr>
          <w:p w14:paraId="17DD16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17/04/30</w:t>
            </w:r>
          </w:p>
        </w:tc>
        <w:tc>
          <w:tcPr>
            <w:tcW w:w="909" w:type="pct"/>
            <w:shd w:val="clear" w:color="auto" w:fill="auto"/>
            <w:noWrap/>
            <w:vAlign w:val="center"/>
            <w:hideMark/>
          </w:tcPr>
          <w:p w14:paraId="17B9E6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17/04/30</w:t>
            </w:r>
          </w:p>
        </w:tc>
        <w:tc>
          <w:tcPr>
            <w:tcW w:w="909" w:type="pct"/>
            <w:shd w:val="clear" w:color="auto" w:fill="auto"/>
            <w:noWrap/>
            <w:vAlign w:val="center"/>
            <w:hideMark/>
          </w:tcPr>
          <w:p w14:paraId="51DABE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FC42A4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397B5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1,568894%</w:t>
            </w:r>
          </w:p>
        </w:tc>
      </w:tr>
      <w:tr w:rsidR="009514FB" w:rsidRPr="00A95988" w14:paraId="1490445A" w14:textId="77777777" w:rsidTr="000104AF">
        <w:trPr>
          <w:trHeight w:val="225"/>
        </w:trPr>
        <w:tc>
          <w:tcPr>
            <w:tcW w:w="454" w:type="pct"/>
            <w:shd w:val="clear" w:color="auto" w:fill="auto"/>
            <w:noWrap/>
            <w:vAlign w:val="center"/>
            <w:hideMark/>
          </w:tcPr>
          <w:p w14:paraId="1EE9A59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125 </w:t>
            </w:r>
          </w:p>
        </w:tc>
        <w:tc>
          <w:tcPr>
            <w:tcW w:w="909" w:type="pct"/>
            <w:shd w:val="clear" w:color="auto" w:fill="auto"/>
            <w:noWrap/>
            <w:vAlign w:val="center"/>
            <w:hideMark/>
          </w:tcPr>
          <w:p w14:paraId="0481A4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17/05/30</w:t>
            </w:r>
          </w:p>
        </w:tc>
        <w:tc>
          <w:tcPr>
            <w:tcW w:w="909" w:type="pct"/>
            <w:shd w:val="clear" w:color="auto" w:fill="auto"/>
            <w:noWrap/>
            <w:vAlign w:val="center"/>
            <w:hideMark/>
          </w:tcPr>
          <w:p w14:paraId="7C8F15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17/05/30</w:t>
            </w:r>
          </w:p>
        </w:tc>
        <w:tc>
          <w:tcPr>
            <w:tcW w:w="909" w:type="pct"/>
            <w:shd w:val="clear" w:color="auto" w:fill="auto"/>
            <w:noWrap/>
            <w:vAlign w:val="center"/>
            <w:hideMark/>
          </w:tcPr>
          <w:p w14:paraId="182DAA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AED5B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ECB9E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1,600331%</w:t>
            </w:r>
          </w:p>
        </w:tc>
      </w:tr>
      <w:tr w:rsidR="009514FB" w:rsidRPr="00A95988" w14:paraId="3D99ADE4" w14:textId="77777777" w:rsidTr="000104AF">
        <w:trPr>
          <w:trHeight w:val="225"/>
        </w:trPr>
        <w:tc>
          <w:tcPr>
            <w:tcW w:w="454" w:type="pct"/>
            <w:shd w:val="clear" w:color="auto" w:fill="auto"/>
            <w:noWrap/>
            <w:vAlign w:val="center"/>
            <w:hideMark/>
          </w:tcPr>
          <w:p w14:paraId="7D9AF26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126 </w:t>
            </w:r>
          </w:p>
        </w:tc>
        <w:tc>
          <w:tcPr>
            <w:tcW w:w="909" w:type="pct"/>
            <w:shd w:val="clear" w:color="auto" w:fill="auto"/>
            <w:noWrap/>
            <w:vAlign w:val="center"/>
            <w:hideMark/>
          </w:tcPr>
          <w:p w14:paraId="3C52651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17/06/30</w:t>
            </w:r>
          </w:p>
        </w:tc>
        <w:tc>
          <w:tcPr>
            <w:tcW w:w="909" w:type="pct"/>
            <w:shd w:val="clear" w:color="auto" w:fill="auto"/>
            <w:noWrap/>
            <w:vAlign w:val="center"/>
            <w:hideMark/>
          </w:tcPr>
          <w:p w14:paraId="3FFCC6A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17/06/30</w:t>
            </w:r>
          </w:p>
        </w:tc>
        <w:tc>
          <w:tcPr>
            <w:tcW w:w="909" w:type="pct"/>
            <w:shd w:val="clear" w:color="auto" w:fill="auto"/>
            <w:noWrap/>
            <w:vAlign w:val="center"/>
            <w:hideMark/>
          </w:tcPr>
          <w:p w14:paraId="5F5D96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47622B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31F29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1,619444%</w:t>
            </w:r>
          </w:p>
        </w:tc>
      </w:tr>
      <w:tr w:rsidR="009514FB" w:rsidRPr="00A95988" w14:paraId="18B7825A" w14:textId="77777777" w:rsidTr="000104AF">
        <w:trPr>
          <w:trHeight w:val="225"/>
        </w:trPr>
        <w:tc>
          <w:tcPr>
            <w:tcW w:w="454" w:type="pct"/>
            <w:shd w:val="clear" w:color="auto" w:fill="auto"/>
            <w:noWrap/>
            <w:vAlign w:val="center"/>
            <w:hideMark/>
          </w:tcPr>
          <w:p w14:paraId="4BB0D06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127 </w:t>
            </w:r>
          </w:p>
        </w:tc>
        <w:tc>
          <w:tcPr>
            <w:tcW w:w="909" w:type="pct"/>
            <w:shd w:val="clear" w:color="auto" w:fill="auto"/>
            <w:noWrap/>
            <w:vAlign w:val="center"/>
            <w:hideMark/>
          </w:tcPr>
          <w:p w14:paraId="5937F1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17/07/30</w:t>
            </w:r>
          </w:p>
        </w:tc>
        <w:tc>
          <w:tcPr>
            <w:tcW w:w="909" w:type="pct"/>
            <w:shd w:val="clear" w:color="auto" w:fill="auto"/>
            <w:noWrap/>
            <w:vAlign w:val="center"/>
            <w:hideMark/>
          </w:tcPr>
          <w:p w14:paraId="523FA0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17/07/30</w:t>
            </w:r>
          </w:p>
        </w:tc>
        <w:tc>
          <w:tcPr>
            <w:tcW w:w="909" w:type="pct"/>
            <w:shd w:val="clear" w:color="auto" w:fill="auto"/>
            <w:noWrap/>
            <w:vAlign w:val="center"/>
            <w:hideMark/>
          </w:tcPr>
          <w:p w14:paraId="6DFCB40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2942B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9687E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1,666440%</w:t>
            </w:r>
          </w:p>
        </w:tc>
      </w:tr>
      <w:tr w:rsidR="009514FB" w:rsidRPr="00A95988" w14:paraId="74D99D95" w14:textId="77777777" w:rsidTr="000104AF">
        <w:trPr>
          <w:trHeight w:val="225"/>
        </w:trPr>
        <w:tc>
          <w:tcPr>
            <w:tcW w:w="454" w:type="pct"/>
            <w:shd w:val="clear" w:color="auto" w:fill="auto"/>
            <w:noWrap/>
            <w:vAlign w:val="center"/>
            <w:hideMark/>
          </w:tcPr>
          <w:p w14:paraId="531065D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128 </w:t>
            </w:r>
          </w:p>
        </w:tc>
        <w:tc>
          <w:tcPr>
            <w:tcW w:w="909" w:type="pct"/>
            <w:shd w:val="clear" w:color="auto" w:fill="auto"/>
            <w:noWrap/>
            <w:vAlign w:val="center"/>
            <w:hideMark/>
          </w:tcPr>
          <w:p w14:paraId="371F33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19/08/30</w:t>
            </w:r>
          </w:p>
        </w:tc>
        <w:tc>
          <w:tcPr>
            <w:tcW w:w="909" w:type="pct"/>
            <w:shd w:val="clear" w:color="auto" w:fill="auto"/>
            <w:noWrap/>
            <w:vAlign w:val="center"/>
            <w:hideMark/>
          </w:tcPr>
          <w:p w14:paraId="42FA67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19/08/30</w:t>
            </w:r>
          </w:p>
        </w:tc>
        <w:tc>
          <w:tcPr>
            <w:tcW w:w="909" w:type="pct"/>
            <w:shd w:val="clear" w:color="auto" w:fill="auto"/>
            <w:noWrap/>
            <w:vAlign w:val="center"/>
            <w:hideMark/>
          </w:tcPr>
          <w:p w14:paraId="1B6B82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681E53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043672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1,661085%</w:t>
            </w:r>
          </w:p>
        </w:tc>
      </w:tr>
      <w:tr w:rsidR="009514FB" w:rsidRPr="00A95988" w14:paraId="7892D26D" w14:textId="77777777" w:rsidTr="000104AF">
        <w:trPr>
          <w:trHeight w:val="225"/>
        </w:trPr>
        <w:tc>
          <w:tcPr>
            <w:tcW w:w="454" w:type="pct"/>
            <w:shd w:val="clear" w:color="auto" w:fill="auto"/>
            <w:noWrap/>
            <w:vAlign w:val="center"/>
            <w:hideMark/>
          </w:tcPr>
          <w:p w14:paraId="5B7F497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129 </w:t>
            </w:r>
          </w:p>
        </w:tc>
        <w:tc>
          <w:tcPr>
            <w:tcW w:w="909" w:type="pct"/>
            <w:shd w:val="clear" w:color="auto" w:fill="auto"/>
            <w:noWrap/>
            <w:vAlign w:val="center"/>
            <w:hideMark/>
          </w:tcPr>
          <w:p w14:paraId="3D3299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17/09/30</w:t>
            </w:r>
          </w:p>
        </w:tc>
        <w:tc>
          <w:tcPr>
            <w:tcW w:w="909" w:type="pct"/>
            <w:shd w:val="clear" w:color="auto" w:fill="auto"/>
            <w:noWrap/>
            <w:vAlign w:val="center"/>
            <w:hideMark/>
          </w:tcPr>
          <w:p w14:paraId="5949B8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17/09/30</w:t>
            </w:r>
          </w:p>
        </w:tc>
        <w:tc>
          <w:tcPr>
            <w:tcW w:w="909" w:type="pct"/>
            <w:shd w:val="clear" w:color="auto" w:fill="auto"/>
            <w:noWrap/>
            <w:vAlign w:val="center"/>
            <w:hideMark/>
          </w:tcPr>
          <w:p w14:paraId="7C31444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91663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AFC35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1,750546%</w:t>
            </w:r>
          </w:p>
        </w:tc>
      </w:tr>
      <w:tr w:rsidR="009514FB" w:rsidRPr="00A95988" w14:paraId="09683FA1" w14:textId="77777777" w:rsidTr="000104AF">
        <w:trPr>
          <w:trHeight w:val="225"/>
        </w:trPr>
        <w:tc>
          <w:tcPr>
            <w:tcW w:w="454" w:type="pct"/>
            <w:shd w:val="clear" w:color="auto" w:fill="auto"/>
            <w:noWrap/>
            <w:vAlign w:val="center"/>
            <w:hideMark/>
          </w:tcPr>
          <w:p w14:paraId="339F901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130 </w:t>
            </w:r>
          </w:p>
        </w:tc>
        <w:tc>
          <w:tcPr>
            <w:tcW w:w="909" w:type="pct"/>
            <w:shd w:val="clear" w:color="auto" w:fill="auto"/>
            <w:noWrap/>
            <w:vAlign w:val="center"/>
            <w:hideMark/>
          </w:tcPr>
          <w:p w14:paraId="0B66A8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17/10/30</w:t>
            </w:r>
          </w:p>
        </w:tc>
        <w:tc>
          <w:tcPr>
            <w:tcW w:w="909" w:type="pct"/>
            <w:shd w:val="clear" w:color="auto" w:fill="auto"/>
            <w:noWrap/>
            <w:vAlign w:val="center"/>
            <w:hideMark/>
          </w:tcPr>
          <w:p w14:paraId="7C5660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17/10/30</w:t>
            </w:r>
          </w:p>
        </w:tc>
        <w:tc>
          <w:tcPr>
            <w:tcW w:w="909" w:type="pct"/>
            <w:shd w:val="clear" w:color="auto" w:fill="auto"/>
            <w:noWrap/>
            <w:vAlign w:val="center"/>
            <w:hideMark/>
          </w:tcPr>
          <w:p w14:paraId="18C721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A6CE4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E9446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1,775211%</w:t>
            </w:r>
          </w:p>
        </w:tc>
      </w:tr>
      <w:tr w:rsidR="009514FB" w:rsidRPr="00A95988" w14:paraId="01DFF9A4" w14:textId="77777777" w:rsidTr="000104AF">
        <w:trPr>
          <w:trHeight w:val="225"/>
        </w:trPr>
        <w:tc>
          <w:tcPr>
            <w:tcW w:w="454" w:type="pct"/>
            <w:shd w:val="clear" w:color="auto" w:fill="auto"/>
            <w:noWrap/>
            <w:vAlign w:val="center"/>
            <w:hideMark/>
          </w:tcPr>
          <w:p w14:paraId="7F5DC2B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131 </w:t>
            </w:r>
          </w:p>
        </w:tc>
        <w:tc>
          <w:tcPr>
            <w:tcW w:w="909" w:type="pct"/>
            <w:shd w:val="clear" w:color="auto" w:fill="auto"/>
            <w:noWrap/>
            <w:vAlign w:val="center"/>
            <w:hideMark/>
          </w:tcPr>
          <w:p w14:paraId="4B043F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18/11/30</w:t>
            </w:r>
          </w:p>
        </w:tc>
        <w:tc>
          <w:tcPr>
            <w:tcW w:w="909" w:type="pct"/>
            <w:shd w:val="clear" w:color="auto" w:fill="auto"/>
            <w:noWrap/>
            <w:vAlign w:val="center"/>
            <w:hideMark/>
          </w:tcPr>
          <w:p w14:paraId="7CF580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18/11/30</w:t>
            </w:r>
          </w:p>
        </w:tc>
        <w:tc>
          <w:tcPr>
            <w:tcW w:w="909" w:type="pct"/>
            <w:shd w:val="clear" w:color="auto" w:fill="auto"/>
            <w:noWrap/>
            <w:vAlign w:val="center"/>
            <w:hideMark/>
          </w:tcPr>
          <w:p w14:paraId="7157D62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1BE8E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666D4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1,787632%</w:t>
            </w:r>
          </w:p>
        </w:tc>
      </w:tr>
      <w:tr w:rsidR="009514FB" w:rsidRPr="00A95988" w14:paraId="52953DFF" w14:textId="77777777" w:rsidTr="000104AF">
        <w:trPr>
          <w:trHeight w:val="225"/>
        </w:trPr>
        <w:tc>
          <w:tcPr>
            <w:tcW w:w="454" w:type="pct"/>
            <w:shd w:val="clear" w:color="auto" w:fill="auto"/>
            <w:noWrap/>
            <w:vAlign w:val="center"/>
            <w:hideMark/>
          </w:tcPr>
          <w:p w14:paraId="0878C2C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132 </w:t>
            </w:r>
          </w:p>
        </w:tc>
        <w:tc>
          <w:tcPr>
            <w:tcW w:w="909" w:type="pct"/>
            <w:shd w:val="clear" w:color="auto" w:fill="auto"/>
            <w:noWrap/>
            <w:vAlign w:val="center"/>
            <w:hideMark/>
          </w:tcPr>
          <w:p w14:paraId="1BD5EB2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17/12/30</w:t>
            </w:r>
          </w:p>
        </w:tc>
        <w:tc>
          <w:tcPr>
            <w:tcW w:w="909" w:type="pct"/>
            <w:shd w:val="clear" w:color="auto" w:fill="auto"/>
            <w:noWrap/>
            <w:vAlign w:val="center"/>
            <w:hideMark/>
          </w:tcPr>
          <w:p w14:paraId="78A9DB0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17/12/30</w:t>
            </w:r>
          </w:p>
        </w:tc>
        <w:tc>
          <w:tcPr>
            <w:tcW w:w="909" w:type="pct"/>
            <w:shd w:val="clear" w:color="auto" w:fill="auto"/>
            <w:noWrap/>
            <w:vAlign w:val="center"/>
            <w:hideMark/>
          </w:tcPr>
          <w:p w14:paraId="2744267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C83BA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498BC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1,868430%</w:t>
            </w:r>
          </w:p>
        </w:tc>
      </w:tr>
      <w:tr w:rsidR="009514FB" w:rsidRPr="00A95988" w14:paraId="4991EE25" w14:textId="77777777" w:rsidTr="000104AF">
        <w:trPr>
          <w:trHeight w:val="225"/>
        </w:trPr>
        <w:tc>
          <w:tcPr>
            <w:tcW w:w="454" w:type="pct"/>
            <w:shd w:val="clear" w:color="auto" w:fill="auto"/>
            <w:noWrap/>
            <w:vAlign w:val="center"/>
            <w:hideMark/>
          </w:tcPr>
          <w:p w14:paraId="42782E5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133 </w:t>
            </w:r>
          </w:p>
        </w:tc>
        <w:tc>
          <w:tcPr>
            <w:tcW w:w="909" w:type="pct"/>
            <w:shd w:val="clear" w:color="auto" w:fill="auto"/>
            <w:noWrap/>
            <w:vAlign w:val="center"/>
            <w:hideMark/>
          </w:tcPr>
          <w:p w14:paraId="179582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17/01/31</w:t>
            </w:r>
          </w:p>
        </w:tc>
        <w:tc>
          <w:tcPr>
            <w:tcW w:w="909" w:type="pct"/>
            <w:shd w:val="clear" w:color="auto" w:fill="auto"/>
            <w:noWrap/>
            <w:vAlign w:val="center"/>
            <w:hideMark/>
          </w:tcPr>
          <w:p w14:paraId="5DB31DF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17/01/31</w:t>
            </w:r>
          </w:p>
        </w:tc>
        <w:tc>
          <w:tcPr>
            <w:tcW w:w="909" w:type="pct"/>
            <w:shd w:val="clear" w:color="auto" w:fill="auto"/>
            <w:noWrap/>
            <w:vAlign w:val="center"/>
            <w:hideMark/>
          </w:tcPr>
          <w:p w14:paraId="3B90FC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3DF7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845D1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1,884481%</w:t>
            </w:r>
          </w:p>
        </w:tc>
      </w:tr>
      <w:tr w:rsidR="009514FB" w:rsidRPr="00A95988" w14:paraId="6A5DB4C8" w14:textId="77777777" w:rsidTr="000104AF">
        <w:trPr>
          <w:trHeight w:val="225"/>
        </w:trPr>
        <w:tc>
          <w:tcPr>
            <w:tcW w:w="454" w:type="pct"/>
            <w:shd w:val="clear" w:color="auto" w:fill="auto"/>
            <w:noWrap/>
            <w:vAlign w:val="center"/>
            <w:hideMark/>
          </w:tcPr>
          <w:p w14:paraId="7E69E4D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134 </w:t>
            </w:r>
          </w:p>
        </w:tc>
        <w:tc>
          <w:tcPr>
            <w:tcW w:w="909" w:type="pct"/>
            <w:shd w:val="clear" w:color="auto" w:fill="auto"/>
            <w:noWrap/>
            <w:vAlign w:val="center"/>
            <w:hideMark/>
          </w:tcPr>
          <w:p w14:paraId="3F7E1A4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17/02/31</w:t>
            </w:r>
          </w:p>
        </w:tc>
        <w:tc>
          <w:tcPr>
            <w:tcW w:w="909" w:type="pct"/>
            <w:shd w:val="clear" w:color="auto" w:fill="auto"/>
            <w:noWrap/>
            <w:vAlign w:val="center"/>
            <w:hideMark/>
          </w:tcPr>
          <w:p w14:paraId="63C2D2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17/02/31</w:t>
            </w:r>
          </w:p>
        </w:tc>
        <w:tc>
          <w:tcPr>
            <w:tcW w:w="909" w:type="pct"/>
            <w:shd w:val="clear" w:color="auto" w:fill="auto"/>
            <w:noWrap/>
            <w:vAlign w:val="center"/>
            <w:hideMark/>
          </w:tcPr>
          <w:p w14:paraId="44149D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F2CF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F0EEB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1,928683%</w:t>
            </w:r>
          </w:p>
        </w:tc>
      </w:tr>
      <w:tr w:rsidR="009514FB" w:rsidRPr="00A95988" w14:paraId="1E4A1CAB" w14:textId="77777777" w:rsidTr="000104AF">
        <w:trPr>
          <w:trHeight w:val="225"/>
        </w:trPr>
        <w:tc>
          <w:tcPr>
            <w:tcW w:w="454" w:type="pct"/>
            <w:shd w:val="clear" w:color="auto" w:fill="auto"/>
            <w:noWrap/>
            <w:vAlign w:val="center"/>
            <w:hideMark/>
          </w:tcPr>
          <w:p w14:paraId="27ED5E4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135 </w:t>
            </w:r>
          </w:p>
        </w:tc>
        <w:tc>
          <w:tcPr>
            <w:tcW w:w="909" w:type="pct"/>
            <w:shd w:val="clear" w:color="auto" w:fill="auto"/>
            <w:noWrap/>
            <w:vAlign w:val="center"/>
            <w:hideMark/>
          </w:tcPr>
          <w:p w14:paraId="5846D3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17/03/31</w:t>
            </w:r>
          </w:p>
        </w:tc>
        <w:tc>
          <w:tcPr>
            <w:tcW w:w="909" w:type="pct"/>
            <w:shd w:val="clear" w:color="auto" w:fill="auto"/>
            <w:noWrap/>
            <w:vAlign w:val="center"/>
            <w:hideMark/>
          </w:tcPr>
          <w:p w14:paraId="301EBD8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17/03/31</w:t>
            </w:r>
          </w:p>
        </w:tc>
        <w:tc>
          <w:tcPr>
            <w:tcW w:w="909" w:type="pct"/>
            <w:shd w:val="clear" w:color="auto" w:fill="auto"/>
            <w:noWrap/>
            <w:vAlign w:val="center"/>
            <w:hideMark/>
          </w:tcPr>
          <w:p w14:paraId="2659DF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0E99E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D6B73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2,015233%</w:t>
            </w:r>
          </w:p>
        </w:tc>
      </w:tr>
      <w:tr w:rsidR="009514FB" w:rsidRPr="00A95988" w14:paraId="4988D94F" w14:textId="77777777" w:rsidTr="000104AF">
        <w:trPr>
          <w:trHeight w:val="225"/>
        </w:trPr>
        <w:tc>
          <w:tcPr>
            <w:tcW w:w="454" w:type="pct"/>
            <w:shd w:val="clear" w:color="auto" w:fill="auto"/>
            <w:noWrap/>
            <w:vAlign w:val="center"/>
            <w:hideMark/>
          </w:tcPr>
          <w:p w14:paraId="1C3A84F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lastRenderedPageBreak/>
              <w:t xml:space="preserve">                   136 </w:t>
            </w:r>
          </w:p>
        </w:tc>
        <w:tc>
          <w:tcPr>
            <w:tcW w:w="909" w:type="pct"/>
            <w:shd w:val="clear" w:color="auto" w:fill="auto"/>
            <w:noWrap/>
            <w:vAlign w:val="center"/>
            <w:hideMark/>
          </w:tcPr>
          <w:p w14:paraId="0C0CD8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17/04/31</w:t>
            </w:r>
          </w:p>
        </w:tc>
        <w:tc>
          <w:tcPr>
            <w:tcW w:w="909" w:type="pct"/>
            <w:shd w:val="clear" w:color="auto" w:fill="auto"/>
            <w:noWrap/>
            <w:vAlign w:val="center"/>
            <w:hideMark/>
          </w:tcPr>
          <w:p w14:paraId="63EB792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17/04/31</w:t>
            </w:r>
          </w:p>
        </w:tc>
        <w:tc>
          <w:tcPr>
            <w:tcW w:w="909" w:type="pct"/>
            <w:shd w:val="clear" w:color="auto" w:fill="auto"/>
            <w:noWrap/>
            <w:vAlign w:val="center"/>
            <w:hideMark/>
          </w:tcPr>
          <w:p w14:paraId="5B92D03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A499C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4F942E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2,024002%</w:t>
            </w:r>
          </w:p>
        </w:tc>
      </w:tr>
      <w:tr w:rsidR="009514FB" w:rsidRPr="00A95988" w14:paraId="26DBE40D" w14:textId="77777777" w:rsidTr="000104AF">
        <w:trPr>
          <w:trHeight w:val="225"/>
        </w:trPr>
        <w:tc>
          <w:tcPr>
            <w:tcW w:w="454" w:type="pct"/>
            <w:shd w:val="clear" w:color="auto" w:fill="auto"/>
            <w:noWrap/>
            <w:vAlign w:val="center"/>
            <w:hideMark/>
          </w:tcPr>
          <w:p w14:paraId="22057E6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137 </w:t>
            </w:r>
          </w:p>
        </w:tc>
        <w:tc>
          <w:tcPr>
            <w:tcW w:w="909" w:type="pct"/>
            <w:shd w:val="clear" w:color="auto" w:fill="auto"/>
            <w:noWrap/>
            <w:vAlign w:val="center"/>
            <w:hideMark/>
          </w:tcPr>
          <w:p w14:paraId="47CFBD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19/05/31</w:t>
            </w:r>
          </w:p>
        </w:tc>
        <w:tc>
          <w:tcPr>
            <w:tcW w:w="909" w:type="pct"/>
            <w:shd w:val="clear" w:color="auto" w:fill="auto"/>
            <w:noWrap/>
            <w:vAlign w:val="center"/>
            <w:hideMark/>
          </w:tcPr>
          <w:p w14:paraId="0795FC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19/05/31</w:t>
            </w:r>
          </w:p>
        </w:tc>
        <w:tc>
          <w:tcPr>
            <w:tcW w:w="909" w:type="pct"/>
            <w:shd w:val="clear" w:color="auto" w:fill="auto"/>
            <w:noWrap/>
            <w:vAlign w:val="center"/>
            <w:hideMark/>
          </w:tcPr>
          <w:p w14:paraId="2008E4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020EE4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6319A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2,060949%</w:t>
            </w:r>
          </w:p>
        </w:tc>
      </w:tr>
      <w:tr w:rsidR="009514FB" w:rsidRPr="00A95988" w14:paraId="2C7CEBDC" w14:textId="77777777" w:rsidTr="000104AF">
        <w:trPr>
          <w:trHeight w:val="225"/>
        </w:trPr>
        <w:tc>
          <w:tcPr>
            <w:tcW w:w="454" w:type="pct"/>
            <w:shd w:val="clear" w:color="auto" w:fill="auto"/>
            <w:noWrap/>
            <w:vAlign w:val="center"/>
            <w:hideMark/>
          </w:tcPr>
          <w:p w14:paraId="5CC88C0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138 </w:t>
            </w:r>
          </w:p>
        </w:tc>
        <w:tc>
          <w:tcPr>
            <w:tcW w:w="909" w:type="pct"/>
            <w:shd w:val="clear" w:color="auto" w:fill="auto"/>
            <w:noWrap/>
            <w:vAlign w:val="center"/>
            <w:hideMark/>
          </w:tcPr>
          <w:p w14:paraId="14B0E96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17/06/31</w:t>
            </w:r>
          </w:p>
        </w:tc>
        <w:tc>
          <w:tcPr>
            <w:tcW w:w="909" w:type="pct"/>
            <w:shd w:val="clear" w:color="auto" w:fill="auto"/>
            <w:noWrap/>
            <w:vAlign w:val="center"/>
            <w:hideMark/>
          </w:tcPr>
          <w:p w14:paraId="61F797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17/06/31</w:t>
            </w:r>
          </w:p>
        </w:tc>
        <w:tc>
          <w:tcPr>
            <w:tcW w:w="909" w:type="pct"/>
            <w:shd w:val="clear" w:color="auto" w:fill="auto"/>
            <w:noWrap/>
            <w:vAlign w:val="center"/>
            <w:hideMark/>
          </w:tcPr>
          <w:p w14:paraId="728B06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92D1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6EBE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2,153801%</w:t>
            </w:r>
          </w:p>
        </w:tc>
      </w:tr>
      <w:tr w:rsidR="009514FB" w:rsidRPr="00A95988" w14:paraId="62B6F4DA" w14:textId="77777777" w:rsidTr="000104AF">
        <w:trPr>
          <w:trHeight w:val="225"/>
        </w:trPr>
        <w:tc>
          <w:tcPr>
            <w:tcW w:w="454" w:type="pct"/>
            <w:shd w:val="clear" w:color="auto" w:fill="auto"/>
            <w:noWrap/>
            <w:vAlign w:val="center"/>
            <w:hideMark/>
          </w:tcPr>
          <w:p w14:paraId="4F711E2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139 </w:t>
            </w:r>
          </w:p>
        </w:tc>
        <w:tc>
          <w:tcPr>
            <w:tcW w:w="909" w:type="pct"/>
            <w:shd w:val="clear" w:color="auto" w:fill="auto"/>
            <w:noWrap/>
            <w:vAlign w:val="center"/>
            <w:hideMark/>
          </w:tcPr>
          <w:p w14:paraId="419F9A9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17/07/31</w:t>
            </w:r>
          </w:p>
        </w:tc>
        <w:tc>
          <w:tcPr>
            <w:tcW w:w="909" w:type="pct"/>
            <w:shd w:val="clear" w:color="auto" w:fill="auto"/>
            <w:noWrap/>
            <w:vAlign w:val="center"/>
            <w:hideMark/>
          </w:tcPr>
          <w:p w14:paraId="22FA38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17/07/31</w:t>
            </w:r>
          </w:p>
        </w:tc>
        <w:tc>
          <w:tcPr>
            <w:tcW w:w="909" w:type="pct"/>
            <w:shd w:val="clear" w:color="auto" w:fill="auto"/>
            <w:noWrap/>
            <w:vAlign w:val="center"/>
            <w:hideMark/>
          </w:tcPr>
          <w:p w14:paraId="7446D51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C6AEF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D6E7CD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2,196320%</w:t>
            </w:r>
          </w:p>
        </w:tc>
      </w:tr>
      <w:tr w:rsidR="009514FB" w:rsidRPr="00A95988" w14:paraId="6D7F0826" w14:textId="77777777" w:rsidTr="000104AF">
        <w:trPr>
          <w:trHeight w:val="225"/>
        </w:trPr>
        <w:tc>
          <w:tcPr>
            <w:tcW w:w="454" w:type="pct"/>
            <w:shd w:val="clear" w:color="auto" w:fill="auto"/>
            <w:noWrap/>
            <w:vAlign w:val="center"/>
            <w:hideMark/>
          </w:tcPr>
          <w:p w14:paraId="1FDC3F5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140 </w:t>
            </w:r>
          </w:p>
        </w:tc>
        <w:tc>
          <w:tcPr>
            <w:tcW w:w="909" w:type="pct"/>
            <w:shd w:val="clear" w:color="auto" w:fill="auto"/>
            <w:noWrap/>
            <w:vAlign w:val="center"/>
            <w:hideMark/>
          </w:tcPr>
          <w:p w14:paraId="5F77A9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18/08/31</w:t>
            </w:r>
          </w:p>
        </w:tc>
        <w:tc>
          <w:tcPr>
            <w:tcW w:w="909" w:type="pct"/>
            <w:shd w:val="clear" w:color="auto" w:fill="auto"/>
            <w:noWrap/>
            <w:vAlign w:val="center"/>
            <w:hideMark/>
          </w:tcPr>
          <w:p w14:paraId="0CAAAD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18/08/31</w:t>
            </w:r>
          </w:p>
        </w:tc>
        <w:tc>
          <w:tcPr>
            <w:tcW w:w="909" w:type="pct"/>
            <w:shd w:val="clear" w:color="auto" w:fill="auto"/>
            <w:noWrap/>
            <w:vAlign w:val="center"/>
            <w:hideMark/>
          </w:tcPr>
          <w:p w14:paraId="0AC96D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C6F22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E7870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2,227749%</w:t>
            </w:r>
          </w:p>
        </w:tc>
      </w:tr>
      <w:tr w:rsidR="009514FB" w:rsidRPr="00A95988" w14:paraId="39C59CA0" w14:textId="77777777" w:rsidTr="000104AF">
        <w:trPr>
          <w:trHeight w:val="225"/>
        </w:trPr>
        <w:tc>
          <w:tcPr>
            <w:tcW w:w="454" w:type="pct"/>
            <w:shd w:val="clear" w:color="auto" w:fill="auto"/>
            <w:noWrap/>
            <w:vAlign w:val="center"/>
            <w:hideMark/>
          </w:tcPr>
          <w:p w14:paraId="3D689D4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141 </w:t>
            </w:r>
          </w:p>
        </w:tc>
        <w:tc>
          <w:tcPr>
            <w:tcW w:w="909" w:type="pct"/>
            <w:shd w:val="clear" w:color="auto" w:fill="auto"/>
            <w:noWrap/>
            <w:vAlign w:val="center"/>
            <w:hideMark/>
          </w:tcPr>
          <w:p w14:paraId="71678A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17/09/31</w:t>
            </w:r>
          </w:p>
        </w:tc>
        <w:tc>
          <w:tcPr>
            <w:tcW w:w="909" w:type="pct"/>
            <w:shd w:val="clear" w:color="auto" w:fill="auto"/>
            <w:noWrap/>
            <w:vAlign w:val="center"/>
            <w:hideMark/>
          </w:tcPr>
          <w:p w14:paraId="2C4405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17/09/31</w:t>
            </w:r>
          </w:p>
        </w:tc>
        <w:tc>
          <w:tcPr>
            <w:tcW w:w="909" w:type="pct"/>
            <w:shd w:val="clear" w:color="auto" w:fill="auto"/>
            <w:noWrap/>
            <w:vAlign w:val="center"/>
            <w:hideMark/>
          </w:tcPr>
          <w:p w14:paraId="489400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0E7EC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C692B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2,315267%</w:t>
            </w:r>
          </w:p>
        </w:tc>
      </w:tr>
      <w:tr w:rsidR="009514FB" w:rsidRPr="00A95988" w14:paraId="4407B808" w14:textId="77777777" w:rsidTr="000104AF">
        <w:trPr>
          <w:trHeight w:val="225"/>
        </w:trPr>
        <w:tc>
          <w:tcPr>
            <w:tcW w:w="454" w:type="pct"/>
            <w:shd w:val="clear" w:color="auto" w:fill="auto"/>
            <w:noWrap/>
            <w:vAlign w:val="center"/>
            <w:hideMark/>
          </w:tcPr>
          <w:p w14:paraId="6D1674F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142 </w:t>
            </w:r>
          </w:p>
        </w:tc>
        <w:tc>
          <w:tcPr>
            <w:tcW w:w="909" w:type="pct"/>
            <w:shd w:val="clear" w:color="auto" w:fill="auto"/>
            <w:noWrap/>
            <w:vAlign w:val="center"/>
            <w:hideMark/>
          </w:tcPr>
          <w:p w14:paraId="11916B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17/10/31</w:t>
            </w:r>
          </w:p>
        </w:tc>
        <w:tc>
          <w:tcPr>
            <w:tcW w:w="909" w:type="pct"/>
            <w:shd w:val="clear" w:color="auto" w:fill="auto"/>
            <w:noWrap/>
            <w:vAlign w:val="center"/>
            <w:hideMark/>
          </w:tcPr>
          <w:p w14:paraId="12D292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17/10/31</w:t>
            </w:r>
          </w:p>
        </w:tc>
        <w:tc>
          <w:tcPr>
            <w:tcW w:w="909" w:type="pct"/>
            <w:shd w:val="clear" w:color="auto" w:fill="auto"/>
            <w:noWrap/>
            <w:vAlign w:val="center"/>
            <w:hideMark/>
          </w:tcPr>
          <w:p w14:paraId="335C85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F79E6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29FB5A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2,379704%</w:t>
            </w:r>
          </w:p>
        </w:tc>
      </w:tr>
      <w:tr w:rsidR="009514FB" w:rsidRPr="00A95988" w14:paraId="37DECEBD" w14:textId="77777777" w:rsidTr="000104AF">
        <w:trPr>
          <w:trHeight w:val="225"/>
        </w:trPr>
        <w:tc>
          <w:tcPr>
            <w:tcW w:w="454" w:type="pct"/>
            <w:shd w:val="clear" w:color="auto" w:fill="auto"/>
            <w:noWrap/>
            <w:vAlign w:val="center"/>
            <w:hideMark/>
          </w:tcPr>
          <w:p w14:paraId="772BDCE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143 </w:t>
            </w:r>
          </w:p>
        </w:tc>
        <w:tc>
          <w:tcPr>
            <w:tcW w:w="909" w:type="pct"/>
            <w:shd w:val="clear" w:color="auto" w:fill="auto"/>
            <w:noWrap/>
            <w:vAlign w:val="center"/>
            <w:hideMark/>
          </w:tcPr>
          <w:p w14:paraId="68C589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17/11/31</w:t>
            </w:r>
          </w:p>
        </w:tc>
        <w:tc>
          <w:tcPr>
            <w:tcW w:w="909" w:type="pct"/>
            <w:shd w:val="clear" w:color="auto" w:fill="auto"/>
            <w:noWrap/>
            <w:vAlign w:val="center"/>
            <w:hideMark/>
          </w:tcPr>
          <w:p w14:paraId="7D3E33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17/11/31</w:t>
            </w:r>
          </w:p>
        </w:tc>
        <w:tc>
          <w:tcPr>
            <w:tcW w:w="909" w:type="pct"/>
            <w:shd w:val="clear" w:color="auto" w:fill="auto"/>
            <w:noWrap/>
            <w:vAlign w:val="center"/>
            <w:hideMark/>
          </w:tcPr>
          <w:p w14:paraId="564F02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01EC0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6C392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2,434073%</w:t>
            </w:r>
          </w:p>
        </w:tc>
      </w:tr>
      <w:tr w:rsidR="009514FB" w:rsidRPr="00A95988" w14:paraId="7D33B6FD" w14:textId="77777777" w:rsidTr="000104AF">
        <w:trPr>
          <w:trHeight w:val="225"/>
        </w:trPr>
        <w:tc>
          <w:tcPr>
            <w:tcW w:w="454" w:type="pct"/>
            <w:shd w:val="clear" w:color="auto" w:fill="auto"/>
            <w:noWrap/>
            <w:vAlign w:val="center"/>
            <w:hideMark/>
          </w:tcPr>
          <w:p w14:paraId="79AE04F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144 </w:t>
            </w:r>
          </w:p>
        </w:tc>
        <w:tc>
          <w:tcPr>
            <w:tcW w:w="909" w:type="pct"/>
            <w:shd w:val="clear" w:color="auto" w:fill="auto"/>
            <w:noWrap/>
            <w:vAlign w:val="center"/>
            <w:hideMark/>
          </w:tcPr>
          <w:p w14:paraId="240195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17/12/31</w:t>
            </w:r>
          </w:p>
        </w:tc>
        <w:tc>
          <w:tcPr>
            <w:tcW w:w="909" w:type="pct"/>
            <w:shd w:val="clear" w:color="auto" w:fill="auto"/>
            <w:noWrap/>
            <w:vAlign w:val="center"/>
            <w:hideMark/>
          </w:tcPr>
          <w:p w14:paraId="6BE0A9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17/12/31</w:t>
            </w:r>
          </w:p>
        </w:tc>
        <w:tc>
          <w:tcPr>
            <w:tcW w:w="909" w:type="pct"/>
            <w:shd w:val="clear" w:color="auto" w:fill="auto"/>
            <w:noWrap/>
            <w:vAlign w:val="center"/>
            <w:hideMark/>
          </w:tcPr>
          <w:p w14:paraId="24E07E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36806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8CAF5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2,518675%</w:t>
            </w:r>
          </w:p>
        </w:tc>
      </w:tr>
      <w:tr w:rsidR="009514FB" w:rsidRPr="00A95988" w14:paraId="38AC32AE" w14:textId="77777777" w:rsidTr="000104AF">
        <w:trPr>
          <w:trHeight w:val="225"/>
        </w:trPr>
        <w:tc>
          <w:tcPr>
            <w:tcW w:w="454" w:type="pct"/>
            <w:shd w:val="clear" w:color="auto" w:fill="auto"/>
            <w:noWrap/>
            <w:vAlign w:val="center"/>
            <w:hideMark/>
          </w:tcPr>
          <w:p w14:paraId="44000FA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145 </w:t>
            </w:r>
          </w:p>
        </w:tc>
        <w:tc>
          <w:tcPr>
            <w:tcW w:w="909" w:type="pct"/>
            <w:shd w:val="clear" w:color="auto" w:fill="auto"/>
            <w:noWrap/>
            <w:vAlign w:val="center"/>
            <w:hideMark/>
          </w:tcPr>
          <w:p w14:paraId="516665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19/01/32</w:t>
            </w:r>
          </w:p>
        </w:tc>
        <w:tc>
          <w:tcPr>
            <w:tcW w:w="909" w:type="pct"/>
            <w:shd w:val="clear" w:color="auto" w:fill="auto"/>
            <w:noWrap/>
            <w:vAlign w:val="center"/>
            <w:hideMark/>
          </w:tcPr>
          <w:p w14:paraId="60431B9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19/01/32</w:t>
            </w:r>
          </w:p>
        </w:tc>
        <w:tc>
          <w:tcPr>
            <w:tcW w:w="909" w:type="pct"/>
            <w:shd w:val="clear" w:color="auto" w:fill="auto"/>
            <w:noWrap/>
            <w:vAlign w:val="center"/>
            <w:hideMark/>
          </w:tcPr>
          <w:p w14:paraId="0986B0A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F3391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86729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2,553743%</w:t>
            </w:r>
          </w:p>
        </w:tc>
      </w:tr>
      <w:tr w:rsidR="009514FB" w:rsidRPr="00A95988" w14:paraId="7E800510" w14:textId="77777777" w:rsidTr="000104AF">
        <w:trPr>
          <w:trHeight w:val="225"/>
        </w:trPr>
        <w:tc>
          <w:tcPr>
            <w:tcW w:w="454" w:type="pct"/>
            <w:shd w:val="clear" w:color="auto" w:fill="auto"/>
            <w:noWrap/>
            <w:vAlign w:val="center"/>
            <w:hideMark/>
          </w:tcPr>
          <w:p w14:paraId="4121040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146 </w:t>
            </w:r>
          </w:p>
        </w:tc>
        <w:tc>
          <w:tcPr>
            <w:tcW w:w="909" w:type="pct"/>
            <w:shd w:val="clear" w:color="auto" w:fill="auto"/>
            <w:noWrap/>
            <w:vAlign w:val="center"/>
            <w:hideMark/>
          </w:tcPr>
          <w:p w14:paraId="2AA400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17/02/32</w:t>
            </w:r>
          </w:p>
        </w:tc>
        <w:tc>
          <w:tcPr>
            <w:tcW w:w="909" w:type="pct"/>
            <w:shd w:val="clear" w:color="auto" w:fill="auto"/>
            <w:noWrap/>
            <w:vAlign w:val="center"/>
            <w:hideMark/>
          </w:tcPr>
          <w:p w14:paraId="70AA2E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17/02/32</w:t>
            </w:r>
          </w:p>
        </w:tc>
        <w:tc>
          <w:tcPr>
            <w:tcW w:w="909" w:type="pct"/>
            <w:shd w:val="clear" w:color="auto" w:fill="auto"/>
            <w:noWrap/>
            <w:vAlign w:val="center"/>
            <w:hideMark/>
          </w:tcPr>
          <w:p w14:paraId="4BD4435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28AB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85135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2,686206%</w:t>
            </w:r>
          </w:p>
        </w:tc>
      </w:tr>
      <w:tr w:rsidR="009514FB" w:rsidRPr="00A95988" w14:paraId="2E0C3D3D" w14:textId="77777777" w:rsidTr="000104AF">
        <w:trPr>
          <w:trHeight w:val="225"/>
        </w:trPr>
        <w:tc>
          <w:tcPr>
            <w:tcW w:w="454" w:type="pct"/>
            <w:shd w:val="clear" w:color="auto" w:fill="auto"/>
            <w:noWrap/>
            <w:vAlign w:val="center"/>
            <w:hideMark/>
          </w:tcPr>
          <w:p w14:paraId="104F226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147 </w:t>
            </w:r>
          </w:p>
        </w:tc>
        <w:tc>
          <w:tcPr>
            <w:tcW w:w="909" w:type="pct"/>
            <w:shd w:val="clear" w:color="auto" w:fill="auto"/>
            <w:noWrap/>
            <w:vAlign w:val="center"/>
            <w:hideMark/>
          </w:tcPr>
          <w:p w14:paraId="46E7E9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17/03/32</w:t>
            </w:r>
          </w:p>
        </w:tc>
        <w:tc>
          <w:tcPr>
            <w:tcW w:w="909" w:type="pct"/>
            <w:shd w:val="clear" w:color="auto" w:fill="auto"/>
            <w:noWrap/>
            <w:vAlign w:val="center"/>
            <w:hideMark/>
          </w:tcPr>
          <w:p w14:paraId="49FCF3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17/03/32</w:t>
            </w:r>
          </w:p>
        </w:tc>
        <w:tc>
          <w:tcPr>
            <w:tcW w:w="909" w:type="pct"/>
            <w:shd w:val="clear" w:color="auto" w:fill="auto"/>
            <w:noWrap/>
            <w:vAlign w:val="center"/>
            <w:hideMark/>
          </w:tcPr>
          <w:p w14:paraId="080646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3DB7A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5F6F4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2,771119%</w:t>
            </w:r>
          </w:p>
        </w:tc>
      </w:tr>
      <w:tr w:rsidR="009514FB" w:rsidRPr="00A95988" w14:paraId="719DDD03" w14:textId="77777777" w:rsidTr="000104AF">
        <w:trPr>
          <w:trHeight w:val="225"/>
        </w:trPr>
        <w:tc>
          <w:tcPr>
            <w:tcW w:w="454" w:type="pct"/>
            <w:shd w:val="clear" w:color="auto" w:fill="auto"/>
            <w:noWrap/>
            <w:vAlign w:val="center"/>
            <w:hideMark/>
          </w:tcPr>
          <w:p w14:paraId="26960AC1"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148 </w:t>
            </w:r>
          </w:p>
        </w:tc>
        <w:tc>
          <w:tcPr>
            <w:tcW w:w="909" w:type="pct"/>
            <w:shd w:val="clear" w:color="auto" w:fill="auto"/>
            <w:noWrap/>
            <w:vAlign w:val="center"/>
            <w:hideMark/>
          </w:tcPr>
          <w:p w14:paraId="65274D6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19/04/32</w:t>
            </w:r>
          </w:p>
        </w:tc>
        <w:tc>
          <w:tcPr>
            <w:tcW w:w="909" w:type="pct"/>
            <w:shd w:val="clear" w:color="auto" w:fill="auto"/>
            <w:noWrap/>
            <w:vAlign w:val="center"/>
            <w:hideMark/>
          </w:tcPr>
          <w:p w14:paraId="2FD23B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19/04/32</w:t>
            </w:r>
          </w:p>
        </w:tc>
        <w:tc>
          <w:tcPr>
            <w:tcW w:w="909" w:type="pct"/>
            <w:shd w:val="clear" w:color="auto" w:fill="auto"/>
            <w:noWrap/>
            <w:vAlign w:val="center"/>
            <w:hideMark/>
          </w:tcPr>
          <w:p w14:paraId="2F31E2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7BDFB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6988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2,807306%</w:t>
            </w:r>
          </w:p>
        </w:tc>
      </w:tr>
      <w:tr w:rsidR="009514FB" w:rsidRPr="00A95988" w14:paraId="391C9672" w14:textId="77777777" w:rsidTr="000104AF">
        <w:trPr>
          <w:trHeight w:val="225"/>
        </w:trPr>
        <w:tc>
          <w:tcPr>
            <w:tcW w:w="454" w:type="pct"/>
            <w:shd w:val="clear" w:color="auto" w:fill="auto"/>
            <w:noWrap/>
            <w:vAlign w:val="center"/>
            <w:hideMark/>
          </w:tcPr>
          <w:p w14:paraId="5034B86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149 </w:t>
            </w:r>
          </w:p>
        </w:tc>
        <w:tc>
          <w:tcPr>
            <w:tcW w:w="909" w:type="pct"/>
            <w:shd w:val="clear" w:color="auto" w:fill="auto"/>
            <w:noWrap/>
            <w:vAlign w:val="center"/>
            <w:hideMark/>
          </w:tcPr>
          <w:p w14:paraId="1192E1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17/05/32</w:t>
            </w:r>
          </w:p>
        </w:tc>
        <w:tc>
          <w:tcPr>
            <w:tcW w:w="909" w:type="pct"/>
            <w:shd w:val="clear" w:color="auto" w:fill="auto"/>
            <w:noWrap/>
            <w:vAlign w:val="center"/>
            <w:hideMark/>
          </w:tcPr>
          <w:p w14:paraId="4AEA20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17/05/32</w:t>
            </w:r>
          </w:p>
        </w:tc>
        <w:tc>
          <w:tcPr>
            <w:tcW w:w="909" w:type="pct"/>
            <w:shd w:val="clear" w:color="auto" w:fill="auto"/>
            <w:noWrap/>
            <w:vAlign w:val="center"/>
            <w:hideMark/>
          </w:tcPr>
          <w:p w14:paraId="12E6A0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4A4C5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04A9AA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2,968591%</w:t>
            </w:r>
          </w:p>
        </w:tc>
      </w:tr>
      <w:tr w:rsidR="009514FB" w:rsidRPr="00A95988" w14:paraId="4BDAC5C4" w14:textId="77777777" w:rsidTr="000104AF">
        <w:trPr>
          <w:trHeight w:val="225"/>
        </w:trPr>
        <w:tc>
          <w:tcPr>
            <w:tcW w:w="454" w:type="pct"/>
            <w:shd w:val="clear" w:color="auto" w:fill="auto"/>
            <w:noWrap/>
            <w:vAlign w:val="center"/>
            <w:hideMark/>
          </w:tcPr>
          <w:p w14:paraId="18C464B7"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150 </w:t>
            </w:r>
          </w:p>
        </w:tc>
        <w:tc>
          <w:tcPr>
            <w:tcW w:w="909" w:type="pct"/>
            <w:shd w:val="clear" w:color="auto" w:fill="auto"/>
            <w:noWrap/>
            <w:vAlign w:val="center"/>
            <w:hideMark/>
          </w:tcPr>
          <w:p w14:paraId="415877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17/06/32</w:t>
            </w:r>
          </w:p>
        </w:tc>
        <w:tc>
          <w:tcPr>
            <w:tcW w:w="909" w:type="pct"/>
            <w:shd w:val="clear" w:color="auto" w:fill="auto"/>
            <w:noWrap/>
            <w:vAlign w:val="center"/>
            <w:hideMark/>
          </w:tcPr>
          <w:p w14:paraId="79DB2A5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17/06/32</w:t>
            </w:r>
          </w:p>
        </w:tc>
        <w:tc>
          <w:tcPr>
            <w:tcW w:w="909" w:type="pct"/>
            <w:shd w:val="clear" w:color="auto" w:fill="auto"/>
            <w:noWrap/>
            <w:vAlign w:val="center"/>
            <w:hideMark/>
          </w:tcPr>
          <w:p w14:paraId="67F56EC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DA6BF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1ACA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3,030509%</w:t>
            </w:r>
          </w:p>
        </w:tc>
      </w:tr>
      <w:tr w:rsidR="009514FB" w:rsidRPr="00A95988" w14:paraId="3F42839D" w14:textId="77777777" w:rsidTr="000104AF">
        <w:trPr>
          <w:trHeight w:val="225"/>
        </w:trPr>
        <w:tc>
          <w:tcPr>
            <w:tcW w:w="454" w:type="pct"/>
            <w:shd w:val="clear" w:color="auto" w:fill="auto"/>
            <w:noWrap/>
            <w:vAlign w:val="center"/>
            <w:hideMark/>
          </w:tcPr>
          <w:p w14:paraId="22E1D1E9"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151 </w:t>
            </w:r>
          </w:p>
        </w:tc>
        <w:tc>
          <w:tcPr>
            <w:tcW w:w="909" w:type="pct"/>
            <w:shd w:val="clear" w:color="auto" w:fill="auto"/>
            <w:noWrap/>
            <w:vAlign w:val="center"/>
            <w:hideMark/>
          </w:tcPr>
          <w:p w14:paraId="4C3EAC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19/07/32</w:t>
            </w:r>
          </w:p>
        </w:tc>
        <w:tc>
          <w:tcPr>
            <w:tcW w:w="909" w:type="pct"/>
            <w:shd w:val="clear" w:color="auto" w:fill="auto"/>
            <w:noWrap/>
            <w:vAlign w:val="center"/>
            <w:hideMark/>
          </w:tcPr>
          <w:p w14:paraId="1B5CBD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19/07/32</w:t>
            </w:r>
          </w:p>
        </w:tc>
        <w:tc>
          <w:tcPr>
            <w:tcW w:w="909" w:type="pct"/>
            <w:shd w:val="clear" w:color="auto" w:fill="auto"/>
            <w:noWrap/>
            <w:vAlign w:val="center"/>
            <w:hideMark/>
          </w:tcPr>
          <w:p w14:paraId="4FCCAB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9CD04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92F86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3,124771%</w:t>
            </w:r>
          </w:p>
        </w:tc>
      </w:tr>
      <w:tr w:rsidR="009514FB" w:rsidRPr="00A95988" w14:paraId="6DBE2877" w14:textId="77777777" w:rsidTr="000104AF">
        <w:trPr>
          <w:trHeight w:val="225"/>
        </w:trPr>
        <w:tc>
          <w:tcPr>
            <w:tcW w:w="454" w:type="pct"/>
            <w:shd w:val="clear" w:color="auto" w:fill="auto"/>
            <w:noWrap/>
            <w:vAlign w:val="center"/>
            <w:hideMark/>
          </w:tcPr>
          <w:p w14:paraId="75BFF21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152 </w:t>
            </w:r>
          </w:p>
        </w:tc>
        <w:tc>
          <w:tcPr>
            <w:tcW w:w="909" w:type="pct"/>
            <w:shd w:val="clear" w:color="auto" w:fill="auto"/>
            <w:noWrap/>
            <w:vAlign w:val="center"/>
            <w:hideMark/>
          </w:tcPr>
          <w:p w14:paraId="5FB7C8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17/08/32</w:t>
            </w:r>
          </w:p>
        </w:tc>
        <w:tc>
          <w:tcPr>
            <w:tcW w:w="909" w:type="pct"/>
            <w:shd w:val="clear" w:color="auto" w:fill="auto"/>
            <w:noWrap/>
            <w:vAlign w:val="center"/>
            <w:hideMark/>
          </w:tcPr>
          <w:p w14:paraId="2880B2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17/08/32</w:t>
            </w:r>
          </w:p>
        </w:tc>
        <w:tc>
          <w:tcPr>
            <w:tcW w:w="909" w:type="pct"/>
            <w:shd w:val="clear" w:color="auto" w:fill="auto"/>
            <w:noWrap/>
            <w:vAlign w:val="center"/>
            <w:hideMark/>
          </w:tcPr>
          <w:p w14:paraId="6C42D33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AAE6F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0E71FD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3,279871%</w:t>
            </w:r>
          </w:p>
        </w:tc>
      </w:tr>
      <w:tr w:rsidR="009514FB" w:rsidRPr="00A95988" w14:paraId="6FF982B0" w14:textId="77777777" w:rsidTr="000104AF">
        <w:trPr>
          <w:trHeight w:val="225"/>
        </w:trPr>
        <w:tc>
          <w:tcPr>
            <w:tcW w:w="454" w:type="pct"/>
            <w:shd w:val="clear" w:color="auto" w:fill="auto"/>
            <w:noWrap/>
            <w:vAlign w:val="center"/>
            <w:hideMark/>
          </w:tcPr>
          <w:p w14:paraId="33234CA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153 </w:t>
            </w:r>
          </w:p>
        </w:tc>
        <w:tc>
          <w:tcPr>
            <w:tcW w:w="909" w:type="pct"/>
            <w:shd w:val="clear" w:color="auto" w:fill="auto"/>
            <w:noWrap/>
            <w:vAlign w:val="center"/>
            <w:hideMark/>
          </w:tcPr>
          <w:p w14:paraId="6C405A0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17/09/32</w:t>
            </w:r>
          </w:p>
        </w:tc>
        <w:tc>
          <w:tcPr>
            <w:tcW w:w="909" w:type="pct"/>
            <w:shd w:val="clear" w:color="auto" w:fill="auto"/>
            <w:noWrap/>
            <w:vAlign w:val="center"/>
            <w:hideMark/>
          </w:tcPr>
          <w:p w14:paraId="7BCB146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17/09/32</w:t>
            </w:r>
          </w:p>
        </w:tc>
        <w:tc>
          <w:tcPr>
            <w:tcW w:w="909" w:type="pct"/>
            <w:shd w:val="clear" w:color="auto" w:fill="auto"/>
            <w:noWrap/>
            <w:vAlign w:val="center"/>
            <w:hideMark/>
          </w:tcPr>
          <w:p w14:paraId="38DA03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EC0DC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7DEF8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3,377369%</w:t>
            </w:r>
          </w:p>
        </w:tc>
      </w:tr>
      <w:tr w:rsidR="009514FB" w:rsidRPr="00A95988" w14:paraId="18F1927D" w14:textId="77777777" w:rsidTr="000104AF">
        <w:trPr>
          <w:trHeight w:val="225"/>
        </w:trPr>
        <w:tc>
          <w:tcPr>
            <w:tcW w:w="454" w:type="pct"/>
            <w:shd w:val="clear" w:color="auto" w:fill="auto"/>
            <w:noWrap/>
            <w:vAlign w:val="center"/>
            <w:hideMark/>
          </w:tcPr>
          <w:p w14:paraId="521788D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154 </w:t>
            </w:r>
          </w:p>
        </w:tc>
        <w:tc>
          <w:tcPr>
            <w:tcW w:w="909" w:type="pct"/>
            <w:shd w:val="clear" w:color="auto" w:fill="auto"/>
            <w:noWrap/>
            <w:vAlign w:val="center"/>
            <w:hideMark/>
          </w:tcPr>
          <w:p w14:paraId="6BE9269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18/10/32</w:t>
            </w:r>
          </w:p>
        </w:tc>
        <w:tc>
          <w:tcPr>
            <w:tcW w:w="909" w:type="pct"/>
            <w:shd w:val="clear" w:color="auto" w:fill="auto"/>
            <w:noWrap/>
            <w:vAlign w:val="center"/>
            <w:hideMark/>
          </w:tcPr>
          <w:p w14:paraId="6A7B9A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18/10/32</w:t>
            </w:r>
          </w:p>
        </w:tc>
        <w:tc>
          <w:tcPr>
            <w:tcW w:w="909" w:type="pct"/>
            <w:shd w:val="clear" w:color="auto" w:fill="auto"/>
            <w:noWrap/>
            <w:vAlign w:val="center"/>
            <w:hideMark/>
          </w:tcPr>
          <w:p w14:paraId="22DEFF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0010B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3268CB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3,509995%</w:t>
            </w:r>
          </w:p>
        </w:tc>
      </w:tr>
      <w:tr w:rsidR="009514FB" w:rsidRPr="00A95988" w14:paraId="28336C2C" w14:textId="77777777" w:rsidTr="000104AF">
        <w:trPr>
          <w:trHeight w:val="225"/>
        </w:trPr>
        <w:tc>
          <w:tcPr>
            <w:tcW w:w="454" w:type="pct"/>
            <w:shd w:val="clear" w:color="auto" w:fill="auto"/>
            <w:noWrap/>
            <w:vAlign w:val="center"/>
            <w:hideMark/>
          </w:tcPr>
          <w:p w14:paraId="068D93D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155 </w:t>
            </w:r>
          </w:p>
        </w:tc>
        <w:tc>
          <w:tcPr>
            <w:tcW w:w="909" w:type="pct"/>
            <w:shd w:val="clear" w:color="auto" w:fill="auto"/>
            <w:noWrap/>
            <w:vAlign w:val="center"/>
            <w:hideMark/>
          </w:tcPr>
          <w:p w14:paraId="006E3F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17/11/32</w:t>
            </w:r>
          </w:p>
        </w:tc>
        <w:tc>
          <w:tcPr>
            <w:tcW w:w="909" w:type="pct"/>
            <w:shd w:val="clear" w:color="auto" w:fill="auto"/>
            <w:noWrap/>
            <w:vAlign w:val="center"/>
            <w:hideMark/>
          </w:tcPr>
          <w:p w14:paraId="2089F6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17/11/32</w:t>
            </w:r>
          </w:p>
        </w:tc>
        <w:tc>
          <w:tcPr>
            <w:tcW w:w="909" w:type="pct"/>
            <w:shd w:val="clear" w:color="auto" w:fill="auto"/>
            <w:noWrap/>
            <w:vAlign w:val="center"/>
            <w:hideMark/>
          </w:tcPr>
          <w:p w14:paraId="67CBB9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D863D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1ECE5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3,666318%</w:t>
            </w:r>
          </w:p>
        </w:tc>
      </w:tr>
      <w:tr w:rsidR="009514FB" w:rsidRPr="00A95988" w14:paraId="4205E020" w14:textId="77777777" w:rsidTr="000104AF">
        <w:trPr>
          <w:trHeight w:val="225"/>
        </w:trPr>
        <w:tc>
          <w:tcPr>
            <w:tcW w:w="454" w:type="pct"/>
            <w:shd w:val="clear" w:color="auto" w:fill="auto"/>
            <w:noWrap/>
            <w:vAlign w:val="center"/>
            <w:hideMark/>
          </w:tcPr>
          <w:p w14:paraId="57C99D7D"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156 </w:t>
            </w:r>
          </w:p>
        </w:tc>
        <w:tc>
          <w:tcPr>
            <w:tcW w:w="909" w:type="pct"/>
            <w:shd w:val="clear" w:color="auto" w:fill="auto"/>
            <w:noWrap/>
            <w:vAlign w:val="center"/>
            <w:hideMark/>
          </w:tcPr>
          <w:p w14:paraId="6CABA58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17/12/32</w:t>
            </w:r>
          </w:p>
        </w:tc>
        <w:tc>
          <w:tcPr>
            <w:tcW w:w="909" w:type="pct"/>
            <w:shd w:val="clear" w:color="auto" w:fill="auto"/>
            <w:noWrap/>
            <w:vAlign w:val="center"/>
            <w:hideMark/>
          </w:tcPr>
          <w:p w14:paraId="0FF9A26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17/12/32</w:t>
            </w:r>
          </w:p>
        </w:tc>
        <w:tc>
          <w:tcPr>
            <w:tcW w:w="909" w:type="pct"/>
            <w:shd w:val="clear" w:color="auto" w:fill="auto"/>
            <w:noWrap/>
            <w:vAlign w:val="center"/>
            <w:hideMark/>
          </w:tcPr>
          <w:p w14:paraId="76D72C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7D696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5445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3,821207%</w:t>
            </w:r>
          </w:p>
        </w:tc>
      </w:tr>
      <w:tr w:rsidR="009514FB" w:rsidRPr="00A95988" w14:paraId="7A5EA248" w14:textId="77777777" w:rsidTr="000104AF">
        <w:trPr>
          <w:trHeight w:val="225"/>
        </w:trPr>
        <w:tc>
          <w:tcPr>
            <w:tcW w:w="454" w:type="pct"/>
            <w:shd w:val="clear" w:color="auto" w:fill="auto"/>
            <w:noWrap/>
            <w:vAlign w:val="center"/>
            <w:hideMark/>
          </w:tcPr>
          <w:p w14:paraId="7673F6A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157 </w:t>
            </w:r>
          </w:p>
        </w:tc>
        <w:tc>
          <w:tcPr>
            <w:tcW w:w="909" w:type="pct"/>
            <w:shd w:val="clear" w:color="auto" w:fill="auto"/>
            <w:noWrap/>
            <w:vAlign w:val="center"/>
            <w:hideMark/>
          </w:tcPr>
          <w:p w14:paraId="59C951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17/01/33</w:t>
            </w:r>
          </w:p>
        </w:tc>
        <w:tc>
          <w:tcPr>
            <w:tcW w:w="909" w:type="pct"/>
            <w:shd w:val="clear" w:color="auto" w:fill="auto"/>
            <w:noWrap/>
            <w:vAlign w:val="center"/>
            <w:hideMark/>
          </w:tcPr>
          <w:p w14:paraId="1B48CB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17/01/33</w:t>
            </w:r>
          </w:p>
        </w:tc>
        <w:tc>
          <w:tcPr>
            <w:tcW w:w="909" w:type="pct"/>
            <w:shd w:val="clear" w:color="auto" w:fill="auto"/>
            <w:noWrap/>
            <w:vAlign w:val="center"/>
            <w:hideMark/>
          </w:tcPr>
          <w:p w14:paraId="52C546C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53912C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92A8B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3,975577%</w:t>
            </w:r>
          </w:p>
        </w:tc>
      </w:tr>
      <w:tr w:rsidR="009514FB" w:rsidRPr="00A95988" w14:paraId="764A6DAB" w14:textId="77777777" w:rsidTr="000104AF">
        <w:trPr>
          <w:trHeight w:val="225"/>
        </w:trPr>
        <w:tc>
          <w:tcPr>
            <w:tcW w:w="454" w:type="pct"/>
            <w:shd w:val="clear" w:color="auto" w:fill="auto"/>
            <w:noWrap/>
            <w:vAlign w:val="center"/>
            <w:hideMark/>
          </w:tcPr>
          <w:p w14:paraId="1B849A6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158 </w:t>
            </w:r>
          </w:p>
        </w:tc>
        <w:tc>
          <w:tcPr>
            <w:tcW w:w="909" w:type="pct"/>
            <w:shd w:val="clear" w:color="auto" w:fill="auto"/>
            <w:noWrap/>
            <w:vAlign w:val="center"/>
            <w:hideMark/>
          </w:tcPr>
          <w:p w14:paraId="4923E07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17/02/33</w:t>
            </w:r>
          </w:p>
        </w:tc>
        <w:tc>
          <w:tcPr>
            <w:tcW w:w="909" w:type="pct"/>
            <w:shd w:val="clear" w:color="auto" w:fill="auto"/>
            <w:noWrap/>
            <w:vAlign w:val="center"/>
            <w:hideMark/>
          </w:tcPr>
          <w:p w14:paraId="006641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17/02/33</w:t>
            </w:r>
          </w:p>
        </w:tc>
        <w:tc>
          <w:tcPr>
            <w:tcW w:w="909" w:type="pct"/>
            <w:shd w:val="clear" w:color="auto" w:fill="auto"/>
            <w:noWrap/>
            <w:vAlign w:val="center"/>
            <w:hideMark/>
          </w:tcPr>
          <w:p w14:paraId="6DE77A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4483E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284A8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4,157433%</w:t>
            </w:r>
          </w:p>
        </w:tc>
      </w:tr>
      <w:tr w:rsidR="009514FB" w:rsidRPr="00A95988" w14:paraId="3458A324" w14:textId="77777777" w:rsidTr="000104AF">
        <w:trPr>
          <w:trHeight w:val="225"/>
        </w:trPr>
        <w:tc>
          <w:tcPr>
            <w:tcW w:w="454" w:type="pct"/>
            <w:shd w:val="clear" w:color="auto" w:fill="auto"/>
            <w:noWrap/>
            <w:vAlign w:val="center"/>
            <w:hideMark/>
          </w:tcPr>
          <w:p w14:paraId="205E218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159 </w:t>
            </w:r>
          </w:p>
        </w:tc>
        <w:tc>
          <w:tcPr>
            <w:tcW w:w="909" w:type="pct"/>
            <w:shd w:val="clear" w:color="auto" w:fill="auto"/>
            <w:noWrap/>
            <w:vAlign w:val="center"/>
            <w:hideMark/>
          </w:tcPr>
          <w:p w14:paraId="5637E0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17/03/33</w:t>
            </w:r>
          </w:p>
        </w:tc>
        <w:tc>
          <w:tcPr>
            <w:tcW w:w="909" w:type="pct"/>
            <w:shd w:val="clear" w:color="auto" w:fill="auto"/>
            <w:noWrap/>
            <w:vAlign w:val="center"/>
            <w:hideMark/>
          </w:tcPr>
          <w:p w14:paraId="389A2C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17/03/33</w:t>
            </w:r>
          </w:p>
        </w:tc>
        <w:tc>
          <w:tcPr>
            <w:tcW w:w="909" w:type="pct"/>
            <w:shd w:val="clear" w:color="auto" w:fill="auto"/>
            <w:noWrap/>
            <w:vAlign w:val="center"/>
            <w:hideMark/>
          </w:tcPr>
          <w:p w14:paraId="0DB0FB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9B249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7B3B5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4,396279%</w:t>
            </w:r>
          </w:p>
        </w:tc>
      </w:tr>
      <w:tr w:rsidR="009514FB" w:rsidRPr="00A95988" w14:paraId="0BE071B2" w14:textId="77777777" w:rsidTr="000104AF">
        <w:trPr>
          <w:trHeight w:val="225"/>
        </w:trPr>
        <w:tc>
          <w:tcPr>
            <w:tcW w:w="454" w:type="pct"/>
            <w:shd w:val="clear" w:color="auto" w:fill="auto"/>
            <w:noWrap/>
            <w:vAlign w:val="center"/>
            <w:hideMark/>
          </w:tcPr>
          <w:p w14:paraId="477770D2"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160 </w:t>
            </w:r>
          </w:p>
        </w:tc>
        <w:tc>
          <w:tcPr>
            <w:tcW w:w="909" w:type="pct"/>
            <w:shd w:val="clear" w:color="auto" w:fill="auto"/>
            <w:noWrap/>
            <w:vAlign w:val="center"/>
            <w:hideMark/>
          </w:tcPr>
          <w:p w14:paraId="4C3012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18/04/33</w:t>
            </w:r>
          </w:p>
        </w:tc>
        <w:tc>
          <w:tcPr>
            <w:tcW w:w="909" w:type="pct"/>
            <w:shd w:val="clear" w:color="auto" w:fill="auto"/>
            <w:noWrap/>
            <w:vAlign w:val="center"/>
            <w:hideMark/>
          </w:tcPr>
          <w:p w14:paraId="6B4F80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18/04/33</w:t>
            </w:r>
          </w:p>
        </w:tc>
        <w:tc>
          <w:tcPr>
            <w:tcW w:w="909" w:type="pct"/>
            <w:shd w:val="clear" w:color="auto" w:fill="auto"/>
            <w:noWrap/>
            <w:vAlign w:val="center"/>
            <w:hideMark/>
          </w:tcPr>
          <w:p w14:paraId="640DD3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173EB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71CED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4,561853%</w:t>
            </w:r>
          </w:p>
        </w:tc>
      </w:tr>
      <w:tr w:rsidR="009514FB" w:rsidRPr="00A95988" w14:paraId="092B8E1D" w14:textId="77777777" w:rsidTr="000104AF">
        <w:trPr>
          <w:trHeight w:val="225"/>
        </w:trPr>
        <w:tc>
          <w:tcPr>
            <w:tcW w:w="454" w:type="pct"/>
            <w:shd w:val="clear" w:color="auto" w:fill="auto"/>
            <w:noWrap/>
            <w:vAlign w:val="center"/>
            <w:hideMark/>
          </w:tcPr>
          <w:p w14:paraId="3C767B6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161 </w:t>
            </w:r>
          </w:p>
        </w:tc>
        <w:tc>
          <w:tcPr>
            <w:tcW w:w="909" w:type="pct"/>
            <w:shd w:val="clear" w:color="auto" w:fill="auto"/>
            <w:noWrap/>
            <w:vAlign w:val="center"/>
            <w:hideMark/>
          </w:tcPr>
          <w:p w14:paraId="2867F72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17/05/33</w:t>
            </w:r>
          </w:p>
        </w:tc>
        <w:tc>
          <w:tcPr>
            <w:tcW w:w="909" w:type="pct"/>
            <w:shd w:val="clear" w:color="auto" w:fill="auto"/>
            <w:noWrap/>
            <w:vAlign w:val="center"/>
            <w:hideMark/>
          </w:tcPr>
          <w:p w14:paraId="378269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17/05/33</w:t>
            </w:r>
          </w:p>
        </w:tc>
        <w:tc>
          <w:tcPr>
            <w:tcW w:w="909" w:type="pct"/>
            <w:shd w:val="clear" w:color="auto" w:fill="auto"/>
            <w:noWrap/>
            <w:vAlign w:val="center"/>
            <w:hideMark/>
          </w:tcPr>
          <w:p w14:paraId="211103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4CCBD3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D8317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4,840903%</w:t>
            </w:r>
          </w:p>
        </w:tc>
      </w:tr>
      <w:tr w:rsidR="009514FB" w:rsidRPr="00A95988" w14:paraId="63DA6F33" w14:textId="77777777" w:rsidTr="000104AF">
        <w:trPr>
          <w:trHeight w:val="225"/>
        </w:trPr>
        <w:tc>
          <w:tcPr>
            <w:tcW w:w="454" w:type="pct"/>
            <w:shd w:val="clear" w:color="auto" w:fill="auto"/>
            <w:noWrap/>
            <w:vAlign w:val="center"/>
            <w:hideMark/>
          </w:tcPr>
          <w:p w14:paraId="66F794B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162 </w:t>
            </w:r>
          </w:p>
        </w:tc>
        <w:tc>
          <w:tcPr>
            <w:tcW w:w="909" w:type="pct"/>
            <w:shd w:val="clear" w:color="auto" w:fill="auto"/>
            <w:noWrap/>
            <w:vAlign w:val="center"/>
            <w:hideMark/>
          </w:tcPr>
          <w:p w14:paraId="431255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17/06/33</w:t>
            </w:r>
          </w:p>
        </w:tc>
        <w:tc>
          <w:tcPr>
            <w:tcW w:w="909" w:type="pct"/>
            <w:shd w:val="clear" w:color="auto" w:fill="auto"/>
            <w:noWrap/>
            <w:vAlign w:val="center"/>
            <w:hideMark/>
          </w:tcPr>
          <w:p w14:paraId="316CC1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17/06/33</w:t>
            </w:r>
          </w:p>
        </w:tc>
        <w:tc>
          <w:tcPr>
            <w:tcW w:w="909" w:type="pct"/>
            <w:shd w:val="clear" w:color="auto" w:fill="auto"/>
            <w:noWrap/>
            <w:vAlign w:val="center"/>
            <w:hideMark/>
          </w:tcPr>
          <w:p w14:paraId="344B49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759DFD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DECE3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5,080056%</w:t>
            </w:r>
          </w:p>
        </w:tc>
      </w:tr>
      <w:tr w:rsidR="009514FB" w:rsidRPr="00A95988" w14:paraId="230532BD" w14:textId="77777777" w:rsidTr="000104AF">
        <w:trPr>
          <w:trHeight w:val="225"/>
        </w:trPr>
        <w:tc>
          <w:tcPr>
            <w:tcW w:w="454" w:type="pct"/>
            <w:shd w:val="clear" w:color="auto" w:fill="auto"/>
            <w:noWrap/>
            <w:vAlign w:val="center"/>
            <w:hideMark/>
          </w:tcPr>
          <w:p w14:paraId="4DE8D54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163 </w:t>
            </w:r>
          </w:p>
        </w:tc>
        <w:tc>
          <w:tcPr>
            <w:tcW w:w="909" w:type="pct"/>
            <w:shd w:val="clear" w:color="auto" w:fill="auto"/>
            <w:noWrap/>
            <w:vAlign w:val="center"/>
            <w:hideMark/>
          </w:tcPr>
          <w:p w14:paraId="784A4E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18/07/33</w:t>
            </w:r>
          </w:p>
        </w:tc>
        <w:tc>
          <w:tcPr>
            <w:tcW w:w="909" w:type="pct"/>
            <w:shd w:val="clear" w:color="auto" w:fill="auto"/>
            <w:noWrap/>
            <w:vAlign w:val="center"/>
            <w:hideMark/>
          </w:tcPr>
          <w:p w14:paraId="55A2D7F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18/07/33</w:t>
            </w:r>
          </w:p>
        </w:tc>
        <w:tc>
          <w:tcPr>
            <w:tcW w:w="909" w:type="pct"/>
            <w:shd w:val="clear" w:color="auto" w:fill="auto"/>
            <w:noWrap/>
            <w:vAlign w:val="center"/>
            <w:hideMark/>
          </w:tcPr>
          <w:p w14:paraId="63450D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B12AD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696D2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5,374250%</w:t>
            </w:r>
          </w:p>
        </w:tc>
      </w:tr>
      <w:tr w:rsidR="009514FB" w:rsidRPr="00A95988" w14:paraId="6257724E" w14:textId="77777777" w:rsidTr="000104AF">
        <w:trPr>
          <w:trHeight w:val="225"/>
        </w:trPr>
        <w:tc>
          <w:tcPr>
            <w:tcW w:w="454" w:type="pct"/>
            <w:shd w:val="clear" w:color="auto" w:fill="auto"/>
            <w:noWrap/>
            <w:vAlign w:val="center"/>
            <w:hideMark/>
          </w:tcPr>
          <w:p w14:paraId="1978335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164 </w:t>
            </w:r>
          </w:p>
        </w:tc>
        <w:tc>
          <w:tcPr>
            <w:tcW w:w="909" w:type="pct"/>
            <w:shd w:val="clear" w:color="auto" w:fill="auto"/>
            <w:noWrap/>
            <w:vAlign w:val="center"/>
            <w:hideMark/>
          </w:tcPr>
          <w:p w14:paraId="33571AD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17/08/33</w:t>
            </w:r>
          </w:p>
        </w:tc>
        <w:tc>
          <w:tcPr>
            <w:tcW w:w="909" w:type="pct"/>
            <w:shd w:val="clear" w:color="auto" w:fill="auto"/>
            <w:noWrap/>
            <w:vAlign w:val="center"/>
            <w:hideMark/>
          </w:tcPr>
          <w:p w14:paraId="2FACF8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17/08/33</w:t>
            </w:r>
          </w:p>
        </w:tc>
        <w:tc>
          <w:tcPr>
            <w:tcW w:w="909" w:type="pct"/>
            <w:shd w:val="clear" w:color="auto" w:fill="auto"/>
            <w:noWrap/>
            <w:vAlign w:val="center"/>
            <w:hideMark/>
          </w:tcPr>
          <w:p w14:paraId="19CBFD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1B5DD2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78F1766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5,716633%</w:t>
            </w:r>
          </w:p>
        </w:tc>
      </w:tr>
      <w:tr w:rsidR="009514FB" w:rsidRPr="00A95988" w14:paraId="2AFB349F" w14:textId="77777777" w:rsidTr="000104AF">
        <w:trPr>
          <w:trHeight w:val="225"/>
        </w:trPr>
        <w:tc>
          <w:tcPr>
            <w:tcW w:w="454" w:type="pct"/>
            <w:shd w:val="clear" w:color="auto" w:fill="auto"/>
            <w:noWrap/>
            <w:vAlign w:val="center"/>
            <w:hideMark/>
          </w:tcPr>
          <w:p w14:paraId="4FC8F8F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165 </w:t>
            </w:r>
          </w:p>
        </w:tc>
        <w:tc>
          <w:tcPr>
            <w:tcW w:w="909" w:type="pct"/>
            <w:shd w:val="clear" w:color="auto" w:fill="auto"/>
            <w:noWrap/>
            <w:vAlign w:val="center"/>
            <w:hideMark/>
          </w:tcPr>
          <w:p w14:paraId="6C042B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19/09/33</w:t>
            </w:r>
          </w:p>
        </w:tc>
        <w:tc>
          <w:tcPr>
            <w:tcW w:w="909" w:type="pct"/>
            <w:shd w:val="clear" w:color="auto" w:fill="auto"/>
            <w:noWrap/>
            <w:vAlign w:val="center"/>
            <w:hideMark/>
          </w:tcPr>
          <w:p w14:paraId="770EF6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19/09/33</w:t>
            </w:r>
          </w:p>
        </w:tc>
        <w:tc>
          <w:tcPr>
            <w:tcW w:w="909" w:type="pct"/>
            <w:shd w:val="clear" w:color="auto" w:fill="auto"/>
            <w:noWrap/>
            <w:vAlign w:val="center"/>
            <w:hideMark/>
          </w:tcPr>
          <w:p w14:paraId="1408358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9FA7A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92712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6,047275%</w:t>
            </w:r>
          </w:p>
        </w:tc>
      </w:tr>
      <w:tr w:rsidR="009514FB" w:rsidRPr="00A95988" w14:paraId="64E99F6C" w14:textId="77777777" w:rsidTr="000104AF">
        <w:trPr>
          <w:trHeight w:val="225"/>
        </w:trPr>
        <w:tc>
          <w:tcPr>
            <w:tcW w:w="454" w:type="pct"/>
            <w:shd w:val="clear" w:color="auto" w:fill="auto"/>
            <w:noWrap/>
            <w:vAlign w:val="center"/>
            <w:hideMark/>
          </w:tcPr>
          <w:p w14:paraId="021E7AC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166 </w:t>
            </w:r>
          </w:p>
        </w:tc>
        <w:tc>
          <w:tcPr>
            <w:tcW w:w="909" w:type="pct"/>
            <w:shd w:val="clear" w:color="auto" w:fill="auto"/>
            <w:noWrap/>
            <w:vAlign w:val="center"/>
            <w:hideMark/>
          </w:tcPr>
          <w:p w14:paraId="6657DA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17/10/33</w:t>
            </w:r>
          </w:p>
        </w:tc>
        <w:tc>
          <w:tcPr>
            <w:tcW w:w="909" w:type="pct"/>
            <w:shd w:val="clear" w:color="auto" w:fill="auto"/>
            <w:noWrap/>
            <w:vAlign w:val="center"/>
            <w:hideMark/>
          </w:tcPr>
          <w:p w14:paraId="535568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17/10/33</w:t>
            </w:r>
          </w:p>
        </w:tc>
        <w:tc>
          <w:tcPr>
            <w:tcW w:w="909" w:type="pct"/>
            <w:shd w:val="clear" w:color="auto" w:fill="auto"/>
            <w:noWrap/>
            <w:vAlign w:val="center"/>
            <w:hideMark/>
          </w:tcPr>
          <w:p w14:paraId="0E88EC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5F0042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3DD1E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6,532456%</w:t>
            </w:r>
          </w:p>
        </w:tc>
      </w:tr>
      <w:tr w:rsidR="009514FB" w:rsidRPr="00A95988" w14:paraId="1290B274" w14:textId="77777777" w:rsidTr="000104AF">
        <w:trPr>
          <w:trHeight w:val="225"/>
        </w:trPr>
        <w:tc>
          <w:tcPr>
            <w:tcW w:w="454" w:type="pct"/>
            <w:shd w:val="clear" w:color="auto" w:fill="auto"/>
            <w:noWrap/>
            <w:vAlign w:val="center"/>
            <w:hideMark/>
          </w:tcPr>
          <w:p w14:paraId="7195E5C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167 </w:t>
            </w:r>
          </w:p>
        </w:tc>
        <w:tc>
          <w:tcPr>
            <w:tcW w:w="909" w:type="pct"/>
            <w:shd w:val="clear" w:color="auto" w:fill="auto"/>
            <w:noWrap/>
            <w:vAlign w:val="center"/>
            <w:hideMark/>
          </w:tcPr>
          <w:p w14:paraId="1E9CBA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17/11/33</w:t>
            </w:r>
          </w:p>
        </w:tc>
        <w:tc>
          <w:tcPr>
            <w:tcW w:w="909" w:type="pct"/>
            <w:shd w:val="clear" w:color="auto" w:fill="auto"/>
            <w:noWrap/>
            <w:vAlign w:val="center"/>
            <w:hideMark/>
          </w:tcPr>
          <w:p w14:paraId="7DA0AF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17/11/33</w:t>
            </w:r>
          </w:p>
        </w:tc>
        <w:tc>
          <w:tcPr>
            <w:tcW w:w="909" w:type="pct"/>
            <w:shd w:val="clear" w:color="auto" w:fill="auto"/>
            <w:noWrap/>
            <w:vAlign w:val="center"/>
            <w:hideMark/>
          </w:tcPr>
          <w:p w14:paraId="187465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46288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321CBB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6,974901%</w:t>
            </w:r>
          </w:p>
        </w:tc>
      </w:tr>
      <w:tr w:rsidR="009514FB" w:rsidRPr="00A95988" w14:paraId="10075714" w14:textId="77777777" w:rsidTr="000104AF">
        <w:trPr>
          <w:trHeight w:val="225"/>
        </w:trPr>
        <w:tc>
          <w:tcPr>
            <w:tcW w:w="454" w:type="pct"/>
            <w:shd w:val="clear" w:color="auto" w:fill="auto"/>
            <w:noWrap/>
            <w:vAlign w:val="center"/>
            <w:hideMark/>
          </w:tcPr>
          <w:p w14:paraId="541ABB7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168 </w:t>
            </w:r>
          </w:p>
        </w:tc>
        <w:tc>
          <w:tcPr>
            <w:tcW w:w="909" w:type="pct"/>
            <w:shd w:val="clear" w:color="auto" w:fill="auto"/>
            <w:noWrap/>
            <w:vAlign w:val="center"/>
            <w:hideMark/>
          </w:tcPr>
          <w:p w14:paraId="2097C92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19/12/33</w:t>
            </w:r>
          </w:p>
        </w:tc>
        <w:tc>
          <w:tcPr>
            <w:tcW w:w="909" w:type="pct"/>
            <w:shd w:val="clear" w:color="auto" w:fill="auto"/>
            <w:noWrap/>
            <w:vAlign w:val="center"/>
            <w:hideMark/>
          </w:tcPr>
          <w:p w14:paraId="7A0DE5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19/12/33</w:t>
            </w:r>
          </w:p>
        </w:tc>
        <w:tc>
          <w:tcPr>
            <w:tcW w:w="909" w:type="pct"/>
            <w:shd w:val="clear" w:color="auto" w:fill="auto"/>
            <w:noWrap/>
            <w:vAlign w:val="center"/>
            <w:hideMark/>
          </w:tcPr>
          <w:p w14:paraId="023B2E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3750B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C45E2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7,515651%</w:t>
            </w:r>
          </w:p>
        </w:tc>
      </w:tr>
      <w:tr w:rsidR="009514FB" w:rsidRPr="00A95988" w14:paraId="1BBB5619" w14:textId="77777777" w:rsidTr="000104AF">
        <w:trPr>
          <w:trHeight w:val="225"/>
        </w:trPr>
        <w:tc>
          <w:tcPr>
            <w:tcW w:w="454" w:type="pct"/>
            <w:shd w:val="clear" w:color="auto" w:fill="auto"/>
            <w:noWrap/>
            <w:vAlign w:val="center"/>
            <w:hideMark/>
          </w:tcPr>
          <w:p w14:paraId="04A4491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169 </w:t>
            </w:r>
          </w:p>
        </w:tc>
        <w:tc>
          <w:tcPr>
            <w:tcW w:w="909" w:type="pct"/>
            <w:shd w:val="clear" w:color="auto" w:fill="auto"/>
            <w:noWrap/>
            <w:vAlign w:val="center"/>
            <w:hideMark/>
          </w:tcPr>
          <w:p w14:paraId="2D950B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17/01/34</w:t>
            </w:r>
          </w:p>
        </w:tc>
        <w:tc>
          <w:tcPr>
            <w:tcW w:w="909" w:type="pct"/>
            <w:shd w:val="clear" w:color="auto" w:fill="auto"/>
            <w:noWrap/>
            <w:vAlign w:val="center"/>
            <w:hideMark/>
          </w:tcPr>
          <w:p w14:paraId="49EF37D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17/01/34</w:t>
            </w:r>
          </w:p>
        </w:tc>
        <w:tc>
          <w:tcPr>
            <w:tcW w:w="909" w:type="pct"/>
            <w:shd w:val="clear" w:color="auto" w:fill="auto"/>
            <w:noWrap/>
            <w:vAlign w:val="center"/>
            <w:hideMark/>
          </w:tcPr>
          <w:p w14:paraId="793DC3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18B0F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EEF41C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8,201804%</w:t>
            </w:r>
          </w:p>
        </w:tc>
      </w:tr>
      <w:tr w:rsidR="009514FB" w:rsidRPr="00A95988" w14:paraId="35BB1580" w14:textId="77777777" w:rsidTr="000104AF">
        <w:trPr>
          <w:trHeight w:val="225"/>
        </w:trPr>
        <w:tc>
          <w:tcPr>
            <w:tcW w:w="454" w:type="pct"/>
            <w:shd w:val="clear" w:color="auto" w:fill="auto"/>
            <w:noWrap/>
            <w:vAlign w:val="center"/>
            <w:hideMark/>
          </w:tcPr>
          <w:p w14:paraId="7CE2B8A6"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170 </w:t>
            </w:r>
          </w:p>
        </w:tc>
        <w:tc>
          <w:tcPr>
            <w:tcW w:w="909" w:type="pct"/>
            <w:shd w:val="clear" w:color="auto" w:fill="auto"/>
            <w:noWrap/>
            <w:vAlign w:val="center"/>
            <w:hideMark/>
          </w:tcPr>
          <w:p w14:paraId="20D2A1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17/02/34</w:t>
            </w:r>
          </w:p>
        </w:tc>
        <w:tc>
          <w:tcPr>
            <w:tcW w:w="909" w:type="pct"/>
            <w:shd w:val="clear" w:color="auto" w:fill="auto"/>
            <w:noWrap/>
            <w:vAlign w:val="center"/>
            <w:hideMark/>
          </w:tcPr>
          <w:p w14:paraId="4B906C7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17/02/34</w:t>
            </w:r>
          </w:p>
        </w:tc>
        <w:tc>
          <w:tcPr>
            <w:tcW w:w="909" w:type="pct"/>
            <w:shd w:val="clear" w:color="auto" w:fill="auto"/>
            <w:noWrap/>
            <w:vAlign w:val="center"/>
            <w:hideMark/>
          </w:tcPr>
          <w:p w14:paraId="7E9EFC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437AC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6D147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8,942494%</w:t>
            </w:r>
          </w:p>
        </w:tc>
      </w:tr>
      <w:tr w:rsidR="009514FB" w:rsidRPr="00A95988" w14:paraId="124B4A65" w14:textId="77777777" w:rsidTr="000104AF">
        <w:trPr>
          <w:trHeight w:val="225"/>
        </w:trPr>
        <w:tc>
          <w:tcPr>
            <w:tcW w:w="454" w:type="pct"/>
            <w:shd w:val="clear" w:color="auto" w:fill="auto"/>
            <w:noWrap/>
            <w:vAlign w:val="center"/>
            <w:hideMark/>
          </w:tcPr>
          <w:p w14:paraId="6534AD88"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171 </w:t>
            </w:r>
          </w:p>
        </w:tc>
        <w:tc>
          <w:tcPr>
            <w:tcW w:w="909" w:type="pct"/>
            <w:shd w:val="clear" w:color="auto" w:fill="auto"/>
            <w:noWrap/>
            <w:vAlign w:val="center"/>
            <w:hideMark/>
          </w:tcPr>
          <w:p w14:paraId="30F239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17/03/34</w:t>
            </w:r>
          </w:p>
        </w:tc>
        <w:tc>
          <w:tcPr>
            <w:tcW w:w="909" w:type="pct"/>
            <w:shd w:val="clear" w:color="auto" w:fill="auto"/>
            <w:noWrap/>
            <w:vAlign w:val="center"/>
            <w:hideMark/>
          </w:tcPr>
          <w:p w14:paraId="5782E7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17/03/34</w:t>
            </w:r>
          </w:p>
        </w:tc>
        <w:tc>
          <w:tcPr>
            <w:tcW w:w="909" w:type="pct"/>
            <w:shd w:val="clear" w:color="auto" w:fill="auto"/>
            <w:noWrap/>
            <w:vAlign w:val="center"/>
            <w:hideMark/>
          </w:tcPr>
          <w:p w14:paraId="53E70D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203AC6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1F9414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9,902075%</w:t>
            </w:r>
          </w:p>
        </w:tc>
      </w:tr>
      <w:tr w:rsidR="009514FB" w:rsidRPr="00A95988" w14:paraId="2C199854" w14:textId="77777777" w:rsidTr="000104AF">
        <w:trPr>
          <w:trHeight w:val="225"/>
        </w:trPr>
        <w:tc>
          <w:tcPr>
            <w:tcW w:w="454" w:type="pct"/>
            <w:shd w:val="clear" w:color="auto" w:fill="auto"/>
            <w:noWrap/>
            <w:vAlign w:val="center"/>
            <w:hideMark/>
          </w:tcPr>
          <w:p w14:paraId="6D71BE3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172 </w:t>
            </w:r>
          </w:p>
        </w:tc>
        <w:tc>
          <w:tcPr>
            <w:tcW w:w="909" w:type="pct"/>
            <w:shd w:val="clear" w:color="auto" w:fill="auto"/>
            <w:noWrap/>
            <w:vAlign w:val="center"/>
            <w:hideMark/>
          </w:tcPr>
          <w:p w14:paraId="3F9BF0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17/04/34</w:t>
            </w:r>
          </w:p>
        </w:tc>
        <w:tc>
          <w:tcPr>
            <w:tcW w:w="909" w:type="pct"/>
            <w:shd w:val="clear" w:color="auto" w:fill="auto"/>
            <w:noWrap/>
            <w:vAlign w:val="center"/>
            <w:hideMark/>
          </w:tcPr>
          <w:p w14:paraId="5C7266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17/04/34</w:t>
            </w:r>
          </w:p>
        </w:tc>
        <w:tc>
          <w:tcPr>
            <w:tcW w:w="909" w:type="pct"/>
            <w:shd w:val="clear" w:color="auto" w:fill="auto"/>
            <w:noWrap/>
            <w:vAlign w:val="center"/>
            <w:hideMark/>
          </w:tcPr>
          <w:p w14:paraId="2BE0AC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54F85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6C484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10,991302%</w:t>
            </w:r>
          </w:p>
        </w:tc>
      </w:tr>
      <w:tr w:rsidR="009514FB" w:rsidRPr="00A95988" w14:paraId="50163D01" w14:textId="77777777" w:rsidTr="000104AF">
        <w:trPr>
          <w:trHeight w:val="225"/>
        </w:trPr>
        <w:tc>
          <w:tcPr>
            <w:tcW w:w="454" w:type="pct"/>
            <w:shd w:val="clear" w:color="auto" w:fill="auto"/>
            <w:noWrap/>
            <w:vAlign w:val="center"/>
            <w:hideMark/>
          </w:tcPr>
          <w:p w14:paraId="6CF5879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173 </w:t>
            </w:r>
          </w:p>
        </w:tc>
        <w:tc>
          <w:tcPr>
            <w:tcW w:w="909" w:type="pct"/>
            <w:shd w:val="clear" w:color="auto" w:fill="auto"/>
            <w:noWrap/>
            <w:vAlign w:val="center"/>
            <w:hideMark/>
          </w:tcPr>
          <w:p w14:paraId="226055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17/05/34</w:t>
            </w:r>
          </w:p>
        </w:tc>
        <w:tc>
          <w:tcPr>
            <w:tcW w:w="909" w:type="pct"/>
            <w:shd w:val="clear" w:color="auto" w:fill="auto"/>
            <w:noWrap/>
            <w:vAlign w:val="center"/>
            <w:hideMark/>
          </w:tcPr>
          <w:p w14:paraId="64B329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17/05/34</w:t>
            </w:r>
          </w:p>
        </w:tc>
        <w:tc>
          <w:tcPr>
            <w:tcW w:w="909" w:type="pct"/>
            <w:shd w:val="clear" w:color="auto" w:fill="auto"/>
            <w:noWrap/>
            <w:vAlign w:val="center"/>
            <w:hideMark/>
          </w:tcPr>
          <w:p w14:paraId="483F94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A3623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A01BF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12,413528%</w:t>
            </w:r>
          </w:p>
        </w:tc>
      </w:tr>
      <w:tr w:rsidR="009514FB" w:rsidRPr="00A95988" w14:paraId="4E062D61" w14:textId="77777777" w:rsidTr="000104AF">
        <w:trPr>
          <w:trHeight w:val="225"/>
        </w:trPr>
        <w:tc>
          <w:tcPr>
            <w:tcW w:w="454" w:type="pct"/>
            <w:shd w:val="clear" w:color="auto" w:fill="auto"/>
            <w:noWrap/>
            <w:vAlign w:val="center"/>
            <w:hideMark/>
          </w:tcPr>
          <w:p w14:paraId="002F2563"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174 </w:t>
            </w:r>
          </w:p>
        </w:tc>
        <w:tc>
          <w:tcPr>
            <w:tcW w:w="909" w:type="pct"/>
            <w:shd w:val="clear" w:color="auto" w:fill="auto"/>
            <w:noWrap/>
            <w:vAlign w:val="center"/>
            <w:hideMark/>
          </w:tcPr>
          <w:p w14:paraId="2BB9E8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19/06/34</w:t>
            </w:r>
          </w:p>
        </w:tc>
        <w:tc>
          <w:tcPr>
            <w:tcW w:w="909" w:type="pct"/>
            <w:shd w:val="clear" w:color="auto" w:fill="auto"/>
            <w:noWrap/>
            <w:vAlign w:val="center"/>
            <w:hideMark/>
          </w:tcPr>
          <w:p w14:paraId="160C32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19/06/34</w:t>
            </w:r>
          </w:p>
        </w:tc>
        <w:tc>
          <w:tcPr>
            <w:tcW w:w="909" w:type="pct"/>
            <w:shd w:val="clear" w:color="auto" w:fill="auto"/>
            <w:noWrap/>
            <w:vAlign w:val="center"/>
            <w:hideMark/>
          </w:tcPr>
          <w:p w14:paraId="6CF1BD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1105DD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290F60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14,189628%</w:t>
            </w:r>
          </w:p>
        </w:tc>
      </w:tr>
      <w:tr w:rsidR="009514FB" w:rsidRPr="00A95988" w14:paraId="49080A16" w14:textId="77777777" w:rsidTr="000104AF">
        <w:trPr>
          <w:trHeight w:val="225"/>
        </w:trPr>
        <w:tc>
          <w:tcPr>
            <w:tcW w:w="454" w:type="pct"/>
            <w:shd w:val="clear" w:color="auto" w:fill="auto"/>
            <w:noWrap/>
            <w:vAlign w:val="center"/>
            <w:hideMark/>
          </w:tcPr>
          <w:p w14:paraId="5E07AE70"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175 </w:t>
            </w:r>
          </w:p>
        </w:tc>
        <w:tc>
          <w:tcPr>
            <w:tcW w:w="909" w:type="pct"/>
            <w:shd w:val="clear" w:color="auto" w:fill="auto"/>
            <w:noWrap/>
            <w:vAlign w:val="center"/>
            <w:hideMark/>
          </w:tcPr>
          <w:p w14:paraId="67BBF4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17/07/34</w:t>
            </w:r>
          </w:p>
        </w:tc>
        <w:tc>
          <w:tcPr>
            <w:tcW w:w="909" w:type="pct"/>
            <w:shd w:val="clear" w:color="auto" w:fill="auto"/>
            <w:noWrap/>
            <w:vAlign w:val="center"/>
            <w:hideMark/>
          </w:tcPr>
          <w:p w14:paraId="309EB4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17/07/34</w:t>
            </w:r>
          </w:p>
        </w:tc>
        <w:tc>
          <w:tcPr>
            <w:tcW w:w="909" w:type="pct"/>
            <w:shd w:val="clear" w:color="auto" w:fill="auto"/>
            <w:noWrap/>
            <w:vAlign w:val="center"/>
            <w:hideMark/>
          </w:tcPr>
          <w:p w14:paraId="537E831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777C9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98832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16,676804%</w:t>
            </w:r>
          </w:p>
        </w:tc>
      </w:tr>
      <w:tr w:rsidR="009514FB" w:rsidRPr="00A95988" w14:paraId="64FFFB66" w14:textId="77777777" w:rsidTr="000104AF">
        <w:trPr>
          <w:trHeight w:val="225"/>
        </w:trPr>
        <w:tc>
          <w:tcPr>
            <w:tcW w:w="454" w:type="pct"/>
            <w:shd w:val="clear" w:color="auto" w:fill="auto"/>
            <w:noWrap/>
            <w:vAlign w:val="center"/>
            <w:hideMark/>
          </w:tcPr>
          <w:p w14:paraId="5477D70A"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176 </w:t>
            </w:r>
          </w:p>
        </w:tc>
        <w:tc>
          <w:tcPr>
            <w:tcW w:w="909" w:type="pct"/>
            <w:shd w:val="clear" w:color="auto" w:fill="auto"/>
            <w:noWrap/>
            <w:vAlign w:val="center"/>
            <w:hideMark/>
          </w:tcPr>
          <w:p w14:paraId="14818D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17/08/34</w:t>
            </w:r>
          </w:p>
        </w:tc>
        <w:tc>
          <w:tcPr>
            <w:tcW w:w="909" w:type="pct"/>
            <w:shd w:val="clear" w:color="auto" w:fill="auto"/>
            <w:noWrap/>
            <w:vAlign w:val="center"/>
            <w:hideMark/>
          </w:tcPr>
          <w:p w14:paraId="4929AB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17/08/34</w:t>
            </w:r>
          </w:p>
        </w:tc>
        <w:tc>
          <w:tcPr>
            <w:tcW w:w="909" w:type="pct"/>
            <w:shd w:val="clear" w:color="auto" w:fill="auto"/>
            <w:noWrap/>
            <w:vAlign w:val="center"/>
            <w:hideMark/>
          </w:tcPr>
          <w:p w14:paraId="5EB523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62FEE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7DD6F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20,049529%</w:t>
            </w:r>
          </w:p>
        </w:tc>
      </w:tr>
      <w:tr w:rsidR="009514FB" w:rsidRPr="00A95988" w14:paraId="4EE24DFA" w14:textId="77777777" w:rsidTr="000104AF">
        <w:trPr>
          <w:trHeight w:val="225"/>
        </w:trPr>
        <w:tc>
          <w:tcPr>
            <w:tcW w:w="454" w:type="pct"/>
            <w:shd w:val="clear" w:color="auto" w:fill="auto"/>
            <w:noWrap/>
            <w:vAlign w:val="center"/>
            <w:hideMark/>
          </w:tcPr>
          <w:p w14:paraId="4B5C6C45"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177 </w:t>
            </w:r>
          </w:p>
        </w:tc>
        <w:tc>
          <w:tcPr>
            <w:tcW w:w="909" w:type="pct"/>
            <w:shd w:val="clear" w:color="auto" w:fill="auto"/>
            <w:noWrap/>
            <w:vAlign w:val="center"/>
            <w:hideMark/>
          </w:tcPr>
          <w:p w14:paraId="33B262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18/09/34</w:t>
            </w:r>
          </w:p>
        </w:tc>
        <w:tc>
          <w:tcPr>
            <w:tcW w:w="909" w:type="pct"/>
            <w:shd w:val="clear" w:color="auto" w:fill="auto"/>
            <w:noWrap/>
            <w:vAlign w:val="center"/>
            <w:hideMark/>
          </w:tcPr>
          <w:p w14:paraId="5D73843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18/09/34</w:t>
            </w:r>
          </w:p>
        </w:tc>
        <w:tc>
          <w:tcPr>
            <w:tcW w:w="909" w:type="pct"/>
            <w:shd w:val="clear" w:color="auto" w:fill="auto"/>
            <w:noWrap/>
            <w:vAlign w:val="center"/>
            <w:hideMark/>
          </w:tcPr>
          <w:p w14:paraId="33A304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FEE6F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4939F1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25,168509%</w:t>
            </w:r>
          </w:p>
        </w:tc>
      </w:tr>
      <w:tr w:rsidR="009514FB" w:rsidRPr="00A95988" w14:paraId="2D6601CA" w14:textId="77777777" w:rsidTr="000104AF">
        <w:trPr>
          <w:trHeight w:val="225"/>
        </w:trPr>
        <w:tc>
          <w:tcPr>
            <w:tcW w:w="454" w:type="pct"/>
            <w:shd w:val="clear" w:color="auto" w:fill="auto"/>
            <w:noWrap/>
            <w:vAlign w:val="center"/>
            <w:hideMark/>
          </w:tcPr>
          <w:p w14:paraId="5AD6551F"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178 </w:t>
            </w:r>
          </w:p>
        </w:tc>
        <w:tc>
          <w:tcPr>
            <w:tcW w:w="909" w:type="pct"/>
            <w:shd w:val="clear" w:color="auto" w:fill="auto"/>
            <w:noWrap/>
            <w:vAlign w:val="center"/>
            <w:hideMark/>
          </w:tcPr>
          <w:p w14:paraId="6B8C76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17/10/34</w:t>
            </w:r>
          </w:p>
        </w:tc>
        <w:tc>
          <w:tcPr>
            <w:tcW w:w="909" w:type="pct"/>
            <w:shd w:val="clear" w:color="auto" w:fill="auto"/>
            <w:noWrap/>
            <w:vAlign w:val="center"/>
            <w:hideMark/>
          </w:tcPr>
          <w:p w14:paraId="06A270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17/10/34</w:t>
            </w:r>
          </w:p>
        </w:tc>
        <w:tc>
          <w:tcPr>
            <w:tcW w:w="909" w:type="pct"/>
            <w:shd w:val="clear" w:color="auto" w:fill="auto"/>
            <w:noWrap/>
            <w:vAlign w:val="center"/>
            <w:hideMark/>
          </w:tcPr>
          <w:p w14:paraId="20CFA31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58AFE7D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F5F12E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33,818758%</w:t>
            </w:r>
          </w:p>
        </w:tc>
      </w:tr>
      <w:tr w:rsidR="009514FB" w:rsidRPr="00A95988" w14:paraId="15FF4E91" w14:textId="77777777" w:rsidTr="000104AF">
        <w:trPr>
          <w:trHeight w:val="225"/>
        </w:trPr>
        <w:tc>
          <w:tcPr>
            <w:tcW w:w="454" w:type="pct"/>
            <w:shd w:val="clear" w:color="auto" w:fill="auto"/>
            <w:noWrap/>
            <w:vAlign w:val="center"/>
            <w:hideMark/>
          </w:tcPr>
          <w:p w14:paraId="3D5F673E"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179 </w:t>
            </w:r>
          </w:p>
        </w:tc>
        <w:tc>
          <w:tcPr>
            <w:tcW w:w="909" w:type="pct"/>
            <w:shd w:val="clear" w:color="auto" w:fill="auto"/>
            <w:noWrap/>
            <w:vAlign w:val="center"/>
            <w:hideMark/>
          </w:tcPr>
          <w:p w14:paraId="10088C9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17/11/34</w:t>
            </w:r>
          </w:p>
        </w:tc>
        <w:tc>
          <w:tcPr>
            <w:tcW w:w="909" w:type="pct"/>
            <w:shd w:val="clear" w:color="auto" w:fill="auto"/>
            <w:noWrap/>
            <w:vAlign w:val="center"/>
            <w:hideMark/>
          </w:tcPr>
          <w:p w14:paraId="3306593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17/11/34</w:t>
            </w:r>
          </w:p>
        </w:tc>
        <w:tc>
          <w:tcPr>
            <w:tcW w:w="909" w:type="pct"/>
            <w:shd w:val="clear" w:color="auto" w:fill="auto"/>
            <w:noWrap/>
            <w:vAlign w:val="center"/>
            <w:hideMark/>
          </w:tcPr>
          <w:p w14:paraId="159A77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1F818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05E0A3F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51,272533%</w:t>
            </w:r>
          </w:p>
        </w:tc>
      </w:tr>
      <w:tr w:rsidR="009514FB" w:rsidRPr="00A95988" w14:paraId="023B953D" w14:textId="77777777" w:rsidTr="000104AF">
        <w:trPr>
          <w:trHeight w:val="240"/>
        </w:trPr>
        <w:tc>
          <w:tcPr>
            <w:tcW w:w="454" w:type="pct"/>
            <w:shd w:val="clear" w:color="auto" w:fill="auto"/>
            <w:noWrap/>
            <w:vAlign w:val="center"/>
            <w:hideMark/>
          </w:tcPr>
          <w:p w14:paraId="7E75D29C" w14:textId="77777777" w:rsidR="009514FB" w:rsidRPr="00A95988" w:rsidRDefault="009514FB" w:rsidP="009514FB">
            <w:pPr>
              <w:ind w:left="-993"/>
              <w:jc w:val="left"/>
              <w:rPr>
                <w:rFonts w:ascii="Tahoma" w:eastAsia="Times New Roman" w:hAnsi="Tahoma" w:cs="Tahoma"/>
                <w:color w:val="000000"/>
                <w:sz w:val="20"/>
                <w:szCs w:val="20"/>
              </w:rPr>
            </w:pPr>
            <w:r w:rsidRPr="00A95988">
              <w:rPr>
                <w:rFonts w:ascii="Tahoma" w:eastAsia="Times New Roman" w:hAnsi="Tahoma" w:cs="Tahoma"/>
                <w:color w:val="000000"/>
                <w:sz w:val="20"/>
                <w:szCs w:val="20"/>
              </w:rPr>
              <w:t xml:space="preserve">                   180 </w:t>
            </w:r>
          </w:p>
        </w:tc>
        <w:tc>
          <w:tcPr>
            <w:tcW w:w="909" w:type="pct"/>
            <w:shd w:val="clear" w:color="auto" w:fill="auto"/>
            <w:noWrap/>
            <w:vAlign w:val="center"/>
            <w:hideMark/>
          </w:tcPr>
          <w:p w14:paraId="091DA4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18/12/34</w:t>
            </w:r>
          </w:p>
        </w:tc>
        <w:tc>
          <w:tcPr>
            <w:tcW w:w="909" w:type="pct"/>
            <w:shd w:val="clear" w:color="auto" w:fill="auto"/>
            <w:noWrap/>
            <w:vAlign w:val="center"/>
            <w:hideMark/>
          </w:tcPr>
          <w:p w14:paraId="514B2F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18/12/34</w:t>
            </w:r>
          </w:p>
        </w:tc>
        <w:tc>
          <w:tcPr>
            <w:tcW w:w="909" w:type="pct"/>
            <w:shd w:val="clear" w:color="auto" w:fill="auto"/>
            <w:noWrap/>
            <w:vAlign w:val="center"/>
            <w:hideMark/>
          </w:tcPr>
          <w:p w14:paraId="4C68DF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6E4DEB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909" w:type="pct"/>
            <w:shd w:val="clear" w:color="auto" w:fill="auto"/>
            <w:noWrap/>
            <w:vAlign w:val="center"/>
            <w:hideMark/>
          </w:tcPr>
          <w:p w14:paraId="3E55F242" w14:textId="091D36C4" w:rsidR="009514FB" w:rsidRPr="009514FB" w:rsidRDefault="007B5A95" w:rsidP="009514FB">
            <w:pPr>
              <w:jc w:val="center"/>
              <w:rPr>
                <w:rFonts w:ascii="Tahoma" w:eastAsia="Times New Roman" w:hAnsi="Tahoma" w:cs="Tahoma"/>
                <w:color w:val="000000"/>
                <w:sz w:val="20"/>
                <w:szCs w:val="20"/>
              </w:rPr>
            </w:pPr>
            <w:r>
              <w:rPr>
                <w:rFonts w:ascii="Tahoma" w:hAnsi="Tahoma" w:cs="Tahoma"/>
                <w:color w:val="000000"/>
                <w:sz w:val="20"/>
                <w:szCs w:val="20"/>
              </w:rPr>
              <w:t>100,000000%</w:t>
            </w:r>
          </w:p>
        </w:tc>
      </w:tr>
    </w:tbl>
    <w:p w14:paraId="42D8EEAC" w14:textId="77777777" w:rsidR="00764ADB" w:rsidRPr="0028568C" w:rsidRDefault="00764ADB" w:rsidP="0028568C">
      <w:pPr>
        <w:pStyle w:val="PargrafodaLista"/>
        <w:spacing w:after="240" w:line="320" w:lineRule="exact"/>
        <w:ind w:left="0"/>
        <w:jc w:val="center"/>
        <w:rPr>
          <w:rFonts w:ascii="Tahoma" w:hAnsi="Tahoma"/>
        </w:rPr>
      </w:pPr>
    </w:p>
    <w:bookmarkEnd w:id="0"/>
    <w:p w14:paraId="17490818" w14:textId="77777777" w:rsidR="009F7D6E" w:rsidRDefault="009F7D6E" w:rsidP="0050450F">
      <w:pPr>
        <w:jc w:val="left"/>
        <w:rPr>
          <w:rFonts w:ascii="Tahoma" w:hAnsi="Tahoma" w:cs="Tahoma"/>
          <w:sz w:val="22"/>
          <w:szCs w:val="22"/>
          <w:lang w:val="pt-PT"/>
        </w:rPr>
        <w:sectPr w:rsidR="009F7D6E" w:rsidSect="009F7D6E">
          <w:pgSz w:w="11906" w:h="16838" w:code="9"/>
          <w:pgMar w:top="2268" w:right="1418" w:bottom="2268" w:left="1418" w:header="567" w:footer="851" w:gutter="0"/>
          <w:paperSrc w:first="15" w:other="15"/>
          <w:pgNumType w:start="1" w:chapStyle="1"/>
          <w:cols w:space="720"/>
          <w:noEndnote/>
          <w:docGrid w:linePitch="354"/>
        </w:sectPr>
      </w:pPr>
    </w:p>
    <w:p w14:paraId="67C82F66" w14:textId="7B52A891" w:rsidR="00B52A66" w:rsidRPr="00CA3CDC" w:rsidRDefault="00B52A66" w:rsidP="0028568C">
      <w:pPr>
        <w:pStyle w:val="PargrafodaLista"/>
        <w:pBdr>
          <w:bottom w:val="single" w:sz="12" w:space="1" w:color="auto"/>
        </w:pBdr>
        <w:spacing w:after="240" w:line="320" w:lineRule="exact"/>
        <w:ind w:left="0"/>
        <w:jc w:val="center"/>
        <w:rPr>
          <w:rFonts w:ascii="Tahoma" w:hAnsi="Tahoma"/>
          <w:b/>
        </w:rPr>
      </w:pPr>
      <w:r w:rsidRPr="0028568C">
        <w:rPr>
          <w:rFonts w:ascii="Tahoma" w:hAnsi="Tahoma"/>
          <w:b/>
        </w:rPr>
        <w:lastRenderedPageBreak/>
        <w:t>ANEXO V</w:t>
      </w:r>
      <w:r w:rsidR="00F34B4E" w:rsidRPr="0028568C">
        <w:rPr>
          <w:rFonts w:ascii="Tahoma" w:hAnsi="Tahoma"/>
          <w:b/>
        </w:rPr>
        <w:t>I</w:t>
      </w:r>
      <w:r w:rsidR="00F34B4E" w:rsidRPr="009F7D6E">
        <w:rPr>
          <w:rFonts w:ascii="Tahoma" w:hAnsi="Tahoma"/>
          <w:b/>
        </w:rPr>
        <w:t>I</w:t>
      </w:r>
      <w:r w:rsidR="009F7D6E">
        <w:rPr>
          <w:rFonts w:ascii="Tahoma" w:hAnsi="Tahoma"/>
          <w:b/>
        </w:rPr>
        <w:br/>
      </w:r>
      <w:r w:rsidRPr="00CA3CDC">
        <w:rPr>
          <w:rFonts w:ascii="Tahoma" w:hAnsi="Tahoma"/>
          <w:b/>
        </w:rPr>
        <w:t>CRONOGRAMA DE PAGAMENTO DAS DEBÊNTURES DA</w:t>
      </w:r>
      <w:r w:rsidR="000C4E48" w:rsidRPr="00CA3CDC">
        <w:rPr>
          <w:rFonts w:ascii="Tahoma" w:hAnsi="Tahoma"/>
          <w:b/>
        </w:rPr>
        <w:t xml:space="preserve"> SÉRIE DI</w:t>
      </w:r>
    </w:p>
    <w:p w14:paraId="05CF3C1E" w14:textId="77777777" w:rsidR="009F7D6E" w:rsidRDefault="009F7D6E" w:rsidP="0050450F">
      <w:pPr>
        <w:pStyle w:val="PargrafodaLista"/>
        <w:spacing w:after="240" w:line="320" w:lineRule="exact"/>
        <w:ind w:left="0"/>
        <w:jc w:val="center"/>
        <w:rPr>
          <w:rFonts w:ascii="Tahoma" w:hAnsi="Tahoma" w:cs="Tahoma"/>
        </w:rPr>
      </w:pPr>
    </w:p>
    <w:tbl>
      <w:tblPr>
        <w:tblW w:w="5000" w:type="pct"/>
        <w:tblLayout w:type="fixed"/>
        <w:tblCellMar>
          <w:left w:w="70" w:type="dxa"/>
          <w:right w:w="70" w:type="dxa"/>
        </w:tblCellMar>
        <w:tblLook w:val="04A0" w:firstRow="1" w:lastRow="0" w:firstColumn="1" w:lastColumn="0" w:noHBand="0" w:noVBand="1"/>
      </w:tblPr>
      <w:tblGrid>
        <w:gridCol w:w="882"/>
        <w:gridCol w:w="2044"/>
        <w:gridCol w:w="2046"/>
        <w:gridCol w:w="2044"/>
        <w:gridCol w:w="2044"/>
      </w:tblGrid>
      <w:tr w:rsidR="00B251B3" w:rsidRPr="00C97437" w14:paraId="7C8CA86D" w14:textId="77777777" w:rsidTr="000104AF">
        <w:trPr>
          <w:trHeight w:val="744"/>
        </w:trPr>
        <w:tc>
          <w:tcPr>
            <w:tcW w:w="487"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7A41F920" w14:textId="77777777" w:rsidR="00B251B3" w:rsidRPr="00C97437" w:rsidRDefault="00B251B3" w:rsidP="00C97437">
            <w:pPr>
              <w:ind w:left="-111"/>
              <w:jc w:val="center"/>
              <w:rPr>
                <w:rFonts w:ascii="Tahoma" w:eastAsia="Times New Roman" w:hAnsi="Tahoma" w:cs="Tahoma"/>
                <w:color w:val="FFFFFF"/>
                <w:sz w:val="20"/>
                <w:szCs w:val="20"/>
              </w:rPr>
            </w:pPr>
            <w:r w:rsidRPr="007C134D">
              <w:rPr>
                <w:rFonts w:ascii="Tahoma" w:eastAsia="Times New Roman" w:hAnsi="Tahoma" w:cs="Tahoma"/>
                <w:b/>
                <w:color w:val="FFFFFF"/>
                <w:sz w:val="20"/>
                <w:szCs w:val="20"/>
              </w:rPr>
              <w:t>Nº</w:t>
            </w:r>
          </w:p>
        </w:tc>
        <w:tc>
          <w:tcPr>
            <w:tcW w:w="1128"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4FFF4399" w14:textId="77777777" w:rsidR="00B251B3" w:rsidRPr="00C97437" w:rsidRDefault="00B251B3" w:rsidP="0050450F">
            <w:pPr>
              <w:jc w:val="center"/>
              <w:rPr>
                <w:rFonts w:ascii="Tahoma" w:eastAsia="Times New Roman" w:hAnsi="Tahoma" w:cs="Tahoma"/>
                <w:color w:val="FFFFFF"/>
                <w:sz w:val="20"/>
                <w:szCs w:val="20"/>
              </w:rPr>
            </w:pPr>
            <w:r w:rsidRPr="007C134D">
              <w:rPr>
                <w:rFonts w:ascii="Tahoma" w:eastAsia="Times New Roman" w:hAnsi="Tahoma" w:cs="Tahoma"/>
                <w:b/>
                <w:color w:val="FFFFFF"/>
                <w:sz w:val="20"/>
                <w:szCs w:val="20"/>
              </w:rPr>
              <w:t>Data de Pagamento</w:t>
            </w:r>
          </w:p>
        </w:tc>
        <w:tc>
          <w:tcPr>
            <w:tcW w:w="1129"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0ED131E8" w14:textId="77777777" w:rsidR="00B251B3" w:rsidRPr="00C97437" w:rsidRDefault="00B251B3" w:rsidP="0050450F">
            <w:pPr>
              <w:jc w:val="center"/>
              <w:rPr>
                <w:rFonts w:ascii="Tahoma" w:eastAsia="Times New Roman" w:hAnsi="Tahoma" w:cs="Tahoma"/>
                <w:color w:val="FFFFFF"/>
                <w:sz w:val="20"/>
                <w:szCs w:val="20"/>
              </w:rPr>
            </w:pPr>
            <w:r w:rsidRPr="007C134D">
              <w:rPr>
                <w:rFonts w:ascii="Tahoma" w:eastAsia="Times New Roman" w:hAnsi="Tahoma" w:cs="Tahoma"/>
                <w:b/>
                <w:color w:val="FFFFFF"/>
                <w:sz w:val="20"/>
                <w:szCs w:val="20"/>
              </w:rPr>
              <w:t>Juros</w:t>
            </w:r>
          </w:p>
        </w:tc>
        <w:tc>
          <w:tcPr>
            <w:tcW w:w="1128"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0A744549" w14:textId="77777777" w:rsidR="00B251B3" w:rsidRPr="00C97437" w:rsidRDefault="00B251B3" w:rsidP="0050450F">
            <w:pPr>
              <w:jc w:val="center"/>
              <w:rPr>
                <w:rFonts w:ascii="Tahoma" w:eastAsia="Times New Roman" w:hAnsi="Tahoma" w:cs="Tahoma"/>
                <w:color w:val="FFFFFF"/>
                <w:sz w:val="20"/>
                <w:szCs w:val="20"/>
              </w:rPr>
            </w:pPr>
            <w:r w:rsidRPr="007C134D">
              <w:rPr>
                <w:rFonts w:ascii="Tahoma" w:eastAsia="Times New Roman" w:hAnsi="Tahoma" w:cs="Tahoma"/>
                <w:b/>
                <w:color w:val="FFFFFF"/>
                <w:sz w:val="20"/>
                <w:szCs w:val="20"/>
              </w:rPr>
              <w:t>Amortização</w:t>
            </w:r>
          </w:p>
        </w:tc>
        <w:tc>
          <w:tcPr>
            <w:tcW w:w="1129" w:type="pct"/>
            <w:tcBorders>
              <w:top w:val="single" w:sz="8" w:space="0" w:color="auto"/>
              <w:left w:val="single" w:sz="4" w:space="0" w:color="auto"/>
              <w:bottom w:val="single" w:sz="8" w:space="0" w:color="000000"/>
              <w:right w:val="single" w:sz="4" w:space="0" w:color="auto"/>
            </w:tcBorders>
            <w:shd w:val="clear" w:color="000000" w:fill="1F497D"/>
            <w:vAlign w:val="center"/>
            <w:hideMark/>
          </w:tcPr>
          <w:p w14:paraId="2992B73F" w14:textId="77777777" w:rsidR="00B251B3" w:rsidRPr="00C97437" w:rsidRDefault="00B251B3" w:rsidP="0050450F">
            <w:pPr>
              <w:jc w:val="center"/>
              <w:rPr>
                <w:rFonts w:ascii="Tahoma" w:eastAsia="Times New Roman" w:hAnsi="Tahoma" w:cs="Tahoma"/>
                <w:color w:val="FFFFFF"/>
                <w:sz w:val="20"/>
                <w:szCs w:val="20"/>
              </w:rPr>
            </w:pPr>
            <w:proofErr w:type="spellStart"/>
            <w:r w:rsidRPr="007C134D">
              <w:rPr>
                <w:rFonts w:ascii="Tahoma" w:eastAsia="Times New Roman" w:hAnsi="Tahoma" w:cs="Tahoma"/>
                <w:b/>
                <w:color w:val="FFFFFF"/>
                <w:sz w:val="20"/>
                <w:szCs w:val="20"/>
              </w:rPr>
              <w:t>TAi</w:t>
            </w:r>
            <w:proofErr w:type="spellEnd"/>
            <w:r w:rsidRPr="007C134D">
              <w:rPr>
                <w:rFonts w:ascii="Tahoma" w:eastAsia="Times New Roman" w:hAnsi="Tahoma" w:cs="Tahoma"/>
                <w:b/>
                <w:color w:val="FFFFFF"/>
                <w:sz w:val="20"/>
                <w:szCs w:val="20"/>
              </w:rPr>
              <w:t xml:space="preserve"> (%)</w:t>
            </w:r>
          </w:p>
        </w:tc>
      </w:tr>
      <w:tr w:rsidR="009514FB" w:rsidRPr="00C97437" w14:paraId="31CAD26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B2654C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 </w:t>
            </w:r>
          </w:p>
        </w:tc>
        <w:tc>
          <w:tcPr>
            <w:tcW w:w="1128" w:type="pct"/>
            <w:tcBorders>
              <w:top w:val="nil"/>
              <w:left w:val="nil"/>
              <w:bottom w:val="single" w:sz="4" w:space="0" w:color="auto"/>
              <w:right w:val="single" w:sz="4" w:space="0" w:color="auto"/>
            </w:tcBorders>
            <w:shd w:val="clear" w:color="auto" w:fill="auto"/>
            <w:noWrap/>
            <w:vAlign w:val="center"/>
            <w:hideMark/>
          </w:tcPr>
          <w:p w14:paraId="489062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17/01/20</w:t>
            </w:r>
          </w:p>
        </w:tc>
        <w:tc>
          <w:tcPr>
            <w:tcW w:w="1129" w:type="pct"/>
            <w:tcBorders>
              <w:top w:val="nil"/>
              <w:left w:val="nil"/>
              <w:bottom w:val="single" w:sz="4" w:space="0" w:color="auto"/>
              <w:right w:val="single" w:sz="4" w:space="0" w:color="auto"/>
            </w:tcBorders>
            <w:shd w:val="clear" w:color="auto" w:fill="auto"/>
            <w:noWrap/>
            <w:vAlign w:val="center"/>
            <w:hideMark/>
          </w:tcPr>
          <w:p w14:paraId="6628C8D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5AD0A2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A6BB9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50103E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CF5F1A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 </w:t>
            </w:r>
          </w:p>
        </w:tc>
        <w:tc>
          <w:tcPr>
            <w:tcW w:w="1128" w:type="pct"/>
            <w:tcBorders>
              <w:top w:val="nil"/>
              <w:left w:val="nil"/>
              <w:bottom w:val="single" w:sz="4" w:space="0" w:color="auto"/>
              <w:right w:val="single" w:sz="4" w:space="0" w:color="auto"/>
            </w:tcBorders>
            <w:shd w:val="clear" w:color="auto" w:fill="auto"/>
            <w:noWrap/>
            <w:vAlign w:val="center"/>
            <w:hideMark/>
          </w:tcPr>
          <w:p w14:paraId="1243D39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17/02/20</w:t>
            </w:r>
          </w:p>
        </w:tc>
        <w:tc>
          <w:tcPr>
            <w:tcW w:w="1129" w:type="pct"/>
            <w:tcBorders>
              <w:top w:val="nil"/>
              <w:left w:val="nil"/>
              <w:bottom w:val="single" w:sz="4" w:space="0" w:color="auto"/>
              <w:right w:val="single" w:sz="4" w:space="0" w:color="auto"/>
            </w:tcBorders>
            <w:shd w:val="clear" w:color="auto" w:fill="auto"/>
            <w:noWrap/>
            <w:vAlign w:val="center"/>
            <w:hideMark/>
          </w:tcPr>
          <w:p w14:paraId="4F19AF8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76FE6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AEB6E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9244D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2FFFC8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 </w:t>
            </w:r>
          </w:p>
        </w:tc>
        <w:tc>
          <w:tcPr>
            <w:tcW w:w="1128" w:type="pct"/>
            <w:tcBorders>
              <w:top w:val="nil"/>
              <w:left w:val="nil"/>
              <w:bottom w:val="single" w:sz="4" w:space="0" w:color="auto"/>
              <w:right w:val="single" w:sz="4" w:space="0" w:color="auto"/>
            </w:tcBorders>
            <w:shd w:val="clear" w:color="auto" w:fill="auto"/>
            <w:noWrap/>
            <w:vAlign w:val="center"/>
            <w:hideMark/>
          </w:tcPr>
          <w:p w14:paraId="01879C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17/03/20</w:t>
            </w:r>
          </w:p>
        </w:tc>
        <w:tc>
          <w:tcPr>
            <w:tcW w:w="1129" w:type="pct"/>
            <w:tcBorders>
              <w:top w:val="nil"/>
              <w:left w:val="nil"/>
              <w:bottom w:val="single" w:sz="4" w:space="0" w:color="auto"/>
              <w:right w:val="single" w:sz="4" w:space="0" w:color="auto"/>
            </w:tcBorders>
            <w:shd w:val="clear" w:color="auto" w:fill="auto"/>
            <w:noWrap/>
            <w:vAlign w:val="center"/>
            <w:hideMark/>
          </w:tcPr>
          <w:p w14:paraId="4A92D70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E4F8E7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D18701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3626E9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F67649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 </w:t>
            </w:r>
          </w:p>
        </w:tc>
        <w:tc>
          <w:tcPr>
            <w:tcW w:w="1128" w:type="pct"/>
            <w:tcBorders>
              <w:top w:val="nil"/>
              <w:left w:val="nil"/>
              <w:bottom w:val="single" w:sz="4" w:space="0" w:color="auto"/>
              <w:right w:val="single" w:sz="4" w:space="0" w:color="auto"/>
            </w:tcBorders>
            <w:shd w:val="clear" w:color="auto" w:fill="auto"/>
            <w:noWrap/>
            <w:vAlign w:val="center"/>
            <w:hideMark/>
          </w:tcPr>
          <w:p w14:paraId="2C8BAE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17/04/20</w:t>
            </w:r>
          </w:p>
        </w:tc>
        <w:tc>
          <w:tcPr>
            <w:tcW w:w="1129" w:type="pct"/>
            <w:tcBorders>
              <w:top w:val="nil"/>
              <w:left w:val="nil"/>
              <w:bottom w:val="single" w:sz="4" w:space="0" w:color="auto"/>
              <w:right w:val="single" w:sz="4" w:space="0" w:color="auto"/>
            </w:tcBorders>
            <w:shd w:val="clear" w:color="auto" w:fill="auto"/>
            <w:noWrap/>
            <w:vAlign w:val="center"/>
            <w:hideMark/>
          </w:tcPr>
          <w:p w14:paraId="05B551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81431F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9CC72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6C7E63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238F43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 </w:t>
            </w:r>
          </w:p>
        </w:tc>
        <w:tc>
          <w:tcPr>
            <w:tcW w:w="1128" w:type="pct"/>
            <w:tcBorders>
              <w:top w:val="nil"/>
              <w:left w:val="nil"/>
              <w:bottom w:val="single" w:sz="4" w:space="0" w:color="auto"/>
              <w:right w:val="single" w:sz="4" w:space="0" w:color="auto"/>
            </w:tcBorders>
            <w:shd w:val="clear" w:color="auto" w:fill="auto"/>
            <w:noWrap/>
            <w:vAlign w:val="center"/>
            <w:hideMark/>
          </w:tcPr>
          <w:p w14:paraId="1DFEA5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18/05/20</w:t>
            </w:r>
          </w:p>
        </w:tc>
        <w:tc>
          <w:tcPr>
            <w:tcW w:w="1129" w:type="pct"/>
            <w:tcBorders>
              <w:top w:val="nil"/>
              <w:left w:val="nil"/>
              <w:bottom w:val="single" w:sz="4" w:space="0" w:color="auto"/>
              <w:right w:val="single" w:sz="4" w:space="0" w:color="auto"/>
            </w:tcBorders>
            <w:shd w:val="clear" w:color="auto" w:fill="auto"/>
            <w:noWrap/>
            <w:vAlign w:val="center"/>
            <w:hideMark/>
          </w:tcPr>
          <w:p w14:paraId="4D1266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5E91E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B3B8E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4AC9A1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DD6E92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 </w:t>
            </w:r>
          </w:p>
        </w:tc>
        <w:tc>
          <w:tcPr>
            <w:tcW w:w="1128" w:type="pct"/>
            <w:tcBorders>
              <w:top w:val="nil"/>
              <w:left w:val="nil"/>
              <w:bottom w:val="single" w:sz="4" w:space="0" w:color="auto"/>
              <w:right w:val="single" w:sz="4" w:space="0" w:color="auto"/>
            </w:tcBorders>
            <w:shd w:val="clear" w:color="auto" w:fill="auto"/>
            <w:noWrap/>
            <w:vAlign w:val="center"/>
            <w:hideMark/>
          </w:tcPr>
          <w:p w14:paraId="58BB40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17/06/20</w:t>
            </w:r>
          </w:p>
        </w:tc>
        <w:tc>
          <w:tcPr>
            <w:tcW w:w="1129" w:type="pct"/>
            <w:tcBorders>
              <w:top w:val="nil"/>
              <w:left w:val="nil"/>
              <w:bottom w:val="single" w:sz="4" w:space="0" w:color="auto"/>
              <w:right w:val="single" w:sz="4" w:space="0" w:color="auto"/>
            </w:tcBorders>
            <w:shd w:val="clear" w:color="auto" w:fill="auto"/>
            <w:noWrap/>
            <w:vAlign w:val="center"/>
            <w:hideMark/>
          </w:tcPr>
          <w:p w14:paraId="22AA40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868AA2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253D20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E5CABF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C9FB4B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 </w:t>
            </w:r>
          </w:p>
        </w:tc>
        <w:tc>
          <w:tcPr>
            <w:tcW w:w="1128" w:type="pct"/>
            <w:tcBorders>
              <w:top w:val="nil"/>
              <w:left w:val="nil"/>
              <w:bottom w:val="single" w:sz="4" w:space="0" w:color="auto"/>
              <w:right w:val="single" w:sz="4" w:space="0" w:color="auto"/>
            </w:tcBorders>
            <w:shd w:val="clear" w:color="auto" w:fill="auto"/>
            <w:noWrap/>
            <w:vAlign w:val="center"/>
            <w:hideMark/>
          </w:tcPr>
          <w:p w14:paraId="05E423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17/07/20</w:t>
            </w:r>
          </w:p>
        </w:tc>
        <w:tc>
          <w:tcPr>
            <w:tcW w:w="1129" w:type="pct"/>
            <w:tcBorders>
              <w:top w:val="nil"/>
              <w:left w:val="nil"/>
              <w:bottom w:val="single" w:sz="4" w:space="0" w:color="auto"/>
              <w:right w:val="single" w:sz="4" w:space="0" w:color="auto"/>
            </w:tcBorders>
            <w:shd w:val="clear" w:color="auto" w:fill="auto"/>
            <w:noWrap/>
            <w:vAlign w:val="center"/>
            <w:hideMark/>
          </w:tcPr>
          <w:p w14:paraId="1C2546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D189E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48571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5F1C56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43E5FB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 </w:t>
            </w:r>
          </w:p>
        </w:tc>
        <w:tc>
          <w:tcPr>
            <w:tcW w:w="1128" w:type="pct"/>
            <w:tcBorders>
              <w:top w:val="nil"/>
              <w:left w:val="nil"/>
              <w:bottom w:val="single" w:sz="4" w:space="0" w:color="auto"/>
              <w:right w:val="single" w:sz="4" w:space="0" w:color="auto"/>
            </w:tcBorders>
            <w:shd w:val="clear" w:color="auto" w:fill="auto"/>
            <w:noWrap/>
            <w:vAlign w:val="center"/>
            <w:hideMark/>
          </w:tcPr>
          <w:p w14:paraId="07EA33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17/08/20</w:t>
            </w:r>
          </w:p>
        </w:tc>
        <w:tc>
          <w:tcPr>
            <w:tcW w:w="1129" w:type="pct"/>
            <w:tcBorders>
              <w:top w:val="nil"/>
              <w:left w:val="nil"/>
              <w:bottom w:val="single" w:sz="4" w:space="0" w:color="auto"/>
              <w:right w:val="single" w:sz="4" w:space="0" w:color="auto"/>
            </w:tcBorders>
            <w:shd w:val="clear" w:color="auto" w:fill="auto"/>
            <w:noWrap/>
            <w:vAlign w:val="center"/>
            <w:hideMark/>
          </w:tcPr>
          <w:p w14:paraId="3ECAE2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86DB6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40745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55E4C1A"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72E5EE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 </w:t>
            </w:r>
          </w:p>
        </w:tc>
        <w:tc>
          <w:tcPr>
            <w:tcW w:w="1128" w:type="pct"/>
            <w:tcBorders>
              <w:top w:val="nil"/>
              <w:left w:val="nil"/>
              <w:bottom w:val="single" w:sz="4" w:space="0" w:color="auto"/>
              <w:right w:val="single" w:sz="4" w:space="0" w:color="auto"/>
            </w:tcBorders>
            <w:shd w:val="clear" w:color="auto" w:fill="auto"/>
            <w:noWrap/>
            <w:vAlign w:val="center"/>
            <w:hideMark/>
          </w:tcPr>
          <w:p w14:paraId="08FC7C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17/09/20</w:t>
            </w:r>
          </w:p>
        </w:tc>
        <w:tc>
          <w:tcPr>
            <w:tcW w:w="1129" w:type="pct"/>
            <w:tcBorders>
              <w:top w:val="nil"/>
              <w:left w:val="nil"/>
              <w:bottom w:val="single" w:sz="4" w:space="0" w:color="auto"/>
              <w:right w:val="single" w:sz="4" w:space="0" w:color="auto"/>
            </w:tcBorders>
            <w:shd w:val="clear" w:color="auto" w:fill="auto"/>
            <w:noWrap/>
            <w:vAlign w:val="center"/>
            <w:hideMark/>
          </w:tcPr>
          <w:p w14:paraId="5941CC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C5561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27C4B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DF912F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D9A7A7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 </w:t>
            </w:r>
          </w:p>
        </w:tc>
        <w:tc>
          <w:tcPr>
            <w:tcW w:w="1128" w:type="pct"/>
            <w:tcBorders>
              <w:top w:val="nil"/>
              <w:left w:val="nil"/>
              <w:bottom w:val="single" w:sz="4" w:space="0" w:color="auto"/>
              <w:right w:val="single" w:sz="4" w:space="0" w:color="auto"/>
            </w:tcBorders>
            <w:shd w:val="clear" w:color="auto" w:fill="auto"/>
            <w:noWrap/>
            <w:vAlign w:val="center"/>
            <w:hideMark/>
          </w:tcPr>
          <w:p w14:paraId="6A58B26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19/10/20</w:t>
            </w:r>
          </w:p>
        </w:tc>
        <w:tc>
          <w:tcPr>
            <w:tcW w:w="1129" w:type="pct"/>
            <w:tcBorders>
              <w:top w:val="nil"/>
              <w:left w:val="nil"/>
              <w:bottom w:val="single" w:sz="4" w:space="0" w:color="auto"/>
              <w:right w:val="single" w:sz="4" w:space="0" w:color="auto"/>
            </w:tcBorders>
            <w:shd w:val="clear" w:color="auto" w:fill="auto"/>
            <w:noWrap/>
            <w:vAlign w:val="center"/>
            <w:hideMark/>
          </w:tcPr>
          <w:p w14:paraId="67C0A90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5205CC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5955C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BCA948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758BEE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 </w:t>
            </w:r>
          </w:p>
        </w:tc>
        <w:tc>
          <w:tcPr>
            <w:tcW w:w="1128" w:type="pct"/>
            <w:tcBorders>
              <w:top w:val="nil"/>
              <w:left w:val="nil"/>
              <w:bottom w:val="single" w:sz="4" w:space="0" w:color="auto"/>
              <w:right w:val="single" w:sz="4" w:space="0" w:color="auto"/>
            </w:tcBorders>
            <w:shd w:val="clear" w:color="auto" w:fill="auto"/>
            <w:noWrap/>
            <w:vAlign w:val="center"/>
            <w:hideMark/>
          </w:tcPr>
          <w:p w14:paraId="72A0A0D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17/11/20</w:t>
            </w:r>
          </w:p>
        </w:tc>
        <w:tc>
          <w:tcPr>
            <w:tcW w:w="1129" w:type="pct"/>
            <w:tcBorders>
              <w:top w:val="nil"/>
              <w:left w:val="nil"/>
              <w:bottom w:val="single" w:sz="4" w:space="0" w:color="auto"/>
              <w:right w:val="single" w:sz="4" w:space="0" w:color="auto"/>
            </w:tcBorders>
            <w:shd w:val="clear" w:color="auto" w:fill="auto"/>
            <w:noWrap/>
            <w:vAlign w:val="center"/>
            <w:hideMark/>
          </w:tcPr>
          <w:p w14:paraId="174690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927192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BFD9F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EEAD81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5B1CA3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12 </w:t>
            </w:r>
          </w:p>
        </w:tc>
        <w:tc>
          <w:tcPr>
            <w:tcW w:w="1128" w:type="pct"/>
            <w:tcBorders>
              <w:top w:val="nil"/>
              <w:left w:val="nil"/>
              <w:bottom w:val="single" w:sz="4" w:space="0" w:color="auto"/>
              <w:right w:val="single" w:sz="4" w:space="0" w:color="auto"/>
            </w:tcBorders>
            <w:shd w:val="clear" w:color="auto" w:fill="auto"/>
            <w:noWrap/>
            <w:vAlign w:val="center"/>
            <w:hideMark/>
          </w:tcPr>
          <w:p w14:paraId="40A7E7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17/12/20</w:t>
            </w:r>
          </w:p>
        </w:tc>
        <w:tc>
          <w:tcPr>
            <w:tcW w:w="1129" w:type="pct"/>
            <w:tcBorders>
              <w:top w:val="nil"/>
              <w:left w:val="nil"/>
              <w:bottom w:val="single" w:sz="4" w:space="0" w:color="auto"/>
              <w:right w:val="single" w:sz="4" w:space="0" w:color="auto"/>
            </w:tcBorders>
            <w:shd w:val="clear" w:color="auto" w:fill="auto"/>
            <w:noWrap/>
            <w:vAlign w:val="center"/>
            <w:hideMark/>
          </w:tcPr>
          <w:p w14:paraId="045E023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58804F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E347E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48A8C6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2705F3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13 </w:t>
            </w:r>
          </w:p>
        </w:tc>
        <w:tc>
          <w:tcPr>
            <w:tcW w:w="1128" w:type="pct"/>
            <w:tcBorders>
              <w:top w:val="nil"/>
              <w:left w:val="nil"/>
              <w:bottom w:val="single" w:sz="4" w:space="0" w:color="auto"/>
              <w:right w:val="single" w:sz="4" w:space="0" w:color="auto"/>
            </w:tcBorders>
            <w:shd w:val="clear" w:color="auto" w:fill="auto"/>
            <w:noWrap/>
            <w:vAlign w:val="center"/>
            <w:hideMark/>
          </w:tcPr>
          <w:p w14:paraId="6C00B2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18/01/21</w:t>
            </w:r>
          </w:p>
        </w:tc>
        <w:tc>
          <w:tcPr>
            <w:tcW w:w="1129" w:type="pct"/>
            <w:tcBorders>
              <w:top w:val="nil"/>
              <w:left w:val="nil"/>
              <w:bottom w:val="single" w:sz="4" w:space="0" w:color="auto"/>
              <w:right w:val="single" w:sz="4" w:space="0" w:color="auto"/>
            </w:tcBorders>
            <w:shd w:val="clear" w:color="auto" w:fill="auto"/>
            <w:noWrap/>
            <w:vAlign w:val="center"/>
            <w:hideMark/>
          </w:tcPr>
          <w:p w14:paraId="71C2CD6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94E394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8F89C2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A95DEB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23A4E2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14 </w:t>
            </w:r>
          </w:p>
        </w:tc>
        <w:tc>
          <w:tcPr>
            <w:tcW w:w="1128" w:type="pct"/>
            <w:tcBorders>
              <w:top w:val="nil"/>
              <w:left w:val="nil"/>
              <w:bottom w:val="single" w:sz="4" w:space="0" w:color="auto"/>
              <w:right w:val="single" w:sz="4" w:space="0" w:color="auto"/>
            </w:tcBorders>
            <w:shd w:val="clear" w:color="auto" w:fill="auto"/>
            <w:noWrap/>
            <w:vAlign w:val="center"/>
            <w:hideMark/>
          </w:tcPr>
          <w:p w14:paraId="01D3E6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17/02/21</w:t>
            </w:r>
          </w:p>
        </w:tc>
        <w:tc>
          <w:tcPr>
            <w:tcW w:w="1129" w:type="pct"/>
            <w:tcBorders>
              <w:top w:val="nil"/>
              <w:left w:val="nil"/>
              <w:bottom w:val="single" w:sz="4" w:space="0" w:color="auto"/>
              <w:right w:val="single" w:sz="4" w:space="0" w:color="auto"/>
            </w:tcBorders>
            <w:shd w:val="clear" w:color="auto" w:fill="auto"/>
            <w:noWrap/>
            <w:vAlign w:val="center"/>
            <w:hideMark/>
          </w:tcPr>
          <w:p w14:paraId="39355A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EDDC9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D7E8A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1F85E4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28E2C1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15 </w:t>
            </w:r>
          </w:p>
        </w:tc>
        <w:tc>
          <w:tcPr>
            <w:tcW w:w="1128" w:type="pct"/>
            <w:tcBorders>
              <w:top w:val="nil"/>
              <w:left w:val="nil"/>
              <w:bottom w:val="single" w:sz="4" w:space="0" w:color="auto"/>
              <w:right w:val="single" w:sz="4" w:space="0" w:color="auto"/>
            </w:tcBorders>
            <w:shd w:val="clear" w:color="auto" w:fill="auto"/>
            <w:noWrap/>
            <w:vAlign w:val="center"/>
            <w:hideMark/>
          </w:tcPr>
          <w:p w14:paraId="733E096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17/03/21</w:t>
            </w:r>
          </w:p>
        </w:tc>
        <w:tc>
          <w:tcPr>
            <w:tcW w:w="1129" w:type="pct"/>
            <w:tcBorders>
              <w:top w:val="nil"/>
              <w:left w:val="nil"/>
              <w:bottom w:val="single" w:sz="4" w:space="0" w:color="auto"/>
              <w:right w:val="single" w:sz="4" w:space="0" w:color="auto"/>
            </w:tcBorders>
            <w:shd w:val="clear" w:color="auto" w:fill="auto"/>
            <w:noWrap/>
            <w:vAlign w:val="center"/>
            <w:hideMark/>
          </w:tcPr>
          <w:p w14:paraId="2DFBA4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9D785C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C332AA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5E0B5D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0467FB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16 </w:t>
            </w:r>
          </w:p>
        </w:tc>
        <w:tc>
          <w:tcPr>
            <w:tcW w:w="1128" w:type="pct"/>
            <w:tcBorders>
              <w:top w:val="nil"/>
              <w:left w:val="nil"/>
              <w:bottom w:val="single" w:sz="4" w:space="0" w:color="auto"/>
              <w:right w:val="single" w:sz="4" w:space="0" w:color="auto"/>
            </w:tcBorders>
            <w:shd w:val="clear" w:color="auto" w:fill="auto"/>
            <w:noWrap/>
            <w:vAlign w:val="center"/>
            <w:hideMark/>
          </w:tcPr>
          <w:p w14:paraId="7B9DB3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19/04/21</w:t>
            </w:r>
          </w:p>
        </w:tc>
        <w:tc>
          <w:tcPr>
            <w:tcW w:w="1129" w:type="pct"/>
            <w:tcBorders>
              <w:top w:val="nil"/>
              <w:left w:val="nil"/>
              <w:bottom w:val="single" w:sz="4" w:space="0" w:color="auto"/>
              <w:right w:val="single" w:sz="4" w:space="0" w:color="auto"/>
            </w:tcBorders>
            <w:shd w:val="clear" w:color="auto" w:fill="auto"/>
            <w:noWrap/>
            <w:vAlign w:val="center"/>
            <w:hideMark/>
          </w:tcPr>
          <w:p w14:paraId="6C0379F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C6A21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E91AE8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A412B6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8AD332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17 </w:t>
            </w:r>
          </w:p>
        </w:tc>
        <w:tc>
          <w:tcPr>
            <w:tcW w:w="1128" w:type="pct"/>
            <w:tcBorders>
              <w:top w:val="nil"/>
              <w:left w:val="nil"/>
              <w:bottom w:val="single" w:sz="4" w:space="0" w:color="auto"/>
              <w:right w:val="single" w:sz="4" w:space="0" w:color="auto"/>
            </w:tcBorders>
            <w:shd w:val="clear" w:color="auto" w:fill="auto"/>
            <w:noWrap/>
            <w:vAlign w:val="center"/>
            <w:hideMark/>
          </w:tcPr>
          <w:p w14:paraId="2790398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17/05/21</w:t>
            </w:r>
          </w:p>
        </w:tc>
        <w:tc>
          <w:tcPr>
            <w:tcW w:w="1129" w:type="pct"/>
            <w:tcBorders>
              <w:top w:val="nil"/>
              <w:left w:val="nil"/>
              <w:bottom w:val="single" w:sz="4" w:space="0" w:color="auto"/>
              <w:right w:val="single" w:sz="4" w:space="0" w:color="auto"/>
            </w:tcBorders>
            <w:shd w:val="clear" w:color="auto" w:fill="auto"/>
            <w:noWrap/>
            <w:vAlign w:val="center"/>
            <w:hideMark/>
          </w:tcPr>
          <w:p w14:paraId="62FBF2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6986E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0D0EDD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94E3AA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12A96D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18 </w:t>
            </w:r>
          </w:p>
        </w:tc>
        <w:tc>
          <w:tcPr>
            <w:tcW w:w="1128" w:type="pct"/>
            <w:tcBorders>
              <w:top w:val="nil"/>
              <w:left w:val="nil"/>
              <w:bottom w:val="single" w:sz="4" w:space="0" w:color="auto"/>
              <w:right w:val="single" w:sz="4" w:space="0" w:color="auto"/>
            </w:tcBorders>
            <w:shd w:val="clear" w:color="auto" w:fill="auto"/>
            <w:noWrap/>
            <w:vAlign w:val="center"/>
            <w:hideMark/>
          </w:tcPr>
          <w:p w14:paraId="49E86A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17/06/21</w:t>
            </w:r>
          </w:p>
        </w:tc>
        <w:tc>
          <w:tcPr>
            <w:tcW w:w="1129" w:type="pct"/>
            <w:tcBorders>
              <w:top w:val="nil"/>
              <w:left w:val="nil"/>
              <w:bottom w:val="single" w:sz="4" w:space="0" w:color="auto"/>
              <w:right w:val="single" w:sz="4" w:space="0" w:color="auto"/>
            </w:tcBorders>
            <w:shd w:val="clear" w:color="auto" w:fill="auto"/>
            <w:noWrap/>
            <w:vAlign w:val="center"/>
            <w:hideMark/>
          </w:tcPr>
          <w:p w14:paraId="744003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6D4C8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C1C00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F8ECFF1"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92DD8A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19 </w:t>
            </w:r>
          </w:p>
        </w:tc>
        <w:tc>
          <w:tcPr>
            <w:tcW w:w="1128" w:type="pct"/>
            <w:tcBorders>
              <w:top w:val="nil"/>
              <w:left w:val="nil"/>
              <w:bottom w:val="single" w:sz="4" w:space="0" w:color="auto"/>
              <w:right w:val="single" w:sz="4" w:space="0" w:color="auto"/>
            </w:tcBorders>
            <w:shd w:val="clear" w:color="auto" w:fill="auto"/>
            <w:noWrap/>
            <w:vAlign w:val="center"/>
            <w:hideMark/>
          </w:tcPr>
          <w:p w14:paraId="1EDEA9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19/07/21</w:t>
            </w:r>
          </w:p>
        </w:tc>
        <w:tc>
          <w:tcPr>
            <w:tcW w:w="1129" w:type="pct"/>
            <w:tcBorders>
              <w:top w:val="nil"/>
              <w:left w:val="nil"/>
              <w:bottom w:val="single" w:sz="4" w:space="0" w:color="auto"/>
              <w:right w:val="single" w:sz="4" w:space="0" w:color="auto"/>
            </w:tcBorders>
            <w:shd w:val="clear" w:color="auto" w:fill="auto"/>
            <w:noWrap/>
            <w:vAlign w:val="center"/>
            <w:hideMark/>
          </w:tcPr>
          <w:p w14:paraId="5F1D9F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E6BF70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EF106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70534C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4CC317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20 </w:t>
            </w:r>
          </w:p>
        </w:tc>
        <w:tc>
          <w:tcPr>
            <w:tcW w:w="1128" w:type="pct"/>
            <w:tcBorders>
              <w:top w:val="nil"/>
              <w:left w:val="nil"/>
              <w:bottom w:val="single" w:sz="4" w:space="0" w:color="auto"/>
              <w:right w:val="single" w:sz="4" w:space="0" w:color="auto"/>
            </w:tcBorders>
            <w:shd w:val="clear" w:color="auto" w:fill="auto"/>
            <w:noWrap/>
            <w:vAlign w:val="center"/>
            <w:hideMark/>
          </w:tcPr>
          <w:p w14:paraId="289143D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17/08/21</w:t>
            </w:r>
          </w:p>
        </w:tc>
        <w:tc>
          <w:tcPr>
            <w:tcW w:w="1129" w:type="pct"/>
            <w:tcBorders>
              <w:top w:val="nil"/>
              <w:left w:val="nil"/>
              <w:bottom w:val="single" w:sz="4" w:space="0" w:color="auto"/>
              <w:right w:val="single" w:sz="4" w:space="0" w:color="auto"/>
            </w:tcBorders>
            <w:shd w:val="clear" w:color="auto" w:fill="auto"/>
            <w:noWrap/>
            <w:vAlign w:val="center"/>
            <w:hideMark/>
          </w:tcPr>
          <w:p w14:paraId="67E48B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5B9A2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DA03B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6F8278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DC6FA8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21 </w:t>
            </w:r>
          </w:p>
        </w:tc>
        <w:tc>
          <w:tcPr>
            <w:tcW w:w="1128" w:type="pct"/>
            <w:tcBorders>
              <w:top w:val="nil"/>
              <w:left w:val="nil"/>
              <w:bottom w:val="single" w:sz="4" w:space="0" w:color="auto"/>
              <w:right w:val="single" w:sz="4" w:space="0" w:color="auto"/>
            </w:tcBorders>
            <w:shd w:val="clear" w:color="auto" w:fill="auto"/>
            <w:noWrap/>
            <w:vAlign w:val="center"/>
            <w:hideMark/>
          </w:tcPr>
          <w:p w14:paraId="0586026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17/09/21</w:t>
            </w:r>
          </w:p>
        </w:tc>
        <w:tc>
          <w:tcPr>
            <w:tcW w:w="1129" w:type="pct"/>
            <w:tcBorders>
              <w:top w:val="nil"/>
              <w:left w:val="nil"/>
              <w:bottom w:val="single" w:sz="4" w:space="0" w:color="auto"/>
              <w:right w:val="single" w:sz="4" w:space="0" w:color="auto"/>
            </w:tcBorders>
            <w:shd w:val="clear" w:color="auto" w:fill="auto"/>
            <w:noWrap/>
            <w:vAlign w:val="center"/>
            <w:hideMark/>
          </w:tcPr>
          <w:p w14:paraId="01162E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B013B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9651C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A35479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91011D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22 </w:t>
            </w:r>
          </w:p>
        </w:tc>
        <w:tc>
          <w:tcPr>
            <w:tcW w:w="1128" w:type="pct"/>
            <w:tcBorders>
              <w:top w:val="nil"/>
              <w:left w:val="nil"/>
              <w:bottom w:val="single" w:sz="4" w:space="0" w:color="auto"/>
              <w:right w:val="single" w:sz="4" w:space="0" w:color="auto"/>
            </w:tcBorders>
            <w:shd w:val="clear" w:color="auto" w:fill="auto"/>
            <w:noWrap/>
            <w:vAlign w:val="center"/>
            <w:hideMark/>
          </w:tcPr>
          <w:p w14:paraId="78897C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18/10/21</w:t>
            </w:r>
          </w:p>
        </w:tc>
        <w:tc>
          <w:tcPr>
            <w:tcW w:w="1129" w:type="pct"/>
            <w:tcBorders>
              <w:top w:val="nil"/>
              <w:left w:val="nil"/>
              <w:bottom w:val="single" w:sz="4" w:space="0" w:color="auto"/>
              <w:right w:val="single" w:sz="4" w:space="0" w:color="auto"/>
            </w:tcBorders>
            <w:shd w:val="clear" w:color="auto" w:fill="auto"/>
            <w:noWrap/>
            <w:vAlign w:val="center"/>
            <w:hideMark/>
          </w:tcPr>
          <w:p w14:paraId="4D6A322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E12099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50775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76BB9B1"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9091E0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23 </w:t>
            </w:r>
          </w:p>
        </w:tc>
        <w:tc>
          <w:tcPr>
            <w:tcW w:w="1128" w:type="pct"/>
            <w:tcBorders>
              <w:top w:val="nil"/>
              <w:left w:val="nil"/>
              <w:bottom w:val="single" w:sz="4" w:space="0" w:color="auto"/>
              <w:right w:val="single" w:sz="4" w:space="0" w:color="auto"/>
            </w:tcBorders>
            <w:shd w:val="clear" w:color="auto" w:fill="auto"/>
            <w:noWrap/>
            <w:vAlign w:val="center"/>
            <w:hideMark/>
          </w:tcPr>
          <w:p w14:paraId="7DD139F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17/11/21</w:t>
            </w:r>
          </w:p>
        </w:tc>
        <w:tc>
          <w:tcPr>
            <w:tcW w:w="1129" w:type="pct"/>
            <w:tcBorders>
              <w:top w:val="nil"/>
              <w:left w:val="nil"/>
              <w:bottom w:val="single" w:sz="4" w:space="0" w:color="auto"/>
              <w:right w:val="single" w:sz="4" w:space="0" w:color="auto"/>
            </w:tcBorders>
            <w:shd w:val="clear" w:color="auto" w:fill="auto"/>
            <w:noWrap/>
            <w:vAlign w:val="center"/>
            <w:hideMark/>
          </w:tcPr>
          <w:p w14:paraId="5EA9D9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51C21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33C9D5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EF3C70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ABF748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24 </w:t>
            </w:r>
          </w:p>
        </w:tc>
        <w:tc>
          <w:tcPr>
            <w:tcW w:w="1128" w:type="pct"/>
            <w:tcBorders>
              <w:top w:val="nil"/>
              <w:left w:val="nil"/>
              <w:bottom w:val="single" w:sz="4" w:space="0" w:color="auto"/>
              <w:right w:val="single" w:sz="4" w:space="0" w:color="auto"/>
            </w:tcBorders>
            <w:shd w:val="clear" w:color="auto" w:fill="auto"/>
            <w:noWrap/>
            <w:vAlign w:val="center"/>
            <w:hideMark/>
          </w:tcPr>
          <w:p w14:paraId="3DE6F0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17/12/21</w:t>
            </w:r>
          </w:p>
        </w:tc>
        <w:tc>
          <w:tcPr>
            <w:tcW w:w="1129" w:type="pct"/>
            <w:tcBorders>
              <w:top w:val="nil"/>
              <w:left w:val="nil"/>
              <w:bottom w:val="single" w:sz="4" w:space="0" w:color="auto"/>
              <w:right w:val="single" w:sz="4" w:space="0" w:color="auto"/>
            </w:tcBorders>
            <w:shd w:val="clear" w:color="auto" w:fill="auto"/>
            <w:noWrap/>
            <w:vAlign w:val="center"/>
            <w:hideMark/>
          </w:tcPr>
          <w:p w14:paraId="5F924BB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A6EFD1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EF0979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C079AA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927559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25 </w:t>
            </w:r>
          </w:p>
        </w:tc>
        <w:tc>
          <w:tcPr>
            <w:tcW w:w="1128" w:type="pct"/>
            <w:tcBorders>
              <w:top w:val="nil"/>
              <w:left w:val="nil"/>
              <w:bottom w:val="single" w:sz="4" w:space="0" w:color="auto"/>
              <w:right w:val="single" w:sz="4" w:space="0" w:color="auto"/>
            </w:tcBorders>
            <w:shd w:val="clear" w:color="auto" w:fill="auto"/>
            <w:noWrap/>
            <w:vAlign w:val="center"/>
            <w:hideMark/>
          </w:tcPr>
          <w:p w14:paraId="750AAF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17/01/22</w:t>
            </w:r>
          </w:p>
        </w:tc>
        <w:tc>
          <w:tcPr>
            <w:tcW w:w="1129" w:type="pct"/>
            <w:tcBorders>
              <w:top w:val="nil"/>
              <w:left w:val="nil"/>
              <w:bottom w:val="single" w:sz="4" w:space="0" w:color="auto"/>
              <w:right w:val="single" w:sz="4" w:space="0" w:color="auto"/>
            </w:tcBorders>
            <w:shd w:val="clear" w:color="auto" w:fill="auto"/>
            <w:noWrap/>
            <w:vAlign w:val="center"/>
            <w:hideMark/>
          </w:tcPr>
          <w:p w14:paraId="3607761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749F4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B31AE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C21DAE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AC42CF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26 </w:t>
            </w:r>
          </w:p>
        </w:tc>
        <w:tc>
          <w:tcPr>
            <w:tcW w:w="1128" w:type="pct"/>
            <w:tcBorders>
              <w:top w:val="nil"/>
              <w:left w:val="nil"/>
              <w:bottom w:val="single" w:sz="4" w:space="0" w:color="auto"/>
              <w:right w:val="single" w:sz="4" w:space="0" w:color="auto"/>
            </w:tcBorders>
            <w:shd w:val="clear" w:color="auto" w:fill="auto"/>
            <w:noWrap/>
            <w:vAlign w:val="center"/>
            <w:hideMark/>
          </w:tcPr>
          <w:p w14:paraId="32FED4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17/02/22</w:t>
            </w:r>
          </w:p>
        </w:tc>
        <w:tc>
          <w:tcPr>
            <w:tcW w:w="1129" w:type="pct"/>
            <w:tcBorders>
              <w:top w:val="nil"/>
              <w:left w:val="nil"/>
              <w:bottom w:val="single" w:sz="4" w:space="0" w:color="auto"/>
              <w:right w:val="single" w:sz="4" w:space="0" w:color="auto"/>
            </w:tcBorders>
            <w:shd w:val="clear" w:color="auto" w:fill="auto"/>
            <w:noWrap/>
            <w:vAlign w:val="center"/>
            <w:hideMark/>
          </w:tcPr>
          <w:p w14:paraId="752E167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420D83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B1412C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D0874E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9D78BC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27 </w:t>
            </w:r>
          </w:p>
        </w:tc>
        <w:tc>
          <w:tcPr>
            <w:tcW w:w="1128" w:type="pct"/>
            <w:tcBorders>
              <w:top w:val="nil"/>
              <w:left w:val="nil"/>
              <w:bottom w:val="single" w:sz="4" w:space="0" w:color="auto"/>
              <w:right w:val="single" w:sz="4" w:space="0" w:color="auto"/>
            </w:tcBorders>
            <w:shd w:val="clear" w:color="auto" w:fill="auto"/>
            <w:noWrap/>
            <w:vAlign w:val="center"/>
            <w:hideMark/>
          </w:tcPr>
          <w:p w14:paraId="6D1A7CE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17/03/22</w:t>
            </w:r>
          </w:p>
        </w:tc>
        <w:tc>
          <w:tcPr>
            <w:tcW w:w="1129" w:type="pct"/>
            <w:tcBorders>
              <w:top w:val="nil"/>
              <w:left w:val="nil"/>
              <w:bottom w:val="single" w:sz="4" w:space="0" w:color="auto"/>
              <w:right w:val="single" w:sz="4" w:space="0" w:color="auto"/>
            </w:tcBorders>
            <w:shd w:val="clear" w:color="auto" w:fill="auto"/>
            <w:noWrap/>
            <w:vAlign w:val="center"/>
            <w:hideMark/>
          </w:tcPr>
          <w:p w14:paraId="2C359B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FABCB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CA550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5B1794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87A4E9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28 </w:t>
            </w:r>
          </w:p>
        </w:tc>
        <w:tc>
          <w:tcPr>
            <w:tcW w:w="1128" w:type="pct"/>
            <w:tcBorders>
              <w:top w:val="nil"/>
              <w:left w:val="nil"/>
              <w:bottom w:val="single" w:sz="4" w:space="0" w:color="auto"/>
              <w:right w:val="single" w:sz="4" w:space="0" w:color="auto"/>
            </w:tcBorders>
            <w:shd w:val="clear" w:color="auto" w:fill="auto"/>
            <w:noWrap/>
            <w:vAlign w:val="center"/>
            <w:hideMark/>
          </w:tcPr>
          <w:p w14:paraId="27269E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18/04/22</w:t>
            </w:r>
          </w:p>
        </w:tc>
        <w:tc>
          <w:tcPr>
            <w:tcW w:w="1129" w:type="pct"/>
            <w:tcBorders>
              <w:top w:val="nil"/>
              <w:left w:val="nil"/>
              <w:bottom w:val="single" w:sz="4" w:space="0" w:color="auto"/>
              <w:right w:val="single" w:sz="4" w:space="0" w:color="auto"/>
            </w:tcBorders>
            <w:shd w:val="clear" w:color="auto" w:fill="auto"/>
            <w:noWrap/>
            <w:vAlign w:val="center"/>
            <w:hideMark/>
          </w:tcPr>
          <w:p w14:paraId="0F996B3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BB2AA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03FAB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4B794B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4868EE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29 </w:t>
            </w:r>
          </w:p>
        </w:tc>
        <w:tc>
          <w:tcPr>
            <w:tcW w:w="1128" w:type="pct"/>
            <w:tcBorders>
              <w:top w:val="nil"/>
              <w:left w:val="nil"/>
              <w:bottom w:val="single" w:sz="4" w:space="0" w:color="auto"/>
              <w:right w:val="single" w:sz="4" w:space="0" w:color="auto"/>
            </w:tcBorders>
            <w:shd w:val="clear" w:color="auto" w:fill="auto"/>
            <w:noWrap/>
            <w:vAlign w:val="center"/>
            <w:hideMark/>
          </w:tcPr>
          <w:p w14:paraId="392431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17/05/22</w:t>
            </w:r>
          </w:p>
        </w:tc>
        <w:tc>
          <w:tcPr>
            <w:tcW w:w="1129" w:type="pct"/>
            <w:tcBorders>
              <w:top w:val="nil"/>
              <w:left w:val="nil"/>
              <w:bottom w:val="single" w:sz="4" w:space="0" w:color="auto"/>
              <w:right w:val="single" w:sz="4" w:space="0" w:color="auto"/>
            </w:tcBorders>
            <w:shd w:val="clear" w:color="auto" w:fill="auto"/>
            <w:noWrap/>
            <w:vAlign w:val="center"/>
            <w:hideMark/>
          </w:tcPr>
          <w:p w14:paraId="3C9618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54425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2543D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6B3690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1D0D44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30 </w:t>
            </w:r>
          </w:p>
        </w:tc>
        <w:tc>
          <w:tcPr>
            <w:tcW w:w="1128" w:type="pct"/>
            <w:tcBorders>
              <w:top w:val="nil"/>
              <w:left w:val="nil"/>
              <w:bottom w:val="single" w:sz="4" w:space="0" w:color="auto"/>
              <w:right w:val="single" w:sz="4" w:space="0" w:color="auto"/>
            </w:tcBorders>
            <w:shd w:val="clear" w:color="auto" w:fill="auto"/>
            <w:noWrap/>
            <w:vAlign w:val="center"/>
            <w:hideMark/>
          </w:tcPr>
          <w:p w14:paraId="036D51C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17/06/22</w:t>
            </w:r>
          </w:p>
        </w:tc>
        <w:tc>
          <w:tcPr>
            <w:tcW w:w="1129" w:type="pct"/>
            <w:tcBorders>
              <w:top w:val="nil"/>
              <w:left w:val="nil"/>
              <w:bottom w:val="single" w:sz="4" w:space="0" w:color="auto"/>
              <w:right w:val="single" w:sz="4" w:space="0" w:color="auto"/>
            </w:tcBorders>
            <w:shd w:val="clear" w:color="auto" w:fill="auto"/>
            <w:noWrap/>
            <w:vAlign w:val="center"/>
            <w:hideMark/>
          </w:tcPr>
          <w:p w14:paraId="13E74E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BB203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736A70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C95175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BD0FA1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31 </w:t>
            </w:r>
          </w:p>
        </w:tc>
        <w:tc>
          <w:tcPr>
            <w:tcW w:w="1128" w:type="pct"/>
            <w:tcBorders>
              <w:top w:val="nil"/>
              <w:left w:val="nil"/>
              <w:bottom w:val="single" w:sz="4" w:space="0" w:color="auto"/>
              <w:right w:val="single" w:sz="4" w:space="0" w:color="auto"/>
            </w:tcBorders>
            <w:shd w:val="clear" w:color="auto" w:fill="auto"/>
            <w:noWrap/>
            <w:vAlign w:val="center"/>
            <w:hideMark/>
          </w:tcPr>
          <w:p w14:paraId="3B167E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18/07/22</w:t>
            </w:r>
          </w:p>
        </w:tc>
        <w:tc>
          <w:tcPr>
            <w:tcW w:w="1129" w:type="pct"/>
            <w:tcBorders>
              <w:top w:val="nil"/>
              <w:left w:val="nil"/>
              <w:bottom w:val="single" w:sz="4" w:space="0" w:color="auto"/>
              <w:right w:val="single" w:sz="4" w:space="0" w:color="auto"/>
            </w:tcBorders>
            <w:shd w:val="clear" w:color="auto" w:fill="auto"/>
            <w:noWrap/>
            <w:vAlign w:val="center"/>
            <w:hideMark/>
          </w:tcPr>
          <w:p w14:paraId="68F24A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210A5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3B0B1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F4B2CF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EAD612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32 </w:t>
            </w:r>
          </w:p>
        </w:tc>
        <w:tc>
          <w:tcPr>
            <w:tcW w:w="1128" w:type="pct"/>
            <w:tcBorders>
              <w:top w:val="nil"/>
              <w:left w:val="nil"/>
              <w:bottom w:val="single" w:sz="4" w:space="0" w:color="auto"/>
              <w:right w:val="single" w:sz="4" w:space="0" w:color="auto"/>
            </w:tcBorders>
            <w:shd w:val="clear" w:color="auto" w:fill="auto"/>
            <w:noWrap/>
            <w:vAlign w:val="center"/>
            <w:hideMark/>
          </w:tcPr>
          <w:p w14:paraId="4C7451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17/08/22</w:t>
            </w:r>
          </w:p>
        </w:tc>
        <w:tc>
          <w:tcPr>
            <w:tcW w:w="1129" w:type="pct"/>
            <w:tcBorders>
              <w:top w:val="nil"/>
              <w:left w:val="nil"/>
              <w:bottom w:val="single" w:sz="4" w:space="0" w:color="auto"/>
              <w:right w:val="single" w:sz="4" w:space="0" w:color="auto"/>
            </w:tcBorders>
            <w:shd w:val="clear" w:color="auto" w:fill="auto"/>
            <w:noWrap/>
            <w:vAlign w:val="center"/>
            <w:hideMark/>
          </w:tcPr>
          <w:p w14:paraId="256201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BE0657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AA24C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3F103F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208CEB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33 </w:t>
            </w:r>
          </w:p>
        </w:tc>
        <w:tc>
          <w:tcPr>
            <w:tcW w:w="1128" w:type="pct"/>
            <w:tcBorders>
              <w:top w:val="nil"/>
              <w:left w:val="nil"/>
              <w:bottom w:val="single" w:sz="4" w:space="0" w:color="auto"/>
              <w:right w:val="single" w:sz="4" w:space="0" w:color="auto"/>
            </w:tcBorders>
            <w:shd w:val="clear" w:color="auto" w:fill="auto"/>
            <w:noWrap/>
            <w:vAlign w:val="center"/>
            <w:hideMark/>
          </w:tcPr>
          <w:p w14:paraId="56EEBA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19/09/22</w:t>
            </w:r>
          </w:p>
        </w:tc>
        <w:tc>
          <w:tcPr>
            <w:tcW w:w="1129" w:type="pct"/>
            <w:tcBorders>
              <w:top w:val="nil"/>
              <w:left w:val="nil"/>
              <w:bottom w:val="single" w:sz="4" w:space="0" w:color="auto"/>
              <w:right w:val="single" w:sz="4" w:space="0" w:color="auto"/>
            </w:tcBorders>
            <w:shd w:val="clear" w:color="auto" w:fill="auto"/>
            <w:noWrap/>
            <w:vAlign w:val="center"/>
            <w:hideMark/>
          </w:tcPr>
          <w:p w14:paraId="1F7430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772FDE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1841A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32F78E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030E87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34 </w:t>
            </w:r>
          </w:p>
        </w:tc>
        <w:tc>
          <w:tcPr>
            <w:tcW w:w="1128" w:type="pct"/>
            <w:tcBorders>
              <w:top w:val="nil"/>
              <w:left w:val="nil"/>
              <w:bottom w:val="single" w:sz="4" w:space="0" w:color="auto"/>
              <w:right w:val="single" w:sz="4" w:space="0" w:color="auto"/>
            </w:tcBorders>
            <w:shd w:val="clear" w:color="auto" w:fill="auto"/>
            <w:noWrap/>
            <w:vAlign w:val="center"/>
            <w:hideMark/>
          </w:tcPr>
          <w:p w14:paraId="5F5365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17/10/22</w:t>
            </w:r>
          </w:p>
        </w:tc>
        <w:tc>
          <w:tcPr>
            <w:tcW w:w="1129" w:type="pct"/>
            <w:tcBorders>
              <w:top w:val="nil"/>
              <w:left w:val="nil"/>
              <w:bottom w:val="single" w:sz="4" w:space="0" w:color="auto"/>
              <w:right w:val="single" w:sz="4" w:space="0" w:color="auto"/>
            </w:tcBorders>
            <w:shd w:val="clear" w:color="auto" w:fill="auto"/>
            <w:noWrap/>
            <w:vAlign w:val="center"/>
            <w:hideMark/>
          </w:tcPr>
          <w:p w14:paraId="1D6760B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1F61C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9C199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553D94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F3EE1D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35 </w:t>
            </w:r>
          </w:p>
        </w:tc>
        <w:tc>
          <w:tcPr>
            <w:tcW w:w="1128" w:type="pct"/>
            <w:tcBorders>
              <w:top w:val="nil"/>
              <w:left w:val="nil"/>
              <w:bottom w:val="single" w:sz="4" w:space="0" w:color="auto"/>
              <w:right w:val="single" w:sz="4" w:space="0" w:color="auto"/>
            </w:tcBorders>
            <w:shd w:val="clear" w:color="auto" w:fill="auto"/>
            <w:noWrap/>
            <w:vAlign w:val="center"/>
            <w:hideMark/>
          </w:tcPr>
          <w:p w14:paraId="4A6B6C8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17/11/22</w:t>
            </w:r>
          </w:p>
        </w:tc>
        <w:tc>
          <w:tcPr>
            <w:tcW w:w="1129" w:type="pct"/>
            <w:tcBorders>
              <w:top w:val="nil"/>
              <w:left w:val="nil"/>
              <w:bottom w:val="single" w:sz="4" w:space="0" w:color="auto"/>
              <w:right w:val="single" w:sz="4" w:space="0" w:color="auto"/>
            </w:tcBorders>
            <w:shd w:val="clear" w:color="auto" w:fill="auto"/>
            <w:noWrap/>
            <w:vAlign w:val="center"/>
            <w:hideMark/>
          </w:tcPr>
          <w:p w14:paraId="162EFB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37792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D4D30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9620E0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CC2E34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36 </w:t>
            </w:r>
          </w:p>
        </w:tc>
        <w:tc>
          <w:tcPr>
            <w:tcW w:w="1128" w:type="pct"/>
            <w:tcBorders>
              <w:top w:val="nil"/>
              <w:left w:val="nil"/>
              <w:bottom w:val="single" w:sz="4" w:space="0" w:color="auto"/>
              <w:right w:val="single" w:sz="4" w:space="0" w:color="auto"/>
            </w:tcBorders>
            <w:shd w:val="clear" w:color="auto" w:fill="auto"/>
            <w:noWrap/>
            <w:vAlign w:val="center"/>
            <w:hideMark/>
          </w:tcPr>
          <w:p w14:paraId="2B9662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19/12/22</w:t>
            </w:r>
          </w:p>
        </w:tc>
        <w:tc>
          <w:tcPr>
            <w:tcW w:w="1129" w:type="pct"/>
            <w:tcBorders>
              <w:top w:val="nil"/>
              <w:left w:val="nil"/>
              <w:bottom w:val="single" w:sz="4" w:space="0" w:color="auto"/>
              <w:right w:val="single" w:sz="4" w:space="0" w:color="auto"/>
            </w:tcBorders>
            <w:shd w:val="clear" w:color="auto" w:fill="auto"/>
            <w:noWrap/>
            <w:vAlign w:val="center"/>
            <w:hideMark/>
          </w:tcPr>
          <w:p w14:paraId="43555E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D18DB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DA7CCA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430254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1C0548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37 </w:t>
            </w:r>
          </w:p>
        </w:tc>
        <w:tc>
          <w:tcPr>
            <w:tcW w:w="1128" w:type="pct"/>
            <w:tcBorders>
              <w:top w:val="nil"/>
              <w:left w:val="nil"/>
              <w:bottom w:val="single" w:sz="4" w:space="0" w:color="auto"/>
              <w:right w:val="single" w:sz="4" w:space="0" w:color="auto"/>
            </w:tcBorders>
            <w:shd w:val="clear" w:color="auto" w:fill="auto"/>
            <w:noWrap/>
            <w:vAlign w:val="center"/>
            <w:hideMark/>
          </w:tcPr>
          <w:p w14:paraId="3A782EF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17/01/23</w:t>
            </w:r>
          </w:p>
        </w:tc>
        <w:tc>
          <w:tcPr>
            <w:tcW w:w="1129" w:type="pct"/>
            <w:tcBorders>
              <w:top w:val="nil"/>
              <w:left w:val="nil"/>
              <w:bottom w:val="single" w:sz="4" w:space="0" w:color="auto"/>
              <w:right w:val="single" w:sz="4" w:space="0" w:color="auto"/>
            </w:tcBorders>
            <w:shd w:val="clear" w:color="auto" w:fill="auto"/>
            <w:noWrap/>
            <w:vAlign w:val="center"/>
            <w:hideMark/>
          </w:tcPr>
          <w:p w14:paraId="2FAE84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526F3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2514E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8C6AC9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613F3D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38 </w:t>
            </w:r>
          </w:p>
        </w:tc>
        <w:tc>
          <w:tcPr>
            <w:tcW w:w="1128" w:type="pct"/>
            <w:tcBorders>
              <w:top w:val="nil"/>
              <w:left w:val="nil"/>
              <w:bottom w:val="single" w:sz="4" w:space="0" w:color="auto"/>
              <w:right w:val="single" w:sz="4" w:space="0" w:color="auto"/>
            </w:tcBorders>
            <w:shd w:val="clear" w:color="auto" w:fill="auto"/>
            <w:noWrap/>
            <w:vAlign w:val="center"/>
            <w:hideMark/>
          </w:tcPr>
          <w:p w14:paraId="167E0B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17/02/23</w:t>
            </w:r>
          </w:p>
        </w:tc>
        <w:tc>
          <w:tcPr>
            <w:tcW w:w="1129" w:type="pct"/>
            <w:tcBorders>
              <w:top w:val="nil"/>
              <w:left w:val="nil"/>
              <w:bottom w:val="single" w:sz="4" w:space="0" w:color="auto"/>
              <w:right w:val="single" w:sz="4" w:space="0" w:color="auto"/>
            </w:tcBorders>
            <w:shd w:val="clear" w:color="auto" w:fill="auto"/>
            <w:noWrap/>
            <w:vAlign w:val="center"/>
            <w:hideMark/>
          </w:tcPr>
          <w:p w14:paraId="7C9372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FAC97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B41076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8E7609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8D7644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39 </w:t>
            </w:r>
          </w:p>
        </w:tc>
        <w:tc>
          <w:tcPr>
            <w:tcW w:w="1128" w:type="pct"/>
            <w:tcBorders>
              <w:top w:val="nil"/>
              <w:left w:val="nil"/>
              <w:bottom w:val="single" w:sz="4" w:space="0" w:color="auto"/>
              <w:right w:val="single" w:sz="4" w:space="0" w:color="auto"/>
            </w:tcBorders>
            <w:shd w:val="clear" w:color="auto" w:fill="auto"/>
            <w:noWrap/>
            <w:vAlign w:val="center"/>
            <w:hideMark/>
          </w:tcPr>
          <w:p w14:paraId="6A2F19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17/03/23</w:t>
            </w:r>
          </w:p>
        </w:tc>
        <w:tc>
          <w:tcPr>
            <w:tcW w:w="1129" w:type="pct"/>
            <w:tcBorders>
              <w:top w:val="nil"/>
              <w:left w:val="nil"/>
              <w:bottom w:val="single" w:sz="4" w:space="0" w:color="auto"/>
              <w:right w:val="single" w:sz="4" w:space="0" w:color="auto"/>
            </w:tcBorders>
            <w:shd w:val="clear" w:color="auto" w:fill="auto"/>
            <w:noWrap/>
            <w:vAlign w:val="center"/>
            <w:hideMark/>
          </w:tcPr>
          <w:p w14:paraId="2BE06A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B59F0D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47A75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F2A632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F7211D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lastRenderedPageBreak/>
              <w:t xml:space="preserve">      40 </w:t>
            </w:r>
          </w:p>
        </w:tc>
        <w:tc>
          <w:tcPr>
            <w:tcW w:w="1128" w:type="pct"/>
            <w:tcBorders>
              <w:top w:val="nil"/>
              <w:left w:val="nil"/>
              <w:bottom w:val="single" w:sz="4" w:space="0" w:color="auto"/>
              <w:right w:val="single" w:sz="4" w:space="0" w:color="auto"/>
            </w:tcBorders>
            <w:shd w:val="clear" w:color="auto" w:fill="auto"/>
            <w:noWrap/>
            <w:vAlign w:val="center"/>
            <w:hideMark/>
          </w:tcPr>
          <w:p w14:paraId="462274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17/04/23</w:t>
            </w:r>
          </w:p>
        </w:tc>
        <w:tc>
          <w:tcPr>
            <w:tcW w:w="1129" w:type="pct"/>
            <w:tcBorders>
              <w:top w:val="nil"/>
              <w:left w:val="nil"/>
              <w:bottom w:val="single" w:sz="4" w:space="0" w:color="auto"/>
              <w:right w:val="single" w:sz="4" w:space="0" w:color="auto"/>
            </w:tcBorders>
            <w:shd w:val="clear" w:color="auto" w:fill="auto"/>
            <w:noWrap/>
            <w:vAlign w:val="center"/>
            <w:hideMark/>
          </w:tcPr>
          <w:p w14:paraId="32D319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782C0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E2511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F8587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829FD1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41 </w:t>
            </w:r>
          </w:p>
        </w:tc>
        <w:tc>
          <w:tcPr>
            <w:tcW w:w="1128" w:type="pct"/>
            <w:tcBorders>
              <w:top w:val="nil"/>
              <w:left w:val="nil"/>
              <w:bottom w:val="single" w:sz="4" w:space="0" w:color="auto"/>
              <w:right w:val="single" w:sz="4" w:space="0" w:color="auto"/>
            </w:tcBorders>
            <w:shd w:val="clear" w:color="auto" w:fill="auto"/>
            <w:noWrap/>
            <w:vAlign w:val="center"/>
            <w:hideMark/>
          </w:tcPr>
          <w:p w14:paraId="2DE06C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17/05/23</w:t>
            </w:r>
          </w:p>
        </w:tc>
        <w:tc>
          <w:tcPr>
            <w:tcW w:w="1129" w:type="pct"/>
            <w:tcBorders>
              <w:top w:val="nil"/>
              <w:left w:val="nil"/>
              <w:bottom w:val="single" w:sz="4" w:space="0" w:color="auto"/>
              <w:right w:val="single" w:sz="4" w:space="0" w:color="auto"/>
            </w:tcBorders>
            <w:shd w:val="clear" w:color="auto" w:fill="auto"/>
            <w:noWrap/>
            <w:vAlign w:val="center"/>
            <w:hideMark/>
          </w:tcPr>
          <w:p w14:paraId="159ED8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9DB67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11E2ED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A28B93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B67471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42 </w:t>
            </w:r>
          </w:p>
        </w:tc>
        <w:tc>
          <w:tcPr>
            <w:tcW w:w="1128" w:type="pct"/>
            <w:tcBorders>
              <w:top w:val="nil"/>
              <w:left w:val="nil"/>
              <w:bottom w:val="single" w:sz="4" w:space="0" w:color="auto"/>
              <w:right w:val="single" w:sz="4" w:space="0" w:color="auto"/>
            </w:tcBorders>
            <w:shd w:val="clear" w:color="auto" w:fill="auto"/>
            <w:noWrap/>
            <w:vAlign w:val="center"/>
            <w:hideMark/>
          </w:tcPr>
          <w:p w14:paraId="44201A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19/06/23</w:t>
            </w:r>
          </w:p>
        </w:tc>
        <w:tc>
          <w:tcPr>
            <w:tcW w:w="1129" w:type="pct"/>
            <w:tcBorders>
              <w:top w:val="nil"/>
              <w:left w:val="nil"/>
              <w:bottom w:val="single" w:sz="4" w:space="0" w:color="auto"/>
              <w:right w:val="single" w:sz="4" w:space="0" w:color="auto"/>
            </w:tcBorders>
            <w:shd w:val="clear" w:color="auto" w:fill="auto"/>
            <w:noWrap/>
            <w:vAlign w:val="center"/>
            <w:hideMark/>
          </w:tcPr>
          <w:p w14:paraId="1EB78A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24D7F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22CC25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9852EA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75708B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43 </w:t>
            </w:r>
          </w:p>
        </w:tc>
        <w:tc>
          <w:tcPr>
            <w:tcW w:w="1128" w:type="pct"/>
            <w:tcBorders>
              <w:top w:val="nil"/>
              <w:left w:val="nil"/>
              <w:bottom w:val="single" w:sz="4" w:space="0" w:color="auto"/>
              <w:right w:val="single" w:sz="4" w:space="0" w:color="auto"/>
            </w:tcBorders>
            <w:shd w:val="clear" w:color="auto" w:fill="auto"/>
            <w:noWrap/>
            <w:vAlign w:val="center"/>
            <w:hideMark/>
          </w:tcPr>
          <w:p w14:paraId="70F721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17/07/23</w:t>
            </w:r>
          </w:p>
        </w:tc>
        <w:tc>
          <w:tcPr>
            <w:tcW w:w="1129" w:type="pct"/>
            <w:tcBorders>
              <w:top w:val="nil"/>
              <w:left w:val="nil"/>
              <w:bottom w:val="single" w:sz="4" w:space="0" w:color="auto"/>
              <w:right w:val="single" w:sz="4" w:space="0" w:color="auto"/>
            </w:tcBorders>
            <w:shd w:val="clear" w:color="auto" w:fill="auto"/>
            <w:noWrap/>
            <w:vAlign w:val="center"/>
            <w:hideMark/>
          </w:tcPr>
          <w:p w14:paraId="53D14D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F9888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9B255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AE6F13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55BFC5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44 </w:t>
            </w:r>
          </w:p>
        </w:tc>
        <w:tc>
          <w:tcPr>
            <w:tcW w:w="1128" w:type="pct"/>
            <w:tcBorders>
              <w:top w:val="nil"/>
              <w:left w:val="nil"/>
              <w:bottom w:val="single" w:sz="4" w:space="0" w:color="auto"/>
              <w:right w:val="single" w:sz="4" w:space="0" w:color="auto"/>
            </w:tcBorders>
            <w:shd w:val="clear" w:color="auto" w:fill="auto"/>
            <w:noWrap/>
            <w:vAlign w:val="center"/>
            <w:hideMark/>
          </w:tcPr>
          <w:p w14:paraId="44EC3B2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17/08/23</w:t>
            </w:r>
          </w:p>
        </w:tc>
        <w:tc>
          <w:tcPr>
            <w:tcW w:w="1129" w:type="pct"/>
            <w:tcBorders>
              <w:top w:val="nil"/>
              <w:left w:val="nil"/>
              <w:bottom w:val="single" w:sz="4" w:space="0" w:color="auto"/>
              <w:right w:val="single" w:sz="4" w:space="0" w:color="auto"/>
            </w:tcBorders>
            <w:shd w:val="clear" w:color="auto" w:fill="auto"/>
            <w:noWrap/>
            <w:vAlign w:val="center"/>
            <w:hideMark/>
          </w:tcPr>
          <w:p w14:paraId="35A5D4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5D07FB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ABFCB4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715884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8C06CD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45 </w:t>
            </w:r>
          </w:p>
        </w:tc>
        <w:tc>
          <w:tcPr>
            <w:tcW w:w="1128" w:type="pct"/>
            <w:tcBorders>
              <w:top w:val="nil"/>
              <w:left w:val="nil"/>
              <w:bottom w:val="single" w:sz="4" w:space="0" w:color="auto"/>
              <w:right w:val="single" w:sz="4" w:space="0" w:color="auto"/>
            </w:tcBorders>
            <w:shd w:val="clear" w:color="auto" w:fill="auto"/>
            <w:noWrap/>
            <w:vAlign w:val="center"/>
            <w:hideMark/>
          </w:tcPr>
          <w:p w14:paraId="291C9E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18/09/23</w:t>
            </w:r>
          </w:p>
        </w:tc>
        <w:tc>
          <w:tcPr>
            <w:tcW w:w="1129" w:type="pct"/>
            <w:tcBorders>
              <w:top w:val="nil"/>
              <w:left w:val="nil"/>
              <w:bottom w:val="single" w:sz="4" w:space="0" w:color="auto"/>
              <w:right w:val="single" w:sz="4" w:space="0" w:color="auto"/>
            </w:tcBorders>
            <w:shd w:val="clear" w:color="auto" w:fill="auto"/>
            <w:noWrap/>
            <w:vAlign w:val="center"/>
            <w:hideMark/>
          </w:tcPr>
          <w:p w14:paraId="49FC036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41C7C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3D6EB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40A63F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01B0D5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46 </w:t>
            </w:r>
          </w:p>
        </w:tc>
        <w:tc>
          <w:tcPr>
            <w:tcW w:w="1128" w:type="pct"/>
            <w:tcBorders>
              <w:top w:val="nil"/>
              <w:left w:val="nil"/>
              <w:bottom w:val="single" w:sz="4" w:space="0" w:color="auto"/>
              <w:right w:val="single" w:sz="4" w:space="0" w:color="auto"/>
            </w:tcBorders>
            <w:shd w:val="clear" w:color="auto" w:fill="auto"/>
            <w:noWrap/>
            <w:vAlign w:val="center"/>
            <w:hideMark/>
          </w:tcPr>
          <w:p w14:paraId="58DCEB1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17/10/23</w:t>
            </w:r>
          </w:p>
        </w:tc>
        <w:tc>
          <w:tcPr>
            <w:tcW w:w="1129" w:type="pct"/>
            <w:tcBorders>
              <w:top w:val="nil"/>
              <w:left w:val="nil"/>
              <w:bottom w:val="single" w:sz="4" w:space="0" w:color="auto"/>
              <w:right w:val="single" w:sz="4" w:space="0" w:color="auto"/>
            </w:tcBorders>
            <w:shd w:val="clear" w:color="auto" w:fill="auto"/>
            <w:noWrap/>
            <w:vAlign w:val="center"/>
            <w:hideMark/>
          </w:tcPr>
          <w:p w14:paraId="2E33119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836B7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63BED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29DF5A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DAA6DF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47 </w:t>
            </w:r>
          </w:p>
        </w:tc>
        <w:tc>
          <w:tcPr>
            <w:tcW w:w="1128" w:type="pct"/>
            <w:tcBorders>
              <w:top w:val="nil"/>
              <w:left w:val="nil"/>
              <w:bottom w:val="single" w:sz="4" w:space="0" w:color="auto"/>
              <w:right w:val="single" w:sz="4" w:space="0" w:color="auto"/>
            </w:tcBorders>
            <w:shd w:val="clear" w:color="auto" w:fill="auto"/>
            <w:noWrap/>
            <w:vAlign w:val="center"/>
            <w:hideMark/>
          </w:tcPr>
          <w:p w14:paraId="4E48CDF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17/11/23</w:t>
            </w:r>
          </w:p>
        </w:tc>
        <w:tc>
          <w:tcPr>
            <w:tcW w:w="1129" w:type="pct"/>
            <w:tcBorders>
              <w:top w:val="nil"/>
              <w:left w:val="nil"/>
              <w:bottom w:val="single" w:sz="4" w:space="0" w:color="auto"/>
              <w:right w:val="single" w:sz="4" w:space="0" w:color="auto"/>
            </w:tcBorders>
            <w:shd w:val="clear" w:color="auto" w:fill="auto"/>
            <w:noWrap/>
            <w:vAlign w:val="center"/>
            <w:hideMark/>
          </w:tcPr>
          <w:p w14:paraId="5A12F3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41BC18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7DBB4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FB53AE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0E5E6A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48 </w:t>
            </w:r>
          </w:p>
        </w:tc>
        <w:tc>
          <w:tcPr>
            <w:tcW w:w="1128" w:type="pct"/>
            <w:tcBorders>
              <w:top w:val="nil"/>
              <w:left w:val="nil"/>
              <w:bottom w:val="single" w:sz="4" w:space="0" w:color="auto"/>
              <w:right w:val="single" w:sz="4" w:space="0" w:color="auto"/>
            </w:tcBorders>
            <w:shd w:val="clear" w:color="auto" w:fill="auto"/>
            <w:noWrap/>
            <w:vAlign w:val="center"/>
            <w:hideMark/>
          </w:tcPr>
          <w:p w14:paraId="2ECF60F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18/12/23</w:t>
            </w:r>
          </w:p>
        </w:tc>
        <w:tc>
          <w:tcPr>
            <w:tcW w:w="1129" w:type="pct"/>
            <w:tcBorders>
              <w:top w:val="nil"/>
              <w:left w:val="nil"/>
              <w:bottom w:val="single" w:sz="4" w:space="0" w:color="auto"/>
              <w:right w:val="single" w:sz="4" w:space="0" w:color="auto"/>
            </w:tcBorders>
            <w:shd w:val="clear" w:color="auto" w:fill="auto"/>
            <w:noWrap/>
            <w:vAlign w:val="center"/>
            <w:hideMark/>
          </w:tcPr>
          <w:p w14:paraId="64C820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C8FD12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456C44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FB6CAC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6A1789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49 </w:t>
            </w:r>
          </w:p>
        </w:tc>
        <w:tc>
          <w:tcPr>
            <w:tcW w:w="1128" w:type="pct"/>
            <w:tcBorders>
              <w:top w:val="nil"/>
              <w:left w:val="nil"/>
              <w:bottom w:val="single" w:sz="4" w:space="0" w:color="auto"/>
              <w:right w:val="single" w:sz="4" w:space="0" w:color="auto"/>
            </w:tcBorders>
            <w:shd w:val="clear" w:color="auto" w:fill="auto"/>
            <w:noWrap/>
            <w:vAlign w:val="center"/>
            <w:hideMark/>
          </w:tcPr>
          <w:p w14:paraId="4B9C66E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17/01/24</w:t>
            </w:r>
          </w:p>
        </w:tc>
        <w:tc>
          <w:tcPr>
            <w:tcW w:w="1129" w:type="pct"/>
            <w:tcBorders>
              <w:top w:val="nil"/>
              <w:left w:val="nil"/>
              <w:bottom w:val="single" w:sz="4" w:space="0" w:color="auto"/>
              <w:right w:val="single" w:sz="4" w:space="0" w:color="auto"/>
            </w:tcBorders>
            <w:shd w:val="clear" w:color="auto" w:fill="auto"/>
            <w:noWrap/>
            <w:vAlign w:val="center"/>
            <w:hideMark/>
          </w:tcPr>
          <w:p w14:paraId="4A24F6F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72391B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A9ACC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2EEF9A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28DBEB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50 </w:t>
            </w:r>
          </w:p>
        </w:tc>
        <w:tc>
          <w:tcPr>
            <w:tcW w:w="1128" w:type="pct"/>
            <w:tcBorders>
              <w:top w:val="nil"/>
              <w:left w:val="nil"/>
              <w:bottom w:val="single" w:sz="4" w:space="0" w:color="auto"/>
              <w:right w:val="single" w:sz="4" w:space="0" w:color="auto"/>
            </w:tcBorders>
            <w:shd w:val="clear" w:color="auto" w:fill="auto"/>
            <w:noWrap/>
            <w:vAlign w:val="center"/>
            <w:hideMark/>
          </w:tcPr>
          <w:p w14:paraId="52DA09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19/02/24</w:t>
            </w:r>
          </w:p>
        </w:tc>
        <w:tc>
          <w:tcPr>
            <w:tcW w:w="1129" w:type="pct"/>
            <w:tcBorders>
              <w:top w:val="nil"/>
              <w:left w:val="nil"/>
              <w:bottom w:val="single" w:sz="4" w:space="0" w:color="auto"/>
              <w:right w:val="single" w:sz="4" w:space="0" w:color="auto"/>
            </w:tcBorders>
            <w:shd w:val="clear" w:color="auto" w:fill="auto"/>
            <w:noWrap/>
            <w:vAlign w:val="center"/>
            <w:hideMark/>
          </w:tcPr>
          <w:p w14:paraId="119C4B7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407FB5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141C35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2638FF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4EC65D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51 </w:t>
            </w:r>
          </w:p>
        </w:tc>
        <w:tc>
          <w:tcPr>
            <w:tcW w:w="1128" w:type="pct"/>
            <w:tcBorders>
              <w:top w:val="nil"/>
              <w:left w:val="nil"/>
              <w:bottom w:val="single" w:sz="4" w:space="0" w:color="auto"/>
              <w:right w:val="single" w:sz="4" w:space="0" w:color="auto"/>
            </w:tcBorders>
            <w:shd w:val="clear" w:color="auto" w:fill="auto"/>
            <w:noWrap/>
            <w:vAlign w:val="center"/>
            <w:hideMark/>
          </w:tcPr>
          <w:p w14:paraId="5C0BD1B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18/03/24</w:t>
            </w:r>
          </w:p>
        </w:tc>
        <w:tc>
          <w:tcPr>
            <w:tcW w:w="1129" w:type="pct"/>
            <w:tcBorders>
              <w:top w:val="nil"/>
              <w:left w:val="nil"/>
              <w:bottom w:val="single" w:sz="4" w:space="0" w:color="auto"/>
              <w:right w:val="single" w:sz="4" w:space="0" w:color="auto"/>
            </w:tcBorders>
            <w:shd w:val="clear" w:color="auto" w:fill="auto"/>
            <w:noWrap/>
            <w:vAlign w:val="center"/>
            <w:hideMark/>
          </w:tcPr>
          <w:p w14:paraId="4C78D6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2BAC35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1E4D2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FB5744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096A39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52 </w:t>
            </w:r>
          </w:p>
        </w:tc>
        <w:tc>
          <w:tcPr>
            <w:tcW w:w="1128" w:type="pct"/>
            <w:tcBorders>
              <w:top w:val="nil"/>
              <w:left w:val="nil"/>
              <w:bottom w:val="single" w:sz="4" w:space="0" w:color="auto"/>
              <w:right w:val="single" w:sz="4" w:space="0" w:color="auto"/>
            </w:tcBorders>
            <w:shd w:val="clear" w:color="auto" w:fill="auto"/>
            <w:noWrap/>
            <w:vAlign w:val="center"/>
            <w:hideMark/>
          </w:tcPr>
          <w:p w14:paraId="0E0F904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17/04/24</w:t>
            </w:r>
          </w:p>
        </w:tc>
        <w:tc>
          <w:tcPr>
            <w:tcW w:w="1129" w:type="pct"/>
            <w:tcBorders>
              <w:top w:val="nil"/>
              <w:left w:val="nil"/>
              <w:bottom w:val="single" w:sz="4" w:space="0" w:color="auto"/>
              <w:right w:val="single" w:sz="4" w:space="0" w:color="auto"/>
            </w:tcBorders>
            <w:shd w:val="clear" w:color="auto" w:fill="auto"/>
            <w:noWrap/>
            <w:vAlign w:val="center"/>
            <w:hideMark/>
          </w:tcPr>
          <w:p w14:paraId="061FEB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18B64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BA68E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3F0181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F3BA9D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53 </w:t>
            </w:r>
          </w:p>
        </w:tc>
        <w:tc>
          <w:tcPr>
            <w:tcW w:w="1128" w:type="pct"/>
            <w:tcBorders>
              <w:top w:val="nil"/>
              <w:left w:val="nil"/>
              <w:bottom w:val="single" w:sz="4" w:space="0" w:color="auto"/>
              <w:right w:val="single" w:sz="4" w:space="0" w:color="auto"/>
            </w:tcBorders>
            <w:shd w:val="clear" w:color="auto" w:fill="auto"/>
            <w:noWrap/>
            <w:vAlign w:val="center"/>
            <w:hideMark/>
          </w:tcPr>
          <w:p w14:paraId="0EEF0D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17/05/24</w:t>
            </w:r>
          </w:p>
        </w:tc>
        <w:tc>
          <w:tcPr>
            <w:tcW w:w="1129" w:type="pct"/>
            <w:tcBorders>
              <w:top w:val="nil"/>
              <w:left w:val="nil"/>
              <w:bottom w:val="single" w:sz="4" w:space="0" w:color="auto"/>
              <w:right w:val="single" w:sz="4" w:space="0" w:color="auto"/>
            </w:tcBorders>
            <w:shd w:val="clear" w:color="auto" w:fill="auto"/>
            <w:noWrap/>
            <w:vAlign w:val="center"/>
            <w:hideMark/>
          </w:tcPr>
          <w:p w14:paraId="03E689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E379EB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6D0D1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BD53AD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CD911A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54 </w:t>
            </w:r>
          </w:p>
        </w:tc>
        <w:tc>
          <w:tcPr>
            <w:tcW w:w="1128" w:type="pct"/>
            <w:tcBorders>
              <w:top w:val="nil"/>
              <w:left w:val="nil"/>
              <w:bottom w:val="single" w:sz="4" w:space="0" w:color="auto"/>
              <w:right w:val="single" w:sz="4" w:space="0" w:color="auto"/>
            </w:tcBorders>
            <w:shd w:val="clear" w:color="auto" w:fill="auto"/>
            <w:noWrap/>
            <w:vAlign w:val="center"/>
            <w:hideMark/>
          </w:tcPr>
          <w:p w14:paraId="5E882C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17/06/24</w:t>
            </w:r>
          </w:p>
        </w:tc>
        <w:tc>
          <w:tcPr>
            <w:tcW w:w="1129" w:type="pct"/>
            <w:tcBorders>
              <w:top w:val="nil"/>
              <w:left w:val="nil"/>
              <w:bottom w:val="single" w:sz="4" w:space="0" w:color="auto"/>
              <w:right w:val="single" w:sz="4" w:space="0" w:color="auto"/>
            </w:tcBorders>
            <w:shd w:val="clear" w:color="auto" w:fill="auto"/>
            <w:noWrap/>
            <w:vAlign w:val="center"/>
            <w:hideMark/>
          </w:tcPr>
          <w:p w14:paraId="292236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09584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3151B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6CBA20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E3FDBA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55 </w:t>
            </w:r>
          </w:p>
        </w:tc>
        <w:tc>
          <w:tcPr>
            <w:tcW w:w="1128" w:type="pct"/>
            <w:tcBorders>
              <w:top w:val="nil"/>
              <w:left w:val="nil"/>
              <w:bottom w:val="single" w:sz="4" w:space="0" w:color="auto"/>
              <w:right w:val="single" w:sz="4" w:space="0" w:color="auto"/>
            </w:tcBorders>
            <w:shd w:val="clear" w:color="auto" w:fill="auto"/>
            <w:noWrap/>
            <w:vAlign w:val="center"/>
            <w:hideMark/>
          </w:tcPr>
          <w:p w14:paraId="32DB0F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17/07/24</w:t>
            </w:r>
          </w:p>
        </w:tc>
        <w:tc>
          <w:tcPr>
            <w:tcW w:w="1129" w:type="pct"/>
            <w:tcBorders>
              <w:top w:val="nil"/>
              <w:left w:val="nil"/>
              <w:bottom w:val="single" w:sz="4" w:space="0" w:color="auto"/>
              <w:right w:val="single" w:sz="4" w:space="0" w:color="auto"/>
            </w:tcBorders>
            <w:shd w:val="clear" w:color="auto" w:fill="auto"/>
            <w:noWrap/>
            <w:vAlign w:val="center"/>
            <w:hideMark/>
          </w:tcPr>
          <w:p w14:paraId="18F08B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F2A9A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0722A4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D2C9B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D12E88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56 </w:t>
            </w:r>
          </w:p>
        </w:tc>
        <w:tc>
          <w:tcPr>
            <w:tcW w:w="1128" w:type="pct"/>
            <w:tcBorders>
              <w:top w:val="nil"/>
              <w:left w:val="nil"/>
              <w:bottom w:val="single" w:sz="4" w:space="0" w:color="auto"/>
              <w:right w:val="single" w:sz="4" w:space="0" w:color="auto"/>
            </w:tcBorders>
            <w:shd w:val="clear" w:color="auto" w:fill="auto"/>
            <w:noWrap/>
            <w:vAlign w:val="center"/>
            <w:hideMark/>
          </w:tcPr>
          <w:p w14:paraId="196EE15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19/08/24</w:t>
            </w:r>
          </w:p>
        </w:tc>
        <w:tc>
          <w:tcPr>
            <w:tcW w:w="1129" w:type="pct"/>
            <w:tcBorders>
              <w:top w:val="nil"/>
              <w:left w:val="nil"/>
              <w:bottom w:val="single" w:sz="4" w:space="0" w:color="auto"/>
              <w:right w:val="single" w:sz="4" w:space="0" w:color="auto"/>
            </w:tcBorders>
            <w:shd w:val="clear" w:color="auto" w:fill="auto"/>
            <w:noWrap/>
            <w:vAlign w:val="center"/>
            <w:hideMark/>
          </w:tcPr>
          <w:p w14:paraId="4DC711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8E53E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D9FFDA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2F05626" w14:textId="77777777" w:rsidTr="000104AF">
        <w:trPr>
          <w:trHeight w:val="210"/>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A91F18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57 </w:t>
            </w:r>
          </w:p>
        </w:tc>
        <w:tc>
          <w:tcPr>
            <w:tcW w:w="1128" w:type="pct"/>
            <w:tcBorders>
              <w:top w:val="nil"/>
              <w:left w:val="nil"/>
              <w:bottom w:val="single" w:sz="4" w:space="0" w:color="auto"/>
              <w:right w:val="single" w:sz="4" w:space="0" w:color="auto"/>
            </w:tcBorders>
            <w:shd w:val="clear" w:color="auto" w:fill="auto"/>
            <w:noWrap/>
            <w:vAlign w:val="center"/>
            <w:hideMark/>
          </w:tcPr>
          <w:p w14:paraId="2BEAFB9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17/09/24</w:t>
            </w:r>
          </w:p>
        </w:tc>
        <w:tc>
          <w:tcPr>
            <w:tcW w:w="1129" w:type="pct"/>
            <w:tcBorders>
              <w:top w:val="nil"/>
              <w:left w:val="nil"/>
              <w:bottom w:val="single" w:sz="4" w:space="0" w:color="auto"/>
              <w:right w:val="single" w:sz="4" w:space="0" w:color="auto"/>
            </w:tcBorders>
            <w:shd w:val="clear" w:color="auto" w:fill="auto"/>
            <w:noWrap/>
            <w:vAlign w:val="center"/>
            <w:hideMark/>
          </w:tcPr>
          <w:p w14:paraId="70C3ABB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DA0A5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70AC3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32D0FC1"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925AD9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58 </w:t>
            </w:r>
          </w:p>
        </w:tc>
        <w:tc>
          <w:tcPr>
            <w:tcW w:w="1128" w:type="pct"/>
            <w:tcBorders>
              <w:top w:val="nil"/>
              <w:left w:val="nil"/>
              <w:bottom w:val="single" w:sz="4" w:space="0" w:color="auto"/>
              <w:right w:val="single" w:sz="4" w:space="0" w:color="auto"/>
            </w:tcBorders>
            <w:shd w:val="clear" w:color="auto" w:fill="auto"/>
            <w:noWrap/>
            <w:vAlign w:val="center"/>
            <w:hideMark/>
          </w:tcPr>
          <w:p w14:paraId="458280F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17/10/24</w:t>
            </w:r>
          </w:p>
        </w:tc>
        <w:tc>
          <w:tcPr>
            <w:tcW w:w="1129" w:type="pct"/>
            <w:tcBorders>
              <w:top w:val="nil"/>
              <w:left w:val="nil"/>
              <w:bottom w:val="single" w:sz="4" w:space="0" w:color="auto"/>
              <w:right w:val="single" w:sz="4" w:space="0" w:color="auto"/>
            </w:tcBorders>
            <w:shd w:val="clear" w:color="auto" w:fill="auto"/>
            <w:noWrap/>
            <w:vAlign w:val="center"/>
            <w:hideMark/>
          </w:tcPr>
          <w:p w14:paraId="3A9AFD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6F4E7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C74AD6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22618F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2C20F9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59 </w:t>
            </w:r>
          </w:p>
        </w:tc>
        <w:tc>
          <w:tcPr>
            <w:tcW w:w="1128" w:type="pct"/>
            <w:tcBorders>
              <w:top w:val="nil"/>
              <w:left w:val="nil"/>
              <w:bottom w:val="single" w:sz="4" w:space="0" w:color="auto"/>
              <w:right w:val="single" w:sz="4" w:space="0" w:color="auto"/>
            </w:tcBorders>
            <w:shd w:val="clear" w:color="auto" w:fill="auto"/>
            <w:noWrap/>
            <w:vAlign w:val="center"/>
            <w:hideMark/>
          </w:tcPr>
          <w:p w14:paraId="19DD01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18/11/24</w:t>
            </w:r>
          </w:p>
        </w:tc>
        <w:tc>
          <w:tcPr>
            <w:tcW w:w="1129" w:type="pct"/>
            <w:tcBorders>
              <w:top w:val="nil"/>
              <w:left w:val="nil"/>
              <w:bottom w:val="single" w:sz="4" w:space="0" w:color="auto"/>
              <w:right w:val="single" w:sz="4" w:space="0" w:color="auto"/>
            </w:tcBorders>
            <w:shd w:val="clear" w:color="auto" w:fill="auto"/>
            <w:noWrap/>
            <w:vAlign w:val="center"/>
            <w:hideMark/>
          </w:tcPr>
          <w:p w14:paraId="4E972BE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87B60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035FC8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8030E36"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A99A07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60 </w:t>
            </w:r>
          </w:p>
        </w:tc>
        <w:tc>
          <w:tcPr>
            <w:tcW w:w="1128" w:type="pct"/>
            <w:tcBorders>
              <w:top w:val="nil"/>
              <w:left w:val="nil"/>
              <w:bottom w:val="single" w:sz="4" w:space="0" w:color="auto"/>
              <w:right w:val="single" w:sz="4" w:space="0" w:color="auto"/>
            </w:tcBorders>
            <w:shd w:val="clear" w:color="auto" w:fill="auto"/>
            <w:noWrap/>
            <w:vAlign w:val="center"/>
            <w:hideMark/>
          </w:tcPr>
          <w:p w14:paraId="02ADC70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17/12/24</w:t>
            </w:r>
          </w:p>
        </w:tc>
        <w:tc>
          <w:tcPr>
            <w:tcW w:w="1129" w:type="pct"/>
            <w:tcBorders>
              <w:top w:val="nil"/>
              <w:left w:val="nil"/>
              <w:bottom w:val="single" w:sz="4" w:space="0" w:color="auto"/>
              <w:right w:val="single" w:sz="4" w:space="0" w:color="auto"/>
            </w:tcBorders>
            <w:shd w:val="clear" w:color="auto" w:fill="auto"/>
            <w:noWrap/>
            <w:vAlign w:val="center"/>
            <w:hideMark/>
          </w:tcPr>
          <w:p w14:paraId="5FBA250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32C29B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048E8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62976F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844FD1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61 </w:t>
            </w:r>
          </w:p>
        </w:tc>
        <w:tc>
          <w:tcPr>
            <w:tcW w:w="1128" w:type="pct"/>
            <w:tcBorders>
              <w:top w:val="nil"/>
              <w:left w:val="nil"/>
              <w:bottom w:val="single" w:sz="4" w:space="0" w:color="auto"/>
              <w:right w:val="single" w:sz="4" w:space="0" w:color="auto"/>
            </w:tcBorders>
            <w:shd w:val="clear" w:color="auto" w:fill="auto"/>
            <w:noWrap/>
            <w:vAlign w:val="center"/>
            <w:hideMark/>
          </w:tcPr>
          <w:p w14:paraId="19AF37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17/01/25</w:t>
            </w:r>
          </w:p>
        </w:tc>
        <w:tc>
          <w:tcPr>
            <w:tcW w:w="1129" w:type="pct"/>
            <w:tcBorders>
              <w:top w:val="nil"/>
              <w:left w:val="nil"/>
              <w:bottom w:val="single" w:sz="4" w:space="0" w:color="auto"/>
              <w:right w:val="single" w:sz="4" w:space="0" w:color="auto"/>
            </w:tcBorders>
            <w:shd w:val="clear" w:color="auto" w:fill="auto"/>
            <w:noWrap/>
            <w:vAlign w:val="center"/>
            <w:hideMark/>
          </w:tcPr>
          <w:p w14:paraId="71DEB3D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7A58CE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51B5F7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BF9708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FC6114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62 </w:t>
            </w:r>
          </w:p>
        </w:tc>
        <w:tc>
          <w:tcPr>
            <w:tcW w:w="1128" w:type="pct"/>
            <w:tcBorders>
              <w:top w:val="nil"/>
              <w:left w:val="nil"/>
              <w:bottom w:val="single" w:sz="4" w:space="0" w:color="auto"/>
              <w:right w:val="single" w:sz="4" w:space="0" w:color="auto"/>
            </w:tcBorders>
            <w:shd w:val="clear" w:color="auto" w:fill="auto"/>
            <w:noWrap/>
            <w:vAlign w:val="center"/>
            <w:hideMark/>
          </w:tcPr>
          <w:p w14:paraId="1C920D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17/02/25</w:t>
            </w:r>
          </w:p>
        </w:tc>
        <w:tc>
          <w:tcPr>
            <w:tcW w:w="1129" w:type="pct"/>
            <w:tcBorders>
              <w:top w:val="nil"/>
              <w:left w:val="nil"/>
              <w:bottom w:val="single" w:sz="4" w:space="0" w:color="auto"/>
              <w:right w:val="single" w:sz="4" w:space="0" w:color="auto"/>
            </w:tcBorders>
            <w:shd w:val="clear" w:color="auto" w:fill="auto"/>
            <w:noWrap/>
            <w:vAlign w:val="center"/>
            <w:hideMark/>
          </w:tcPr>
          <w:p w14:paraId="2A26CF9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DF61D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5C970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59EA15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B5F58F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63 </w:t>
            </w:r>
          </w:p>
        </w:tc>
        <w:tc>
          <w:tcPr>
            <w:tcW w:w="1128" w:type="pct"/>
            <w:tcBorders>
              <w:top w:val="nil"/>
              <w:left w:val="nil"/>
              <w:bottom w:val="single" w:sz="4" w:space="0" w:color="auto"/>
              <w:right w:val="single" w:sz="4" w:space="0" w:color="auto"/>
            </w:tcBorders>
            <w:shd w:val="clear" w:color="auto" w:fill="auto"/>
            <w:noWrap/>
            <w:vAlign w:val="center"/>
            <w:hideMark/>
          </w:tcPr>
          <w:p w14:paraId="33E3E4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17/03/25</w:t>
            </w:r>
          </w:p>
        </w:tc>
        <w:tc>
          <w:tcPr>
            <w:tcW w:w="1129" w:type="pct"/>
            <w:tcBorders>
              <w:top w:val="nil"/>
              <w:left w:val="nil"/>
              <w:bottom w:val="single" w:sz="4" w:space="0" w:color="auto"/>
              <w:right w:val="single" w:sz="4" w:space="0" w:color="auto"/>
            </w:tcBorders>
            <w:shd w:val="clear" w:color="auto" w:fill="auto"/>
            <w:noWrap/>
            <w:vAlign w:val="center"/>
            <w:hideMark/>
          </w:tcPr>
          <w:p w14:paraId="48B754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C28B4A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0A85A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5FD305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1A1138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64 </w:t>
            </w:r>
          </w:p>
        </w:tc>
        <w:tc>
          <w:tcPr>
            <w:tcW w:w="1128" w:type="pct"/>
            <w:tcBorders>
              <w:top w:val="nil"/>
              <w:left w:val="nil"/>
              <w:bottom w:val="single" w:sz="4" w:space="0" w:color="auto"/>
              <w:right w:val="single" w:sz="4" w:space="0" w:color="auto"/>
            </w:tcBorders>
            <w:shd w:val="clear" w:color="auto" w:fill="auto"/>
            <w:noWrap/>
            <w:vAlign w:val="center"/>
            <w:hideMark/>
          </w:tcPr>
          <w:p w14:paraId="5B76DD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17/04/25</w:t>
            </w:r>
          </w:p>
        </w:tc>
        <w:tc>
          <w:tcPr>
            <w:tcW w:w="1129" w:type="pct"/>
            <w:tcBorders>
              <w:top w:val="nil"/>
              <w:left w:val="nil"/>
              <w:bottom w:val="single" w:sz="4" w:space="0" w:color="auto"/>
              <w:right w:val="single" w:sz="4" w:space="0" w:color="auto"/>
            </w:tcBorders>
            <w:shd w:val="clear" w:color="auto" w:fill="auto"/>
            <w:noWrap/>
            <w:vAlign w:val="center"/>
            <w:hideMark/>
          </w:tcPr>
          <w:p w14:paraId="7A1AD34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2283B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C8784C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86D654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D344AF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65 </w:t>
            </w:r>
          </w:p>
        </w:tc>
        <w:tc>
          <w:tcPr>
            <w:tcW w:w="1128" w:type="pct"/>
            <w:tcBorders>
              <w:top w:val="nil"/>
              <w:left w:val="nil"/>
              <w:bottom w:val="single" w:sz="4" w:space="0" w:color="auto"/>
              <w:right w:val="single" w:sz="4" w:space="0" w:color="auto"/>
            </w:tcBorders>
            <w:shd w:val="clear" w:color="auto" w:fill="auto"/>
            <w:noWrap/>
            <w:vAlign w:val="center"/>
            <w:hideMark/>
          </w:tcPr>
          <w:p w14:paraId="7A2D3CB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19/05/25</w:t>
            </w:r>
          </w:p>
        </w:tc>
        <w:tc>
          <w:tcPr>
            <w:tcW w:w="1129" w:type="pct"/>
            <w:tcBorders>
              <w:top w:val="nil"/>
              <w:left w:val="nil"/>
              <w:bottom w:val="single" w:sz="4" w:space="0" w:color="auto"/>
              <w:right w:val="single" w:sz="4" w:space="0" w:color="auto"/>
            </w:tcBorders>
            <w:shd w:val="clear" w:color="auto" w:fill="auto"/>
            <w:noWrap/>
            <w:vAlign w:val="center"/>
            <w:hideMark/>
          </w:tcPr>
          <w:p w14:paraId="347E7D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3AA85E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FE03C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70BD73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7D2BCBD"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66 </w:t>
            </w:r>
          </w:p>
        </w:tc>
        <w:tc>
          <w:tcPr>
            <w:tcW w:w="1128" w:type="pct"/>
            <w:tcBorders>
              <w:top w:val="nil"/>
              <w:left w:val="nil"/>
              <w:bottom w:val="single" w:sz="4" w:space="0" w:color="auto"/>
              <w:right w:val="single" w:sz="4" w:space="0" w:color="auto"/>
            </w:tcBorders>
            <w:shd w:val="clear" w:color="auto" w:fill="auto"/>
            <w:noWrap/>
            <w:vAlign w:val="center"/>
            <w:hideMark/>
          </w:tcPr>
          <w:p w14:paraId="1A9F931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17/06/25</w:t>
            </w:r>
          </w:p>
        </w:tc>
        <w:tc>
          <w:tcPr>
            <w:tcW w:w="1129" w:type="pct"/>
            <w:tcBorders>
              <w:top w:val="nil"/>
              <w:left w:val="nil"/>
              <w:bottom w:val="single" w:sz="4" w:space="0" w:color="auto"/>
              <w:right w:val="single" w:sz="4" w:space="0" w:color="auto"/>
            </w:tcBorders>
            <w:shd w:val="clear" w:color="auto" w:fill="auto"/>
            <w:noWrap/>
            <w:vAlign w:val="center"/>
            <w:hideMark/>
          </w:tcPr>
          <w:p w14:paraId="76DB0A4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C2580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5C1CE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FA1A48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C4B4B4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67 </w:t>
            </w:r>
          </w:p>
        </w:tc>
        <w:tc>
          <w:tcPr>
            <w:tcW w:w="1128" w:type="pct"/>
            <w:tcBorders>
              <w:top w:val="nil"/>
              <w:left w:val="nil"/>
              <w:bottom w:val="single" w:sz="4" w:space="0" w:color="auto"/>
              <w:right w:val="single" w:sz="4" w:space="0" w:color="auto"/>
            </w:tcBorders>
            <w:shd w:val="clear" w:color="auto" w:fill="auto"/>
            <w:noWrap/>
            <w:vAlign w:val="center"/>
            <w:hideMark/>
          </w:tcPr>
          <w:p w14:paraId="1F9443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17/07/25</w:t>
            </w:r>
          </w:p>
        </w:tc>
        <w:tc>
          <w:tcPr>
            <w:tcW w:w="1129" w:type="pct"/>
            <w:tcBorders>
              <w:top w:val="nil"/>
              <w:left w:val="nil"/>
              <w:bottom w:val="single" w:sz="4" w:space="0" w:color="auto"/>
              <w:right w:val="single" w:sz="4" w:space="0" w:color="auto"/>
            </w:tcBorders>
            <w:shd w:val="clear" w:color="auto" w:fill="auto"/>
            <w:noWrap/>
            <w:vAlign w:val="center"/>
            <w:hideMark/>
          </w:tcPr>
          <w:p w14:paraId="15F15B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75437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4D4B7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2B69B5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731417B"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68 </w:t>
            </w:r>
          </w:p>
        </w:tc>
        <w:tc>
          <w:tcPr>
            <w:tcW w:w="1128" w:type="pct"/>
            <w:tcBorders>
              <w:top w:val="nil"/>
              <w:left w:val="nil"/>
              <w:bottom w:val="single" w:sz="4" w:space="0" w:color="auto"/>
              <w:right w:val="single" w:sz="4" w:space="0" w:color="auto"/>
            </w:tcBorders>
            <w:shd w:val="clear" w:color="auto" w:fill="auto"/>
            <w:noWrap/>
            <w:vAlign w:val="center"/>
            <w:hideMark/>
          </w:tcPr>
          <w:p w14:paraId="47A9EA3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18/08/25</w:t>
            </w:r>
          </w:p>
        </w:tc>
        <w:tc>
          <w:tcPr>
            <w:tcW w:w="1129" w:type="pct"/>
            <w:tcBorders>
              <w:top w:val="nil"/>
              <w:left w:val="nil"/>
              <w:bottom w:val="single" w:sz="4" w:space="0" w:color="auto"/>
              <w:right w:val="single" w:sz="4" w:space="0" w:color="auto"/>
            </w:tcBorders>
            <w:shd w:val="clear" w:color="auto" w:fill="auto"/>
            <w:noWrap/>
            <w:vAlign w:val="center"/>
            <w:hideMark/>
          </w:tcPr>
          <w:p w14:paraId="5C8C2F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8FBC03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D0923F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63882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272512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69 </w:t>
            </w:r>
          </w:p>
        </w:tc>
        <w:tc>
          <w:tcPr>
            <w:tcW w:w="1128" w:type="pct"/>
            <w:tcBorders>
              <w:top w:val="nil"/>
              <w:left w:val="nil"/>
              <w:bottom w:val="single" w:sz="4" w:space="0" w:color="auto"/>
              <w:right w:val="single" w:sz="4" w:space="0" w:color="auto"/>
            </w:tcBorders>
            <w:shd w:val="clear" w:color="auto" w:fill="auto"/>
            <w:noWrap/>
            <w:vAlign w:val="center"/>
            <w:hideMark/>
          </w:tcPr>
          <w:p w14:paraId="06A09C1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17/09/25</w:t>
            </w:r>
          </w:p>
        </w:tc>
        <w:tc>
          <w:tcPr>
            <w:tcW w:w="1129" w:type="pct"/>
            <w:tcBorders>
              <w:top w:val="nil"/>
              <w:left w:val="nil"/>
              <w:bottom w:val="single" w:sz="4" w:space="0" w:color="auto"/>
              <w:right w:val="single" w:sz="4" w:space="0" w:color="auto"/>
            </w:tcBorders>
            <w:shd w:val="clear" w:color="auto" w:fill="auto"/>
            <w:noWrap/>
            <w:vAlign w:val="center"/>
            <w:hideMark/>
          </w:tcPr>
          <w:p w14:paraId="5A8FE98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DFFBA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6B449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AB22FE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E6C54B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70 </w:t>
            </w:r>
          </w:p>
        </w:tc>
        <w:tc>
          <w:tcPr>
            <w:tcW w:w="1128" w:type="pct"/>
            <w:tcBorders>
              <w:top w:val="nil"/>
              <w:left w:val="nil"/>
              <w:bottom w:val="single" w:sz="4" w:space="0" w:color="auto"/>
              <w:right w:val="single" w:sz="4" w:space="0" w:color="auto"/>
            </w:tcBorders>
            <w:shd w:val="clear" w:color="auto" w:fill="auto"/>
            <w:noWrap/>
            <w:vAlign w:val="center"/>
            <w:hideMark/>
          </w:tcPr>
          <w:p w14:paraId="0CFA71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17/10/25</w:t>
            </w:r>
          </w:p>
        </w:tc>
        <w:tc>
          <w:tcPr>
            <w:tcW w:w="1129" w:type="pct"/>
            <w:tcBorders>
              <w:top w:val="nil"/>
              <w:left w:val="nil"/>
              <w:bottom w:val="single" w:sz="4" w:space="0" w:color="auto"/>
              <w:right w:val="single" w:sz="4" w:space="0" w:color="auto"/>
            </w:tcBorders>
            <w:shd w:val="clear" w:color="auto" w:fill="auto"/>
            <w:noWrap/>
            <w:vAlign w:val="center"/>
            <w:hideMark/>
          </w:tcPr>
          <w:p w14:paraId="7ED6B7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E40214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D48BE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4D307D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0E4BB2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71 </w:t>
            </w:r>
          </w:p>
        </w:tc>
        <w:tc>
          <w:tcPr>
            <w:tcW w:w="1128" w:type="pct"/>
            <w:tcBorders>
              <w:top w:val="nil"/>
              <w:left w:val="nil"/>
              <w:bottom w:val="single" w:sz="4" w:space="0" w:color="auto"/>
              <w:right w:val="single" w:sz="4" w:space="0" w:color="auto"/>
            </w:tcBorders>
            <w:shd w:val="clear" w:color="auto" w:fill="auto"/>
            <w:noWrap/>
            <w:vAlign w:val="center"/>
            <w:hideMark/>
          </w:tcPr>
          <w:p w14:paraId="01ECF2A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17/11/25</w:t>
            </w:r>
          </w:p>
        </w:tc>
        <w:tc>
          <w:tcPr>
            <w:tcW w:w="1129" w:type="pct"/>
            <w:tcBorders>
              <w:top w:val="nil"/>
              <w:left w:val="nil"/>
              <w:bottom w:val="single" w:sz="4" w:space="0" w:color="auto"/>
              <w:right w:val="single" w:sz="4" w:space="0" w:color="auto"/>
            </w:tcBorders>
            <w:shd w:val="clear" w:color="auto" w:fill="auto"/>
            <w:noWrap/>
            <w:vAlign w:val="center"/>
            <w:hideMark/>
          </w:tcPr>
          <w:p w14:paraId="7A26CE6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DCA4E4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52984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DC46A1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EE0584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72 </w:t>
            </w:r>
          </w:p>
        </w:tc>
        <w:tc>
          <w:tcPr>
            <w:tcW w:w="1128" w:type="pct"/>
            <w:tcBorders>
              <w:top w:val="nil"/>
              <w:left w:val="nil"/>
              <w:bottom w:val="single" w:sz="4" w:space="0" w:color="auto"/>
              <w:right w:val="single" w:sz="4" w:space="0" w:color="auto"/>
            </w:tcBorders>
            <w:shd w:val="clear" w:color="auto" w:fill="auto"/>
            <w:noWrap/>
            <w:vAlign w:val="center"/>
            <w:hideMark/>
          </w:tcPr>
          <w:p w14:paraId="5FA8B81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17/12/25</w:t>
            </w:r>
          </w:p>
        </w:tc>
        <w:tc>
          <w:tcPr>
            <w:tcW w:w="1129" w:type="pct"/>
            <w:tcBorders>
              <w:top w:val="nil"/>
              <w:left w:val="nil"/>
              <w:bottom w:val="single" w:sz="4" w:space="0" w:color="auto"/>
              <w:right w:val="single" w:sz="4" w:space="0" w:color="auto"/>
            </w:tcBorders>
            <w:shd w:val="clear" w:color="auto" w:fill="auto"/>
            <w:noWrap/>
            <w:vAlign w:val="center"/>
            <w:hideMark/>
          </w:tcPr>
          <w:p w14:paraId="66AC6CE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FDACC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7E380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273BAD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327B14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73 </w:t>
            </w:r>
          </w:p>
        </w:tc>
        <w:tc>
          <w:tcPr>
            <w:tcW w:w="1128" w:type="pct"/>
            <w:tcBorders>
              <w:top w:val="nil"/>
              <w:left w:val="nil"/>
              <w:bottom w:val="single" w:sz="4" w:space="0" w:color="auto"/>
              <w:right w:val="single" w:sz="4" w:space="0" w:color="auto"/>
            </w:tcBorders>
            <w:shd w:val="clear" w:color="auto" w:fill="auto"/>
            <w:noWrap/>
            <w:vAlign w:val="center"/>
            <w:hideMark/>
          </w:tcPr>
          <w:p w14:paraId="14C9BD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19/01/26</w:t>
            </w:r>
          </w:p>
        </w:tc>
        <w:tc>
          <w:tcPr>
            <w:tcW w:w="1129" w:type="pct"/>
            <w:tcBorders>
              <w:top w:val="nil"/>
              <w:left w:val="nil"/>
              <w:bottom w:val="single" w:sz="4" w:space="0" w:color="auto"/>
              <w:right w:val="single" w:sz="4" w:space="0" w:color="auto"/>
            </w:tcBorders>
            <w:shd w:val="clear" w:color="auto" w:fill="auto"/>
            <w:noWrap/>
            <w:vAlign w:val="center"/>
            <w:hideMark/>
          </w:tcPr>
          <w:p w14:paraId="1A8516B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EC5E92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98EB2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00E8FC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CD49F0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74 </w:t>
            </w:r>
          </w:p>
        </w:tc>
        <w:tc>
          <w:tcPr>
            <w:tcW w:w="1128" w:type="pct"/>
            <w:tcBorders>
              <w:top w:val="nil"/>
              <w:left w:val="nil"/>
              <w:bottom w:val="single" w:sz="4" w:space="0" w:color="auto"/>
              <w:right w:val="single" w:sz="4" w:space="0" w:color="auto"/>
            </w:tcBorders>
            <w:shd w:val="clear" w:color="auto" w:fill="auto"/>
            <w:noWrap/>
            <w:vAlign w:val="center"/>
            <w:hideMark/>
          </w:tcPr>
          <w:p w14:paraId="33E5BB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18/02/26</w:t>
            </w:r>
          </w:p>
        </w:tc>
        <w:tc>
          <w:tcPr>
            <w:tcW w:w="1129" w:type="pct"/>
            <w:tcBorders>
              <w:top w:val="nil"/>
              <w:left w:val="nil"/>
              <w:bottom w:val="single" w:sz="4" w:space="0" w:color="auto"/>
              <w:right w:val="single" w:sz="4" w:space="0" w:color="auto"/>
            </w:tcBorders>
            <w:shd w:val="clear" w:color="auto" w:fill="auto"/>
            <w:noWrap/>
            <w:vAlign w:val="center"/>
            <w:hideMark/>
          </w:tcPr>
          <w:p w14:paraId="0F4C07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2CB36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8FD14A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EE1590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9AFA7C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75 </w:t>
            </w:r>
          </w:p>
        </w:tc>
        <w:tc>
          <w:tcPr>
            <w:tcW w:w="1128" w:type="pct"/>
            <w:tcBorders>
              <w:top w:val="nil"/>
              <w:left w:val="nil"/>
              <w:bottom w:val="single" w:sz="4" w:space="0" w:color="auto"/>
              <w:right w:val="single" w:sz="4" w:space="0" w:color="auto"/>
            </w:tcBorders>
            <w:shd w:val="clear" w:color="auto" w:fill="auto"/>
            <w:noWrap/>
            <w:vAlign w:val="center"/>
            <w:hideMark/>
          </w:tcPr>
          <w:p w14:paraId="12C4643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17/03/26</w:t>
            </w:r>
          </w:p>
        </w:tc>
        <w:tc>
          <w:tcPr>
            <w:tcW w:w="1129" w:type="pct"/>
            <w:tcBorders>
              <w:top w:val="nil"/>
              <w:left w:val="nil"/>
              <w:bottom w:val="single" w:sz="4" w:space="0" w:color="auto"/>
              <w:right w:val="single" w:sz="4" w:space="0" w:color="auto"/>
            </w:tcBorders>
            <w:shd w:val="clear" w:color="auto" w:fill="auto"/>
            <w:noWrap/>
            <w:vAlign w:val="center"/>
            <w:hideMark/>
          </w:tcPr>
          <w:p w14:paraId="13468E6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4D1737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24652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42A25E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621541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76 </w:t>
            </w:r>
          </w:p>
        </w:tc>
        <w:tc>
          <w:tcPr>
            <w:tcW w:w="1128" w:type="pct"/>
            <w:tcBorders>
              <w:top w:val="nil"/>
              <w:left w:val="nil"/>
              <w:bottom w:val="single" w:sz="4" w:space="0" w:color="auto"/>
              <w:right w:val="single" w:sz="4" w:space="0" w:color="auto"/>
            </w:tcBorders>
            <w:shd w:val="clear" w:color="auto" w:fill="auto"/>
            <w:noWrap/>
            <w:vAlign w:val="center"/>
            <w:hideMark/>
          </w:tcPr>
          <w:p w14:paraId="07A485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17/04/26</w:t>
            </w:r>
          </w:p>
        </w:tc>
        <w:tc>
          <w:tcPr>
            <w:tcW w:w="1129" w:type="pct"/>
            <w:tcBorders>
              <w:top w:val="nil"/>
              <w:left w:val="nil"/>
              <w:bottom w:val="single" w:sz="4" w:space="0" w:color="auto"/>
              <w:right w:val="single" w:sz="4" w:space="0" w:color="auto"/>
            </w:tcBorders>
            <w:shd w:val="clear" w:color="auto" w:fill="auto"/>
            <w:noWrap/>
            <w:vAlign w:val="center"/>
            <w:hideMark/>
          </w:tcPr>
          <w:p w14:paraId="4DA606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55D576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8EFD7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95D809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FFE07A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77 </w:t>
            </w:r>
          </w:p>
        </w:tc>
        <w:tc>
          <w:tcPr>
            <w:tcW w:w="1128" w:type="pct"/>
            <w:tcBorders>
              <w:top w:val="nil"/>
              <w:left w:val="nil"/>
              <w:bottom w:val="single" w:sz="4" w:space="0" w:color="auto"/>
              <w:right w:val="single" w:sz="4" w:space="0" w:color="auto"/>
            </w:tcBorders>
            <w:shd w:val="clear" w:color="auto" w:fill="auto"/>
            <w:noWrap/>
            <w:vAlign w:val="center"/>
            <w:hideMark/>
          </w:tcPr>
          <w:p w14:paraId="6F789CF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18/05/26</w:t>
            </w:r>
          </w:p>
        </w:tc>
        <w:tc>
          <w:tcPr>
            <w:tcW w:w="1129" w:type="pct"/>
            <w:tcBorders>
              <w:top w:val="nil"/>
              <w:left w:val="nil"/>
              <w:bottom w:val="single" w:sz="4" w:space="0" w:color="auto"/>
              <w:right w:val="single" w:sz="4" w:space="0" w:color="auto"/>
            </w:tcBorders>
            <w:shd w:val="clear" w:color="auto" w:fill="auto"/>
            <w:noWrap/>
            <w:vAlign w:val="center"/>
            <w:hideMark/>
          </w:tcPr>
          <w:p w14:paraId="012A568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046EFE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C6F6A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6C5E48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31BDF3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78 </w:t>
            </w:r>
          </w:p>
        </w:tc>
        <w:tc>
          <w:tcPr>
            <w:tcW w:w="1128" w:type="pct"/>
            <w:tcBorders>
              <w:top w:val="nil"/>
              <w:left w:val="nil"/>
              <w:bottom w:val="single" w:sz="4" w:space="0" w:color="auto"/>
              <w:right w:val="single" w:sz="4" w:space="0" w:color="auto"/>
            </w:tcBorders>
            <w:shd w:val="clear" w:color="auto" w:fill="auto"/>
            <w:noWrap/>
            <w:vAlign w:val="center"/>
            <w:hideMark/>
          </w:tcPr>
          <w:p w14:paraId="1F4F85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17/06/26</w:t>
            </w:r>
          </w:p>
        </w:tc>
        <w:tc>
          <w:tcPr>
            <w:tcW w:w="1129" w:type="pct"/>
            <w:tcBorders>
              <w:top w:val="nil"/>
              <w:left w:val="nil"/>
              <w:bottom w:val="single" w:sz="4" w:space="0" w:color="auto"/>
              <w:right w:val="single" w:sz="4" w:space="0" w:color="auto"/>
            </w:tcBorders>
            <w:shd w:val="clear" w:color="auto" w:fill="auto"/>
            <w:noWrap/>
            <w:vAlign w:val="center"/>
            <w:hideMark/>
          </w:tcPr>
          <w:p w14:paraId="48D063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D78BB8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BBE83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1EF36E7"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0DC5A9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79 </w:t>
            </w:r>
          </w:p>
        </w:tc>
        <w:tc>
          <w:tcPr>
            <w:tcW w:w="1128" w:type="pct"/>
            <w:tcBorders>
              <w:top w:val="nil"/>
              <w:left w:val="nil"/>
              <w:bottom w:val="single" w:sz="4" w:space="0" w:color="auto"/>
              <w:right w:val="single" w:sz="4" w:space="0" w:color="auto"/>
            </w:tcBorders>
            <w:shd w:val="clear" w:color="auto" w:fill="auto"/>
            <w:noWrap/>
            <w:vAlign w:val="center"/>
            <w:hideMark/>
          </w:tcPr>
          <w:p w14:paraId="408C4D5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17/07/26</w:t>
            </w:r>
          </w:p>
        </w:tc>
        <w:tc>
          <w:tcPr>
            <w:tcW w:w="1129" w:type="pct"/>
            <w:tcBorders>
              <w:top w:val="nil"/>
              <w:left w:val="nil"/>
              <w:bottom w:val="single" w:sz="4" w:space="0" w:color="auto"/>
              <w:right w:val="single" w:sz="4" w:space="0" w:color="auto"/>
            </w:tcBorders>
            <w:shd w:val="clear" w:color="auto" w:fill="auto"/>
            <w:noWrap/>
            <w:vAlign w:val="center"/>
            <w:hideMark/>
          </w:tcPr>
          <w:p w14:paraId="6180C1F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39D66F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883C37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2FE7CB9"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11A010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80 </w:t>
            </w:r>
          </w:p>
        </w:tc>
        <w:tc>
          <w:tcPr>
            <w:tcW w:w="1128" w:type="pct"/>
            <w:tcBorders>
              <w:top w:val="nil"/>
              <w:left w:val="nil"/>
              <w:bottom w:val="single" w:sz="4" w:space="0" w:color="auto"/>
              <w:right w:val="single" w:sz="4" w:space="0" w:color="auto"/>
            </w:tcBorders>
            <w:shd w:val="clear" w:color="auto" w:fill="auto"/>
            <w:noWrap/>
            <w:vAlign w:val="center"/>
            <w:hideMark/>
          </w:tcPr>
          <w:p w14:paraId="0DA548F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17/08/26</w:t>
            </w:r>
          </w:p>
        </w:tc>
        <w:tc>
          <w:tcPr>
            <w:tcW w:w="1129" w:type="pct"/>
            <w:tcBorders>
              <w:top w:val="nil"/>
              <w:left w:val="nil"/>
              <w:bottom w:val="single" w:sz="4" w:space="0" w:color="auto"/>
              <w:right w:val="single" w:sz="4" w:space="0" w:color="auto"/>
            </w:tcBorders>
            <w:shd w:val="clear" w:color="auto" w:fill="auto"/>
            <w:noWrap/>
            <w:vAlign w:val="center"/>
            <w:hideMark/>
          </w:tcPr>
          <w:p w14:paraId="18ED48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205501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0DE80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EE5342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803B4C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81 </w:t>
            </w:r>
          </w:p>
        </w:tc>
        <w:tc>
          <w:tcPr>
            <w:tcW w:w="1128" w:type="pct"/>
            <w:tcBorders>
              <w:top w:val="nil"/>
              <w:left w:val="nil"/>
              <w:bottom w:val="single" w:sz="4" w:space="0" w:color="auto"/>
              <w:right w:val="single" w:sz="4" w:space="0" w:color="auto"/>
            </w:tcBorders>
            <w:shd w:val="clear" w:color="auto" w:fill="auto"/>
            <w:noWrap/>
            <w:vAlign w:val="center"/>
            <w:hideMark/>
          </w:tcPr>
          <w:p w14:paraId="313B072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17/09/26</w:t>
            </w:r>
          </w:p>
        </w:tc>
        <w:tc>
          <w:tcPr>
            <w:tcW w:w="1129" w:type="pct"/>
            <w:tcBorders>
              <w:top w:val="nil"/>
              <w:left w:val="nil"/>
              <w:bottom w:val="single" w:sz="4" w:space="0" w:color="auto"/>
              <w:right w:val="single" w:sz="4" w:space="0" w:color="auto"/>
            </w:tcBorders>
            <w:shd w:val="clear" w:color="auto" w:fill="auto"/>
            <w:noWrap/>
            <w:vAlign w:val="center"/>
            <w:hideMark/>
          </w:tcPr>
          <w:p w14:paraId="408DC98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A79AE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92F83E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397C64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A0F7FB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82 </w:t>
            </w:r>
          </w:p>
        </w:tc>
        <w:tc>
          <w:tcPr>
            <w:tcW w:w="1128" w:type="pct"/>
            <w:tcBorders>
              <w:top w:val="nil"/>
              <w:left w:val="nil"/>
              <w:bottom w:val="single" w:sz="4" w:space="0" w:color="auto"/>
              <w:right w:val="single" w:sz="4" w:space="0" w:color="auto"/>
            </w:tcBorders>
            <w:shd w:val="clear" w:color="auto" w:fill="auto"/>
            <w:noWrap/>
            <w:vAlign w:val="center"/>
            <w:hideMark/>
          </w:tcPr>
          <w:p w14:paraId="3FA329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19/10/26</w:t>
            </w:r>
          </w:p>
        </w:tc>
        <w:tc>
          <w:tcPr>
            <w:tcW w:w="1129" w:type="pct"/>
            <w:tcBorders>
              <w:top w:val="nil"/>
              <w:left w:val="nil"/>
              <w:bottom w:val="single" w:sz="4" w:space="0" w:color="auto"/>
              <w:right w:val="single" w:sz="4" w:space="0" w:color="auto"/>
            </w:tcBorders>
            <w:shd w:val="clear" w:color="auto" w:fill="auto"/>
            <w:noWrap/>
            <w:vAlign w:val="center"/>
            <w:hideMark/>
          </w:tcPr>
          <w:p w14:paraId="7169EF7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815C1F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5BDF61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A5C3A9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09D479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83 </w:t>
            </w:r>
          </w:p>
        </w:tc>
        <w:tc>
          <w:tcPr>
            <w:tcW w:w="1128" w:type="pct"/>
            <w:tcBorders>
              <w:top w:val="nil"/>
              <w:left w:val="nil"/>
              <w:bottom w:val="single" w:sz="4" w:space="0" w:color="auto"/>
              <w:right w:val="single" w:sz="4" w:space="0" w:color="auto"/>
            </w:tcBorders>
            <w:shd w:val="clear" w:color="auto" w:fill="auto"/>
            <w:noWrap/>
            <w:vAlign w:val="center"/>
            <w:hideMark/>
          </w:tcPr>
          <w:p w14:paraId="7CCF2FA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17/11/26</w:t>
            </w:r>
          </w:p>
        </w:tc>
        <w:tc>
          <w:tcPr>
            <w:tcW w:w="1129" w:type="pct"/>
            <w:tcBorders>
              <w:top w:val="nil"/>
              <w:left w:val="nil"/>
              <w:bottom w:val="single" w:sz="4" w:space="0" w:color="auto"/>
              <w:right w:val="single" w:sz="4" w:space="0" w:color="auto"/>
            </w:tcBorders>
            <w:shd w:val="clear" w:color="auto" w:fill="auto"/>
            <w:noWrap/>
            <w:vAlign w:val="center"/>
            <w:hideMark/>
          </w:tcPr>
          <w:p w14:paraId="33634F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3E4AF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72BE77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D9A2BA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F3FA14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84 </w:t>
            </w:r>
          </w:p>
        </w:tc>
        <w:tc>
          <w:tcPr>
            <w:tcW w:w="1128" w:type="pct"/>
            <w:tcBorders>
              <w:top w:val="nil"/>
              <w:left w:val="nil"/>
              <w:bottom w:val="single" w:sz="4" w:space="0" w:color="auto"/>
              <w:right w:val="single" w:sz="4" w:space="0" w:color="auto"/>
            </w:tcBorders>
            <w:shd w:val="clear" w:color="auto" w:fill="auto"/>
            <w:noWrap/>
            <w:vAlign w:val="center"/>
            <w:hideMark/>
          </w:tcPr>
          <w:p w14:paraId="771AB0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17/12/26</w:t>
            </w:r>
          </w:p>
        </w:tc>
        <w:tc>
          <w:tcPr>
            <w:tcW w:w="1129" w:type="pct"/>
            <w:tcBorders>
              <w:top w:val="nil"/>
              <w:left w:val="nil"/>
              <w:bottom w:val="single" w:sz="4" w:space="0" w:color="auto"/>
              <w:right w:val="single" w:sz="4" w:space="0" w:color="auto"/>
            </w:tcBorders>
            <w:shd w:val="clear" w:color="auto" w:fill="auto"/>
            <w:noWrap/>
            <w:vAlign w:val="center"/>
            <w:hideMark/>
          </w:tcPr>
          <w:p w14:paraId="55F8CA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470AE0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1D2588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6309A0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E89508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85 </w:t>
            </w:r>
          </w:p>
        </w:tc>
        <w:tc>
          <w:tcPr>
            <w:tcW w:w="1128" w:type="pct"/>
            <w:tcBorders>
              <w:top w:val="nil"/>
              <w:left w:val="nil"/>
              <w:bottom w:val="single" w:sz="4" w:space="0" w:color="auto"/>
              <w:right w:val="single" w:sz="4" w:space="0" w:color="auto"/>
            </w:tcBorders>
            <w:shd w:val="clear" w:color="auto" w:fill="auto"/>
            <w:noWrap/>
            <w:vAlign w:val="center"/>
            <w:hideMark/>
          </w:tcPr>
          <w:p w14:paraId="04E320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18/01/27</w:t>
            </w:r>
          </w:p>
        </w:tc>
        <w:tc>
          <w:tcPr>
            <w:tcW w:w="1129" w:type="pct"/>
            <w:tcBorders>
              <w:top w:val="nil"/>
              <w:left w:val="nil"/>
              <w:bottom w:val="single" w:sz="4" w:space="0" w:color="auto"/>
              <w:right w:val="single" w:sz="4" w:space="0" w:color="auto"/>
            </w:tcBorders>
            <w:shd w:val="clear" w:color="auto" w:fill="auto"/>
            <w:noWrap/>
            <w:vAlign w:val="center"/>
            <w:hideMark/>
          </w:tcPr>
          <w:p w14:paraId="18754A8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6B7DA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633397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924974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1917B1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86 </w:t>
            </w:r>
          </w:p>
        </w:tc>
        <w:tc>
          <w:tcPr>
            <w:tcW w:w="1128" w:type="pct"/>
            <w:tcBorders>
              <w:top w:val="nil"/>
              <w:left w:val="nil"/>
              <w:bottom w:val="single" w:sz="4" w:space="0" w:color="auto"/>
              <w:right w:val="single" w:sz="4" w:space="0" w:color="auto"/>
            </w:tcBorders>
            <w:shd w:val="clear" w:color="auto" w:fill="auto"/>
            <w:noWrap/>
            <w:vAlign w:val="center"/>
            <w:hideMark/>
          </w:tcPr>
          <w:p w14:paraId="752C3A4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17/02/27</w:t>
            </w:r>
          </w:p>
        </w:tc>
        <w:tc>
          <w:tcPr>
            <w:tcW w:w="1129" w:type="pct"/>
            <w:tcBorders>
              <w:top w:val="nil"/>
              <w:left w:val="nil"/>
              <w:bottom w:val="single" w:sz="4" w:space="0" w:color="auto"/>
              <w:right w:val="single" w:sz="4" w:space="0" w:color="auto"/>
            </w:tcBorders>
            <w:shd w:val="clear" w:color="auto" w:fill="auto"/>
            <w:noWrap/>
            <w:vAlign w:val="center"/>
            <w:hideMark/>
          </w:tcPr>
          <w:p w14:paraId="3CC4D2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5B9D90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5C748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9E939CA"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BCD711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87 </w:t>
            </w:r>
          </w:p>
        </w:tc>
        <w:tc>
          <w:tcPr>
            <w:tcW w:w="1128" w:type="pct"/>
            <w:tcBorders>
              <w:top w:val="nil"/>
              <w:left w:val="nil"/>
              <w:bottom w:val="single" w:sz="4" w:space="0" w:color="auto"/>
              <w:right w:val="single" w:sz="4" w:space="0" w:color="auto"/>
            </w:tcBorders>
            <w:shd w:val="clear" w:color="auto" w:fill="auto"/>
            <w:noWrap/>
            <w:vAlign w:val="center"/>
            <w:hideMark/>
          </w:tcPr>
          <w:p w14:paraId="53784C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17/03/27</w:t>
            </w:r>
          </w:p>
        </w:tc>
        <w:tc>
          <w:tcPr>
            <w:tcW w:w="1129" w:type="pct"/>
            <w:tcBorders>
              <w:top w:val="nil"/>
              <w:left w:val="nil"/>
              <w:bottom w:val="single" w:sz="4" w:space="0" w:color="auto"/>
              <w:right w:val="single" w:sz="4" w:space="0" w:color="auto"/>
            </w:tcBorders>
            <w:shd w:val="clear" w:color="auto" w:fill="auto"/>
            <w:noWrap/>
            <w:vAlign w:val="center"/>
            <w:hideMark/>
          </w:tcPr>
          <w:p w14:paraId="4919FAD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4B82D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8BEC71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1413B4E"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35AD23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lastRenderedPageBreak/>
              <w:t xml:space="preserve">      88 </w:t>
            </w:r>
          </w:p>
        </w:tc>
        <w:tc>
          <w:tcPr>
            <w:tcW w:w="1128" w:type="pct"/>
            <w:tcBorders>
              <w:top w:val="nil"/>
              <w:left w:val="nil"/>
              <w:bottom w:val="single" w:sz="4" w:space="0" w:color="auto"/>
              <w:right w:val="single" w:sz="4" w:space="0" w:color="auto"/>
            </w:tcBorders>
            <w:shd w:val="clear" w:color="auto" w:fill="auto"/>
            <w:noWrap/>
            <w:vAlign w:val="center"/>
            <w:hideMark/>
          </w:tcPr>
          <w:p w14:paraId="0E3EC3E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19/04/27</w:t>
            </w:r>
          </w:p>
        </w:tc>
        <w:tc>
          <w:tcPr>
            <w:tcW w:w="1129" w:type="pct"/>
            <w:tcBorders>
              <w:top w:val="nil"/>
              <w:left w:val="nil"/>
              <w:bottom w:val="single" w:sz="4" w:space="0" w:color="auto"/>
              <w:right w:val="single" w:sz="4" w:space="0" w:color="auto"/>
            </w:tcBorders>
            <w:shd w:val="clear" w:color="auto" w:fill="auto"/>
            <w:noWrap/>
            <w:vAlign w:val="center"/>
            <w:hideMark/>
          </w:tcPr>
          <w:p w14:paraId="18ED179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AAE73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187C94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760E8D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E8CCDB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89 </w:t>
            </w:r>
          </w:p>
        </w:tc>
        <w:tc>
          <w:tcPr>
            <w:tcW w:w="1128" w:type="pct"/>
            <w:tcBorders>
              <w:top w:val="nil"/>
              <w:left w:val="nil"/>
              <w:bottom w:val="single" w:sz="4" w:space="0" w:color="auto"/>
              <w:right w:val="single" w:sz="4" w:space="0" w:color="auto"/>
            </w:tcBorders>
            <w:shd w:val="clear" w:color="auto" w:fill="auto"/>
            <w:noWrap/>
            <w:vAlign w:val="center"/>
            <w:hideMark/>
          </w:tcPr>
          <w:p w14:paraId="3ABCD00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17/05/27</w:t>
            </w:r>
          </w:p>
        </w:tc>
        <w:tc>
          <w:tcPr>
            <w:tcW w:w="1129" w:type="pct"/>
            <w:tcBorders>
              <w:top w:val="nil"/>
              <w:left w:val="nil"/>
              <w:bottom w:val="single" w:sz="4" w:space="0" w:color="auto"/>
              <w:right w:val="single" w:sz="4" w:space="0" w:color="auto"/>
            </w:tcBorders>
            <w:shd w:val="clear" w:color="auto" w:fill="auto"/>
            <w:noWrap/>
            <w:vAlign w:val="center"/>
            <w:hideMark/>
          </w:tcPr>
          <w:p w14:paraId="78858D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682581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17A2EC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5393FC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BD0B567"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90 </w:t>
            </w:r>
          </w:p>
        </w:tc>
        <w:tc>
          <w:tcPr>
            <w:tcW w:w="1128" w:type="pct"/>
            <w:tcBorders>
              <w:top w:val="nil"/>
              <w:left w:val="nil"/>
              <w:bottom w:val="single" w:sz="4" w:space="0" w:color="auto"/>
              <w:right w:val="single" w:sz="4" w:space="0" w:color="auto"/>
            </w:tcBorders>
            <w:shd w:val="clear" w:color="auto" w:fill="auto"/>
            <w:noWrap/>
            <w:vAlign w:val="center"/>
            <w:hideMark/>
          </w:tcPr>
          <w:p w14:paraId="00CC06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17/06/27</w:t>
            </w:r>
          </w:p>
        </w:tc>
        <w:tc>
          <w:tcPr>
            <w:tcW w:w="1129" w:type="pct"/>
            <w:tcBorders>
              <w:top w:val="nil"/>
              <w:left w:val="nil"/>
              <w:bottom w:val="single" w:sz="4" w:space="0" w:color="auto"/>
              <w:right w:val="single" w:sz="4" w:space="0" w:color="auto"/>
            </w:tcBorders>
            <w:shd w:val="clear" w:color="auto" w:fill="auto"/>
            <w:noWrap/>
            <w:vAlign w:val="center"/>
            <w:hideMark/>
          </w:tcPr>
          <w:p w14:paraId="2E257DF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F5F10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CF7B0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03DBCD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04FEBB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91 </w:t>
            </w:r>
          </w:p>
        </w:tc>
        <w:tc>
          <w:tcPr>
            <w:tcW w:w="1128" w:type="pct"/>
            <w:tcBorders>
              <w:top w:val="nil"/>
              <w:left w:val="nil"/>
              <w:bottom w:val="single" w:sz="4" w:space="0" w:color="auto"/>
              <w:right w:val="single" w:sz="4" w:space="0" w:color="auto"/>
            </w:tcBorders>
            <w:shd w:val="clear" w:color="auto" w:fill="auto"/>
            <w:noWrap/>
            <w:vAlign w:val="center"/>
            <w:hideMark/>
          </w:tcPr>
          <w:p w14:paraId="451297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19/07/27</w:t>
            </w:r>
          </w:p>
        </w:tc>
        <w:tc>
          <w:tcPr>
            <w:tcW w:w="1129" w:type="pct"/>
            <w:tcBorders>
              <w:top w:val="nil"/>
              <w:left w:val="nil"/>
              <w:bottom w:val="single" w:sz="4" w:space="0" w:color="auto"/>
              <w:right w:val="single" w:sz="4" w:space="0" w:color="auto"/>
            </w:tcBorders>
            <w:shd w:val="clear" w:color="auto" w:fill="auto"/>
            <w:noWrap/>
            <w:vAlign w:val="center"/>
            <w:hideMark/>
          </w:tcPr>
          <w:p w14:paraId="753AE5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F742C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6EB699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506BD2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B8148E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92 </w:t>
            </w:r>
          </w:p>
        </w:tc>
        <w:tc>
          <w:tcPr>
            <w:tcW w:w="1128" w:type="pct"/>
            <w:tcBorders>
              <w:top w:val="nil"/>
              <w:left w:val="nil"/>
              <w:bottom w:val="single" w:sz="4" w:space="0" w:color="auto"/>
              <w:right w:val="single" w:sz="4" w:space="0" w:color="auto"/>
            </w:tcBorders>
            <w:shd w:val="clear" w:color="auto" w:fill="auto"/>
            <w:noWrap/>
            <w:vAlign w:val="center"/>
            <w:hideMark/>
          </w:tcPr>
          <w:p w14:paraId="29D7DC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17/08/27</w:t>
            </w:r>
          </w:p>
        </w:tc>
        <w:tc>
          <w:tcPr>
            <w:tcW w:w="1129" w:type="pct"/>
            <w:tcBorders>
              <w:top w:val="nil"/>
              <w:left w:val="nil"/>
              <w:bottom w:val="single" w:sz="4" w:space="0" w:color="auto"/>
              <w:right w:val="single" w:sz="4" w:space="0" w:color="auto"/>
            </w:tcBorders>
            <w:shd w:val="clear" w:color="auto" w:fill="auto"/>
            <w:noWrap/>
            <w:vAlign w:val="center"/>
            <w:hideMark/>
          </w:tcPr>
          <w:p w14:paraId="593AC4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E84C3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64F8DF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6CC73D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E92B13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93 </w:t>
            </w:r>
          </w:p>
        </w:tc>
        <w:tc>
          <w:tcPr>
            <w:tcW w:w="1128" w:type="pct"/>
            <w:tcBorders>
              <w:top w:val="nil"/>
              <w:left w:val="nil"/>
              <w:bottom w:val="single" w:sz="4" w:space="0" w:color="auto"/>
              <w:right w:val="single" w:sz="4" w:space="0" w:color="auto"/>
            </w:tcBorders>
            <w:shd w:val="clear" w:color="auto" w:fill="auto"/>
            <w:noWrap/>
            <w:vAlign w:val="center"/>
            <w:hideMark/>
          </w:tcPr>
          <w:p w14:paraId="3CA5927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17/09/27</w:t>
            </w:r>
          </w:p>
        </w:tc>
        <w:tc>
          <w:tcPr>
            <w:tcW w:w="1129" w:type="pct"/>
            <w:tcBorders>
              <w:top w:val="nil"/>
              <w:left w:val="nil"/>
              <w:bottom w:val="single" w:sz="4" w:space="0" w:color="auto"/>
              <w:right w:val="single" w:sz="4" w:space="0" w:color="auto"/>
            </w:tcBorders>
            <w:shd w:val="clear" w:color="auto" w:fill="auto"/>
            <w:noWrap/>
            <w:vAlign w:val="center"/>
            <w:hideMark/>
          </w:tcPr>
          <w:p w14:paraId="36F02F3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74FA7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5CD0F3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54D017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C85AD7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94 </w:t>
            </w:r>
          </w:p>
        </w:tc>
        <w:tc>
          <w:tcPr>
            <w:tcW w:w="1128" w:type="pct"/>
            <w:tcBorders>
              <w:top w:val="nil"/>
              <w:left w:val="nil"/>
              <w:bottom w:val="single" w:sz="4" w:space="0" w:color="auto"/>
              <w:right w:val="single" w:sz="4" w:space="0" w:color="auto"/>
            </w:tcBorders>
            <w:shd w:val="clear" w:color="auto" w:fill="auto"/>
            <w:noWrap/>
            <w:vAlign w:val="center"/>
            <w:hideMark/>
          </w:tcPr>
          <w:p w14:paraId="7F5B9ED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18/10/27</w:t>
            </w:r>
          </w:p>
        </w:tc>
        <w:tc>
          <w:tcPr>
            <w:tcW w:w="1129" w:type="pct"/>
            <w:tcBorders>
              <w:top w:val="nil"/>
              <w:left w:val="nil"/>
              <w:bottom w:val="single" w:sz="4" w:space="0" w:color="auto"/>
              <w:right w:val="single" w:sz="4" w:space="0" w:color="auto"/>
            </w:tcBorders>
            <w:shd w:val="clear" w:color="auto" w:fill="auto"/>
            <w:noWrap/>
            <w:vAlign w:val="center"/>
            <w:hideMark/>
          </w:tcPr>
          <w:p w14:paraId="78E89E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F21077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1278CB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198264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63E480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95 </w:t>
            </w:r>
          </w:p>
        </w:tc>
        <w:tc>
          <w:tcPr>
            <w:tcW w:w="1128" w:type="pct"/>
            <w:tcBorders>
              <w:top w:val="nil"/>
              <w:left w:val="nil"/>
              <w:bottom w:val="single" w:sz="4" w:space="0" w:color="auto"/>
              <w:right w:val="single" w:sz="4" w:space="0" w:color="auto"/>
            </w:tcBorders>
            <w:shd w:val="clear" w:color="auto" w:fill="auto"/>
            <w:noWrap/>
            <w:vAlign w:val="center"/>
            <w:hideMark/>
          </w:tcPr>
          <w:p w14:paraId="2E5D843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17/11/27</w:t>
            </w:r>
          </w:p>
        </w:tc>
        <w:tc>
          <w:tcPr>
            <w:tcW w:w="1129" w:type="pct"/>
            <w:tcBorders>
              <w:top w:val="nil"/>
              <w:left w:val="nil"/>
              <w:bottom w:val="single" w:sz="4" w:space="0" w:color="auto"/>
              <w:right w:val="single" w:sz="4" w:space="0" w:color="auto"/>
            </w:tcBorders>
            <w:shd w:val="clear" w:color="auto" w:fill="auto"/>
            <w:noWrap/>
            <w:vAlign w:val="center"/>
            <w:hideMark/>
          </w:tcPr>
          <w:p w14:paraId="54A605C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037737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A545D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FE345B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5015CA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96 </w:t>
            </w:r>
          </w:p>
        </w:tc>
        <w:tc>
          <w:tcPr>
            <w:tcW w:w="1128" w:type="pct"/>
            <w:tcBorders>
              <w:top w:val="nil"/>
              <w:left w:val="nil"/>
              <w:bottom w:val="single" w:sz="4" w:space="0" w:color="auto"/>
              <w:right w:val="single" w:sz="4" w:space="0" w:color="auto"/>
            </w:tcBorders>
            <w:shd w:val="clear" w:color="auto" w:fill="auto"/>
            <w:noWrap/>
            <w:vAlign w:val="center"/>
            <w:hideMark/>
          </w:tcPr>
          <w:p w14:paraId="204BDA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17/12/27</w:t>
            </w:r>
          </w:p>
        </w:tc>
        <w:tc>
          <w:tcPr>
            <w:tcW w:w="1129" w:type="pct"/>
            <w:tcBorders>
              <w:top w:val="nil"/>
              <w:left w:val="nil"/>
              <w:bottom w:val="single" w:sz="4" w:space="0" w:color="auto"/>
              <w:right w:val="single" w:sz="4" w:space="0" w:color="auto"/>
            </w:tcBorders>
            <w:shd w:val="clear" w:color="auto" w:fill="auto"/>
            <w:noWrap/>
            <w:vAlign w:val="center"/>
            <w:hideMark/>
          </w:tcPr>
          <w:p w14:paraId="18FD6E4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D7B63C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1B034B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436569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CF76E2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97 </w:t>
            </w:r>
          </w:p>
        </w:tc>
        <w:tc>
          <w:tcPr>
            <w:tcW w:w="1128" w:type="pct"/>
            <w:tcBorders>
              <w:top w:val="nil"/>
              <w:left w:val="nil"/>
              <w:bottom w:val="single" w:sz="4" w:space="0" w:color="auto"/>
              <w:right w:val="single" w:sz="4" w:space="0" w:color="auto"/>
            </w:tcBorders>
            <w:shd w:val="clear" w:color="auto" w:fill="auto"/>
            <w:noWrap/>
            <w:vAlign w:val="center"/>
            <w:hideMark/>
          </w:tcPr>
          <w:p w14:paraId="7B48B53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17/01/28</w:t>
            </w:r>
          </w:p>
        </w:tc>
        <w:tc>
          <w:tcPr>
            <w:tcW w:w="1129" w:type="pct"/>
            <w:tcBorders>
              <w:top w:val="nil"/>
              <w:left w:val="nil"/>
              <w:bottom w:val="single" w:sz="4" w:space="0" w:color="auto"/>
              <w:right w:val="single" w:sz="4" w:space="0" w:color="auto"/>
            </w:tcBorders>
            <w:shd w:val="clear" w:color="auto" w:fill="auto"/>
            <w:noWrap/>
            <w:vAlign w:val="center"/>
            <w:hideMark/>
          </w:tcPr>
          <w:p w14:paraId="2F5DC9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C04C2D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DB3C26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65E695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03A3CE66"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98 </w:t>
            </w:r>
          </w:p>
        </w:tc>
        <w:tc>
          <w:tcPr>
            <w:tcW w:w="1128" w:type="pct"/>
            <w:tcBorders>
              <w:top w:val="nil"/>
              <w:left w:val="nil"/>
              <w:bottom w:val="single" w:sz="4" w:space="0" w:color="auto"/>
              <w:right w:val="single" w:sz="4" w:space="0" w:color="auto"/>
            </w:tcBorders>
            <w:shd w:val="clear" w:color="auto" w:fill="auto"/>
            <w:noWrap/>
            <w:vAlign w:val="center"/>
            <w:hideMark/>
          </w:tcPr>
          <w:p w14:paraId="3E31CAB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17/02/28</w:t>
            </w:r>
          </w:p>
        </w:tc>
        <w:tc>
          <w:tcPr>
            <w:tcW w:w="1129" w:type="pct"/>
            <w:tcBorders>
              <w:top w:val="nil"/>
              <w:left w:val="nil"/>
              <w:bottom w:val="single" w:sz="4" w:space="0" w:color="auto"/>
              <w:right w:val="single" w:sz="4" w:space="0" w:color="auto"/>
            </w:tcBorders>
            <w:shd w:val="clear" w:color="auto" w:fill="auto"/>
            <w:noWrap/>
            <w:vAlign w:val="center"/>
            <w:hideMark/>
          </w:tcPr>
          <w:p w14:paraId="173B8A8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23E3D0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8B803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5CD93FA"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EFC8EA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99 </w:t>
            </w:r>
          </w:p>
        </w:tc>
        <w:tc>
          <w:tcPr>
            <w:tcW w:w="1128" w:type="pct"/>
            <w:tcBorders>
              <w:top w:val="nil"/>
              <w:left w:val="nil"/>
              <w:bottom w:val="single" w:sz="4" w:space="0" w:color="auto"/>
              <w:right w:val="single" w:sz="4" w:space="0" w:color="auto"/>
            </w:tcBorders>
            <w:shd w:val="clear" w:color="auto" w:fill="auto"/>
            <w:noWrap/>
            <w:vAlign w:val="center"/>
            <w:hideMark/>
          </w:tcPr>
          <w:p w14:paraId="79F9077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17/03/28</w:t>
            </w:r>
          </w:p>
        </w:tc>
        <w:tc>
          <w:tcPr>
            <w:tcW w:w="1129" w:type="pct"/>
            <w:tcBorders>
              <w:top w:val="nil"/>
              <w:left w:val="nil"/>
              <w:bottom w:val="single" w:sz="4" w:space="0" w:color="auto"/>
              <w:right w:val="single" w:sz="4" w:space="0" w:color="auto"/>
            </w:tcBorders>
            <w:shd w:val="clear" w:color="auto" w:fill="auto"/>
            <w:noWrap/>
            <w:vAlign w:val="center"/>
            <w:hideMark/>
          </w:tcPr>
          <w:p w14:paraId="61A02A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88D90F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9FFCFA4"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B61090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AB2D00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100 </w:t>
            </w:r>
          </w:p>
        </w:tc>
        <w:tc>
          <w:tcPr>
            <w:tcW w:w="1128" w:type="pct"/>
            <w:tcBorders>
              <w:top w:val="nil"/>
              <w:left w:val="nil"/>
              <w:bottom w:val="single" w:sz="4" w:space="0" w:color="auto"/>
              <w:right w:val="single" w:sz="4" w:space="0" w:color="auto"/>
            </w:tcBorders>
            <w:shd w:val="clear" w:color="auto" w:fill="auto"/>
            <w:noWrap/>
            <w:vAlign w:val="center"/>
            <w:hideMark/>
          </w:tcPr>
          <w:p w14:paraId="68E2D6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17/04/28</w:t>
            </w:r>
          </w:p>
        </w:tc>
        <w:tc>
          <w:tcPr>
            <w:tcW w:w="1129" w:type="pct"/>
            <w:tcBorders>
              <w:top w:val="nil"/>
              <w:left w:val="nil"/>
              <w:bottom w:val="single" w:sz="4" w:space="0" w:color="auto"/>
              <w:right w:val="single" w:sz="4" w:space="0" w:color="auto"/>
            </w:tcBorders>
            <w:shd w:val="clear" w:color="auto" w:fill="auto"/>
            <w:noWrap/>
            <w:vAlign w:val="center"/>
            <w:hideMark/>
          </w:tcPr>
          <w:p w14:paraId="6139F4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753ABC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FF2A99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241D5E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4A539F3"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101 </w:t>
            </w:r>
          </w:p>
        </w:tc>
        <w:tc>
          <w:tcPr>
            <w:tcW w:w="1128" w:type="pct"/>
            <w:tcBorders>
              <w:top w:val="nil"/>
              <w:left w:val="nil"/>
              <w:bottom w:val="single" w:sz="4" w:space="0" w:color="auto"/>
              <w:right w:val="single" w:sz="4" w:space="0" w:color="auto"/>
            </w:tcBorders>
            <w:shd w:val="clear" w:color="auto" w:fill="auto"/>
            <w:noWrap/>
            <w:vAlign w:val="center"/>
            <w:hideMark/>
          </w:tcPr>
          <w:p w14:paraId="71ACED4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17/05/28</w:t>
            </w:r>
          </w:p>
        </w:tc>
        <w:tc>
          <w:tcPr>
            <w:tcW w:w="1129" w:type="pct"/>
            <w:tcBorders>
              <w:top w:val="nil"/>
              <w:left w:val="nil"/>
              <w:bottom w:val="single" w:sz="4" w:space="0" w:color="auto"/>
              <w:right w:val="single" w:sz="4" w:space="0" w:color="auto"/>
            </w:tcBorders>
            <w:shd w:val="clear" w:color="auto" w:fill="auto"/>
            <w:noWrap/>
            <w:vAlign w:val="center"/>
            <w:hideMark/>
          </w:tcPr>
          <w:p w14:paraId="12179A0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E7BF0B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3CE092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72C032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2B7528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102 </w:t>
            </w:r>
          </w:p>
        </w:tc>
        <w:tc>
          <w:tcPr>
            <w:tcW w:w="1128" w:type="pct"/>
            <w:tcBorders>
              <w:top w:val="nil"/>
              <w:left w:val="nil"/>
              <w:bottom w:val="single" w:sz="4" w:space="0" w:color="auto"/>
              <w:right w:val="single" w:sz="4" w:space="0" w:color="auto"/>
            </w:tcBorders>
            <w:shd w:val="clear" w:color="auto" w:fill="auto"/>
            <w:noWrap/>
            <w:vAlign w:val="center"/>
            <w:hideMark/>
          </w:tcPr>
          <w:p w14:paraId="2DE723C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19/06/28</w:t>
            </w:r>
          </w:p>
        </w:tc>
        <w:tc>
          <w:tcPr>
            <w:tcW w:w="1129" w:type="pct"/>
            <w:tcBorders>
              <w:top w:val="nil"/>
              <w:left w:val="nil"/>
              <w:bottom w:val="single" w:sz="4" w:space="0" w:color="auto"/>
              <w:right w:val="single" w:sz="4" w:space="0" w:color="auto"/>
            </w:tcBorders>
            <w:shd w:val="clear" w:color="auto" w:fill="auto"/>
            <w:noWrap/>
            <w:vAlign w:val="center"/>
            <w:hideMark/>
          </w:tcPr>
          <w:p w14:paraId="1754250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21CEC3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7A9F95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30F52D4"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E827EA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103 </w:t>
            </w:r>
          </w:p>
        </w:tc>
        <w:tc>
          <w:tcPr>
            <w:tcW w:w="1128" w:type="pct"/>
            <w:tcBorders>
              <w:top w:val="nil"/>
              <w:left w:val="nil"/>
              <w:bottom w:val="single" w:sz="4" w:space="0" w:color="auto"/>
              <w:right w:val="single" w:sz="4" w:space="0" w:color="auto"/>
            </w:tcBorders>
            <w:shd w:val="clear" w:color="auto" w:fill="auto"/>
            <w:noWrap/>
            <w:vAlign w:val="center"/>
            <w:hideMark/>
          </w:tcPr>
          <w:p w14:paraId="7F40E9E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17/07/28</w:t>
            </w:r>
          </w:p>
        </w:tc>
        <w:tc>
          <w:tcPr>
            <w:tcW w:w="1129" w:type="pct"/>
            <w:tcBorders>
              <w:top w:val="nil"/>
              <w:left w:val="nil"/>
              <w:bottom w:val="single" w:sz="4" w:space="0" w:color="auto"/>
              <w:right w:val="single" w:sz="4" w:space="0" w:color="auto"/>
            </w:tcBorders>
            <w:shd w:val="clear" w:color="auto" w:fill="auto"/>
            <w:noWrap/>
            <w:vAlign w:val="center"/>
            <w:hideMark/>
          </w:tcPr>
          <w:p w14:paraId="785A806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2FD243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4635DB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590FD7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DE979F1"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104 </w:t>
            </w:r>
          </w:p>
        </w:tc>
        <w:tc>
          <w:tcPr>
            <w:tcW w:w="1128" w:type="pct"/>
            <w:tcBorders>
              <w:top w:val="nil"/>
              <w:left w:val="nil"/>
              <w:bottom w:val="single" w:sz="4" w:space="0" w:color="auto"/>
              <w:right w:val="single" w:sz="4" w:space="0" w:color="auto"/>
            </w:tcBorders>
            <w:shd w:val="clear" w:color="auto" w:fill="auto"/>
            <w:noWrap/>
            <w:vAlign w:val="center"/>
            <w:hideMark/>
          </w:tcPr>
          <w:p w14:paraId="70F7CDD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17/08/28</w:t>
            </w:r>
          </w:p>
        </w:tc>
        <w:tc>
          <w:tcPr>
            <w:tcW w:w="1129" w:type="pct"/>
            <w:tcBorders>
              <w:top w:val="nil"/>
              <w:left w:val="nil"/>
              <w:bottom w:val="single" w:sz="4" w:space="0" w:color="auto"/>
              <w:right w:val="single" w:sz="4" w:space="0" w:color="auto"/>
            </w:tcBorders>
            <w:shd w:val="clear" w:color="auto" w:fill="auto"/>
            <w:noWrap/>
            <w:vAlign w:val="center"/>
            <w:hideMark/>
          </w:tcPr>
          <w:p w14:paraId="6D9FBEC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466382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084E6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17120B8"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657A60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105 </w:t>
            </w:r>
          </w:p>
        </w:tc>
        <w:tc>
          <w:tcPr>
            <w:tcW w:w="1128" w:type="pct"/>
            <w:tcBorders>
              <w:top w:val="nil"/>
              <w:left w:val="nil"/>
              <w:bottom w:val="single" w:sz="4" w:space="0" w:color="auto"/>
              <w:right w:val="single" w:sz="4" w:space="0" w:color="auto"/>
            </w:tcBorders>
            <w:shd w:val="clear" w:color="auto" w:fill="auto"/>
            <w:noWrap/>
            <w:vAlign w:val="center"/>
            <w:hideMark/>
          </w:tcPr>
          <w:p w14:paraId="0B8A296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18/09/28</w:t>
            </w:r>
          </w:p>
        </w:tc>
        <w:tc>
          <w:tcPr>
            <w:tcW w:w="1129" w:type="pct"/>
            <w:tcBorders>
              <w:top w:val="nil"/>
              <w:left w:val="nil"/>
              <w:bottom w:val="single" w:sz="4" w:space="0" w:color="auto"/>
              <w:right w:val="single" w:sz="4" w:space="0" w:color="auto"/>
            </w:tcBorders>
            <w:shd w:val="clear" w:color="auto" w:fill="auto"/>
            <w:noWrap/>
            <w:vAlign w:val="center"/>
            <w:hideMark/>
          </w:tcPr>
          <w:p w14:paraId="4E64404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703E2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B1A77C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055B6F7F"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C012B8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106 </w:t>
            </w:r>
          </w:p>
        </w:tc>
        <w:tc>
          <w:tcPr>
            <w:tcW w:w="1128" w:type="pct"/>
            <w:tcBorders>
              <w:top w:val="nil"/>
              <w:left w:val="nil"/>
              <w:bottom w:val="single" w:sz="4" w:space="0" w:color="auto"/>
              <w:right w:val="single" w:sz="4" w:space="0" w:color="auto"/>
            </w:tcBorders>
            <w:shd w:val="clear" w:color="auto" w:fill="auto"/>
            <w:noWrap/>
            <w:vAlign w:val="center"/>
            <w:hideMark/>
          </w:tcPr>
          <w:p w14:paraId="73F0B2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17/10/28</w:t>
            </w:r>
          </w:p>
        </w:tc>
        <w:tc>
          <w:tcPr>
            <w:tcW w:w="1129" w:type="pct"/>
            <w:tcBorders>
              <w:top w:val="nil"/>
              <w:left w:val="nil"/>
              <w:bottom w:val="single" w:sz="4" w:space="0" w:color="auto"/>
              <w:right w:val="single" w:sz="4" w:space="0" w:color="auto"/>
            </w:tcBorders>
            <w:shd w:val="clear" w:color="auto" w:fill="auto"/>
            <w:noWrap/>
            <w:vAlign w:val="center"/>
            <w:hideMark/>
          </w:tcPr>
          <w:p w14:paraId="73EB001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96FB09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CD6BE9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2D4EBB2"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FD1025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107 </w:t>
            </w:r>
          </w:p>
        </w:tc>
        <w:tc>
          <w:tcPr>
            <w:tcW w:w="1128" w:type="pct"/>
            <w:tcBorders>
              <w:top w:val="nil"/>
              <w:left w:val="nil"/>
              <w:bottom w:val="single" w:sz="4" w:space="0" w:color="auto"/>
              <w:right w:val="single" w:sz="4" w:space="0" w:color="auto"/>
            </w:tcBorders>
            <w:shd w:val="clear" w:color="auto" w:fill="auto"/>
            <w:noWrap/>
            <w:vAlign w:val="center"/>
            <w:hideMark/>
          </w:tcPr>
          <w:p w14:paraId="305303E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17/11/28</w:t>
            </w:r>
          </w:p>
        </w:tc>
        <w:tc>
          <w:tcPr>
            <w:tcW w:w="1129" w:type="pct"/>
            <w:tcBorders>
              <w:top w:val="nil"/>
              <w:left w:val="nil"/>
              <w:bottom w:val="single" w:sz="4" w:space="0" w:color="auto"/>
              <w:right w:val="single" w:sz="4" w:space="0" w:color="auto"/>
            </w:tcBorders>
            <w:shd w:val="clear" w:color="auto" w:fill="auto"/>
            <w:noWrap/>
            <w:vAlign w:val="center"/>
            <w:hideMark/>
          </w:tcPr>
          <w:p w14:paraId="7BCA191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1330CB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51F86F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516AF03"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D62EC3E"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108 </w:t>
            </w:r>
          </w:p>
        </w:tc>
        <w:tc>
          <w:tcPr>
            <w:tcW w:w="1128" w:type="pct"/>
            <w:tcBorders>
              <w:top w:val="nil"/>
              <w:left w:val="nil"/>
              <w:bottom w:val="single" w:sz="4" w:space="0" w:color="auto"/>
              <w:right w:val="single" w:sz="4" w:space="0" w:color="auto"/>
            </w:tcBorders>
            <w:shd w:val="clear" w:color="auto" w:fill="auto"/>
            <w:noWrap/>
            <w:vAlign w:val="center"/>
            <w:hideMark/>
          </w:tcPr>
          <w:p w14:paraId="570E0BE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18/12/28</w:t>
            </w:r>
          </w:p>
        </w:tc>
        <w:tc>
          <w:tcPr>
            <w:tcW w:w="1129" w:type="pct"/>
            <w:tcBorders>
              <w:top w:val="nil"/>
              <w:left w:val="nil"/>
              <w:bottom w:val="single" w:sz="4" w:space="0" w:color="auto"/>
              <w:right w:val="single" w:sz="4" w:space="0" w:color="auto"/>
            </w:tcBorders>
            <w:shd w:val="clear" w:color="auto" w:fill="auto"/>
            <w:noWrap/>
            <w:vAlign w:val="center"/>
            <w:hideMark/>
          </w:tcPr>
          <w:p w14:paraId="50EB365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A8FB15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5944B3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55540270"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244CFB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109 </w:t>
            </w:r>
          </w:p>
        </w:tc>
        <w:tc>
          <w:tcPr>
            <w:tcW w:w="1128" w:type="pct"/>
            <w:tcBorders>
              <w:top w:val="nil"/>
              <w:left w:val="nil"/>
              <w:bottom w:val="single" w:sz="4" w:space="0" w:color="auto"/>
              <w:right w:val="single" w:sz="4" w:space="0" w:color="auto"/>
            </w:tcBorders>
            <w:shd w:val="clear" w:color="auto" w:fill="auto"/>
            <w:noWrap/>
            <w:vAlign w:val="center"/>
            <w:hideMark/>
          </w:tcPr>
          <w:p w14:paraId="74E29B1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17/01/29</w:t>
            </w:r>
          </w:p>
        </w:tc>
        <w:tc>
          <w:tcPr>
            <w:tcW w:w="1129" w:type="pct"/>
            <w:tcBorders>
              <w:top w:val="nil"/>
              <w:left w:val="nil"/>
              <w:bottom w:val="single" w:sz="4" w:space="0" w:color="auto"/>
              <w:right w:val="single" w:sz="4" w:space="0" w:color="auto"/>
            </w:tcBorders>
            <w:shd w:val="clear" w:color="auto" w:fill="auto"/>
            <w:noWrap/>
            <w:vAlign w:val="center"/>
            <w:hideMark/>
          </w:tcPr>
          <w:p w14:paraId="3463BC5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713DDF8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DB50A2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F5B86E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2EE7568"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110 </w:t>
            </w:r>
          </w:p>
        </w:tc>
        <w:tc>
          <w:tcPr>
            <w:tcW w:w="1128" w:type="pct"/>
            <w:tcBorders>
              <w:top w:val="nil"/>
              <w:left w:val="nil"/>
              <w:bottom w:val="single" w:sz="4" w:space="0" w:color="auto"/>
              <w:right w:val="single" w:sz="4" w:space="0" w:color="auto"/>
            </w:tcBorders>
            <w:shd w:val="clear" w:color="auto" w:fill="auto"/>
            <w:noWrap/>
            <w:vAlign w:val="center"/>
            <w:hideMark/>
          </w:tcPr>
          <w:p w14:paraId="611ACDC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19/02/29</w:t>
            </w:r>
          </w:p>
        </w:tc>
        <w:tc>
          <w:tcPr>
            <w:tcW w:w="1129" w:type="pct"/>
            <w:tcBorders>
              <w:top w:val="nil"/>
              <w:left w:val="nil"/>
              <w:bottom w:val="single" w:sz="4" w:space="0" w:color="auto"/>
              <w:right w:val="single" w:sz="4" w:space="0" w:color="auto"/>
            </w:tcBorders>
            <w:shd w:val="clear" w:color="auto" w:fill="auto"/>
            <w:noWrap/>
            <w:vAlign w:val="center"/>
            <w:hideMark/>
          </w:tcPr>
          <w:p w14:paraId="5C553192"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B5B858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11F786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02764C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553F4B5"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111 </w:t>
            </w:r>
          </w:p>
        </w:tc>
        <w:tc>
          <w:tcPr>
            <w:tcW w:w="1128" w:type="pct"/>
            <w:tcBorders>
              <w:top w:val="nil"/>
              <w:left w:val="nil"/>
              <w:bottom w:val="single" w:sz="4" w:space="0" w:color="auto"/>
              <w:right w:val="single" w:sz="4" w:space="0" w:color="auto"/>
            </w:tcBorders>
            <w:shd w:val="clear" w:color="auto" w:fill="auto"/>
            <w:noWrap/>
            <w:vAlign w:val="center"/>
            <w:hideMark/>
          </w:tcPr>
          <w:p w14:paraId="30DFB00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19/03/29</w:t>
            </w:r>
          </w:p>
        </w:tc>
        <w:tc>
          <w:tcPr>
            <w:tcW w:w="1129" w:type="pct"/>
            <w:tcBorders>
              <w:top w:val="nil"/>
              <w:left w:val="nil"/>
              <w:bottom w:val="single" w:sz="4" w:space="0" w:color="auto"/>
              <w:right w:val="single" w:sz="4" w:space="0" w:color="auto"/>
            </w:tcBorders>
            <w:shd w:val="clear" w:color="auto" w:fill="auto"/>
            <w:noWrap/>
            <w:vAlign w:val="center"/>
            <w:hideMark/>
          </w:tcPr>
          <w:p w14:paraId="1070C22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50D5223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1B8D8B5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4658A2B"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22519D1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112 </w:t>
            </w:r>
          </w:p>
        </w:tc>
        <w:tc>
          <w:tcPr>
            <w:tcW w:w="1128" w:type="pct"/>
            <w:tcBorders>
              <w:top w:val="nil"/>
              <w:left w:val="nil"/>
              <w:bottom w:val="single" w:sz="4" w:space="0" w:color="auto"/>
              <w:right w:val="single" w:sz="4" w:space="0" w:color="auto"/>
            </w:tcBorders>
            <w:shd w:val="clear" w:color="auto" w:fill="auto"/>
            <w:noWrap/>
            <w:vAlign w:val="center"/>
            <w:hideMark/>
          </w:tcPr>
          <w:p w14:paraId="3003D4FE"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17/04/29</w:t>
            </w:r>
          </w:p>
        </w:tc>
        <w:tc>
          <w:tcPr>
            <w:tcW w:w="1129" w:type="pct"/>
            <w:tcBorders>
              <w:top w:val="nil"/>
              <w:left w:val="nil"/>
              <w:bottom w:val="single" w:sz="4" w:space="0" w:color="auto"/>
              <w:right w:val="single" w:sz="4" w:space="0" w:color="auto"/>
            </w:tcBorders>
            <w:shd w:val="clear" w:color="auto" w:fill="auto"/>
            <w:noWrap/>
            <w:vAlign w:val="center"/>
            <w:hideMark/>
          </w:tcPr>
          <w:p w14:paraId="1E0EEE1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3DD1A0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DFBEA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7EC8D0D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36725F6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113 </w:t>
            </w:r>
          </w:p>
        </w:tc>
        <w:tc>
          <w:tcPr>
            <w:tcW w:w="1128" w:type="pct"/>
            <w:tcBorders>
              <w:top w:val="nil"/>
              <w:left w:val="nil"/>
              <w:bottom w:val="single" w:sz="4" w:space="0" w:color="auto"/>
              <w:right w:val="single" w:sz="4" w:space="0" w:color="auto"/>
            </w:tcBorders>
            <w:shd w:val="clear" w:color="auto" w:fill="auto"/>
            <w:noWrap/>
            <w:vAlign w:val="center"/>
            <w:hideMark/>
          </w:tcPr>
          <w:p w14:paraId="5CC1B1D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17/05/29</w:t>
            </w:r>
          </w:p>
        </w:tc>
        <w:tc>
          <w:tcPr>
            <w:tcW w:w="1129" w:type="pct"/>
            <w:tcBorders>
              <w:top w:val="nil"/>
              <w:left w:val="nil"/>
              <w:bottom w:val="single" w:sz="4" w:space="0" w:color="auto"/>
              <w:right w:val="single" w:sz="4" w:space="0" w:color="auto"/>
            </w:tcBorders>
            <w:shd w:val="clear" w:color="auto" w:fill="auto"/>
            <w:noWrap/>
            <w:vAlign w:val="center"/>
            <w:hideMark/>
          </w:tcPr>
          <w:p w14:paraId="0DD0D91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024A8C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396BFCA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2C8F775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79007BBA"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114 </w:t>
            </w:r>
          </w:p>
        </w:tc>
        <w:tc>
          <w:tcPr>
            <w:tcW w:w="1128" w:type="pct"/>
            <w:tcBorders>
              <w:top w:val="nil"/>
              <w:left w:val="nil"/>
              <w:bottom w:val="single" w:sz="4" w:space="0" w:color="auto"/>
              <w:right w:val="single" w:sz="4" w:space="0" w:color="auto"/>
            </w:tcBorders>
            <w:shd w:val="clear" w:color="auto" w:fill="auto"/>
            <w:noWrap/>
            <w:vAlign w:val="center"/>
            <w:hideMark/>
          </w:tcPr>
          <w:p w14:paraId="2297949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18/06/29</w:t>
            </w:r>
          </w:p>
        </w:tc>
        <w:tc>
          <w:tcPr>
            <w:tcW w:w="1129" w:type="pct"/>
            <w:tcBorders>
              <w:top w:val="nil"/>
              <w:left w:val="nil"/>
              <w:bottom w:val="single" w:sz="4" w:space="0" w:color="auto"/>
              <w:right w:val="single" w:sz="4" w:space="0" w:color="auto"/>
            </w:tcBorders>
            <w:shd w:val="clear" w:color="auto" w:fill="auto"/>
            <w:noWrap/>
            <w:vAlign w:val="center"/>
            <w:hideMark/>
          </w:tcPr>
          <w:p w14:paraId="2C2D49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06CF7A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4F668F2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CAA20E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16E1C462"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115 </w:t>
            </w:r>
          </w:p>
        </w:tc>
        <w:tc>
          <w:tcPr>
            <w:tcW w:w="1128" w:type="pct"/>
            <w:tcBorders>
              <w:top w:val="nil"/>
              <w:left w:val="nil"/>
              <w:bottom w:val="single" w:sz="4" w:space="0" w:color="auto"/>
              <w:right w:val="single" w:sz="4" w:space="0" w:color="auto"/>
            </w:tcBorders>
            <w:shd w:val="clear" w:color="auto" w:fill="auto"/>
            <w:noWrap/>
            <w:vAlign w:val="center"/>
            <w:hideMark/>
          </w:tcPr>
          <w:p w14:paraId="6E37A88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17/07/29</w:t>
            </w:r>
          </w:p>
        </w:tc>
        <w:tc>
          <w:tcPr>
            <w:tcW w:w="1129" w:type="pct"/>
            <w:tcBorders>
              <w:top w:val="nil"/>
              <w:left w:val="nil"/>
              <w:bottom w:val="single" w:sz="4" w:space="0" w:color="auto"/>
              <w:right w:val="single" w:sz="4" w:space="0" w:color="auto"/>
            </w:tcBorders>
            <w:shd w:val="clear" w:color="auto" w:fill="auto"/>
            <w:noWrap/>
            <w:vAlign w:val="center"/>
            <w:hideMark/>
          </w:tcPr>
          <w:p w14:paraId="68496DC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406502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13EAE1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1BD12645"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5BCB7EC"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116 </w:t>
            </w:r>
          </w:p>
        </w:tc>
        <w:tc>
          <w:tcPr>
            <w:tcW w:w="1128" w:type="pct"/>
            <w:tcBorders>
              <w:top w:val="nil"/>
              <w:left w:val="nil"/>
              <w:bottom w:val="single" w:sz="4" w:space="0" w:color="auto"/>
              <w:right w:val="single" w:sz="4" w:space="0" w:color="auto"/>
            </w:tcBorders>
            <w:shd w:val="clear" w:color="auto" w:fill="auto"/>
            <w:noWrap/>
            <w:vAlign w:val="center"/>
            <w:hideMark/>
          </w:tcPr>
          <w:p w14:paraId="13E8C48F"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17/08/29</w:t>
            </w:r>
          </w:p>
        </w:tc>
        <w:tc>
          <w:tcPr>
            <w:tcW w:w="1129" w:type="pct"/>
            <w:tcBorders>
              <w:top w:val="nil"/>
              <w:left w:val="nil"/>
              <w:bottom w:val="single" w:sz="4" w:space="0" w:color="auto"/>
              <w:right w:val="single" w:sz="4" w:space="0" w:color="auto"/>
            </w:tcBorders>
            <w:shd w:val="clear" w:color="auto" w:fill="auto"/>
            <w:noWrap/>
            <w:vAlign w:val="center"/>
            <w:hideMark/>
          </w:tcPr>
          <w:p w14:paraId="63C96409"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400F8F0D"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2FEFC12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4504637A"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41B5F4A4"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117 </w:t>
            </w:r>
          </w:p>
        </w:tc>
        <w:tc>
          <w:tcPr>
            <w:tcW w:w="1128" w:type="pct"/>
            <w:tcBorders>
              <w:top w:val="nil"/>
              <w:left w:val="nil"/>
              <w:bottom w:val="single" w:sz="4" w:space="0" w:color="auto"/>
              <w:right w:val="single" w:sz="4" w:space="0" w:color="auto"/>
            </w:tcBorders>
            <w:shd w:val="clear" w:color="auto" w:fill="auto"/>
            <w:noWrap/>
            <w:vAlign w:val="center"/>
            <w:hideMark/>
          </w:tcPr>
          <w:p w14:paraId="7C770DA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17/09/29</w:t>
            </w:r>
          </w:p>
        </w:tc>
        <w:tc>
          <w:tcPr>
            <w:tcW w:w="1129" w:type="pct"/>
            <w:tcBorders>
              <w:top w:val="nil"/>
              <w:left w:val="nil"/>
              <w:bottom w:val="single" w:sz="4" w:space="0" w:color="auto"/>
              <w:right w:val="single" w:sz="4" w:space="0" w:color="auto"/>
            </w:tcBorders>
            <w:shd w:val="clear" w:color="auto" w:fill="auto"/>
            <w:noWrap/>
            <w:vAlign w:val="center"/>
            <w:hideMark/>
          </w:tcPr>
          <w:p w14:paraId="7E544E0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3418A5B"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046580A1"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6DAB6E7D"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546918A0"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118 </w:t>
            </w:r>
          </w:p>
        </w:tc>
        <w:tc>
          <w:tcPr>
            <w:tcW w:w="1128" w:type="pct"/>
            <w:tcBorders>
              <w:top w:val="nil"/>
              <w:left w:val="nil"/>
              <w:bottom w:val="single" w:sz="4" w:space="0" w:color="auto"/>
              <w:right w:val="single" w:sz="4" w:space="0" w:color="auto"/>
            </w:tcBorders>
            <w:shd w:val="clear" w:color="auto" w:fill="auto"/>
            <w:noWrap/>
            <w:vAlign w:val="center"/>
            <w:hideMark/>
          </w:tcPr>
          <w:p w14:paraId="5EE2907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17/10/29</w:t>
            </w:r>
          </w:p>
        </w:tc>
        <w:tc>
          <w:tcPr>
            <w:tcW w:w="1129" w:type="pct"/>
            <w:tcBorders>
              <w:top w:val="nil"/>
              <w:left w:val="nil"/>
              <w:bottom w:val="single" w:sz="4" w:space="0" w:color="auto"/>
              <w:right w:val="single" w:sz="4" w:space="0" w:color="auto"/>
            </w:tcBorders>
            <w:shd w:val="clear" w:color="auto" w:fill="auto"/>
            <w:noWrap/>
            <w:vAlign w:val="center"/>
            <w:hideMark/>
          </w:tcPr>
          <w:p w14:paraId="34CCCCA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2FD39E40"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46ABB97"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B5CB341"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4BA9B0F"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119 </w:t>
            </w:r>
          </w:p>
        </w:tc>
        <w:tc>
          <w:tcPr>
            <w:tcW w:w="1128" w:type="pct"/>
            <w:tcBorders>
              <w:top w:val="nil"/>
              <w:left w:val="nil"/>
              <w:bottom w:val="single" w:sz="4" w:space="0" w:color="auto"/>
              <w:right w:val="single" w:sz="4" w:space="0" w:color="auto"/>
            </w:tcBorders>
            <w:shd w:val="clear" w:color="auto" w:fill="auto"/>
            <w:noWrap/>
            <w:vAlign w:val="center"/>
            <w:hideMark/>
          </w:tcPr>
          <w:p w14:paraId="65DB6C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19/11/29</w:t>
            </w:r>
          </w:p>
        </w:tc>
        <w:tc>
          <w:tcPr>
            <w:tcW w:w="1129" w:type="pct"/>
            <w:tcBorders>
              <w:top w:val="nil"/>
              <w:left w:val="nil"/>
              <w:bottom w:val="single" w:sz="4" w:space="0" w:color="auto"/>
              <w:right w:val="single" w:sz="4" w:space="0" w:color="auto"/>
            </w:tcBorders>
            <w:shd w:val="clear" w:color="auto" w:fill="auto"/>
            <w:noWrap/>
            <w:vAlign w:val="center"/>
            <w:hideMark/>
          </w:tcPr>
          <w:p w14:paraId="2DE928C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64CEE26A"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NÃO</w:t>
            </w:r>
          </w:p>
        </w:tc>
        <w:tc>
          <w:tcPr>
            <w:tcW w:w="1129" w:type="pct"/>
            <w:tcBorders>
              <w:top w:val="nil"/>
              <w:left w:val="nil"/>
              <w:bottom w:val="single" w:sz="4" w:space="0" w:color="auto"/>
              <w:right w:val="single" w:sz="4" w:space="0" w:color="auto"/>
            </w:tcBorders>
            <w:shd w:val="clear" w:color="auto" w:fill="auto"/>
            <w:noWrap/>
            <w:vAlign w:val="center"/>
            <w:hideMark/>
          </w:tcPr>
          <w:p w14:paraId="6FD0E135"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0,000000%</w:t>
            </w:r>
          </w:p>
        </w:tc>
      </w:tr>
      <w:tr w:rsidR="009514FB" w:rsidRPr="00C97437" w14:paraId="389CCE9C" w14:textId="77777777" w:rsidTr="000104AF">
        <w:trPr>
          <w:trHeight w:val="225"/>
        </w:trPr>
        <w:tc>
          <w:tcPr>
            <w:tcW w:w="487" w:type="pct"/>
            <w:tcBorders>
              <w:top w:val="nil"/>
              <w:left w:val="single" w:sz="4" w:space="0" w:color="auto"/>
              <w:bottom w:val="single" w:sz="4" w:space="0" w:color="auto"/>
              <w:right w:val="single" w:sz="4" w:space="0" w:color="auto"/>
            </w:tcBorders>
            <w:shd w:val="clear" w:color="auto" w:fill="auto"/>
            <w:noWrap/>
            <w:vAlign w:val="center"/>
            <w:hideMark/>
          </w:tcPr>
          <w:p w14:paraId="6E5587F9" w14:textId="77777777" w:rsidR="009514FB" w:rsidRPr="00C97437" w:rsidRDefault="009514FB" w:rsidP="009514FB">
            <w:pPr>
              <w:ind w:left="-642"/>
              <w:jc w:val="center"/>
              <w:rPr>
                <w:rFonts w:ascii="Tahoma" w:eastAsia="Times New Roman" w:hAnsi="Tahoma" w:cs="Tahoma"/>
                <w:color w:val="000000"/>
                <w:sz w:val="20"/>
                <w:szCs w:val="20"/>
              </w:rPr>
            </w:pPr>
            <w:r w:rsidRPr="00C97437">
              <w:rPr>
                <w:rFonts w:ascii="Tahoma" w:eastAsia="Times New Roman" w:hAnsi="Tahoma" w:cs="Tahoma"/>
                <w:color w:val="000000"/>
                <w:sz w:val="20"/>
                <w:szCs w:val="20"/>
              </w:rPr>
              <w:t xml:space="preserve">   120 </w:t>
            </w:r>
          </w:p>
        </w:tc>
        <w:tc>
          <w:tcPr>
            <w:tcW w:w="1128" w:type="pct"/>
            <w:tcBorders>
              <w:top w:val="nil"/>
              <w:left w:val="nil"/>
              <w:bottom w:val="single" w:sz="4" w:space="0" w:color="auto"/>
              <w:right w:val="single" w:sz="4" w:space="0" w:color="auto"/>
            </w:tcBorders>
            <w:shd w:val="clear" w:color="auto" w:fill="auto"/>
            <w:noWrap/>
            <w:vAlign w:val="center"/>
            <w:hideMark/>
          </w:tcPr>
          <w:p w14:paraId="624E409C"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17/12/29</w:t>
            </w:r>
          </w:p>
        </w:tc>
        <w:tc>
          <w:tcPr>
            <w:tcW w:w="1129" w:type="pct"/>
            <w:tcBorders>
              <w:top w:val="nil"/>
              <w:left w:val="nil"/>
              <w:bottom w:val="single" w:sz="4" w:space="0" w:color="auto"/>
              <w:right w:val="single" w:sz="4" w:space="0" w:color="auto"/>
            </w:tcBorders>
            <w:shd w:val="clear" w:color="auto" w:fill="auto"/>
            <w:noWrap/>
            <w:vAlign w:val="center"/>
            <w:hideMark/>
          </w:tcPr>
          <w:p w14:paraId="6F1182E6"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8" w:type="pct"/>
            <w:tcBorders>
              <w:top w:val="nil"/>
              <w:left w:val="nil"/>
              <w:bottom w:val="single" w:sz="4" w:space="0" w:color="auto"/>
              <w:right w:val="single" w:sz="4" w:space="0" w:color="auto"/>
            </w:tcBorders>
            <w:shd w:val="clear" w:color="auto" w:fill="auto"/>
            <w:noWrap/>
            <w:vAlign w:val="center"/>
            <w:hideMark/>
          </w:tcPr>
          <w:p w14:paraId="0DD7B6C8"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SIM</w:t>
            </w:r>
          </w:p>
        </w:tc>
        <w:tc>
          <w:tcPr>
            <w:tcW w:w="1129" w:type="pct"/>
            <w:tcBorders>
              <w:top w:val="nil"/>
              <w:left w:val="nil"/>
              <w:bottom w:val="single" w:sz="4" w:space="0" w:color="auto"/>
              <w:right w:val="single" w:sz="4" w:space="0" w:color="auto"/>
            </w:tcBorders>
            <w:shd w:val="clear" w:color="auto" w:fill="auto"/>
            <w:noWrap/>
            <w:vAlign w:val="center"/>
            <w:hideMark/>
          </w:tcPr>
          <w:p w14:paraId="278BC8A3" w14:textId="77777777" w:rsidR="009514FB" w:rsidRPr="009514FB" w:rsidRDefault="009514FB" w:rsidP="009514FB">
            <w:pPr>
              <w:jc w:val="center"/>
              <w:rPr>
                <w:rFonts w:ascii="Tahoma" w:eastAsia="Times New Roman" w:hAnsi="Tahoma" w:cs="Tahoma"/>
                <w:color w:val="000000"/>
                <w:sz w:val="20"/>
                <w:szCs w:val="20"/>
              </w:rPr>
            </w:pPr>
            <w:r w:rsidRPr="000104AF">
              <w:rPr>
                <w:rFonts w:ascii="Tahoma" w:hAnsi="Tahoma" w:cs="Tahoma"/>
                <w:color w:val="000000"/>
                <w:sz w:val="20"/>
                <w:szCs w:val="20"/>
              </w:rPr>
              <w:t>100,000000%</w:t>
            </w:r>
          </w:p>
        </w:tc>
      </w:tr>
    </w:tbl>
    <w:p w14:paraId="72AF15C1" w14:textId="77777777" w:rsidR="00D47F9B" w:rsidRPr="00EC3B37" w:rsidRDefault="00D47F9B" w:rsidP="009F7D6E">
      <w:pPr>
        <w:spacing w:after="240" w:line="320" w:lineRule="exact"/>
        <w:rPr>
          <w:rFonts w:ascii="Tahoma" w:hAnsi="Tahoma" w:cs="Tahoma"/>
          <w:sz w:val="22"/>
          <w:szCs w:val="22"/>
          <w:lang w:val="pt-PT"/>
        </w:rPr>
      </w:pPr>
    </w:p>
    <w:sectPr w:rsidR="00D47F9B" w:rsidRPr="00EC3B37" w:rsidSect="0028568C">
      <w:pgSz w:w="11906" w:h="16838" w:code="9"/>
      <w:pgMar w:top="2268" w:right="1418" w:bottom="2268" w:left="1418" w:header="567" w:footer="851" w:gutter="0"/>
      <w:paperSrc w:first="15" w:other="15"/>
      <w:pgNumType w:start="1" w:chapStyle="1"/>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9C7891" w14:textId="77777777" w:rsidR="000047A7" w:rsidRDefault="000047A7">
      <w:r>
        <w:separator/>
      </w:r>
    </w:p>
    <w:p w14:paraId="2BCA2253" w14:textId="77777777" w:rsidR="000047A7" w:rsidRDefault="000047A7"/>
    <w:p w14:paraId="0493A738" w14:textId="77777777" w:rsidR="000047A7" w:rsidRDefault="000047A7"/>
  </w:endnote>
  <w:endnote w:type="continuationSeparator" w:id="0">
    <w:p w14:paraId="44289E9A" w14:textId="77777777" w:rsidR="000047A7" w:rsidRDefault="000047A7">
      <w:r>
        <w:continuationSeparator/>
      </w:r>
    </w:p>
    <w:p w14:paraId="65595847" w14:textId="77777777" w:rsidR="000047A7" w:rsidRDefault="000047A7"/>
    <w:p w14:paraId="2F9C8FEF" w14:textId="77777777" w:rsidR="000047A7" w:rsidRDefault="000047A7"/>
  </w:endnote>
  <w:endnote w:type="continuationNotice" w:id="1">
    <w:p w14:paraId="5AEEB2B1" w14:textId="77777777" w:rsidR="000047A7" w:rsidRDefault="000047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utiger Light">
    <w:altName w:val="Bell MT"/>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VZKXR F+ Times">
    <w:altName w:val="Times New Roman"/>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T108t00">
    <w:altName w:val="MS Gothic"/>
    <w:panose1 w:val="00000000000000000000"/>
    <w:charset w:val="80"/>
    <w:family w:val="swiss"/>
    <w:notTrueType/>
    <w:pitch w:val="default"/>
    <w:sig w:usb0="00000001" w:usb1="08070000" w:usb2="00000010" w:usb3="00000000" w:csb0="00020000" w:csb1="00000000"/>
  </w:font>
  <w:font w:name="Swiss">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6058182"/>
      <w:docPartObj>
        <w:docPartGallery w:val="Page Numbers (Bottom of Page)"/>
        <w:docPartUnique/>
      </w:docPartObj>
    </w:sdtPr>
    <w:sdtEndPr>
      <w:rPr>
        <w:rFonts w:ascii="Tahoma" w:hAnsi="Tahoma" w:cs="Tahoma"/>
        <w:sz w:val="22"/>
        <w:szCs w:val="22"/>
      </w:rPr>
    </w:sdtEndPr>
    <w:sdtContent>
      <w:p w14:paraId="41E27A36" w14:textId="77777777" w:rsidR="000917E2" w:rsidRPr="008E2845" w:rsidRDefault="000917E2">
        <w:pPr>
          <w:pStyle w:val="Rodap"/>
          <w:jc w:val="right"/>
          <w:rPr>
            <w:rFonts w:ascii="Tahoma" w:hAnsi="Tahoma" w:cs="Tahoma"/>
            <w:sz w:val="22"/>
            <w:szCs w:val="22"/>
          </w:rPr>
        </w:pPr>
        <w:r w:rsidRPr="008E2845">
          <w:rPr>
            <w:rFonts w:ascii="Tahoma" w:hAnsi="Tahoma" w:cs="Tahoma"/>
            <w:sz w:val="22"/>
            <w:szCs w:val="22"/>
          </w:rPr>
          <w:fldChar w:fldCharType="begin"/>
        </w:r>
        <w:r w:rsidRPr="008E2845">
          <w:rPr>
            <w:rFonts w:ascii="Tahoma" w:hAnsi="Tahoma" w:cs="Tahoma"/>
            <w:sz w:val="22"/>
            <w:szCs w:val="22"/>
          </w:rPr>
          <w:instrText>PAGE   \* MERGEFORMAT</w:instrText>
        </w:r>
        <w:r w:rsidRPr="008E2845">
          <w:rPr>
            <w:rFonts w:ascii="Tahoma" w:hAnsi="Tahoma" w:cs="Tahoma"/>
            <w:sz w:val="22"/>
            <w:szCs w:val="22"/>
          </w:rPr>
          <w:fldChar w:fldCharType="separate"/>
        </w:r>
        <w:r w:rsidRPr="000D5515">
          <w:rPr>
            <w:rFonts w:ascii="Tahoma" w:hAnsi="Tahoma" w:cs="Tahoma"/>
            <w:noProof/>
            <w:sz w:val="22"/>
            <w:szCs w:val="22"/>
            <w:lang w:val="pt-BR"/>
          </w:rPr>
          <w:t>65</w:t>
        </w:r>
        <w:r w:rsidRPr="008E2845">
          <w:rPr>
            <w:rFonts w:ascii="Tahoma" w:hAnsi="Tahoma" w:cs="Tahoma"/>
            <w:sz w:val="22"/>
            <w:szCs w:val="22"/>
          </w:rPr>
          <w:fldChar w:fldCharType="end"/>
        </w:r>
      </w:p>
    </w:sdtContent>
  </w:sdt>
  <w:p w14:paraId="28772F14" w14:textId="77777777" w:rsidR="000917E2" w:rsidRPr="00A26427" w:rsidRDefault="000917E2" w:rsidP="00A26427">
    <w:pPr>
      <w:pStyle w:val="Rodap"/>
      <w:rPr>
        <w:rFonts w:ascii="Tahoma" w:hAnsi="Tahoma" w:cs="Tahoma"/>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C0627B" w14:textId="77777777" w:rsidR="000917E2" w:rsidRPr="00471481" w:rsidRDefault="000917E2" w:rsidP="0047148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698B6" w14:textId="77777777" w:rsidR="000047A7" w:rsidRDefault="000047A7">
      <w:r>
        <w:separator/>
      </w:r>
    </w:p>
    <w:p w14:paraId="45DD332B" w14:textId="77777777" w:rsidR="000047A7" w:rsidRDefault="000047A7"/>
    <w:p w14:paraId="5200C32D" w14:textId="77777777" w:rsidR="000047A7" w:rsidRDefault="000047A7"/>
  </w:footnote>
  <w:footnote w:type="continuationSeparator" w:id="0">
    <w:p w14:paraId="47C887D4" w14:textId="77777777" w:rsidR="000047A7" w:rsidRDefault="000047A7">
      <w:r>
        <w:continuationSeparator/>
      </w:r>
    </w:p>
    <w:p w14:paraId="730F9E8A" w14:textId="77777777" w:rsidR="000047A7" w:rsidRDefault="000047A7"/>
    <w:p w14:paraId="394212C3" w14:textId="77777777" w:rsidR="000047A7" w:rsidRDefault="000047A7"/>
  </w:footnote>
  <w:footnote w:type="continuationNotice" w:id="1">
    <w:p w14:paraId="6223126F" w14:textId="77777777" w:rsidR="000047A7" w:rsidRDefault="000047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7EA747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9B647D"/>
    <w:multiLevelType w:val="hybridMultilevel"/>
    <w:tmpl w:val="C3CCDF8E"/>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15410DC"/>
    <w:multiLevelType w:val="multilevel"/>
    <w:tmpl w:val="80582C5C"/>
    <w:lvl w:ilvl="0">
      <w:start w:val="1"/>
      <w:numFmt w:val="decimal"/>
      <w:lvlText w:val="%1."/>
      <w:lvlJc w:val="left"/>
      <w:pPr>
        <w:ind w:left="360" w:hanging="360"/>
      </w:pPr>
      <w:rPr>
        <w:b/>
        <w:color w:val="FFFFFF" w:themeColor="background1"/>
        <w:lang w:val="x-none"/>
      </w:rPr>
    </w:lvl>
    <w:lvl w:ilvl="1">
      <w:start w:val="1"/>
      <w:numFmt w:val="lowerRoman"/>
      <w:lvlText w:val="(%2)"/>
      <w:lvlJc w:val="left"/>
      <w:pPr>
        <w:ind w:left="792" w:hanging="432"/>
      </w:pPr>
      <w:rPr>
        <w:rFonts w:ascii="Tahoma" w:hAnsi="Tahoma" w:cs="Tahoma" w:hint="default"/>
        <w:b/>
        <w:i w:val="0"/>
        <w:lang w:val="pt-BR"/>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002F0C"/>
    <w:multiLevelType w:val="multilevel"/>
    <w:tmpl w:val="12B63164"/>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lowerRoman"/>
      <w:lvlText w:val="(%3)"/>
      <w:lvlJc w:val="left"/>
      <w:pPr>
        <w:ind w:left="1224" w:hanging="504"/>
      </w:pPr>
      <w:rPr>
        <w:rFonts w:ascii="Trebuchet MS" w:hAnsi="Trebuchet MS" w:cs="Times New Roman" w:hint="default"/>
        <w:b/>
        <w:i w:val="0"/>
        <w:lang w:val="pt-BR"/>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A60BC1"/>
    <w:multiLevelType w:val="hybridMultilevel"/>
    <w:tmpl w:val="A852C922"/>
    <w:lvl w:ilvl="0" w:tplc="99140F1E">
      <w:start w:val="1"/>
      <w:numFmt w:val="lowerRoman"/>
      <w:lvlText w:val="(%1)"/>
      <w:lvlJc w:val="left"/>
      <w:pPr>
        <w:tabs>
          <w:tab w:val="num" w:pos="855"/>
        </w:tabs>
        <w:ind w:left="855" w:hanging="495"/>
      </w:pPr>
      <w:rPr>
        <w:rFonts w:hint="default"/>
        <w:b/>
        <w:i w:val="0"/>
      </w:rPr>
    </w:lvl>
    <w:lvl w:ilvl="1" w:tplc="04160019" w:tentative="1">
      <w:start w:val="1"/>
      <w:numFmt w:val="lowerLetter"/>
      <w:lvlText w:val="%2."/>
      <w:lvlJc w:val="left"/>
      <w:pPr>
        <w:tabs>
          <w:tab w:val="num" w:pos="1440"/>
        </w:tabs>
        <w:ind w:left="1440" w:hanging="360"/>
      </w:p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063B2D94"/>
    <w:multiLevelType w:val="hybridMultilevel"/>
    <w:tmpl w:val="BDDC1A9E"/>
    <w:lvl w:ilvl="0" w:tplc="04160017">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6924F70"/>
    <w:multiLevelType w:val="multilevel"/>
    <w:tmpl w:val="93FA8808"/>
    <w:lvl w:ilvl="0">
      <w:start w:val="1"/>
      <w:numFmt w:val="decimal"/>
      <w:lvlRestart w:val="0"/>
      <w:lvlText w:val="%1"/>
      <w:lvlJc w:val="left"/>
      <w:pPr>
        <w:tabs>
          <w:tab w:val="num" w:pos="680"/>
        </w:tabs>
        <w:ind w:left="680" w:hanging="680"/>
      </w:pPr>
      <w:rPr>
        <w:rFonts w:ascii="Arial" w:hAnsi="Arial" w:cs="Arial" w:hint="default"/>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hint="default"/>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Arial" w:hAnsi="Arial" w:cs="Arial" w:hint="default"/>
        <w:b w:val="0"/>
        <w:caps w:val="0"/>
        <w:strike w:val="0"/>
        <w:dstrike w:val="0"/>
        <w:vanish w:val="0"/>
        <w:color w:val="000000"/>
        <w:sz w:val="20"/>
        <w:szCs w:val="16"/>
        <w:vertAlign w:val="baseline"/>
      </w:rPr>
    </w:lvl>
    <w:lvl w:ilvl="4">
      <w:start w:val="1"/>
      <w:numFmt w:val="lowerLetter"/>
      <w:lvlText w:val="(%5)"/>
      <w:lvlJc w:val="left"/>
      <w:pPr>
        <w:tabs>
          <w:tab w:val="num" w:pos="2721"/>
        </w:tabs>
        <w:ind w:left="2721" w:hanging="680"/>
      </w:pPr>
      <w:rPr>
        <w:rFonts w:ascii="Arial" w:hAnsi="Arial" w:cs="Arial" w:hint="default"/>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1.%2.%3.%4.%5.%6.%7"/>
      <w:lvlJc w:val="left"/>
      <w:pPr>
        <w:ind w:left="2796" w:hanging="1440"/>
      </w:pPr>
      <w:rPr>
        <w:rFonts w:hint="default"/>
      </w:rPr>
    </w:lvl>
    <w:lvl w:ilvl="7">
      <w:start w:val="1"/>
      <w:numFmt w:val="decimal"/>
      <w:lvlText w:val="%1.%2.%3.%4.%5.%6.%7.%8"/>
      <w:lvlJc w:val="left"/>
      <w:pPr>
        <w:ind w:left="3022" w:hanging="1440"/>
      </w:pPr>
      <w:rPr>
        <w:rFonts w:hint="default"/>
      </w:rPr>
    </w:lvl>
    <w:lvl w:ilvl="8">
      <w:start w:val="1"/>
      <w:numFmt w:val="decimal"/>
      <w:lvlText w:val="%1.%2.%3.%4.%5.%6.%7.%8.%9"/>
      <w:lvlJc w:val="left"/>
      <w:pPr>
        <w:ind w:left="3608" w:hanging="1800"/>
      </w:pPr>
      <w:rPr>
        <w:rFonts w:hint="default"/>
      </w:rPr>
    </w:lvl>
  </w:abstractNum>
  <w:abstractNum w:abstractNumId="7" w15:restartNumberingAfterBreak="0">
    <w:nsid w:val="0B863F16"/>
    <w:multiLevelType w:val="multilevel"/>
    <w:tmpl w:val="A7C6D9D0"/>
    <w:name w:val="House_Style"/>
    <w:lvl w:ilvl="0">
      <w:start w:val="1"/>
      <w:numFmt w:val="decimal"/>
      <w:lvlRestart w:val="0"/>
      <w:lvlText w:val="%1"/>
      <w:lvlJc w:val="left"/>
      <w:pPr>
        <w:tabs>
          <w:tab w:val="num" w:pos="680"/>
        </w:tabs>
        <w:ind w:left="680" w:hanging="680"/>
      </w:pPr>
      <w:rPr>
        <w:rFonts w:ascii="Arial" w:hAnsi="Arial" w:cs="Arial"/>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b/>
        <w:i w:val="0"/>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szCs w:val="21"/>
        <w:vertAlign w:val="baseline"/>
      </w:rPr>
    </w:lvl>
    <w:lvl w:ilvl="3">
      <w:start w:val="1"/>
      <w:numFmt w:val="lowerRoman"/>
      <w:lvlText w:val="(%4)"/>
      <w:lvlJc w:val="left"/>
      <w:pPr>
        <w:tabs>
          <w:tab w:val="num" w:pos="2041"/>
        </w:tabs>
        <w:ind w:left="2041" w:hanging="680"/>
      </w:pPr>
      <w:rPr>
        <w:rFonts w:ascii="Tahoma" w:hAnsi="Tahoma" w:cs="Tahoma" w:hint="default"/>
        <w:b/>
        <w:i w:val="0"/>
        <w:caps w:val="0"/>
        <w:strike w:val="0"/>
        <w:dstrike w:val="0"/>
        <w:vanish w:val="0"/>
        <w:color w:val="000000"/>
        <w:sz w:val="22"/>
        <w:szCs w:val="22"/>
        <w:vertAlign w:val="baseline"/>
      </w:rPr>
    </w:lvl>
    <w:lvl w:ilvl="4">
      <w:start w:val="1"/>
      <w:numFmt w:val="lowerLetter"/>
      <w:lvlText w:val="(%5)"/>
      <w:lvlJc w:val="left"/>
      <w:pPr>
        <w:tabs>
          <w:tab w:val="num" w:pos="2721"/>
        </w:tabs>
        <w:ind w:left="2721" w:hanging="680"/>
      </w:pPr>
      <w:rPr>
        <w:rFonts w:ascii="Tahoma" w:hAnsi="Tahoma" w:cs="Tahoma" w:hint="default"/>
        <w:b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rPr>
        <w:b/>
        <w:sz w:val="18"/>
        <w:szCs w:val="18"/>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B876A8B"/>
    <w:multiLevelType w:val="hybridMultilevel"/>
    <w:tmpl w:val="16E0E70C"/>
    <w:lvl w:ilvl="0" w:tplc="5B065530">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E021516"/>
    <w:multiLevelType w:val="multilevel"/>
    <w:tmpl w:val="BAB43728"/>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0" w15:restartNumberingAfterBreak="0">
    <w:nsid w:val="12B00CB3"/>
    <w:multiLevelType w:val="hybridMultilevel"/>
    <w:tmpl w:val="112876C0"/>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3695218"/>
    <w:multiLevelType w:val="multilevel"/>
    <w:tmpl w:val="5F36EF70"/>
    <w:lvl w:ilvl="0">
      <w:start w:val="1"/>
      <w:numFmt w:val="decimal"/>
      <w:lvlText w:val="%1."/>
      <w:lvlJc w:val="left"/>
      <w:pPr>
        <w:ind w:left="360" w:hanging="360"/>
      </w:pPr>
      <w:rPr>
        <w:b/>
        <w:color w:val="FFFFFF" w:themeColor="background1"/>
        <w:lang w:val="x-none"/>
      </w:rPr>
    </w:lvl>
    <w:lvl w:ilvl="1">
      <w:start w:val="1"/>
      <w:numFmt w:val="lowerRoman"/>
      <w:lvlText w:val="(%2)"/>
      <w:lvlJc w:val="left"/>
      <w:pPr>
        <w:ind w:left="792" w:hanging="432"/>
      </w:pPr>
      <w:rPr>
        <w:rFonts w:ascii="Trebuchet MS" w:hAnsi="Trebuchet MS" w:cs="Times New Roman" w:hint="default"/>
        <w:b/>
        <w:i w:val="0"/>
        <w:lang w:val="pt-BR"/>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0C72CC"/>
    <w:multiLevelType w:val="multilevel"/>
    <w:tmpl w:val="5B5AE82E"/>
    <w:name w:val="House_Style5"/>
    <w:lvl w:ilvl="0">
      <w:start w:val="1"/>
      <w:numFmt w:val="decimal"/>
      <w:lvlRestart w:val="0"/>
      <w:lvlText w:val="%1"/>
      <w:lvlJc w:val="left"/>
      <w:pPr>
        <w:tabs>
          <w:tab w:val="num" w:pos="680"/>
        </w:tabs>
        <w:ind w:left="680" w:hanging="680"/>
      </w:pPr>
      <w:rPr>
        <w:rFonts w:ascii="Arial" w:hAnsi="Arial" w:cs="Arial"/>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Tahoma" w:hAnsi="Tahoma" w:cs="Tahoma" w:hint="default"/>
        <w:b/>
        <w:caps w:val="0"/>
        <w:strike w:val="0"/>
        <w:dstrike w:val="0"/>
        <w:vanish w:val="0"/>
        <w:color w:val="000000"/>
        <w:sz w:val="22"/>
        <w:szCs w:val="22"/>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8DF5117"/>
    <w:multiLevelType w:val="multilevel"/>
    <w:tmpl w:val="26E0AB9A"/>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lowerLetter"/>
      <w:lvlText w:val="%3."/>
      <w:lvlJc w:val="left"/>
      <w:pPr>
        <w:ind w:left="1224" w:hanging="504"/>
      </w:pPr>
      <w:rPr>
        <w:rFonts w:hint="default"/>
        <w:b/>
        <w:i w:val="0"/>
        <w:lang w:val="pt-BR"/>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AE85F69"/>
    <w:multiLevelType w:val="hybridMultilevel"/>
    <w:tmpl w:val="9B0A723A"/>
    <w:lvl w:ilvl="0" w:tplc="799AA8D4">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16" w15:restartNumberingAfterBreak="0">
    <w:nsid w:val="20145427"/>
    <w:multiLevelType w:val="multilevel"/>
    <w:tmpl w:val="D80011F8"/>
    <w:lvl w:ilvl="0">
      <w:start w:val="1"/>
      <w:numFmt w:val="decimal"/>
      <w:lvlText w:val="%1."/>
      <w:lvlJc w:val="left"/>
      <w:pPr>
        <w:ind w:left="360" w:hanging="360"/>
      </w:pPr>
      <w:rPr>
        <w:b/>
        <w:color w:val="FFFFFF" w:themeColor="background1"/>
        <w:lang w:val="x-none"/>
      </w:rPr>
    </w:lvl>
    <w:lvl w:ilvl="1">
      <w:start w:val="1"/>
      <w:numFmt w:val="lowerRoman"/>
      <w:lvlText w:val="(%2)"/>
      <w:lvlJc w:val="left"/>
      <w:pPr>
        <w:ind w:left="792" w:hanging="432"/>
      </w:pPr>
      <w:rPr>
        <w:rFonts w:ascii="Trebuchet MS" w:hAnsi="Trebuchet MS" w:cs="Times New Roman" w:hint="default"/>
        <w:b/>
        <w:i w:val="0"/>
        <w:lang w:val="pt-BR"/>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49F304B"/>
    <w:multiLevelType w:val="hybridMultilevel"/>
    <w:tmpl w:val="2F5C56C4"/>
    <w:lvl w:ilvl="0" w:tplc="2514E5FA">
      <w:start w:val="1"/>
      <w:numFmt w:val="lowerRoman"/>
      <w:lvlText w:val="(%1)"/>
      <w:lvlJc w:val="left"/>
      <w:pPr>
        <w:tabs>
          <w:tab w:val="num" w:pos="720"/>
        </w:tabs>
        <w:ind w:left="720" w:hanging="360"/>
      </w:pPr>
      <w:rPr>
        <w:rFonts w:hint="default"/>
        <w:b/>
        <w:i w:val="0"/>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2DF97379"/>
    <w:multiLevelType w:val="hybridMultilevel"/>
    <w:tmpl w:val="D026FD92"/>
    <w:lvl w:ilvl="0" w:tplc="0416000F">
      <w:start w:val="1"/>
      <w:numFmt w:val="decimal"/>
      <w:lvlText w:val="%1."/>
      <w:lvlJc w:val="left"/>
      <w:pPr>
        <w:ind w:left="1068"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ECA47BE"/>
    <w:multiLevelType w:val="multilevel"/>
    <w:tmpl w:val="BAF4C4C6"/>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FF63704"/>
    <w:multiLevelType w:val="multilevel"/>
    <w:tmpl w:val="B126A2B4"/>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lowerRoman"/>
      <w:lvlText w:val="(%3)"/>
      <w:lvlJc w:val="left"/>
      <w:pPr>
        <w:ind w:left="1224" w:hanging="504"/>
      </w:pPr>
      <w:rPr>
        <w:rFonts w:ascii="Trebuchet MS" w:hAnsi="Trebuchet MS" w:cs="Times New Roman" w:hint="default"/>
        <w:b/>
        <w:i w:val="0"/>
        <w:lang w:val="pt-BR"/>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1345CDE"/>
    <w:multiLevelType w:val="multilevel"/>
    <w:tmpl w:val="D80011F8"/>
    <w:lvl w:ilvl="0">
      <w:start w:val="1"/>
      <w:numFmt w:val="decimal"/>
      <w:lvlText w:val="%1."/>
      <w:lvlJc w:val="left"/>
      <w:pPr>
        <w:ind w:left="360" w:hanging="360"/>
      </w:pPr>
      <w:rPr>
        <w:b/>
        <w:color w:val="FFFFFF" w:themeColor="background1"/>
        <w:lang w:val="x-none"/>
      </w:rPr>
    </w:lvl>
    <w:lvl w:ilvl="1">
      <w:start w:val="1"/>
      <w:numFmt w:val="lowerRoman"/>
      <w:lvlText w:val="(%2)"/>
      <w:lvlJc w:val="left"/>
      <w:pPr>
        <w:ind w:left="792" w:hanging="432"/>
      </w:pPr>
      <w:rPr>
        <w:rFonts w:ascii="Trebuchet MS" w:hAnsi="Trebuchet MS" w:cs="Times New Roman" w:hint="default"/>
        <w:b/>
        <w:i w:val="0"/>
        <w:lang w:val="pt-BR"/>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1804A14"/>
    <w:multiLevelType w:val="hybridMultilevel"/>
    <w:tmpl w:val="4246F308"/>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B114C74"/>
    <w:multiLevelType w:val="hybridMultilevel"/>
    <w:tmpl w:val="3E387574"/>
    <w:lvl w:ilvl="0" w:tplc="49D62A06">
      <w:start w:val="2"/>
      <w:numFmt w:val="lowerRoman"/>
      <w:lvlText w:val="(%1)"/>
      <w:lvlJc w:val="left"/>
      <w:pPr>
        <w:ind w:left="1440" w:hanging="1080"/>
      </w:pPr>
      <w:rPr>
        <w:rFonts w:eastAsia="Calibri"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B903E46"/>
    <w:multiLevelType w:val="hybridMultilevel"/>
    <w:tmpl w:val="112876C0"/>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CF261B6"/>
    <w:multiLevelType w:val="multilevel"/>
    <w:tmpl w:val="7CAC65F8"/>
    <w:lvl w:ilvl="0">
      <w:start w:val="1"/>
      <w:numFmt w:val="decimal"/>
      <w:lvlText w:val="%1."/>
      <w:lvlJc w:val="left"/>
      <w:pPr>
        <w:ind w:left="360" w:hanging="360"/>
      </w:pPr>
      <w:rPr>
        <w:b/>
        <w:color w:val="FFFFFF" w:themeColor="background1"/>
        <w:lang w:val="x-none"/>
      </w:rPr>
    </w:lvl>
    <w:lvl w:ilvl="1">
      <w:start w:val="1"/>
      <w:numFmt w:val="decimal"/>
      <w:lvlText w:val="%1.%2."/>
      <w:lvlJc w:val="left"/>
      <w:pPr>
        <w:ind w:left="792" w:hanging="432"/>
      </w:pPr>
      <w:rPr>
        <w:b/>
        <w:i w:val="0"/>
      </w:rPr>
    </w:lvl>
    <w:lvl w:ilvl="2">
      <w:start w:val="1"/>
      <w:numFmt w:val="lowerRoman"/>
      <w:lvlText w:val="(%3)"/>
      <w:lvlJc w:val="left"/>
      <w:pPr>
        <w:ind w:left="1224" w:hanging="504"/>
      </w:pPr>
      <w:rPr>
        <w:rFonts w:ascii="Tahoma" w:hAnsi="Tahoma" w:cs="Tahoma" w:hint="default"/>
        <w:b/>
        <w:i w:val="0"/>
        <w:lang w:val="pt-BR"/>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E132970"/>
    <w:multiLevelType w:val="hybridMultilevel"/>
    <w:tmpl w:val="D51AF0F4"/>
    <w:lvl w:ilvl="0" w:tplc="9D0A2192">
      <w:start w:val="1"/>
      <w:numFmt w:val="lowerRoman"/>
      <w:lvlText w:val="(%1)"/>
      <w:lvlJc w:val="left"/>
      <w:pPr>
        <w:ind w:left="720" w:hanging="360"/>
      </w:pPr>
      <w:rPr>
        <w:rFonts w:ascii="Trebuchet MS" w:hAnsi="Trebuchet MS" w:cs="Times New Roman"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3357E15"/>
    <w:multiLevelType w:val="hybridMultilevel"/>
    <w:tmpl w:val="BB7C2354"/>
    <w:lvl w:ilvl="0" w:tplc="CBF2978E">
      <w:start w:val="1"/>
      <w:numFmt w:val="lowerLetter"/>
      <w:lvlText w:val="(%1)"/>
      <w:lvlJc w:val="left"/>
      <w:pPr>
        <w:ind w:left="1226" w:hanging="375"/>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30" w15:restartNumberingAfterBreak="0">
    <w:nsid w:val="452B5508"/>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1" w15:restartNumberingAfterBreak="0">
    <w:nsid w:val="4C940FA0"/>
    <w:multiLevelType w:val="multilevel"/>
    <w:tmpl w:val="446E8B90"/>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ascii="Arial" w:hAnsi="Arial" w:cs="Arial" w:hint="default"/>
        <w:b w:val="0"/>
        <w:i w:val="0"/>
        <w:caps w:val="0"/>
        <w:strike w:val="0"/>
        <w:dstrike w:val="0"/>
        <w:vanish w:val="0"/>
        <w:color w:val="000000"/>
        <w:sz w:val="20"/>
        <w:szCs w:val="17"/>
        <w:vertAlign w:val="baseline"/>
      </w:rPr>
    </w:lvl>
    <w:lvl w:ilvl="4">
      <w:start w:val="1"/>
      <w:numFmt w:val="lowerLetter"/>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CD42D8C"/>
    <w:multiLevelType w:val="hybridMultilevel"/>
    <w:tmpl w:val="112876C0"/>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1712633"/>
    <w:multiLevelType w:val="hybridMultilevel"/>
    <w:tmpl w:val="7DD4C932"/>
    <w:lvl w:ilvl="0" w:tplc="14009572">
      <w:start w:val="1"/>
      <w:numFmt w:val="lowerRoman"/>
      <w:lvlText w:val="(%1)"/>
      <w:lvlJc w:val="left"/>
      <w:pPr>
        <w:ind w:left="1854" w:hanging="360"/>
      </w:pPr>
      <w:rPr>
        <w:rFonts w:ascii="Tahoma" w:hAnsi="Tahoma" w:cs="Tahoma" w:hint="default"/>
        <w:b/>
        <w:i w:val="0"/>
        <w:lang w:val="pt-BR"/>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4" w15:restartNumberingAfterBreak="0">
    <w:nsid w:val="586260F6"/>
    <w:multiLevelType w:val="hybridMultilevel"/>
    <w:tmpl w:val="0F0212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88C2DA2"/>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6" w15:restartNumberingAfterBreak="0">
    <w:nsid w:val="593A5A66"/>
    <w:multiLevelType w:val="hybridMultilevel"/>
    <w:tmpl w:val="7568A8B4"/>
    <w:lvl w:ilvl="0" w:tplc="42F2C262">
      <w:start w:val="1"/>
      <w:numFmt w:val="lowerRoman"/>
      <w:lvlText w:val="(%1)"/>
      <w:lvlJc w:val="left"/>
      <w:pPr>
        <w:ind w:left="720" w:hanging="360"/>
      </w:pPr>
      <w:rPr>
        <w:rFonts w:ascii="Tahoma" w:hAnsi="Tahoma" w:cs="Tahoma" w:hint="default"/>
        <w:b/>
        <w:i w:val="0"/>
        <w:spacing w:val="0"/>
        <w:sz w:val="22"/>
        <w:szCs w:val="22"/>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DCA62DD"/>
    <w:multiLevelType w:val="multilevel"/>
    <w:tmpl w:val="32A0950C"/>
    <w:lvl w:ilvl="0">
      <w:start w:val="1"/>
      <w:numFmt w:val="upperRoman"/>
      <w:suff w:val="nothing"/>
      <w:lvlText w:val="Anexo %1"/>
      <w:lvlJc w:val="left"/>
      <w:pPr>
        <w:ind w:left="0" w:firstLine="0"/>
      </w:pPr>
      <w:rPr>
        <w:rFonts w:hint="default"/>
        <w:b/>
        <w:i w:val="0"/>
        <w:caps/>
        <w:sz w:val="22"/>
        <w:u w:val="non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40A310C"/>
    <w:multiLevelType w:val="hybridMultilevel"/>
    <w:tmpl w:val="D0D65B4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4E979A9"/>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0" w15:restartNumberingAfterBreak="0">
    <w:nsid w:val="6F6C5651"/>
    <w:multiLevelType w:val="hybridMultilevel"/>
    <w:tmpl w:val="5E402F80"/>
    <w:lvl w:ilvl="0" w:tplc="A2345516">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FD33B48"/>
    <w:multiLevelType w:val="hybridMultilevel"/>
    <w:tmpl w:val="C3CCDF8E"/>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8355D7B"/>
    <w:multiLevelType w:val="multilevel"/>
    <w:tmpl w:val="CDDE7668"/>
    <w:name w:val="House_Style2"/>
    <w:lvl w:ilvl="0">
      <w:start w:val="1"/>
      <w:numFmt w:val="decimal"/>
      <w:lvlRestart w:val="0"/>
      <w:pStyle w:val="Level1"/>
      <w:lvlText w:val="%1"/>
      <w:lvlJc w:val="left"/>
      <w:pPr>
        <w:tabs>
          <w:tab w:val="num" w:pos="680"/>
        </w:tabs>
        <w:ind w:left="680" w:hanging="680"/>
      </w:pPr>
      <w:rPr>
        <w:rFonts w:ascii="Arial" w:hAnsi="Arial" w:cs="Arial" w:hint="default"/>
        <w:b/>
        <w:caps w:val="0"/>
        <w:strike w:val="0"/>
        <w:dstrike w:val="0"/>
        <w:vanish w:val="0"/>
        <w:color w:val="FFFFFF"/>
        <w:sz w:val="22"/>
        <w:vertAlign w:val="baseline"/>
      </w:rPr>
    </w:lvl>
    <w:lvl w:ilvl="1">
      <w:start w:val="1"/>
      <w:numFmt w:val="decimal"/>
      <w:pStyle w:val="Level1"/>
      <w:lvlText w:val="%1.%2"/>
      <w:lvlJc w:val="left"/>
      <w:pPr>
        <w:tabs>
          <w:tab w:val="num" w:pos="680"/>
        </w:tabs>
        <w:ind w:left="680" w:hanging="680"/>
      </w:pPr>
      <w:rPr>
        <w:rFonts w:ascii="Arial" w:hAnsi="Arial" w:cs="Arial" w:hint="default"/>
        <w:b/>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i w:val="0"/>
        <w:caps w:val="0"/>
        <w:strike w:val="0"/>
        <w:dstrike w:val="0"/>
        <w:vanish w:val="0"/>
        <w:color w:val="000000"/>
        <w:sz w:val="17"/>
        <w:vertAlign w:val="baseline"/>
      </w:rPr>
    </w:lvl>
    <w:lvl w:ilvl="3">
      <w:start w:val="1"/>
      <w:numFmt w:val="lowerRoman"/>
      <w:pStyle w:val="Level4"/>
      <w:lvlText w:val="(%4)"/>
      <w:lvlJc w:val="left"/>
      <w:pPr>
        <w:tabs>
          <w:tab w:val="num" w:pos="2041"/>
        </w:tabs>
        <w:ind w:left="2041" w:hanging="680"/>
      </w:pPr>
      <w:rPr>
        <w:rFonts w:ascii="Times New Roman" w:hAnsi="Times New Roman" w:cs="Times New Roman" w:hint="default"/>
        <w:b w:val="0"/>
        <w:caps w:val="0"/>
        <w:strike w:val="0"/>
        <w:dstrike w:val="0"/>
        <w:vanish w:val="0"/>
        <w:color w:val="000000"/>
        <w:sz w:val="20"/>
        <w:szCs w:val="17"/>
        <w:vertAlign w:val="baseline"/>
      </w:rPr>
    </w:lvl>
    <w:lvl w:ilvl="4">
      <w:start w:val="1"/>
      <w:numFmt w:val="lowerLetter"/>
      <w:lvlText w:val="(%5)"/>
      <w:lvlJc w:val="left"/>
      <w:pPr>
        <w:tabs>
          <w:tab w:val="num" w:pos="2721"/>
        </w:tabs>
        <w:ind w:left="2721" w:hanging="680"/>
      </w:pPr>
      <w:rPr>
        <w:rFonts w:ascii="Times New Roman" w:hAnsi="Times New Roman" w:cs="Times New Roman" w:hint="default"/>
        <w:b/>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9312CEF"/>
    <w:multiLevelType w:val="hybridMultilevel"/>
    <w:tmpl w:val="2D0448C6"/>
    <w:lvl w:ilvl="0" w:tplc="2116AC50">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5"/>
  </w:num>
  <w:num w:numId="2">
    <w:abstractNumId w:val="42"/>
  </w:num>
  <w:num w:numId="3">
    <w:abstractNumId w:val="20"/>
  </w:num>
  <w:num w:numId="4">
    <w:abstractNumId w:val="32"/>
  </w:num>
  <w:num w:numId="5">
    <w:abstractNumId w:val="1"/>
  </w:num>
  <w:num w:numId="6">
    <w:abstractNumId w:val="41"/>
  </w:num>
  <w:num w:numId="7">
    <w:abstractNumId w:val="39"/>
  </w:num>
  <w:num w:numId="8">
    <w:abstractNumId w:val="35"/>
  </w:num>
  <w:num w:numId="9">
    <w:abstractNumId w:val="30"/>
  </w:num>
  <w:num w:numId="10">
    <w:abstractNumId w:val="37"/>
  </w:num>
  <w:num w:numId="11">
    <w:abstractNumId w:val="36"/>
  </w:num>
  <w:num w:numId="12">
    <w:abstractNumId w:val="17"/>
  </w:num>
  <w:num w:numId="13">
    <w:abstractNumId w:val="10"/>
  </w:num>
  <w:num w:numId="14">
    <w:abstractNumId w:val="12"/>
  </w:num>
  <w:num w:numId="15">
    <w:abstractNumId w:val="40"/>
  </w:num>
  <w:num w:numId="16">
    <w:abstractNumId w:val="43"/>
  </w:num>
  <w:num w:numId="17">
    <w:abstractNumId w:val="18"/>
  </w:num>
  <w:num w:numId="18">
    <w:abstractNumId w:val="26"/>
  </w:num>
  <w:num w:numId="19">
    <w:abstractNumId w:val="5"/>
  </w:num>
  <w:num w:numId="20">
    <w:abstractNumId w:val="42"/>
  </w:num>
  <w:num w:numId="21">
    <w:abstractNumId w:val="42"/>
  </w:num>
  <w:num w:numId="22">
    <w:abstractNumId w:val="4"/>
  </w:num>
  <w:num w:numId="2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num>
  <w:num w:numId="25">
    <w:abstractNumId w:val="28"/>
  </w:num>
  <w:num w:numId="26">
    <w:abstractNumId w:val="42"/>
  </w:num>
  <w:num w:numId="27">
    <w:abstractNumId w:val="42"/>
  </w:num>
  <w:num w:numId="28">
    <w:abstractNumId w:val="42"/>
  </w:num>
  <w:num w:numId="29">
    <w:abstractNumId w:val="42"/>
  </w:num>
  <w:num w:numId="30">
    <w:abstractNumId w:val="42"/>
  </w:num>
  <w:num w:numId="31">
    <w:abstractNumId w:val="42"/>
  </w:num>
  <w:num w:numId="32">
    <w:abstractNumId w:val="42"/>
  </w:num>
  <w:num w:numId="33">
    <w:abstractNumId w:val="42"/>
  </w:num>
  <w:num w:numId="34">
    <w:abstractNumId w:val="42"/>
  </w:num>
  <w:num w:numId="35">
    <w:abstractNumId w:val="42"/>
  </w:num>
  <w:num w:numId="36">
    <w:abstractNumId w:val="42"/>
  </w:num>
  <w:num w:numId="37">
    <w:abstractNumId w:val="42"/>
  </w:num>
  <w:num w:numId="38">
    <w:abstractNumId w:val="42"/>
  </w:num>
  <w:num w:numId="39">
    <w:abstractNumId w:val="42"/>
  </w:num>
  <w:num w:numId="40">
    <w:abstractNumId w:val="42"/>
  </w:num>
  <w:num w:numId="41">
    <w:abstractNumId w:val="7"/>
  </w:num>
  <w:num w:numId="42">
    <w:abstractNumId w:val="38"/>
  </w:num>
  <w:num w:numId="43">
    <w:abstractNumId w:val="23"/>
  </w:num>
  <w:num w:numId="44">
    <w:abstractNumId w:val="6"/>
  </w:num>
  <w:num w:numId="45">
    <w:abstractNumId w:val="21"/>
  </w:num>
  <w:num w:numId="46">
    <w:abstractNumId w:val="8"/>
  </w:num>
  <w:num w:numId="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num>
  <w:num w:numId="50">
    <w:abstractNumId w:val="13"/>
  </w:num>
  <w:num w:numId="51">
    <w:abstractNumId w:val="3"/>
  </w:num>
  <w:num w:numId="52">
    <w:abstractNumId w:val="31"/>
  </w:num>
  <w:num w:numId="53">
    <w:abstractNumId w:val="11"/>
  </w:num>
  <w:num w:numId="54">
    <w:abstractNumId w:val="22"/>
  </w:num>
  <w:num w:numId="55">
    <w:abstractNumId w:val="42"/>
  </w:num>
  <w:num w:numId="56">
    <w:abstractNumId w:val="42"/>
  </w:num>
  <w:num w:numId="57">
    <w:abstractNumId w:val="42"/>
  </w:num>
  <w:num w:numId="58">
    <w:abstractNumId w:val="42"/>
  </w:num>
  <w:num w:numId="59">
    <w:abstractNumId w:val="42"/>
  </w:num>
  <w:num w:numId="60">
    <w:abstractNumId w:val="42"/>
  </w:num>
  <w:num w:numId="61">
    <w:abstractNumId w:val="42"/>
  </w:num>
  <w:num w:numId="62">
    <w:abstractNumId w:val="42"/>
  </w:num>
  <w:num w:numId="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2"/>
  </w:num>
  <w:num w:numId="65">
    <w:abstractNumId w:val="42"/>
  </w:num>
  <w:num w:numId="66">
    <w:abstractNumId w:val="24"/>
  </w:num>
  <w:num w:numId="67">
    <w:abstractNumId w:val="25"/>
  </w:num>
  <w:num w:numId="68">
    <w:abstractNumId w:val="0"/>
  </w:num>
  <w:num w:numId="69">
    <w:abstractNumId w:val="9"/>
  </w:num>
  <w:num w:numId="70">
    <w:abstractNumId w:val="14"/>
  </w:num>
  <w:num w:numId="71">
    <w:abstractNumId w:val="29"/>
  </w:num>
  <w:num w:numId="72">
    <w:abstractNumId w:val="16"/>
  </w:num>
  <w:num w:numId="73">
    <w:abstractNumId w:val="2"/>
  </w:num>
  <w:num w:numId="74">
    <w:abstractNumId w:val="34"/>
  </w:num>
  <w:num w:numId="75">
    <w:abstractNumId w:val="19"/>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drigo Botani">
    <w15:presenceInfo w15:providerId="AD" w15:userId="S-1-5-21-3767831869-2493152972-73479933-1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142"/>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13D"/>
    <w:rsid w:val="0000061C"/>
    <w:rsid w:val="000017E1"/>
    <w:rsid w:val="0000232C"/>
    <w:rsid w:val="00002348"/>
    <w:rsid w:val="00003476"/>
    <w:rsid w:val="0000359A"/>
    <w:rsid w:val="00003646"/>
    <w:rsid w:val="0000395F"/>
    <w:rsid w:val="00003B84"/>
    <w:rsid w:val="00003DB1"/>
    <w:rsid w:val="00003E18"/>
    <w:rsid w:val="00003E5D"/>
    <w:rsid w:val="00004280"/>
    <w:rsid w:val="0000446A"/>
    <w:rsid w:val="000047A7"/>
    <w:rsid w:val="00004B45"/>
    <w:rsid w:val="000051F0"/>
    <w:rsid w:val="000057AE"/>
    <w:rsid w:val="0000627A"/>
    <w:rsid w:val="00006337"/>
    <w:rsid w:val="000065BA"/>
    <w:rsid w:val="0000662C"/>
    <w:rsid w:val="000067F9"/>
    <w:rsid w:val="000068DA"/>
    <w:rsid w:val="00006A77"/>
    <w:rsid w:val="00006F45"/>
    <w:rsid w:val="00007146"/>
    <w:rsid w:val="0000717D"/>
    <w:rsid w:val="0000731D"/>
    <w:rsid w:val="00007EC9"/>
    <w:rsid w:val="0001026B"/>
    <w:rsid w:val="0001043D"/>
    <w:rsid w:val="00010481"/>
    <w:rsid w:val="000104AF"/>
    <w:rsid w:val="00010852"/>
    <w:rsid w:val="000109C7"/>
    <w:rsid w:val="00010B73"/>
    <w:rsid w:val="0001130B"/>
    <w:rsid w:val="000121FE"/>
    <w:rsid w:val="0001300C"/>
    <w:rsid w:val="00013373"/>
    <w:rsid w:val="00013536"/>
    <w:rsid w:val="00013B98"/>
    <w:rsid w:val="00013EE9"/>
    <w:rsid w:val="00014AE1"/>
    <w:rsid w:val="000155E8"/>
    <w:rsid w:val="000157C8"/>
    <w:rsid w:val="000158B8"/>
    <w:rsid w:val="000158DC"/>
    <w:rsid w:val="00015E67"/>
    <w:rsid w:val="00015EE3"/>
    <w:rsid w:val="0001677D"/>
    <w:rsid w:val="000169EC"/>
    <w:rsid w:val="00016B06"/>
    <w:rsid w:val="00016B8A"/>
    <w:rsid w:val="00016E47"/>
    <w:rsid w:val="00017AFB"/>
    <w:rsid w:val="00017B2F"/>
    <w:rsid w:val="00017C2F"/>
    <w:rsid w:val="000206A6"/>
    <w:rsid w:val="00020B1D"/>
    <w:rsid w:val="00020E30"/>
    <w:rsid w:val="00020F1B"/>
    <w:rsid w:val="00021040"/>
    <w:rsid w:val="00021979"/>
    <w:rsid w:val="00021E05"/>
    <w:rsid w:val="00021FB1"/>
    <w:rsid w:val="00022433"/>
    <w:rsid w:val="00022575"/>
    <w:rsid w:val="0002299B"/>
    <w:rsid w:val="00022BB9"/>
    <w:rsid w:val="00022FC6"/>
    <w:rsid w:val="0002359E"/>
    <w:rsid w:val="000244C6"/>
    <w:rsid w:val="00024540"/>
    <w:rsid w:val="000245D9"/>
    <w:rsid w:val="000245F6"/>
    <w:rsid w:val="000248F1"/>
    <w:rsid w:val="00024923"/>
    <w:rsid w:val="00024AF8"/>
    <w:rsid w:val="000255C5"/>
    <w:rsid w:val="000255F5"/>
    <w:rsid w:val="000259AF"/>
    <w:rsid w:val="00025D85"/>
    <w:rsid w:val="00025DE7"/>
    <w:rsid w:val="00025F7C"/>
    <w:rsid w:val="00026B6E"/>
    <w:rsid w:val="0002703A"/>
    <w:rsid w:val="000270D0"/>
    <w:rsid w:val="00027152"/>
    <w:rsid w:val="0002745B"/>
    <w:rsid w:val="00027694"/>
    <w:rsid w:val="000277B1"/>
    <w:rsid w:val="000279B0"/>
    <w:rsid w:val="000300DB"/>
    <w:rsid w:val="00030D53"/>
    <w:rsid w:val="00030F32"/>
    <w:rsid w:val="00031002"/>
    <w:rsid w:val="000310B3"/>
    <w:rsid w:val="0003139F"/>
    <w:rsid w:val="000316F9"/>
    <w:rsid w:val="000317AA"/>
    <w:rsid w:val="0003198B"/>
    <w:rsid w:val="00032211"/>
    <w:rsid w:val="00032CAE"/>
    <w:rsid w:val="00032D49"/>
    <w:rsid w:val="00033289"/>
    <w:rsid w:val="00033375"/>
    <w:rsid w:val="00033BE7"/>
    <w:rsid w:val="00034330"/>
    <w:rsid w:val="00034938"/>
    <w:rsid w:val="00034F38"/>
    <w:rsid w:val="00035133"/>
    <w:rsid w:val="000354DA"/>
    <w:rsid w:val="00035557"/>
    <w:rsid w:val="000355CC"/>
    <w:rsid w:val="000355FC"/>
    <w:rsid w:val="00035B24"/>
    <w:rsid w:val="00035D90"/>
    <w:rsid w:val="00035E13"/>
    <w:rsid w:val="000361CD"/>
    <w:rsid w:val="00036501"/>
    <w:rsid w:val="000369BA"/>
    <w:rsid w:val="0003713F"/>
    <w:rsid w:val="000373B3"/>
    <w:rsid w:val="0003791D"/>
    <w:rsid w:val="0004086C"/>
    <w:rsid w:val="0004155F"/>
    <w:rsid w:val="00041B91"/>
    <w:rsid w:val="00041EA3"/>
    <w:rsid w:val="0004217F"/>
    <w:rsid w:val="00042718"/>
    <w:rsid w:val="000431E8"/>
    <w:rsid w:val="000435F7"/>
    <w:rsid w:val="000436C6"/>
    <w:rsid w:val="00043ED4"/>
    <w:rsid w:val="000442F5"/>
    <w:rsid w:val="000443F8"/>
    <w:rsid w:val="000444A8"/>
    <w:rsid w:val="000444B9"/>
    <w:rsid w:val="00044886"/>
    <w:rsid w:val="00044983"/>
    <w:rsid w:val="00044AAC"/>
    <w:rsid w:val="00044B2D"/>
    <w:rsid w:val="00044BCC"/>
    <w:rsid w:val="00044E12"/>
    <w:rsid w:val="00044E5E"/>
    <w:rsid w:val="00045259"/>
    <w:rsid w:val="000456AB"/>
    <w:rsid w:val="000459CF"/>
    <w:rsid w:val="00045A10"/>
    <w:rsid w:val="000466DB"/>
    <w:rsid w:val="000468B0"/>
    <w:rsid w:val="000468CC"/>
    <w:rsid w:val="00046C24"/>
    <w:rsid w:val="00046F12"/>
    <w:rsid w:val="00047121"/>
    <w:rsid w:val="000471A8"/>
    <w:rsid w:val="000473A4"/>
    <w:rsid w:val="000478CB"/>
    <w:rsid w:val="00047948"/>
    <w:rsid w:val="0005037D"/>
    <w:rsid w:val="000503BC"/>
    <w:rsid w:val="00050A30"/>
    <w:rsid w:val="00051006"/>
    <w:rsid w:val="000516E3"/>
    <w:rsid w:val="00051852"/>
    <w:rsid w:val="000518F3"/>
    <w:rsid w:val="0005218E"/>
    <w:rsid w:val="00052237"/>
    <w:rsid w:val="000522CE"/>
    <w:rsid w:val="000526DF"/>
    <w:rsid w:val="000528A2"/>
    <w:rsid w:val="00052BEB"/>
    <w:rsid w:val="000530E1"/>
    <w:rsid w:val="0005362E"/>
    <w:rsid w:val="000539AF"/>
    <w:rsid w:val="00053A98"/>
    <w:rsid w:val="00053B7A"/>
    <w:rsid w:val="000541BF"/>
    <w:rsid w:val="00054748"/>
    <w:rsid w:val="000547B7"/>
    <w:rsid w:val="00054D06"/>
    <w:rsid w:val="000562B8"/>
    <w:rsid w:val="0005649F"/>
    <w:rsid w:val="00056BEE"/>
    <w:rsid w:val="00056EF9"/>
    <w:rsid w:val="00057217"/>
    <w:rsid w:val="00057A37"/>
    <w:rsid w:val="00057DB3"/>
    <w:rsid w:val="00057E4D"/>
    <w:rsid w:val="00057E60"/>
    <w:rsid w:val="00057EA5"/>
    <w:rsid w:val="00060827"/>
    <w:rsid w:val="000609F1"/>
    <w:rsid w:val="00061173"/>
    <w:rsid w:val="000613B6"/>
    <w:rsid w:val="000616A0"/>
    <w:rsid w:val="00061970"/>
    <w:rsid w:val="00061CAC"/>
    <w:rsid w:val="00062099"/>
    <w:rsid w:val="000628DC"/>
    <w:rsid w:val="000629A8"/>
    <w:rsid w:val="00062AC2"/>
    <w:rsid w:val="00062CB7"/>
    <w:rsid w:val="00062DFC"/>
    <w:rsid w:val="00063050"/>
    <w:rsid w:val="00063432"/>
    <w:rsid w:val="00063706"/>
    <w:rsid w:val="00064C8F"/>
    <w:rsid w:val="00064F7F"/>
    <w:rsid w:val="00064F96"/>
    <w:rsid w:val="00066505"/>
    <w:rsid w:val="00066733"/>
    <w:rsid w:val="000668ED"/>
    <w:rsid w:val="00066953"/>
    <w:rsid w:val="00066DD6"/>
    <w:rsid w:val="000672B6"/>
    <w:rsid w:val="00067637"/>
    <w:rsid w:val="00067763"/>
    <w:rsid w:val="00070007"/>
    <w:rsid w:val="0007047F"/>
    <w:rsid w:val="000704A5"/>
    <w:rsid w:val="00071775"/>
    <w:rsid w:val="000719B9"/>
    <w:rsid w:val="00072A01"/>
    <w:rsid w:val="00072A41"/>
    <w:rsid w:val="000730A7"/>
    <w:rsid w:val="00073467"/>
    <w:rsid w:val="00073F16"/>
    <w:rsid w:val="00073F3D"/>
    <w:rsid w:val="000743CC"/>
    <w:rsid w:val="000752E1"/>
    <w:rsid w:val="00075782"/>
    <w:rsid w:val="000757CA"/>
    <w:rsid w:val="00075B56"/>
    <w:rsid w:val="00076527"/>
    <w:rsid w:val="00076A49"/>
    <w:rsid w:val="00076AB0"/>
    <w:rsid w:val="00076B90"/>
    <w:rsid w:val="000772B1"/>
    <w:rsid w:val="00080319"/>
    <w:rsid w:val="0008054C"/>
    <w:rsid w:val="0008066D"/>
    <w:rsid w:val="00080692"/>
    <w:rsid w:val="00080DA7"/>
    <w:rsid w:val="00081782"/>
    <w:rsid w:val="00081973"/>
    <w:rsid w:val="00081B7D"/>
    <w:rsid w:val="000828D6"/>
    <w:rsid w:val="00082958"/>
    <w:rsid w:val="00082C7B"/>
    <w:rsid w:val="00082CE3"/>
    <w:rsid w:val="00082F3D"/>
    <w:rsid w:val="000838FC"/>
    <w:rsid w:val="00084D02"/>
    <w:rsid w:val="000853FA"/>
    <w:rsid w:val="000858E8"/>
    <w:rsid w:val="00085A1F"/>
    <w:rsid w:val="00085B6D"/>
    <w:rsid w:val="00086248"/>
    <w:rsid w:val="000870C9"/>
    <w:rsid w:val="000879A9"/>
    <w:rsid w:val="00087CAA"/>
    <w:rsid w:val="00090551"/>
    <w:rsid w:val="00090B05"/>
    <w:rsid w:val="00090D86"/>
    <w:rsid w:val="00090E8A"/>
    <w:rsid w:val="00091020"/>
    <w:rsid w:val="00091084"/>
    <w:rsid w:val="0009160A"/>
    <w:rsid w:val="000917E2"/>
    <w:rsid w:val="00091A67"/>
    <w:rsid w:val="00091B8C"/>
    <w:rsid w:val="000929E5"/>
    <w:rsid w:val="00092A3C"/>
    <w:rsid w:val="00093A4E"/>
    <w:rsid w:val="00094B20"/>
    <w:rsid w:val="00095038"/>
    <w:rsid w:val="0009556E"/>
    <w:rsid w:val="0009560B"/>
    <w:rsid w:val="000957AD"/>
    <w:rsid w:val="000961B6"/>
    <w:rsid w:val="00097572"/>
    <w:rsid w:val="000975DD"/>
    <w:rsid w:val="00097608"/>
    <w:rsid w:val="0009773D"/>
    <w:rsid w:val="00097963"/>
    <w:rsid w:val="00097A6B"/>
    <w:rsid w:val="000A003E"/>
    <w:rsid w:val="000A0387"/>
    <w:rsid w:val="000A03BF"/>
    <w:rsid w:val="000A0BC5"/>
    <w:rsid w:val="000A10D7"/>
    <w:rsid w:val="000A17F9"/>
    <w:rsid w:val="000A218F"/>
    <w:rsid w:val="000A24A5"/>
    <w:rsid w:val="000A2899"/>
    <w:rsid w:val="000A2D9B"/>
    <w:rsid w:val="000A2ECD"/>
    <w:rsid w:val="000A34A1"/>
    <w:rsid w:val="000A39F5"/>
    <w:rsid w:val="000A3F45"/>
    <w:rsid w:val="000A45AB"/>
    <w:rsid w:val="000A47C0"/>
    <w:rsid w:val="000A4A44"/>
    <w:rsid w:val="000A4C22"/>
    <w:rsid w:val="000A518A"/>
    <w:rsid w:val="000A57BB"/>
    <w:rsid w:val="000A5BBC"/>
    <w:rsid w:val="000A5F22"/>
    <w:rsid w:val="000A6722"/>
    <w:rsid w:val="000A68A3"/>
    <w:rsid w:val="000A6E15"/>
    <w:rsid w:val="000A71FC"/>
    <w:rsid w:val="000A7250"/>
    <w:rsid w:val="000A742E"/>
    <w:rsid w:val="000A7C93"/>
    <w:rsid w:val="000A7DFE"/>
    <w:rsid w:val="000B04D0"/>
    <w:rsid w:val="000B0579"/>
    <w:rsid w:val="000B07B1"/>
    <w:rsid w:val="000B088E"/>
    <w:rsid w:val="000B0930"/>
    <w:rsid w:val="000B09AF"/>
    <w:rsid w:val="000B0A92"/>
    <w:rsid w:val="000B0E3B"/>
    <w:rsid w:val="000B153E"/>
    <w:rsid w:val="000B177D"/>
    <w:rsid w:val="000B2170"/>
    <w:rsid w:val="000B3633"/>
    <w:rsid w:val="000B3793"/>
    <w:rsid w:val="000B3A15"/>
    <w:rsid w:val="000B3D34"/>
    <w:rsid w:val="000B3F96"/>
    <w:rsid w:val="000B42B6"/>
    <w:rsid w:val="000B448C"/>
    <w:rsid w:val="000B4540"/>
    <w:rsid w:val="000B4D53"/>
    <w:rsid w:val="000B4F94"/>
    <w:rsid w:val="000B5546"/>
    <w:rsid w:val="000B5B43"/>
    <w:rsid w:val="000B5CD8"/>
    <w:rsid w:val="000B644F"/>
    <w:rsid w:val="000B6792"/>
    <w:rsid w:val="000B697D"/>
    <w:rsid w:val="000B69B8"/>
    <w:rsid w:val="000B6A11"/>
    <w:rsid w:val="000B709D"/>
    <w:rsid w:val="000B7388"/>
    <w:rsid w:val="000B78A7"/>
    <w:rsid w:val="000B7CA6"/>
    <w:rsid w:val="000C0068"/>
    <w:rsid w:val="000C0221"/>
    <w:rsid w:val="000C08EE"/>
    <w:rsid w:val="000C120D"/>
    <w:rsid w:val="000C14D2"/>
    <w:rsid w:val="000C1C76"/>
    <w:rsid w:val="000C24C6"/>
    <w:rsid w:val="000C2A89"/>
    <w:rsid w:val="000C2C9E"/>
    <w:rsid w:val="000C3119"/>
    <w:rsid w:val="000C3154"/>
    <w:rsid w:val="000C3607"/>
    <w:rsid w:val="000C3669"/>
    <w:rsid w:val="000C386C"/>
    <w:rsid w:val="000C406C"/>
    <w:rsid w:val="000C4A38"/>
    <w:rsid w:val="000C4DF4"/>
    <w:rsid w:val="000C4E48"/>
    <w:rsid w:val="000C5949"/>
    <w:rsid w:val="000C5A04"/>
    <w:rsid w:val="000C6717"/>
    <w:rsid w:val="000C69A5"/>
    <w:rsid w:val="000C69E3"/>
    <w:rsid w:val="000C69F0"/>
    <w:rsid w:val="000C71D3"/>
    <w:rsid w:val="000C753D"/>
    <w:rsid w:val="000C7AF7"/>
    <w:rsid w:val="000D032D"/>
    <w:rsid w:val="000D0901"/>
    <w:rsid w:val="000D0A28"/>
    <w:rsid w:val="000D0C72"/>
    <w:rsid w:val="000D0E4A"/>
    <w:rsid w:val="000D0EA4"/>
    <w:rsid w:val="000D1974"/>
    <w:rsid w:val="000D1D37"/>
    <w:rsid w:val="000D259A"/>
    <w:rsid w:val="000D2A1A"/>
    <w:rsid w:val="000D2A3C"/>
    <w:rsid w:val="000D2A6D"/>
    <w:rsid w:val="000D2BFE"/>
    <w:rsid w:val="000D3513"/>
    <w:rsid w:val="000D496F"/>
    <w:rsid w:val="000D4AFE"/>
    <w:rsid w:val="000D4EAC"/>
    <w:rsid w:val="000D5104"/>
    <w:rsid w:val="000D5515"/>
    <w:rsid w:val="000D59E0"/>
    <w:rsid w:val="000D6526"/>
    <w:rsid w:val="000D666C"/>
    <w:rsid w:val="000D6F82"/>
    <w:rsid w:val="000D7193"/>
    <w:rsid w:val="000D7437"/>
    <w:rsid w:val="000D7525"/>
    <w:rsid w:val="000D7B8E"/>
    <w:rsid w:val="000D7C49"/>
    <w:rsid w:val="000E00BD"/>
    <w:rsid w:val="000E030B"/>
    <w:rsid w:val="000E0591"/>
    <w:rsid w:val="000E0759"/>
    <w:rsid w:val="000E097C"/>
    <w:rsid w:val="000E0D01"/>
    <w:rsid w:val="000E17D4"/>
    <w:rsid w:val="000E1821"/>
    <w:rsid w:val="000E1BCB"/>
    <w:rsid w:val="000E1EE8"/>
    <w:rsid w:val="000E3284"/>
    <w:rsid w:val="000E34D6"/>
    <w:rsid w:val="000E3802"/>
    <w:rsid w:val="000E3AD3"/>
    <w:rsid w:val="000E3C07"/>
    <w:rsid w:val="000E3CF1"/>
    <w:rsid w:val="000E3F67"/>
    <w:rsid w:val="000E4623"/>
    <w:rsid w:val="000E470B"/>
    <w:rsid w:val="000E4B13"/>
    <w:rsid w:val="000E4F0D"/>
    <w:rsid w:val="000E5360"/>
    <w:rsid w:val="000E5571"/>
    <w:rsid w:val="000E5680"/>
    <w:rsid w:val="000E657A"/>
    <w:rsid w:val="000E6DA5"/>
    <w:rsid w:val="000E78E4"/>
    <w:rsid w:val="000E7AA3"/>
    <w:rsid w:val="000E7B11"/>
    <w:rsid w:val="000F1476"/>
    <w:rsid w:val="000F1C94"/>
    <w:rsid w:val="000F2152"/>
    <w:rsid w:val="000F22E6"/>
    <w:rsid w:val="000F2D74"/>
    <w:rsid w:val="000F2E9D"/>
    <w:rsid w:val="000F326F"/>
    <w:rsid w:val="000F3744"/>
    <w:rsid w:val="000F413B"/>
    <w:rsid w:val="000F4488"/>
    <w:rsid w:val="000F4D85"/>
    <w:rsid w:val="000F5077"/>
    <w:rsid w:val="000F5140"/>
    <w:rsid w:val="000F55AE"/>
    <w:rsid w:val="000F5CAE"/>
    <w:rsid w:val="000F5EC1"/>
    <w:rsid w:val="000F5FDB"/>
    <w:rsid w:val="000F64EF"/>
    <w:rsid w:val="000F680D"/>
    <w:rsid w:val="000F7325"/>
    <w:rsid w:val="001002BA"/>
    <w:rsid w:val="001004A7"/>
    <w:rsid w:val="00101C4D"/>
    <w:rsid w:val="00101DA5"/>
    <w:rsid w:val="001020F4"/>
    <w:rsid w:val="001020F8"/>
    <w:rsid w:val="0010217E"/>
    <w:rsid w:val="001023F3"/>
    <w:rsid w:val="00102421"/>
    <w:rsid w:val="0010282F"/>
    <w:rsid w:val="00102A3A"/>
    <w:rsid w:val="00102C66"/>
    <w:rsid w:val="00102DEE"/>
    <w:rsid w:val="00102DF6"/>
    <w:rsid w:val="00103330"/>
    <w:rsid w:val="0010333D"/>
    <w:rsid w:val="001034DD"/>
    <w:rsid w:val="001039A0"/>
    <w:rsid w:val="00103FCD"/>
    <w:rsid w:val="001041F4"/>
    <w:rsid w:val="00104283"/>
    <w:rsid w:val="00104D8F"/>
    <w:rsid w:val="00104FAD"/>
    <w:rsid w:val="00105442"/>
    <w:rsid w:val="0010572E"/>
    <w:rsid w:val="00105CF2"/>
    <w:rsid w:val="00105CFA"/>
    <w:rsid w:val="00105D0D"/>
    <w:rsid w:val="00105DF4"/>
    <w:rsid w:val="00105E55"/>
    <w:rsid w:val="00106119"/>
    <w:rsid w:val="00106351"/>
    <w:rsid w:val="00106E45"/>
    <w:rsid w:val="00106EB5"/>
    <w:rsid w:val="00107462"/>
    <w:rsid w:val="00107475"/>
    <w:rsid w:val="001078B4"/>
    <w:rsid w:val="0011045E"/>
    <w:rsid w:val="001108FB"/>
    <w:rsid w:val="00110998"/>
    <w:rsid w:val="00110EB9"/>
    <w:rsid w:val="00111C99"/>
    <w:rsid w:val="00111E03"/>
    <w:rsid w:val="00111ECD"/>
    <w:rsid w:val="00112007"/>
    <w:rsid w:val="0011236F"/>
    <w:rsid w:val="00112DC5"/>
    <w:rsid w:val="001133EF"/>
    <w:rsid w:val="00113781"/>
    <w:rsid w:val="00113A32"/>
    <w:rsid w:val="00113A40"/>
    <w:rsid w:val="00113C31"/>
    <w:rsid w:val="00113D49"/>
    <w:rsid w:val="00114E65"/>
    <w:rsid w:val="00115000"/>
    <w:rsid w:val="00115A35"/>
    <w:rsid w:val="00115E98"/>
    <w:rsid w:val="001162DC"/>
    <w:rsid w:val="0011692C"/>
    <w:rsid w:val="001169DA"/>
    <w:rsid w:val="00116EC1"/>
    <w:rsid w:val="00116EF0"/>
    <w:rsid w:val="00116F60"/>
    <w:rsid w:val="00117079"/>
    <w:rsid w:val="00117639"/>
    <w:rsid w:val="0011763E"/>
    <w:rsid w:val="0011790F"/>
    <w:rsid w:val="00120855"/>
    <w:rsid w:val="001208C8"/>
    <w:rsid w:val="00120A6E"/>
    <w:rsid w:val="00120F92"/>
    <w:rsid w:val="00121186"/>
    <w:rsid w:val="001216C3"/>
    <w:rsid w:val="00121797"/>
    <w:rsid w:val="00121822"/>
    <w:rsid w:val="001218D3"/>
    <w:rsid w:val="0012215E"/>
    <w:rsid w:val="0012298A"/>
    <w:rsid w:val="00122A39"/>
    <w:rsid w:val="00122C7D"/>
    <w:rsid w:val="001236A8"/>
    <w:rsid w:val="00124509"/>
    <w:rsid w:val="00124575"/>
    <w:rsid w:val="0012471B"/>
    <w:rsid w:val="00124863"/>
    <w:rsid w:val="001250BD"/>
    <w:rsid w:val="0012513F"/>
    <w:rsid w:val="00125631"/>
    <w:rsid w:val="00126031"/>
    <w:rsid w:val="001262CE"/>
    <w:rsid w:val="00126917"/>
    <w:rsid w:val="00126AEB"/>
    <w:rsid w:val="00126F02"/>
    <w:rsid w:val="00126FEB"/>
    <w:rsid w:val="0012703D"/>
    <w:rsid w:val="00127161"/>
    <w:rsid w:val="00127320"/>
    <w:rsid w:val="00127365"/>
    <w:rsid w:val="001274D1"/>
    <w:rsid w:val="00127F22"/>
    <w:rsid w:val="00130222"/>
    <w:rsid w:val="0013039B"/>
    <w:rsid w:val="001306EA"/>
    <w:rsid w:val="00130885"/>
    <w:rsid w:val="001310D9"/>
    <w:rsid w:val="00131229"/>
    <w:rsid w:val="00131568"/>
    <w:rsid w:val="0013262C"/>
    <w:rsid w:val="0013271A"/>
    <w:rsid w:val="00132AF2"/>
    <w:rsid w:val="00132FEC"/>
    <w:rsid w:val="00133843"/>
    <w:rsid w:val="00133C30"/>
    <w:rsid w:val="00133D30"/>
    <w:rsid w:val="00134129"/>
    <w:rsid w:val="001342EB"/>
    <w:rsid w:val="00134DF9"/>
    <w:rsid w:val="001350A1"/>
    <w:rsid w:val="0013533B"/>
    <w:rsid w:val="00135A3E"/>
    <w:rsid w:val="00135EC1"/>
    <w:rsid w:val="00136141"/>
    <w:rsid w:val="001369D2"/>
    <w:rsid w:val="0013713B"/>
    <w:rsid w:val="0013718F"/>
    <w:rsid w:val="0013737B"/>
    <w:rsid w:val="001408B6"/>
    <w:rsid w:val="00140ADD"/>
    <w:rsid w:val="00140CAB"/>
    <w:rsid w:val="00140E42"/>
    <w:rsid w:val="00140F36"/>
    <w:rsid w:val="00142825"/>
    <w:rsid w:val="00142A74"/>
    <w:rsid w:val="00142B6B"/>
    <w:rsid w:val="0014300B"/>
    <w:rsid w:val="00143229"/>
    <w:rsid w:val="00143522"/>
    <w:rsid w:val="00143DA2"/>
    <w:rsid w:val="00144B89"/>
    <w:rsid w:val="00144D6F"/>
    <w:rsid w:val="00144DD5"/>
    <w:rsid w:val="001463A5"/>
    <w:rsid w:val="001463E1"/>
    <w:rsid w:val="00146792"/>
    <w:rsid w:val="001467CD"/>
    <w:rsid w:val="00146A75"/>
    <w:rsid w:val="00146EAD"/>
    <w:rsid w:val="00146FA3"/>
    <w:rsid w:val="001477D5"/>
    <w:rsid w:val="001477DE"/>
    <w:rsid w:val="00147813"/>
    <w:rsid w:val="00147925"/>
    <w:rsid w:val="00147F23"/>
    <w:rsid w:val="001503BE"/>
    <w:rsid w:val="00150838"/>
    <w:rsid w:val="0015097F"/>
    <w:rsid w:val="001509F1"/>
    <w:rsid w:val="00150D85"/>
    <w:rsid w:val="00150F32"/>
    <w:rsid w:val="001510C4"/>
    <w:rsid w:val="00151A6C"/>
    <w:rsid w:val="00151C66"/>
    <w:rsid w:val="00152631"/>
    <w:rsid w:val="00152E52"/>
    <w:rsid w:val="00152EE3"/>
    <w:rsid w:val="00153118"/>
    <w:rsid w:val="001533E5"/>
    <w:rsid w:val="00153531"/>
    <w:rsid w:val="001543EA"/>
    <w:rsid w:val="001549DA"/>
    <w:rsid w:val="00155023"/>
    <w:rsid w:val="001555DD"/>
    <w:rsid w:val="00155B5F"/>
    <w:rsid w:val="00155B7A"/>
    <w:rsid w:val="00155C20"/>
    <w:rsid w:val="00155E11"/>
    <w:rsid w:val="001569F1"/>
    <w:rsid w:val="0015765B"/>
    <w:rsid w:val="0015789D"/>
    <w:rsid w:val="00160530"/>
    <w:rsid w:val="0016075D"/>
    <w:rsid w:val="0016080D"/>
    <w:rsid w:val="00160862"/>
    <w:rsid w:val="00160A94"/>
    <w:rsid w:val="00160C26"/>
    <w:rsid w:val="00160F56"/>
    <w:rsid w:val="0016150B"/>
    <w:rsid w:val="001616E0"/>
    <w:rsid w:val="001617C4"/>
    <w:rsid w:val="00161F78"/>
    <w:rsid w:val="001620C5"/>
    <w:rsid w:val="0016210D"/>
    <w:rsid w:val="00162500"/>
    <w:rsid w:val="0016288F"/>
    <w:rsid w:val="00163AEC"/>
    <w:rsid w:val="001641C9"/>
    <w:rsid w:val="001643A4"/>
    <w:rsid w:val="00164493"/>
    <w:rsid w:val="00164581"/>
    <w:rsid w:val="001649DB"/>
    <w:rsid w:val="00164B72"/>
    <w:rsid w:val="00164DB8"/>
    <w:rsid w:val="00165C9C"/>
    <w:rsid w:val="001661CC"/>
    <w:rsid w:val="00166233"/>
    <w:rsid w:val="001665D0"/>
    <w:rsid w:val="00166922"/>
    <w:rsid w:val="001672DC"/>
    <w:rsid w:val="0016750D"/>
    <w:rsid w:val="001676E9"/>
    <w:rsid w:val="00167844"/>
    <w:rsid w:val="00167971"/>
    <w:rsid w:val="0017024C"/>
    <w:rsid w:val="00170410"/>
    <w:rsid w:val="00171209"/>
    <w:rsid w:val="00171A06"/>
    <w:rsid w:val="00171A4D"/>
    <w:rsid w:val="00171AB2"/>
    <w:rsid w:val="001721A8"/>
    <w:rsid w:val="0017246E"/>
    <w:rsid w:val="00172B1A"/>
    <w:rsid w:val="00172BA1"/>
    <w:rsid w:val="00172FD2"/>
    <w:rsid w:val="00173358"/>
    <w:rsid w:val="001733E0"/>
    <w:rsid w:val="001739A8"/>
    <w:rsid w:val="00173AEB"/>
    <w:rsid w:val="00174794"/>
    <w:rsid w:val="001748FF"/>
    <w:rsid w:val="00175478"/>
    <w:rsid w:val="0017608A"/>
    <w:rsid w:val="00176358"/>
    <w:rsid w:val="001767CD"/>
    <w:rsid w:val="00177088"/>
    <w:rsid w:val="001771B2"/>
    <w:rsid w:val="001772EB"/>
    <w:rsid w:val="00177472"/>
    <w:rsid w:val="00177801"/>
    <w:rsid w:val="001779E6"/>
    <w:rsid w:val="00177A4A"/>
    <w:rsid w:val="00180334"/>
    <w:rsid w:val="00180A0C"/>
    <w:rsid w:val="00180F13"/>
    <w:rsid w:val="00181131"/>
    <w:rsid w:val="001820AC"/>
    <w:rsid w:val="00182649"/>
    <w:rsid w:val="00182FA2"/>
    <w:rsid w:val="00183B5E"/>
    <w:rsid w:val="00183DE7"/>
    <w:rsid w:val="00183DE8"/>
    <w:rsid w:val="0018473A"/>
    <w:rsid w:val="00184865"/>
    <w:rsid w:val="00184AC3"/>
    <w:rsid w:val="0018506C"/>
    <w:rsid w:val="001854B0"/>
    <w:rsid w:val="001856D4"/>
    <w:rsid w:val="00185B86"/>
    <w:rsid w:val="00186687"/>
    <w:rsid w:val="00186C44"/>
    <w:rsid w:val="00187A2B"/>
    <w:rsid w:val="00187D59"/>
    <w:rsid w:val="00187EA0"/>
    <w:rsid w:val="00187F56"/>
    <w:rsid w:val="00190228"/>
    <w:rsid w:val="001908EE"/>
    <w:rsid w:val="0019091E"/>
    <w:rsid w:val="00191100"/>
    <w:rsid w:val="0019132A"/>
    <w:rsid w:val="00191B37"/>
    <w:rsid w:val="00191BF0"/>
    <w:rsid w:val="00191D5E"/>
    <w:rsid w:val="00191DEF"/>
    <w:rsid w:val="00191E0F"/>
    <w:rsid w:val="00192BE6"/>
    <w:rsid w:val="0019305C"/>
    <w:rsid w:val="0019315B"/>
    <w:rsid w:val="001932CC"/>
    <w:rsid w:val="001933DF"/>
    <w:rsid w:val="0019343B"/>
    <w:rsid w:val="0019393F"/>
    <w:rsid w:val="0019410B"/>
    <w:rsid w:val="001947C8"/>
    <w:rsid w:val="0019512F"/>
    <w:rsid w:val="00195720"/>
    <w:rsid w:val="00195B81"/>
    <w:rsid w:val="00197723"/>
    <w:rsid w:val="00197E46"/>
    <w:rsid w:val="00197E8F"/>
    <w:rsid w:val="00197EE7"/>
    <w:rsid w:val="001A0756"/>
    <w:rsid w:val="001A0899"/>
    <w:rsid w:val="001A08E3"/>
    <w:rsid w:val="001A10B7"/>
    <w:rsid w:val="001A11F6"/>
    <w:rsid w:val="001A127C"/>
    <w:rsid w:val="001A1648"/>
    <w:rsid w:val="001A32AC"/>
    <w:rsid w:val="001A33F3"/>
    <w:rsid w:val="001A3D92"/>
    <w:rsid w:val="001A4086"/>
    <w:rsid w:val="001A40BD"/>
    <w:rsid w:val="001A426E"/>
    <w:rsid w:val="001A4502"/>
    <w:rsid w:val="001A45F9"/>
    <w:rsid w:val="001A4AB5"/>
    <w:rsid w:val="001A4B63"/>
    <w:rsid w:val="001A4D78"/>
    <w:rsid w:val="001A4DF3"/>
    <w:rsid w:val="001A4EFF"/>
    <w:rsid w:val="001A5A1C"/>
    <w:rsid w:val="001A5C28"/>
    <w:rsid w:val="001A5DAF"/>
    <w:rsid w:val="001A6429"/>
    <w:rsid w:val="001A6467"/>
    <w:rsid w:val="001A7188"/>
    <w:rsid w:val="001A79FA"/>
    <w:rsid w:val="001B0C77"/>
    <w:rsid w:val="001B0D86"/>
    <w:rsid w:val="001B162F"/>
    <w:rsid w:val="001B16AA"/>
    <w:rsid w:val="001B16D1"/>
    <w:rsid w:val="001B198B"/>
    <w:rsid w:val="001B24AF"/>
    <w:rsid w:val="001B24E2"/>
    <w:rsid w:val="001B256E"/>
    <w:rsid w:val="001B26AC"/>
    <w:rsid w:val="001B2B78"/>
    <w:rsid w:val="001B3019"/>
    <w:rsid w:val="001B3145"/>
    <w:rsid w:val="001B39B6"/>
    <w:rsid w:val="001B462E"/>
    <w:rsid w:val="001B4D8A"/>
    <w:rsid w:val="001B4F9B"/>
    <w:rsid w:val="001B51EA"/>
    <w:rsid w:val="001B53AF"/>
    <w:rsid w:val="001B53B0"/>
    <w:rsid w:val="001B66F5"/>
    <w:rsid w:val="001B6B1D"/>
    <w:rsid w:val="001B6DBE"/>
    <w:rsid w:val="001B6E83"/>
    <w:rsid w:val="001B6EC4"/>
    <w:rsid w:val="001B7C71"/>
    <w:rsid w:val="001B7C80"/>
    <w:rsid w:val="001C0088"/>
    <w:rsid w:val="001C00F0"/>
    <w:rsid w:val="001C078E"/>
    <w:rsid w:val="001C07B5"/>
    <w:rsid w:val="001C0899"/>
    <w:rsid w:val="001C0FA2"/>
    <w:rsid w:val="001C15BA"/>
    <w:rsid w:val="001C1733"/>
    <w:rsid w:val="001C199F"/>
    <w:rsid w:val="001C1B04"/>
    <w:rsid w:val="001C1BAA"/>
    <w:rsid w:val="001C1DC6"/>
    <w:rsid w:val="001C1DC8"/>
    <w:rsid w:val="001C1FED"/>
    <w:rsid w:val="001C2228"/>
    <w:rsid w:val="001C2B7E"/>
    <w:rsid w:val="001C2D0E"/>
    <w:rsid w:val="001C300C"/>
    <w:rsid w:val="001C4269"/>
    <w:rsid w:val="001C4E61"/>
    <w:rsid w:val="001C512E"/>
    <w:rsid w:val="001C55BB"/>
    <w:rsid w:val="001C5C82"/>
    <w:rsid w:val="001C5E15"/>
    <w:rsid w:val="001C60B6"/>
    <w:rsid w:val="001C6295"/>
    <w:rsid w:val="001C649B"/>
    <w:rsid w:val="001C6782"/>
    <w:rsid w:val="001C6FA3"/>
    <w:rsid w:val="001C74A4"/>
    <w:rsid w:val="001C7CC0"/>
    <w:rsid w:val="001D03EB"/>
    <w:rsid w:val="001D0860"/>
    <w:rsid w:val="001D09F3"/>
    <w:rsid w:val="001D0F4F"/>
    <w:rsid w:val="001D153F"/>
    <w:rsid w:val="001D1C0E"/>
    <w:rsid w:val="001D2E1B"/>
    <w:rsid w:val="001D360A"/>
    <w:rsid w:val="001D3C34"/>
    <w:rsid w:val="001D3C6C"/>
    <w:rsid w:val="001D4FD5"/>
    <w:rsid w:val="001D5179"/>
    <w:rsid w:val="001D545F"/>
    <w:rsid w:val="001D55DF"/>
    <w:rsid w:val="001D5685"/>
    <w:rsid w:val="001D62E1"/>
    <w:rsid w:val="001D63D8"/>
    <w:rsid w:val="001D6F34"/>
    <w:rsid w:val="001D6F61"/>
    <w:rsid w:val="001D7021"/>
    <w:rsid w:val="001D79D3"/>
    <w:rsid w:val="001D7FDF"/>
    <w:rsid w:val="001E04A7"/>
    <w:rsid w:val="001E051F"/>
    <w:rsid w:val="001E117B"/>
    <w:rsid w:val="001E123D"/>
    <w:rsid w:val="001E137A"/>
    <w:rsid w:val="001E1AC6"/>
    <w:rsid w:val="001E1AFB"/>
    <w:rsid w:val="001E1EE6"/>
    <w:rsid w:val="001E2363"/>
    <w:rsid w:val="001E267F"/>
    <w:rsid w:val="001E2EB8"/>
    <w:rsid w:val="001E2EEE"/>
    <w:rsid w:val="001E3157"/>
    <w:rsid w:val="001E39FC"/>
    <w:rsid w:val="001E3B0A"/>
    <w:rsid w:val="001E3D9F"/>
    <w:rsid w:val="001E40E6"/>
    <w:rsid w:val="001E43E0"/>
    <w:rsid w:val="001E45E6"/>
    <w:rsid w:val="001E5E4A"/>
    <w:rsid w:val="001E6AEB"/>
    <w:rsid w:val="001E7273"/>
    <w:rsid w:val="001E76CB"/>
    <w:rsid w:val="001F08F4"/>
    <w:rsid w:val="001F10BC"/>
    <w:rsid w:val="001F11E0"/>
    <w:rsid w:val="001F12BF"/>
    <w:rsid w:val="001F29B5"/>
    <w:rsid w:val="001F2CA1"/>
    <w:rsid w:val="001F30F2"/>
    <w:rsid w:val="001F3101"/>
    <w:rsid w:val="001F3646"/>
    <w:rsid w:val="001F3749"/>
    <w:rsid w:val="001F3A04"/>
    <w:rsid w:val="001F3A8A"/>
    <w:rsid w:val="001F3C80"/>
    <w:rsid w:val="001F3D65"/>
    <w:rsid w:val="001F3F73"/>
    <w:rsid w:val="001F41BC"/>
    <w:rsid w:val="001F476F"/>
    <w:rsid w:val="001F48BE"/>
    <w:rsid w:val="001F4B05"/>
    <w:rsid w:val="001F4BCA"/>
    <w:rsid w:val="001F5031"/>
    <w:rsid w:val="001F5F08"/>
    <w:rsid w:val="001F6125"/>
    <w:rsid w:val="001F6251"/>
    <w:rsid w:val="001F6297"/>
    <w:rsid w:val="001F6413"/>
    <w:rsid w:val="001F64E4"/>
    <w:rsid w:val="0020053E"/>
    <w:rsid w:val="00200748"/>
    <w:rsid w:val="0020155F"/>
    <w:rsid w:val="0020156E"/>
    <w:rsid w:val="00201A4B"/>
    <w:rsid w:val="00201F1C"/>
    <w:rsid w:val="00202039"/>
    <w:rsid w:val="0020208D"/>
    <w:rsid w:val="00202141"/>
    <w:rsid w:val="002021D3"/>
    <w:rsid w:val="00202877"/>
    <w:rsid w:val="00202A11"/>
    <w:rsid w:val="002034B6"/>
    <w:rsid w:val="00203658"/>
    <w:rsid w:val="002038EE"/>
    <w:rsid w:val="00204283"/>
    <w:rsid w:val="0020472C"/>
    <w:rsid w:val="00205954"/>
    <w:rsid w:val="00205F8C"/>
    <w:rsid w:val="002065E4"/>
    <w:rsid w:val="00206BA8"/>
    <w:rsid w:val="00207C5D"/>
    <w:rsid w:val="002101F4"/>
    <w:rsid w:val="00210DA0"/>
    <w:rsid w:val="002113D8"/>
    <w:rsid w:val="002113FA"/>
    <w:rsid w:val="002119F1"/>
    <w:rsid w:val="002127AF"/>
    <w:rsid w:val="002128F1"/>
    <w:rsid w:val="00212E8E"/>
    <w:rsid w:val="00212F83"/>
    <w:rsid w:val="00212FDA"/>
    <w:rsid w:val="00213428"/>
    <w:rsid w:val="00213BFC"/>
    <w:rsid w:val="00213DCB"/>
    <w:rsid w:val="0021410D"/>
    <w:rsid w:val="00214322"/>
    <w:rsid w:val="002144AD"/>
    <w:rsid w:val="002149F6"/>
    <w:rsid w:val="00216665"/>
    <w:rsid w:val="00216876"/>
    <w:rsid w:val="002169D8"/>
    <w:rsid w:val="00216B23"/>
    <w:rsid w:val="00216D34"/>
    <w:rsid w:val="00217010"/>
    <w:rsid w:val="00217129"/>
    <w:rsid w:val="0021774A"/>
    <w:rsid w:val="002178DC"/>
    <w:rsid w:val="00217A32"/>
    <w:rsid w:val="00217A85"/>
    <w:rsid w:val="002201CE"/>
    <w:rsid w:val="002203D6"/>
    <w:rsid w:val="0022078B"/>
    <w:rsid w:val="00220884"/>
    <w:rsid w:val="00220E48"/>
    <w:rsid w:val="00220FB0"/>
    <w:rsid w:val="002211BD"/>
    <w:rsid w:val="00221E08"/>
    <w:rsid w:val="00221EBF"/>
    <w:rsid w:val="00222169"/>
    <w:rsid w:val="00222DB4"/>
    <w:rsid w:val="00222E2F"/>
    <w:rsid w:val="0022351E"/>
    <w:rsid w:val="00223DB8"/>
    <w:rsid w:val="00224D73"/>
    <w:rsid w:val="00224D95"/>
    <w:rsid w:val="0022580B"/>
    <w:rsid w:val="00225BB2"/>
    <w:rsid w:val="00225FAC"/>
    <w:rsid w:val="00226374"/>
    <w:rsid w:val="002263E8"/>
    <w:rsid w:val="002268D8"/>
    <w:rsid w:val="002269A8"/>
    <w:rsid w:val="00226EBC"/>
    <w:rsid w:val="00226F55"/>
    <w:rsid w:val="0022740B"/>
    <w:rsid w:val="0022756C"/>
    <w:rsid w:val="0022784E"/>
    <w:rsid w:val="00227EBB"/>
    <w:rsid w:val="002300DB"/>
    <w:rsid w:val="00230380"/>
    <w:rsid w:val="0023075E"/>
    <w:rsid w:val="002307F3"/>
    <w:rsid w:val="00230A81"/>
    <w:rsid w:val="00230AE0"/>
    <w:rsid w:val="00230D76"/>
    <w:rsid w:val="00231026"/>
    <w:rsid w:val="002310A5"/>
    <w:rsid w:val="00231F28"/>
    <w:rsid w:val="0023272E"/>
    <w:rsid w:val="0023279F"/>
    <w:rsid w:val="00232E4B"/>
    <w:rsid w:val="0023313E"/>
    <w:rsid w:val="00233833"/>
    <w:rsid w:val="00233AAD"/>
    <w:rsid w:val="00233B14"/>
    <w:rsid w:val="00233BF6"/>
    <w:rsid w:val="00233D07"/>
    <w:rsid w:val="002340AF"/>
    <w:rsid w:val="002343B3"/>
    <w:rsid w:val="00234490"/>
    <w:rsid w:val="002346BC"/>
    <w:rsid w:val="0023470B"/>
    <w:rsid w:val="00234931"/>
    <w:rsid w:val="00235AB1"/>
    <w:rsid w:val="00235AD3"/>
    <w:rsid w:val="00235E30"/>
    <w:rsid w:val="00235F7F"/>
    <w:rsid w:val="00235F93"/>
    <w:rsid w:val="00236046"/>
    <w:rsid w:val="002364A3"/>
    <w:rsid w:val="0023653C"/>
    <w:rsid w:val="002369FA"/>
    <w:rsid w:val="002369FD"/>
    <w:rsid w:val="00236A65"/>
    <w:rsid w:val="00236AD4"/>
    <w:rsid w:val="00236E34"/>
    <w:rsid w:val="00236FB6"/>
    <w:rsid w:val="00236FD2"/>
    <w:rsid w:val="002377E2"/>
    <w:rsid w:val="00237F83"/>
    <w:rsid w:val="00240073"/>
    <w:rsid w:val="0024060D"/>
    <w:rsid w:val="00240B46"/>
    <w:rsid w:val="00240E2D"/>
    <w:rsid w:val="00240F25"/>
    <w:rsid w:val="002412E2"/>
    <w:rsid w:val="0024183A"/>
    <w:rsid w:val="00241F47"/>
    <w:rsid w:val="00242BA6"/>
    <w:rsid w:val="00242C31"/>
    <w:rsid w:val="00242D56"/>
    <w:rsid w:val="00243126"/>
    <w:rsid w:val="0024335E"/>
    <w:rsid w:val="002434FE"/>
    <w:rsid w:val="00243AF9"/>
    <w:rsid w:val="00243CAB"/>
    <w:rsid w:val="00243E4D"/>
    <w:rsid w:val="002448FB"/>
    <w:rsid w:val="00244B53"/>
    <w:rsid w:val="00244FBD"/>
    <w:rsid w:val="00245645"/>
    <w:rsid w:val="00245EA3"/>
    <w:rsid w:val="002461D3"/>
    <w:rsid w:val="00246942"/>
    <w:rsid w:val="00247717"/>
    <w:rsid w:val="00247AD0"/>
    <w:rsid w:val="0025033E"/>
    <w:rsid w:val="0025079C"/>
    <w:rsid w:val="002514FD"/>
    <w:rsid w:val="002519E9"/>
    <w:rsid w:val="00251E60"/>
    <w:rsid w:val="0025218F"/>
    <w:rsid w:val="00252A82"/>
    <w:rsid w:val="00252D34"/>
    <w:rsid w:val="00252F8B"/>
    <w:rsid w:val="0025527C"/>
    <w:rsid w:val="00255A13"/>
    <w:rsid w:val="00255D2B"/>
    <w:rsid w:val="0025676A"/>
    <w:rsid w:val="0025690D"/>
    <w:rsid w:val="00256AB3"/>
    <w:rsid w:val="002600F4"/>
    <w:rsid w:val="00260C8B"/>
    <w:rsid w:val="00260EBC"/>
    <w:rsid w:val="002611B7"/>
    <w:rsid w:val="002612F8"/>
    <w:rsid w:val="00261A90"/>
    <w:rsid w:val="00261D34"/>
    <w:rsid w:val="00261D66"/>
    <w:rsid w:val="0026256A"/>
    <w:rsid w:val="00262D9B"/>
    <w:rsid w:val="00263724"/>
    <w:rsid w:val="00263AF4"/>
    <w:rsid w:val="00263BB8"/>
    <w:rsid w:val="00263DB9"/>
    <w:rsid w:val="00264441"/>
    <w:rsid w:val="002649B1"/>
    <w:rsid w:val="00264C20"/>
    <w:rsid w:val="00264D61"/>
    <w:rsid w:val="0026503F"/>
    <w:rsid w:val="002654C6"/>
    <w:rsid w:val="0026561A"/>
    <w:rsid w:val="00265855"/>
    <w:rsid w:val="00265A32"/>
    <w:rsid w:val="00265B19"/>
    <w:rsid w:val="00265F6B"/>
    <w:rsid w:val="002669EF"/>
    <w:rsid w:val="00266F43"/>
    <w:rsid w:val="00267DD5"/>
    <w:rsid w:val="0027011E"/>
    <w:rsid w:val="00270383"/>
    <w:rsid w:val="00271419"/>
    <w:rsid w:val="0027152B"/>
    <w:rsid w:val="00271C72"/>
    <w:rsid w:val="00271D42"/>
    <w:rsid w:val="00271D47"/>
    <w:rsid w:val="00272029"/>
    <w:rsid w:val="00272078"/>
    <w:rsid w:val="002727F5"/>
    <w:rsid w:val="00272BF4"/>
    <w:rsid w:val="00272EA7"/>
    <w:rsid w:val="00273008"/>
    <w:rsid w:val="0027361C"/>
    <w:rsid w:val="00273B54"/>
    <w:rsid w:val="00273D77"/>
    <w:rsid w:val="00273F3F"/>
    <w:rsid w:val="0027424D"/>
    <w:rsid w:val="002745AB"/>
    <w:rsid w:val="00274B8A"/>
    <w:rsid w:val="00274CA7"/>
    <w:rsid w:val="0027509F"/>
    <w:rsid w:val="00275B3E"/>
    <w:rsid w:val="00275ECC"/>
    <w:rsid w:val="002763EB"/>
    <w:rsid w:val="00276437"/>
    <w:rsid w:val="00276E7E"/>
    <w:rsid w:val="00277B1D"/>
    <w:rsid w:val="00280311"/>
    <w:rsid w:val="00280780"/>
    <w:rsid w:val="00280A0C"/>
    <w:rsid w:val="00280A4A"/>
    <w:rsid w:val="00280B05"/>
    <w:rsid w:val="00280BD2"/>
    <w:rsid w:val="00280FD7"/>
    <w:rsid w:val="00281801"/>
    <w:rsid w:val="002824D2"/>
    <w:rsid w:val="0028259E"/>
    <w:rsid w:val="002828C5"/>
    <w:rsid w:val="00282DF5"/>
    <w:rsid w:val="002831CF"/>
    <w:rsid w:val="00283474"/>
    <w:rsid w:val="0028362A"/>
    <w:rsid w:val="00283C93"/>
    <w:rsid w:val="00283CBC"/>
    <w:rsid w:val="00283F61"/>
    <w:rsid w:val="00284276"/>
    <w:rsid w:val="00284360"/>
    <w:rsid w:val="00284496"/>
    <w:rsid w:val="002855B9"/>
    <w:rsid w:val="0028568C"/>
    <w:rsid w:val="00285EB6"/>
    <w:rsid w:val="00285FBF"/>
    <w:rsid w:val="00286A63"/>
    <w:rsid w:val="00286F02"/>
    <w:rsid w:val="00290806"/>
    <w:rsid w:val="00290936"/>
    <w:rsid w:val="0029124D"/>
    <w:rsid w:val="0029177A"/>
    <w:rsid w:val="00291B7C"/>
    <w:rsid w:val="00292158"/>
    <w:rsid w:val="00292218"/>
    <w:rsid w:val="00292397"/>
    <w:rsid w:val="002928D0"/>
    <w:rsid w:val="00292B3C"/>
    <w:rsid w:val="00292E56"/>
    <w:rsid w:val="00292EAD"/>
    <w:rsid w:val="00293208"/>
    <w:rsid w:val="00293252"/>
    <w:rsid w:val="00293448"/>
    <w:rsid w:val="002937D3"/>
    <w:rsid w:val="00294416"/>
    <w:rsid w:val="00295364"/>
    <w:rsid w:val="00295776"/>
    <w:rsid w:val="00295D8E"/>
    <w:rsid w:val="00295ED1"/>
    <w:rsid w:val="00296AF9"/>
    <w:rsid w:val="00296C1B"/>
    <w:rsid w:val="00296E00"/>
    <w:rsid w:val="00297302"/>
    <w:rsid w:val="00297D60"/>
    <w:rsid w:val="00297FC7"/>
    <w:rsid w:val="002A0E23"/>
    <w:rsid w:val="002A113C"/>
    <w:rsid w:val="002A119B"/>
    <w:rsid w:val="002A1501"/>
    <w:rsid w:val="002A1CBD"/>
    <w:rsid w:val="002A1DA3"/>
    <w:rsid w:val="002A216E"/>
    <w:rsid w:val="002A244B"/>
    <w:rsid w:val="002A2A18"/>
    <w:rsid w:val="002A3804"/>
    <w:rsid w:val="002A38F5"/>
    <w:rsid w:val="002A3ACB"/>
    <w:rsid w:val="002A3B31"/>
    <w:rsid w:val="002A433D"/>
    <w:rsid w:val="002A4466"/>
    <w:rsid w:val="002A486C"/>
    <w:rsid w:val="002A51B6"/>
    <w:rsid w:val="002A5BCE"/>
    <w:rsid w:val="002A5CA1"/>
    <w:rsid w:val="002A5CC0"/>
    <w:rsid w:val="002A5F3A"/>
    <w:rsid w:val="002A6BEA"/>
    <w:rsid w:val="002A6E36"/>
    <w:rsid w:val="002A7B18"/>
    <w:rsid w:val="002A7B9E"/>
    <w:rsid w:val="002A7E9C"/>
    <w:rsid w:val="002B01F6"/>
    <w:rsid w:val="002B04F9"/>
    <w:rsid w:val="002B079C"/>
    <w:rsid w:val="002B0FEB"/>
    <w:rsid w:val="002B1530"/>
    <w:rsid w:val="002B1653"/>
    <w:rsid w:val="002B1CC1"/>
    <w:rsid w:val="002B1D57"/>
    <w:rsid w:val="002B1F20"/>
    <w:rsid w:val="002B22AF"/>
    <w:rsid w:val="002B26AA"/>
    <w:rsid w:val="002B2A46"/>
    <w:rsid w:val="002B2B71"/>
    <w:rsid w:val="002B2F23"/>
    <w:rsid w:val="002B36FA"/>
    <w:rsid w:val="002B3C7C"/>
    <w:rsid w:val="002B3D5E"/>
    <w:rsid w:val="002B3E53"/>
    <w:rsid w:val="002B4079"/>
    <w:rsid w:val="002B487A"/>
    <w:rsid w:val="002B5532"/>
    <w:rsid w:val="002B5C8E"/>
    <w:rsid w:val="002B5D07"/>
    <w:rsid w:val="002B61CC"/>
    <w:rsid w:val="002B67F7"/>
    <w:rsid w:val="002B69CF"/>
    <w:rsid w:val="002B6A51"/>
    <w:rsid w:val="002B729C"/>
    <w:rsid w:val="002B75CA"/>
    <w:rsid w:val="002B798D"/>
    <w:rsid w:val="002C0647"/>
    <w:rsid w:val="002C080C"/>
    <w:rsid w:val="002C0C99"/>
    <w:rsid w:val="002C0D4A"/>
    <w:rsid w:val="002C0F59"/>
    <w:rsid w:val="002C14D9"/>
    <w:rsid w:val="002C18AF"/>
    <w:rsid w:val="002C2161"/>
    <w:rsid w:val="002C2D99"/>
    <w:rsid w:val="002C3160"/>
    <w:rsid w:val="002C3382"/>
    <w:rsid w:val="002C37C9"/>
    <w:rsid w:val="002C3810"/>
    <w:rsid w:val="002C39A2"/>
    <w:rsid w:val="002C3B36"/>
    <w:rsid w:val="002C4776"/>
    <w:rsid w:val="002C48F1"/>
    <w:rsid w:val="002C53F4"/>
    <w:rsid w:val="002C55EE"/>
    <w:rsid w:val="002C5DE2"/>
    <w:rsid w:val="002C5EA0"/>
    <w:rsid w:val="002C647B"/>
    <w:rsid w:val="002C67F0"/>
    <w:rsid w:val="002C6AAF"/>
    <w:rsid w:val="002C6E40"/>
    <w:rsid w:val="002C718F"/>
    <w:rsid w:val="002C75AD"/>
    <w:rsid w:val="002C7B78"/>
    <w:rsid w:val="002D0C37"/>
    <w:rsid w:val="002D0C9B"/>
    <w:rsid w:val="002D11A8"/>
    <w:rsid w:val="002D1774"/>
    <w:rsid w:val="002D1D6D"/>
    <w:rsid w:val="002D208D"/>
    <w:rsid w:val="002D245E"/>
    <w:rsid w:val="002D2E02"/>
    <w:rsid w:val="002D3000"/>
    <w:rsid w:val="002D3A1A"/>
    <w:rsid w:val="002D3AFE"/>
    <w:rsid w:val="002D3E20"/>
    <w:rsid w:val="002D44A3"/>
    <w:rsid w:val="002D4607"/>
    <w:rsid w:val="002D4B0C"/>
    <w:rsid w:val="002D582B"/>
    <w:rsid w:val="002D5E1B"/>
    <w:rsid w:val="002D631B"/>
    <w:rsid w:val="002D63D3"/>
    <w:rsid w:val="002D79AC"/>
    <w:rsid w:val="002E00B1"/>
    <w:rsid w:val="002E081F"/>
    <w:rsid w:val="002E0F0D"/>
    <w:rsid w:val="002E17DD"/>
    <w:rsid w:val="002E18E4"/>
    <w:rsid w:val="002E1957"/>
    <w:rsid w:val="002E1D57"/>
    <w:rsid w:val="002E20CF"/>
    <w:rsid w:val="002E2288"/>
    <w:rsid w:val="002E250B"/>
    <w:rsid w:val="002E279F"/>
    <w:rsid w:val="002E2AEE"/>
    <w:rsid w:val="002E2C8A"/>
    <w:rsid w:val="002E2E39"/>
    <w:rsid w:val="002E31F8"/>
    <w:rsid w:val="002E34E6"/>
    <w:rsid w:val="002E373D"/>
    <w:rsid w:val="002E3C87"/>
    <w:rsid w:val="002E3E65"/>
    <w:rsid w:val="002E461A"/>
    <w:rsid w:val="002E4620"/>
    <w:rsid w:val="002E4F90"/>
    <w:rsid w:val="002E5015"/>
    <w:rsid w:val="002E518B"/>
    <w:rsid w:val="002E523D"/>
    <w:rsid w:val="002E5321"/>
    <w:rsid w:val="002E5357"/>
    <w:rsid w:val="002E5A4F"/>
    <w:rsid w:val="002E5CD4"/>
    <w:rsid w:val="002E621B"/>
    <w:rsid w:val="002E6427"/>
    <w:rsid w:val="002E6D07"/>
    <w:rsid w:val="002E6E01"/>
    <w:rsid w:val="002E70E3"/>
    <w:rsid w:val="002E7DDD"/>
    <w:rsid w:val="002F007F"/>
    <w:rsid w:val="002F0145"/>
    <w:rsid w:val="002F01E4"/>
    <w:rsid w:val="002F046C"/>
    <w:rsid w:val="002F08ED"/>
    <w:rsid w:val="002F0C3A"/>
    <w:rsid w:val="002F0D8A"/>
    <w:rsid w:val="002F17AA"/>
    <w:rsid w:val="002F1873"/>
    <w:rsid w:val="002F1A8E"/>
    <w:rsid w:val="002F1EF8"/>
    <w:rsid w:val="002F250D"/>
    <w:rsid w:val="002F261E"/>
    <w:rsid w:val="002F27B9"/>
    <w:rsid w:val="002F281F"/>
    <w:rsid w:val="002F30F7"/>
    <w:rsid w:val="002F393E"/>
    <w:rsid w:val="002F3D06"/>
    <w:rsid w:val="002F3F09"/>
    <w:rsid w:val="002F4B9F"/>
    <w:rsid w:val="002F5102"/>
    <w:rsid w:val="002F575D"/>
    <w:rsid w:val="002F64F2"/>
    <w:rsid w:val="002F6802"/>
    <w:rsid w:val="002F69A6"/>
    <w:rsid w:val="002F6CC7"/>
    <w:rsid w:val="002F6FE6"/>
    <w:rsid w:val="002F6FFE"/>
    <w:rsid w:val="002F7D71"/>
    <w:rsid w:val="003006D6"/>
    <w:rsid w:val="003008D6"/>
    <w:rsid w:val="0030091C"/>
    <w:rsid w:val="00300BB1"/>
    <w:rsid w:val="003010EC"/>
    <w:rsid w:val="0030184E"/>
    <w:rsid w:val="00301ACD"/>
    <w:rsid w:val="00301C4F"/>
    <w:rsid w:val="0030299F"/>
    <w:rsid w:val="00302DEC"/>
    <w:rsid w:val="003035B2"/>
    <w:rsid w:val="00303E88"/>
    <w:rsid w:val="00304858"/>
    <w:rsid w:val="00304A0C"/>
    <w:rsid w:val="00304AB8"/>
    <w:rsid w:val="00304BD8"/>
    <w:rsid w:val="00304DF4"/>
    <w:rsid w:val="00305F19"/>
    <w:rsid w:val="0030664F"/>
    <w:rsid w:val="00306DC4"/>
    <w:rsid w:val="00306F5A"/>
    <w:rsid w:val="00307279"/>
    <w:rsid w:val="00307420"/>
    <w:rsid w:val="003077D6"/>
    <w:rsid w:val="00307EEA"/>
    <w:rsid w:val="003104DE"/>
    <w:rsid w:val="003105F3"/>
    <w:rsid w:val="00310717"/>
    <w:rsid w:val="00310BC5"/>
    <w:rsid w:val="00310DC6"/>
    <w:rsid w:val="00310E0E"/>
    <w:rsid w:val="003112CA"/>
    <w:rsid w:val="00311970"/>
    <w:rsid w:val="00311CE0"/>
    <w:rsid w:val="00311DCB"/>
    <w:rsid w:val="00311E88"/>
    <w:rsid w:val="0031205D"/>
    <w:rsid w:val="00312061"/>
    <w:rsid w:val="00312211"/>
    <w:rsid w:val="003122C6"/>
    <w:rsid w:val="00312802"/>
    <w:rsid w:val="00312AD9"/>
    <w:rsid w:val="00312F1E"/>
    <w:rsid w:val="00312FD3"/>
    <w:rsid w:val="00313655"/>
    <w:rsid w:val="00314029"/>
    <w:rsid w:val="003141DD"/>
    <w:rsid w:val="00314414"/>
    <w:rsid w:val="003147B7"/>
    <w:rsid w:val="00314CD1"/>
    <w:rsid w:val="00314F53"/>
    <w:rsid w:val="003154AE"/>
    <w:rsid w:val="003155FE"/>
    <w:rsid w:val="00315CA5"/>
    <w:rsid w:val="00315F34"/>
    <w:rsid w:val="003160D5"/>
    <w:rsid w:val="00316351"/>
    <w:rsid w:val="003166E5"/>
    <w:rsid w:val="00316A0F"/>
    <w:rsid w:val="00316AFC"/>
    <w:rsid w:val="00317801"/>
    <w:rsid w:val="00317987"/>
    <w:rsid w:val="00317BB5"/>
    <w:rsid w:val="00317BEA"/>
    <w:rsid w:val="0032054B"/>
    <w:rsid w:val="003206AB"/>
    <w:rsid w:val="00320886"/>
    <w:rsid w:val="00321412"/>
    <w:rsid w:val="00321602"/>
    <w:rsid w:val="003217D9"/>
    <w:rsid w:val="00321B17"/>
    <w:rsid w:val="00321EA0"/>
    <w:rsid w:val="0032279F"/>
    <w:rsid w:val="003227E2"/>
    <w:rsid w:val="00322A80"/>
    <w:rsid w:val="00322EC7"/>
    <w:rsid w:val="00324615"/>
    <w:rsid w:val="00324735"/>
    <w:rsid w:val="00324870"/>
    <w:rsid w:val="003253CA"/>
    <w:rsid w:val="00325D3A"/>
    <w:rsid w:val="00325D6F"/>
    <w:rsid w:val="00325FD8"/>
    <w:rsid w:val="00326A9C"/>
    <w:rsid w:val="00326F51"/>
    <w:rsid w:val="00326F68"/>
    <w:rsid w:val="00327640"/>
    <w:rsid w:val="003277AE"/>
    <w:rsid w:val="00330435"/>
    <w:rsid w:val="0033061C"/>
    <w:rsid w:val="003307FC"/>
    <w:rsid w:val="003309FC"/>
    <w:rsid w:val="00330F9B"/>
    <w:rsid w:val="003313C3"/>
    <w:rsid w:val="00331AE6"/>
    <w:rsid w:val="00331BC7"/>
    <w:rsid w:val="00331DF7"/>
    <w:rsid w:val="00332668"/>
    <w:rsid w:val="003329DE"/>
    <w:rsid w:val="00332B56"/>
    <w:rsid w:val="00333989"/>
    <w:rsid w:val="00333FD2"/>
    <w:rsid w:val="003340CE"/>
    <w:rsid w:val="00334278"/>
    <w:rsid w:val="00334561"/>
    <w:rsid w:val="00334687"/>
    <w:rsid w:val="0033472E"/>
    <w:rsid w:val="0033474A"/>
    <w:rsid w:val="00334B1B"/>
    <w:rsid w:val="00334B2E"/>
    <w:rsid w:val="00334C4B"/>
    <w:rsid w:val="00334CD4"/>
    <w:rsid w:val="00335122"/>
    <w:rsid w:val="003356E4"/>
    <w:rsid w:val="00335909"/>
    <w:rsid w:val="003359C2"/>
    <w:rsid w:val="00335C97"/>
    <w:rsid w:val="00335E85"/>
    <w:rsid w:val="00335FCD"/>
    <w:rsid w:val="00335FEE"/>
    <w:rsid w:val="00336046"/>
    <w:rsid w:val="003361FA"/>
    <w:rsid w:val="00336F55"/>
    <w:rsid w:val="0033708A"/>
    <w:rsid w:val="0033774C"/>
    <w:rsid w:val="00337C9C"/>
    <w:rsid w:val="0034037C"/>
    <w:rsid w:val="00340D8F"/>
    <w:rsid w:val="0034174C"/>
    <w:rsid w:val="003417CD"/>
    <w:rsid w:val="00341A04"/>
    <w:rsid w:val="00341F08"/>
    <w:rsid w:val="00341F43"/>
    <w:rsid w:val="00342282"/>
    <w:rsid w:val="00342E61"/>
    <w:rsid w:val="0034310C"/>
    <w:rsid w:val="003431F5"/>
    <w:rsid w:val="00343332"/>
    <w:rsid w:val="003436E9"/>
    <w:rsid w:val="0034379E"/>
    <w:rsid w:val="00343959"/>
    <w:rsid w:val="003440E7"/>
    <w:rsid w:val="00344122"/>
    <w:rsid w:val="00344164"/>
    <w:rsid w:val="0034642E"/>
    <w:rsid w:val="00346534"/>
    <w:rsid w:val="003466DF"/>
    <w:rsid w:val="00346C57"/>
    <w:rsid w:val="0034706B"/>
    <w:rsid w:val="00347A31"/>
    <w:rsid w:val="00347AE1"/>
    <w:rsid w:val="00347B77"/>
    <w:rsid w:val="00347CDB"/>
    <w:rsid w:val="00347E51"/>
    <w:rsid w:val="00347EDC"/>
    <w:rsid w:val="003500D9"/>
    <w:rsid w:val="003503CF"/>
    <w:rsid w:val="003504B0"/>
    <w:rsid w:val="00350508"/>
    <w:rsid w:val="00350559"/>
    <w:rsid w:val="00350901"/>
    <w:rsid w:val="003511C3"/>
    <w:rsid w:val="00351258"/>
    <w:rsid w:val="003515CD"/>
    <w:rsid w:val="0035169E"/>
    <w:rsid w:val="0035202F"/>
    <w:rsid w:val="0035216B"/>
    <w:rsid w:val="0035243C"/>
    <w:rsid w:val="0035270E"/>
    <w:rsid w:val="00352951"/>
    <w:rsid w:val="003533BA"/>
    <w:rsid w:val="00353444"/>
    <w:rsid w:val="003534CD"/>
    <w:rsid w:val="003536EB"/>
    <w:rsid w:val="00353801"/>
    <w:rsid w:val="0035384E"/>
    <w:rsid w:val="00353A12"/>
    <w:rsid w:val="00353AAD"/>
    <w:rsid w:val="00353D8B"/>
    <w:rsid w:val="003544B1"/>
    <w:rsid w:val="003546A5"/>
    <w:rsid w:val="003550E5"/>
    <w:rsid w:val="0035587C"/>
    <w:rsid w:val="00355B79"/>
    <w:rsid w:val="00355BEA"/>
    <w:rsid w:val="00355D2B"/>
    <w:rsid w:val="003560A5"/>
    <w:rsid w:val="00356682"/>
    <w:rsid w:val="00357009"/>
    <w:rsid w:val="00357020"/>
    <w:rsid w:val="003578C1"/>
    <w:rsid w:val="00357EA5"/>
    <w:rsid w:val="00357F71"/>
    <w:rsid w:val="0036048F"/>
    <w:rsid w:val="003604D9"/>
    <w:rsid w:val="00360E40"/>
    <w:rsid w:val="00360E97"/>
    <w:rsid w:val="003622D9"/>
    <w:rsid w:val="00362918"/>
    <w:rsid w:val="00362BB0"/>
    <w:rsid w:val="00362D29"/>
    <w:rsid w:val="00363201"/>
    <w:rsid w:val="003636F3"/>
    <w:rsid w:val="003641D2"/>
    <w:rsid w:val="00365074"/>
    <w:rsid w:val="0036524C"/>
    <w:rsid w:val="003654CE"/>
    <w:rsid w:val="003655F8"/>
    <w:rsid w:val="003660DE"/>
    <w:rsid w:val="00366158"/>
    <w:rsid w:val="003674AB"/>
    <w:rsid w:val="00367A1F"/>
    <w:rsid w:val="00367CFD"/>
    <w:rsid w:val="00367D91"/>
    <w:rsid w:val="00370A87"/>
    <w:rsid w:val="00370D8B"/>
    <w:rsid w:val="003716F3"/>
    <w:rsid w:val="003717EA"/>
    <w:rsid w:val="00371889"/>
    <w:rsid w:val="0037206D"/>
    <w:rsid w:val="0037247F"/>
    <w:rsid w:val="003725F6"/>
    <w:rsid w:val="00372ACB"/>
    <w:rsid w:val="00372CD9"/>
    <w:rsid w:val="00373460"/>
    <w:rsid w:val="00373684"/>
    <w:rsid w:val="003738DF"/>
    <w:rsid w:val="00373CE1"/>
    <w:rsid w:val="003741CD"/>
    <w:rsid w:val="00374271"/>
    <w:rsid w:val="00374FCE"/>
    <w:rsid w:val="0037509F"/>
    <w:rsid w:val="00375350"/>
    <w:rsid w:val="003756CA"/>
    <w:rsid w:val="003756DC"/>
    <w:rsid w:val="00375787"/>
    <w:rsid w:val="00375839"/>
    <w:rsid w:val="0037589D"/>
    <w:rsid w:val="00375B36"/>
    <w:rsid w:val="00375D34"/>
    <w:rsid w:val="00375DAA"/>
    <w:rsid w:val="00375EB2"/>
    <w:rsid w:val="0037646C"/>
    <w:rsid w:val="0037647A"/>
    <w:rsid w:val="003765FF"/>
    <w:rsid w:val="003766D6"/>
    <w:rsid w:val="00376B28"/>
    <w:rsid w:val="00376D95"/>
    <w:rsid w:val="003771BD"/>
    <w:rsid w:val="00377593"/>
    <w:rsid w:val="003777B0"/>
    <w:rsid w:val="00377CC0"/>
    <w:rsid w:val="00377E9A"/>
    <w:rsid w:val="003800F8"/>
    <w:rsid w:val="00380255"/>
    <w:rsid w:val="00380786"/>
    <w:rsid w:val="00380E53"/>
    <w:rsid w:val="00380E65"/>
    <w:rsid w:val="00381092"/>
    <w:rsid w:val="003810F5"/>
    <w:rsid w:val="00381311"/>
    <w:rsid w:val="00381DEC"/>
    <w:rsid w:val="003821AC"/>
    <w:rsid w:val="00382EC4"/>
    <w:rsid w:val="00382F5D"/>
    <w:rsid w:val="003831DE"/>
    <w:rsid w:val="0038345C"/>
    <w:rsid w:val="00383781"/>
    <w:rsid w:val="003839A9"/>
    <w:rsid w:val="00384216"/>
    <w:rsid w:val="003842F4"/>
    <w:rsid w:val="00384AB9"/>
    <w:rsid w:val="00384ACE"/>
    <w:rsid w:val="00385001"/>
    <w:rsid w:val="0038557A"/>
    <w:rsid w:val="00385988"/>
    <w:rsid w:val="00385C7F"/>
    <w:rsid w:val="00385D74"/>
    <w:rsid w:val="00386383"/>
    <w:rsid w:val="0038658D"/>
    <w:rsid w:val="003869F8"/>
    <w:rsid w:val="00386B62"/>
    <w:rsid w:val="00386F5A"/>
    <w:rsid w:val="00386F80"/>
    <w:rsid w:val="00387086"/>
    <w:rsid w:val="003871E1"/>
    <w:rsid w:val="0038740B"/>
    <w:rsid w:val="003878E7"/>
    <w:rsid w:val="00387EB3"/>
    <w:rsid w:val="00390820"/>
    <w:rsid w:val="00390A5E"/>
    <w:rsid w:val="00390F69"/>
    <w:rsid w:val="00392229"/>
    <w:rsid w:val="0039222B"/>
    <w:rsid w:val="00392B6B"/>
    <w:rsid w:val="00392BDE"/>
    <w:rsid w:val="0039307D"/>
    <w:rsid w:val="003930F2"/>
    <w:rsid w:val="003933BD"/>
    <w:rsid w:val="00393438"/>
    <w:rsid w:val="00393496"/>
    <w:rsid w:val="00393615"/>
    <w:rsid w:val="00393A38"/>
    <w:rsid w:val="00393C58"/>
    <w:rsid w:val="003946F4"/>
    <w:rsid w:val="0039581B"/>
    <w:rsid w:val="00395BCC"/>
    <w:rsid w:val="00395FBC"/>
    <w:rsid w:val="003963C0"/>
    <w:rsid w:val="003963D9"/>
    <w:rsid w:val="003973D7"/>
    <w:rsid w:val="003A021B"/>
    <w:rsid w:val="003A0D59"/>
    <w:rsid w:val="003A0F8A"/>
    <w:rsid w:val="003A169B"/>
    <w:rsid w:val="003A19E3"/>
    <w:rsid w:val="003A1F48"/>
    <w:rsid w:val="003A24A0"/>
    <w:rsid w:val="003A2A35"/>
    <w:rsid w:val="003A2CD8"/>
    <w:rsid w:val="003A2E50"/>
    <w:rsid w:val="003A2E76"/>
    <w:rsid w:val="003A2FDC"/>
    <w:rsid w:val="003A3103"/>
    <w:rsid w:val="003A3233"/>
    <w:rsid w:val="003A434D"/>
    <w:rsid w:val="003A443F"/>
    <w:rsid w:val="003A45AF"/>
    <w:rsid w:val="003A500F"/>
    <w:rsid w:val="003A5304"/>
    <w:rsid w:val="003A54DB"/>
    <w:rsid w:val="003A6359"/>
    <w:rsid w:val="003A6461"/>
    <w:rsid w:val="003A65CA"/>
    <w:rsid w:val="003A660F"/>
    <w:rsid w:val="003A67AC"/>
    <w:rsid w:val="003A6BC4"/>
    <w:rsid w:val="003A6DCA"/>
    <w:rsid w:val="003A7052"/>
    <w:rsid w:val="003A7191"/>
    <w:rsid w:val="003A7547"/>
    <w:rsid w:val="003A7967"/>
    <w:rsid w:val="003A7C85"/>
    <w:rsid w:val="003B0412"/>
    <w:rsid w:val="003B0AA7"/>
    <w:rsid w:val="003B0E20"/>
    <w:rsid w:val="003B16A8"/>
    <w:rsid w:val="003B1A92"/>
    <w:rsid w:val="003B1B04"/>
    <w:rsid w:val="003B1B55"/>
    <w:rsid w:val="003B1EAF"/>
    <w:rsid w:val="003B27E4"/>
    <w:rsid w:val="003B374E"/>
    <w:rsid w:val="003B380F"/>
    <w:rsid w:val="003B3ADA"/>
    <w:rsid w:val="003B3B2B"/>
    <w:rsid w:val="003B3BBA"/>
    <w:rsid w:val="003B4337"/>
    <w:rsid w:val="003B4A6E"/>
    <w:rsid w:val="003B52FF"/>
    <w:rsid w:val="003B539E"/>
    <w:rsid w:val="003B5F1B"/>
    <w:rsid w:val="003B6143"/>
    <w:rsid w:val="003B6E59"/>
    <w:rsid w:val="003B7249"/>
    <w:rsid w:val="003B7E55"/>
    <w:rsid w:val="003B7EC3"/>
    <w:rsid w:val="003C0CF0"/>
    <w:rsid w:val="003C160F"/>
    <w:rsid w:val="003C16E6"/>
    <w:rsid w:val="003C1F4C"/>
    <w:rsid w:val="003C207D"/>
    <w:rsid w:val="003C24CB"/>
    <w:rsid w:val="003C253F"/>
    <w:rsid w:val="003C272D"/>
    <w:rsid w:val="003C27C3"/>
    <w:rsid w:val="003C2AB3"/>
    <w:rsid w:val="003C343C"/>
    <w:rsid w:val="003C39E5"/>
    <w:rsid w:val="003C3ABB"/>
    <w:rsid w:val="003C3C6F"/>
    <w:rsid w:val="003C40F9"/>
    <w:rsid w:val="003C433F"/>
    <w:rsid w:val="003C4344"/>
    <w:rsid w:val="003C480B"/>
    <w:rsid w:val="003C4FDE"/>
    <w:rsid w:val="003C51F9"/>
    <w:rsid w:val="003C5B75"/>
    <w:rsid w:val="003C5E64"/>
    <w:rsid w:val="003C5EE3"/>
    <w:rsid w:val="003C64FA"/>
    <w:rsid w:val="003C6AD7"/>
    <w:rsid w:val="003C6DE3"/>
    <w:rsid w:val="003C7187"/>
    <w:rsid w:val="003C79B9"/>
    <w:rsid w:val="003C7B30"/>
    <w:rsid w:val="003D048D"/>
    <w:rsid w:val="003D06DE"/>
    <w:rsid w:val="003D0CFE"/>
    <w:rsid w:val="003D18D4"/>
    <w:rsid w:val="003D1961"/>
    <w:rsid w:val="003D1D5F"/>
    <w:rsid w:val="003D1F23"/>
    <w:rsid w:val="003D1F3B"/>
    <w:rsid w:val="003D222E"/>
    <w:rsid w:val="003D2786"/>
    <w:rsid w:val="003D2E5E"/>
    <w:rsid w:val="003D3537"/>
    <w:rsid w:val="003D411D"/>
    <w:rsid w:val="003D4826"/>
    <w:rsid w:val="003D490E"/>
    <w:rsid w:val="003D4933"/>
    <w:rsid w:val="003D4F30"/>
    <w:rsid w:val="003D54E8"/>
    <w:rsid w:val="003D591A"/>
    <w:rsid w:val="003D5A5A"/>
    <w:rsid w:val="003D602F"/>
    <w:rsid w:val="003D60FA"/>
    <w:rsid w:val="003D60FE"/>
    <w:rsid w:val="003D6208"/>
    <w:rsid w:val="003D6295"/>
    <w:rsid w:val="003D62B8"/>
    <w:rsid w:val="003D638D"/>
    <w:rsid w:val="003D6B27"/>
    <w:rsid w:val="003D7290"/>
    <w:rsid w:val="003D7FE0"/>
    <w:rsid w:val="003E044B"/>
    <w:rsid w:val="003E0B23"/>
    <w:rsid w:val="003E10DE"/>
    <w:rsid w:val="003E11AE"/>
    <w:rsid w:val="003E1265"/>
    <w:rsid w:val="003E17DF"/>
    <w:rsid w:val="003E2575"/>
    <w:rsid w:val="003E2618"/>
    <w:rsid w:val="003E2827"/>
    <w:rsid w:val="003E3445"/>
    <w:rsid w:val="003E3846"/>
    <w:rsid w:val="003E385C"/>
    <w:rsid w:val="003E38C6"/>
    <w:rsid w:val="003E38E3"/>
    <w:rsid w:val="003E3903"/>
    <w:rsid w:val="003E3C57"/>
    <w:rsid w:val="003E48A3"/>
    <w:rsid w:val="003E4C22"/>
    <w:rsid w:val="003E528C"/>
    <w:rsid w:val="003E59F5"/>
    <w:rsid w:val="003E61D9"/>
    <w:rsid w:val="003E6852"/>
    <w:rsid w:val="003E6911"/>
    <w:rsid w:val="003E74BD"/>
    <w:rsid w:val="003E77B4"/>
    <w:rsid w:val="003E79F5"/>
    <w:rsid w:val="003E7FCC"/>
    <w:rsid w:val="003E7FE7"/>
    <w:rsid w:val="003F04EA"/>
    <w:rsid w:val="003F0947"/>
    <w:rsid w:val="003F119B"/>
    <w:rsid w:val="003F1308"/>
    <w:rsid w:val="003F1A14"/>
    <w:rsid w:val="003F1BA0"/>
    <w:rsid w:val="003F216F"/>
    <w:rsid w:val="003F2807"/>
    <w:rsid w:val="003F28BF"/>
    <w:rsid w:val="003F29FC"/>
    <w:rsid w:val="003F36E2"/>
    <w:rsid w:val="003F3BF7"/>
    <w:rsid w:val="003F43E2"/>
    <w:rsid w:val="003F4698"/>
    <w:rsid w:val="003F4A42"/>
    <w:rsid w:val="003F4D82"/>
    <w:rsid w:val="003F4E5C"/>
    <w:rsid w:val="003F51FD"/>
    <w:rsid w:val="003F5451"/>
    <w:rsid w:val="003F5A20"/>
    <w:rsid w:val="003F6055"/>
    <w:rsid w:val="003F610D"/>
    <w:rsid w:val="003F61C8"/>
    <w:rsid w:val="003F6607"/>
    <w:rsid w:val="003F6729"/>
    <w:rsid w:val="003F672E"/>
    <w:rsid w:val="003F682B"/>
    <w:rsid w:val="003F682C"/>
    <w:rsid w:val="003F68EA"/>
    <w:rsid w:val="003F7682"/>
    <w:rsid w:val="003F794C"/>
    <w:rsid w:val="00400166"/>
    <w:rsid w:val="004003F9"/>
    <w:rsid w:val="004004D3"/>
    <w:rsid w:val="004004E9"/>
    <w:rsid w:val="00400A4E"/>
    <w:rsid w:val="00400BE0"/>
    <w:rsid w:val="004010DD"/>
    <w:rsid w:val="004011B3"/>
    <w:rsid w:val="004019D7"/>
    <w:rsid w:val="00402653"/>
    <w:rsid w:val="00402A97"/>
    <w:rsid w:val="00402AA0"/>
    <w:rsid w:val="00402B56"/>
    <w:rsid w:val="004030E6"/>
    <w:rsid w:val="0040326D"/>
    <w:rsid w:val="004038B9"/>
    <w:rsid w:val="004041B4"/>
    <w:rsid w:val="00404301"/>
    <w:rsid w:val="0040466E"/>
    <w:rsid w:val="0040563C"/>
    <w:rsid w:val="00405B73"/>
    <w:rsid w:val="00406209"/>
    <w:rsid w:val="00406FD9"/>
    <w:rsid w:val="004070B0"/>
    <w:rsid w:val="004070F9"/>
    <w:rsid w:val="00407302"/>
    <w:rsid w:val="004075D4"/>
    <w:rsid w:val="00407772"/>
    <w:rsid w:val="00407DEB"/>
    <w:rsid w:val="00410774"/>
    <w:rsid w:val="004107E7"/>
    <w:rsid w:val="00410A1E"/>
    <w:rsid w:val="00410B75"/>
    <w:rsid w:val="00411490"/>
    <w:rsid w:val="0041165A"/>
    <w:rsid w:val="0041246A"/>
    <w:rsid w:val="0041289E"/>
    <w:rsid w:val="00412D1B"/>
    <w:rsid w:val="0041305B"/>
    <w:rsid w:val="00413AA0"/>
    <w:rsid w:val="00413D91"/>
    <w:rsid w:val="004144A5"/>
    <w:rsid w:val="00414637"/>
    <w:rsid w:val="004146B6"/>
    <w:rsid w:val="00414E7A"/>
    <w:rsid w:val="00415978"/>
    <w:rsid w:val="00416395"/>
    <w:rsid w:val="004164CF"/>
    <w:rsid w:val="00416DC4"/>
    <w:rsid w:val="00417430"/>
    <w:rsid w:val="0041746C"/>
    <w:rsid w:val="00417C5A"/>
    <w:rsid w:val="00417CD5"/>
    <w:rsid w:val="00420A41"/>
    <w:rsid w:val="004217A7"/>
    <w:rsid w:val="004217B1"/>
    <w:rsid w:val="00421FA2"/>
    <w:rsid w:val="0042237D"/>
    <w:rsid w:val="00422421"/>
    <w:rsid w:val="00422522"/>
    <w:rsid w:val="00422881"/>
    <w:rsid w:val="00423411"/>
    <w:rsid w:val="00423682"/>
    <w:rsid w:val="00423720"/>
    <w:rsid w:val="00423919"/>
    <w:rsid w:val="004242D8"/>
    <w:rsid w:val="0042433E"/>
    <w:rsid w:val="00424583"/>
    <w:rsid w:val="00425362"/>
    <w:rsid w:val="00425966"/>
    <w:rsid w:val="004259A8"/>
    <w:rsid w:val="00425B04"/>
    <w:rsid w:val="00425FA8"/>
    <w:rsid w:val="0042684F"/>
    <w:rsid w:val="00427501"/>
    <w:rsid w:val="0042766D"/>
    <w:rsid w:val="00427A14"/>
    <w:rsid w:val="00427E92"/>
    <w:rsid w:val="00430D85"/>
    <w:rsid w:val="00431164"/>
    <w:rsid w:val="0043171F"/>
    <w:rsid w:val="00432095"/>
    <w:rsid w:val="0043221B"/>
    <w:rsid w:val="00432825"/>
    <w:rsid w:val="0043304E"/>
    <w:rsid w:val="00433429"/>
    <w:rsid w:val="004336C6"/>
    <w:rsid w:val="0043371C"/>
    <w:rsid w:val="0043385E"/>
    <w:rsid w:val="00433EEB"/>
    <w:rsid w:val="00433F83"/>
    <w:rsid w:val="00434003"/>
    <w:rsid w:val="004345F8"/>
    <w:rsid w:val="004349D0"/>
    <w:rsid w:val="00435067"/>
    <w:rsid w:val="0043524B"/>
    <w:rsid w:val="00435E9B"/>
    <w:rsid w:val="00435FF0"/>
    <w:rsid w:val="0043757C"/>
    <w:rsid w:val="0043786D"/>
    <w:rsid w:val="00437BE5"/>
    <w:rsid w:val="00437D2A"/>
    <w:rsid w:val="0044000F"/>
    <w:rsid w:val="004400E3"/>
    <w:rsid w:val="004400F1"/>
    <w:rsid w:val="004401B9"/>
    <w:rsid w:val="00440A78"/>
    <w:rsid w:val="00440BD7"/>
    <w:rsid w:val="00440C50"/>
    <w:rsid w:val="00441560"/>
    <w:rsid w:val="004415D4"/>
    <w:rsid w:val="004416A8"/>
    <w:rsid w:val="00441AE2"/>
    <w:rsid w:val="00441D7A"/>
    <w:rsid w:val="00441EA8"/>
    <w:rsid w:val="00441EB2"/>
    <w:rsid w:val="0044214E"/>
    <w:rsid w:val="00442651"/>
    <w:rsid w:val="00442726"/>
    <w:rsid w:val="00442934"/>
    <w:rsid w:val="00442D73"/>
    <w:rsid w:val="0044318E"/>
    <w:rsid w:val="00443309"/>
    <w:rsid w:val="00444197"/>
    <w:rsid w:val="00445225"/>
    <w:rsid w:val="004453ED"/>
    <w:rsid w:val="004464F0"/>
    <w:rsid w:val="00446562"/>
    <w:rsid w:val="00446C28"/>
    <w:rsid w:val="004472DF"/>
    <w:rsid w:val="00447319"/>
    <w:rsid w:val="0044731B"/>
    <w:rsid w:val="0044778C"/>
    <w:rsid w:val="004508AC"/>
    <w:rsid w:val="0045160F"/>
    <w:rsid w:val="00451B72"/>
    <w:rsid w:val="00452BF1"/>
    <w:rsid w:val="00452C3C"/>
    <w:rsid w:val="004539D2"/>
    <w:rsid w:val="00453AD6"/>
    <w:rsid w:val="00453B1D"/>
    <w:rsid w:val="00453C9A"/>
    <w:rsid w:val="00453D53"/>
    <w:rsid w:val="00453FAA"/>
    <w:rsid w:val="004547BD"/>
    <w:rsid w:val="0045520A"/>
    <w:rsid w:val="004569AF"/>
    <w:rsid w:val="00456A49"/>
    <w:rsid w:val="00456DE4"/>
    <w:rsid w:val="00457254"/>
    <w:rsid w:val="0045744A"/>
    <w:rsid w:val="004577A8"/>
    <w:rsid w:val="00457AA5"/>
    <w:rsid w:val="00457F32"/>
    <w:rsid w:val="004600D5"/>
    <w:rsid w:val="00460331"/>
    <w:rsid w:val="004604F5"/>
    <w:rsid w:val="00460572"/>
    <w:rsid w:val="0046068A"/>
    <w:rsid w:val="004608B8"/>
    <w:rsid w:val="00460A5B"/>
    <w:rsid w:val="00460B1B"/>
    <w:rsid w:val="00460DB3"/>
    <w:rsid w:val="0046134B"/>
    <w:rsid w:val="00461D3A"/>
    <w:rsid w:val="0046269E"/>
    <w:rsid w:val="00462EE5"/>
    <w:rsid w:val="00462F46"/>
    <w:rsid w:val="004632EB"/>
    <w:rsid w:val="004635CC"/>
    <w:rsid w:val="00463BE9"/>
    <w:rsid w:val="004640FA"/>
    <w:rsid w:val="00464489"/>
    <w:rsid w:val="00464868"/>
    <w:rsid w:val="00464BF4"/>
    <w:rsid w:val="0046505E"/>
    <w:rsid w:val="0046575F"/>
    <w:rsid w:val="00465B54"/>
    <w:rsid w:val="00465B84"/>
    <w:rsid w:val="0046644F"/>
    <w:rsid w:val="00466541"/>
    <w:rsid w:val="00466D75"/>
    <w:rsid w:val="00470385"/>
    <w:rsid w:val="00470A50"/>
    <w:rsid w:val="00470AB9"/>
    <w:rsid w:val="00470F12"/>
    <w:rsid w:val="00471269"/>
    <w:rsid w:val="004713AE"/>
    <w:rsid w:val="00471481"/>
    <w:rsid w:val="00471A67"/>
    <w:rsid w:val="0047278C"/>
    <w:rsid w:val="004730B2"/>
    <w:rsid w:val="00473173"/>
    <w:rsid w:val="00473859"/>
    <w:rsid w:val="004738F6"/>
    <w:rsid w:val="00473C58"/>
    <w:rsid w:val="00473D88"/>
    <w:rsid w:val="00473F85"/>
    <w:rsid w:val="0047443C"/>
    <w:rsid w:val="0047455D"/>
    <w:rsid w:val="00474639"/>
    <w:rsid w:val="00474A89"/>
    <w:rsid w:val="0047511B"/>
    <w:rsid w:val="00475A8D"/>
    <w:rsid w:val="00475CFF"/>
    <w:rsid w:val="00476240"/>
    <w:rsid w:val="0047628B"/>
    <w:rsid w:val="004763B0"/>
    <w:rsid w:val="00476724"/>
    <w:rsid w:val="00476F89"/>
    <w:rsid w:val="0047794F"/>
    <w:rsid w:val="00477E8B"/>
    <w:rsid w:val="004802DC"/>
    <w:rsid w:val="00480AAA"/>
    <w:rsid w:val="00480C04"/>
    <w:rsid w:val="00480C1D"/>
    <w:rsid w:val="00480FF5"/>
    <w:rsid w:val="0048160C"/>
    <w:rsid w:val="004819DF"/>
    <w:rsid w:val="004819EF"/>
    <w:rsid w:val="00481AA9"/>
    <w:rsid w:val="004821E1"/>
    <w:rsid w:val="004823BF"/>
    <w:rsid w:val="00482404"/>
    <w:rsid w:val="00483213"/>
    <w:rsid w:val="004835D1"/>
    <w:rsid w:val="00483A8E"/>
    <w:rsid w:val="00483C92"/>
    <w:rsid w:val="00483F2B"/>
    <w:rsid w:val="00484342"/>
    <w:rsid w:val="004845C3"/>
    <w:rsid w:val="00484BCE"/>
    <w:rsid w:val="004852CC"/>
    <w:rsid w:val="00485300"/>
    <w:rsid w:val="00485B8F"/>
    <w:rsid w:val="004862D8"/>
    <w:rsid w:val="00486306"/>
    <w:rsid w:val="00486919"/>
    <w:rsid w:val="00486E15"/>
    <w:rsid w:val="00486ED5"/>
    <w:rsid w:val="004875FD"/>
    <w:rsid w:val="00487631"/>
    <w:rsid w:val="00487DFB"/>
    <w:rsid w:val="004903F0"/>
    <w:rsid w:val="00490A96"/>
    <w:rsid w:val="0049127F"/>
    <w:rsid w:val="004915A8"/>
    <w:rsid w:val="00491751"/>
    <w:rsid w:val="004917F8"/>
    <w:rsid w:val="00491CEF"/>
    <w:rsid w:val="00492627"/>
    <w:rsid w:val="004927F5"/>
    <w:rsid w:val="00493BAB"/>
    <w:rsid w:val="00493F74"/>
    <w:rsid w:val="00494412"/>
    <w:rsid w:val="00494B6B"/>
    <w:rsid w:val="00495899"/>
    <w:rsid w:val="00495EFF"/>
    <w:rsid w:val="004963A9"/>
    <w:rsid w:val="004964B2"/>
    <w:rsid w:val="00496686"/>
    <w:rsid w:val="00496739"/>
    <w:rsid w:val="00496A7F"/>
    <w:rsid w:val="00496BCD"/>
    <w:rsid w:val="00496C07"/>
    <w:rsid w:val="00496CCF"/>
    <w:rsid w:val="00496DEB"/>
    <w:rsid w:val="004973EF"/>
    <w:rsid w:val="00497A5F"/>
    <w:rsid w:val="004A0271"/>
    <w:rsid w:val="004A054B"/>
    <w:rsid w:val="004A0A38"/>
    <w:rsid w:val="004A0F9B"/>
    <w:rsid w:val="004A1B98"/>
    <w:rsid w:val="004A2166"/>
    <w:rsid w:val="004A297B"/>
    <w:rsid w:val="004A2983"/>
    <w:rsid w:val="004A29EC"/>
    <w:rsid w:val="004A3184"/>
    <w:rsid w:val="004A3C6F"/>
    <w:rsid w:val="004A419D"/>
    <w:rsid w:val="004A4F5B"/>
    <w:rsid w:val="004A5126"/>
    <w:rsid w:val="004A57C8"/>
    <w:rsid w:val="004A5E5F"/>
    <w:rsid w:val="004A5FA4"/>
    <w:rsid w:val="004A648E"/>
    <w:rsid w:val="004A66BF"/>
    <w:rsid w:val="004A6A3C"/>
    <w:rsid w:val="004A6DEE"/>
    <w:rsid w:val="004A7A2F"/>
    <w:rsid w:val="004B022E"/>
    <w:rsid w:val="004B0272"/>
    <w:rsid w:val="004B0745"/>
    <w:rsid w:val="004B07A7"/>
    <w:rsid w:val="004B0977"/>
    <w:rsid w:val="004B0A61"/>
    <w:rsid w:val="004B0C3F"/>
    <w:rsid w:val="004B0FD9"/>
    <w:rsid w:val="004B1ED0"/>
    <w:rsid w:val="004B1F1E"/>
    <w:rsid w:val="004B2841"/>
    <w:rsid w:val="004B30A0"/>
    <w:rsid w:val="004B37FB"/>
    <w:rsid w:val="004B391B"/>
    <w:rsid w:val="004B3FAD"/>
    <w:rsid w:val="004B48AD"/>
    <w:rsid w:val="004B4947"/>
    <w:rsid w:val="004B4E34"/>
    <w:rsid w:val="004B4E49"/>
    <w:rsid w:val="004B543D"/>
    <w:rsid w:val="004B56C8"/>
    <w:rsid w:val="004B592E"/>
    <w:rsid w:val="004B5A43"/>
    <w:rsid w:val="004B6383"/>
    <w:rsid w:val="004B66E8"/>
    <w:rsid w:val="004B73BA"/>
    <w:rsid w:val="004B7727"/>
    <w:rsid w:val="004B78E7"/>
    <w:rsid w:val="004B7E77"/>
    <w:rsid w:val="004C05B4"/>
    <w:rsid w:val="004C0781"/>
    <w:rsid w:val="004C2460"/>
    <w:rsid w:val="004C2756"/>
    <w:rsid w:val="004C2968"/>
    <w:rsid w:val="004C2C18"/>
    <w:rsid w:val="004C30ED"/>
    <w:rsid w:val="004C3461"/>
    <w:rsid w:val="004C34A8"/>
    <w:rsid w:val="004C3995"/>
    <w:rsid w:val="004C43C7"/>
    <w:rsid w:val="004C447A"/>
    <w:rsid w:val="004C46FE"/>
    <w:rsid w:val="004C480F"/>
    <w:rsid w:val="004C4EE3"/>
    <w:rsid w:val="004C6145"/>
    <w:rsid w:val="004C6316"/>
    <w:rsid w:val="004C66AC"/>
    <w:rsid w:val="004C6C31"/>
    <w:rsid w:val="004C6D3A"/>
    <w:rsid w:val="004C7BA0"/>
    <w:rsid w:val="004D017E"/>
    <w:rsid w:val="004D08F1"/>
    <w:rsid w:val="004D0D1E"/>
    <w:rsid w:val="004D0E17"/>
    <w:rsid w:val="004D0E4D"/>
    <w:rsid w:val="004D18A2"/>
    <w:rsid w:val="004D1AC1"/>
    <w:rsid w:val="004D2EFC"/>
    <w:rsid w:val="004D3243"/>
    <w:rsid w:val="004D39FE"/>
    <w:rsid w:val="004D472B"/>
    <w:rsid w:val="004D496A"/>
    <w:rsid w:val="004D49A2"/>
    <w:rsid w:val="004D4E5C"/>
    <w:rsid w:val="004D579D"/>
    <w:rsid w:val="004D5CB5"/>
    <w:rsid w:val="004D5F8C"/>
    <w:rsid w:val="004D6AC3"/>
    <w:rsid w:val="004D6BAF"/>
    <w:rsid w:val="004D712B"/>
    <w:rsid w:val="004D7557"/>
    <w:rsid w:val="004D7575"/>
    <w:rsid w:val="004D774A"/>
    <w:rsid w:val="004D7785"/>
    <w:rsid w:val="004D7803"/>
    <w:rsid w:val="004D7C93"/>
    <w:rsid w:val="004E0020"/>
    <w:rsid w:val="004E007A"/>
    <w:rsid w:val="004E0556"/>
    <w:rsid w:val="004E0889"/>
    <w:rsid w:val="004E0A24"/>
    <w:rsid w:val="004E1173"/>
    <w:rsid w:val="004E1514"/>
    <w:rsid w:val="004E15A4"/>
    <w:rsid w:val="004E25BD"/>
    <w:rsid w:val="004E2988"/>
    <w:rsid w:val="004E2AE0"/>
    <w:rsid w:val="004E3322"/>
    <w:rsid w:val="004E35D2"/>
    <w:rsid w:val="004E3A92"/>
    <w:rsid w:val="004E3D2A"/>
    <w:rsid w:val="004E428C"/>
    <w:rsid w:val="004E4D0D"/>
    <w:rsid w:val="004E581F"/>
    <w:rsid w:val="004E5ADD"/>
    <w:rsid w:val="004E5EC7"/>
    <w:rsid w:val="004E61E8"/>
    <w:rsid w:val="004E6752"/>
    <w:rsid w:val="004E675B"/>
    <w:rsid w:val="004E6886"/>
    <w:rsid w:val="004E6ABD"/>
    <w:rsid w:val="004E6DFC"/>
    <w:rsid w:val="004E6EF6"/>
    <w:rsid w:val="004E7926"/>
    <w:rsid w:val="004E7942"/>
    <w:rsid w:val="004E79AE"/>
    <w:rsid w:val="004E7F62"/>
    <w:rsid w:val="004F0613"/>
    <w:rsid w:val="004F0CE0"/>
    <w:rsid w:val="004F0DF2"/>
    <w:rsid w:val="004F1748"/>
    <w:rsid w:val="004F1B7A"/>
    <w:rsid w:val="004F2C30"/>
    <w:rsid w:val="004F30FC"/>
    <w:rsid w:val="004F33A1"/>
    <w:rsid w:val="004F3C6A"/>
    <w:rsid w:val="004F4315"/>
    <w:rsid w:val="004F4677"/>
    <w:rsid w:val="004F4819"/>
    <w:rsid w:val="004F4967"/>
    <w:rsid w:val="004F4AB5"/>
    <w:rsid w:val="004F4BE0"/>
    <w:rsid w:val="004F5119"/>
    <w:rsid w:val="004F5754"/>
    <w:rsid w:val="004F59DC"/>
    <w:rsid w:val="004F5A62"/>
    <w:rsid w:val="004F6052"/>
    <w:rsid w:val="004F61E2"/>
    <w:rsid w:val="004F6316"/>
    <w:rsid w:val="004F77E2"/>
    <w:rsid w:val="004F7FA3"/>
    <w:rsid w:val="005006E2"/>
    <w:rsid w:val="00500A7D"/>
    <w:rsid w:val="00500A8E"/>
    <w:rsid w:val="00500F0D"/>
    <w:rsid w:val="0050101F"/>
    <w:rsid w:val="0050107A"/>
    <w:rsid w:val="005010E7"/>
    <w:rsid w:val="00501FF7"/>
    <w:rsid w:val="00503ABD"/>
    <w:rsid w:val="0050411D"/>
    <w:rsid w:val="00504492"/>
    <w:rsid w:val="0050450F"/>
    <w:rsid w:val="00504518"/>
    <w:rsid w:val="005049BD"/>
    <w:rsid w:val="00504BCB"/>
    <w:rsid w:val="00505043"/>
    <w:rsid w:val="005052F1"/>
    <w:rsid w:val="005056B6"/>
    <w:rsid w:val="005059AA"/>
    <w:rsid w:val="00505BE8"/>
    <w:rsid w:val="00505ECD"/>
    <w:rsid w:val="00506626"/>
    <w:rsid w:val="005076AA"/>
    <w:rsid w:val="00507A0E"/>
    <w:rsid w:val="00507C42"/>
    <w:rsid w:val="00507CC3"/>
    <w:rsid w:val="00507D03"/>
    <w:rsid w:val="0051093F"/>
    <w:rsid w:val="00511204"/>
    <w:rsid w:val="00511208"/>
    <w:rsid w:val="0051134C"/>
    <w:rsid w:val="00511F4E"/>
    <w:rsid w:val="00511FF7"/>
    <w:rsid w:val="005129A7"/>
    <w:rsid w:val="005131C6"/>
    <w:rsid w:val="005139B1"/>
    <w:rsid w:val="00513B3C"/>
    <w:rsid w:val="00514515"/>
    <w:rsid w:val="0051454F"/>
    <w:rsid w:val="0051488D"/>
    <w:rsid w:val="00514E74"/>
    <w:rsid w:val="00514EE9"/>
    <w:rsid w:val="00514FDD"/>
    <w:rsid w:val="005151BE"/>
    <w:rsid w:val="00515741"/>
    <w:rsid w:val="00515E0F"/>
    <w:rsid w:val="0051614B"/>
    <w:rsid w:val="00516828"/>
    <w:rsid w:val="00516B30"/>
    <w:rsid w:val="00516D0B"/>
    <w:rsid w:val="00516D5B"/>
    <w:rsid w:val="005173FB"/>
    <w:rsid w:val="00517AC7"/>
    <w:rsid w:val="00517BF9"/>
    <w:rsid w:val="00517CE9"/>
    <w:rsid w:val="005205EF"/>
    <w:rsid w:val="005206B1"/>
    <w:rsid w:val="00521BF1"/>
    <w:rsid w:val="00522433"/>
    <w:rsid w:val="005225F9"/>
    <w:rsid w:val="005228BB"/>
    <w:rsid w:val="00523032"/>
    <w:rsid w:val="00523094"/>
    <w:rsid w:val="00523698"/>
    <w:rsid w:val="005237E8"/>
    <w:rsid w:val="00523989"/>
    <w:rsid w:val="005251EB"/>
    <w:rsid w:val="00525374"/>
    <w:rsid w:val="00525610"/>
    <w:rsid w:val="00525655"/>
    <w:rsid w:val="005262D2"/>
    <w:rsid w:val="00527B43"/>
    <w:rsid w:val="00527B6D"/>
    <w:rsid w:val="00527D12"/>
    <w:rsid w:val="00530055"/>
    <w:rsid w:val="00530594"/>
    <w:rsid w:val="005305BF"/>
    <w:rsid w:val="00530EF6"/>
    <w:rsid w:val="00531254"/>
    <w:rsid w:val="00531599"/>
    <w:rsid w:val="00531E3E"/>
    <w:rsid w:val="0053249E"/>
    <w:rsid w:val="00532EB9"/>
    <w:rsid w:val="00533116"/>
    <w:rsid w:val="005333CB"/>
    <w:rsid w:val="005342F4"/>
    <w:rsid w:val="0053442A"/>
    <w:rsid w:val="00534619"/>
    <w:rsid w:val="005347CD"/>
    <w:rsid w:val="0053512B"/>
    <w:rsid w:val="00535890"/>
    <w:rsid w:val="00535B57"/>
    <w:rsid w:val="00535C32"/>
    <w:rsid w:val="00535CFF"/>
    <w:rsid w:val="0053604F"/>
    <w:rsid w:val="00536085"/>
    <w:rsid w:val="00536A13"/>
    <w:rsid w:val="00536B51"/>
    <w:rsid w:val="00536E57"/>
    <w:rsid w:val="005373D9"/>
    <w:rsid w:val="005374E1"/>
    <w:rsid w:val="00537D4C"/>
    <w:rsid w:val="00537D66"/>
    <w:rsid w:val="0054008E"/>
    <w:rsid w:val="005402E3"/>
    <w:rsid w:val="00540F11"/>
    <w:rsid w:val="00541287"/>
    <w:rsid w:val="00541430"/>
    <w:rsid w:val="005414F2"/>
    <w:rsid w:val="0054159D"/>
    <w:rsid w:val="005419A3"/>
    <w:rsid w:val="005422CE"/>
    <w:rsid w:val="0054285B"/>
    <w:rsid w:val="00542C96"/>
    <w:rsid w:val="00542F12"/>
    <w:rsid w:val="00543562"/>
    <w:rsid w:val="005437D9"/>
    <w:rsid w:val="00543854"/>
    <w:rsid w:val="00543C53"/>
    <w:rsid w:val="00543C79"/>
    <w:rsid w:val="005440C6"/>
    <w:rsid w:val="00544BE7"/>
    <w:rsid w:val="00544D59"/>
    <w:rsid w:val="00544F1A"/>
    <w:rsid w:val="005450B5"/>
    <w:rsid w:val="0054535E"/>
    <w:rsid w:val="00545A39"/>
    <w:rsid w:val="00545E66"/>
    <w:rsid w:val="00546710"/>
    <w:rsid w:val="0054713C"/>
    <w:rsid w:val="00547EA2"/>
    <w:rsid w:val="005506F6"/>
    <w:rsid w:val="0055076C"/>
    <w:rsid w:val="00550A22"/>
    <w:rsid w:val="00550B54"/>
    <w:rsid w:val="00550C96"/>
    <w:rsid w:val="00550EB3"/>
    <w:rsid w:val="0055166F"/>
    <w:rsid w:val="00551820"/>
    <w:rsid w:val="005528B2"/>
    <w:rsid w:val="005538A0"/>
    <w:rsid w:val="00553AD6"/>
    <w:rsid w:val="00553CC3"/>
    <w:rsid w:val="00553EBA"/>
    <w:rsid w:val="00554DE2"/>
    <w:rsid w:val="00554DF0"/>
    <w:rsid w:val="005556CB"/>
    <w:rsid w:val="00555AFE"/>
    <w:rsid w:val="00555B7C"/>
    <w:rsid w:val="00555BE0"/>
    <w:rsid w:val="00555F5D"/>
    <w:rsid w:val="00556261"/>
    <w:rsid w:val="005569F6"/>
    <w:rsid w:val="00556B0B"/>
    <w:rsid w:val="00556C01"/>
    <w:rsid w:val="00556CA8"/>
    <w:rsid w:val="00557722"/>
    <w:rsid w:val="0056004E"/>
    <w:rsid w:val="0056097D"/>
    <w:rsid w:val="00560DF0"/>
    <w:rsid w:val="0056132E"/>
    <w:rsid w:val="00561394"/>
    <w:rsid w:val="005615DC"/>
    <w:rsid w:val="005615F7"/>
    <w:rsid w:val="00561B18"/>
    <w:rsid w:val="00561C3E"/>
    <w:rsid w:val="00561D18"/>
    <w:rsid w:val="00562127"/>
    <w:rsid w:val="005625EC"/>
    <w:rsid w:val="00562830"/>
    <w:rsid w:val="00562E9F"/>
    <w:rsid w:val="005637E2"/>
    <w:rsid w:val="005639E5"/>
    <w:rsid w:val="00563E00"/>
    <w:rsid w:val="00564337"/>
    <w:rsid w:val="0056450F"/>
    <w:rsid w:val="00564DD1"/>
    <w:rsid w:val="005651C8"/>
    <w:rsid w:val="00565424"/>
    <w:rsid w:val="0056571E"/>
    <w:rsid w:val="00565971"/>
    <w:rsid w:val="005659BD"/>
    <w:rsid w:val="005663CD"/>
    <w:rsid w:val="0056681E"/>
    <w:rsid w:val="00567158"/>
    <w:rsid w:val="0056751F"/>
    <w:rsid w:val="0056763E"/>
    <w:rsid w:val="005676D3"/>
    <w:rsid w:val="00567E8B"/>
    <w:rsid w:val="00567F63"/>
    <w:rsid w:val="005700B8"/>
    <w:rsid w:val="00570535"/>
    <w:rsid w:val="0057093A"/>
    <w:rsid w:val="00570BCC"/>
    <w:rsid w:val="0057155C"/>
    <w:rsid w:val="005719C4"/>
    <w:rsid w:val="00571B16"/>
    <w:rsid w:val="005732C8"/>
    <w:rsid w:val="00573513"/>
    <w:rsid w:val="00573904"/>
    <w:rsid w:val="00573BEE"/>
    <w:rsid w:val="00573E68"/>
    <w:rsid w:val="00573F58"/>
    <w:rsid w:val="00574763"/>
    <w:rsid w:val="00574B04"/>
    <w:rsid w:val="00574F2A"/>
    <w:rsid w:val="00574F53"/>
    <w:rsid w:val="005753A1"/>
    <w:rsid w:val="00575B15"/>
    <w:rsid w:val="00575F3B"/>
    <w:rsid w:val="00576841"/>
    <w:rsid w:val="005774E5"/>
    <w:rsid w:val="0057757D"/>
    <w:rsid w:val="0057758B"/>
    <w:rsid w:val="00580101"/>
    <w:rsid w:val="005809DC"/>
    <w:rsid w:val="00580B24"/>
    <w:rsid w:val="00580B40"/>
    <w:rsid w:val="00580F98"/>
    <w:rsid w:val="005813D4"/>
    <w:rsid w:val="00581612"/>
    <w:rsid w:val="00581BED"/>
    <w:rsid w:val="00581FAE"/>
    <w:rsid w:val="00581FB2"/>
    <w:rsid w:val="00582671"/>
    <w:rsid w:val="005829C4"/>
    <w:rsid w:val="00582A3E"/>
    <w:rsid w:val="0058339F"/>
    <w:rsid w:val="005839CD"/>
    <w:rsid w:val="00583EF7"/>
    <w:rsid w:val="00584543"/>
    <w:rsid w:val="005849A5"/>
    <w:rsid w:val="005849DB"/>
    <w:rsid w:val="005849FD"/>
    <w:rsid w:val="0058617A"/>
    <w:rsid w:val="005868DB"/>
    <w:rsid w:val="00586DCB"/>
    <w:rsid w:val="00586E93"/>
    <w:rsid w:val="00587183"/>
    <w:rsid w:val="005879AD"/>
    <w:rsid w:val="005902ED"/>
    <w:rsid w:val="00590AE0"/>
    <w:rsid w:val="0059120B"/>
    <w:rsid w:val="00591995"/>
    <w:rsid w:val="0059210F"/>
    <w:rsid w:val="0059265A"/>
    <w:rsid w:val="00592F81"/>
    <w:rsid w:val="005934D0"/>
    <w:rsid w:val="00593592"/>
    <w:rsid w:val="005937D2"/>
    <w:rsid w:val="00593D30"/>
    <w:rsid w:val="00593F73"/>
    <w:rsid w:val="00593FB2"/>
    <w:rsid w:val="005942E2"/>
    <w:rsid w:val="005944F7"/>
    <w:rsid w:val="0059480D"/>
    <w:rsid w:val="00594B49"/>
    <w:rsid w:val="00594D93"/>
    <w:rsid w:val="005950E4"/>
    <w:rsid w:val="00595562"/>
    <w:rsid w:val="00595E76"/>
    <w:rsid w:val="00595F6C"/>
    <w:rsid w:val="00596E12"/>
    <w:rsid w:val="00597248"/>
    <w:rsid w:val="00597493"/>
    <w:rsid w:val="00597A5E"/>
    <w:rsid w:val="00597C26"/>
    <w:rsid w:val="00597EBA"/>
    <w:rsid w:val="005A0357"/>
    <w:rsid w:val="005A0758"/>
    <w:rsid w:val="005A07DD"/>
    <w:rsid w:val="005A1241"/>
    <w:rsid w:val="005A1AE8"/>
    <w:rsid w:val="005A1C42"/>
    <w:rsid w:val="005A1FEA"/>
    <w:rsid w:val="005A2136"/>
    <w:rsid w:val="005A240A"/>
    <w:rsid w:val="005A3098"/>
    <w:rsid w:val="005A33B6"/>
    <w:rsid w:val="005A3B49"/>
    <w:rsid w:val="005A3FBA"/>
    <w:rsid w:val="005A473D"/>
    <w:rsid w:val="005A4B95"/>
    <w:rsid w:val="005A4D0B"/>
    <w:rsid w:val="005A51A7"/>
    <w:rsid w:val="005A5BAA"/>
    <w:rsid w:val="005A60F6"/>
    <w:rsid w:val="005A6413"/>
    <w:rsid w:val="005A6452"/>
    <w:rsid w:val="005A6665"/>
    <w:rsid w:val="005A7600"/>
    <w:rsid w:val="005A7758"/>
    <w:rsid w:val="005A7BAA"/>
    <w:rsid w:val="005A7E5A"/>
    <w:rsid w:val="005B003F"/>
    <w:rsid w:val="005B0065"/>
    <w:rsid w:val="005B04F6"/>
    <w:rsid w:val="005B0946"/>
    <w:rsid w:val="005B1A82"/>
    <w:rsid w:val="005B1AD6"/>
    <w:rsid w:val="005B3A57"/>
    <w:rsid w:val="005B3B80"/>
    <w:rsid w:val="005B4B11"/>
    <w:rsid w:val="005B4D3F"/>
    <w:rsid w:val="005B6732"/>
    <w:rsid w:val="005B6A76"/>
    <w:rsid w:val="005B72EE"/>
    <w:rsid w:val="005B7583"/>
    <w:rsid w:val="005B7614"/>
    <w:rsid w:val="005C0A70"/>
    <w:rsid w:val="005C0D7B"/>
    <w:rsid w:val="005C0F04"/>
    <w:rsid w:val="005C1074"/>
    <w:rsid w:val="005C18BC"/>
    <w:rsid w:val="005C1AD6"/>
    <w:rsid w:val="005C1E8F"/>
    <w:rsid w:val="005C279D"/>
    <w:rsid w:val="005C345B"/>
    <w:rsid w:val="005C3534"/>
    <w:rsid w:val="005C47BC"/>
    <w:rsid w:val="005C4A5F"/>
    <w:rsid w:val="005C55CA"/>
    <w:rsid w:val="005C5A68"/>
    <w:rsid w:val="005C62D2"/>
    <w:rsid w:val="005C63C8"/>
    <w:rsid w:val="005C656D"/>
    <w:rsid w:val="005C6987"/>
    <w:rsid w:val="005C7341"/>
    <w:rsid w:val="005C7D2F"/>
    <w:rsid w:val="005D020B"/>
    <w:rsid w:val="005D025C"/>
    <w:rsid w:val="005D0CE3"/>
    <w:rsid w:val="005D1007"/>
    <w:rsid w:val="005D115F"/>
    <w:rsid w:val="005D171F"/>
    <w:rsid w:val="005D194E"/>
    <w:rsid w:val="005D1AAE"/>
    <w:rsid w:val="005D20A4"/>
    <w:rsid w:val="005D294B"/>
    <w:rsid w:val="005D2A00"/>
    <w:rsid w:val="005D2B59"/>
    <w:rsid w:val="005D32ED"/>
    <w:rsid w:val="005D3EEB"/>
    <w:rsid w:val="005D42C7"/>
    <w:rsid w:val="005D4337"/>
    <w:rsid w:val="005D483F"/>
    <w:rsid w:val="005D4A5A"/>
    <w:rsid w:val="005D4A8D"/>
    <w:rsid w:val="005D4E08"/>
    <w:rsid w:val="005D5401"/>
    <w:rsid w:val="005D5AB3"/>
    <w:rsid w:val="005D5B22"/>
    <w:rsid w:val="005D5FFD"/>
    <w:rsid w:val="005D67AD"/>
    <w:rsid w:val="005D6FCE"/>
    <w:rsid w:val="005D721B"/>
    <w:rsid w:val="005D7904"/>
    <w:rsid w:val="005D7A8C"/>
    <w:rsid w:val="005D7EB1"/>
    <w:rsid w:val="005E02CE"/>
    <w:rsid w:val="005E0311"/>
    <w:rsid w:val="005E0379"/>
    <w:rsid w:val="005E0CDA"/>
    <w:rsid w:val="005E11CB"/>
    <w:rsid w:val="005E13F3"/>
    <w:rsid w:val="005E1456"/>
    <w:rsid w:val="005E16B9"/>
    <w:rsid w:val="005E1C24"/>
    <w:rsid w:val="005E1F16"/>
    <w:rsid w:val="005E23D9"/>
    <w:rsid w:val="005E256F"/>
    <w:rsid w:val="005E2591"/>
    <w:rsid w:val="005E293C"/>
    <w:rsid w:val="005E2FA6"/>
    <w:rsid w:val="005E3776"/>
    <w:rsid w:val="005E406B"/>
    <w:rsid w:val="005E46EA"/>
    <w:rsid w:val="005E4F26"/>
    <w:rsid w:val="005E615B"/>
    <w:rsid w:val="005E6EFB"/>
    <w:rsid w:val="005F07C5"/>
    <w:rsid w:val="005F092E"/>
    <w:rsid w:val="005F0C0F"/>
    <w:rsid w:val="005F1903"/>
    <w:rsid w:val="005F1B89"/>
    <w:rsid w:val="005F1EBA"/>
    <w:rsid w:val="005F22C7"/>
    <w:rsid w:val="005F2730"/>
    <w:rsid w:val="005F380B"/>
    <w:rsid w:val="005F3C83"/>
    <w:rsid w:val="005F3DD1"/>
    <w:rsid w:val="005F4100"/>
    <w:rsid w:val="005F410D"/>
    <w:rsid w:val="005F42EA"/>
    <w:rsid w:val="005F441F"/>
    <w:rsid w:val="005F4B49"/>
    <w:rsid w:val="005F4F27"/>
    <w:rsid w:val="005F5397"/>
    <w:rsid w:val="005F5617"/>
    <w:rsid w:val="005F597D"/>
    <w:rsid w:val="005F5D69"/>
    <w:rsid w:val="005F5DD0"/>
    <w:rsid w:val="005F6AB4"/>
    <w:rsid w:val="005F6CE9"/>
    <w:rsid w:val="005F78FA"/>
    <w:rsid w:val="005F7A49"/>
    <w:rsid w:val="005F7EE3"/>
    <w:rsid w:val="00600144"/>
    <w:rsid w:val="00600167"/>
    <w:rsid w:val="0060020A"/>
    <w:rsid w:val="006004A1"/>
    <w:rsid w:val="0060063A"/>
    <w:rsid w:val="0060094D"/>
    <w:rsid w:val="006013C1"/>
    <w:rsid w:val="006017BD"/>
    <w:rsid w:val="00602342"/>
    <w:rsid w:val="00602751"/>
    <w:rsid w:val="0060299C"/>
    <w:rsid w:val="00602B8C"/>
    <w:rsid w:val="00602BC1"/>
    <w:rsid w:val="006033F6"/>
    <w:rsid w:val="00604E72"/>
    <w:rsid w:val="00605654"/>
    <w:rsid w:val="00605AB8"/>
    <w:rsid w:val="00605EBF"/>
    <w:rsid w:val="00605FF9"/>
    <w:rsid w:val="0060682D"/>
    <w:rsid w:val="0060682F"/>
    <w:rsid w:val="00606A8C"/>
    <w:rsid w:val="0060780F"/>
    <w:rsid w:val="006079CA"/>
    <w:rsid w:val="00607B60"/>
    <w:rsid w:val="00607D54"/>
    <w:rsid w:val="006104E1"/>
    <w:rsid w:val="006108F3"/>
    <w:rsid w:val="00610E2A"/>
    <w:rsid w:val="00610EBD"/>
    <w:rsid w:val="00611986"/>
    <w:rsid w:val="00611C9A"/>
    <w:rsid w:val="0061204B"/>
    <w:rsid w:val="0061216C"/>
    <w:rsid w:val="00612623"/>
    <w:rsid w:val="00612AA0"/>
    <w:rsid w:val="00612E3F"/>
    <w:rsid w:val="006130C4"/>
    <w:rsid w:val="0061332C"/>
    <w:rsid w:val="00613A19"/>
    <w:rsid w:val="00614F4B"/>
    <w:rsid w:val="00614F57"/>
    <w:rsid w:val="0061515F"/>
    <w:rsid w:val="00615780"/>
    <w:rsid w:val="006158EF"/>
    <w:rsid w:val="006169B3"/>
    <w:rsid w:val="00616F9D"/>
    <w:rsid w:val="00616FBA"/>
    <w:rsid w:val="006170B2"/>
    <w:rsid w:val="006174D1"/>
    <w:rsid w:val="0061759F"/>
    <w:rsid w:val="006203ED"/>
    <w:rsid w:val="00620564"/>
    <w:rsid w:val="00620856"/>
    <w:rsid w:val="00620877"/>
    <w:rsid w:val="00620E27"/>
    <w:rsid w:val="00620E54"/>
    <w:rsid w:val="00621253"/>
    <w:rsid w:val="00621B9E"/>
    <w:rsid w:val="00621E68"/>
    <w:rsid w:val="00621EDE"/>
    <w:rsid w:val="00622864"/>
    <w:rsid w:val="00622DF9"/>
    <w:rsid w:val="00623085"/>
    <w:rsid w:val="00623DCD"/>
    <w:rsid w:val="00623E42"/>
    <w:rsid w:val="00623F91"/>
    <w:rsid w:val="00624081"/>
    <w:rsid w:val="00624113"/>
    <w:rsid w:val="006244A0"/>
    <w:rsid w:val="00624CF2"/>
    <w:rsid w:val="00624D01"/>
    <w:rsid w:val="00624FF8"/>
    <w:rsid w:val="006254ED"/>
    <w:rsid w:val="0062589D"/>
    <w:rsid w:val="006260CA"/>
    <w:rsid w:val="006260D7"/>
    <w:rsid w:val="006267C3"/>
    <w:rsid w:val="00626EE2"/>
    <w:rsid w:val="006271DA"/>
    <w:rsid w:val="006273C0"/>
    <w:rsid w:val="0062740B"/>
    <w:rsid w:val="006301A6"/>
    <w:rsid w:val="0063020C"/>
    <w:rsid w:val="00630218"/>
    <w:rsid w:val="0063026E"/>
    <w:rsid w:val="00630481"/>
    <w:rsid w:val="0063085D"/>
    <w:rsid w:val="00630C9A"/>
    <w:rsid w:val="00630CD1"/>
    <w:rsid w:val="00630D41"/>
    <w:rsid w:val="00630F83"/>
    <w:rsid w:val="00631027"/>
    <w:rsid w:val="00631618"/>
    <w:rsid w:val="00631771"/>
    <w:rsid w:val="006319FD"/>
    <w:rsid w:val="00631BBB"/>
    <w:rsid w:val="00631D7D"/>
    <w:rsid w:val="00631FB0"/>
    <w:rsid w:val="00632381"/>
    <w:rsid w:val="00632776"/>
    <w:rsid w:val="00632E72"/>
    <w:rsid w:val="00633C27"/>
    <w:rsid w:val="006341F6"/>
    <w:rsid w:val="00634899"/>
    <w:rsid w:val="00634C7A"/>
    <w:rsid w:val="006350BA"/>
    <w:rsid w:val="006354CD"/>
    <w:rsid w:val="00635602"/>
    <w:rsid w:val="00635795"/>
    <w:rsid w:val="00635B1E"/>
    <w:rsid w:val="00636888"/>
    <w:rsid w:val="00636941"/>
    <w:rsid w:val="00636D2B"/>
    <w:rsid w:val="00637219"/>
    <w:rsid w:val="006372B9"/>
    <w:rsid w:val="006373F3"/>
    <w:rsid w:val="00637653"/>
    <w:rsid w:val="00637D3F"/>
    <w:rsid w:val="006413BD"/>
    <w:rsid w:val="006413F8"/>
    <w:rsid w:val="006419BC"/>
    <w:rsid w:val="006421F2"/>
    <w:rsid w:val="006423EC"/>
    <w:rsid w:val="00642CCE"/>
    <w:rsid w:val="00642E5D"/>
    <w:rsid w:val="00642E9D"/>
    <w:rsid w:val="00642ECB"/>
    <w:rsid w:val="0064306C"/>
    <w:rsid w:val="00643182"/>
    <w:rsid w:val="006432EB"/>
    <w:rsid w:val="00643428"/>
    <w:rsid w:val="0064372F"/>
    <w:rsid w:val="0064398D"/>
    <w:rsid w:val="00644214"/>
    <w:rsid w:val="0064446C"/>
    <w:rsid w:val="0064657C"/>
    <w:rsid w:val="006467A1"/>
    <w:rsid w:val="0064721B"/>
    <w:rsid w:val="00647297"/>
    <w:rsid w:val="006475A0"/>
    <w:rsid w:val="00647CC9"/>
    <w:rsid w:val="00647E4A"/>
    <w:rsid w:val="00651366"/>
    <w:rsid w:val="006513AB"/>
    <w:rsid w:val="0065146A"/>
    <w:rsid w:val="00651A9B"/>
    <w:rsid w:val="00651F63"/>
    <w:rsid w:val="00652A2F"/>
    <w:rsid w:val="00652B66"/>
    <w:rsid w:val="00652F6B"/>
    <w:rsid w:val="00653130"/>
    <w:rsid w:val="0065350B"/>
    <w:rsid w:val="00653CA2"/>
    <w:rsid w:val="006543BA"/>
    <w:rsid w:val="00654470"/>
    <w:rsid w:val="00655109"/>
    <w:rsid w:val="00655DFE"/>
    <w:rsid w:val="00655E4F"/>
    <w:rsid w:val="006568BB"/>
    <w:rsid w:val="00656A4E"/>
    <w:rsid w:val="006576F3"/>
    <w:rsid w:val="006579B6"/>
    <w:rsid w:val="00657EDD"/>
    <w:rsid w:val="00657F7F"/>
    <w:rsid w:val="006601C8"/>
    <w:rsid w:val="006604C4"/>
    <w:rsid w:val="006606D4"/>
    <w:rsid w:val="006612EF"/>
    <w:rsid w:val="00661513"/>
    <w:rsid w:val="00661EA9"/>
    <w:rsid w:val="00661FC1"/>
    <w:rsid w:val="006631C7"/>
    <w:rsid w:val="00663CC0"/>
    <w:rsid w:val="00664247"/>
    <w:rsid w:val="006643E6"/>
    <w:rsid w:val="00664B04"/>
    <w:rsid w:val="0066572C"/>
    <w:rsid w:val="0066596E"/>
    <w:rsid w:val="00665EEA"/>
    <w:rsid w:val="00666057"/>
    <w:rsid w:val="00666118"/>
    <w:rsid w:val="00667396"/>
    <w:rsid w:val="00667FB0"/>
    <w:rsid w:val="0067063F"/>
    <w:rsid w:val="0067071F"/>
    <w:rsid w:val="00670DDB"/>
    <w:rsid w:val="00671735"/>
    <w:rsid w:val="00671A3A"/>
    <w:rsid w:val="006720BB"/>
    <w:rsid w:val="006720FF"/>
    <w:rsid w:val="006721FE"/>
    <w:rsid w:val="00672CD7"/>
    <w:rsid w:val="00672E00"/>
    <w:rsid w:val="0067311C"/>
    <w:rsid w:val="00673F32"/>
    <w:rsid w:val="006743E3"/>
    <w:rsid w:val="00674972"/>
    <w:rsid w:val="00674D31"/>
    <w:rsid w:val="00674D32"/>
    <w:rsid w:val="006755DC"/>
    <w:rsid w:val="006759A0"/>
    <w:rsid w:val="0067690F"/>
    <w:rsid w:val="0067723A"/>
    <w:rsid w:val="00677546"/>
    <w:rsid w:val="00677BB6"/>
    <w:rsid w:val="00677D2C"/>
    <w:rsid w:val="006804FA"/>
    <w:rsid w:val="00680523"/>
    <w:rsid w:val="00680A9A"/>
    <w:rsid w:val="00681A84"/>
    <w:rsid w:val="00681D96"/>
    <w:rsid w:val="0068208B"/>
    <w:rsid w:val="00682B77"/>
    <w:rsid w:val="00682BBF"/>
    <w:rsid w:val="00682D82"/>
    <w:rsid w:val="00682F90"/>
    <w:rsid w:val="006836EE"/>
    <w:rsid w:val="00683C3A"/>
    <w:rsid w:val="00684684"/>
    <w:rsid w:val="00684A79"/>
    <w:rsid w:val="00684D50"/>
    <w:rsid w:val="0068556A"/>
    <w:rsid w:val="006858E3"/>
    <w:rsid w:val="00685CF5"/>
    <w:rsid w:val="00685EB6"/>
    <w:rsid w:val="00686B2E"/>
    <w:rsid w:val="00686C26"/>
    <w:rsid w:val="00686C81"/>
    <w:rsid w:val="00686CB0"/>
    <w:rsid w:val="00686FA9"/>
    <w:rsid w:val="00687417"/>
    <w:rsid w:val="006877B9"/>
    <w:rsid w:val="0069042E"/>
    <w:rsid w:val="00690FE3"/>
    <w:rsid w:val="0069176B"/>
    <w:rsid w:val="00691936"/>
    <w:rsid w:val="00692668"/>
    <w:rsid w:val="006938E6"/>
    <w:rsid w:val="00694BE1"/>
    <w:rsid w:val="00695933"/>
    <w:rsid w:val="00695FF2"/>
    <w:rsid w:val="006966F3"/>
    <w:rsid w:val="00696A8D"/>
    <w:rsid w:val="00696ACA"/>
    <w:rsid w:val="00696BC3"/>
    <w:rsid w:val="00697168"/>
    <w:rsid w:val="006972E8"/>
    <w:rsid w:val="006976F4"/>
    <w:rsid w:val="006A0908"/>
    <w:rsid w:val="006A0997"/>
    <w:rsid w:val="006A0CDD"/>
    <w:rsid w:val="006A0D40"/>
    <w:rsid w:val="006A1228"/>
    <w:rsid w:val="006A168C"/>
    <w:rsid w:val="006A1E82"/>
    <w:rsid w:val="006A2330"/>
    <w:rsid w:val="006A2C61"/>
    <w:rsid w:val="006A2D6E"/>
    <w:rsid w:val="006A330B"/>
    <w:rsid w:val="006A39E3"/>
    <w:rsid w:val="006A47F2"/>
    <w:rsid w:val="006A4910"/>
    <w:rsid w:val="006A497D"/>
    <w:rsid w:val="006A4FE4"/>
    <w:rsid w:val="006A5197"/>
    <w:rsid w:val="006A566F"/>
    <w:rsid w:val="006A5B68"/>
    <w:rsid w:val="006A5C8F"/>
    <w:rsid w:val="006A5DD9"/>
    <w:rsid w:val="006A62FF"/>
    <w:rsid w:val="006A6716"/>
    <w:rsid w:val="006A6D66"/>
    <w:rsid w:val="006A6E60"/>
    <w:rsid w:val="006A7762"/>
    <w:rsid w:val="006B00F9"/>
    <w:rsid w:val="006B08A1"/>
    <w:rsid w:val="006B13D6"/>
    <w:rsid w:val="006B176C"/>
    <w:rsid w:val="006B188A"/>
    <w:rsid w:val="006B1C7D"/>
    <w:rsid w:val="006B1D41"/>
    <w:rsid w:val="006B200D"/>
    <w:rsid w:val="006B2695"/>
    <w:rsid w:val="006B3360"/>
    <w:rsid w:val="006B3414"/>
    <w:rsid w:val="006B3727"/>
    <w:rsid w:val="006B3759"/>
    <w:rsid w:val="006B425B"/>
    <w:rsid w:val="006B468B"/>
    <w:rsid w:val="006B48FC"/>
    <w:rsid w:val="006B4AE9"/>
    <w:rsid w:val="006B5428"/>
    <w:rsid w:val="006B568B"/>
    <w:rsid w:val="006B5C26"/>
    <w:rsid w:val="006B64DE"/>
    <w:rsid w:val="006B69BD"/>
    <w:rsid w:val="006B6AE5"/>
    <w:rsid w:val="006B729B"/>
    <w:rsid w:val="006B78DF"/>
    <w:rsid w:val="006B7E61"/>
    <w:rsid w:val="006C02E9"/>
    <w:rsid w:val="006C06D4"/>
    <w:rsid w:val="006C07C3"/>
    <w:rsid w:val="006C0C78"/>
    <w:rsid w:val="006C0CE6"/>
    <w:rsid w:val="006C10C0"/>
    <w:rsid w:val="006C1C9C"/>
    <w:rsid w:val="006C2456"/>
    <w:rsid w:val="006C2940"/>
    <w:rsid w:val="006C2C0E"/>
    <w:rsid w:val="006C405D"/>
    <w:rsid w:val="006C48AC"/>
    <w:rsid w:val="006C4D9D"/>
    <w:rsid w:val="006C4EB1"/>
    <w:rsid w:val="006C5552"/>
    <w:rsid w:val="006C5B39"/>
    <w:rsid w:val="006C5E61"/>
    <w:rsid w:val="006C69E1"/>
    <w:rsid w:val="006C7105"/>
    <w:rsid w:val="006C7875"/>
    <w:rsid w:val="006D06B0"/>
    <w:rsid w:val="006D0EC9"/>
    <w:rsid w:val="006D1D8D"/>
    <w:rsid w:val="006D1EDC"/>
    <w:rsid w:val="006D25B5"/>
    <w:rsid w:val="006D306B"/>
    <w:rsid w:val="006D31F4"/>
    <w:rsid w:val="006D38C8"/>
    <w:rsid w:val="006D4F87"/>
    <w:rsid w:val="006D51D6"/>
    <w:rsid w:val="006D53C9"/>
    <w:rsid w:val="006D53EC"/>
    <w:rsid w:val="006D57B9"/>
    <w:rsid w:val="006D58D3"/>
    <w:rsid w:val="006D5DE9"/>
    <w:rsid w:val="006D5EB5"/>
    <w:rsid w:val="006D636A"/>
    <w:rsid w:val="006D696E"/>
    <w:rsid w:val="006D6F7A"/>
    <w:rsid w:val="006D7BED"/>
    <w:rsid w:val="006E042E"/>
    <w:rsid w:val="006E09F5"/>
    <w:rsid w:val="006E0A63"/>
    <w:rsid w:val="006E0C56"/>
    <w:rsid w:val="006E172A"/>
    <w:rsid w:val="006E1A25"/>
    <w:rsid w:val="006E1DB0"/>
    <w:rsid w:val="006E212D"/>
    <w:rsid w:val="006E250B"/>
    <w:rsid w:val="006E269B"/>
    <w:rsid w:val="006E26BB"/>
    <w:rsid w:val="006E2BA8"/>
    <w:rsid w:val="006E2CFA"/>
    <w:rsid w:val="006E384D"/>
    <w:rsid w:val="006E3CCB"/>
    <w:rsid w:val="006E3F23"/>
    <w:rsid w:val="006E3FBE"/>
    <w:rsid w:val="006E4622"/>
    <w:rsid w:val="006E4D52"/>
    <w:rsid w:val="006E5369"/>
    <w:rsid w:val="006E5EB3"/>
    <w:rsid w:val="006E5F09"/>
    <w:rsid w:val="006E6162"/>
    <w:rsid w:val="006E6243"/>
    <w:rsid w:val="006E6A07"/>
    <w:rsid w:val="006E7C7F"/>
    <w:rsid w:val="006F016B"/>
    <w:rsid w:val="006F01C0"/>
    <w:rsid w:val="006F01F9"/>
    <w:rsid w:val="006F0DCB"/>
    <w:rsid w:val="006F1AD4"/>
    <w:rsid w:val="006F20FA"/>
    <w:rsid w:val="006F314A"/>
    <w:rsid w:val="006F3689"/>
    <w:rsid w:val="006F3869"/>
    <w:rsid w:val="006F3904"/>
    <w:rsid w:val="006F43B2"/>
    <w:rsid w:val="006F4B3A"/>
    <w:rsid w:val="006F4D81"/>
    <w:rsid w:val="006F500F"/>
    <w:rsid w:val="006F51EC"/>
    <w:rsid w:val="006F539D"/>
    <w:rsid w:val="006F5428"/>
    <w:rsid w:val="006F59D7"/>
    <w:rsid w:val="006F5BFD"/>
    <w:rsid w:val="006F66E4"/>
    <w:rsid w:val="006F6CE3"/>
    <w:rsid w:val="006F6D87"/>
    <w:rsid w:val="006F725E"/>
    <w:rsid w:val="006F72D8"/>
    <w:rsid w:val="006F7C55"/>
    <w:rsid w:val="006F7CE2"/>
    <w:rsid w:val="00700285"/>
    <w:rsid w:val="007005CC"/>
    <w:rsid w:val="00700B00"/>
    <w:rsid w:val="00701866"/>
    <w:rsid w:val="00701A08"/>
    <w:rsid w:val="00702088"/>
    <w:rsid w:val="0070240A"/>
    <w:rsid w:val="007024E9"/>
    <w:rsid w:val="00702890"/>
    <w:rsid w:val="00702891"/>
    <w:rsid w:val="00702906"/>
    <w:rsid w:val="00702ADD"/>
    <w:rsid w:val="007044D6"/>
    <w:rsid w:val="007047F6"/>
    <w:rsid w:val="00704E4B"/>
    <w:rsid w:val="00704F3B"/>
    <w:rsid w:val="007053AA"/>
    <w:rsid w:val="00705ADE"/>
    <w:rsid w:val="00705EB3"/>
    <w:rsid w:val="00706475"/>
    <w:rsid w:val="00706C9A"/>
    <w:rsid w:val="007073DA"/>
    <w:rsid w:val="0070798E"/>
    <w:rsid w:val="00707E0B"/>
    <w:rsid w:val="00707EA2"/>
    <w:rsid w:val="00710939"/>
    <w:rsid w:val="00710DAB"/>
    <w:rsid w:val="007114D0"/>
    <w:rsid w:val="0071151C"/>
    <w:rsid w:val="00711636"/>
    <w:rsid w:val="00711848"/>
    <w:rsid w:val="0071188F"/>
    <w:rsid w:val="00711925"/>
    <w:rsid w:val="00711B58"/>
    <w:rsid w:val="00712926"/>
    <w:rsid w:val="00712C6C"/>
    <w:rsid w:val="00712F75"/>
    <w:rsid w:val="007135C1"/>
    <w:rsid w:val="00713638"/>
    <w:rsid w:val="007138A0"/>
    <w:rsid w:val="00713AD1"/>
    <w:rsid w:val="0071432F"/>
    <w:rsid w:val="007145CA"/>
    <w:rsid w:val="00714873"/>
    <w:rsid w:val="007149B6"/>
    <w:rsid w:val="00715045"/>
    <w:rsid w:val="007154F9"/>
    <w:rsid w:val="0071627B"/>
    <w:rsid w:val="00716535"/>
    <w:rsid w:val="00716697"/>
    <w:rsid w:val="00716801"/>
    <w:rsid w:val="00717568"/>
    <w:rsid w:val="007176D3"/>
    <w:rsid w:val="007177C6"/>
    <w:rsid w:val="00717EDD"/>
    <w:rsid w:val="00720607"/>
    <w:rsid w:val="00720C77"/>
    <w:rsid w:val="00720FDC"/>
    <w:rsid w:val="00721683"/>
    <w:rsid w:val="00721688"/>
    <w:rsid w:val="00721698"/>
    <w:rsid w:val="007217B1"/>
    <w:rsid w:val="00722777"/>
    <w:rsid w:val="00723604"/>
    <w:rsid w:val="0072386D"/>
    <w:rsid w:val="007239A1"/>
    <w:rsid w:val="0072413A"/>
    <w:rsid w:val="007241CE"/>
    <w:rsid w:val="00724D77"/>
    <w:rsid w:val="00724EC1"/>
    <w:rsid w:val="00724F43"/>
    <w:rsid w:val="00724FE1"/>
    <w:rsid w:val="0072562E"/>
    <w:rsid w:val="00726B5C"/>
    <w:rsid w:val="00726F40"/>
    <w:rsid w:val="007271A1"/>
    <w:rsid w:val="0072721A"/>
    <w:rsid w:val="00727DF3"/>
    <w:rsid w:val="00730045"/>
    <w:rsid w:val="007302AE"/>
    <w:rsid w:val="0073041C"/>
    <w:rsid w:val="007304FE"/>
    <w:rsid w:val="00731017"/>
    <w:rsid w:val="00731199"/>
    <w:rsid w:val="007317C6"/>
    <w:rsid w:val="00731D0D"/>
    <w:rsid w:val="00732B83"/>
    <w:rsid w:val="00732D31"/>
    <w:rsid w:val="00732E32"/>
    <w:rsid w:val="007336B4"/>
    <w:rsid w:val="007337CC"/>
    <w:rsid w:val="00733B9A"/>
    <w:rsid w:val="00734E31"/>
    <w:rsid w:val="00735432"/>
    <w:rsid w:val="0073581E"/>
    <w:rsid w:val="0073603F"/>
    <w:rsid w:val="0073658E"/>
    <w:rsid w:val="007365B0"/>
    <w:rsid w:val="0073669F"/>
    <w:rsid w:val="00737204"/>
    <w:rsid w:val="0073759A"/>
    <w:rsid w:val="00737FE2"/>
    <w:rsid w:val="007401BA"/>
    <w:rsid w:val="00740227"/>
    <w:rsid w:val="00740291"/>
    <w:rsid w:val="0074046E"/>
    <w:rsid w:val="00740A66"/>
    <w:rsid w:val="00740CBD"/>
    <w:rsid w:val="007410E4"/>
    <w:rsid w:val="0074156F"/>
    <w:rsid w:val="00742257"/>
    <w:rsid w:val="007423DE"/>
    <w:rsid w:val="00742837"/>
    <w:rsid w:val="00742A85"/>
    <w:rsid w:val="00742BFC"/>
    <w:rsid w:val="00742C4A"/>
    <w:rsid w:val="007432B8"/>
    <w:rsid w:val="007435B8"/>
    <w:rsid w:val="00743F0A"/>
    <w:rsid w:val="0074406C"/>
    <w:rsid w:val="00744128"/>
    <w:rsid w:val="0074510C"/>
    <w:rsid w:val="00745593"/>
    <w:rsid w:val="00745735"/>
    <w:rsid w:val="007458E5"/>
    <w:rsid w:val="00745B90"/>
    <w:rsid w:val="00745DD7"/>
    <w:rsid w:val="0074674B"/>
    <w:rsid w:val="007469B9"/>
    <w:rsid w:val="00746C90"/>
    <w:rsid w:val="00747BB4"/>
    <w:rsid w:val="00747CE1"/>
    <w:rsid w:val="00747F1C"/>
    <w:rsid w:val="007501CB"/>
    <w:rsid w:val="00750283"/>
    <w:rsid w:val="007503A8"/>
    <w:rsid w:val="007503ED"/>
    <w:rsid w:val="007504A4"/>
    <w:rsid w:val="0075094C"/>
    <w:rsid w:val="007509E3"/>
    <w:rsid w:val="00750BE0"/>
    <w:rsid w:val="00750DE1"/>
    <w:rsid w:val="00751836"/>
    <w:rsid w:val="007519FB"/>
    <w:rsid w:val="007520B7"/>
    <w:rsid w:val="00752737"/>
    <w:rsid w:val="00752B42"/>
    <w:rsid w:val="00752E58"/>
    <w:rsid w:val="007530F1"/>
    <w:rsid w:val="00753AE5"/>
    <w:rsid w:val="00756298"/>
    <w:rsid w:val="00756C42"/>
    <w:rsid w:val="00756CBE"/>
    <w:rsid w:val="00756D61"/>
    <w:rsid w:val="00756EF4"/>
    <w:rsid w:val="00757347"/>
    <w:rsid w:val="0075737F"/>
    <w:rsid w:val="00757610"/>
    <w:rsid w:val="00757987"/>
    <w:rsid w:val="00757ACC"/>
    <w:rsid w:val="00757B3B"/>
    <w:rsid w:val="00757BE8"/>
    <w:rsid w:val="00757C2D"/>
    <w:rsid w:val="00757EA2"/>
    <w:rsid w:val="00760411"/>
    <w:rsid w:val="0076094E"/>
    <w:rsid w:val="00760B32"/>
    <w:rsid w:val="00761271"/>
    <w:rsid w:val="00761CE5"/>
    <w:rsid w:val="0076233B"/>
    <w:rsid w:val="007627B5"/>
    <w:rsid w:val="00762983"/>
    <w:rsid w:val="00762F23"/>
    <w:rsid w:val="007637F5"/>
    <w:rsid w:val="00763992"/>
    <w:rsid w:val="00764441"/>
    <w:rsid w:val="00764654"/>
    <w:rsid w:val="007647E4"/>
    <w:rsid w:val="00764ADB"/>
    <w:rsid w:val="00764AE0"/>
    <w:rsid w:val="00764D81"/>
    <w:rsid w:val="00764E75"/>
    <w:rsid w:val="0076503C"/>
    <w:rsid w:val="00765061"/>
    <w:rsid w:val="0076515E"/>
    <w:rsid w:val="00766DC4"/>
    <w:rsid w:val="00767843"/>
    <w:rsid w:val="00767924"/>
    <w:rsid w:val="00767F68"/>
    <w:rsid w:val="007701A3"/>
    <w:rsid w:val="007706FB"/>
    <w:rsid w:val="00770F43"/>
    <w:rsid w:val="0077111E"/>
    <w:rsid w:val="00771573"/>
    <w:rsid w:val="007715FF"/>
    <w:rsid w:val="0077193D"/>
    <w:rsid w:val="00772245"/>
    <w:rsid w:val="007723FE"/>
    <w:rsid w:val="00772634"/>
    <w:rsid w:val="00772878"/>
    <w:rsid w:val="007732B4"/>
    <w:rsid w:val="00773362"/>
    <w:rsid w:val="0077353D"/>
    <w:rsid w:val="00773D5C"/>
    <w:rsid w:val="00773DBC"/>
    <w:rsid w:val="0077444B"/>
    <w:rsid w:val="0077490F"/>
    <w:rsid w:val="007749CF"/>
    <w:rsid w:val="00774F76"/>
    <w:rsid w:val="007751F8"/>
    <w:rsid w:val="00775E3F"/>
    <w:rsid w:val="00776336"/>
    <w:rsid w:val="00776B12"/>
    <w:rsid w:val="00776F07"/>
    <w:rsid w:val="0077701D"/>
    <w:rsid w:val="007772FC"/>
    <w:rsid w:val="00777502"/>
    <w:rsid w:val="00777518"/>
    <w:rsid w:val="007777FC"/>
    <w:rsid w:val="00780F64"/>
    <w:rsid w:val="0078124E"/>
    <w:rsid w:val="00781507"/>
    <w:rsid w:val="00781AAC"/>
    <w:rsid w:val="00781C2C"/>
    <w:rsid w:val="00781D00"/>
    <w:rsid w:val="00782192"/>
    <w:rsid w:val="00782B4D"/>
    <w:rsid w:val="00782D5A"/>
    <w:rsid w:val="00782F64"/>
    <w:rsid w:val="007830EA"/>
    <w:rsid w:val="00783255"/>
    <w:rsid w:val="007832CA"/>
    <w:rsid w:val="00783770"/>
    <w:rsid w:val="00783913"/>
    <w:rsid w:val="00783930"/>
    <w:rsid w:val="00783C51"/>
    <w:rsid w:val="00784039"/>
    <w:rsid w:val="007842BE"/>
    <w:rsid w:val="00784794"/>
    <w:rsid w:val="00784ED2"/>
    <w:rsid w:val="0078595A"/>
    <w:rsid w:val="007859C9"/>
    <w:rsid w:val="00785A3D"/>
    <w:rsid w:val="00786447"/>
    <w:rsid w:val="00786A20"/>
    <w:rsid w:val="007870E4"/>
    <w:rsid w:val="007871BC"/>
    <w:rsid w:val="00787918"/>
    <w:rsid w:val="00790070"/>
    <w:rsid w:val="00790150"/>
    <w:rsid w:val="007905BB"/>
    <w:rsid w:val="007906AA"/>
    <w:rsid w:val="00790FA6"/>
    <w:rsid w:val="00791222"/>
    <w:rsid w:val="00791281"/>
    <w:rsid w:val="007912E0"/>
    <w:rsid w:val="00791640"/>
    <w:rsid w:val="00791C3B"/>
    <w:rsid w:val="0079220A"/>
    <w:rsid w:val="0079250A"/>
    <w:rsid w:val="0079288B"/>
    <w:rsid w:val="0079309A"/>
    <w:rsid w:val="007934BE"/>
    <w:rsid w:val="007936C8"/>
    <w:rsid w:val="00793D3E"/>
    <w:rsid w:val="00793E8A"/>
    <w:rsid w:val="0079433F"/>
    <w:rsid w:val="007945D2"/>
    <w:rsid w:val="00794922"/>
    <w:rsid w:val="00794A07"/>
    <w:rsid w:val="00794CBA"/>
    <w:rsid w:val="00794F22"/>
    <w:rsid w:val="00795302"/>
    <w:rsid w:val="00795704"/>
    <w:rsid w:val="00795960"/>
    <w:rsid w:val="00795BA6"/>
    <w:rsid w:val="00795BB7"/>
    <w:rsid w:val="007960E8"/>
    <w:rsid w:val="00796445"/>
    <w:rsid w:val="007967FD"/>
    <w:rsid w:val="007970EA"/>
    <w:rsid w:val="007976A0"/>
    <w:rsid w:val="007A05FC"/>
    <w:rsid w:val="007A1002"/>
    <w:rsid w:val="007A107E"/>
    <w:rsid w:val="007A1506"/>
    <w:rsid w:val="007A1627"/>
    <w:rsid w:val="007A1C84"/>
    <w:rsid w:val="007A1CC8"/>
    <w:rsid w:val="007A20C5"/>
    <w:rsid w:val="007A212A"/>
    <w:rsid w:val="007A26DA"/>
    <w:rsid w:val="007A31BD"/>
    <w:rsid w:val="007A3537"/>
    <w:rsid w:val="007A384A"/>
    <w:rsid w:val="007A3891"/>
    <w:rsid w:val="007A4273"/>
    <w:rsid w:val="007A4844"/>
    <w:rsid w:val="007A49EF"/>
    <w:rsid w:val="007A5097"/>
    <w:rsid w:val="007A52A5"/>
    <w:rsid w:val="007A535F"/>
    <w:rsid w:val="007A53D0"/>
    <w:rsid w:val="007A577E"/>
    <w:rsid w:val="007A57E7"/>
    <w:rsid w:val="007A5AA9"/>
    <w:rsid w:val="007A5C33"/>
    <w:rsid w:val="007A5C6E"/>
    <w:rsid w:val="007A5FD0"/>
    <w:rsid w:val="007A6413"/>
    <w:rsid w:val="007A6852"/>
    <w:rsid w:val="007A6BB6"/>
    <w:rsid w:val="007A7378"/>
    <w:rsid w:val="007A7512"/>
    <w:rsid w:val="007A7793"/>
    <w:rsid w:val="007A7822"/>
    <w:rsid w:val="007A7863"/>
    <w:rsid w:val="007A7996"/>
    <w:rsid w:val="007B0131"/>
    <w:rsid w:val="007B05A7"/>
    <w:rsid w:val="007B0625"/>
    <w:rsid w:val="007B0A6B"/>
    <w:rsid w:val="007B1304"/>
    <w:rsid w:val="007B14E4"/>
    <w:rsid w:val="007B253B"/>
    <w:rsid w:val="007B26B9"/>
    <w:rsid w:val="007B26F8"/>
    <w:rsid w:val="007B2986"/>
    <w:rsid w:val="007B2EC5"/>
    <w:rsid w:val="007B308B"/>
    <w:rsid w:val="007B30A7"/>
    <w:rsid w:val="007B379E"/>
    <w:rsid w:val="007B3B9F"/>
    <w:rsid w:val="007B3CCF"/>
    <w:rsid w:val="007B3EDB"/>
    <w:rsid w:val="007B45F7"/>
    <w:rsid w:val="007B492D"/>
    <w:rsid w:val="007B51E3"/>
    <w:rsid w:val="007B53C5"/>
    <w:rsid w:val="007B56E3"/>
    <w:rsid w:val="007B5A95"/>
    <w:rsid w:val="007B5D6B"/>
    <w:rsid w:val="007B5F81"/>
    <w:rsid w:val="007B60AC"/>
    <w:rsid w:val="007B6221"/>
    <w:rsid w:val="007B6851"/>
    <w:rsid w:val="007B6F17"/>
    <w:rsid w:val="007B721B"/>
    <w:rsid w:val="007B75FF"/>
    <w:rsid w:val="007B7F97"/>
    <w:rsid w:val="007C02DF"/>
    <w:rsid w:val="007C091E"/>
    <w:rsid w:val="007C0D62"/>
    <w:rsid w:val="007C0E40"/>
    <w:rsid w:val="007C111B"/>
    <w:rsid w:val="007C1612"/>
    <w:rsid w:val="007C1C87"/>
    <w:rsid w:val="007C25EE"/>
    <w:rsid w:val="007C27E1"/>
    <w:rsid w:val="007C2BB5"/>
    <w:rsid w:val="007C31C5"/>
    <w:rsid w:val="007C31FD"/>
    <w:rsid w:val="007C3370"/>
    <w:rsid w:val="007C340F"/>
    <w:rsid w:val="007C4038"/>
    <w:rsid w:val="007C42E2"/>
    <w:rsid w:val="007C467A"/>
    <w:rsid w:val="007C4F13"/>
    <w:rsid w:val="007C6099"/>
    <w:rsid w:val="007C75A5"/>
    <w:rsid w:val="007C7BFE"/>
    <w:rsid w:val="007C7E59"/>
    <w:rsid w:val="007D0740"/>
    <w:rsid w:val="007D10BE"/>
    <w:rsid w:val="007D113B"/>
    <w:rsid w:val="007D1B9F"/>
    <w:rsid w:val="007D2333"/>
    <w:rsid w:val="007D2E26"/>
    <w:rsid w:val="007D2E70"/>
    <w:rsid w:val="007D3010"/>
    <w:rsid w:val="007D33B2"/>
    <w:rsid w:val="007D3902"/>
    <w:rsid w:val="007D390C"/>
    <w:rsid w:val="007D3E96"/>
    <w:rsid w:val="007D402A"/>
    <w:rsid w:val="007D4191"/>
    <w:rsid w:val="007D4710"/>
    <w:rsid w:val="007D4A50"/>
    <w:rsid w:val="007D4C96"/>
    <w:rsid w:val="007D5144"/>
    <w:rsid w:val="007D5C72"/>
    <w:rsid w:val="007D6073"/>
    <w:rsid w:val="007D6236"/>
    <w:rsid w:val="007D6F23"/>
    <w:rsid w:val="007D7A2D"/>
    <w:rsid w:val="007E0598"/>
    <w:rsid w:val="007E0B86"/>
    <w:rsid w:val="007E0CC6"/>
    <w:rsid w:val="007E1125"/>
    <w:rsid w:val="007E12D5"/>
    <w:rsid w:val="007E15D1"/>
    <w:rsid w:val="007E16BD"/>
    <w:rsid w:val="007E2801"/>
    <w:rsid w:val="007E2EA7"/>
    <w:rsid w:val="007E3087"/>
    <w:rsid w:val="007E318D"/>
    <w:rsid w:val="007E38F3"/>
    <w:rsid w:val="007E3DB8"/>
    <w:rsid w:val="007E429C"/>
    <w:rsid w:val="007E445C"/>
    <w:rsid w:val="007E4599"/>
    <w:rsid w:val="007E45BA"/>
    <w:rsid w:val="007E4BFE"/>
    <w:rsid w:val="007E5134"/>
    <w:rsid w:val="007E569C"/>
    <w:rsid w:val="007E5879"/>
    <w:rsid w:val="007E627F"/>
    <w:rsid w:val="007E6381"/>
    <w:rsid w:val="007E6582"/>
    <w:rsid w:val="007E7092"/>
    <w:rsid w:val="007E79AC"/>
    <w:rsid w:val="007E7D72"/>
    <w:rsid w:val="007E7F6A"/>
    <w:rsid w:val="007F0F25"/>
    <w:rsid w:val="007F1160"/>
    <w:rsid w:val="007F1742"/>
    <w:rsid w:val="007F190C"/>
    <w:rsid w:val="007F1A02"/>
    <w:rsid w:val="007F1B6F"/>
    <w:rsid w:val="007F1ECF"/>
    <w:rsid w:val="007F2274"/>
    <w:rsid w:val="007F27DC"/>
    <w:rsid w:val="007F284E"/>
    <w:rsid w:val="007F2B91"/>
    <w:rsid w:val="007F2ED0"/>
    <w:rsid w:val="007F3DE0"/>
    <w:rsid w:val="007F3E2C"/>
    <w:rsid w:val="007F4240"/>
    <w:rsid w:val="007F46CF"/>
    <w:rsid w:val="007F4704"/>
    <w:rsid w:val="007F5E93"/>
    <w:rsid w:val="007F6394"/>
    <w:rsid w:val="007F64BE"/>
    <w:rsid w:val="007F6896"/>
    <w:rsid w:val="007F6DE7"/>
    <w:rsid w:val="007F70F4"/>
    <w:rsid w:val="007F75D6"/>
    <w:rsid w:val="008000BC"/>
    <w:rsid w:val="008006D0"/>
    <w:rsid w:val="008007BF"/>
    <w:rsid w:val="00800CAF"/>
    <w:rsid w:val="00800EB8"/>
    <w:rsid w:val="008010DC"/>
    <w:rsid w:val="008013B8"/>
    <w:rsid w:val="008014E1"/>
    <w:rsid w:val="00801AD2"/>
    <w:rsid w:val="008024B6"/>
    <w:rsid w:val="00802663"/>
    <w:rsid w:val="008027D9"/>
    <w:rsid w:val="008027F3"/>
    <w:rsid w:val="00802D93"/>
    <w:rsid w:val="00802F56"/>
    <w:rsid w:val="00803952"/>
    <w:rsid w:val="00803A5C"/>
    <w:rsid w:val="00803BE9"/>
    <w:rsid w:val="008042F4"/>
    <w:rsid w:val="00804549"/>
    <w:rsid w:val="008045AA"/>
    <w:rsid w:val="00804678"/>
    <w:rsid w:val="00806533"/>
    <w:rsid w:val="0080685B"/>
    <w:rsid w:val="00807516"/>
    <w:rsid w:val="008077C2"/>
    <w:rsid w:val="00810102"/>
    <w:rsid w:val="00810DE8"/>
    <w:rsid w:val="008114BF"/>
    <w:rsid w:val="0081152C"/>
    <w:rsid w:val="008116EB"/>
    <w:rsid w:val="0081171A"/>
    <w:rsid w:val="00812613"/>
    <w:rsid w:val="00812BF9"/>
    <w:rsid w:val="00812CED"/>
    <w:rsid w:val="0081325C"/>
    <w:rsid w:val="0081329B"/>
    <w:rsid w:val="008132AC"/>
    <w:rsid w:val="0081345C"/>
    <w:rsid w:val="00813514"/>
    <w:rsid w:val="00813562"/>
    <w:rsid w:val="008135AF"/>
    <w:rsid w:val="00813794"/>
    <w:rsid w:val="008137BC"/>
    <w:rsid w:val="00813CB1"/>
    <w:rsid w:val="00813F8A"/>
    <w:rsid w:val="00813F96"/>
    <w:rsid w:val="00814962"/>
    <w:rsid w:val="00814B44"/>
    <w:rsid w:val="00814BEA"/>
    <w:rsid w:val="00814C84"/>
    <w:rsid w:val="008156A8"/>
    <w:rsid w:val="008156D4"/>
    <w:rsid w:val="0081576E"/>
    <w:rsid w:val="008161C2"/>
    <w:rsid w:val="008162E9"/>
    <w:rsid w:val="0081645E"/>
    <w:rsid w:val="00816BE4"/>
    <w:rsid w:val="0081732E"/>
    <w:rsid w:val="00817CF6"/>
    <w:rsid w:val="00817D93"/>
    <w:rsid w:val="00820139"/>
    <w:rsid w:val="00820236"/>
    <w:rsid w:val="008205F6"/>
    <w:rsid w:val="008206DA"/>
    <w:rsid w:val="00820716"/>
    <w:rsid w:val="0082084C"/>
    <w:rsid w:val="008211B3"/>
    <w:rsid w:val="0082138D"/>
    <w:rsid w:val="00821FF2"/>
    <w:rsid w:val="00822004"/>
    <w:rsid w:val="00822DBD"/>
    <w:rsid w:val="00822EEA"/>
    <w:rsid w:val="0082433D"/>
    <w:rsid w:val="00824FDE"/>
    <w:rsid w:val="0082508D"/>
    <w:rsid w:val="008252F9"/>
    <w:rsid w:val="008255B3"/>
    <w:rsid w:val="00825730"/>
    <w:rsid w:val="00825D52"/>
    <w:rsid w:val="00825E79"/>
    <w:rsid w:val="008262F5"/>
    <w:rsid w:val="00826FF3"/>
    <w:rsid w:val="008274BA"/>
    <w:rsid w:val="0083082F"/>
    <w:rsid w:val="008309DD"/>
    <w:rsid w:val="00830DC3"/>
    <w:rsid w:val="008311D7"/>
    <w:rsid w:val="0083177E"/>
    <w:rsid w:val="0083230D"/>
    <w:rsid w:val="0083251B"/>
    <w:rsid w:val="00832D6E"/>
    <w:rsid w:val="00832D6F"/>
    <w:rsid w:val="0083357B"/>
    <w:rsid w:val="008336C2"/>
    <w:rsid w:val="008336F4"/>
    <w:rsid w:val="00833AFA"/>
    <w:rsid w:val="00834328"/>
    <w:rsid w:val="008348C7"/>
    <w:rsid w:val="00834997"/>
    <w:rsid w:val="008349F4"/>
    <w:rsid w:val="00834B1A"/>
    <w:rsid w:val="00834C87"/>
    <w:rsid w:val="008350E9"/>
    <w:rsid w:val="008359A2"/>
    <w:rsid w:val="00835AED"/>
    <w:rsid w:val="00836040"/>
    <w:rsid w:val="00836770"/>
    <w:rsid w:val="00836FF3"/>
    <w:rsid w:val="00837A5E"/>
    <w:rsid w:val="008400FA"/>
    <w:rsid w:val="0084015A"/>
    <w:rsid w:val="00840885"/>
    <w:rsid w:val="00840D53"/>
    <w:rsid w:val="00840F42"/>
    <w:rsid w:val="00840FCC"/>
    <w:rsid w:val="0084127A"/>
    <w:rsid w:val="00841785"/>
    <w:rsid w:val="00841CF5"/>
    <w:rsid w:val="00841D1E"/>
    <w:rsid w:val="00842B4B"/>
    <w:rsid w:val="00842E13"/>
    <w:rsid w:val="00843835"/>
    <w:rsid w:val="008443BF"/>
    <w:rsid w:val="008446E6"/>
    <w:rsid w:val="00844A43"/>
    <w:rsid w:val="00845570"/>
    <w:rsid w:val="00845A67"/>
    <w:rsid w:val="00845FA4"/>
    <w:rsid w:val="00845FE4"/>
    <w:rsid w:val="00846155"/>
    <w:rsid w:val="00846F2E"/>
    <w:rsid w:val="008475A8"/>
    <w:rsid w:val="008479FF"/>
    <w:rsid w:val="00847FAC"/>
    <w:rsid w:val="00847FBF"/>
    <w:rsid w:val="008502B2"/>
    <w:rsid w:val="00850641"/>
    <w:rsid w:val="0085117B"/>
    <w:rsid w:val="00851193"/>
    <w:rsid w:val="0085124A"/>
    <w:rsid w:val="008513FB"/>
    <w:rsid w:val="008514D0"/>
    <w:rsid w:val="0085177F"/>
    <w:rsid w:val="00851A30"/>
    <w:rsid w:val="00851D46"/>
    <w:rsid w:val="00851E4A"/>
    <w:rsid w:val="0085206E"/>
    <w:rsid w:val="008525F2"/>
    <w:rsid w:val="00852C71"/>
    <w:rsid w:val="00853082"/>
    <w:rsid w:val="008530BC"/>
    <w:rsid w:val="0085370A"/>
    <w:rsid w:val="0085419F"/>
    <w:rsid w:val="0085461B"/>
    <w:rsid w:val="00854C71"/>
    <w:rsid w:val="00854E09"/>
    <w:rsid w:val="00855058"/>
    <w:rsid w:val="008552B6"/>
    <w:rsid w:val="008555C8"/>
    <w:rsid w:val="00855C73"/>
    <w:rsid w:val="008561C6"/>
    <w:rsid w:val="00856382"/>
    <w:rsid w:val="008564B4"/>
    <w:rsid w:val="00857475"/>
    <w:rsid w:val="00857AF2"/>
    <w:rsid w:val="008601E6"/>
    <w:rsid w:val="0086081D"/>
    <w:rsid w:val="00860BCA"/>
    <w:rsid w:val="00860C24"/>
    <w:rsid w:val="00860C7A"/>
    <w:rsid w:val="00860C87"/>
    <w:rsid w:val="00860D44"/>
    <w:rsid w:val="008616C3"/>
    <w:rsid w:val="008617BA"/>
    <w:rsid w:val="008626BB"/>
    <w:rsid w:val="008629BC"/>
    <w:rsid w:val="00862BB1"/>
    <w:rsid w:val="00862EB2"/>
    <w:rsid w:val="00863BE0"/>
    <w:rsid w:val="00863D02"/>
    <w:rsid w:val="00864288"/>
    <w:rsid w:val="0086499F"/>
    <w:rsid w:val="00864B81"/>
    <w:rsid w:val="0086507B"/>
    <w:rsid w:val="0086587C"/>
    <w:rsid w:val="008658EC"/>
    <w:rsid w:val="00865E34"/>
    <w:rsid w:val="008660F6"/>
    <w:rsid w:val="0086635C"/>
    <w:rsid w:val="00866468"/>
    <w:rsid w:val="00866E44"/>
    <w:rsid w:val="00866F4E"/>
    <w:rsid w:val="00866FCC"/>
    <w:rsid w:val="008674EF"/>
    <w:rsid w:val="0086752D"/>
    <w:rsid w:val="00867734"/>
    <w:rsid w:val="00867BC1"/>
    <w:rsid w:val="00867C05"/>
    <w:rsid w:val="00867FA3"/>
    <w:rsid w:val="00870595"/>
    <w:rsid w:val="00870BDD"/>
    <w:rsid w:val="00870F3F"/>
    <w:rsid w:val="00870F96"/>
    <w:rsid w:val="0087137F"/>
    <w:rsid w:val="008716F2"/>
    <w:rsid w:val="0087172E"/>
    <w:rsid w:val="00872376"/>
    <w:rsid w:val="0087269B"/>
    <w:rsid w:val="00872E78"/>
    <w:rsid w:val="0087373B"/>
    <w:rsid w:val="00873C0D"/>
    <w:rsid w:val="00873E06"/>
    <w:rsid w:val="00873F23"/>
    <w:rsid w:val="008742BC"/>
    <w:rsid w:val="0087453C"/>
    <w:rsid w:val="00874D3C"/>
    <w:rsid w:val="00874F2F"/>
    <w:rsid w:val="00875B87"/>
    <w:rsid w:val="00877238"/>
    <w:rsid w:val="0087759A"/>
    <w:rsid w:val="00877A08"/>
    <w:rsid w:val="00877F16"/>
    <w:rsid w:val="00880095"/>
    <w:rsid w:val="00880485"/>
    <w:rsid w:val="00880C6E"/>
    <w:rsid w:val="00881CED"/>
    <w:rsid w:val="008821ED"/>
    <w:rsid w:val="00882308"/>
    <w:rsid w:val="00882485"/>
    <w:rsid w:val="00882A30"/>
    <w:rsid w:val="00882A4D"/>
    <w:rsid w:val="0088369B"/>
    <w:rsid w:val="00883AAB"/>
    <w:rsid w:val="00883DF6"/>
    <w:rsid w:val="008848F1"/>
    <w:rsid w:val="00884AC7"/>
    <w:rsid w:val="00884D55"/>
    <w:rsid w:val="00884FF0"/>
    <w:rsid w:val="00884FF2"/>
    <w:rsid w:val="00885A96"/>
    <w:rsid w:val="00885F35"/>
    <w:rsid w:val="00886B5F"/>
    <w:rsid w:val="00886E8B"/>
    <w:rsid w:val="00886F78"/>
    <w:rsid w:val="00887036"/>
    <w:rsid w:val="00887642"/>
    <w:rsid w:val="00887A4D"/>
    <w:rsid w:val="00887E40"/>
    <w:rsid w:val="0089022C"/>
    <w:rsid w:val="00890292"/>
    <w:rsid w:val="00890A00"/>
    <w:rsid w:val="00890AE9"/>
    <w:rsid w:val="00890CB3"/>
    <w:rsid w:val="00890EA8"/>
    <w:rsid w:val="00890F2C"/>
    <w:rsid w:val="00891287"/>
    <w:rsid w:val="00891375"/>
    <w:rsid w:val="008915B3"/>
    <w:rsid w:val="008915BD"/>
    <w:rsid w:val="00891CA0"/>
    <w:rsid w:val="00891DF3"/>
    <w:rsid w:val="00891FD3"/>
    <w:rsid w:val="00892476"/>
    <w:rsid w:val="008927B9"/>
    <w:rsid w:val="00892AAC"/>
    <w:rsid w:val="00892D41"/>
    <w:rsid w:val="00893257"/>
    <w:rsid w:val="00894482"/>
    <w:rsid w:val="008953D1"/>
    <w:rsid w:val="008954EE"/>
    <w:rsid w:val="00895E55"/>
    <w:rsid w:val="00896645"/>
    <w:rsid w:val="00896E51"/>
    <w:rsid w:val="00897BE4"/>
    <w:rsid w:val="00897CC4"/>
    <w:rsid w:val="00897E1E"/>
    <w:rsid w:val="00897E47"/>
    <w:rsid w:val="008A086C"/>
    <w:rsid w:val="008A0AA6"/>
    <w:rsid w:val="008A0C7C"/>
    <w:rsid w:val="008A0DF5"/>
    <w:rsid w:val="008A115F"/>
    <w:rsid w:val="008A13E2"/>
    <w:rsid w:val="008A1847"/>
    <w:rsid w:val="008A24F4"/>
    <w:rsid w:val="008A2752"/>
    <w:rsid w:val="008A290A"/>
    <w:rsid w:val="008A2C26"/>
    <w:rsid w:val="008A2DFB"/>
    <w:rsid w:val="008A3E9E"/>
    <w:rsid w:val="008A3EAC"/>
    <w:rsid w:val="008A4735"/>
    <w:rsid w:val="008A4CB7"/>
    <w:rsid w:val="008A4F19"/>
    <w:rsid w:val="008A5B83"/>
    <w:rsid w:val="008A5C7B"/>
    <w:rsid w:val="008A5F5F"/>
    <w:rsid w:val="008A61DE"/>
    <w:rsid w:val="008A68EF"/>
    <w:rsid w:val="008A6B12"/>
    <w:rsid w:val="008A6E2A"/>
    <w:rsid w:val="008A6F28"/>
    <w:rsid w:val="008A71A1"/>
    <w:rsid w:val="008A71F1"/>
    <w:rsid w:val="008A7865"/>
    <w:rsid w:val="008A7955"/>
    <w:rsid w:val="008A7F2A"/>
    <w:rsid w:val="008B058D"/>
    <w:rsid w:val="008B086C"/>
    <w:rsid w:val="008B0BC3"/>
    <w:rsid w:val="008B0E4D"/>
    <w:rsid w:val="008B1456"/>
    <w:rsid w:val="008B272A"/>
    <w:rsid w:val="008B27E5"/>
    <w:rsid w:val="008B2DE3"/>
    <w:rsid w:val="008B2E6D"/>
    <w:rsid w:val="008B3704"/>
    <w:rsid w:val="008B3AA9"/>
    <w:rsid w:val="008B424D"/>
    <w:rsid w:val="008B4CEF"/>
    <w:rsid w:val="008B54A6"/>
    <w:rsid w:val="008B6A01"/>
    <w:rsid w:val="008B6C96"/>
    <w:rsid w:val="008B753A"/>
    <w:rsid w:val="008B7649"/>
    <w:rsid w:val="008B76D0"/>
    <w:rsid w:val="008C0144"/>
    <w:rsid w:val="008C026A"/>
    <w:rsid w:val="008C086E"/>
    <w:rsid w:val="008C0ABC"/>
    <w:rsid w:val="008C192E"/>
    <w:rsid w:val="008C1A46"/>
    <w:rsid w:val="008C1D79"/>
    <w:rsid w:val="008C1DA0"/>
    <w:rsid w:val="008C2511"/>
    <w:rsid w:val="008C463B"/>
    <w:rsid w:val="008C4949"/>
    <w:rsid w:val="008C4B6D"/>
    <w:rsid w:val="008C4BAD"/>
    <w:rsid w:val="008C5D5C"/>
    <w:rsid w:val="008C5D91"/>
    <w:rsid w:val="008C63E8"/>
    <w:rsid w:val="008C732E"/>
    <w:rsid w:val="008C74E2"/>
    <w:rsid w:val="008C7AFD"/>
    <w:rsid w:val="008C7F5C"/>
    <w:rsid w:val="008D02A3"/>
    <w:rsid w:val="008D06C2"/>
    <w:rsid w:val="008D074B"/>
    <w:rsid w:val="008D0AD0"/>
    <w:rsid w:val="008D0D42"/>
    <w:rsid w:val="008D0D77"/>
    <w:rsid w:val="008D1135"/>
    <w:rsid w:val="008D13A9"/>
    <w:rsid w:val="008D147A"/>
    <w:rsid w:val="008D20B8"/>
    <w:rsid w:val="008D23A9"/>
    <w:rsid w:val="008D2860"/>
    <w:rsid w:val="008D40D9"/>
    <w:rsid w:val="008D4FB8"/>
    <w:rsid w:val="008D5289"/>
    <w:rsid w:val="008D52F9"/>
    <w:rsid w:val="008D55AF"/>
    <w:rsid w:val="008D5B13"/>
    <w:rsid w:val="008D5B7B"/>
    <w:rsid w:val="008D5DB1"/>
    <w:rsid w:val="008D5F84"/>
    <w:rsid w:val="008D63C6"/>
    <w:rsid w:val="008D6E61"/>
    <w:rsid w:val="008D72E9"/>
    <w:rsid w:val="008D7592"/>
    <w:rsid w:val="008E00C1"/>
    <w:rsid w:val="008E04A9"/>
    <w:rsid w:val="008E0519"/>
    <w:rsid w:val="008E0E62"/>
    <w:rsid w:val="008E1584"/>
    <w:rsid w:val="008E177C"/>
    <w:rsid w:val="008E18E8"/>
    <w:rsid w:val="008E1972"/>
    <w:rsid w:val="008E1A76"/>
    <w:rsid w:val="008E2186"/>
    <w:rsid w:val="008E2845"/>
    <w:rsid w:val="008E2A31"/>
    <w:rsid w:val="008E2D67"/>
    <w:rsid w:val="008E31F0"/>
    <w:rsid w:val="008E3A6E"/>
    <w:rsid w:val="008E3D4A"/>
    <w:rsid w:val="008E4011"/>
    <w:rsid w:val="008E40F3"/>
    <w:rsid w:val="008E42C1"/>
    <w:rsid w:val="008E511E"/>
    <w:rsid w:val="008E51DD"/>
    <w:rsid w:val="008E5247"/>
    <w:rsid w:val="008E53E7"/>
    <w:rsid w:val="008E5552"/>
    <w:rsid w:val="008E5C50"/>
    <w:rsid w:val="008E5C8B"/>
    <w:rsid w:val="008E646E"/>
    <w:rsid w:val="008E6680"/>
    <w:rsid w:val="008E6B52"/>
    <w:rsid w:val="008E7106"/>
    <w:rsid w:val="008E720D"/>
    <w:rsid w:val="008E7514"/>
    <w:rsid w:val="008E7CCC"/>
    <w:rsid w:val="008E7DF9"/>
    <w:rsid w:val="008E7E81"/>
    <w:rsid w:val="008E7F2C"/>
    <w:rsid w:val="008F00CA"/>
    <w:rsid w:val="008F00E8"/>
    <w:rsid w:val="008F09BA"/>
    <w:rsid w:val="008F0AA0"/>
    <w:rsid w:val="008F0FB8"/>
    <w:rsid w:val="008F1205"/>
    <w:rsid w:val="008F1A2E"/>
    <w:rsid w:val="008F1AD7"/>
    <w:rsid w:val="008F1CAF"/>
    <w:rsid w:val="008F21D2"/>
    <w:rsid w:val="008F226E"/>
    <w:rsid w:val="008F239C"/>
    <w:rsid w:val="008F270E"/>
    <w:rsid w:val="008F2C37"/>
    <w:rsid w:val="008F3398"/>
    <w:rsid w:val="008F3596"/>
    <w:rsid w:val="008F378F"/>
    <w:rsid w:val="008F3A8A"/>
    <w:rsid w:val="008F3CA7"/>
    <w:rsid w:val="008F46E5"/>
    <w:rsid w:val="008F4747"/>
    <w:rsid w:val="008F5908"/>
    <w:rsid w:val="008F6A3E"/>
    <w:rsid w:val="008F6B2F"/>
    <w:rsid w:val="008F6E5F"/>
    <w:rsid w:val="008F6EF0"/>
    <w:rsid w:val="008F73AE"/>
    <w:rsid w:val="008F7CA7"/>
    <w:rsid w:val="008F7CAF"/>
    <w:rsid w:val="00900399"/>
    <w:rsid w:val="009011FF"/>
    <w:rsid w:val="0090122D"/>
    <w:rsid w:val="00901349"/>
    <w:rsid w:val="00901A05"/>
    <w:rsid w:val="00902533"/>
    <w:rsid w:val="00903AD2"/>
    <w:rsid w:val="0090407A"/>
    <w:rsid w:val="00904B2E"/>
    <w:rsid w:val="0090530E"/>
    <w:rsid w:val="009057E4"/>
    <w:rsid w:val="0090596A"/>
    <w:rsid w:val="00905ABE"/>
    <w:rsid w:val="00906015"/>
    <w:rsid w:val="0090610D"/>
    <w:rsid w:val="009062D7"/>
    <w:rsid w:val="00906797"/>
    <w:rsid w:val="009068AA"/>
    <w:rsid w:val="00906995"/>
    <w:rsid w:val="00906F4E"/>
    <w:rsid w:val="00907446"/>
    <w:rsid w:val="0090798A"/>
    <w:rsid w:val="009101FD"/>
    <w:rsid w:val="00910A01"/>
    <w:rsid w:val="00910EB0"/>
    <w:rsid w:val="0091124D"/>
    <w:rsid w:val="0091137F"/>
    <w:rsid w:val="00912355"/>
    <w:rsid w:val="00912D56"/>
    <w:rsid w:val="00913130"/>
    <w:rsid w:val="00913513"/>
    <w:rsid w:val="00914067"/>
    <w:rsid w:val="009142E9"/>
    <w:rsid w:val="00914878"/>
    <w:rsid w:val="00914883"/>
    <w:rsid w:val="0091494A"/>
    <w:rsid w:val="00914BF6"/>
    <w:rsid w:val="00914CCA"/>
    <w:rsid w:val="00915189"/>
    <w:rsid w:val="009154D6"/>
    <w:rsid w:val="00915643"/>
    <w:rsid w:val="00915ACC"/>
    <w:rsid w:val="00916167"/>
    <w:rsid w:val="00916185"/>
    <w:rsid w:val="00916A26"/>
    <w:rsid w:val="00916A7C"/>
    <w:rsid w:val="00916BAE"/>
    <w:rsid w:val="009174B8"/>
    <w:rsid w:val="009175AB"/>
    <w:rsid w:val="00917894"/>
    <w:rsid w:val="00917BD4"/>
    <w:rsid w:val="00917F6C"/>
    <w:rsid w:val="00920496"/>
    <w:rsid w:val="009205F6"/>
    <w:rsid w:val="00920D34"/>
    <w:rsid w:val="00920DF1"/>
    <w:rsid w:val="00920E87"/>
    <w:rsid w:val="00920FAE"/>
    <w:rsid w:val="00921300"/>
    <w:rsid w:val="009218F6"/>
    <w:rsid w:val="00921932"/>
    <w:rsid w:val="009219FF"/>
    <w:rsid w:val="00921CEF"/>
    <w:rsid w:val="00921E89"/>
    <w:rsid w:val="0092227E"/>
    <w:rsid w:val="009229D6"/>
    <w:rsid w:val="00922B66"/>
    <w:rsid w:val="009239C2"/>
    <w:rsid w:val="00923B1E"/>
    <w:rsid w:val="00923FBF"/>
    <w:rsid w:val="00924142"/>
    <w:rsid w:val="009242BA"/>
    <w:rsid w:val="009248B9"/>
    <w:rsid w:val="00924BAB"/>
    <w:rsid w:val="0092571A"/>
    <w:rsid w:val="00926055"/>
    <w:rsid w:val="0092618F"/>
    <w:rsid w:val="009265FC"/>
    <w:rsid w:val="00926689"/>
    <w:rsid w:val="00926D79"/>
    <w:rsid w:val="009274D9"/>
    <w:rsid w:val="00927689"/>
    <w:rsid w:val="0092776B"/>
    <w:rsid w:val="009279D9"/>
    <w:rsid w:val="00927DD8"/>
    <w:rsid w:val="00927DFE"/>
    <w:rsid w:val="00927FBF"/>
    <w:rsid w:val="00927FE6"/>
    <w:rsid w:val="00930347"/>
    <w:rsid w:val="00930397"/>
    <w:rsid w:val="00930553"/>
    <w:rsid w:val="00930582"/>
    <w:rsid w:val="009308AC"/>
    <w:rsid w:val="00930B2A"/>
    <w:rsid w:val="00930BE0"/>
    <w:rsid w:val="00930C13"/>
    <w:rsid w:val="0093111C"/>
    <w:rsid w:val="00931689"/>
    <w:rsid w:val="00931A48"/>
    <w:rsid w:val="00931A8D"/>
    <w:rsid w:val="00931A9D"/>
    <w:rsid w:val="0093201B"/>
    <w:rsid w:val="009324BE"/>
    <w:rsid w:val="009326B4"/>
    <w:rsid w:val="00932BD1"/>
    <w:rsid w:val="009334F1"/>
    <w:rsid w:val="00933944"/>
    <w:rsid w:val="0093401D"/>
    <w:rsid w:val="009349EB"/>
    <w:rsid w:val="00934B79"/>
    <w:rsid w:val="00934F0D"/>
    <w:rsid w:val="0093552C"/>
    <w:rsid w:val="00935B01"/>
    <w:rsid w:val="00935CCD"/>
    <w:rsid w:val="00936376"/>
    <w:rsid w:val="0093660C"/>
    <w:rsid w:val="00937358"/>
    <w:rsid w:val="009374DC"/>
    <w:rsid w:val="0093776B"/>
    <w:rsid w:val="0093786F"/>
    <w:rsid w:val="00940163"/>
    <w:rsid w:val="009401FA"/>
    <w:rsid w:val="00940675"/>
    <w:rsid w:val="00940AB3"/>
    <w:rsid w:val="00940BA7"/>
    <w:rsid w:val="00940C6F"/>
    <w:rsid w:val="00940E96"/>
    <w:rsid w:val="00940F90"/>
    <w:rsid w:val="00940FF6"/>
    <w:rsid w:val="00941076"/>
    <w:rsid w:val="0094138B"/>
    <w:rsid w:val="009415E6"/>
    <w:rsid w:val="00941A2D"/>
    <w:rsid w:val="00941CA5"/>
    <w:rsid w:val="00941DC6"/>
    <w:rsid w:val="00941FB7"/>
    <w:rsid w:val="00942DE9"/>
    <w:rsid w:val="00943817"/>
    <w:rsid w:val="00943EF5"/>
    <w:rsid w:val="009443D3"/>
    <w:rsid w:val="00944F97"/>
    <w:rsid w:val="009452A0"/>
    <w:rsid w:val="00945526"/>
    <w:rsid w:val="00945BB9"/>
    <w:rsid w:val="00945DCB"/>
    <w:rsid w:val="0094617F"/>
    <w:rsid w:val="0094677C"/>
    <w:rsid w:val="00946960"/>
    <w:rsid w:val="00946976"/>
    <w:rsid w:val="00947118"/>
    <w:rsid w:val="00947611"/>
    <w:rsid w:val="00950336"/>
    <w:rsid w:val="009510AD"/>
    <w:rsid w:val="009513B9"/>
    <w:rsid w:val="009514FB"/>
    <w:rsid w:val="0095180F"/>
    <w:rsid w:val="00951CE1"/>
    <w:rsid w:val="009520DB"/>
    <w:rsid w:val="009521D5"/>
    <w:rsid w:val="009522B8"/>
    <w:rsid w:val="0095233C"/>
    <w:rsid w:val="009526B9"/>
    <w:rsid w:val="009533EC"/>
    <w:rsid w:val="009539BA"/>
    <w:rsid w:val="00953B8E"/>
    <w:rsid w:val="00953FE9"/>
    <w:rsid w:val="00954F65"/>
    <w:rsid w:val="009557B6"/>
    <w:rsid w:val="00955ED7"/>
    <w:rsid w:val="00955F73"/>
    <w:rsid w:val="00956314"/>
    <w:rsid w:val="009563A7"/>
    <w:rsid w:val="009566D6"/>
    <w:rsid w:val="00956851"/>
    <w:rsid w:val="00956E1F"/>
    <w:rsid w:val="009576FC"/>
    <w:rsid w:val="00957786"/>
    <w:rsid w:val="00957C42"/>
    <w:rsid w:val="0096062E"/>
    <w:rsid w:val="009608AD"/>
    <w:rsid w:val="009608B8"/>
    <w:rsid w:val="009608CE"/>
    <w:rsid w:val="00960932"/>
    <w:rsid w:val="00960A06"/>
    <w:rsid w:val="00961185"/>
    <w:rsid w:val="00961D4A"/>
    <w:rsid w:val="00962498"/>
    <w:rsid w:val="00963927"/>
    <w:rsid w:val="009642EB"/>
    <w:rsid w:val="0096474F"/>
    <w:rsid w:val="00964B4A"/>
    <w:rsid w:val="00964D62"/>
    <w:rsid w:val="00964E6F"/>
    <w:rsid w:val="009653E9"/>
    <w:rsid w:val="00965921"/>
    <w:rsid w:val="009667F1"/>
    <w:rsid w:val="0096734C"/>
    <w:rsid w:val="00967376"/>
    <w:rsid w:val="00967957"/>
    <w:rsid w:val="00967982"/>
    <w:rsid w:val="00967DBA"/>
    <w:rsid w:val="00967FC5"/>
    <w:rsid w:val="0097086B"/>
    <w:rsid w:val="0097089F"/>
    <w:rsid w:val="00970CAF"/>
    <w:rsid w:val="00970FE8"/>
    <w:rsid w:val="0097132C"/>
    <w:rsid w:val="00971518"/>
    <w:rsid w:val="00971572"/>
    <w:rsid w:val="00971689"/>
    <w:rsid w:val="00971713"/>
    <w:rsid w:val="00971B36"/>
    <w:rsid w:val="00971C06"/>
    <w:rsid w:val="00971DFE"/>
    <w:rsid w:val="009724BE"/>
    <w:rsid w:val="009726A5"/>
    <w:rsid w:val="00972D07"/>
    <w:rsid w:val="0097315F"/>
    <w:rsid w:val="009732EB"/>
    <w:rsid w:val="0097373C"/>
    <w:rsid w:val="00973808"/>
    <w:rsid w:val="00974170"/>
    <w:rsid w:val="00974385"/>
    <w:rsid w:val="009744E1"/>
    <w:rsid w:val="0097451E"/>
    <w:rsid w:val="009745B5"/>
    <w:rsid w:val="009745E0"/>
    <w:rsid w:val="00974AAE"/>
    <w:rsid w:val="00974F76"/>
    <w:rsid w:val="0097522D"/>
    <w:rsid w:val="0097610F"/>
    <w:rsid w:val="009768C3"/>
    <w:rsid w:val="00976970"/>
    <w:rsid w:val="00976C01"/>
    <w:rsid w:val="00976EA1"/>
    <w:rsid w:val="00977109"/>
    <w:rsid w:val="0097738B"/>
    <w:rsid w:val="0097784A"/>
    <w:rsid w:val="00977869"/>
    <w:rsid w:val="009779B8"/>
    <w:rsid w:val="00977A87"/>
    <w:rsid w:val="00977D55"/>
    <w:rsid w:val="00977F5A"/>
    <w:rsid w:val="00977F77"/>
    <w:rsid w:val="00977FBB"/>
    <w:rsid w:val="009800A5"/>
    <w:rsid w:val="00980912"/>
    <w:rsid w:val="00980925"/>
    <w:rsid w:val="00980B3F"/>
    <w:rsid w:val="00980BD5"/>
    <w:rsid w:val="009810E7"/>
    <w:rsid w:val="009819C5"/>
    <w:rsid w:val="00981D42"/>
    <w:rsid w:val="0098218B"/>
    <w:rsid w:val="00982485"/>
    <w:rsid w:val="009827F4"/>
    <w:rsid w:val="00982A86"/>
    <w:rsid w:val="00982DBE"/>
    <w:rsid w:val="00982E17"/>
    <w:rsid w:val="009833EB"/>
    <w:rsid w:val="0098387F"/>
    <w:rsid w:val="00983F13"/>
    <w:rsid w:val="0098462B"/>
    <w:rsid w:val="0098495D"/>
    <w:rsid w:val="00984A31"/>
    <w:rsid w:val="00984EA8"/>
    <w:rsid w:val="00984F00"/>
    <w:rsid w:val="00985249"/>
    <w:rsid w:val="00985250"/>
    <w:rsid w:val="00985C9B"/>
    <w:rsid w:val="00986322"/>
    <w:rsid w:val="009869DF"/>
    <w:rsid w:val="00986E4C"/>
    <w:rsid w:val="00986EB2"/>
    <w:rsid w:val="009872F9"/>
    <w:rsid w:val="0098769E"/>
    <w:rsid w:val="00987825"/>
    <w:rsid w:val="00987A86"/>
    <w:rsid w:val="00987AA6"/>
    <w:rsid w:val="00987B3F"/>
    <w:rsid w:val="00987F5E"/>
    <w:rsid w:val="0099185E"/>
    <w:rsid w:val="009919F6"/>
    <w:rsid w:val="00991A0D"/>
    <w:rsid w:val="00991FA5"/>
    <w:rsid w:val="009923E9"/>
    <w:rsid w:val="00992E3C"/>
    <w:rsid w:val="009938CD"/>
    <w:rsid w:val="009945BD"/>
    <w:rsid w:val="00994C46"/>
    <w:rsid w:val="00994F15"/>
    <w:rsid w:val="0099523C"/>
    <w:rsid w:val="00995304"/>
    <w:rsid w:val="009956B7"/>
    <w:rsid w:val="009956CD"/>
    <w:rsid w:val="0099605C"/>
    <w:rsid w:val="00996838"/>
    <w:rsid w:val="00996B45"/>
    <w:rsid w:val="00996DD2"/>
    <w:rsid w:val="00996F2C"/>
    <w:rsid w:val="009973C1"/>
    <w:rsid w:val="0099768A"/>
    <w:rsid w:val="00997E00"/>
    <w:rsid w:val="009A0B11"/>
    <w:rsid w:val="009A0E7B"/>
    <w:rsid w:val="009A114F"/>
    <w:rsid w:val="009A151F"/>
    <w:rsid w:val="009A19F4"/>
    <w:rsid w:val="009A200E"/>
    <w:rsid w:val="009A2051"/>
    <w:rsid w:val="009A22D5"/>
    <w:rsid w:val="009A2D1F"/>
    <w:rsid w:val="009A3336"/>
    <w:rsid w:val="009A426C"/>
    <w:rsid w:val="009A4E77"/>
    <w:rsid w:val="009A54CD"/>
    <w:rsid w:val="009A5D30"/>
    <w:rsid w:val="009A6552"/>
    <w:rsid w:val="009A690B"/>
    <w:rsid w:val="009A707E"/>
    <w:rsid w:val="009A72A5"/>
    <w:rsid w:val="009A762E"/>
    <w:rsid w:val="009B127B"/>
    <w:rsid w:val="009B1438"/>
    <w:rsid w:val="009B1512"/>
    <w:rsid w:val="009B17AB"/>
    <w:rsid w:val="009B1A96"/>
    <w:rsid w:val="009B2098"/>
    <w:rsid w:val="009B2284"/>
    <w:rsid w:val="009B2C1F"/>
    <w:rsid w:val="009B2EC6"/>
    <w:rsid w:val="009B30F0"/>
    <w:rsid w:val="009B38FE"/>
    <w:rsid w:val="009B4935"/>
    <w:rsid w:val="009B51AC"/>
    <w:rsid w:val="009B54B2"/>
    <w:rsid w:val="009B5BE9"/>
    <w:rsid w:val="009B5CD5"/>
    <w:rsid w:val="009B5F48"/>
    <w:rsid w:val="009B609E"/>
    <w:rsid w:val="009B630D"/>
    <w:rsid w:val="009B665A"/>
    <w:rsid w:val="009B6CF3"/>
    <w:rsid w:val="009B6D30"/>
    <w:rsid w:val="009B6D74"/>
    <w:rsid w:val="009B7051"/>
    <w:rsid w:val="009B7060"/>
    <w:rsid w:val="009B71E5"/>
    <w:rsid w:val="009B7384"/>
    <w:rsid w:val="009B7524"/>
    <w:rsid w:val="009B7B8F"/>
    <w:rsid w:val="009B7BE6"/>
    <w:rsid w:val="009C013E"/>
    <w:rsid w:val="009C023E"/>
    <w:rsid w:val="009C077F"/>
    <w:rsid w:val="009C0803"/>
    <w:rsid w:val="009C0872"/>
    <w:rsid w:val="009C1269"/>
    <w:rsid w:val="009C159D"/>
    <w:rsid w:val="009C165B"/>
    <w:rsid w:val="009C1693"/>
    <w:rsid w:val="009C1B77"/>
    <w:rsid w:val="009C1EFD"/>
    <w:rsid w:val="009C204D"/>
    <w:rsid w:val="009C2085"/>
    <w:rsid w:val="009C2621"/>
    <w:rsid w:val="009C2C78"/>
    <w:rsid w:val="009C2CD0"/>
    <w:rsid w:val="009C326C"/>
    <w:rsid w:val="009C3D3A"/>
    <w:rsid w:val="009C3D8F"/>
    <w:rsid w:val="009C3FC4"/>
    <w:rsid w:val="009C4695"/>
    <w:rsid w:val="009C4ACB"/>
    <w:rsid w:val="009C512F"/>
    <w:rsid w:val="009C5485"/>
    <w:rsid w:val="009C55A8"/>
    <w:rsid w:val="009C59F9"/>
    <w:rsid w:val="009C5B27"/>
    <w:rsid w:val="009C6073"/>
    <w:rsid w:val="009C668A"/>
    <w:rsid w:val="009C6771"/>
    <w:rsid w:val="009C6B6B"/>
    <w:rsid w:val="009C6E9F"/>
    <w:rsid w:val="009C7736"/>
    <w:rsid w:val="009C7CCB"/>
    <w:rsid w:val="009C7DE8"/>
    <w:rsid w:val="009D09B4"/>
    <w:rsid w:val="009D1411"/>
    <w:rsid w:val="009D181F"/>
    <w:rsid w:val="009D1AA8"/>
    <w:rsid w:val="009D1C29"/>
    <w:rsid w:val="009D275E"/>
    <w:rsid w:val="009D2FB8"/>
    <w:rsid w:val="009D32BB"/>
    <w:rsid w:val="009D3330"/>
    <w:rsid w:val="009D3A2B"/>
    <w:rsid w:val="009D4282"/>
    <w:rsid w:val="009D49DF"/>
    <w:rsid w:val="009D4B2A"/>
    <w:rsid w:val="009D4D51"/>
    <w:rsid w:val="009D4F5F"/>
    <w:rsid w:val="009D4F92"/>
    <w:rsid w:val="009D5004"/>
    <w:rsid w:val="009D501F"/>
    <w:rsid w:val="009D508A"/>
    <w:rsid w:val="009D553A"/>
    <w:rsid w:val="009D59E6"/>
    <w:rsid w:val="009D5CCC"/>
    <w:rsid w:val="009D5EF8"/>
    <w:rsid w:val="009D6187"/>
    <w:rsid w:val="009D660C"/>
    <w:rsid w:val="009D7278"/>
    <w:rsid w:val="009D730E"/>
    <w:rsid w:val="009E06EE"/>
    <w:rsid w:val="009E1704"/>
    <w:rsid w:val="009E1839"/>
    <w:rsid w:val="009E1851"/>
    <w:rsid w:val="009E230E"/>
    <w:rsid w:val="009E2338"/>
    <w:rsid w:val="009E2555"/>
    <w:rsid w:val="009E2B2E"/>
    <w:rsid w:val="009E2B51"/>
    <w:rsid w:val="009E35A6"/>
    <w:rsid w:val="009E3739"/>
    <w:rsid w:val="009E4697"/>
    <w:rsid w:val="009E49C5"/>
    <w:rsid w:val="009E4F31"/>
    <w:rsid w:val="009E5059"/>
    <w:rsid w:val="009E5118"/>
    <w:rsid w:val="009E520D"/>
    <w:rsid w:val="009E5213"/>
    <w:rsid w:val="009E52A1"/>
    <w:rsid w:val="009E5386"/>
    <w:rsid w:val="009E542B"/>
    <w:rsid w:val="009E5B1A"/>
    <w:rsid w:val="009E5EDD"/>
    <w:rsid w:val="009E628A"/>
    <w:rsid w:val="009E6384"/>
    <w:rsid w:val="009E6ABE"/>
    <w:rsid w:val="009E72CF"/>
    <w:rsid w:val="009E7B13"/>
    <w:rsid w:val="009E7DCD"/>
    <w:rsid w:val="009E7DE4"/>
    <w:rsid w:val="009F00AF"/>
    <w:rsid w:val="009F07C8"/>
    <w:rsid w:val="009F12A4"/>
    <w:rsid w:val="009F205C"/>
    <w:rsid w:val="009F2D7F"/>
    <w:rsid w:val="009F301F"/>
    <w:rsid w:val="009F3156"/>
    <w:rsid w:val="009F31C7"/>
    <w:rsid w:val="009F3883"/>
    <w:rsid w:val="009F3A30"/>
    <w:rsid w:val="009F3AA9"/>
    <w:rsid w:val="009F3D24"/>
    <w:rsid w:val="009F3F20"/>
    <w:rsid w:val="009F45C4"/>
    <w:rsid w:val="009F492C"/>
    <w:rsid w:val="009F4D6C"/>
    <w:rsid w:val="009F4DCB"/>
    <w:rsid w:val="009F4F93"/>
    <w:rsid w:val="009F5220"/>
    <w:rsid w:val="009F52F1"/>
    <w:rsid w:val="009F576D"/>
    <w:rsid w:val="009F5D91"/>
    <w:rsid w:val="009F6862"/>
    <w:rsid w:val="009F6BE0"/>
    <w:rsid w:val="009F700E"/>
    <w:rsid w:val="009F7025"/>
    <w:rsid w:val="009F728F"/>
    <w:rsid w:val="009F7360"/>
    <w:rsid w:val="009F7D23"/>
    <w:rsid w:val="009F7D6E"/>
    <w:rsid w:val="00A000A5"/>
    <w:rsid w:val="00A00983"/>
    <w:rsid w:val="00A013AC"/>
    <w:rsid w:val="00A01ACA"/>
    <w:rsid w:val="00A01F46"/>
    <w:rsid w:val="00A029B5"/>
    <w:rsid w:val="00A02EDB"/>
    <w:rsid w:val="00A02FF1"/>
    <w:rsid w:val="00A02FFE"/>
    <w:rsid w:val="00A03121"/>
    <w:rsid w:val="00A03A9A"/>
    <w:rsid w:val="00A04412"/>
    <w:rsid w:val="00A044A0"/>
    <w:rsid w:val="00A044A1"/>
    <w:rsid w:val="00A045B4"/>
    <w:rsid w:val="00A04FCF"/>
    <w:rsid w:val="00A055E9"/>
    <w:rsid w:val="00A05CEA"/>
    <w:rsid w:val="00A05EBF"/>
    <w:rsid w:val="00A0604C"/>
    <w:rsid w:val="00A060C2"/>
    <w:rsid w:val="00A064AE"/>
    <w:rsid w:val="00A06E9B"/>
    <w:rsid w:val="00A07155"/>
    <w:rsid w:val="00A071BC"/>
    <w:rsid w:val="00A07202"/>
    <w:rsid w:val="00A077E3"/>
    <w:rsid w:val="00A07971"/>
    <w:rsid w:val="00A07DE3"/>
    <w:rsid w:val="00A07E59"/>
    <w:rsid w:val="00A07F84"/>
    <w:rsid w:val="00A10008"/>
    <w:rsid w:val="00A10ACD"/>
    <w:rsid w:val="00A11175"/>
    <w:rsid w:val="00A121F6"/>
    <w:rsid w:val="00A128D4"/>
    <w:rsid w:val="00A132AD"/>
    <w:rsid w:val="00A13F71"/>
    <w:rsid w:val="00A14DB2"/>
    <w:rsid w:val="00A15254"/>
    <w:rsid w:val="00A159A9"/>
    <w:rsid w:val="00A15AEE"/>
    <w:rsid w:val="00A15CDF"/>
    <w:rsid w:val="00A16034"/>
    <w:rsid w:val="00A161F9"/>
    <w:rsid w:val="00A167D6"/>
    <w:rsid w:val="00A16867"/>
    <w:rsid w:val="00A169A0"/>
    <w:rsid w:val="00A16F55"/>
    <w:rsid w:val="00A16FC5"/>
    <w:rsid w:val="00A17011"/>
    <w:rsid w:val="00A176E5"/>
    <w:rsid w:val="00A17CCB"/>
    <w:rsid w:val="00A17E9C"/>
    <w:rsid w:val="00A2037A"/>
    <w:rsid w:val="00A21803"/>
    <w:rsid w:val="00A21C0F"/>
    <w:rsid w:val="00A21F12"/>
    <w:rsid w:val="00A225DB"/>
    <w:rsid w:val="00A2337A"/>
    <w:rsid w:val="00A23528"/>
    <w:rsid w:val="00A23724"/>
    <w:rsid w:val="00A240D8"/>
    <w:rsid w:val="00A24121"/>
    <w:rsid w:val="00A244C4"/>
    <w:rsid w:val="00A24B71"/>
    <w:rsid w:val="00A2635F"/>
    <w:rsid w:val="00A26427"/>
    <w:rsid w:val="00A26A48"/>
    <w:rsid w:val="00A27F8A"/>
    <w:rsid w:val="00A3054C"/>
    <w:rsid w:val="00A30901"/>
    <w:rsid w:val="00A30B1A"/>
    <w:rsid w:val="00A30F6E"/>
    <w:rsid w:val="00A312EB"/>
    <w:rsid w:val="00A3156D"/>
    <w:rsid w:val="00A319F9"/>
    <w:rsid w:val="00A32526"/>
    <w:rsid w:val="00A32848"/>
    <w:rsid w:val="00A32A64"/>
    <w:rsid w:val="00A33F22"/>
    <w:rsid w:val="00A344BE"/>
    <w:rsid w:val="00A34636"/>
    <w:rsid w:val="00A34712"/>
    <w:rsid w:val="00A34CF4"/>
    <w:rsid w:val="00A34D59"/>
    <w:rsid w:val="00A34DDB"/>
    <w:rsid w:val="00A358B9"/>
    <w:rsid w:val="00A36263"/>
    <w:rsid w:val="00A36707"/>
    <w:rsid w:val="00A3680B"/>
    <w:rsid w:val="00A37D2D"/>
    <w:rsid w:val="00A37DB4"/>
    <w:rsid w:val="00A37E4B"/>
    <w:rsid w:val="00A40125"/>
    <w:rsid w:val="00A40CDD"/>
    <w:rsid w:val="00A41179"/>
    <w:rsid w:val="00A411DE"/>
    <w:rsid w:val="00A41433"/>
    <w:rsid w:val="00A4146F"/>
    <w:rsid w:val="00A41674"/>
    <w:rsid w:val="00A4180C"/>
    <w:rsid w:val="00A41AFE"/>
    <w:rsid w:val="00A41B9F"/>
    <w:rsid w:val="00A41C8C"/>
    <w:rsid w:val="00A41DA1"/>
    <w:rsid w:val="00A42533"/>
    <w:rsid w:val="00A4290C"/>
    <w:rsid w:val="00A429E1"/>
    <w:rsid w:val="00A42A16"/>
    <w:rsid w:val="00A42C4F"/>
    <w:rsid w:val="00A42C52"/>
    <w:rsid w:val="00A42C5C"/>
    <w:rsid w:val="00A437CE"/>
    <w:rsid w:val="00A4484A"/>
    <w:rsid w:val="00A44B05"/>
    <w:rsid w:val="00A44DCA"/>
    <w:rsid w:val="00A45195"/>
    <w:rsid w:val="00A45817"/>
    <w:rsid w:val="00A45D0B"/>
    <w:rsid w:val="00A45F88"/>
    <w:rsid w:val="00A46238"/>
    <w:rsid w:val="00A46423"/>
    <w:rsid w:val="00A46827"/>
    <w:rsid w:val="00A46B9D"/>
    <w:rsid w:val="00A46CB3"/>
    <w:rsid w:val="00A46FF0"/>
    <w:rsid w:val="00A4761D"/>
    <w:rsid w:val="00A47A24"/>
    <w:rsid w:val="00A5019B"/>
    <w:rsid w:val="00A501D6"/>
    <w:rsid w:val="00A502FE"/>
    <w:rsid w:val="00A503E9"/>
    <w:rsid w:val="00A50D3A"/>
    <w:rsid w:val="00A5105E"/>
    <w:rsid w:val="00A51470"/>
    <w:rsid w:val="00A51601"/>
    <w:rsid w:val="00A51716"/>
    <w:rsid w:val="00A517D4"/>
    <w:rsid w:val="00A51860"/>
    <w:rsid w:val="00A52095"/>
    <w:rsid w:val="00A525E4"/>
    <w:rsid w:val="00A526D1"/>
    <w:rsid w:val="00A52A5C"/>
    <w:rsid w:val="00A52BA9"/>
    <w:rsid w:val="00A53713"/>
    <w:rsid w:val="00A5380F"/>
    <w:rsid w:val="00A543E3"/>
    <w:rsid w:val="00A546B3"/>
    <w:rsid w:val="00A5473E"/>
    <w:rsid w:val="00A54D8E"/>
    <w:rsid w:val="00A54F39"/>
    <w:rsid w:val="00A552C9"/>
    <w:rsid w:val="00A5543B"/>
    <w:rsid w:val="00A557C1"/>
    <w:rsid w:val="00A55FCD"/>
    <w:rsid w:val="00A563DF"/>
    <w:rsid w:val="00A572CC"/>
    <w:rsid w:val="00A576C2"/>
    <w:rsid w:val="00A57841"/>
    <w:rsid w:val="00A5792F"/>
    <w:rsid w:val="00A57B4E"/>
    <w:rsid w:val="00A57B9D"/>
    <w:rsid w:val="00A603B5"/>
    <w:rsid w:val="00A60C53"/>
    <w:rsid w:val="00A60D3E"/>
    <w:rsid w:val="00A60DE3"/>
    <w:rsid w:val="00A6112C"/>
    <w:rsid w:val="00A61702"/>
    <w:rsid w:val="00A618C0"/>
    <w:rsid w:val="00A62158"/>
    <w:rsid w:val="00A62508"/>
    <w:rsid w:val="00A627A8"/>
    <w:rsid w:val="00A62972"/>
    <w:rsid w:val="00A62B77"/>
    <w:rsid w:val="00A62FDA"/>
    <w:rsid w:val="00A63BF4"/>
    <w:rsid w:val="00A64491"/>
    <w:rsid w:val="00A64919"/>
    <w:rsid w:val="00A64BAD"/>
    <w:rsid w:val="00A64F16"/>
    <w:rsid w:val="00A65828"/>
    <w:rsid w:val="00A65DB4"/>
    <w:rsid w:val="00A6636A"/>
    <w:rsid w:val="00A6656A"/>
    <w:rsid w:val="00A67144"/>
    <w:rsid w:val="00A671F3"/>
    <w:rsid w:val="00A672DF"/>
    <w:rsid w:val="00A67709"/>
    <w:rsid w:val="00A70446"/>
    <w:rsid w:val="00A70E11"/>
    <w:rsid w:val="00A71083"/>
    <w:rsid w:val="00A710AE"/>
    <w:rsid w:val="00A71894"/>
    <w:rsid w:val="00A71AF1"/>
    <w:rsid w:val="00A71D08"/>
    <w:rsid w:val="00A72402"/>
    <w:rsid w:val="00A725DC"/>
    <w:rsid w:val="00A7262D"/>
    <w:rsid w:val="00A727CF"/>
    <w:rsid w:val="00A72FAF"/>
    <w:rsid w:val="00A7343B"/>
    <w:rsid w:val="00A73738"/>
    <w:rsid w:val="00A73C3F"/>
    <w:rsid w:val="00A745E6"/>
    <w:rsid w:val="00A7479B"/>
    <w:rsid w:val="00A74885"/>
    <w:rsid w:val="00A758D8"/>
    <w:rsid w:val="00A75D11"/>
    <w:rsid w:val="00A761F7"/>
    <w:rsid w:val="00A76971"/>
    <w:rsid w:val="00A7708C"/>
    <w:rsid w:val="00A80229"/>
    <w:rsid w:val="00A804D0"/>
    <w:rsid w:val="00A80927"/>
    <w:rsid w:val="00A80A0B"/>
    <w:rsid w:val="00A80A8F"/>
    <w:rsid w:val="00A8145C"/>
    <w:rsid w:val="00A81F87"/>
    <w:rsid w:val="00A823BC"/>
    <w:rsid w:val="00A823CE"/>
    <w:rsid w:val="00A824B5"/>
    <w:rsid w:val="00A82C0B"/>
    <w:rsid w:val="00A83B41"/>
    <w:rsid w:val="00A83D7E"/>
    <w:rsid w:val="00A83DED"/>
    <w:rsid w:val="00A84202"/>
    <w:rsid w:val="00A847E8"/>
    <w:rsid w:val="00A855CE"/>
    <w:rsid w:val="00A85A2D"/>
    <w:rsid w:val="00A85A8C"/>
    <w:rsid w:val="00A86126"/>
    <w:rsid w:val="00A863C5"/>
    <w:rsid w:val="00A863FD"/>
    <w:rsid w:val="00A877D5"/>
    <w:rsid w:val="00A87F56"/>
    <w:rsid w:val="00A90466"/>
    <w:rsid w:val="00A9068F"/>
    <w:rsid w:val="00A90D54"/>
    <w:rsid w:val="00A91006"/>
    <w:rsid w:val="00A910B8"/>
    <w:rsid w:val="00A91106"/>
    <w:rsid w:val="00A9118F"/>
    <w:rsid w:val="00A9138B"/>
    <w:rsid w:val="00A9171B"/>
    <w:rsid w:val="00A9268C"/>
    <w:rsid w:val="00A9312C"/>
    <w:rsid w:val="00A93135"/>
    <w:rsid w:val="00A93579"/>
    <w:rsid w:val="00A93728"/>
    <w:rsid w:val="00A94398"/>
    <w:rsid w:val="00A94BDE"/>
    <w:rsid w:val="00A94DCF"/>
    <w:rsid w:val="00A954EF"/>
    <w:rsid w:val="00A957D3"/>
    <w:rsid w:val="00A95C3D"/>
    <w:rsid w:val="00A95C64"/>
    <w:rsid w:val="00A95EEE"/>
    <w:rsid w:val="00A96827"/>
    <w:rsid w:val="00A96FD9"/>
    <w:rsid w:val="00A972A6"/>
    <w:rsid w:val="00A97903"/>
    <w:rsid w:val="00A979D3"/>
    <w:rsid w:val="00AA001D"/>
    <w:rsid w:val="00AA02C2"/>
    <w:rsid w:val="00AA06E7"/>
    <w:rsid w:val="00AA0BD5"/>
    <w:rsid w:val="00AA0D94"/>
    <w:rsid w:val="00AA107F"/>
    <w:rsid w:val="00AA1B8B"/>
    <w:rsid w:val="00AA1BF3"/>
    <w:rsid w:val="00AA2015"/>
    <w:rsid w:val="00AA2478"/>
    <w:rsid w:val="00AA2EEB"/>
    <w:rsid w:val="00AA330D"/>
    <w:rsid w:val="00AA345E"/>
    <w:rsid w:val="00AA35D1"/>
    <w:rsid w:val="00AA394C"/>
    <w:rsid w:val="00AA4734"/>
    <w:rsid w:val="00AA4B1E"/>
    <w:rsid w:val="00AA4E32"/>
    <w:rsid w:val="00AA51A9"/>
    <w:rsid w:val="00AA5597"/>
    <w:rsid w:val="00AA5757"/>
    <w:rsid w:val="00AA594B"/>
    <w:rsid w:val="00AA5CCD"/>
    <w:rsid w:val="00AA5D70"/>
    <w:rsid w:val="00AA706B"/>
    <w:rsid w:val="00AA7136"/>
    <w:rsid w:val="00AA7628"/>
    <w:rsid w:val="00AA7774"/>
    <w:rsid w:val="00AA7A34"/>
    <w:rsid w:val="00AA7EC4"/>
    <w:rsid w:val="00AB02C7"/>
    <w:rsid w:val="00AB05D5"/>
    <w:rsid w:val="00AB0D4D"/>
    <w:rsid w:val="00AB104B"/>
    <w:rsid w:val="00AB13EB"/>
    <w:rsid w:val="00AB1ACA"/>
    <w:rsid w:val="00AB1D8A"/>
    <w:rsid w:val="00AB1EA3"/>
    <w:rsid w:val="00AB2080"/>
    <w:rsid w:val="00AB22D7"/>
    <w:rsid w:val="00AB24D8"/>
    <w:rsid w:val="00AB269C"/>
    <w:rsid w:val="00AB27BA"/>
    <w:rsid w:val="00AB2E08"/>
    <w:rsid w:val="00AB3036"/>
    <w:rsid w:val="00AB3670"/>
    <w:rsid w:val="00AB395D"/>
    <w:rsid w:val="00AB39AE"/>
    <w:rsid w:val="00AB3A4F"/>
    <w:rsid w:val="00AB4E54"/>
    <w:rsid w:val="00AB5633"/>
    <w:rsid w:val="00AB5899"/>
    <w:rsid w:val="00AB5BA8"/>
    <w:rsid w:val="00AB5D3F"/>
    <w:rsid w:val="00AB5D41"/>
    <w:rsid w:val="00AB5D71"/>
    <w:rsid w:val="00AB5DE2"/>
    <w:rsid w:val="00AB6C45"/>
    <w:rsid w:val="00AB714A"/>
    <w:rsid w:val="00AB7296"/>
    <w:rsid w:val="00AB73F7"/>
    <w:rsid w:val="00AB7517"/>
    <w:rsid w:val="00AB77E6"/>
    <w:rsid w:val="00AB79A4"/>
    <w:rsid w:val="00AB7B25"/>
    <w:rsid w:val="00AB7FC4"/>
    <w:rsid w:val="00AC09E0"/>
    <w:rsid w:val="00AC0BAB"/>
    <w:rsid w:val="00AC138E"/>
    <w:rsid w:val="00AC1483"/>
    <w:rsid w:val="00AC1562"/>
    <w:rsid w:val="00AC1FAC"/>
    <w:rsid w:val="00AC2344"/>
    <w:rsid w:val="00AC242A"/>
    <w:rsid w:val="00AC244D"/>
    <w:rsid w:val="00AC25A1"/>
    <w:rsid w:val="00AC26F4"/>
    <w:rsid w:val="00AC284B"/>
    <w:rsid w:val="00AC2A16"/>
    <w:rsid w:val="00AC2D77"/>
    <w:rsid w:val="00AC2E4F"/>
    <w:rsid w:val="00AC3111"/>
    <w:rsid w:val="00AC3AF9"/>
    <w:rsid w:val="00AC3B3E"/>
    <w:rsid w:val="00AC3B48"/>
    <w:rsid w:val="00AC4536"/>
    <w:rsid w:val="00AC4B7A"/>
    <w:rsid w:val="00AC4F55"/>
    <w:rsid w:val="00AC513E"/>
    <w:rsid w:val="00AC5CDF"/>
    <w:rsid w:val="00AC5D22"/>
    <w:rsid w:val="00AC6A27"/>
    <w:rsid w:val="00AC71B8"/>
    <w:rsid w:val="00AC7373"/>
    <w:rsid w:val="00AC7390"/>
    <w:rsid w:val="00AC75DD"/>
    <w:rsid w:val="00AD0091"/>
    <w:rsid w:val="00AD0282"/>
    <w:rsid w:val="00AD0566"/>
    <w:rsid w:val="00AD062B"/>
    <w:rsid w:val="00AD1576"/>
    <w:rsid w:val="00AD1836"/>
    <w:rsid w:val="00AD1E4E"/>
    <w:rsid w:val="00AD1FEA"/>
    <w:rsid w:val="00AD254C"/>
    <w:rsid w:val="00AD29A7"/>
    <w:rsid w:val="00AD2B14"/>
    <w:rsid w:val="00AD2B5E"/>
    <w:rsid w:val="00AD33F5"/>
    <w:rsid w:val="00AD36E7"/>
    <w:rsid w:val="00AD4011"/>
    <w:rsid w:val="00AD42C0"/>
    <w:rsid w:val="00AD4580"/>
    <w:rsid w:val="00AD46AA"/>
    <w:rsid w:val="00AD4A02"/>
    <w:rsid w:val="00AD4EC6"/>
    <w:rsid w:val="00AD5211"/>
    <w:rsid w:val="00AD53F1"/>
    <w:rsid w:val="00AD5977"/>
    <w:rsid w:val="00AD6084"/>
    <w:rsid w:val="00AD6126"/>
    <w:rsid w:val="00AD6FB6"/>
    <w:rsid w:val="00AD70D6"/>
    <w:rsid w:val="00AD75D2"/>
    <w:rsid w:val="00AD770E"/>
    <w:rsid w:val="00AD7809"/>
    <w:rsid w:val="00AD7C02"/>
    <w:rsid w:val="00AD7EA4"/>
    <w:rsid w:val="00AE02F4"/>
    <w:rsid w:val="00AE036A"/>
    <w:rsid w:val="00AE0D13"/>
    <w:rsid w:val="00AE1467"/>
    <w:rsid w:val="00AE186C"/>
    <w:rsid w:val="00AE1D26"/>
    <w:rsid w:val="00AE1E48"/>
    <w:rsid w:val="00AE1EAC"/>
    <w:rsid w:val="00AE1FB6"/>
    <w:rsid w:val="00AE283E"/>
    <w:rsid w:val="00AE3B9B"/>
    <w:rsid w:val="00AE40DC"/>
    <w:rsid w:val="00AE415C"/>
    <w:rsid w:val="00AE454F"/>
    <w:rsid w:val="00AE464C"/>
    <w:rsid w:val="00AE4B7B"/>
    <w:rsid w:val="00AE532D"/>
    <w:rsid w:val="00AE533F"/>
    <w:rsid w:val="00AE5BB9"/>
    <w:rsid w:val="00AE613C"/>
    <w:rsid w:val="00AE70E1"/>
    <w:rsid w:val="00AE751D"/>
    <w:rsid w:val="00AE7CCE"/>
    <w:rsid w:val="00AF07C1"/>
    <w:rsid w:val="00AF07FB"/>
    <w:rsid w:val="00AF1274"/>
    <w:rsid w:val="00AF1D8B"/>
    <w:rsid w:val="00AF1F12"/>
    <w:rsid w:val="00AF2132"/>
    <w:rsid w:val="00AF2A7C"/>
    <w:rsid w:val="00AF2CD7"/>
    <w:rsid w:val="00AF3374"/>
    <w:rsid w:val="00AF33E3"/>
    <w:rsid w:val="00AF3496"/>
    <w:rsid w:val="00AF3AF9"/>
    <w:rsid w:val="00AF3B35"/>
    <w:rsid w:val="00AF3CC5"/>
    <w:rsid w:val="00AF3D11"/>
    <w:rsid w:val="00AF4F90"/>
    <w:rsid w:val="00AF5DB2"/>
    <w:rsid w:val="00AF6208"/>
    <w:rsid w:val="00AF6239"/>
    <w:rsid w:val="00AF63ED"/>
    <w:rsid w:val="00AF6702"/>
    <w:rsid w:val="00AF681C"/>
    <w:rsid w:val="00AF7690"/>
    <w:rsid w:val="00AF7902"/>
    <w:rsid w:val="00B0004A"/>
    <w:rsid w:val="00B00D3F"/>
    <w:rsid w:val="00B011F3"/>
    <w:rsid w:val="00B01703"/>
    <w:rsid w:val="00B01DC0"/>
    <w:rsid w:val="00B02BD2"/>
    <w:rsid w:val="00B02C95"/>
    <w:rsid w:val="00B02D77"/>
    <w:rsid w:val="00B02D9B"/>
    <w:rsid w:val="00B02E43"/>
    <w:rsid w:val="00B0345A"/>
    <w:rsid w:val="00B03681"/>
    <w:rsid w:val="00B03869"/>
    <w:rsid w:val="00B038BA"/>
    <w:rsid w:val="00B03BA0"/>
    <w:rsid w:val="00B03BCF"/>
    <w:rsid w:val="00B03D5F"/>
    <w:rsid w:val="00B03D6F"/>
    <w:rsid w:val="00B03E5A"/>
    <w:rsid w:val="00B0452E"/>
    <w:rsid w:val="00B05191"/>
    <w:rsid w:val="00B053C3"/>
    <w:rsid w:val="00B06720"/>
    <w:rsid w:val="00B06D2D"/>
    <w:rsid w:val="00B07860"/>
    <w:rsid w:val="00B10652"/>
    <w:rsid w:val="00B10B03"/>
    <w:rsid w:val="00B10DEA"/>
    <w:rsid w:val="00B10F1C"/>
    <w:rsid w:val="00B1129D"/>
    <w:rsid w:val="00B119BC"/>
    <w:rsid w:val="00B11C7F"/>
    <w:rsid w:val="00B11D10"/>
    <w:rsid w:val="00B1285E"/>
    <w:rsid w:val="00B12E41"/>
    <w:rsid w:val="00B134E8"/>
    <w:rsid w:val="00B13566"/>
    <w:rsid w:val="00B14308"/>
    <w:rsid w:val="00B146A3"/>
    <w:rsid w:val="00B146D0"/>
    <w:rsid w:val="00B14F98"/>
    <w:rsid w:val="00B157D6"/>
    <w:rsid w:val="00B158FD"/>
    <w:rsid w:val="00B15921"/>
    <w:rsid w:val="00B15DC4"/>
    <w:rsid w:val="00B16265"/>
    <w:rsid w:val="00B163EC"/>
    <w:rsid w:val="00B16573"/>
    <w:rsid w:val="00B1693A"/>
    <w:rsid w:val="00B16FEE"/>
    <w:rsid w:val="00B177C0"/>
    <w:rsid w:val="00B17C09"/>
    <w:rsid w:val="00B200A5"/>
    <w:rsid w:val="00B20782"/>
    <w:rsid w:val="00B21302"/>
    <w:rsid w:val="00B21F4F"/>
    <w:rsid w:val="00B2228D"/>
    <w:rsid w:val="00B225A7"/>
    <w:rsid w:val="00B2369C"/>
    <w:rsid w:val="00B23C3A"/>
    <w:rsid w:val="00B24337"/>
    <w:rsid w:val="00B24766"/>
    <w:rsid w:val="00B24A70"/>
    <w:rsid w:val="00B24AEC"/>
    <w:rsid w:val="00B24D43"/>
    <w:rsid w:val="00B24D50"/>
    <w:rsid w:val="00B251B3"/>
    <w:rsid w:val="00B258A7"/>
    <w:rsid w:val="00B2599F"/>
    <w:rsid w:val="00B25D7D"/>
    <w:rsid w:val="00B25FEE"/>
    <w:rsid w:val="00B265F0"/>
    <w:rsid w:val="00B26ABD"/>
    <w:rsid w:val="00B26B56"/>
    <w:rsid w:val="00B26C6F"/>
    <w:rsid w:val="00B26DE5"/>
    <w:rsid w:val="00B26EFC"/>
    <w:rsid w:val="00B2759E"/>
    <w:rsid w:val="00B277FB"/>
    <w:rsid w:val="00B27912"/>
    <w:rsid w:val="00B279D9"/>
    <w:rsid w:val="00B307DF"/>
    <w:rsid w:val="00B30E86"/>
    <w:rsid w:val="00B31250"/>
    <w:rsid w:val="00B314B3"/>
    <w:rsid w:val="00B31D10"/>
    <w:rsid w:val="00B31EDC"/>
    <w:rsid w:val="00B325B8"/>
    <w:rsid w:val="00B328E7"/>
    <w:rsid w:val="00B3313D"/>
    <w:rsid w:val="00B3366C"/>
    <w:rsid w:val="00B33870"/>
    <w:rsid w:val="00B33B7C"/>
    <w:rsid w:val="00B33BF3"/>
    <w:rsid w:val="00B33C45"/>
    <w:rsid w:val="00B33D51"/>
    <w:rsid w:val="00B340B8"/>
    <w:rsid w:val="00B343FA"/>
    <w:rsid w:val="00B3487D"/>
    <w:rsid w:val="00B34903"/>
    <w:rsid w:val="00B34979"/>
    <w:rsid w:val="00B34B1A"/>
    <w:rsid w:val="00B34FAD"/>
    <w:rsid w:val="00B356B0"/>
    <w:rsid w:val="00B357F7"/>
    <w:rsid w:val="00B35CFC"/>
    <w:rsid w:val="00B35E76"/>
    <w:rsid w:val="00B35EF0"/>
    <w:rsid w:val="00B36031"/>
    <w:rsid w:val="00B36220"/>
    <w:rsid w:val="00B362BA"/>
    <w:rsid w:val="00B36380"/>
    <w:rsid w:val="00B36420"/>
    <w:rsid w:val="00B36478"/>
    <w:rsid w:val="00B366E1"/>
    <w:rsid w:val="00B36CDB"/>
    <w:rsid w:val="00B3704C"/>
    <w:rsid w:val="00B371FA"/>
    <w:rsid w:val="00B37757"/>
    <w:rsid w:val="00B37C6F"/>
    <w:rsid w:val="00B400A6"/>
    <w:rsid w:val="00B40298"/>
    <w:rsid w:val="00B40AC3"/>
    <w:rsid w:val="00B41049"/>
    <w:rsid w:val="00B411B8"/>
    <w:rsid w:val="00B42053"/>
    <w:rsid w:val="00B42511"/>
    <w:rsid w:val="00B429AB"/>
    <w:rsid w:val="00B42BF3"/>
    <w:rsid w:val="00B43227"/>
    <w:rsid w:val="00B43934"/>
    <w:rsid w:val="00B43AA6"/>
    <w:rsid w:val="00B43FCA"/>
    <w:rsid w:val="00B44022"/>
    <w:rsid w:val="00B4407B"/>
    <w:rsid w:val="00B44574"/>
    <w:rsid w:val="00B44C19"/>
    <w:rsid w:val="00B45594"/>
    <w:rsid w:val="00B45A04"/>
    <w:rsid w:val="00B45AC5"/>
    <w:rsid w:val="00B45ED7"/>
    <w:rsid w:val="00B46092"/>
    <w:rsid w:val="00B460B9"/>
    <w:rsid w:val="00B46155"/>
    <w:rsid w:val="00B46714"/>
    <w:rsid w:val="00B4686C"/>
    <w:rsid w:val="00B46B3D"/>
    <w:rsid w:val="00B46ED7"/>
    <w:rsid w:val="00B47464"/>
    <w:rsid w:val="00B47833"/>
    <w:rsid w:val="00B479C3"/>
    <w:rsid w:val="00B47B41"/>
    <w:rsid w:val="00B47DF2"/>
    <w:rsid w:val="00B504FD"/>
    <w:rsid w:val="00B5109D"/>
    <w:rsid w:val="00B510E2"/>
    <w:rsid w:val="00B51622"/>
    <w:rsid w:val="00B51829"/>
    <w:rsid w:val="00B51DB5"/>
    <w:rsid w:val="00B51F43"/>
    <w:rsid w:val="00B522A6"/>
    <w:rsid w:val="00B52933"/>
    <w:rsid w:val="00B529C0"/>
    <w:rsid w:val="00B52A66"/>
    <w:rsid w:val="00B5374A"/>
    <w:rsid w:val="00B53B4A"/>
    <w:rsid w:val="00B53D16"/>
    <w:rsid w:val="00B5460C"/>
    <w:rsid w:val="00B54AE8"/>
    <w:rsid w:val="00B54E06"/>
    <w:rsid w:val="00B55756"/>
    <w:rsid w:val="00B55918"/>
    <w:rsid w:val="00B55933"/>
    <w:rsid w:val="00B56398"/>
    <w:rsid w:val="00B56E8E"/>
    <w:rsid w:val="00B56F0E"/>
    <w:rsid w:val="00B57D7D"/>
    <w:rsid w:val="00B57E96"/>
    <w:rsid w:val="00B602D7"/>
    <w:rsid w:val="00B60814"/>
    <w:rsid w:val="00B60AF0"/>
    <w:rsid w:val="00B60AFC"/>
    <w:rsid w:val="00B60DF6"/>
    <w:rsid w:val="00B61646"/>
    <w:rsid w:val="00B61925"/>
    <w:rsid w:val="00B62767"/>
    <w:rsid w:val="00B627C3"/>
    <w:rsid w:val="00B62E63"/>
    <w:rsid w:val="00B632DC"/>
    <w:rsid w:val="00B6332E"/>
    <w:rsid w:val="00B63A61"/>
    <w:rsid w:val="00B63C69"/>
    <w:rsid w:val="00B64548"/>
    <w:rsid w:val="00B64DD9"/>
    <w:rsid w:val="00B65906"/>
    <w:rsid w:val="00B65FDD"/>
    <w:rsid w:val="00B66290"/>
    <w:rsid w:val="00B66A68"/>
    <w:rsid w:val="00B66D1A"/>
    <w:rsid w:val="00B671C0"/>
    <w:rsid w:val="00B679D0"/>
    <w:rsid w:val="00B70B1E"/>
    <w:rsid w:val="00B70C27"/>
    <w:rsid w:val="00B71800"/>
    <w:rsid w:val="00B71DE9"/>
    <w:rsid w:val="00B72105"/>
    <w:rsid w:val="00B72174"/>
    <w:rsid w:val="00B721C2"/>
    <w:rsid w:val="00B726FA"/>
    <w:rsid w:val="00B7289F"/>
    <w:rsid w:val="00B72BFA"/>
    <w:rsid w:val="00B72FF2"/>
    <w:rsid w:val="00B7325D"/>
    <w:rsid w:val="00B73636"/>
    <w:rsid w:val="00B739C9"/>
    <w:rsid w:val="00B73F8B"/>
    <w:rsid w:val="00B749D3"/>
    <w:rsid w:val="00B74E90"/>
    <w:rsid w:val="00B75C26"/>
    <w:rsid w:val="00B75F67"/>
    <w:rsid w:val="00B7687B"/>
    <w:rsid w:val="00B76CEF"/>
    <w:rsid w:val="00B770F0"/>
    <w:rsid w:val="00B77133"/>
    <w:rsid w:val="00B77A8F"/>
    <w:rsid w:val="00B77B89"/>
    <w:rsid w:val="00B80264"/>
    <w:rsid w:val="00B802BD"/>
    <w:rsid w:val="00B809C4"/>
    <w:rsid w:val="00B81318"/>
    <w:rsid w:val="00B8143F"/>
    <w:rsid w:val="00B818D6"/>
    <w:rsid w:val="00B81BAF"/>
    <w:rsid w:val="00B828F7"/>
    <w:rsid w:val="00B82953"/>
    <w:rsid w:val="00B8297F"/>
    <w:rsid w:val="00B82CD5"/>
    <w:rsid w:val="00B83163"/>
    <w:rsid w:val="00B83455"/>
    <w:rsid w:val="00B83552"/>
    <w:rsid w:val="00B83F83"/>
    <w:rsid w:val="00B849D7"/>
    <w:rsid w:val="00B84D61"/>
    <w:rsid w:val="00B8505E"/>
    <w:rsid w:val="00B850F4"/>
    <w:rsid w:val="00B856B7"/>
    <w:rsid w:val="00B857B4"/>
    <w:rsid w:val="00B85B32"/>
    <w:rsid w:val="00B8686B"/>
    <w:rsid w:val="00B86EDC"/>
    <w:rsid w:val="00B87717"/>
    <w:rsid w:val="00B87CEB"/>
    <w:rsid w:val="00B9013E"/>
    <w:rsid w:val="00B901FA"/>
    <w:rsid w:val="00B9035A"/>
    <w:rsid w:val="00B9040B"/>
    <w:rsid w:val="00B90B45"/>
    <w:rsid w:val="00B9119B"/>
    <w:rsid w:val="00B912F5"/>
    <w:rsid w:val="00B92A08"/>
    <w:rsid w:val="00B92ED1"/>
    <w:rsid w:val="00B93296"/>
    <w:rsid w:val="00B93E25"/>
    <w:rsid w:val="00B941E6"/>
    <w:rsid w:val="00B9442D"/>
    <w:rsid w:val="00B945B8"/>
    <w:rsid w:val="00B94630"/>
    <w:rsid w:val="00B9561F"/>
    <w:rsid w:val="00B95784"/>
    <w:rsid w:val="00B959E7"/>
    <w:rsid w:val="00B95DDB"/>
    <w:rsid w:val="00B95DF1"/>
    <w:rsid w:val="00B96136"/>
    <w:rsid w:val="00B961BD"/>
    <w:rsid w:val="00B963BD"/>
    <w:rsid w:val="00B96474"/>
    <w:rsid w:val="00B9647D"/>
    <w:rsid w:val="00B96811"/>
    <w:rsid w:val="00B968A6"/>
    <w:rsid w:val="00B96929"/>
    <w:rsid w:val="00B979DA"/>
    <w:rsid w:val="00B97B13"/>
    <w:rsid w:val="00BA0005"/>
    <w:rsid w:val="00BA19B2"/>
    <w:rsid w:val="00BA1EBD"/>
    <w:rsid w:val="00BA1F9B"/>
    <w:rsid w:val="00BA214B"/>
    <w:rsid w:val="00BA2B50"/>
    <w:rsid w:val="00BA35E5"/>
    <w:rsid w:val="00BA3A5F"/>
    <w:rsid w:val="00BA4023"/>
    <w:rsid w:val="00BA4457"/>
    <w:rsid w:val="00BA4B69"/>
    <w:rsid w:val="00BA52FE"/>
    <w:rsid w:val="00BA5948"/>
    <w:rsid w:val="00BA5AC4"/>
    <w:rsid w:val="00BA6107"/>
    <w:rsid w:val="00BA669C"/>
    <w:rsid w:val="00BA678B"/>
    <w:rsid w:val="00BA6E62"/>
    <w:rsid w:val="00BA7CCE"/>
    <w:rsid w:val="00BB07D5"/>
    <w:rsid w:val="00BB1197"/>
    <w:rsid w:val="00BB11A9"/>
    <w:rsid w:val="00BB1566"/>
    <w:rsid w:val="00BB1CF7"/>
    <w:rsid w:val="00BB1E0F"/>
    <w:rsid w:val="00BB1FE4"/>
    <w:rsid w:val="00BB2106"/>
    <w:rsid w:val="00BB21EB"/>
    <w:rsid w:val="00BB25EC"/>
    <w:rsid w:val="00BB291A"/>
    <w:rsid w:val="00BB2F2D"/>
    <w:rsid w:val="00BB3041"/>
    <w:rsid w:val="00BB322D"/>
    <w:rsid w:val="00BB3EAA"/>
    <w:rsid w:val="00BB43AE"/>
    <w:rsid w:val="00BB49B2"/>
    <w:rsid w:val="00BB4B35"/>
    <w:rsid w:val="00BB5983"/>
    <w:rsid w:val="00BB6FB4"/>
    <w:rsid w:val="00BB71B0"/>
    <w:rsid w:val="00BB7FF4"/>
    <w:rsid w:val="00BC0B40"/>
    <w:rsid w:val="00BC0C4B"/>
    <w:rsid w:val="00BC1248"/>
    <w:rsid w:val="00BC1796"/>
    <w:rsid w:val="00BC2182"/>
    <w:rsid w:val="00BC2229"/>
    <w:rsid w:val="00BC27D7"/>
    <w:rsid w:val="00BC2905"/>
    <w:rsid w:val="00BC3743"/>
    <w:rsid w:val="00BC3CB2"/>
    <w:rsid w:val="00BC40B5"/>
    <w:rsid w:val="00BC4BB3"/>
    <w:rsid w:val="00BC4F17"/>
    <w:rsid w:val="00BC4F1B"/>
    <w:rsid w:val="00BC55E6"/>
    <w:rsid w:val="00BC5C9F"/>
    <w:rsid w:val="00BC5F15"/>
    <w:rsid w:val="00BC5F63"/>
    <w:rsid w:val="00BC683C"/>
    <w:rsid w:val="00BC6E10"/>
    <w:rsid w:val="00BC6E23"/>
    <w:rsid w:val="00BC6E57"/>
    <w:rsid w:val="00BC7846"/>
    <w:rsid w:val="00BD036B"/>
    <w:rsid w:val="00BD0B41"/>
    <w:rsid w:val="00BD1437"/>
    <w:rsid w:val="00BD18DD"/>
    <w:rsid w:val="00BD1FD5"/>
    <w:rsid w:val="00BD2077"/>
    <w:rsid w:val="00BD20C3"/>
    <w:rsid w:val="00BD2445"/>
    <w:rsid w:val="00BD24D3"/>
    <w:rsid w:val="00BD30B1"/>
    <w:rsid w:val="00BD349F"/>
    <w:rsid w:val="00BD38D9"/>
    <w:rsid w:val="00BD3DB5"/>
    <w:rsid w:val="00BD3F10"/>
    <w:rsid w:val="00BD4064"/>
    <w:rsid w:val="00BD4124"/>
    <w:rsid w:val="00BD4137"/>
    <w:rsid w:val="00BD42CD"/>
    <w:rsid w:val="00BD450D"/>
    <w:rsid w:val="00BD51B3"/>
    <w:rsid w:val="00BD5D4F"/>
    <w:rsid w:val="00BD6086"/>
    <w:rsid w:val="00BD65C2"/>
    <w:rsid w:val="00BD680B"/>
    <w:rsid w:val="00BD6F08"/>
    <w:rsid w:val="00BD704C"/>
    <w:rsid w:val="00BD71DD"/>
    <w:rsid w:val="00BD7695"/>
    <w:rsid w:val="00BD79B7"/>
    <w:rsid w:val="00BD7D6A"/>
    <w:rsid w:val="00BD7E21"/>
    <w:rsid w:val="00BD7F40"/>
    <w:rsid w:val="00BE02FA"/>
    <w:rsid w:val="00BE0E26"/>
    <w:rsid w:val="00BE10F7"/>
    <w:rsid w:val="00BE14CF"/>
    <w:rsid w:val="00BE30C4"/>
    <w:rsid w:val="00BE3397"/>
    <w:rsid w:val="00BE34A1"/>
    <w:rsid w:val="00BE350C"/>
    <w:rsid w:val="00BE39FE"/>
    <w:rsid w:val="00BE3F66"/>
    <w:rsid w:val="00BE4EAE"/>
    <w:rsid w:val="00BE4F8C"/>
    <w:rsid w:val="00BE50BD"/>
    <w:rsid w:val="00BE51FE"/>
    <w:rsid w:val="00BE5380"/>
    <w:rsid w:val="00BE546E"/>
    <w:rsid w:val="00BE55E3"/>
    <w:rsid w:val="00BE5A84"/>
    <w:rsid w:val="00BE7250"/>
    <w:rsid w:val="00BE72D8"/>
    <w:rsid w:val="00BE773C"/>
    <w:rsid w:val="00BE7AA1"/>
    <w:rsid w:val="00BE7AFD"/>
    <w:rsid w:val="00BE7D45"/>
    <w:rsid w:val="00BF0904"/>
    <w:rsid w:val="00BF09C7"/>
    <w:rsid w:val="00BF0AB3"/>
    <w:rsid w:val="00BF0CB7"/>
    <w:rsid w:val="00BF0D7B"/>
    <w:rsid w:val="00BF0DA2"/>
    <w:rsid w:val="00BF0EA3"/>
    <w:rsid w:val="00BF0F30"/>
    <w:rsid w:val="00BF2D0D"/>
    <w:rsid w:val="00BF2EA2"/>
    <w:rsid w:val="00BF3C13"/>
    <w:rsid w:val="00BF3C1E"/>
    <w:rsid w:val="00BF4068"/>
    <w:rsid w:val="00BF4B6A"/>
    <w:rsid w:val="00BF4C72"/>
    <w:rsid w:val="00BF5F2C"/>
    <w:rsid w:val="00BF6095"/>
    <w:rsid w:val="00BF64A2"/>
    <w:rsid w:val="00BF6C46"/>
    <w:rsid w:val="00BF7448"/>
    <w:rsid w:val="00BF77CA"/>
    <w:rsid w:val="00C008AB"/>
    <w:rsid w:val="00C00901"/>
    <w:rsid w:val="00C009FB"/>
    <w:rsid w:val="00C00A90"/>
    <w:rsid w:val="00C00C9D"/>
    <w:rsid w:val="00C017E7"/>
    <w:rsid w:val="00C01898"/>
    <w:rsid w:val="00C01C15"/>
    <w:rsid w:val="00C01D56"/>
    <w:rsid w:val="00C01E18"/>
    <w:rsid w:val="00C02A9D"/>
    <w:rsid w:val="00C02E58"/>
    <w:rsid w:val="00C032E7"/>
    <w:rsid w:val="00C033DA"/>
    <w:rsid w:val="00C03CE2"/>
    <w:rsid w:val="00C03D94"/>
    <w:rsid w:val="00C04213"/>
    <w:rsid w:val="00C04416"/>
    <w:rsid w:val="00C047BF"/>
    <w:rsid w:val="00C049C9"/>
    <w:rsid w:val="00C04B6F"/>
    <w:rsid w:val="00C051CE"/>
    <w:rsid w:val="00C0521E"/>
    <w:rsid w:val="00C05A63"/>
    <w:rsid w:val="00C06B03"/>
    <w:rsid w:val="00C06B6F"/>
    <w:rsid w:val="00C073F1"/>
    <w:rsid w:val="00C07498"/>
    <w:rsid w:val="00C077F5"/>
    <w:rsid w:val="00C07DA4"/>
    <w:rsid w:val="00C07FD9"/>
    <w:rsid w:val="00C109CD"/>
    <w:rsid w:val="00C10A59"/>
    <w:rsid w:val="00C10C45"/>
    <w:rsid w:val="00C10E69"/>
    <w:rsid w:val="00C10E92"/>
    <w:rsid w:val="00C110B4"/>
    <w:rsid w:val="00C11446"/>
    <w:rsid w:val="00C11E6E"/>
    <w:rsid w:val="00C125B1"/>
    <w:rsid w:val="00C12A9B"/>
    <w:rsid w:val="00C12AB3"/>
    <w:rsid w:val="00C13194"/>
    <w:rsid w:val="00C13853"/>
    <w:rsid w:val="00C13B06"/>
    <w:rsid w:val="00C1457E"/>
    <w:rsid w:val="00C14625"/>
    <w:rsid w:val="00C14C91"/>
    <w:rsid w:val="00C15201"/>
    <w:rsid w:val="00C155E2"/>
    <w:rsid w:val="00C156EC"/>
    <w:rsid w:val="00C15827"/>
    <w:rsid w:val="00C15AF1"/>
    <w:rsid w:val="00C15E05"/>
    <w:rsid w:val="00C15F83"/>
    <w:rsid w:val="00C15FCE"/>
    <w:rsid w:val="00C16327"/>
    <w:rsid w:val="00C16D97"/>
    <w:rsid w:val="00C16E72"/>
    <w:rsid w:val="00C16FD9"/>
    <w:rsid w:val="00C17217"/>
    <w:rsid w:val="00C17B9A"/>
    <w:rsid w:val="00C20104"/>
    <w:rsid w:val="00C20461"/>
    <w:rsid w:val="00C21286"/>
    <w:rsid w:val="00C2140B"/>
    <w:rsid w:val="00C2164D"/>
    <w:rsid w:val="00C2178A"/>
    <w:rsid w:val="00C21794"/>
    <w:rsid w:val="00C21DFD"/>
    <w:rsid w:val="00C222DE"/>
    <w:rsid w:val="00C22331"/>
    <w:rsid w:val="00C22B6F"/>
    <w:rsid w:val="00C232E4"/>
    <w:rsid w:val="00C23E7E"/>
    <w:rsid w:val="00C240E7"/>
    <w:rsid w:val="00C24AA9"/>
    <w:rsid w:val="00C257B8"/>
    <w:rsid w:val="00C25D2F"/>
    <w:rsid w:val="00C26007"/>
    <w:rsid w:val="00C26939"/>
    <w:rsid w:val="00C27387"/>
    <w:rsid w:val="00C274FA"/>
    <w:rsid w:val="00C27ED9"/>
    <w:rsid w:val="00C30A86"/>
    <w:rsid w:val="00C30FDB"/>
    <w:rsid w:val="00C31880"/>
    <w:rsid w:val="00C31F5A"/>
    <w:rsid w:val="00C32E86"/>
    <w:rsid w:val="00C32E98"/>
    <w:rsid w:val="00C331B9"/>
    <w:rsid w:val="00C33436"/>
    <w:rsid w:val="00C33591"/>
    <w:rsid w:val="00C335E0"/>
    <w:rsid w:val="00C33857"/>
    <w:rsid w:val="00C33996"/>
    <w:rsid w:val="00C34383"/>
    <w:rsid w:val="00C35670"/>
    <w:rsid w:val="00C35C3D"/>
    <w:rsid w:val="00C35C45"/>
    <w:rsid w:val="00C36B94"/>
    <w:rsid w:val="00C37681"/>
    <w:rsid w:val="00C37D55"/>
    <w:rsid w:val="00C40307"/>
    <w:rsid w:val="00C41223"/>
    <w:rsid w:val="00C414C0"/>
    <w:rsid w:val="00C41844"/>
    <w:rsid w:val="00C41B67"/>
    <w:rsid w:val="00C426F1"/>
    <w:rsid w:val="00C428F3"/>
    <w:rsid w:val="00C432DD"/>
    <w:rsid w:val="00C43881"/>
    <w:rsid w:val="00C43C0C"/>
    <w:rsid w:val="00C43E28"/>
    <w:rsid w:val="00C43ECF"/>
    <w:rsid w:val="00C43EED"/>
    <w:rsid w:val="00C44278"/>
    <w:rsid w:val="00C442F6"/>
    <w:rsid w:val="00C4451F"/>
    <w:rsid w:val="00C44C79"/>
    <w:rsid w:val="00C44E69"/>
    <w:rsid w:val="00C455E6"/>
    <w:rsid w:val="00C45983"/>
    <w:rsid w:val="00C46442"/>
    <w:rsid w:val="00C46A89"/>
    <w:rsid w:val="00C46E78"/>
    <w:rsid w:val="00C47654"/>
    <w:rsid w:val="00C47BDB"/>
    <w:rsid w:val="00C47DA5"/>
    <w:rsid w:val="00C47FF7"/>
    <w:rsid w:val="00C504D9"/>
    <w:rsid w:val="00C5075C"/>
    <w:rsid w:val="00C50914"/>
    <w:rsid w:val="00C50A3E"/>
    <w:rsid w:val="00C50DC0"/>
    <w:rsid w:val="00C50E80"/>
    <w:rsid w:val="00C5166F"/>
    <w:rsid w:val="00C51A3A"/>
    <w:rsid w:val="00C51C57"/>
    <w:rsid w:val="00C51F3B"/>
    <w:rsid w:val="00C52151"/>
    <w:rsid w:val="00C52908"/>
    <w:rsid w:val="00C52F36"/>
    <w:rsid w:val="00C532AC"/>
    <w:rsid w:val="00C535F5"/>
    <w:rsid w:val="00C538DC"/>
    <w:rsid w:val="00C53EC5"/>
    <w:rsid w:val="00C545B4"/>
    <w:rsid w:val="00C54C94"/>
    <w:rsid w:val="00C54CED"/>
    <w:rsid w:val="00C5541E"/>
    <w:rsid w:val="00C55AA0"/>
    <w:rsid w:val="00C55B72"/>
    <w:rsid w:val="00C56259"/>
    <w:rsid w:val="00C565C0"/>
    <w:rsid w:val="00C56D39"/>
    <w:rsid w:val="00C56E00"/>
    <w:rsid w:val="00C57115"/>
    <w:rsid w:val="00C57122"/>
    <w:rsid w:val="00C571C6"/>
    <w:rsid w:val="00C573D3"/>
    <w:rsid w:val="00C576D5"/>
    <w:rsid w:val="00C579EA"/>
    <w:rsid w:val="00C57DA2"/>
    <w:rsid w:val="00C57DB4"/>
    <w:rsid w:val="00C602D0"/>
    <w:rsid w:val="00C608A1"/>
    <w:rsid w:val="00C60CF2"/>
    <w:rsid w:val="00C60E15"/>
    <w:rsid w:val="00C613BD"/>
    <w:rsid w:val="00C61963"/>
    <w:rsid w:val="00C62021"/>
    <w:rsid w:val="00C621FA"/>
    <w:rsid w:val="00C62F02"/>
    <w:rsid w:val="00C63120"/>
    <w:rsid w:val="00C63437"/>
    <w:rsid w:val="00C6343C"/>
    <w:rsid w:val="00C634FC"/>
    <w:rsid w:val="00C63610"/>
    <w:rsid w:val="00C637A4"/>
    <w:rsid w:val="00C63A18"/>
    <w:rsid w:val="00C63BC4"/>
    <w:rsid w:val="00C640CC"/>
    <w:rsid w:val="00C659B4"/>
    <w:rsid w:val="00C65A2B"/>
    <w:rsid w:val="00C65C80"/>
    <w:rsid w:val="00C663AA"/>
    <w:rsid w:val="00C6640C"/>
    <w:rsid w:val="00C66C6D"/>
    <w:rsid w:val="00C66D70"/>
    <w:rsid w:val="00C67270"/>
    <w:rsid w:val="00C6756A"/>
    <w:rsid w:val="00C675ED"/>
    <w:rsid w:val="00C70527"/>
    <w:rsid w:val="00C70B32"/>
    <w:rsid w:val="00C70F92"/>
    <w:rsid w:val="00C713FD"/>
    <w:rsid w:val="00C71521"/>
    <w:rsid w:val="00C7250C"/>
    <w:rsid w:val="00C72D5A"/>
    <w:rsid w:val="00C73085"/>
    <w:rsid w:val="00C73158"/>
    <w:rsid w:val="00C73933"/>
    <w:rsid w:val="00C73A4C"/>
    <w:rsid w:val="00C741D8"/>
    <w:rsid w:val="00C74413"/>
    <w:rsid w:val="00C74651"/>
    <w:rsid w:val="00C74678"/>
    <w:rsid w:val="00C74A36"/>
    <w:rsid w:val="00C74A5C"/>
    <w:rsid w:val="00C74DEF"/>
    <w:rsid w:val="00C74EA1"/>
    <w:rsid w:val="00C76268"/>
    <w:rsid w:val="00C766B5"/>
    <w:rsid w:val="00C766BE"/>
    <w:rsid w:val="00C77695"/>
    <w:rsid w:val="00C7774A"/>
    <w:rsid w:val="00C8010D"/>
    <w:rsid w:val="00C80C8E"/>
    <w:rsid w:val="00C80EDD"/>
    <w:rsid w:val="00C81483"/>
    <w:rsid w:val="00C826F9"/>
    <w:rsid w:val="00C8294D"/>
    <w:rsid w:val="00C82D26"/>
    <w:rsid w:val="00C82DBA"/>
    <w:rsid w:val="00C82E17"/>
    <w:rsid w:val="00C82E28"/>
    <w:rsid w:val="00C835F0"/>
    <w:rsid w:val="00C8371F"/>
    <w:rsid w:val="00C83766"/>
    <w:rsid w:val="00C848B9"/>
    <w:rsid w:val="00C85603"/>
    <w:rsid w:val="00C85BAF"/>
    <w:rsid w:val="00C863AB"/>
    <w:rsid w:val="00C867AF"/>
    <w:rsid w:val="00C867EC"/>
    <w:rsid w:val="00C86851"/>
    <w:rsid w:val="00C86FAC"/>
    <w:rsid w:val="00C870E9"/>
    <w:rsid w:val="00C87724"/>
    <w:rsid w:val="00C87838"/>
    <w:rsid w:val="00C87BB2"/>
    <w:rsid w:val="00C87F29"/>
    <w:rsid w:val="00C87FA9"/>
    <w:rsid w:val="00C904D4"/>
    <w:rsid w:val="00C90D28"/>
    <w:rsid w:val="00C911EF"/>
    <w:rsid w:val="00C9141F"/>
    <w:rsid w:val="00C91EB3"/>
    <w:rsid w:val="00C9286B"/>
    <w:rsid w:val="00C928E1"/>
    <w:rsid w:val="00C9296B"/>
    <w:rsid w:val="00C92A40"/>
    <w:rsid w:val="00C93069"/>
    <w:rsid w:val="00C9339C"/>
    <w:rsid w:val="00C93476"/>
    <w:rsid w:val="00C93620"/>
    <w:rsid w:val="00C9374D"/>
    <w:rsid w:val="00C94087"/>
    <w:rsid w:val="00C95136"/>
    <w:rsid w:val="00C956F9"/>
    <w:rsid w:val="00C95D67"/>
    <w:rsid w:val="00C96229"/>
    <w:rsid w:val="00C969A3"/>
    <w:rsid w:val="00C96FE7"/>
    <w:rsid w:val="00C970FF"/>
    <w:rsid w:val="00C9732C"/>
    <w:rsid w:val="00C97437"/>
    <w:rsid w:val="00C97491"/>
    <w:rsid w:val="00C97FA5"/>
    <w:rsid w:val="00CA0249"/>
    <w:rsid w:val="00CA0DF8"/>
    <w:rsid w:val="00CA0E8A"/>
    <w:rsid w:val="00CA0FBB"/>
    <w:rsid w:val="00CA11D8"/>
    <w:rsid w:val="00CA11DB"/>
    <w:rsid w:val="00CA167D"/>
    <w:rsid w:val="00CA1F2C"/>
    <w:rsid w:val="00CA2120"/>
    <w:rsid w:val="00CA2279"/>
    <w:rsid w:val="00CA2600"/>
    <w:rsid w:val="00CA2A98"/>
    <w:rsid w:val="00CA3CDC"/>
    <w:rsid w:val="00CA4329"/>
    <w:rsid w:val="00CA44F7"/>
    <w:rsid w:val="00CA4761"/>
    <w:rsid w:val="00CA4E73"/>
    <w:rsid w:val="00CA53C8"/>
    <w:rsid w:val="00CA54A5"/>
    <w:rsid w:val="00CA5BB1"/>
    <w:rsid w:val="00CA5E76"/>
    <w:rsid w:val="00CA5FFA"/>
    <w:rsid w:val="00CA6F1B"/>
    <w:rsid w:val="00CA6FA0"/>
    <w:rsid w:val="00CA718F"/>
    <w:rsid w:val="00CA7293"/>
    <w:rsid w:val="00CA72BC"/>
    <w:rsid w:val="00CB0446"/>
    <w:rsid w:val="00CB1BEE"/>
    <w:rsid w:val="00CB1ECF"/>
    <w:rsid w:val="00CB268A"/>
    <w:rsid w:val="00CB29A2"/>
    <w:rsid w:val="00CB2AA7"/>
    <w:rsid w:val="00CB2ACA"/>
    <w:rsid w:val="00CB2BF2"/>
    <w:rsid w:val="00CB303C"/>
    <w:rsid w:val="00CB30B6"/>
    <w:rsid w:val="00CB34D2"/>
    <w:rsid w:val="00CB3784"/>
    <w:rsid w:val="00CB3B33"/>
    <w:rsid w:val="00CB458B"/>
    <w:rsid w:val="00CB550C"/>
    <w:rsid w:val="00CB5A5E"/>
    <w:rsid w:val="00CB5F74"/>
    <w:rsid w:val="00CB606B"/>
    <w:rsid w:val="00CB671A"/>
    <w:rsid w:val="00CB6CE8"/>
    <w:rsid w:val="00CB6D74"/>
    <w:rsid w:val="00CB6F99"/>
    <w:rsid w:val="00CB739B"/>
    <w:rsid w:val="00CB78E3"/>
    <w:rsid w:val="00CB79CE"/>
    <w:rsid w:val="00CB7EC5"/>
    <w:rsid w:val="00CC07AD"/>
    <w:rsid w:val="00CC080C"/>
    <w:rsid w:val="00CC1B96"/>
    <w:rsid w:val="00CC1F41"/>
    <w:rsid w:val="00CC2707"/>
    <w:rsid w:val="00CC2888"/>
    <w:rsid w:val="00CC2A68"/>
    <w:rsid w:val="00CC34CC"/>
    <w:rsid w:val="00CC364F"/>
    <w:rsid w:val="00CC36C2"/>
    <w:rsid w:val="00CC3929"/>
    <w:rsid w:val="00CC3EAE"/>
    <w:rsid w:val="00CC449D"/>
    <w:rsid w:val="00CC44A8"/>
    <w:rsid w:val="00CC4C76"/>
    <w:rsid w:val="00CC52DC"/>
    <w:rsid w:val="00CC5A9D"/>
    <w:rsid w:val="00CC718F"/>
    <w:rsid w:val="00CC73BD"/>
    <w:rsid w:val="00CC7425"/>
    <w:rsid w:val="00CC7461"/>
    <w:rsid w:val="00CC74BB"/>
    <w:rsid w:val="00CC75BD"/>
    <w:rsid w:val="00CC7787"/>
    <w:rsid w:val="00CC7CD6"/>
    <w:rsid w:val="00CC7D4F"/>
    <w:rsid w:val="00CD04F7"/>
    <w:rsid w:val="00CD0797"/>
    <w:rsid w:val="00CD0EF9"/>
    <w:rsid w:val="00CD0F15"/>
    <w:rsid w:val="00CD1282"/>
    <w:rsid w:val="00CD1401"/>
    <w:rsid w:val="00CD19CE"/>
    <w:rsid w:val="00CD19E0"/>
    <w:rsid w:val="00CD1EA9"/>
    <w:rsid w:val="00CD25DB"/>
    <w:rsid w:val="00CD28A4"/>
    <w:rsid w:val="00CD291F"/>
    <w:rsid w:val="00CD2F8D"/>
    <w:rsid w:val="00CD3282"/>
    <w:rsid w:val="00CD3485"/>
    <w:rsid w:val="00CD349C"/>
    <w:rsid w:val="00CD34DC"/>
    <w:rsid w:val="00CD454C"/>
    <w:rsid w:val="00CD46A4"/>
    <w:rsid w:val="00CD4B16"/>
    <w:rsid w:val="00CD4F11"/>
    <w:rsid w:val="00CD4FCC"/>
    <w:rsid w:val="00CD5AAB"/>
    <w:rsid w:val="00CD5C59"/>
    <w:rsid w:val="00CD5DB5"/>
    <w:rsid w:val="00CD63C5"/>
    <w:rsid w:val="00CD69E6"/>
    <w:rsid w:val="00CD6A1E"/>
    <w:rsid w:val="00CE039A"/>
    <w:rsid w:val="00CE0C60"/>
    <w:rsid w:val="00CE0F8A"/>
    <w:rsid w:val="00CE10DB"/>
    <w:rsid w:val="00CE12AD"/>
    <w:rsid w:val="00CE1803"/>
    <w:rsid w:val="00CE19C6"/>
    <w:rsid w:val="00CE20F7"/>
    <w:rsid w:val="00CE21BD"/>
    <w:rsid w:val="00CE220C"/>
    <w:rsid w:val="00CE2407"/>
    <w:rsid w:val="00CE25E4"/>
    <w:rsid w:val="00CE2632"/>
    <w:rsid w:val="00CE2FB5"/>
    <w:rsid w:val="00CE2FF0"/>
    <w:rsid w:val="00CE37B4"/>
    <w:rsid w:val="00CE3D9A"/>
    <w:rsid w:val="00CE403F"/>
    <w:rsid w:val="00CE42B8"/>
    <w:rsid w:val="00CE43B3"/>
    <w:rsid w:val="00CE4480"/>
    <w:rsid w:val="00CE4AFA"/>
    <w:rsid w:val="00CE4C4A"/>
    <w:rsid w:val="00CE4C7D"/>
    <w:rsid w:val="00CE4D17"/>
    <w:rsid w:val="00CE4E0B"/>
    <w:rsid w:val="00CE5EC9"/>
    <w:rsid w:val="00CE6526"/>
    <w:rsid w:val="00CE681A"/>
    <w:rsid w:val="00CE6E41"/>
    <w:rsid w:val="00CE71DE"/>
    <w:rsid w:val="00CE7FC8"/>
    <w:rsid w:val="00CF0037"/>
    <w:rsid w:val="00CF07A2"/>
    <w:rsid w:val="00CF1052"/>
    <w:rsid w:val="00CF1391"/>
    <w:rsid w:val="00CF1D41"/>
    <w:rsid w:val="00CF2289"/>
    <w:rsid w:val="00CF24F3"/>
    <w:rsid w:val="00CF26E5"/>
    <w:rsid w:val="00CF2A31"/>
    <w:rsid w:val="00CF327F"/>
    <w:rsid w:val="00CF340B"/>
    <w:rsid w:val="00CF3C9E"/>
    <w:rsid w:val="00CF3D42"/>
    <w:rsid w:val="00CF40DD"/>
    <w:rsid w:val="00CF4531"/>
    <w:rsid w:val="00CF4621"/>
    <w:rsid w:val="00CF49C1"/>
    <w:rsid w:val="00CF4C8F"/>
    <w:rsid w:val="00CF540B"/>
    <w:rsid w:val="00CF573F"/>
    <w:rsid w:val="00CF5D1E"/>
    <w:rsid w:val="00CF6220"/>
    <w:rsid w:val="00CF662C"/>
    <w:rsid w:val="00CF6796"/>
    <w:rsid w:val="00CF6C7F"/>
    <w:rsid w:val="00CF6E42"/>
    <w:rsid w:val="00CF7992"/>
    <w:rsid w:val="00CF7E7A"/>
    <w:rsid w:val="00CF7F86"/>
    <w:rsid w:val="00D002B5"/>
    <w:rsid w:val="00D0043C"/>
    <w:rsid w:val="00D0045E"/>
    <w:rsid w:val="00D00510"/>
    <w:rsid w:val="00D00531"/>
    <w:rsid w:val="00D00D21"/>
    <w:rsid w:val="00D00D8A"/>
    <w:rsid w:val="00D00E88"/>
    <w:rsid w:val="00D0181A"/>
    <w:rsid w:val="00D021FC"/>
    <w:rsid w:val="00D02E90"/>
    <w:rsid w:val="00D02F33"/>
    <w:rsid w:val="00D02F75"/>
    <w:rsid w:val="00D0330B"/>
    <w:rsid w:val="00D0398A"/>
    <w:rsid w:val="00D04027"/>
    <w:rsid w:val="00D045E0"/>
    <w:rsid w:val="00D0496E"/>
    <w:rsid w:val="00D04DDD"/>
    <w:rsid w:val="00D0502F"/>
    <w:rsid w:val="00D053FB"/>
    <w:rsid w:val="00D0607E"/>
    <w:rsid w:val="00D063F4"/>
    <w:rsid w:val="00D067C1"/>
    <w:rsid w:val="00D07208"/>
    <w:rsid w:val="00D076CE"/>
    <w:rsid w:val="00D076E1"/>
    <w:rsid w:val="00D07761"/>
    <w:rsid w:val="00D105E1"/>
    <w:rsid w:val="00D10726"/>
    <w:rsid w:val="00D108FF"/>
    <w:rsid w:val="00D11EBE"/>
    <w:rsid w:val="00D11F08"/>
    <w:rsid w:val="00D122D8"/>
    <w:rsid w:val="00D12A32"/>
    <w:rsid w:val="00D12C92"/>
    <w:rsid w:val="00D12DCD"/>
    <w:rsid w:val="00D14585"/>
    <w:rsid w:val="00D14712"/>
    <w:rsid w:val="00D15031"/>
    <w:rsid w:val="00D154B5"/>
    <w:rsid w:val="00D15A58"/>
    <w:rsid w:val="00D15C67"/>
    <w:rsid w:val="00D165EC"/>
    <w:rsid w:val="00D16991"/>
    <w:rsid w:val="00D16DB7"/>
    <w:rsid w:val="00D17DDC"/>
    <w:rsid w:val="00D20031"/>
    <w:rsid w:val="00D20056"/>
    <w:rsid w:val="00D20900"/>
    <w:rsid w:val="00D20A9E"/>
    <w:rsid w:val="00D20CBF"/>
    <w:rsid w:val="00D2100D"/>
    <w:rsid w:val="00D21899"/>
    <w:rsid w:val="00D219D7"/>
    <w:rsid w:val="00D2290F"/>
    <w:rsid w:val="00D22CB3"/>
    <w:rsid w:val="00D22DC9"/>
    <w:rsid w:val="00D230A6"/>
    <w:rsid w:val="00D233CD"/>
    <w:rsid w:val="00D23DB3"/>
    <w:rsid w:val="00D23E28"/>
    <w:rsid w:val="00D23F6C"/>
    <w:rsid w:val="00D24082"/>
    <w:rsid w:val="00D240F3"/>
    <w:rsid w:val="00D24BFC"/>
    <w:rsid w:val="00D24E40"/>
    <w:rsid w:val="00D24E6C"/>
    <w:rsid w:val="00D2582D"/>
    <w:rsid w:val="00D25837"/>
    <w:rsid w:val="00D25AB8"/>
    <w:rsid w:val="00D25D26"/>
    <w:rsid w:val="00D260B2"/>
    <w:rsid w:val="00D26939"/>
    <w:rsid w:val="00D271EB"/>
    <w:rsid w:val="00D27365"/>
    <w:rsid w:val="00D275FE"/>
    <w:rsid w:val="00D27B6E"/>
    <w:rsid w:val="00D27FF0"/>
    <w:rsid w:val="00D30199"/>
    <w:rsid w:val="00D30391"/>
    <w:rsid w:val="00D30466"/>
    <w:rsid w:val="00D30792"/>
    <w:rsid w:val="00D309DC"/>
    <w:rsid w:val="00D30DF8"/>
    <w:rsid w:val="00D3152C"/>
    <w:rsid w:val="00D32631"/>
    <w:rsid w:val="00D32ADC"/>
    <w:rsid w:val="00D338D9"/>
    <w:rsid w:val="00D33A11"/>
    <w:rsid w:val="00D34525"/>
    <w:rsid w:val="00D3503C"/>
    <w:rsid w:val="00D350FD"/>
    <w:rsid w:val="00D3512F"/>
    <w:rsid w:val="00D3536D"/>
    <w:rsid w:val="00D3556A"/>
    <w:rsid w:val="00D35712"/>
    <w:rsid w:val="00D35B16"/>
    <w:rsid w:val="00D376B2"/>
    <w:rsid w:val="00D37ACF"/>
    <w:rsid w:val="00D4028D"/>
    <w:rsid w:val="00D40DB4"/>
    <w:rsid w:val="00D40DE1"/>
    <w:rsid w:val="00D4187D"/>
    <w:rsid w:val="00D4224E"/>
    <w:rsid w:val="00D4244E"/>
    <w:rsid w:val="00D42778"/>
    <w:rsid w:val="00D42791"/>
    <w:rsid w:val="00D42FA5"/>
    <w:rsid w:val="00D43167"/>
    <w:rsid w:val="00D4370E"/>
    <w:rsid w:val="00D43EA1"/>
    <w:rsid w:val="00D43EE6"/>
    <w:rsid w:val="00D440B0"/>
    <w:rsid w:val="00D4446E"/>
    <w:rsid w:val="00D451A5"/>
    <w:rsid w:val="00D45C2D"/>
    <w:rsid w:val="00D472AB"/>
    <w:rsid w:val="00D4753E"/>
    <w:rsid w:val="00D47BDF"/>
    <w:rsid w:val="00D47CAE"/>
    <w:rsid w:val="00D47F9B"/>
    <w:rsid w:val="00D50E8F"/>
    <w:rsid w:val="00D510C3"/>
    <w:rsid w:val="00D511B9"/>
    <w:rsid w:val="00D513C7"/>
    <w:rsid w:val="00D52027"/>
    <w:rsid w:val="00D5230D"/>
    <w:rsid w:val="00D52450"/>
    <w:rsid w:val="00D52532"/>
    <w:rsid w:val="00D52B7F"/>
    <w:rsid w:val="00D52FFD"/>
    <w:rsid w:val="00D53005"/>
    <w:rsid w:val="00D5300A"/>
    <w:rsid w:val="00D53177"/>
    <w:rsid w:val="00D5341E"/>
    <w:rsid w:val="00D53A7D"/>
    <w:rsid w:val="00D53C13"/>
    <w:rsid w:val="00D53E58"/>
    <w:rsid w:val="00D5432F"/>
    <w:rsid w:val="00D54380"/>
    <w:rsid w:val="00D543D7"/>
    <w:rsid w:val="00D5452C"/>
    <w:rsid w:val="00D5480D"/>
    <w:rsid w:val="00D548A5"/>
    <w:rsid w:val="00D54C74"/>
    <w:rsid w:val="00D54DC1"/>
    <w:rsid w:val="00D55AAB"/>
    <w:rsid w:val="00D55CC3"/>
    <w:rsid w:val="00D55DD1"/>
    <w:rsid w:val="00D561BF"/>
    <w:rsid w:val="00D56258"/>
    <w:rsid w:val="00D578EA"/>
    <w:rsid w:val="00D60451"/>
    <w:rsid w:val="00D6075B"/>
    <w:rsid w:val="00D607B4"/>
    <w:rsid w:val="00D616C6"/>
    <w:rsid w:val="00D619FD"/>
    <w:rsid w:val="00D61A40"/>
    <w:rsid w:val="00D61C4D"/>
    <w:rsid w:val="00D61CDD"/>
    <w:rsid w:val="00D61EE4"/>
    <w:rsid w:val="00D61F99"/>
    <w:rsid w:val="00D622FE"/>
    <w:rsid w:val="00D6282F"/>
    <w:rsid w:val="00D62ADD"/>
    <w:rsid w:val="00D62FAF"/>
    <w:rsid w:val="00D638B0"/>
    <w:rsid w:val="00D646A4"/>
    <w:rsid w:val="00D64AFB"/>
    <w:rsid w:val="00D64C69"/>
    <w:rsid w:val="00D64CA4"/>
    <w:rsid w:val="00D64DAD"/>
    <w:rsid w:val="00D65559"/>
    <w:rsid w:val="00D65790"/>
    <w:rsid w:val="00D65808"/>
    <w:rsid w:val="00D65ADD"/>
    <w:rsid w:val="00D65EA4"/>
    <w:rsid w:val="00D6626D"/>
    <w:rsid w:val="00D666BF"/>
    <w:rsid w:val="00D666DD"/>
    <w:rsid w:val="00D6693C"/>
    <w:rsid w:val="00D66C7B"/>
    <w:rsid w:val="00D66C96"/>
    <w:rsid w:val="00D66F1C"/>
    <w:rsid w:val="00D67222"/>
    <w:rsid w:val="00D672C4"/>
    <w:rsid w:val="00D675C3"/>
    <w:rsid w:val="00D67AD6"/>
    <w:rsid w:val="00D67C1D"/>
    <w:rsid w:val="00D67F3B"/>
    <w:rsid w:val="00D70082"/>
    <w:rsid w:val="00D706BF"/>
    <w:rsid w:val="00D70A43"/>
    <w:rsid w:val="00D70D6D"/>
    <w:rsid w:val="00D713F6"/>
    <w:rsid w:val="00D7190C"/>
    <w:rsid w:val="00D7192C"/>
    <w:rsid w:val="00D7215F"/>
    <w:rsid w:val="00D727B8"/>
    <w:rsid w:val="00D72BC9"/>
    <w:rsid w:val="00D72EC6"/>
    <w:rsid w:val="00D73A58"/>
    <w:rsid w:val="00D73D0A"/>
    <w:rsid w:val="00D74E03"/>
    <w:rsid w:val="00D7547C"/>
    <w:rsid w:val="00D755C7"/>
    <w:rsid w:val="00D75651"/>
    <w:rsid w:val="00D7573A"/>
    <w:rsid w:val="00D76094"/>
    <w:rsid w:val="00D77159"/>
    <w:rsid w:val="00D771E7"/>
    <w:rsid w:val="00D772F2"/>
    <w:rsid w:val="00D77504"/>
    <w:rsid w:val="00D801B3"/>
    <w:rsid w:val="00D8139B"/>
    <w:rsid w:val="00D81813"/>
    <w:rsid w:val="00D82047"/>
    <w:rsid w:val="00D82228"/>
    <w:rsid w:val="00D824A7"/>
    <w:rsid w:val="00D83326"/>
    <w:rsid w:val="00D837AC"/>
    <w:rsid w:val="00D84609"/>
    <w:rsid w:val="00D85C5E"/>
    <w:rsid w:val="00D8653A"/>
    <w:rsid w:val="00D866D0"/>
    <w:rsid w:val="00D8674C"/>
    <w:rsid w:val="00D87444"/>
    <w:rsid w:val="00D904EC"/>
    <w:rsid w:val="00D9056F"/>
    <w:rsid w:val="00D9098E"/>
    <w:rsid w:val="00D90A75"/>
    <w:rsid w:val="00D90D5D"/>
    <w:rsid w:val="00D91251"/>
    <w:rsid w:val="00D9150A"/>
    <w:rsid w:val="00D91590"/>
    <w:rsid w:val="00D9245B"/>
    <w:rsid w:val="00D926D7"/>
    <w:rsid w:val="00D92A9D"/>
    <w:rsid w:val="00D933D7"/>
    <w:rsid w:val="00D9477A"/>
    <w:rsid w:val="00D947BF"/>
    <w:rsid w:val="00D9510A"/>
    <w:rsid w:val="00D95235"/>
    <w:rsid w:val="00D95B69"/>
    <w:rsid w:val="00D96B7E"/>
    <w:rsid w:val="00D96C69"/>
    <w:rsid w:val="00D97F11"/>
    <w:rsid w:val="00DA0013"/>
    <w:rsid w:val="00DA0331"/>
    <w:rsid w:val="00DA05CA"/>
    <w:rsid w:val="00DA0B76"/>
    <w:rsid w:val="00DA0DB1"/>
    <w:rsid w:val="00DA0E5F"/>
    <w:rsid w:val="00DA110B"/>
    <w:rsid w:val="00DA12EF"/>
    <w:rsid w:val="00DA134C"/>
    <w:rsid w:val="00DA1650"/>
    <w:rsid w:val="00DA1A74"/>
    <w:rsid w:val="00DA1B1B"/>
    <w:rsid w:val="00DA201C"/>
    <w:rsid w:val="00DA2186"/>
    <w:rsid w:val="00DA21C4"/>
    <w:rsid w:val="00DA21DB"/>
    <w:rsid w:val="00DA25AB"/>
    <w:rsid w:val="00DA27A9"/>
    <w:rsid w:val="00DA32D8"/>
    <w:rsid w:val="00DA356D"/>
    <w:rsid w:val="00DA3C2D"/>
    <w:rsid w:val="00DA3C9C"/>
    <w:rsid w:val="00DA5737"/>
    <w:rsid w:val="00DA5911"/>
    <w:rsid w:val="00DA61B6"/>
    <w:rsid w:val="00DA67C8"/>
    <w:rsid w:val="00DA69BC"/>
    <w:rsid w:val="00DA7643"/>
    <w:rsid w:val="00DA7898"/>
    <w:rsid w:val="00DA7D93"/>
    <w:rsid w:val="00DA7EC6"/>
    <w:rsid w:val="00DA7F13"/>
    <w:rsid w:val="00DB04B8"/>
    <w:rsid w:val="00DB08AD"/>
    <w:rsid w:val="00DB0BAD"/>
    <w:rsid w:val="00DB0FD8"/>
    <w:rsid w:val="00DB138B"/>
    <w:rsid w:val="00DB18B2"/>
    <w:rsid w:val="00DB1B4E"/>
    <w:rsid w:val="00DB1B9A"/>
    <w:rsid w:val="00DB1DF0"/>
    <w:rsid w:val="00DB211D"/>
    <w:rsid w:val="00DB2795"/>
    <w:rsid w:val="00DB316E"/>
    <w:rsid w:val="00DB34F9"/>
    <w:rsid w:val="00DB3B94"/>
    <w:rsid w:val="00DB4048"/>
    <w:rsid w:val="00DB4205"/>
    <w:rsid w:val="00DB4AEB"/>
    <w:rsid w:val="00DB4BA5"/>
    <w:rsid w:val="00DB4EBE"/>
    <w:rsid w:val="00DB5236"/>
    <w:rsid w:val="00DB5322"/>
    <w:rsid w:val="00DB53A1"/>
    <w:rsid w:val="00DB6157"/>
    <w:rsid w:val="00DB63BB"/>
    <w:rsid w:val="00DB66F0"/>
    <w:rsid w:val="00DB6C79"/>
    <w:rsid w:val="00DB7654"/>
    <w:rsid w:val="00DB76B4"/>
    <w:rsid w:val="00DB77B6"/>
    <w:rsid w:val="00DC0417"/>
    <w:rsid w:val="00DC084C"/>
    <w:rsid w:val="00DC0A32"/>
    <w:rsid w:val="00DC0EA5"/>
    <w:rsid w:val="00DC1425"/>
    <w:rsid w:val="00DC220A"/>
    <w:rsid w:val="00DC2BD3"/>
    <w:rsid w:val="00DC35FD"/>
    <w:rsid w:val="00DC3C36"/>
    <w:rsid w:val="00DC41DC"/>
    <w:rsid w:val="00DC4259"/>
    <w:rsid w:val="00DC46E9"/>
    <w:rsid w:val="00DC520E"/>
    <w:rsid w:val="00DC553B"/>
    <w:rsid w:val="00DC558A"/>
    <w:rsid w:val="00DC5637"/>
    <w:rsid w:val="00DC5B32"/>
    <w:rsid w:val="00DC5FE6"/>
    <w:rsid w:val="00DC6166"/>
    <w:rsid w:val="00DC6E47"/>
    <w:rsid w:val="00DC6E4E"/>
    <w:rsid w:val="00DC728E"/>
    <w:rsid w:val="00DD01BA"/>
    <w:rsid w:val="00DD0FE6"/>
    <w:rsid w:val="00DD1087"/>
    <w:rsid w:val="00DD1624"/>
    <w:rsid w:val="00DD17DF"/>
    <w:rsid w:val="00DD24D4"/>
    <w:rsid w:val="00DD269B"/>
    <w:rsid w:val="00DD28B7"/>
    <w:rsid w:val="00DD2E0B"/>
    <w:rsid w:val="00DD3146"/>
    <w:rsid w:val="00DD31C3"/>
    <w:rsid w:val="00DD32AB"/>
    <w:rsid w:val="00DD3AED"/>
    <w:rsid w:val="00DD45EB"/>
    <w:rsid w:val="00DD49B5"/>
    <w:rsid w:val="00DD4AEB"/>
    <w:rsid w:val="00DD4B53"/>
    <w:rsid w:val="00DD4E60"/>
    <w:rsid w:val="00DD521C"/>
    <w:rsid w:val="00DD59D8"/>
    <w:rsid w:val="00DD5AE9"/>
    <w:rsid w:val="00DD5BEA"/>
    <w:rsid w:val="00DD5F59"/>
    <w:rsid w:val="00DD6622"/>
    <w:rsid w:val="00DD6A9F"/>
    <w:rsid w:val="00DD6B56"/>
    <w:rsid w:val="00DD6F15"/>
    <w:rsid w:val="00DD6F90"/>
    <w:rsid w:val="00DD75A2"/>
    <w:rsid w:val="00DD75B6"/>
    <w:rsid w:val="00DD7624"/>
    <w:rsid w:val="00DD76E4"/>
    <w:rsid w:val="00DD78BF"/>
    <w:rsid w:val="00DD7D9D"/>
    <w:rsid w:val="00DE05AE"/>
    <w:rsid w:val="00DE061F"/>
    <w:rsid w:val="00DE065A"/>
    <w:rsid w:val="00DE0E01"/>
    <w:rsid w:val="00DE13F8"/>
    <w:rsid w:val="00DE1A36"/>
    <w:rsid w:val="00DE1EAF"/>
    <w:rsid w:val="00DE1F98"/>
    <w:rsid w:val="00DE2113"/>
    <w:rsid w:val="00DE2A96"/>
    <w:rsid w:val="00DE31AC"/>
    <w:rsid w:val="00DE3782"/>
    <w:rsid w:val="00DE3864"/>
    <w:rsid w:val="00DE39D3"/>
    <w:rsid w:val="00DE39D6"/>
    <w:rsid w:val="00DE5242"/>
    <w:rsid w:val="00DE54D6"/>
    <w:rsid w:val="00DE5DBB"/>
    <w:rsid w:val="00DE62D2"/>
    <w:rsid w:val="00DE66B2"/>
    <w:rsid w:val="00DE6B6E"/>
    <w:rsid w:val="00DE6E0C"/>
    <w:rsid w:val="00DE6F20"/>
    <w:rsid w:val="00DE739C"/>
    <w:rsid w:val="00DE744D"/>
    <w:rsid w:val="00DE7B13"/>
    <w:rsid w:val="00DF031A"/>
    <w:rsid w:val="00DF098B"/>
    <w:rsid w:val="00DF0A1B"/>
    <w:rsid w:val="00DF144A"/>
    <w:rsid w:val="00DF1829"/>
    <w:rsid w:val="00DF1888"/>
    <w:rsid w:val="00DF18DA"/>
    <w:rsid w:val="00DF1B45"/>
    <w:rsid w:val="00DF1C61"/>
    <w:rsid w:val="00DF1C8D"/>
    <w:rsid w:val="00DF2364"/>
    <w:rsid w:val="00DF27CA"/>
    <w:rsid w:val="00DF2D78"/>
    <w:rsid w:val="00DF307E"/>
    <w:rsid w:val="00DF30EA"/>
    <w:rsid w:val="00DF3552"/>
    <w:rsid w:val="00DF3E61"/>
    <w:rsid w:val="00DF4479"/>
    <w:rsid w:val="00DF4554"/>
    <w:rsid w:val="00DF45D1"/>
    <w:rsid w:val="00DF464A"/>
    <w:rsid w:val="00DF4860"/>
    <w:rsid w:val="00DF4E2D"/>
    <w:rsid w:val="00DF5127"/>
    <w:rsid w:val="00DF518B"/>
    <w:rsid w:val="00DF5299"/>
    <w:rsid w:val="00DF534E"/>
    <w:rsid w:val="00DF5452"/>
    <w:rsid w:val="00DF5477"/>
    <w:rsid w:val="00DF54B0"/>
    <w:rsid w:val="00DF55E7"/>
    <w:rsid w:val="00DF5738"/>
    <w:rsid w:val="00DF675F"/>
    <w:rsid w:val="00DF6A5D"/>
    <w:rsid w:val="00DF6E80"/>
    <w:rsid w:val="00DF7151"/>
    <w:rsid w:val="00DF733B"/>
    <w:rsid w:val="00DF769C"/>
    <w:rsid w:val="00DF78DB"/>
    <w:rsid w:val="00DF7961"/>
    <w:rsid w:val="00E00B57"/>
    <w:rsid w:val="00E0103F"/>
    <w:rsid w:val="00E011B0"/>
    <w:rsid w:val="00E0177C"/>
    <w:rsid w:val="00E018A2"/>
    <w:rsid w:val="00E01A11"/>
    <w:rsid w:val="00E01CA3"/>
    <w:rsid w:val="00E02248"/>
    <w:rsid w:val="00E02720"/>
    <w:rsid w:val="00E02C43"/>
    <w:rsid w:val="00E02E07"/>
    <w:rsid w:val="00E02F5B"/>
    <w:rsid w:val="00E039D7"/>
    <w:rsid w:val="00E03BA0"/>
    <w:rsid w:val="00E04521"/>
    <w:rsid w:val="00E04780"/>
    <w:rsid w:val="00E04855"/>
    <w:rsid w:val="00E05299"/>
    <w:rsid w:val="00E05484"/>
    <w:rsid w:val="00E05694"/>
    <w:rsid w:val="00E066FD"/>
    <w:rsid w:val="00E07D54"/>
    <w:rsid w:val="00E104DC"/>
    <w:rsid w:val="00E10778"/>
    <w:rsid w:val="00E11189"/>
    <w:rsid w:val="00E11827"/>
    <w:rsid w:val="00E11FC3"/>
    <w:rsid w:val="00E11FF2"/>
    <w:rsid w:val="00E12CF4"/>
    <w:rsid w:val="00E1318E"/>
    <w:rsid w:val="00E1388C"/>
    <w:rsid w:val="00E13C5D"/>
    <w:rsid w:val="00E13D1A"/>
    <w:rsid w:val="00E14594"/>
    <w:rsid w:val="00E14880"/>
    <w:rsid w:val="00E15281"/>
    <w:rsid w:val="00E159AA"/>
    <w:rsid w:val="00E15A08"/>
    <w:rsid w:val="00E16215"/>
    <w:rsid w:val="00E1690D"/>
    <w:rsid w:val="00E16941"/>
    <w:rsid w:val="00E16AC7"/>
    <w:rsid w:val="00E174C3"/>
    <w:rsid w:val="00E17914"/>
    <w:rsid w:val="00E17DD6"/>
    <w:rsid w:val="00E20020"/>
    <w:rsid w:val="00E209B3"/>
    <w:rsid w:val="00E209FF"/>
    <w:rsid w:val="00E215D1"/>
    <w:rsid w:val="00E21CA6"/>
    <w:rsid w:val="00E21FC6"/>
    <w:rsid w:val="00E21FE7"/>
    <w:rsid w:val="00E22387"/>
    <w:rsid w:val="00E22DB7"/>
    <w:rsid w:val="00E2401D"/>
    <w:rsid w:val="00E2443E"/>
    <w:rsid w:val="00E2450A"/>
    <w:rsid w:val="00E245CE"/>
    <w:rsid w:val="00E24662"/>
    <w:rsid w:val="00E2490C"/>
    <w:rsid w:val="00E24B73"/>
    <w:rsid w:val="00E24F57"/>
    <w:rsid w:val="00E25643"/>
    <w:rsid w:val="00E259AB"/>
    <w:rsid w:val="00E25D48"/>
    <w:rsid w:val="00E25EE8"/>
    <w:rsid w:val="00E260AE"/>
    <w:rsid w:val="00E262C2"/>
    <w:rsid w:val="00E26F5E"/>
    <w:rsid w:val="00E26FE1"/>
    <w:rsid w:val="00E27015"/>
    <w:rsid w:val="00E272D5"/>
    <w:rsid w:val="00E2738C"/>
    <w:rsid w:val="00E273DF"/>
    <w:rsid w:val="00E27A5D"/>
    <w:rsid w:val="00E27FD6"/>
    <w:rsid w:val="00E3014B"/>
    <w:rsid w:val="00E3019C"/>
    <w:rsid w:val="00E3126C"/>
    <w:rsid w:val="00E3132A"/>
    <w:rsid w:val="00E31747"/>
    <w:rsid w:val="00E31A48"/>
    <w:rsid w:val="00E32648"/>
    <w:rsid w:val="00E32F98"/>
    <w:rsid w:val="00E339F5"/>
    <w:rsid w:val="00E33C4D"/>
    <w:rsid w:val="00E340B7"/>
    <w:rsid w:val="00E346EC"/>
    <w:rsid w:val="00E34A95"/>
    <w:rsid w:val="00E34CC0"/>
    <w:rsid w:val="00E3510B"/>
    <w:rsid w:val="00E35496"/>
    <w:rsid w:val="00E3589E"/>
    <w:rsid w:val="00E35997"/>
    <w:rsid w:val="00E35CC7"/>
    <w:rsid w:val="00E35FC6"/>
    <w:rsid w:val="00E35FD0"/>
    <w:rsid w:val="00E361F1"/>
    <w:rsid w:val="00E36218"/>
    <w:rsid w:val="00E36622"/>
    <w:rsid w:val="00E36A34"/>
    <w:rsid w:val="00E37893"/>
    <w:rsid w:val="00E40330"/>
    <w:rsid w:val="00E40625"/>
    <w:rsid w:val="00E41002"/>
    <w:rsid w:val="00E4156C"/>
    <w:rsid w:val="00E415B5"/>
    <w:rsid w:val="00E41650"/>
    <w:rsid w:val="00E41697"/>
    <w:rsid w:val="00E41F05"/>
    <w:rsid w:val="00E4224B"/>
    <w:rsid w:val="00E42604"/>
    <w:rsid w:val="00E42B50"/>
    <w:rsid w:val="00E43327"/>
    <w:rsid w:val="00E43408"/>
    <w:rsid w:val="00E43FF4"/>
    <w:rsid w:val="00E44F5A"/>
    <w:rsid w:val="00E45BF9"/>
    <w:rsid w:val="00E46589"/>
    <w:rsid w:val="00E465B4"/>
    <w:rsid w:val="00E46635"/>
    <w:rsid w:val="00E46A3D"/>
    <w:rsid w:val="00E47610"/>
    <w:rsid w:val="00E47767"/>
    <w:rsid w:val="00E47977"/>
    <w:rsid w:val="00E47CBD"/>
    <w:rsid w:val="00E500A6"/>
    <w:rsid w:val="00E501BC"/>
    <w:rsid w:val="00E50504"/>
    <w:rsid w:val="00E50B05"/>
    <w:rsid w:val="00E50B96"/>
    <w:rsid w:val="00E50C8E"/>
    <w:rsid w:val="00E50EFD"/>
    <w:rsid w:val="00E50F1C"/>
    <w:rsid w:val="00E51272"/>
    <w:rsid w:val="00E51542"/>
    <w:rsid w:val="00E516D3"/>
    <w:rsid w:val="00E52349"/>
    <w:rsid w:val="00E5238C"/>
    <w:rsid w:val="00E53185"/>
    <w:rsid w:val="00E53FA2"/>
    <w:rsid w:val="00E54118"/>
    <w:rsid w:val="00E5430D"/>
    <w:rsid w:val="00E5479A"/>
    <w:rsid w:val="00E54AEA"/>
    <w:rsid w:val="00E5541B"/>
    <w:rsid w:val="00E55E0E"/>
    <w:rsid w:val="00E56024"/>
    <w:rsid w:val="00E564D8"/>
    <w:rsid w:val="00E566D1"/>
    <w:rsid w:val="00E56F2F"/>
    <w:rsid w:val="00E57046"/>
    <w:rsid w:val="00E57245"/>
    <w:rsid w:val="00E57550"/>
    <w:rsid w:val="00E576AA"/>
    <w:rsid w:val="00E57B4B"/>
    <w:rsid w:val="00E6030A"/>
    <w:rsid w:val="00E606A3"/>
    <w:rsid w:val="00E60858"/>
    <w:rsid w:val="00E609F8"/>
    <w:rsid w:val="00E615A5"/>
    <w:rsid w:val="00E61D2E"/>
    <w:rsid w:val="00E61DEE"/>
    <w:rsid w:val="00E6283F"/>
    <w:rsid w:val="00E6362B"/>
    <w:rsid w:val="00E63AA9"/>
    <w:rsid w:val="00E63BF8"/>
    <w:rsid w:val="00E63FEC"/>
    <w:rsid w:val="00E642E3"/>
    <w:rsid w:val="00E64459"/>
    <w:rsid w:val="00E64ADE"/>
    <w:rsid w:val="00E6567B"/>
    <w:rsid w:val="00E65CA7"/>
    <w:rsid w:val="00E66982"/>
    <w:rsid w:val="00E66D38"/>
    <w:rsid w:val="00E67078"/>
    <w:rsid w:val="00E672C0"/>
    <w:rsid w:val="00E67338"/>
    <w:rsid w:val="00E679A7"/>
    <w:rsid w:val="00E67BC6"/>
    <w:rsid w:val="00E70068"/>
    <w:rsid w:val="00E70634"/>
    <w:rsid w:val="00E7082C"/>
    <w:rsid w:val="00E70AA7"/>
    <w:rsid w:val="00E70CA9"/>
    <w:rsid w:val="00E70D95"/>
    <w:rsid w:val="00E71544"/>
    <w:rsid w:val="00E718AC"/>
    <w:rsid w:val="00E71A08"/>
    <w:rsid w:val="00E71FAA"/>
    <w:rsid w:val="00E7268F"/>
    <w:rsid w:val="00E72E90"/>
    <w:rsid w:val="00E73FBA"/>
    <w:rsid w:val="00E7429A"/>
    <w:rsid w:val="00E74425"/>
    <w:rsid w:val="00E75DDF"/>
    <w:rsid w:val="00E76C35"/>
    <w:rsid w:val="00E76D6C"/>
    <w:rsid w:val="00E77B60"/>
    <w:rsid w:val="00E77BA9"/>
    <w:rsid w:val="00E801EA"/>
    <w:rsid w:val="00E80467"/>
    <w:rsid w:val="00E80891"/>
    <w:rsid w:val="00E8097B"/>
    <w:rsid w:val="00E80C21"/>
    <w:rsid w:val="00E80EED"/>
    <w:rsid w:val="00E80F1B"/>
    <w:rsid w:val="00E80FB8"/>
    <w:rsid w:val="00E812B1"/>
    <w:rsid w:val="00E813D1"/>
    <w:rsid w:val="00E815BD"/>
    <w:rsid w:val="00E81792"/>
    <w:rsid w:val="00E81C4B"/>
    <w:rsid w:val="00E81E2A"/>
    <w:rsid w:val="00E82085"/>
    <w:rsid w:val="00E828C1"/>
    <w:rsid w:val="00E82F8B"/>
    <w:rsid w:val="00E835C6"/>
    <w:rsid w:val="00E83C39"/>
    <w:rsid w:val="00E83D7B"/>
    <w:rsid w:val="00E84230"/>
    <w:rsid w:val="00E84536"/>
    <w:rsid w:val="00E84C85"/>
    <w:rsid w:val="00E855A7"/>
    <w:rsid w:val="00E85674"/>
    <w:rsid w:val="00E8586A"/>
    <w:rsid w:val="00E85A7D"/>
    <w:rsid w:val="00E85E5C"/>
    <w:rsid w:val="00E8604E"/>
    <w:rsid w:val="00E868B5"/>
    <w:rsid w:val="00E86B61"/>
    <w:rsid w:val="00E870AF"/>
    <w:rsid w:val="00E87146"/>
    <w:rsid w:val="00E871BF"/>
    <w:rsid w:val="00E902C1"/>
    <w:rsid w:val="00E906D0"/>
    <w:rsid w:val="00E90935"/>
    <w:rsid w:val="00E90E3E"/>
    <w:rsid w:val="00E916EF"/>
    <w:rsid w:val="00E91B72"/>
    <w:rsid w:val="00E92084"/>
    <w:rsid w:val="00E9232B"/>
    <w:rsid w:val="00E923F3"/>
    <w:rsid w:val="00E9299A"/>
    <w:rsid w:val="00E92A9A"/>
    <w:rsid w:val="00E92E14"/>
    <w:rsid w:val="00E92FC1"/>
    <w:rsid w:val="00E9308B"/>
    <w:rsid w:val="00E9331D"/>
    <w:rsid w:val="00E9363D"/>
    <w:rsid w:val="00E93FF5"/>
    <w:rsid w:val="00E949AB"/>
    <w:rsid w:val="00E94A51"/>
    <w:rsid w:val="00E94AD7"/>
    <w:rsid w:val="00E95447"/>
    <w:rsid w:val="00E965AA"/>
    <w:rsid w:val="00E96BEE"/>
    <w:rsid w:val="00E96FB2"/>
    <w:rsid w:val="00E9716C"/>
    <w:rsid w:val="00E978AE"/>
    <w:rsid w:val="00E978DE"/>
    <w:rsid w:val="00E97BB1"/>
    <w:rsid w:val="00E97FD5"/>
    <w:rsid w:val="00EA0178"/>
    <w:rsid w:val="00EA0636"/>
    <w:rsid w:val="00EA0B92"/>
    <w:rsid w:val="00EA0C36"/>
    <w:rsid w:val="00EA0C9B"/>
    <w:rsid w:val="00EA0E16"/>
    <w:rsid w:val="00EA117E"/>
    <w:rsid w:val="00EA1384"/>
    <w:rsid w:val="00EA18F9"/>
    <w:rsid w:val="00EA19BD"/>
    <w:rsid w:val="00EA1C67"/>
    <w:rsid w:val="00EA1D40"/>
    <w:rsid w:val="00EA1EEA"/>
    <w:rsid w:val="00EA248F"/>
    <w:rsid w:val="00EA277D"/>
    <w:rsid w:val="00EA3086"/>
    <w:rsid w:val="00EA346D"/>
    <w:rsid w:val="00EA3800"/>
    <w:rsid w:val="00EA3879"/>
    <w:rsid w:val="00EA38C2"/>
    <w:rsid w:val="00EA3EB4"/>
    <w:rsid w:val="00EA4CF2"/>
    <w:rsid w:val="00EA4EC9"/>
    <w:rsid w:val="00EA5352"/>
    <w:rsid w:val="00EA6023"/>
    <w:rsid w:val="00EA604E"/>
    <w:rsid w:val="00EA61DE"/>
    <w:rsid w:val="00EA68D4"/>
    <w:rsid w:val="00EA6D6C"/>
    <w:rsid w:val="00EA740D"/>
    <w:rsid w:val="00EA7425"/>
    <w:rsid w:val="00EA76F2"/>
    <w:rsid w:val="00EA7DF6"/>
    <w:rsid w:val="00EB01EB"/>
    <w:rsid w:val="00EB070D"/>
    <w:rsid w:val="00EB0A1E"/>
    <w:rsid w:val="00EB1018"/>
    <w:rsid w:val="00EB185A"/>
    <w:rsid w:val="00EB1A60"/>
    <w:rsid w:val="00EB2773"/>
    <w:rsid w:val="00EB2D49"/>
    <w:rsid w:val="00EB2DC2"/>
    <w:rsid w:val="00EB3405"/>
    <w:rsid w:val="00EB4DAA"/>
    <w:rsid w:val="00EB57AF"/>
    <w:rsid w:val="00EB5970"/>
    <w:rsid w:val="00EB61AE"/>
    <w:rsid w:val="00EB7106"/>
    <w:rsid w:val="00EB741F"/>
    <w:rsid w:val="00EB74EF"/>
    <w:rsid w:val="00EB766E"/>
    <w:rsid w:val="00EB7F19"/>
    <w:rsid w:val="00EC0500"/>
    <w:rsid w:val="00EC0540"/>
    <w:rsid w:val="00EC0649"/>
    <w:rsid w:val="00EC0A8D"/>
    <w:rsid w:val="00EC1265"/>
    <w:rsid w:val="00EC204A"/>
    <w:rsid w:val="00EC28AC"/>
    <w:rsid w:val="00EC294D"/>
    <w:rsid w:val="00EC3024"/>
    <w:rsid w:val="00EC32B1"/>
    <w:rsid w:val="00EC36CD"/>
    <w:rsid w:val="00EC3B37"/>
    <w:rsid w:val="00EC40D0"/>
    <w:rsid w:val="00EC439B"/>
    <w:rsid w:val="00EC48CA"/>
    <w:rsid w:val="00EC4C21"/>
    <w:rsid w:val="00EC5005"/>
    <w:rsid w:val="00EC5C31"/>
    <w:rsid w:val="00EC61FF"/>
    <w:rsid w:val="00EC6334"/>
    <w:rsid w:val="00EC65E3"/>
    <w:rsid w:val="00EC687A"/>
    <w:rsid w:val="00EC6C07"/>
    <w:rsid w:val="00EC6E59"/>
    <w:rsid w:val="00EC7995"/>
    <w:rsid w:val="00EC7F95"/>
    <w:rsid w:val="00ED0698"/>
    <w:rsid w:val="00ED0766"/>
    <w:rsid w:val="00ED1828"/>
    <w:rsid w:val="00ED1D7C"/>
    <w:rsid w:val="00ED1E32"/>
    <w:rsid w:val="00ED2357"/>
    <w:rsid w:val="00ED25EB"/>
    <w:rsid w:val="00ED27E7"/>
    <w:rsid w:val="00ED2A21"/>
    <w:rsid w:val="00ED2C12"/>
    <w:rsid w:val="00ED31BB"/>
    <w:rsid w:val="00ED37C2"/>
    <w:rsid w:val="00ED4C1D"/>
    <w:rsid w:val="00ED4C52"/>
    <w:rsid w:val="00ED50E6"/>
    <w:rsid w:val="00ED5363"/>
    <w:rsid w:val="00ED55B2"/>
    <w:rsid w:val="00ED58E7"/>
    <w:rsid w:val="00ED61EF"/>
    <w:rsid w:val="00ED67DD"/>
    <w:rsid w:val="00ED6BCA"/>
    <w:rsid w:val="00ED7318"/>
    <w:rsid w:val="00EE0186"/>
    <w:rsid w:val="00EE092F"/>
    <w:rsid w:val="00EE1429"/>
    <w:rsid w:val="00EE1C4D"/>
    <w:rsid w:val="00EE2042"/>
    <w:rsid w:val="00EE2400"/>
    <w:rsid w:val="00EE2D4B"/>
    <w:rsid w:val="00EE30DC"/>
    <w:rsid w:val="00EE39C3"/>
    <w:rsid w:val="00EE3A15"/>
    <w:rsid w:val="00EE3B80"/>
    <w:rsid w:val="00EE3E5A"/>
    <w:rsid w:val="00EE3F3F"/>
    <w:rsid w:val="00EE448E"/>
    <w:rsid w:val="00EE4582"/>
    <w:rsid w:val="00EE5454"/>
    <w:rsid w:val="00EE563F"/>
    <w:rsid w:val="00EE59E3"/>
    <w:rsid w:val="00EE5B73"/>
    <w:rsid w:val="00EE6119"/>
    <w:rsid w:val="00EE65F1"/>
    <w:rsid w:val="00EE6C2B"/>
    <w:rsid w:val="00EE71AC"/>
    <w:rsid w:val="00EE71F3"/>
    <w:rsid w:val="00EE7240"/>
    <w:rsid w:val="00EE7C7F"/>
    <w:rsid w:val="00EF008C"/>
    <w:rsid w:val="00EF08B9"/>
    <w:rsid w:val="00EF0A3B"/>
    <w:rsid w:val="00EF0D92"/>
    <w:rsid w:val="00EF0F9D"/>
    <w:rsid w:val="00EF1441"/>
    <w:rsid w:val="00EF1B6B"/>
    <w:rsid w:val="00EF1E96"/>
    <w:rsid w:val="00EF2C70"/>
    <w:rsid w:val="00EF2D20"/>
    <w:rsid w:val="00EF3198"/>
    <w:rsid w:val="00EF365A"/>
    <w:rsid w:val="00EF3728"/>
    <w:rsid w:val="00EF3FB7"/>
    <w:rsid w:val="00EF437E"/>
    <w:rsid w:val="00EF45C8"/>
    <w:rsid w:val="00EF46D8"/>
    <w:rsid w:val="00EF477C"/>
    <w:rsid w:val="00EF4C14"/>
    <w:rsid w:val="00EF51E5"/>
    <w:rsid w:val="00EF5B48"/>
    <w:rsid w:val="00EF5C12"/>
    <w:rsid w:val="00EF5F11"/>
    <w:rsid w:val="00EF6535"/>
    <w:rsid w:val="00EF6624"/>
    <w:rsid w:val="00EF6973"/>
    <w:rsid w:val="00EF6BBD"/>
    <w:rsid w:val="00EF6D87"/>
    <w:rsid w:val="00EF7877"/>
    <w:rsid w:val="00F01529"/>
    <w:rsid w:val="00F0189F"/>
    <w:rsid w:val="00F01AA3"/>
    <w:rsid w:val="00F0343D"/>
    <w:rsid w:val="00F03CE1"/>
    <w:rsid w:val="00F0425B"/>
    <w:rsid w:val="00F046B2"/>
    <w:rsid w:val="00F05056"/>
    <w:rsid w:val="00F05B26"/>
    <w:rsid w:val="00F0627D"/>
    <w:rsid w:val="00F063AC"/>
    <w:rsid w:val="00F063FC"/>
    <w:rsid w:val="00F071D2"/>
    <w:rsid w:val="00F073BF"/>
    <w:rsid w:val="00F07428"/>
    <w:rsid w:val="00F07A4B"/>
    <w:rsid w:val="00F10095"/>
    <w:rsid w:val="00F10157"/>
    <w:rsid w:val="00F1053F"/>
    <w:rsid w:val="00F109E5"/>
    <w:rsid w:val="00F10EB7"/>
    <w:rsid w:val="00F11BF6"/>
    <w:rsid w:val="00F11C52"/>
    <w:rsid w:val="00F120D4"/>
    <w:rsid w:val="00F12899"/>
    <w:rsid w:val="00F12960"/>
    <w:rsid w:val="00F12CCB"/>
    <w:rsid w:val="00F130AB"/>
    <w:rsid w:val="00F13C4D"/>
    <w:rsid w:val="00F14166"/>
    <w:rsid w:val="00F148D4"/>
    <w:rsid w:val="00F14FC5"/>
    <w:rsid w:val="00F155ED"/>
    <w:rsid w:val="00F15853"/>
    <w:rsid w:val="00F15A1B"/>
    <w:rsid w:val="00F15A83"/>
    <w:rsid w:val="00F15D2E"/>
    <w:rsid w:val="00F15D53"/>
    <w:rsid w:val="00F1614C"/>
    <w:rsid w:val="00F1751B"/>
    <w:rsid w:val="00F175CD"/>
    <w:rsid w:val="00F17A8C"/>
    <w:rsid w:val="00F17D06"/>
    <w:rsid w:val="00F20235"/>
    <w:rsid w:val="00F207DE"/>
    <w:rsid w:val="00F20982"/>
    <w:rsid w:val="00F20B0E"/>
    <w:rsid w:val="00F20BB8"/>
    <w:rsid w:val="00F20E9A"/>
    <w:rsid w:val="00F21387"/>
    <w:rsid w:val="00F219C8"/>
    <w:rsid w:val="00F21C96"/>
    <w:rsid w:val="00F2218A"/>
    <w:rsid w:val="00F22C3B"/>
    <w:rsid w:val="00F22D0A"/>
    <w:rsid w:val="00F2330A"/>
    <w:rsid w:val="00F23A30"/>
    <w:rsid w:val="00F23BBE"/>
    <w:rsid w:val="00F247B5"/>
    <w:rsid w:val="00F24993"/>
    <w:rsid w:val="00F25715"/>
    <w:rsid w:val="00F25B79"/>
    <w:rsid w:val="00F2649E"/>
    <w:rsid w:val="00F271BB"/>
    <w:rsid w:val="00F2760A"/>
    <w:rsid w:val="00F2785A"/>
    <w:rsid w:val="00F300BF"/>
    <w:rsid w:val="00F3017B"/>
    <w:rsid w:val="00F3052A"/>
    <w:rsid w:val="00F30E92"/>
    <w:rsid w:val="00F30FC6"/>
    <w:rsid w:val="00F31547"/>
    <w:rsid w:val="00F31586"/>
    <w:rsid w:val="00F316AA"/>
    <w:rsid w:val="00F318D9"/>
    <w:rsid w:val="00F31ECE"/>
    <w:rsid w:val="00F31FA4"/>
    <w:rsid w:val="00F31FD8"/>
    <w:rsid w:val="00F3211F"/>
    <w:rsid w:val="00F32855"/>
    <w:rsid w:val="00F32C28"/>
    <w:rsid w:val="00F32F9B"/>
    <w:rsid w:val="00F33255"/>
    <w:rsid w:val="00F334BD"/>
    <w:rsid w:val="00F33AF8"/>
    <w:rsid w:val="00F33D24"/>
    <w:rsid w:val="00F340E8"/>
    <w:rsid w:val="00F34AC7"/>
    <w:rsid w:val="00F34B4E"/>
    <w:rsid w:val="00F34E5F"/>
    <w:rsid w:val="00F35E3D"/>
    <w:rsid w:val="00F361DE"/>
    <w:rsid w:val="00F36564"/>
    <w:rsid w:val="00F3702D"/>
    <w:rsid w:val="00F3798A"/>
    <w:rsid w:val="00F379DB"/>
    <w:rsid w:val="00F379DE"/>
    <w:rsid w:val="00F40C20"/>
    <w:rsid w:val="00F40C50"/>
    <w:rsid w:val="00F411B2"/>
    <w:rsid w:val="00F4195D"/>
    <w:rsid w:val="00F41E0A"/>
    <w:rsid w:val="00F41F2F"/>
    <w:rsid w:val="00F42894"/>
    <w:rsid w:val="00F42AA6"/>
    <w:rsid w:val="00F42CFA"/>
    <w:rsid w:val="00F4302E"/>
    <w:rsid w:val="00F43927"/>
    <w:rsid w:val="00F43BCC"/>
    <w:rsid w:val="00F44FF1"/>
    <w:rsid w:val="00F45709"/>
    <w:rsid w:val="00F45720"/>
    <w:rsid w:val="00F460A6"/>
    <w:rsid w:val="00F460CD"/>
    <w:rsid w:val="00F46254"/>
    <w:rsid w:val="00F4630D"/>
    <w:rsid w:val="00F4662E"/>
    <w:rsid w:val="00F4666D"/>
    <w:rsid w:val="00F46798"/>
    <w:rsid w:val="00F4693A"/>
    <w:rsid w:val="00F469C1"/>
    <w:rsid w:val="00F4700C"/>
    <w:rsid w:val="00F4704F"/>
    <w:rsid w:val="00F470E5"/>
    <w:rsid w:val="00F509D4"/>
    <w:rsid w:val="00F51606"/>
    <w:rsid w:val="00F51FA6"/>
    <w:rsid w:val="00F52057"/>
    <w:rsid w:val="00F5210C"/>
    <w:rsid w:val="00F52729"/>
    <w:rsid w:val="00F52794"/>
    <w:rsid w:val="00F52A2D"/>
    <w:rsid w:val="00F5316C"/>
    <w:rsid w:val="00F53FF0"/>
    <w:rsid w:val="00F5445D"/>
    <w:rsid w:val="00F54800"/>
    <w:rsid w:val="00F5496B"/>
    <w:rsid w:val="00F54E74"/>
    <w:rsid w:val="00F54EAE"/>
    <w:rsid w:val="00F55253"/>
    <w:rsid w:val="00F55AF8"/>
    <w:rsid w:val="00F55B4B"/>
    <w:rsid w:val="00F55DB1"/>
    <w:rsid w:val="00F56288"/>
    <w:rsid w:val="00F562E3"/>
    <w:rsid w:val="00F56393"/>
    <w:rsid w:val="00F56A35"/>
    <w:rsid w:val="00F57234"/>
    <w:rsid w:val="00F5728A"/>
    <w:rsid w:val="00F57539"/>
    <w:rsid w:val="00F577B0"/>
    <w:rsid w:val="00F5796C"/>
    <w:rsid w:val="00F57ABD"/>
    <w:rsid w:val="00F600C0"/>
    <w:rsid w:val="00F600F6"/>
    <w:rsid w:val="00F60342"/>
    <w:rsid w:val="00F60D7E"/>
    <w:rsid w:val="00F6136B"/>
    <w:rsid w:val="00F6145A"/>
    <w:rsid w:val="00F61789"/>
    <w:rsid w:val="00F61F45"/>
    <w:rsid w:val="00F627D8"/>
    <w:rsid w:val="00F63194"/>
    <w:rsid w:val="00F63383"/>
    <w:rsid w:val="00F6370E"/>
    <w:rsid w:val="00F643FB"/>
    <w:rsid w:val="00F64745"/>
    <w:rsid w:val="00F64829"/>
    <w:rsid w:val="00F64E82"/>
    <w:rsid w:val="00F65318"/>
    <w:rsid w:val="00F657FE"/>
    <w:rsid w:val="00F6586D"/>
    <w:rsid w:val="00F65B43"/>
    <w:rsid w:val="00F65EAF"/>
    <w:rsid w:val="00F65F72"/>
    <w:rsid w:val="00F6613D"/>
    <w:rsid w:val="00F66A2A"/>
    <w:rsid w:val="00F66D17"/>
    <w:rsid w:val="00F66FA2"/>
    <w:rsid w:val="00F67170"/>
    <w:rsid w:val="00F67499"/>
    <w:rsid w:val="00F70F3F"/>
    <w:rsid w:val="00F72531"/>
    <w:rsid w:val="00F725E5"/>
    <w:rsid w:val="00F72AD2"/>
    <w:rsid w:val="00F72D07"/>
    <w:rsid w:val="00F72E77"/>
    <w:rsid w:val="00F734D9"/>
    <w:rsid w:val="00F740F1"/>
    <w:rsid w:val="00F74321"/>
    <w:rsid w:val="00F747AA"/>
    <w:rsid w:val="00F74DBE"/>
    <w:rsid w:val="00F74FA5"/>
    <w:rsid w:val="00F756D0"/>
    <w:rsid w:val="00F75770"/>
    <w:rsid w:val="00F76059"/>
    <w:rsid w:val="00F760E6"/>
    <w:rsid w:val="00F7637E"/>
    <w:rsid w:val="00F7649F"/>
    <w:rsid w:val="00F766B0"/>
    <w:rsid w:val="00F770A5"/>
    <w:rsid w:val="00F777D0"/>
    <w:rsid w:val="00F77FB7"/>
    <w:rsid w:val="00F80CA6"/>
    <w:rsid w:val="00F80EE0"/>
    <w:rsid w:val="00F811C2"/>
    <w:rsid w:val="00F814A2"/>
    <w:rsid w:val="00F818AF"/>
    <w:rsid w:val="00F81976"/>
    <w:rsid w:val="00F81D46"/>
    <w:rsid w:val="00F822DB"/>
    <w:rsid w:val="00F8266C"/>
    <w:rsid w:val="00F82C0A"/>
    <w:rsid w:val="00F83DA1"/>
    <w:rsid w:val="00F8470C"/>
    <w:rsid w:val="00F847F8"/>
    <w:rsid w:val="00F84FD9"/>
    <w:rsid w:val="00F85119"/>
    <w:rsid w:val="00F85822"/>
    <w:rsid w:val="00F85C98"/>
    <w:rsid w:val="00F870FF"/>
    <w:rsid w:val="00F87657"/>
    <w:rsid w:val="00F87BBF"/>
    <w:rsid w:val="00F87E59"/>
    <w:rsid w:val="00F90070"/>
    <w:rsid w:val="00F90AD7"/>
    <w:rsid w:val="00F90D66"/>
    <w:rsid w:val="00F910B0"/>
    <w:rsid w:val="00F9159B"/>
    <w:rsid w:val="00F9164A"/>
    <w:rsid w:val="00F91B13"/>
    <w:rsid w:val="00F9254D"/>
    <w:rsid w:val="00F93533"/>
    <w:rsid w:val="00F942AA"/>
    <w:rsid w:val="00F94527"/>
    <w:rsid w:val="00F945E3"/>
    <w:rsid w:val="00F94AD2"/>
    <w:rsid w:val="00F95643"/>
    <w:rsid w:val="00F95705"/>
    <w:rsid w:val="00F957A1"/>
    <w:rsid w:val="00F95A1F"/>
    <w:rsid w:val="00F95ADB"/>
    <w:rsid w:val="00F95D75"/>
    <w:rsid w:val="00F961EE"/>
    <w:rsid w:val="00F969BB"/>
    <w:rsid w:val="00F96E6C"/>
    <w:rsid w:val="00F9777F"/>
    <w:rsid w:val="00F97AE5"/>
    <w:rsid w:val="00F97ED2"/>
    <w:rsid w:val="00FA0519"/>
    <w:rsid w:val="00FA05AA"/>
    <w:rsid w:val="00FA09AD"/>
    <w:rsid w:val="00FA0AB9"/>
    <w:rsid w:val="00FA0B51"/>
    <w:rsid w:val="00FA0DB2"/>
    <w:rsid w:val="00FA0EA0"/>
    <w:rsid w:val="00FA1074"/>
    <w:rsid w:val="00FA10A5"/>
    <w:rsid w:val="00FA15F8"/>
    <w:rsid w:val="00FA184A"/>
    <w:rsid w:val="00FA19F3"/>
    <w:rsid w:val="00FA1BDF"/>
    <w:rsid w:val="00FA2250"/>
    <w:rsid w:val="00FA26BB"/>
    <w:rsid w:val="00FA276A"/>
    <w:rsid w:val="00FA2780"/>
    <w:rsid w:val="00FA27F3"/>
    <w:rsid w:val="00FA3747"/>
    <w:rsid w:val="00FA3787"/>
    <w:rsid w:val="00FA3B15"/>
    <w:rsid w:val="00FA465A"/>
    <w:rsid w:val="00FA4B89"/>
    <w:rsid w:val="00FA4F5A"/>
    <w:rsid w:val="00FA5104"/>
    <w:rsid w:val="00FA52DD"/>
    <w:rsid w:val="00FA5554"/>
    <w:rsid w:val="00FA55F3"/>
    <w:rsid w:val="00FA5B36"/>
    <w:rsid w:val="00FA5F4F"/>
    <w:rsid w:val="00FA60AB"/>
    <w:rsid w:val="00FA68DF"/>
    <w:rsid w:val="00FA6C0E"/>
    <w:rsid w:val="00FA6F79"/>
    <w:rsid w:val="00FA774E"/>
    <w:rsid w:val="00FA7AD9"/>
    <w:rsid w:val="00FA7E87"/>
    <w:rsid w:val="00FB002A"/>
    <w:rsid w:val="00FB0895"/>
    <w:rsid w:val="00FB0EB0"/>
    <w:rsid w:val="00FB0F90"/>
    <w:rsid w:val="00FB183E"/>
    <w:rsid w:val="00FB183F"/>
    <w:rsid w:val="00FB1892"/>
    <w:rsid w:val="00FB2578"/>
    <w:rsid w:val="00FB2820"/>
    <w:rsid w:val="00FB2C99"/>
    <w:rsid w:val="00FB3404"/>
    <w:rsid w:val="00FB370C"/>
    <w:rsid w:val="00FB3765"/>
    <w:rsid w:val="00FB38FD"/>
    <w:rsid w:val="00FB39DC"/>
    <w:rsid w:val="00FB3A7F"/>
    <w:rsid w:val="00FB3B90"/>
    <w:rsid w:val="00FB4350"/>
    <w:rsid w:val="00FB47FF"/>
    <w:rsid w:val="00FB4E6F"/>
    <w:rsid w:val="00FB51B7"/>
    <w:rsid w:val="00FB57EE"/>
    <w:rsid w:val="00FB5AEB"/>
    <w:rsid w:val="00FB5F99"/>
    <w:rsid w:val="00FB6236"/>
    <w:rsid w:val="00FB63AA"/>
    <w:rsid w:val="00FB69C2"/>
    <w:rsid w:val="00FB6B84"/>
    <w:rsid w:val="00FB6F99"/>
    <w:rsid w:val="00FB7BA7"/>
    <w:rsid w:val="00FB7BC5"/>
    <w:rsid w:val="00FB7E58"/>
    <w:rsid w:val="00FC00B9"/>
    <w:rsid w:val="00FC013A"/>
    <w:rsid w:val="00FC029E"/>
    <w:rsid w:val="00FC0836"/>
    <w:rsid w:val="00FC0E6C"/>
    <w:rsid w:val="00FC1AF1"/>
    <w:rsid w:val="00FC1CC8"/>
    <w:rsid w:val="00FC1CF9"/>
    <w:rsid w:val="00FC1D50"/>
    <w:rsid w:val="00FC2A58"/>
    <w:rsid w:val="00FC2C79"/>
    <w:rsid w:val="00FC2EB9"/>
    <w:rsid w:val="00FC2F5C"/>
    <w:rsid w:val="00FC3415"/>
    <w:rsid w:val="00FC49D4"/>
    <w:rsid w:val="00FC4ECD"/>
    <w:rsid w:val="00FC5388"/>
    <w:rsid w:val="00FC55F1"/>
    <w:rsid w:val="00FC5CB5"/>
    <w:rsid w:val="00FC5EFA"/>
    <w:rsid w:val="00FC6128"/>
    <w:rsid w:val="00FC6191"/>
    <w:rsid w:val="00FC6350"/>
    <w:rsid w:val="00FC66AF"/>
    <w:rsid w:val="00FC6D3F"/>
    <w:rsid w:val="00FC6D7A"/>
    <w:rsid w:val="00FC6EDE"/>
    <w:rsid w:val="00FC7D60"/>
    <w:rsid w:val="00FC7DE2"/>
    <w:rsid w:val="00FC7E2F"/>
    <w:rsid w:val="00FD09E1"/>
    <w:rsid w:val="00FD0AB1"/>
    <w:rsid w:val="00FD0C3C"/>
    <w:rsid w:val="00FD0D19"/>
    <w:rsid w:val="00FD0DDD"/>
    <w:rsid w:val="00FD1102"/>
    <w:rsid w:val="00FD1328"/>
    <w:rsid w:val="00FD1A88"/>
    <w:rsid w:val="00FD1A9B"/>
    <w:rsid w:val="00FD1B2A"/>
    <w:rsid w:val="00FD2086"/>
    <w:rsid w:val="00FD27CD"/>
    <w:rsid w:val="00FD2C9C"/>
    <w:rsid w:val="00FD2D59"/>
    <w:rsid w:val="00FD2E39"/>
    <w:rsid w:val="00FD312A"/>
    <w:rsid w:val="00FD3230"/>
    <w:rsid w:val="00FD4047"/>
    <w:rsid w:val="00FD52C9"/>
    <w:rsid w:val="00FD555D"/>
    <w:rsid w:val="00FD55CD"/>
    <w:rsid w:val="00FD59A5"/>
    <w:rsid w:val="00FD64C9"/>
    <w:rsid w:val="00FD7D95"/>
    <w:rsid w:val="00FE0D1D"/>
    <w:rsid w:val="00FE1067"/>
    <w:rsid w:val="00FE1510"/>
    <w:rsid w:val="00FE1575"/>
    <w:rsid w:val="00FE1B05"/>
    <w:rsid w:val="00FE243A"/>
    <w:rsid w:val="00FE29EE"/>
    <w:rsid w:val="00FE2C32"/>
    <w:rsid w:val="00FE2CCA"/>
    <w:rsid w:val="00FE33D6"/>
    <w:rsid w:val="00FE34F3"/>
    <w:rsid w:val="00FE3FAC"/>
    <w:rsid w:val="00FE4A94"/>
    <w:rsid w:val="00FE4C35"/>
    <w:rsid w:val="00FE57FD"/>
    <w:rsid w:val="00FE5B11"/>
    <w:rsid w:val="00FE5D05"/>
    <w:rsid w:val="00FE5D68"/>
    <w:rsid w:val="00FE5F1C"/>
    <w:rsid w:val="00FE60CD"/>
    <w:rsid w:val="00FE61BC"/>
    <w:rsid w:val="00FE6370"/>
    <w:rsid w:val="00FE647C"/>
    <w:rsid w:val="00FE6C82"/>
    <w:rsid w:val="00FE728A"/>
    <w:rsid w:val="00FF09E7"/>
    <w:rsid w:val="00FF0E5C"/>
    <w:rsid w:val="00FF1079"/>
    <w:rsid w:val="00FF1B7B"/>
    <w:rsid w:val="00FF21B6"/>
    <w:rsid w:val="00FF229E"/>
    <w:rsid w:val="00FF299E"/>
    <w:rsid w:val="00FF2A82"/>
    <w:rsid w:val="00FF2AE8"/>
    <w:rsid w:val="00FF2D09"/>
    <w:rsid w:val="00FF3395"/>
    <w:rsid w:val="00FF355A"/>
    <w:rsid w:val="00FF3809"/>
    <w:rsid w:val="00FF5F25"/>
    <w:rsid w:val="00FF632A"/>
    <w:rsid w:val="00FF66E6"/>
    <w:rsid w:val="00FF684C"/>
    <w:rsid w:val="00FF6DCA"/>
    <w:rsid w:val="00FF7429"/>
    <w:rsid w:val="00FF7C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1A0ABC"/>
  <w15:docId w15:val="{E4AFABCB-A8D3-44A6-B3BC-D3590627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07C5"/>
    <w:pPr>
      <w:jc w:val="both"/>
    </w:pPr>
    <w:rPr>
      <w:sz w:val="26"/>
      <w:szCs w:val="26"/>
    </w:rPr>
  </w:style>
  <w:style w:type="paragraph" w:styleId="Ttulo1">
    <w:name w:val="heading 1"/>
    <w:basedOn w:val="Normal"/>
    <w:next w:val="Normal"/>
    <w:qFormat/>
    <w:rsid w:val="00866F4E"/>
    <w:pPr>
      <w:keepNext/>
      <w:spacing w:line="360" w:lineRule="exact"/>
      <w:jc w:val="left"/>
      <w:outlineLvl w:val="0"/>
    </w:pPr>
    <w:rPr>
      <w:b/>
      <w:bCs/>
      <w:sz w:val="24"/>
      <w:szCs w:val="24"/>
    </w:rPr>
  </w:style>
  <w:style w:type="paragraph" w:styleId="Ttulo2">
    <w:name w:val="heading 2"/>
    <w:basedOn w:val="Normal"/>
    <w:next w:val="Normal"/>
    <w:qFormat/>
    <w:rsid w:val="00866F4E"/>
    <w:pPr>
      <w:keepNext/>
      <w:spacing w:line="360" w:lineRule="exact"/>
      <w:jc w:val="center"/>
      <w:outlineLvl w:val="1"/>
    </w:pPr>
    <w:rPr>
      <w:b/>
      <w:bCs/>
      <w:sz w:val="24"/>
      <w:szCs w:val="24"/>
    </w:rPr>
  </w:style>
  <w:style w:type="paragraph" w:styleId="Ttulo3">
    <w:name w:val="heading 3"/>
    <w:basedOn w:val="Normal"/>
    <w:next w:val="Normal"/>
    <w:qFormat/>
    <w:rsid w:val="00866F4E"/>
    <w:pPr>
      <w:keepNext/>
      <w:spacing w:line="360" w:lineRule="exact"/>
      <w:outlineLvl w:val="2"/>
    </w:pPr>
    <w:rPr>
      <w:b/>
      <w:bCs/>
      <w:sz w:val="24"/>
      <w:szCs w:val="24"/>
    </w:rPr>
  </w:style>
  <w:style w:type="paragraph" w:styleId="Ttulo4">
    <w:name w:val="heading 4"/>
    <w:basedOn w:val="Normal"/>
    <w:next w:val="Normal"/>
    <w:qFormat/>
    <w:rsid w:val="00866F4E"/>
    <w:pPr>
      <w:keepNext/>
      <w:spacing w:before="120" w:line="320" w:lineRule="exact"/>
      <w:jc w:val="center"/>
      <w:outlineLvl w:val="3"/>
    </w:pPr>
    <w:rPr>
      <w:b/>
      <w:bCs/>
    </w:rPr>
  </w:style>
  <w:style w:type="paragraph" w:styleId="Ttulo5">
    <w:name w:val="heading 5"/>
    <w:basedOn w:val="Normal"/>
    <w:next w:val="Normal"/>
    <w:uiPriority w:val="9"/>
    <w:qFormat/>
    <w:rsid w:val="00866F4E"/>
    <w:pPr>
      <w:keepNext/>
      <w:spacing w:before="600" w:line="320" w:lineRule="atLeast"/>
      <w:jc w:val="center"/>
      <w:outlineLvl w:val="4"/>
    </w:pPr>
    <w:rPr>
      <w:b/>
      <w:bCs/>
      <w:sz w:val="23"/>
      <w:szCs w:val="23"/>
    </w:rPr>
  </w:style>
  <w:style w:type="paragraph" w:styleId="Ttulo6">
    <w:name w:val="heading 6"/>
    <w:basedOn w:val="Normal"/>
    <w:next w:val="Normal"/>
    <w:uiPriority w:val="9"/>
    <w:qFormat/>
    <w:rsid w:val="00866F4E"/>
    <w:pPr>
      <w:keepNext/>
      <w:spacing w:line="320" w:lineRule="exact"/>
      <w:ind w:left="708"/>
      <w:outlineLvl w:val="5"/>
    </w:pPr>
  </w:style>
  <w:style w:type="paragraph" w:styleId="Ttulo7">
    <w:name w:val="heading 7"/>
    <w:basedOn w:val="Normal"/>
    <w:next w:val="Normal"/>
    <w:uiPriority w:val="9"/>
    <w:qFormat/>
    <w:rsid w:val="00866F4E"/>
    <w:pPr>
      <w:keepNext/>
      <w:spacing w:line="320" w:lineRule="exact"/>
      <w:jc w:val="right"/>
      <w:outlineLvl w:val="6"/>
    </w:pPr>
    <w:rPr>
      <w:rFonts w:ascii="Frutiger Light" w:hAnsi="Frutiger Light"/>
      <w:u w:val="single"/>
    </w:rPr>
  </w:style>
  <w:style w:type="paragraph" w:styleId="Ttulo8">
    <w:name w:val="heading 8"/>
    <w:basedOn w:val="Normal"/>
    <w:next w:val="Normal"/>
    <w:uiPriority w:val="9"/>
    <w:qFormat/>
    <w:rsid w:val="00866F4E"/>
    <w:pPr>
      <w:keepNext/>
      <w:spacing w:line="320" w:lineRule="exact"/>
      <w:outlineLvl w:val="7"/>
    </w:pPr>
    <w:rPr>
      <w:rFonts w:ascii="Frutiger Light" w:hAnsi="Frutiger Light"/>
      <w:u w:val="single"/>
    </w:rPr>
  </w:style>
  <w:style w:type="paragraph" w:styleId="Ttulo9">
    <w:name w:val="heading 9"/>
    <w:basedOn w:val="Normal"/>
    <w:next w:val="Normal"/>
    <w:uiPriority w:val="9"/>
    <w:qFormat/>
    <w:rsid w:val="00866F4E"/>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harCharCharCharChar2CharCharChar1CharCharCharCharCharCharCharCharCharCharCharCharCharCharCharCharCharCharCharCharCharCharChar">
    <w:name w:val="Char Char Char Char Char2 Char Char Char1 Char Char Char Char Char Char Char Char Char Char Char Char Char Char Char Char Char Char Char Char Char Char Char"/>
    <w:basedOn w:val="Normal"/>
    <w:rsid w:val="00742A85"/>
    <w:pPr>
      <w:spacing w:after="160" w:line="240" w:lineRule="exact"/>
      <w:jc w:val="left"/>
    </w:pPr>
    <w:rPr>
      <w:rFonts w:ascii="Verdana" w:hAnsi="Verdana"/>
      <w:sz w:val="20"/>
      <w:szCs w:val="20"/>
      <w:lang w:val="en-US" w:eastAsia="en-US"/>
    </w:rPr>
  </w:style>
  <w:style w:type="paragraph" w:customStyle="1" w:styleId="citcar">
    <w:name w:val="citcar"/>
    <w:basedOn w:val="Normal"/>
    <w:rsid w:val="00866F4E"/>
    <w:pPr>
      <w:widowControl w:val="0"/>
      <w:spacing w:line="240" w:lineRule="exact"/>
      <w:ind w:left="1134" w:right="1134"/>
    </w:pPr>
  </w:style>
  <w:style w:type="paragraph" w:customStyle="1" w:styleId="citpet">
    <w:name w:val="citpet"/>
    <w:basedOn w:val="citcar"/>
    <w:rsid w:val="00866F4E"/>
    <w:pPr>
      <w:ind w:left="1418" w:right="1418"/>
    </w:pPr>
    <w:rPr>
      <w:sz w:val="20"/>
      <w:szCs w:val="20"/>
    </w:rPr>
  </w:style>
  <w:style w:type="paragraph" w:customStyle="1" w:styleId="MF1">
    <w:name w:val="MF1"/>
    <w:basedOn w:val="Normal"/>
    <w:autoRedefine/>
    <w:rsid w:val="00866F4E"/>
    <w:pPr>
      <w:spacing w:line="320" w:lineRule="exact"/>
      <w:jc w:val="center"/>
    </w:pPr>
    <w:rPr>
      <w:b/>
      <w:bCs/>
      <w:smallCaps/>
      <w:sz w:val="24"/>
      <w:szCs w:val="24"/>
    </w:rPr>
  </w:style>
  <w:style w:type="paragraph" w:customStyle="1" w:styleId="MF2">
    <w:name w:val="MF2"/>
    <w:basedOn w:val="Normal"/>
    <w:autoRedefine/>
    <w:rsid w:val="00866F4E"/>
    <w:pPr>
      <w:numPr>
        <w:numId w:val="1"/>
      </w:numPr>
      <w:spacing w:line="320" w:lineRule="exact"/>
    </w:pPr>
    <w:rPr>
      <w:b/>
      <w:bCs/>
      <w:sz w:val="20"/>
      <w:szCs w:val="20"/>
    </w:rPr>
  </w:style>
  <w:style w:type="paragraph" w:styleId="Corpodetexto2">
    <w:name w:val="Body Text 2"/>
    <w:basedOn w:val="Normal"/>
    <w:rsid w:val="00866F4E"/>
    <w:pPr>
      <w:spacing w:line="360" w:lineRule="exact"/>
      <w:jc w:val="center"/>
    </w:pPr>
    <w:rPr>
      <w:b/>
      <w:bCs/>
      <w:sz w:val="24"/>
      <w:szCs w:val="24"/>
    </w:rPr>
  </w:style>
  <w:style w:type="paragraph" w:styleId="Cabealho">
    <w:name w:val="header"/>
    <w:basedOn w:val="Normal"/>
    <w:link w:val="CabealhoChar"/>
    <w:uiPriority w:val="99"/>
    <w:rsid w:val="00866F4E"/>
    <w:pPr>
      <w:widowControl w:val="0"/>
      <w:tabs>
        <w:tab w:val="center" w:pos="4419"/>
        <w:tab w:val="right" w:pos="8838"/>
      </w:tabs>
    </w:pPr>
  </w:style>
  <w:style w:type="character" w:customStyle="1" w:styleId="CabealhoChar">
    <w:name w:val="Cabeçalho Char"/>
    <w:link w:val="Cabealho"/>
    <w:uiPriority w:val="99"/>
    <w:locked/>
    <w:rsid w:val="00F818AF"/>
    <w:rPr>
      <w:rFonts w:eastAsia="MS Mincho"/>
      <w:sz w:val="26"/>
      <w:szCs w:val="26"/>
      <w:lang w:val="pt-BR" w:eastAsia="pt-BR" w:bidi="ar-SA"/>
    </w:rPr>
  </w:style>
  <w:style w:type="paragraph" w:styleId="Recuodecorpodetexto">
    <w:name w:val="Body Text Indent"/>
    <w:aliases w:val="bti,bt2,Body Text Bold Indent"/>
    <w:basedOn w:val="Normal"/>
    <w:rsid w:val="00866F4E"/>
    <w:pPr>
      <w:ind w:left="2127" w:hanging="711"/>
    </w:pPr>
  </w:style>
  <w:style w:type="paragraph" w:customStyle="1" w:styleId="p0">
    <w:name w:val="p0"/>
    <w:basedOn w:val="Normal"/>
    <w:link w:val="p0Char"/>
    <w:rsid w:val="00866F4E"/>
    <w:pPr>
      <w:tabs>
        <w:tab w:val="left" w:pos="720"/>
      </w:tabs>
      <w:spacing w:line="240" w:lineRule="atLeast"/>
    </w:pPr>
    <w:rPr>
      <w:rFonts w:ascii="Times" w:hAnsi="Times"/>
      <w:sz w:val="24"/>
      <w:szCs w:val="24"/>
      <w:lang w:val="x-none" w:eastAsia="x-none"/>
    </w:rPr>
  </w:style>
  <w:style w:type="character" w:customStyle="1" w:styleId="p0Char">
    <w:name w:val="p0 Char"/>
    <w:link w:val="p0"/>
    <w:uiPriority w:val="99"/>
    <w:locked/>
    <w:rsid w:val="004C447A"/>
    <w:rPr>
      <w:rFonts w:ascii="Times" w:hAnsi="Times"/>
      <w:sz w:val="24"/>
      <w:szCs w:val="24"/>
    </w:rPr>
  </w:style>
  <w:style w:type="paragraph" w:customStyle="1" w:styleId="Corpodetexto31">
    <w:name w:val="Corpo de texto 31"/>
    <w:basedOn w:val="Normal"/>
    <w:rsid w:val="00866F4E"/>
    <w:pPr>
      <w:spacing w:line="320" w:lineRule="atLeast"/>
    </w:pPr>
  </w:style>
  <w:style w:type="paragraph" w:customStyle="1" w:styleId="c3">
    <w:name w:val="c3"/>
    <w:basedOn w:val="Normal"/>
    <w:rsid w:val="00866F4E"/>
    <w:pPr>
      <w:spacing w:line="240" w:lineRule="atLeast"/>
      <w:jc w:val="center"/>
    </w:pPr>
    <w:rPr>
      <w:rFonts w:ascii="Times" w:hAnsi="Times"/>
      <w:sz w:val="24"/>
      <w:szCs w:val="24"/>
    </w:rPr>
  </w:style>
  <w:style w:type="paragraph" w:styleId="Corpodetexto">
    <w:name w:val="Body Text"/>
    <w:basedOn w:val="Normal"/>
    <w:link w:val="CorpodetextoChar"/>
    <w:rsid w:val="00866F4E"/>
    <w:pPr>
      <w:tabs>
        <w:tab w:val="left" w:pos="576"/>
        <w:tab w:val="left" w:pos="1152"/>
      </w:tabs>
      <w:spacing w:line="360" w:lineRule="exact"/>
      <w:ind w:right="-6"/>
    </w:pPr>
    <w:rPr>
      <w:sz w:val="24"/>
      <w:szCs w:val="24"/>
      <w:lang w:val="x-none" w:eastAsia="x-none"/>
    </w:rPr>
  </w:style>
  <w:style w:type="character" w:customStyle="1" w:styleId="CorpodetextoChar">
    <w:name w:val="Corpo de texto Char"/>
    <w:link w:val="Corpodetexto"/>
    <w:rsid w:val="00333FD2"/>
    <w:rPr>
      <w:sz w:val="24"/>
      <w:szCs w:val="24"/>
    </w:rPr>
  </w:style>
  <w:style w:type="paragraph" w:customStyle="1" w:styleId="Recuodecorpodetexto21">
    <w:name w:val="Recuo de corpo de texto 21"/>
    <w:basedOn w:val="Normal"/>
    <w:rsid w:val="00866F4E"/>
    <w:pPr>
      <w:spacing w:line="360" w:lineRule="exact"/>
      <w:ind w:left="720"/>
    </w:pPr>
    <w:rPr>
      <w:sz w:val="24"/>
      <w:szCs w:val="24"/>
    </w:rPr>
  </w:style>
  <w:style w:type="character" w:styleId="Nmerodepgina">
    <w:name w:val="page number"/>
    <w:basedOn w:val="Fontepargpadro"/>
    <w:rsid w:val="00866F4E"/>
  </w:style>
  <w:style w:type="paragraph" w:styleId="Rodap">
    <w:name w:val="footer"/>
    <w:basedOn w:val="Normal"/>
    <w:link w:val="RodapChar"/>
    <w:uiPriority w:val="99"/>
    <w:rsid w:val="00866F4E"/>
    <w:pPr>
      <w:tabs>
        <w:tab w:val="center" w:pos="4419"/>
        <w:tab w:val="right" w:pos="8838"/>
      </w:tabs>
      <w:jc w:val="left"/>
    </w:pPr>
    <w:rPr>
      <w:rFonts w:ascii="Times" w:hAnsi="Times"/>
      <w:sz w:val="24"/>
      <w:szCs w:val="24"/>
      <w:lang w:val="x-none" w:eastAsia="x-none"/>
    </w:rPr>
  </w:style>
  <w:style w:type="character" w:customStyle="1" w:styleId="RodapChar">
    <w:name w:val="Rodapé Char"/>
    <w:link w:val="Rodap"/>
    <w:uiPriority w:val="99"/>
    <w:rsid w:val="00F72E77"/>
    <w:rPr>
      <w:rFonts w:ascii="Times" w:hAnsi="Times"/>
      <w:sz w:val="24"/>
      <w:szCs w:val="24"/>
    </w:rPr>
  </w:style>
  <w:style w:type="paragraph" w:styleId="Textoembloco">
    <w:name w:val="Block Text"/>
    <w:basedOn w:val="Normal"/>
    <w:rsid w:val="00866F4E"/>
    <w:pPr>
      <w:tabs>
        <w:tab w:val="left" w:pos="9072"/>
      </w:tabs>
      <w:spacing w:line="240" w:lineRule="atLeast"/>
      <w:ind w:left="426" w:right="-1"/>
    </w:pPr>
    <w:rPr>
      <w:sz w:val="24"/>
      <w:szCs w:val="24"/>
    </w:rPr>
  </w:style>
  <w:style w:type="paragraph" w:styleId="Recuodecorpodetexto2">
    <w:name w:val="Body Text Indent 2"/>
    <w:basedOn w:val="Normal"/>
    <w:rsid w:val="00866F4E"/>
    <w:pPr>
      <w:widowControl w:val="0"/>
      <w:ind w:left="709" w:hanging="709"/>
    </w:pPr>
    <w:rPr>
      <w:sz w:val="24"/>
      <w:szCs w:val="24"/>
      <w:lang w:val="en-AU"/>
    </w:rPr>
  </w:style>
  <w:style w:type="paragraph" w:styleId="Corpodetexto3">
    <w:name w:val="Body Text 3"/>
    <w:basedOn w:val="Normal"/>
    <w:rsid w:val="00866F4E"/>
    <w:pPr>
      <w:widowControl w:val="0"/>
    </w:pPr>
    <w:rPr>
      <w:sz w:val="20"/>
      <w:szCs w:val="20"/>
    </w:rPr>
  </w:style>
  <w:style w:type="paragraph" w:customStyle="1" w:styleId="t7">
    <w:name w:val="t7"/>
    <w:basedOn w:val="Normal"/>
    <w:rsid w:val="00866F4E"/>
    <w:pPr>
      <w:tabs>
        <w:tab w:val="left" w:pos="1540"/>
        <w:tab w:val="left" w:pos="3500"/>
        <w:tab w:val="left" w:pos="5020"/>
      </w:tabs>
      <w:spacing w:line="240" w:lineRule="atLeast"/>
      <w:jc w:val="left"/>
    </w:pPr>
    <w:rPr>
      <w:rFonts w:ascii="Times" w:hAnsi="Times"/>
      <w:sz w:val="24"/>
      <w:szCs w:val="24"/>
    </w:rPr>
  </w:style>
  <w:style w:type="character" w:styleId="Hyperlink">
    <w:name w:val="Hyperlink"/>
    <w:uiPriority w:val="99"/>
    <w:rsid w:val="00866F4E"/>
    <w:rPr>
      <w:color w:val="0000FF"/>
      <w:u w:val="single"/>
    </w:rPr>
  </w:style>
  <w:style w:type="paragraph" w:customStyle="1" w:styleId="Estilo2">
    <w:name w:val="Estilo2"/>
    <w:basedOn w:val="Normal"/>
    <w:rsid w:val="00866F4E"/>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semiHidden/>
    <w:rsid w:val="00866F4E"/>
    <w:rPr>
      <w:rFonts w:ascii="Tahoma" w:hAnsi="Tahoma" w:cs="Tahoma"/>
      <w:sz w:val="16"/>
      <w:szCs w:val="16"/>
    </w:rPr>
  </w:style>
  <w:style w:type="character" w:styleId="Refdecomentrio">
    <w:name w:val="annotation reference"/>
    <w:uiPriority w:val="99"/>
    <w:semiHidden/>
    <w:rsid w:val="00866F4E"/>
    <w:rPr>
      <w:sz w:val="16"/>
      <w:szCs w:val="16"/>
    </w:rPr>
  </w:style>
  <w:style w:type="paragraph" w:styleId="Textodecomentrio">
    <w:name w:val="annotation text"/>
    <w:basedOn w:val="Normal"/>
    <w:link w:val="TextodecomentrioChar"/>
    <w:uiPriority w:val="99"/>
    <w:semiHidden/>
    <w:rsid w:val="00866F4E"/>
    <w:rPr>
      <w:sz w:val="20"/>
      <w:szCs w:val="20"/>
    </w:rPr>
  </w:style>
  <w:style w:type="character" w:customStyle="1" w:styleId="TextodecomentrioChar">
    <w:name w:val="Texto de comentário Char"/>
    <w:link w:val="Textodecomentrio"/>
    <w:uiPriority w:val="99"/>
    <w:semiHidden/>
    <w:rsid w:val="006E212D"/>
  </w:style>
  <w:style w:type="paragraph" w:customStyle="1" w:styleId="CommentSubject1">
    <w:name w:val="Comment Subject1"/>
    <w:basedOn w:val="Textodecomentrio"/>
    <w:next w:val="Textodecomentrio"/>
    <w:semiHidden/>
    <w:rsid w:val="00866F4E"/>
    <w:rPr>
      <w:b/>
      <w:bCs/>
    </w:rPr>
  </w:style>
  <w:style w:type="paragraph" w:styleId="Recuodecorpodetexto3">
    <w:name w:val="Body Text Indent 3"/>
    <w:basedOn w:val="Normal"/>
    <w:rsid w:val="00866F4E"/>
    <w:pPr>
      <w:spacing w:after="120"/>
      <w:ind w:left="360"/>
    </w:pPr>
    <w:rPr>
      <w:sz w:val="16"/>
      <w:szCs w:val="16"/>
    </w:rPr>
  </w:style>
  <w:style w:type="paragraph" w:customStyle="1" w:styleId="para10">
    <w:name w:val="para10"/>
    <w:rsid w:val="00866F4E"/>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BalloonText2">
    <w:name w:val="Balloon Text2"/>
    <w:basedOn w:val="Normal"/>
    <w:semiHidden/>
    <w:rsid w:val="00866F4E"/>
    <w:rPr>
      <w:rFonts w:ascii="Tahoma" w:hAnsi="Tahoma" w:cs="Tahoma"/>
      <w:sz w:val="16"/>
      <w:szCs w:val="16"/>
    </w:rPr>
  </w:style>
  <w:style w:type="character" w:customStyle="1" w:styleId="DeltaViewInsertion">
    <w:name w:val="DeltaView Insertion"/>
    <w:rsid w:val="00866F4E"/>
    <w:rPr>
      <w:color w:val="0000FF"/>
      <w:spacing w:val="0"/>
      <w:u w:val="double"/>
    </w:rPr>
  </w:style>
  <w:style w:type="paragraph" w:customStyle="1" w:styleId="BalloonText3">
    <w:name w:val="Balloon Text3"/>
    <w:basedOn w:val="Normal"/>
    <w:semiHidden/>
    <w:rsid w:val="00866F4E"/>
    <w:rPr>
      <w:rFonts w:ascii="Tahoma" w:hAnsi="Tahoma" w:cs="Tahoma"/>
      <w:sz w:val="16"/>
      <w:szCs w:val="16"/>
    </w:rPr>
  </w:style>
  <w:style w:type="paragraph" w:styleId="Textodebalo">
    <w:name w:val="Balloon Text"/>
    <w:basedOn w:val="Normal"/>
    <w:semiHidden/>
    <w:rsid w:val="00E13D1A"/>
    <w:rPr>
      <w:rFonts w:ascii="Tahoma" w:hAnsi="Tahoma" w:cs="Tahoma"/>
      <w:sz w:val="16"/>
      <w:szCs w:val="16"/>
    </w:rPr>
  </w:style>
  <w:style w:type="paragraph" w:customStyle="1" w:styleId="BodyText21">
    <w:name w:val="Body Text 21"/>
    <w:basedOn w:val="Normal"/>
    <w:rsid w:val="00866F4E"/>
    <w:pPr>
      <w:tabs>
        <w:tab w:val="left" w:pos="2585"/>
      </w:tabs>
      <w:overflowPunct w:val="0"/>
      <w:autoSpaceDE w:val="0"/>
      <w:autoSpaceDN w:val="0"/>
      <w:adjustRightInd w:val="0"/>
      <w:ind w:left="176"/>
      <w:jc w:val="left"/>
      <w:textAlignment w:val="baseline"/>
    </w:pPr>
    <w:rPr>
      <w:rFonts w:ascii="Arial" w:hAnsi="Arial"/>
      <w:color w:val="808080"/>
      <w:sz w:val="14"/>
      <w:szCs w:val="20"/>
    </w:rPr>
  </w:style>
  <w:style w:type="paragraph" w:styleId="Lista">
    <w:name w:val="List"/>
    <w:basedOn w:val="Normal"/>
    <w:rsid w:val="00866F4E"/>
    <w:pPr>
      <w:autoSpaceDE w:val="0"/>
      <w:autoSpaceDN w:val="0"/>
      <w:adjustRightInd w:val="0"/>
      <w:ind w:left="283" w:hanging="283"/>
    </w:pPr>
    <w:rPr>
      <w:sz w:val="24"/>
      <w:szCs w:val="24"/>
    </w:rPr>
  </w:style>
  <w:style w:type="table" w:styleId="Tabelacomgrade">
    <w:name w:val="Table Grid"/>
    <w:basedOn w:val="Tabelanormal"/>
    <w:rsid w:val="00006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1CharCharCharCharCharCharCharCharCharCharCharChar">
    <w:name w:val="Char Char1 Char Char Char1 Char Char Char Char Char Char Char Char Char Char Char Char"/>
    <w:basedOn w:val="Normal"/>
    <w:rsid w:val="00485300"/>
    <w:pPr>
      <w:spacing w:after="160" w:line="240" w:lineRule="exact"/>
      <w:jc w:val="left"/>
    </w:pPr>
    <w:rPr>
      <w:rFonts w:ascii="Verdana" w:hAnsi="Verdana"/>
      <w:sz w:val="20"/>
      <w:szCs w:val="20"/>
      <w:lang w:val="en-US" w:eastAsia="en-US"/>
    </w:rPr>
  </w:style>
  <w:style w:type="paragraph" w:customStyle="1" w:styleId="CharCharCharCharChar">
    <w:name w:val="Char Char Char Char Char"/>
    <w:basedOn w:val="Normal"/>
    <w:rsid w:val="004D579D"/>
    <w:pPr>
      <w:spacing w:after="160" w:line="240" w:lineRule="exact"/>
      <w:jc w:val="left"/>
    </w:pPr>
    <w:rPr>
      <w:rFonts w:ascii="Verdana" w:hAnsi="Verdana"/>
      <w:sz w:val="20"/>
      <w:szCs w:val="20"/>
      <w:lang w:val="en-US" w:eastAsia="en-US"/>
    </w:rPr>
  </w:style>
  <w:style w:type="paragraph" w:customStyle="1" w:styleId="CharChar1CharCharChar1">
    <w:name w:val="Char Char1 Char Char Char1"/>
    <w:basedOn w:val="Normal"/>
    <w:rsid w:val="003C51F9"/>
    <w:pPr>
      <w:spacing w:after="160" w:line="240" w:lineRule="exact"/>
      <w:jc w:val="left"/>
    </w:pPr>
    <w:rPr>
      <w:rFonts w:ascii="Verdana" w:hAnsi="Verdana"/>
      <w:sz w:val="20"/>
      <w:szCs w:val="20"/>
      <w:lang w:val="en-US" w:eastAsia="en-US"/>
    </w:rPr>
  </w:style>
  <w:style w:type="paragraph" w:customStyle="1" w:styleId="CharCharCharCharChar1">
    <w:name w:val="Char Char Char Char Char1"/>
    <w:basedOn w:val="Normal"/>
    <w:rsid w:val="00201A4B"/>
    <w:pPr>
      <w:spacing w:after="160" w:line="240" w:lineRule="exact"/>
      <w:jc w:val="left"/>
    </w:pPr>
    <w:rPr>
      <w:rFonts w:ascii="Verdana" w:hAnsi="Verdana"/>
      <w:sz w:val="20"/>
      <w:szCs w:val="20"/>
      <w:lang w:val="en-US" w:eastAsia="en-US"/>
    </w:rPr>
  </w:style>
  <w:style w:type="paragraph" w:customStyle="1" w:styleId="DeltaViewTableBody">
    <w:name w:val="DeltaView Table Body"/>
    <w:basedOn w:val="Normal"/>
    <w:rsid w:val="00B53D16"/>
    <w:pPr>
      <w:autoSpaceDE w:val="0"/>
      <w:autoSpaceDN w:val="0"/>
      <w:adjustRightInd w:val="0"/>
      <w:jc w:val="left"/>
    </w:pPr>
    <w:rPr>
      <w:rFonts w:ascii="Arial" w:hAnsi="Arial" w:cs="Arial"/>
      <w:sz w:val="24"/>
      <w:szCs w:val="24"/>
      <w:lang w:val="en-US"/>
    </w:rPr>
  </w:style>
  <w:style w:type="paragraph" w:customStyle="1" w:styleId="CharCharCharCharChar2">
    <w:name w:val="Char Char Char Char Char2"/>
    <w:basedOn w:val="Normal"/>
    <w:rsid w:val="001F5F08"/>
    <w:pPr>
      <w:spacing w:after="160" w:line="240" w:lineRule="exact"/>
      <w:jc w:val="left"/>
    </w:pPr>
    <w:rPr>
      <w:rFonts w:ascii="Verdana" w:hAnsi="Verdana" w:cs="Verdana"/>
      <w:sz w:val="20"/>
      <w:szCs w:val="20"/>
      <w:lang w:val="en-US" w:eastAsia="en-US"/>
    </w:rPr>
  </w:style>
  <w:style w:type="paragraph" w:customStyle="1" w:styleId="CharCharCharCharChar2CharCharChar">
    <w:name w:val="Char Char Char Char Char2 Char Char Char"/>
    <w:basedOn w:val="Normal"/>
    <w:rsid w:val="00647CC9"/>
    <w:pPr>
      <w:spacing w:after="160" w:line="240" w:lineRule="exact"/>
      <w:jc w:val="left"/>
    </w:pPr>
    <w:rPr>
      <w:rFonts w:ascii="Verdana" w:hAnsi="Verdana"/>
      <w:sz w:val="20"/>
      <w:szCs w:val="20"/>
      <w:lang w:val="en-US" w:eastAsia="en-US"/>
    </w:rPr>
  </w:style>
  <w:style w:type="paragraph" w:customStyle="1" w:styleId="BodyText22">
    <w:name w:val="Body Text 22"/>
    <w:basedOn w:val="Normal"/>
    <w:rsid w:val="00845A67"/>
    <w:pPr>
      <w:widowControl w:val="0"/>
      <w:autoSpaceDE w:val="0"/>
      <w:autoSpaceDN w:val="0"/>
      <w:adjustRightInd w:val="0"/>
    </w:pPr>
    <w:rPr>
      <w:sz w:val="20"/>
      <w:szCs w:val="20"/>
    </w:rPr>
  </w:style>
  <w:style w:type="paragraph" w:customStyle="1" w:styleId="CharChar">
    <w:name w:val="Char Char"/>
    <w:basedOn w:val="Normal"/>
    <w:rsid w:val="002745AB"/>
    <w:pPr>
      <w:spacing w:after="160" w:line="240" w:lineRule="exact"/>
      <w:jc w:val="left"/>
    </w:pPr>
    <w:rPr>
      <w:rFonts w:ascii="Verdana" w:hAnsi="Verdana"/>
      <w:sz w:val="20"/>
      <w:szCs w:val="20"/>
      <w:lang w:val="en-US" w:eastAsia="en-US"/>
    </w:rPr>
  </w:style>
  <w:style w:type="paragraph" w:customStyle="1" w:styleId="CharCharCharCharCharCharCharCharCharCharCharChar">
    <w:name w:val="Char Char Char Char Char Char Char Char Char Char Char Char"/>
    <w:basedOn w:val="Normal"/>
    <w:rsid w:val="000157C8"/>
    <w:pPr>
      <w:spacing w:after="160" w:line="240" w:lineRule="exact"/>
      <w:jc w:val="left"/>
    </w:pPr>
    <w:rPr>
      <w:rFonts w:ascii="Verdana" w:hAnsi="Verdana"/>
      <w:sz w:val="20"/>
      <w:szCs w:val="20"/>
      <w:lang w:val="en-US" w:eastAsia="en-US"/>
    </w:rPr>
  </w:style>
  <w:style w:type="paragraph" w:customStyle="1" w:styleId="Char">
    <w:name w:val="Char"/>
    <w:basedOn w:val="Normal"/>
    <w:rsid w:val="009F7D23"/>
    <w:pPr>
      <w:spacing w:after="160" w:line="240" w:lineRule="exact"/>
      <w:jc w:val="left"/>
    </w:pPr>
    <w:rPr>
      <w:rFonts w:ascii="Verdana" w:eastAsia="PMingLiU" w:hAnsi="Verdana"/>
      <w:sz w:val="20"/>
      <w:szCs w:val="20"/>
      <w:lang w:val="en-US" w:eastAsia="en-US"/>
    </w:rPr>
  </w:style>
  <w:style w:type="paragraph" w:customStyle="1" w:styleId="CharChar1Char">
    <w:name w:val="Char Char1 Char"/>
    <w:basedOn w:val="Normal"/>
    <w:rsid w:val="00D42FA5"/>
    <w:pPr>
      <w:spacing w:after="160" w:line="240" w:lineRule="exact"/>
      <w:jc w:val="left"/>
    </w:pPr>
    <w:rPr>
      <w:rFonts w:ascii="Verdana" w:hAnsi="Verdana"/>
      <w:sz w:val="20"/>
      <w:szCs w:val="20"/>
      <w:lang w:val="en-US" w:eastAsia="en-US"/>
    </w:rPr>
  </w:style>
  <w:style w:type="paragraph" w:styleId="NormalWeb">
    <w:name w:val="Normal (Web)"/>
    <w:basedOn w:val="Normal"/>
    <w:uiPriority w:val="99"/>
    <w:rsid w:val="00D12DCD"/>
    <w:pPr>
      <w:spacing w:before="100" w:beforeAutospacing="1" w:after="100" w:afterAutospacing="1"/>
      <w:jc w:val="left"/>
    </w:pPr>
    <w:rPr>
      <w:rFonts w:ascii="Verdana" w:eastAsia="Arial Unicode MS" w:hAnsi="Verdana" w:cs="Verdana"/>
      <w:sz w:val="24"/>
      <w:szCs w:val="24"/>
    </w:rPr>
  </w:style>
  <w:style w:type="paragraph" w:customStyle="1" w:styleId="CharChar3Char">
    <w:name w:val="Char Char3 Char"/>
    <w:basedOn w:val="Normal"/>
    <w:rsid w:val="00971DFE"/>
    <w:pPr>
      <w:spacing w:after="160" w:line="240" w:lineRule="exact"/>
      <w:jc w:val="left"/>
    </w:pPr>
    <w:rPr>
      <w:rFonts w:ascii="Verdana" w:hAnsi="Verdana"/>
      <w:sz w:val="20"/>
      <w:szCs w:val="20"/>
      <w:lang w:val="en-US" w:eastAsia="en-US"/>
    </w:rPr>
  </w:style>
  <w:style w:type="paragraph" w:customStyle="1" w:styleId="CharCharCharCharChar2CharCharChar1CharChar">
    <w:name w:val="Char Char Char Char Char2 Char Char Char1 Char Char"/>
    <w:basedOn w:val="Normal"/>
    <w:rsid w:val="00B038BA"/>
    <w:pPr>
      <w:spacing w:after="160" w:line="240" w:lineRule="exact"/>
      <w:jc w:val="left"/>
    </w:pPr>
    <w:rPr>
      <w:rFonts w:ascii="Verdana" w:hAnsi="Verdana"/>
      <w:sz w:val="20"/>
      <w:szCs w:val="20"/>
      <w:lang w:val="en-US" w:eastAsia="en-US"/>
    </w:rPr>
  </w:style>
  <w:style w:type="paragraph" w:customStyle="1" w:styleId="CharCharCharCharChar2CharCharChar1Char">
    <w:name w:val="Char Char Char Char Char2 Char Char Char1 Char"/>
    <w:basedOn w:val="Normal"/>
    <w:rsid w:val="002E279F"/>
    <w:pPr>
      <w:spacing w:after="160" w:line="240" w:lineRule="exact"/>
      <w:jc w:val="left"/>
    </w:pPr>
    <w:rPr>
      <w:rFonts w:ascii="Verdana" w:hAnsi="Verdana"/>
      <w:sz w:val="20"/>
      <w:szCs w:val="20"/>
      <w:lang w:val="en-US" w:eastAsia="en-US"/>
    </w:rPr>
  </w:style>
  <w:style w:type="paragraph" w:customStyle="1" w:styleId="CharCharCharCharCharCharCharCharCharChar">
    <w:name w:val="Char Char Char Char Char Char Char Char Char Char"/>
    <w:basedOn w:val="Normal"/>
    <w:rsid w:val="002E5015"/>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
    <w:name w:val="Char Char Char Char Char2 Char Char Char1 Char Char Char Char Char Char Char Char"/>
    <w:basedOn w:val="Normal"/>
    <w:rsid w:val="00B4686C"/>
    <w:pPr>
      <w:spacing w:after="160" w:line="240" w:lineRule="exact"/>
      <w:jc w:val="left"/>
    </w:pPr>
    <w:rPr>
      <w:rFonts w:ascii="Verdana" w:hAnsi="Verdana"/>
      <w:sz w:val="20"/>
      <w:szCs w:val="20"/>
      <w:lang w:val="en-US" w:eastAsia="en-US"/>
    </w:rPr>
  </w:style>
  <w:style w:type="paragraph" w:customStyle="1" w:styleId="CharCharCharCharChar2CharCharChar1CharCharCharChar">
    <w:name w:val="Char Char Char Char Char2 Char Char Char1 Char Char Char Char"/>
    <w:basedOn w:val="Normal"/>
    <w:rsid w:val="0044778C"/>
    <w:pPr>
      <w:spacing w:after="160" w:line="240" w:lineRule="exact"/>
      <w:jc w:val="left"/>
    </w:pPr>
    <w:rPr>
      <w:rFonts w:ascii="Verdana" w:hAnsi="Verdana"/>
      <w:sz w:val="20"/>
      <w:szCs w:val="20"/>
      <w:lang w:val="en-US" w:eastAsia="en-US"/>
    </w:rPr>
  </w:style>
  <w:style w:type="paragraph" w:customStyle="1" w:styleId="CM84">
    <w:name w:val="CM84"/>
    <w:basedOn w:val="Normal"/>
    <w:next w:val="Normal"/>
    <w:rsid w:val="0099523C"/>
    <w:pPr>
      <w:widowControl w:val="0"/>
      <w:autoSpaceDE w:val="0"/>
      <w:autoSpaceDN w:val="0"/>
      <w:adjustRightInd w:val="0"/>
      <w:spacing w:after="233"/>
      <w:jc w:val="left"/>
    </w:pPr>
    <w:rPr>
      <w:rFonts w:ascii="VZKXR F+ Times" w:eastAsia="Times New Roman" w:hAnsi="VZKXR F+ Times" w:cs="VZKXR F+ Times"/>
      <w:sz w:val="24"/>
      <w:szCs w:val="24"/>
    </w:rPr>
  </w:style>
  <w:style w:type="paragraph" w:customStyle="1" w:styleId="CharCharCharCharChar1CharCharCharCharCharCharCharCharCharCharCharCharCharCharChar1">
    <w:name w:val="Char Char Char Char Char1 Char Char Char Char Char Char Char Char Char Char Char Char Char Char Char1"/>
    <w:basedOn w:val="Normal"/>
    <w:rsid w:val="0099523C"/>
    <w:pPr>
      <w:spacing w:after="160" w:line="240" w:lineRule="exact"/>
      <w:jc w:val="left"/>
    </w:pPr>
    <w:rPr>
      <w:rFonts w:ascii="Verdana" w:eastAsia="Times New Roman" w:hAnsi="Verdana"/>
      <w:sz w:val="20"/>
      <w:szCs w:val="20"/>
      <w:lang w:val="en-US" w:eastAsia="en-US"/>
    </w:rPr>
  </w:style>
  <w:style w:type="paragraph" w:styleId="Assuntodocomentrio">
    <w:name w:val="annotation subject"/>
    <w:basedOn w:val="Textodecomentrio"/>
    <w:next w:val="Textodecomentrio"/>
    <w:uiPriority w:val="99"/>
    <w:semiHidden/>
    <w:rsid w:val="00877A08"/>
    <w:rPr>
      <w:b/>
      <w:bCs/>
    </w:rPr>
  </w:style>
  <w:style w:type="character" w:customStyle="1" w:styleId="DeltaViewMoveDestination">
    <w:name w:val="DeltaView Move Destination"/>
    <w:uiPriority w:val="99"/>
    <w:rsid w:val="006D53C9"/>
    <w:rPr>
      <w:color w:val="00C000"/>
      <w:spacing w:val="0"/>
      <w:u w:val="double"/>
    </w:rPr>
  </w:style>
  <w:style w:type="paragraph" w:customStyle="1" w:styleId="CharCharChar3">
    <w:name w:val="Char Char Char3"/>
    <w:basedOn w:val="Normal"/>
    <w:rsid w:val="00607B60"/>
    <w:pPr>
      <w:spacing w:after="160" w:line="240" w:lineRule="exact"/>
      <w:jc w:val="left"/>
    </w:pPr>
    <w:rPr>
      <w:rFonts w:ascii="Verdana" w:hAnsi="Verdana"/>
      <w:sz w:val="20"/>
      <w:szCs w:val="20"/>
      <w:lang w:val="en-US" w:eastAsia="en-US"/>
    </w:rPr>
  </w:style>
  <w:style w:type="paragraph" w:customStyle="1" w:styleId="CharCharCharCharCharChar1">
    <w:name w:val="Char Char Char Char Char Char1"/>
    <w:basedOn w:val="Normal"/>
    <w:rsid w:val="001E76CB"/>
    <w:pPr>
      <w:spacing w:after="160" w:line="240" w:lineRule="exact"/>
      <w:jc w:val="left"/>
    </w:pPr>
    <w:rPr>
      <w:rFonts w:ascii="Verdana" w:hAnsi="Verdana"/>
      <w:sz w:val="20"/>
      <w:szCs w:val="20"/>
      <w:lang w:val="en-US" w:eastAsia="en-US"/>
    </w:rPr>
  </w:style>
  <w:style w:type="paragraph" w:customStyle="1" w:styleId="CharChar1CharCharCharCharCharChar1Char">
    <w:name w:val="Char Char1 Char Char Char Char Char Char1 Char"/>
    <w:basedOn w:val="Normal"/>
    <w:rsid w:val="00CA4E73"/>
    <w:pPr>
      <w:widowControl w:val="0"/>
      <w:adjustRightInd w:val="0"/>
      <w:spacing w:after="160" w:line="240" w:lineRule="exact"/>
      <w:textAlignment w:val="baseline"/>
    </w:pPr>
    <w:rPr>
      <w:rFonts w:ascii="Verdana" w:hAnsi="Verdana"/>
      <w:sz w:val="20"/>
      <w:szCs w:val="20"/>
      <w:lang w:val="en-US" w:eastAsia="en-US"/>
    </w:rPr>
  </w:style>
  <w:style w:type="paragraph" w:customStyle="1" w:styleId="CharCharCharCharCharCharCharCharChar">
    <w:name w:val="Char Char Char Char Char Char Char Char Char"/>
    <w:basedOn w:val="Normal"/>
    <w:rsid w:val="003500D9"/>
    <w:pPr>
      <w:spacing w:after="160" w:line="240" w:lineRule="exact"/>
      <w:jc w:val="left"/>
    </w:pPr>
    <w:rPr>
      <w:rFonts w:ascii="Verdana" w:hAnsi="Verdana"/>
      <w:sz w:val="20"/>
      <w:szCs w:val="20"/>
      <w:lang w:val="en-US" w:eastAsia="en-US"/>
    </w:rPr>
  </w:style>
  <w:style w:type="paragraph" w:customStyle="1" w:styleId="CharChar1CharCharCharCharCharChar1CharCharChar">
    <w:name w:val="Char Char1 Char Char Char Char Char Char1 Char Char Char"/>
    <w:basedOn w:val="Normal"/>
    <w:rsid w:val="005B6732"/>
    <w:pPr>
      <w:widowControl w:val="0"/>
      <w:adjustRightInd w:val="0"/>
      <w:spacing w:after="160" w:line="240" w:lineRule="exact"/>
      <w:textAlignment w:val="baseline"/>
    </w:pPr>
    <w:rPr>
      <w:rFonts w:ascii="Verdana" w:hAnsi="Verdana"/>
      <w:sz w:val="20"/>
      <w:szCs w:val="20"/>
      <w:lang w:val="en-US" w:eastAsia="en-US"/>
    </w:rPr>
  </w:style>
  <w:style w:type="paragraph" w:styleId="Textodenotaderodap">
    <w:name w:val="footnote text"/>
    <w:basedOn w:val="Normal"/>
    <w:semiHidden/>
    <w:rsid w:val="00677546"/>
    <w:rPr>
      <w:sz w:val="20"/>
      <w:szCs w:val="20"/>
    </w:rPr>
  </w:style>
  <w:style w:type="character" w:styleId="Refdenotaderodap">
    <w:name w:val="footnote reference"/>
    <w:semiHidden/>
    <w:rsid w:val="00677546"/>
    <w:rPr>
      <w:vertAlign w:val="superscript"/>
    </w:rPr>
  </w:style>
  <w:style w:type="paragraph" w:customStyle="1" w:styleId="CharCharCharChar">
    <w:name w:val="Char Char Char Char"/>
    <w:basedOn w:val="Normal"/>
    <w:rsid w:val="00BA7CCE"/>
    <w:pPr>
      <w:spacing w:after="160" w:line="240" w:lineRule="exact"/>
      <w:jc w:val="left"/>
    </w:pPr>
    <w:rPr>
      <w:rFonts w:ascii="Verdana" w:hAnsi="Verdana"/>
      <w:sz w:val="20"/>
      <w:szCs w:val="20"/>
      <w:lang w:val="en-US" w:eastAsia="en-US"/>
    </w:rPr>
  </w:style>
  <w:style w:type="paragraph" w:customStyle="1" w:styleId="CharCharCharCharCharChar1CharChar">
    <w:name w:val="Char Char Char Char Char Char1 Char Char"/>
    <w:basedOn w:val="Normal"/>
    <w:rsid w:val="004835D1"/>
    <w:pPr>
      <w:spacing w:after="160" w:line="240" w:lineRule="exact"/>
      <w:jc w:val="left"/>
    </w:pPr>
    <w:rPr>
      <w:rFonts w:ascii="Verdana" w:hAnsi="Verdana"/>
      <w:sz w:val="20"/>
      <w:szCs w:val="20"/>
      <w:lang w:val="en-US" w:eastAsia="en-US"/>
    </w:rPr>
  </w:style>
  <w:style w:type="paragraph" w:customStyle="1" w:styleId="CharChar1">
    <w:name w:val="Char Char1"/>
    <w:basedOn w:val="Normal"/>
    <w:rsid w:val="002E3C87"/>
    <w:pPr>
      <w:widowControl w:val="0"/>
      <w:adjustRightInd w:val="0"/>
      <w:spacing w:after="160" w:line="240" w:lineRule="exact"/>
      <w:textAlignment w:val="baseline"/>
    </w:pPr>
    <w:rPr>
      <w:rFonts w:ascii="Verdana" w:hAnsi="Verdana"/>
      <w:sz w:val="20"/>
      <w:szCs w:val="20"/>
      <w:lang w:val="en-US" w:eastAsia="en-US"/>
    </w:rPr>
  </w:style>
  <w:style w:type="paragraph" w:customStyle="1" w:styleId="CharCharCharCharChar2CharCharChar1CharCharCharChar1">
    <w:name w:val="Char Char Char Char Char2 Char Char Char1 Char Char Char Char1"/>
    <w:basedOn w:val="Normal"/>
    <w:rsid w:val="00AA4734"/>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CharCharCharCharCharCharChar">
    <w:name w:val="Char Char Char Char Char2 Char Char Char1 Char Char Char Char Char Char Char Char Char Char Char Char Char Char Char"/>
    <w:basedOn w:val="Normal"/>
    <w:rsid w:val="00EC3024"/>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CharCharCharCharChar">
    <w:name w:val="Char Char Char Char Char2 Char Char Char1 Char Char Char Char Char Char Char Char Char Char Char Char Char"/>
    <w:basedOn w:val="Normal"/>
    <w:rsid w:val="00443309"/>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CharCharCharCharCharCharCharCharCharCharChar">
    <w:name w:val="Char Char Char Char Char2 Char Char Char1 Char Char Char Char Char Char Char Char Char Char Char Char Char Char Char Char Char Char Char"/>
    <w:basedOn w:val="Normal"/>
    <w:rsid w:val="0008054C"/>
    <w:pPr>
      <w:spacing w:after="160" w:line="240" w:lineRule="exact"/>
      <w:jc w:val="left"/>
    </w:pPr>
    <w:rPr>
      <w:rFonts w:ascii="Verdana" w:hAnsi="Verdana"/>
      <w:sz w:val="20"/>
      <w:szCs w:val="20"/>
      <w:lang w:val="en-US" w:eastAsia="en-US"/>
    </w:rPr>
  </w:style>
  <w:style w:type="paragraph" w:customStyle="1" w:styleId="leafNormal">
    <w:name w:val="leafNormal"/>
    <w:rsid w:val="00473D88"/>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hAnsi="Times"/>
      <w:snapToGrid w:val="0"/>
      <w:sz w:val="24"/>
    </w:rPr>
  </w:style>
  <w:style w:type="paragraph" w:customStyle="1" w:styleId="a1">
    <w:name w:val="a1"/>
    <w:basedOn w:val="Normal"/>
    <w:autoRedefine/>
    <w:rsid w:val="00B43FCA"/>
    <w:rPr>
      <w:rFonts w:eastAsia="Times New Roman"/>
      <w:iCs/>
      <w:smallCaps/>
      <w:color w:val="000000"/>
      <w:kern w:val="16"/>
      <w:sz w:val="24"/>
      <w:szCs w:val="24"/>
      <w:u w:val="single"/>
    </w:rPr>
  </w:style>
  <w:style w:type="paragraph" w:styleId="PargrafodaLista">
    <w:name w:val="List Paragraph"/>
    <w:aliases w:val="Vitor Título,Vitor T’tulo,List Paragraph"/>
    <w:basedOn w:val="Normal"/>
    <w:link w:val="PargrafodaListaChar"/>
    <w:uiPriority w:val="34"/>
    <w:qFormat/>
    <w:rsid w:val="00F21387"/>
    <w:pPr>
      <w:ind w:left="720"/>
      <w:jc w:val="left"/>
    </w:pPr>
    <w:rPr>
      <w:rFonts w:ascii="Calibri" w:eastAsia="Calibri" w:hAnsi="Calibri"/>
      <w:sz w:val="22"/>
      <w:szCs w:val="22"/>
    </w:rPr>
  </w:style>
  <w:style w:type="character" w:customStyle="1" w:styleId="PargrafodaListaChar">
    <w:name w:val="Parágrafo da Lista Char"/>
    <w:aliases w:val="Vitor Título Char,Vitor T’tulo Char,List Paragraph Char"/>
    <w:link w:val="PargrafodaLista"/>
    <w:uiPriority w:val="34"/>
    <w:qFormat/>
    <w:locked/>
    <w:rsid w:val="008514D0"/>
    <w:rPr>
      <w:rFonts w:ascii="Calibri" w:eastAsia="Calibri" w:hAnsi="Calibri"/>
      <w:sz w:val="22"/>
      <w:szCs w:val="22"/>
    </w:rPr>
  </w:style>
  <w:style w:type="paragraph" w:customStyle="1" w:styleId="llc">
    <w:name w:val="llc"/>
    <w:rsid w:val="00890AE9"/>
    <w:pPr>
      <w:ind w:left="1440"/>
      <w:jc w:val="both"/>
    </w:pPr>
    <w:rPr>
      <w:rFonts w:eastAsia="Times New Roman"/>
      <w:color w:val="000000"/>
      <w:sz w:val="24"/>
      <w:lang w:val="en-US"/>
    </w:rPr>
  </w:style>
  <w:style w:type="paragraph" w:customStyle="1" w:styleId="Char2CharCharChar">
    <w:name w:val="Char2 Char Char Char"/>
    <w:basedOn w:val="Normal"/>
    <w:rsid w:val="004C2968"/>
    <w:pPr>
      <w:spacing w:after="160" w:line="240" w:lineRule="exact"/>
      <w:jc w:val="left"/>
    </w:pPr>
    <w:rPr>
      <w:rFonts w:ascii="Verdana" w:hAnsi="Verdana"/>
      <w:sz w:val="20"/>
      <w:szCs w:val="20"/>
      <w:lang w:val="en-US" w:eastAsia="en-US"/>
    </w:rPr>
  </w:style>
  <w:style w:type="paragraph" w:customStyle="1" w:styleId="Header1">
    <w:name w:val="Header1"/>
    <w:basedOn w:val="Normal"/>
    <w:hidden/>
    <w:uiPriority w:val="99"/>
    <w:rsid w:val="00707E0B"/>
    <w:pPr>
      <w:widowControl w:val="0"/>
      <w:tabs>
        <w:tab w:val="center" w:pos="4419"/>
        <w:tab w:val="right" w:pos="8838"/>
      </w:tabs>
      <w:autoSpaceDE w:val="0"/>
      <w:autoSpaceDN w:val="0"/>
      <w:adjustRightInd w:val="0"/>
    </w:pPr>
    <w:rPr>
      <w:rFonts w:eastAsia="Times New Roman"/>
    </w:rPr>
  </w:style>
  <w:style w:type="character" w:customStyle="1" w:styleId="DeltaViewDeletion">
    <w:name w:val="DeltaView Deletion"/>
    <w:uiPriority w:val="99"/>
    <w:rsid w:val="00707E0B"/>
    <w:rPr>
      <w:strike/>
      <w:color w:val="FF0000"/>
    </w:rPr>
  </w:style>
  <w:style w:type="character" w:styleId="nfase">
    <w:name w:val="Emphasis"/>
    <w:uiPriority w:val="20"/>
    <w:qFormat/>
    <w:rsid w:val="0033774C"/>
    <w:rPr>
      <w:i/>
      <w:iCs/>
    </w:rPr>
  </w:style>
  <w:style w:type="paragraph" w:customStyle="1" w:styleId="p3">
    <w:name w:val="p3"/>
    <w:basedOn w:val="Normal"/>
    <w:rsid w:val="005A3B49"/>
    <w:pPr>
      <w:tabs>
        <w:tab w:val="left" w:pos="720"/>
      </w:tabs>
      <w:spacing w:line="240" w:lineRule="atLeast"/>
    </w:pPr>
    <w:rPr>
      <w:rFonts w:ascii="Times" w:eastAsia="Times New Roman" w:hAnsi="Times"/>
      <w:sz w:val="24"/>
      <w:szCs w:val="20"/>
      <w:lang w:eastAsia="en-US"/>
    </w:rPr>
  </w:style>
  <w:style w:type="paragraph" w:customStyle="1" w:styleId="Padro">
    <w:name w:val="Padrão"/>
    <w:uiPriority w:val="99"/>
    <w:rsid w:val="002B2B71"/>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autoSpaceDN w:val="0"/>
      <w:adjustRightInd w:val="0"/>
    </w:pPr>
    <w:rPr>
      <w:rFonts w:ascii="Arial Unicode MS" w:eastAsia="Arial Unicode MS" w:hAnsi="Arial" w:cs="Arial Unicode MS"/>
      <w:color w:val="000000"/>
      <w:sz w:val="36"/>
      <w:szCs w:val="36"/>
    </w:rPr>
  </w:style>
  <w:style w:type="paragraph" w:styleId="Reviso">
    <w:name w:val="Revision"/>
    <w:hidden/>
    <w:uiPriority w:val="99"/>
    <w:semiHidden/>
    <w:rsid w:val="000E00BD"/>
    <w:rPr>
      <w:sz w:val="26"/>
      <w:szCs w:val="26"/>
    </w:rPr>
  </w:style>
  <w:style w:type="paragraph" w:customStyle="1" w:styleId="Ttulo21">
    <w:name w:val="Título 21"/>
    <w:aliases w:val="h2"/>
    <w:basedOn w:val="Normal"/>
    <w:next w:val="Normal"/>
    <w:uiPriority w:val="99"/>
    <w:rsid w:val="00235E30"/>
    <w:pPr>
      <w:keepNext/>
      <w:widowControl w:val="0"/>
      <w:autoSpaceDE w:val="0"/>
      <w:autoSpaceDN w:val="0"/>
      <w:adjustRightInd w:val="0"/>
      <w:spacing w:line="360" w:lineRule="exact"/>
      <w:jc w:val="center"/>
      <w:outlineLvl w:val="1"/>
    </w:pPr>
    <w:rPr>
      <w:rFonts w:eastAsia="Times New Roman"/>
      <w:b/>
      <w:bCs/>
      <w:sz w:val="24"/>
      <w:szCs w:val="24"/>
    </w:rPr>
  </w:style>
  <w:style w:type="character" w:customStyle="1" w:styleId="paginabasicatexto">
    <w:name w:val="pagina_basica_texto"/>
    <w:rsid w:val="0077444B"/>
  </w:style>
  <w:style w:type="paragraph" w:styleId="Subttulo">
    <w:name w:val="Subtitle"/>
    <w:basedOn w:val="Normal"/>
    <w:link w:val="SubttuloChar"/>
    <w:qFormat/>
    <w:rsid w:val="004041B4"/>
    <w:rPr>
      <w:rFonts w:ascii="CG Times" w:eastAsia="Times New Roman" w:hAnsi="CG Times"/>
      <w:sz w:val="24"/>
      <w:szCs w:val="20"/>
      <w:lang w:val="x-none" w:eastAsia="x-none"/>
    </w:rPr>
  </w:style>
  <w:style w:type="character" w:customStyle="1" w:styleId="SubttuloChar">
    <w:name w:val="Subtítulo Char"/>
    <w:link w:val="Subttulo"/>
    <w:rsid w:val="004041B4"/>
    <w:rPr>
      <w:rFonts w:ascii="CG Times" w:eastAsia="Times New Roman" w:hAnsi="CG Times"/>
      <w:sz w:val="24"/>
    </w:rPr>
  </w:style>
  <w:style w:type="paragraph" w:customStyle="1" w:styleId="Char2CharCharCharCharCharCharCharCharCharCharChar">
    <w:name w:val="Char2 Char Char Char Char Char Char Char Char Char Char Char"/>
    <w:basedOn w:val="Normal"/>
    <w:rsid w:val="00A526D1"/>
    <w:pPr>
      <w:widowControl w:val="0"/>
      <w:adjustRightInd w:val="0"/>
      <w:spacing w:after="160" w:line="240" w:lineRule="exact"/>
      <w:textAlignment w:val="baseline"/>
    </w:pPr>
    <w:rPr>
      <w:rFonts w:ascii="Verdana" w:hAnsi="Verdana"/>
      <w:sz w:val="20"/>
      <w:szCs w:val="20"/>
      <w:lang w:val="en-US" w:eastAsia="en-US"/>
    </w:rPr>
  </w:style>
  <w:style w:type="paragraph" w:customStyle="1" w:styleId="ListParagraph1">
    <w:name w:val="List Paragraph1"/>
    <w:basedOn w:val="Normal"/>
    <w:uiPriority w:val="34"/>
    <w:qFormat/>
    <w:rsid w:val="004C447A"/>
    <w:pPr>
      <w:ind w:left="720"/>
      <w:jc w:val="left"/>
    </w:pPr>
    <w:rPr>
      <w:rFonts w:ascii="Calibri" w:hAnsi="Calibri"/>
      <w:sz w:val="22"/>
      <w:szCs w:val="22"/>
    </w:rPr>
  </w:style>
  <w:style w:type="paragraph" w:customStyle="1" w:styleId="Default">
    <w:name w:val="Default"/>
    <w:rsid w:val="003B0AA7"/>
    <w:pPr>
      <w:autoSpaceDE w:val="0"/>
      <w:autoSpaceDN w:val="0"/>
      <w:adjustRightInd w:val="0"/>
    </w:pPr>
    <w:rPr>
      <w:color w:val="000000"/>
      <w:sz w:val="24"/>
      <w:szCs w:val="24"/>
    </w:rPr>
  </w:style>
  <w:style w:type="character" w:customStyle="1" w:styleId="Meno1">
    <w:name w:val="Menção1"/>
    <w:basedOn w:val="Fontepargpadro"/>
    <w:uiPriority w:val="99"/>
    <w:semiHidden/>
    <w:unhideWhenUsed/>
    <w:rsid w:val="003716F3"/>
    <w:rPr>
      <w:color w:val="2B579A"/>
      <w:shd w:val="clear" w:color="auto" w:fill="E6E6E6"/>
    </w:rPr>
  </w:style>
  <w:style w:type="character" w:customStyle="1" w:styleId="MenoPendente1">
    <w:name w:val="Menção Pendente1"/>
    <w:basedOn w:val="Fontepargpadro"/>
    <w:uiPriority w:val="99"/>
    <w:semiHidden/>
    <w:unhideWhenUsed/>
    <w:rsid w:val="001C2D0E"/>
    <w:rPr>
      <w:color w:val="605E5C"/>
      <w:shd w:val="clear" w:color="auto" w:fill="E1DFDD"/>
    </w:rPr>
  </w:style>
  <w:style w:type="paragraph" w:customStyle="1" w:styleId="Parties">
    <w:name w:val="Parties"/>
    <w:basedOn w:val="Normal"/>
    <w:rsid w:val="004336C6"/>
    <w:pPr>
      <w:tabs>
        <w:tab w:val="num" w:pos="680"/>
      </w:tabs>
      <w:spacing w:after="140" w:line="290" w:lineRule="auto"/>
      <w:ind w:left="680" w:hanging="680"/>
    </w:pPr>
    <w:rPr>
      <w:rFonts w:ascii="Arial" w:hAnsi="Arial"/>
      <w:color w:val="000000"/>
      <w:sz w:val="20"/>
      <w:szCs w:val="20"/>
    </w:rPr>
  </w:style>
  <w:style w:type="paragraph" w:customStyle="1" w:styleId="Body">
    <w:name w:val="Body"/>
    <w:basedOn w:val="Normal"/>
    <w:rsid w:val="004336C6"/>
    <w:pPr>
      <w:widowControl w:val="0"/>
      <w:suppressAutoHyphens/>
      <w:spacing w:after="140" w:line="290" w:lineRule="auto"/>
    </w:pPr>
    <w:rPr>
      <w:rFonts w:ascii="Arial" w:hAnsi="Arial" w:cs="Arial"/>
      <w:sz w:val="20"/>
      <w:szCs w:val="20"/>
    </w:rPr>
  </w:style>
  <w:style w:type="paragraph" w:customStyle="1" w:styleId="Level1">
    <w:name w:val="Level 1"/>
    <w:basedOn w:val="Normal"/>
    <w:uiPriority w:val="99"/>
    <w:rsid w:val="0025033E"/>
    <w:pPr>
      <w:keepNext/>
      <w:keepLines/>
      <w:numPr>
        <w:numId w:val="2"/>
      </w:numPr>
      <w:spacing w:before="280" w:after="140" w:line="290" w:lineRule="auto"/>
      <w:outlineLvl w:val="0"/>
    </w:pPr>
    <w:rPr>
      <w:rFonts w:ascii="Arial" w:hAnsi="Arial" w:cs="Arial"/>
      <w:b/>
      <w:color w:val="000000"/>
      <w:sz w:val="22"/>
      <w:szCs w:val="22"/>
    </w:rPr>
  </w:style>
  <w:style w:type="paragraph" w:customStyle="1" w:styleId="Level2">
    <w:name w:val="Level 2"/>
    <w:basedOn w:val="Normal"/>
    <w:link w:val="Level2Char"/>
    <w:uiPriority w:val="99"/>
    <w:qFormat/>
    <w:rsid w:val="000917E2"/>
    <w:pPr>
      <w:tabs>
        <w:tab w:val="num" w:pos="680"/>
      </w:tabs>
      <w:spacing w:after="140" w:line="290" w:lineRule="auto"/>
      <w:ind w:left="680" w:hanging="680"/>
      <w:outlineLvl w:val="1"/>
    </w:pPr>
    <w:rPr>
      <w:rFonts w:ascii="Arial" w:hAnsi="Arial"/>
      <w:sz w:val="20"/>
      <w:szCs w:val="24"/>
    </w:rPr>
  </w:style>
  <w:style w:type="character" w:customStyle="1" w:styleId="Level2Char">
    <w:name w:val="Level 2 Char"/>
    <w:link w:val="Level2"/>
    <w:uiPriority w:val="99"/>
    <w:rsid w:val="008552B6"/>
    <w:rPr>
      <w:rFonts w:ascii="Arial" w:hAnsi="Arial"/>
      <w:szCs w:val="24"/>
    </w:rPr>
  </w:style>
  <w:style w:type="paragraph" w:customStyle="1" w:styleId="Level3">
    <w:name w:val="Level 3"/>
    <w:basedOn w:val="Normal"/>
    <w:link w:val="Level3Char"/>
    <w:uiPriority w:val="99"/>
    <w:rsid w:val="000917E2"/>
    <w:pPr>
      <w:tabs>
        <w:tab w:val="num" w:pos="1361"/>
      </w:tabs>
      <w:spacing w:after="140" w:line="290" w:lineRule="auto"/>
      <w:ind w:left="1361" w:hanging="681"/>
      <w:outlineLvl w:val="2"/>
    </w:pPr>
    <w:rPr>
      <w:rFonts w:ascii="Arial" w:hAnsi="Arial" w:cs="Arial"/>
      <w:sz w:val="20"/>
      <w:szCs w:val="24"/>
    </w:rPr>
  </w:style>
  <w:style w:type="character" w:customStyle="1" w:styleId="Level3Char">
    <w:name w:val="Level 3 Char"/>
    <w:link w:val="Level3"/>
    <w:uiPriority w:val="99"/>
    <w:locked/>
    <w:rsid w:val="008552B6"/>
    <w:rPr>
      <w:rFonts w:ascii="Arial" w:hAnsi="Arial" w:cs="Arial"/>
      <w:szCs w:val="24"/>
    </w:rPr>
  </w:style>
  <w:style w:type="paragraph" w:customStyle="1" w:styleId="Level4">
    <w:name w:val="Level 4"/>
    <w:basedOn w:val="Normal"/>
    <w:uiPriority w:val="99"/>
    <w:rsid w:val="0025033E"/>
    <w:pPr>
      <w:numPr>
        <w:ilvl w:val="3"/>
        <w:numId w:val="2"/>
      </w:numPr>
      <w:spacing w:after="140" w:line="290" w:lineRule="auto"/>
      <w:outlineLvl w:val="3"/>
    </w:pPr>
    <w:rPr>
      <w:rFonts w:ascii="Arial" w:hAnsi="Arial" w:cs="Arial"/>
      <w:sz w:val="20"/>
      <w:szCs w:val="24"/>
    </w:rPr>
  </w:style>
  <w:style w:type="paragraph" w:customStyle="1" w:styleId="Level5">
    <w:name w:val="Level 5"/>
    <w:basedOn w:val="Normal"/>
    <w:uiPriority w:val="99"/>
    <w:rsid w:val="000917E2"/>
    <w:pPr>
      <w:tabs>
        <w:tab w:val="num" w:pos="2721"/>
      </w:tabs>
      <w:spacing w:after="140" w:line="290" w:lineRule="auto"/>
      <w:ind w:left="2721" w:hanging="680"/>
    </w:pPr>
    <w:rPr>
      <w:rFonts w:ascii="Arial" w:hAnsi="Arial" w:cs="Arial"/>
      <w:sz w:val="20"/>
      <w:szCs w:val="24"/>
    </w:rPr>
  </w:style>
  <w:style w:type="paragraph" w:customStyle="1" w:styleId="Level6">
    <w:name w:val="Level 6"/>
    <w:basedOn w:val="Normal"/>
    <w:uiPriority w:val="99"/>
    <w:rsid w:val="0025033E"/>
    <w:pPr>
      <w:numPr>
        <w:ilvl w:val="5"/>
        <w:numId w:val="2"/>
      </w:numPr>
    </w:pPr>
    <w:rPr>
      <w:sz w:val="24"/>
      <w:szCs w:val="24"/>
    </w:rPr>
  </w:style>
  <w:style w:type="paragraph" w:customStyle="1" w:styleId="5">
    <w:name w:val="5"/>
    <w:rsid w:val="006267C3"/>
    <w:pPr>
      <w:tabs>
        <w:tab w:val="left" w:pos="5529"/>
      </w:tabs>
      <w:autoSpaceDE w:val="0"/>
      <w:autoSpaceDN w:val="0"/>
      <w:adjustRightInd w:val="0"/>
      <w:spacing w:line="360" w:lineRule="atLeast"/>
      <w:ind w:left="567" w:hanging="567"/>
      <w:jc w:val="both"/>
    </w:pPr>
    <w:rPr>
      <w:rFonts w:ascii="Arial" w:eastAsia="Times New Roman" w:hAnsi="Arial" w:cs="Arial"/>
      <w:sz w:val="22"/>
      <w:szCs w:val="22"/>
    </w:rPr>
  </w:style>
  <w:style w:type="paragraph" w:customStyle="1" w:styleId="Normal1">
    <w:name w:val="Normal1"/>
    <w:rsid w:val="006267C3"/>
    <w:pPr>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s>
    </w:pPr>
    <w:rPr>
      <w:rFonts w:eastAsia="Times New Roman"/>
      <w:color w:val="000000"/>
      <w:lang w:val="en-US"/>
    </w:rPr>
  </w:style>
  <w:style w:type="paragraph" w:customStyle="1" w:styleId="CharCharCharCharCharChar1CharCharCharCharChar">
    <w:name w:val="Char Char Char Char Char Char1 Char Char Char Char Char"/>
    <w:basedOn w:val="Normal"/>
    <w:rsid w:val="008674EF"/>
    <w:pPr>
      <w:spacing w:after="160" w:line="240" w:lineRule="exact"/>
      <w:jc w:val="left"/>
    </w:pPr>
    <w:rPr>
      <w:rFonts w:ascii="Verdana" w:hAnsi="Verdana"/>
      <w:sz w:val="20"/>
      <w:szCs w:val="20"/>
      <w:lang w:val="en-US" w:eastAsia="en-US"/>
    </w:rPr>
  </w:style>
  <w:style w:type="paragraph" w:customStyle="1" w:styleId="Nivel1">
    <w:name w:val="Nivel 1"/>
    <w:basedOn w:val="Normal"/>
    <w:qFormat/>
    <w:rsid w:val="00E273DF"/>
    <w:pPr>
      <w:widowControl w:val="0"/>
      <w:numPr>
        <w:numId w:val="12"/>
      </w:numPr>
      <w:autoSpaceDE w:val="0"/>
      <w:autoSpaceDN w:val="0"/>
      <w:adjustRightInd w:val="0"/>
      <w:spacing w:line="300" w:lineRule="atLeast"/>
      <w:jc w:val="left"/>
    </w:pPr>
    <w:rPr>
      <w:rFonts w:eastAsia="Times New Roman"/>
      <w:b/>
      <w:bCs/>
      <w:color w:val="000000"/>
      <w:sz w:val="22"/>
      <w:szCs w:val="22"/>
    </w:rPr>
  </w:style>
  <w:style w:type="paragraph" w:customStyle="1" w:styleId="Nivel2">
    <w:name w:val="Nivel 2"/>
    <w:basedOn w:val="Normal"/>
    <w:qFormat/>
    <w:rsid w:val="00E273DF"/>
    <w:pPr>
      <w:widowControl w:val="0"/>
      <w:numPr>
        <w:ilvl w:val="1"/>
        <w:numId w:val="12"/>
      </w:numPr>
      <w:autoSpaceDE w:val="0"/>
      <w:autoSpaceDN w:val="0"/>
      <w:adjustRightInd w:val="0"/>
      <w:spacing w:line="300" w:lineRule="atLeast"/>
      <w:jc w:val="left"/>
    </w:pPr>
    <w:rPr>
      <w:rFonts w:eastAsia="Times New Roman"/>
      <w:bCs/>
      <w:color w:val="000000"/>
      <w:sz w:val="22"/>
      <w:szCs w:val="22"/>
    </w:rPr>
  </w:style>
  <w:style w:type="paragraph" w:customStyle="1" w:styleId="Nivel3">
    <w:name w:val="Nivel 3"/>
    <w:basedOn w:val="Corpodetexto"/>
    <w:qFormat/>
    <w:rsid w:val="00E273DF"/>
    <w:pPr>
      <w:numPr>
        <w:ilvl w:val="2"/>
        <w:numId w:val="12"/>
      </w:numPr>
      <w:tabs>
        <w:tab w:val="clear" w:pos="576"/>
        <w:tab w:val="clear" w:pos="1152"/>
      </w:tabs>
      <w:spacing w:line="320" w:lineRule="exact"/>
      <w:ind w:right="0"/>
    </w:pPr>
    <w:rPr>
      <w:color w:val="000000"/>
      <w:sz w:val="22"/>
      <w:szCs w:val="22"/>
      <w:lang w:val="pt-BR" w:eastAsia="pt-BR"/>
    </w:rPr>
  </w:style>
  <w:style w:type="paragraph" w:customStyle="1" w:styleId="Nivel4">
    <w:name w:val="Nivel 4"/>
    <w:basedOn w:val="Default"/>
    <w:qFormat/>
    <w:rsid w:val="00E273DF"/>
    <w:pPr>
      <w:widowControl w:val="0"/>
      <w:numPr>
        <w:ilvl w:val="3"/>
        <w:numId w:val="12"/>
      </w:numPr>
      <w:tabs>
        <w:tab w:val="left" w:pos="1701"/>
      </w:tabs>
      <w:spacing w:line="300" w:lineRule="atLeast"/>
      <w:jc w:val="both"/>
    </w:pPr>
    <w:rPr>
      <w:rFonts w:eastAsia="Times New Roman"/>
      <w:sz w:val="22"/>
      <w:szCs w:val="22"/>
    </w:rPr>
  </w:style>
  <w:style w:type="paragraph" w:customStyle="1" w:styleId="Nivel5">
    <w:name w:val="Nivel 5"/>
    <w:basedOn w:val="Default"/>
    <w:qFormat/>
    <w:rsid w:val="00E273DF"/>
    <w:pPr>
      <w:widowControl w:val="0"/>
      <w:numPr>
        <w:ilvl w:val="4"/>
        <w:numId w:val="12"/>
      </w:numPr>
      <w:spacing w:line="300" w:lineRule="atLeast"/>
      <w:jc w:val="both"/>
    </w:pPr>
    <w:rPr>
      <w:rFonts w:eastAsia="Times New Roman"/>
      <w:sz w:val="22"/>
      <w:szCs w:val="22"/>
    </w:rPr>
  </w:style>
  <w:style w:type="paragraph" w:customStyle="1" w:styleId="Nivel6">
    <w:name w:val="Nivel 6"/>
    <w:basedOn w:val="Normal"/>
    <w:qFormat/>
    <w:rsid w:val="00E273DF"/>
    <w:pPr>
      <w:widowControl w:val="0"/>
      <w:numPr>
        <w:ilvl w:val="5"/>
        <w:numId w:val="12"/>
      </w:numPr>
      <w:autoSpaceDE w:val="0"/>
      <w:autoSpaceDN w:val="0"/>
      <w:adjustRightInd w:val="0"/>
      <w:spacing w:line="300" w:lineRule="atLeast"/>
    </w:pPr>
    <w:rPr>
      <w:rFonts w:eastAsia="TT108t00"/>
      <w:sz w:val="22"/>
      <w:szCs w:val="22"/>
    </w:rPr>
  </w:style>
  <w:style w:type="paragraph" w:customStyle="1" w:styleId="sub">
    <w:name w:val="sub"/>
    <w:rsid w:val="00B92ED1"/>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rPr>
  </w:style>
  <w:style w:type="paragraph" w:customStyle="1" w:styleId="bullet2">
    <w:name w:val="bullet 2"/>
    <w:basedOn w:val="Normal"/>
    <w:rsid w:val="00FD0C3C"/>
    <w:pPr>
      <w:numPr>
        <w:numId w:val="66"/>
      </w:numPr>
      <w:spacing w:after="140" w:line="290" w:lineRule="auto"/>
    </w:pPr>
    <w:rPr>
      <w:rFonts w:ascii="Tahoma" w:eastAsia="Times New Roman" w:hAnsi="Tahoma" w:cs="Tahoma"/>
      <w:color w:val="000000"/>
      <w:kern w:val="20"/>
      <w:sz w:val="22"/>
      <w:szCs w:val="22"/>
    </w:rPr>
  </w:style>
  <w:style w:type="paragraph" w:styleId="Commarcadores">
    <w:name w:val="List Bullet"/>
    <w:basedOn w:val="Normal"/>
    <w:unhideWhenUsed/>
    <w:rsid w:val="00FD0C3C"/>
    <w:pPr>
      <w:numPr>
        <w:numId w:val="68"/>
      </w:numPr>
      <w:contextualSpacing/>
    </w:pPr>
  </w:style>
  <w:style w:type="paragraph" w:customStyle="1" w:styleId="yiv4587370033msonormal">
    <w:name w:val="yiv4587370033msonormal"/>
    <w:basedOn w:val="Normal"/>
    <w:rsid w:val="00A90D54"/>
    <w:pPr>
      <w:spacing w:before="100" w:beforeAutospacing="1" w:after="100" w:afterAutospacing="1"/>
      <w:jc w:val="left"/>
    </w:pPr>
    <w:rPr>
      <w:rFonts w:eastAsia="Times New Roman"/>
      <w:sz w:val="24"/>
      <w:szCs w:val="24"/>
    </w:rPr>
  </w:style>
  <w:style w:type="character" w:customStyle="1" w:styleId="MenoPendente2">
    <w:name w:val="Menção Pendente2"/>
    <w:basedOn w:val="Fontepargpadro"/>
    <w:uiPriority w:val="99"/>
    <w:semiHidden/>
    <w:unhideWhenUsed/>
    <w:rsid w:val="00A34D59"/>
    <w:rPr>
      <w:color w:val="605E5C"/>
      <w:shd w:val="clear" w:color="auto" w:fill="E1DFDD"/>
    </w:rPr>
  </w:style>
  <w:style w:type="character" w:customStyle="1" w:styleId="txtnumconta">
    <w:name w:val="txtnumconta"/>
    <w:basedOn w:val="Fontepargpadro"/>
    <w:rsid w:val="0060063A"/>
  </w:style>
  <w:style w:type="paragraph" w:customStyle="1" w:styleId="05ATENOcarta">
    <w:name w:val="05. «ATENÇÃO» carta"/>
    <w:basedOn w:val="Normal"/>
    <w:rsid w:val="00E70068"/>
    <w:pPr>
      <w:widowControl w:val="0"/>
      <w:adjustRightInd w:val="0"/>
      <w:spacing w:after="260" w:line="220" w:lineRule="atLeast"/>
      <w:textAlignment w:val="baseline"/>
    </w:pPr>
    <w:rPr>
      <w:rFonts w:ascii="Times" w:hAnsi="Time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2449">
      <w:bodyDiv w:val="1"/>
      <w:marLeft w:val="0"/>
      <w:marRight w:val="0"/>
      <w:marTop w:val="0"/>
      <w:marBottom w:val="0"/>
      <w:divBdr>
        <w:top w:val="none" w:sz="0" w:space="0" w:color="auto"/>
        <w:left w:val="none" w:sz="0" w:space="0" w:color="auto"/>
        <w:bottom w:val="none" w:sz="0" w:space="0" w:color="auto"/>
        <w:right w:val="none" w:sz="0" w:space="0" w:color="auto"/>
      </w:divBdr>
    </w:div>
    <w:div w:id="81802684">
      <w:bodyDiv w:val="1"/>
      <w:marLeft w:val="0"/>
      <w:marRight w:val="0"/>
      <w:marTop w:val="0"/>
      <w:marBottom w:val="0"/>
      <w:divBdr>
        <w:top w:val="none" w:sz="0" w:space="0" w:color="auto"/>
        <w:left w:val="none" w:sz="0" w:space="0" w:color="auto"/>
        <w:bottom w:val="none" w:sz="0" w:space="0" w:color="auto"/>
        <w:right w:val="none" w:sz="0" w:space="0" w:color="auto"/>
      </w:divBdr>
    </w:div>
    <w:div w:id="148786227">
      <w:bodyDiv w:val="1"/>
      <w:marLeft w:val="0"/>
      <w:marRight w:val="0"/>
      <w:marTop w:val="0"/>
      <w:marBottom w:val="0"/>
      <w:divBdr>
        <w:top w:val="none" w:sz="0" w:space="0" w:color="auto"/>
        <w:left w:val="none" w:sz="0" w:space="0" w:color="auto"/>
        <w:bottom w:val="none" w:sz="0" w:space="0" w:color="auto"/>
        <w:right w:val="none" w:sz="0" w:space="0" w:color="auto"/>
      </w:divBdr>
    </w:div>
    <w:div w:id="157574769">
      <w:bodyDiv w:val="1"/>
      <w:marLeft w:val="0"/>
      <w:marRight w:val="0"/>
      <w:marTop w:val="0"/>
      <w:marBottom w:val="0"/>
      <w:divBdr>
        <w:top w:val="none" w:sz="0" w:space="0" w:color="auto"/>
        <w:left w:val="none" w:sz="0" w:space="0" w:color="auto"/>
        <w:bottom w:val="none" w:sz="0" w:space="0" w:color="auto"/>
        <w:right w:val="none" w:sz="0" w:space="0" w:color="auto"/>
      </w:divBdr>
    </w:div>
    <w:div w:id="160045098">
      <w:bodyDiv w:val="1"/>
      <w:marLeft w:val="0"/>
      <w:marRight w:val="0"/>
      <w:marTop w:val="0"/>
      <w:marBottom w:val="0"/>
      <w:divBdr>
        <w:top w:val="none" w:sz="0" w:space="0" w:color="auto"/>
        <w:left w:val="none" w:sz="0" w:space="0" w:color="auto"/>
        <w:bottom w:val="none" w:sz="0" w:space="0" w:color="auto"/>
        <w:right w:val="none" w:sz="0" w:space="0" w:color="auto"/>
      </w:divBdr>
    </w:div>
    <w:div w:id="188573062">
      <w:bodyDiv w:val="1"/>
      <w:marLeft w:val="0"/>
      <w:marRight w:val="0"/>
      <w:marTop w:val="0"/>
      <w:marBottom w:val="0"/>
      <w:divBdr>
        <w:top w:val="none" w:sz="0" w:space="0" w:color="auto"/>
        <w:left w:val="none" w:sz="0" w:space="0" w:color="auto"/>
        <w:bottom w:val="none" w:sz="0" w:space="0" w:color="auto"/>
        <w:right w:val="none" w:sz="0" w:space="0" w:color="auto"/>
      </w:divBdr>
    </w:div>
    <w:div w:id="203635742">
      <w:bodyDiv w:val="1"/>
      <w:marLeft w:val="0"/>
      <w:marRight w:val="0"/>
      <w:marTop w:val="0"/>
      <w:marBottom w:val="0"/>
      <w:divBdr>
        <w:top w:val="none" w:sz="0" w:space="0" w:color="auto"/>
        <w:left w:val="none" w:sz="0" w:space="0" w:color="auto"/>
        <w:bottom w:val="none" w:sz="0" w:space="0" w:color="auto"/>
        <w:right w:val="none" w:sz="0" w:space="0" w:color="auto"/>
      </w:divBdr>
    </w:div>
    <w:div w:id="293605615">
      <w:bodyDiv w:val="1"/>
      <w:marLeft w:val="0"/>
      <w:marRight w:val="0"/>
      <w:marTop w:val="0"/>
      <w:marBottom w:val="0"/>
      <w:divBdr>
        <w:top w:val="none" w:sz="0" w:space="0" w:color="auto"/>
        <w:left w:val="none" w:sz="0" w:space="0" w:color="auto"/>
        <w:bottom w:val="none" w:sz="0" w:space="0" w:color="auto"/>
        <w:right w:val="none" w:sz="0" w:space="0" w:color="auto"/>
      </w:divBdr>
    </w:div>
    <w:div w:id="311258418">
      <w:bodyDiv w:val="1"/>
      <w:marLeft w:val="0"/>
      <w:marRight w:val="0"/>
      <w:marTop w:val="0"/>
      <w:marBottom w:val="0"/>
      <w:divBdr>
        <w:top w:val="none" w:sz="0" w:space="0" w:color="auto"/>
        <w:left w:val="none" w:sz="0" w:space="0" w:color="auto"/>
        <w:bottom w:val="none" w:sz="0" w:space="0" w:color="auto"/>
        <w:right w:val="none" w:sz="0" w:space="0" w:color="auto"/>
      </w:divBdr>
    </w:div>
    <w:div w:id="333607512">
      <w:bodyDiv w:val="1"/>
      <w:marLeft w:val="0"/>
      <w:marRight w:val="0"/>
      <w:marTop w:val="0"/>
      <w:marBottom w:val="0"/>
      <w:divBdr>
        <w:top w:val="none" w:sz="0" w:space="0" w:color="auto"/>
        <w:left w:val="none" w:sz="0" w:space="0" w:color="auto"/>
        <w:bottom w:val="none" w:sz="0" w:space="0" w:color="auto"/>
        <w:right w:val="none" w:sz="0" w:space="0" w:color="auto"/>
      </w:divBdr>
    </w:div>
    <w:div w:id="345791699">
      <w:bodyDiv w:val="1"/>
      <w:marLeft w:val="0"/>
      <w:marRight w:val="0"/>
      <w:marTop w:val="0"/>
      <w:marBottom w:val="0"/>
      <w:divBdr>
        <w:top w:val="none" w:sz="0" w:space="0" w:color="auto"/>
        <w:left w:val="none" w:sz="0" w:space="0" w:color="auto"/>
        <w:bottom w:val="none" w:sz="0" w:space="0" w:color="auto"/>
        <w:right w:val="none" w:sz="0" w:space="0" w:color="auto"/>
      </w:divBdr>
    </w:div>
    <w:div w:id="363990352">
      <w:bodyDiv w:val="1"/>
      <w:marLeft w:val="0"/>
      <w:marRight w:val="0"/>
      <w:marTop w:val="0"/>
      <w:marBottom w:val="0"/>
      <w:divBdr>
        <w:top w:val="none" w:sz="0" w:space="0" w:color="auto"/>
        <w:left w:val="none" w:sz="0" w:space="0" w:color="auto"/>
        <w:bottom w:val="none" w:sz="0" w:space="0" w:color="auto"/>
        <w:right w:val="none" w:sz="0" w:space="0" w:color="auto"/>
      </w:divBdr>
    </w:div>
    <w:div w:id="375666721">
      <w:bodyDiv w:val="1"/>
      <w:marLeft w:val="0"/>
      <w:marRight w:val="0"/>
      <w:marTop w:val="0"/>
      <w:marBottom w:val="0"/>
      <w:divBdr>
        <w:top w:val="none" w:sz="0" w:space="0" w:color="auto"/>
        <w:left w:val="none" w:sz="0" w:space="0" w:color="auto"/>
        <w:bottom w:val="none" w:sz="0" w:space="0" w:color="auto"/>
        <w:right w:val="none" w:sz="0" w:space="0" w:color="auto"/>
      </w:divBdr>
    </w:div>
    <w:div w:id="405688607">
      <w:bodyDiv w:val="1"/>
      <w:marLeft w:val="0"/>
      <w:marRight w:val="0"/>
      <w:marTop w:val="0"/>
      <w:marBottom w:val="0"/>
      <w:divBdr>
        <w:top w:val="none" w:sz="0" w:space="0" w:color="auto"/>
        <w:left w:val="none" w:sz="0" w:space="0" w:color="auto"/>
        <w:bottom w:val="none" w:sz="0" w:space="0" w:color="auto"/>
        <w:right w:val="none" w:sz="0" w:space="0" w:color="auto"/>
      </w:divBdr>
    </w:div>
    <w:div w:id="436606137">
      <w:bodyDiv w:val="1"/>
      <w:marLeft w:val="0"/>
      <w:marRight w:val="0"/>
      <w:marTop w:val="0"/>
      <w:marBottom w:val="0"/>
      <w:divBdr>
        <w:top w:val="none" w:sz="0" w:space="0" w:color="auto"/>
        <w:left w:val="none" w:sz="0" w:space="0" w:color="auto"/>
        <w:bottom w:val="none" w:sz="0" w:space="0" w:color="auto"/>
        <w:right w:val="none" w:sz="0" w:space="0" w:color="auto"/>
      </w:divBdr>
    </w:div>
    <w:div w:id="451704282">
      <w:bodyDiv w:val="1"/>
      <w:marLeft w:val="0"/>
      <w:marRight w:val="0"/>
      <w:marTop w:val="0"/>
      <w:marBottom w:val="0"/>
      <w:divBdr>
        <w:top w:val="none" w:sz="0" w:space="0" w:color="auto"/>
        <w:left w:val="none" w:sz="0" w:space="0" w:color="auto"/>
        <w:bottom w:val="none" w:sz="0" w:space="0" w:color="auto"/>
        <w:right w:val="none" w:sz="0" w:space="0" w:color="auto"/>
      </w:divBdr>
    </w:div>
    <w:div w:id="485586169">
      <w:bodyDiv w:val="1"/>
      <w:marLeft w:val="0"/>
      <w:marRight w:val="0"/>
      <w:marTop w:val="0"/>
      <w:marBottom w:val="0"/>
      <w:divBdr>
        <w:top w:val="none" w:sz="0" w:space="0" w:color="auto"/>
        <w:left w:val="none" w:sz="0" w:space="0" w:color="auto"/>
        <w:bottom w:val="none" w:sz="0" w:space="0" w:color="auto"/>
        <w:right w:val="none" w:sz="0" w:space="0" w:color="auto"/>
      </w:divBdr>
    </w:div>
    <w:div w:id="613560901">
      <w:bodyDiv w:val="1"/>
      <w:marLeft w:val="0"/>
      <w:marRight w:val="0"/>
      <w:marTop w:val="0"/>
      <w:marBottom w:val="0"/>
      <w:divBdr>
        <w:top w:val="none" w:sz="0" w:space="0" w:color="auto"/>
        <w:left w:val="none" w:sz="0" w:space="0" w:color="auto"/>
        <w:bottom w:val="none" w:sz="0" w:space="0" w:color="auto"/>
        <w:right w:val="none" w:sz="0" w:space="0" w:color="auto"/>
      </w:divBdr>
    </w:div>
    <w:div w:id="626278266">
      <w:bodyDiv w:val="1"/>
      <w:marLeft w:val="0"/>
      <w:marRight w:val="0"/>
      <w:marTop w:val="0"/>
      <w:marBottom w:val="0"/>
      <w:divBdr>
        <w:top w:val="none" w:sz="0" w:space="0" w:color="auto"/>
        <w:left w:val="none" w:sz="0" w:space="0" w:color="auto"/>
        <w:bottom w:val="none" w:sz="0" w:space="0" w:color="auto"/>
        <w:right w:val="none" w:sz="0" w:space="0" w:color="auto"/>
      </w:divBdr>
    </w:div>
    <w:div w:id="627130530">
      <w:bodyDiv w:val="1"/>
      <w:marLeft w:val="0"/>
      <w:marRight w:val="0"/>
      <w:marTop w:val="0"/>
      <w:marBottom w:val="0"/>
      <w:divBdr>
        <w:top w:val="none" w:sz="0" w:space="0" w:color="auto"/>
        <w:left w:val="none" w:sz="0" w:space="0" w:color="auto"/>
        <w:bottom w:val="none" w:sz="0" w:space="0" w:color="auto"/>
        <w:right w:val="none" w:sz="0" w:space="0" w:color="auto"/>
      </w:divBdr>
    </w:div>
    <w:div w:id="655494776">
      <w:bodyDiv w:val="1"/>
      <w:marLeft w:val="0"/>
      <w:marRight w:val="0"/>
      <w:marTop w:val="0"/>
      <w:marBottom w:val="0"/>
      <w:divBdr>
        <w:top w:val="none" w:sz="0" w:space="0" w:color="auto"/>
        <w:left w:val="none" w:sz="0" w:space="0" w:color="auto"/>
        <w:bottom w:val="none" w:sz="0" w:space="0" w:color="auto"/>
        <w:right w:val="none" w:sz="0" w:space="0" w:color="auto"/>
      </w:divBdr>
    </w:div>
    <w:div w:id="731926763">
      <w:bodyDiv w:val="1"/>
      <w:marLeft w:val="0"/>
      <w:marRight w:val="0"/>
      <w:marTop w:val="0"/>
      <w:marBottom w:val="0"/>
      <w:divBdr>
        <w:top w:val="none" w:sz="0" w:space="0" w:color="auto"/>
        <w:left w:val="none" w:sz="0" w:space="0" w:color="auto"/>
        <w:bottom w:val="none" w:sz="0" w:space="0" w:color="auto"/>
        <w:right w:val="none" w:sz="0" w:space="0" w:color="auto"/>
      </w:divBdr>
    </w:div>
    <w:div w:id="746341898">
      <w:bodyDiv w:val="1"/>
      <w:marLeft w:val="0"/>
      <w:marRight w:val="0"/>
      <w:marTop w:val="0"/>
      <w:marBottom w:val="0"/>
      <w:divBdr>
        <w:top w:val="none" w:sz="0" w:space="0" w:color="auto"/>
        <w:left w:val="none" w:sz="0" w:space="0" w:color="auto"/>
        <w:bottom w:val="none" w:sz="0" w:space="0" w:color="auto"/>
        <w:right w:val="none" w:sz="0" w:space="0" w:color="auto"/>
      </w:divBdr>
    </w:div>
    <w:div w:id="786847580">
      <w:bodyDiv w:val="1"/>
      <w:marLeft w:val="0"/>
      <w:marRight w:val="0"/>
      <w:marTop w:val="0"/>
      <w:marBottom w:val="0"/>
      <w:divBdr>
        <w:top w:val="none" w:sz="0" w:space="0" w:color="auto"/>
        <w:left w:val="none" w:sz="0" w:space="0" w:color="auto"/>
        <w:bottom w:val="none" w:sz="0" w:space="0" w:color="auto"/>
        <w:right w:val="none" w:sz="0" w:space="0" w:color="auto"/>
      </w:divBdr>
    </w:div>
    <w:div w:id="821967341">
      <w:bodyDiv w:val="1"/>
      <w:marLeft w:val="0"/>
      <w:marRight w:val="0"/>
      <w:marTop w:val="0"/>
      <w:marBottom w:val="0"/>
      <w:divBdr>
        <w:top w:val="none" w:sz="0" w:space="0" w:color="auto"/>
        <w:left w:val="none" w:sz="0" w:space="0" w:color="auto"/>
        <w:bottom w:val="none" w:sz="0" w:space="0" w:color="auto"/>
        <w:right w:val="none" w:sz="0" w:space="0" w:color="auto"/>
      </w:divBdr>
    </w:div>
    <w:div w:id="829833028">
      <w:bodyDiv w:val="1"/>
      <w:marLeft w:val="0"/>
      <w:marRight w:val="0"/>
      <w:marTop w:val="0"/>
      <w:marBottom w:val="0"/>
      <w:divBdr>
        <w:top w:val="none" w:sz="0" w:space="0" w:color="auto"/>
        <w:left w:val="none" w:sz="0" w:space="0" w:color="auto"/>
        <w:bottom w:val="none" w:sz="0" w:space="0" w:color="auto"/>
        <w:right w:val="none" w:sz="0" w:space="0" w:color="auto"/>
      </w:divBdr>
    </w:div>
    <w:div w:id="861549707">
      <w:bodyDiv w:val="1"/>
      <w:marLeft w:val="0"/>
      <w:marRight w:val="0"/>
      <w:marTop w:val="0"/>
      <w:marBottom w:val="0"/>
      <w:divBdr>
        <w:top w:val="none" w:sz="0" w:space="0" w:color="auto"/>
        <w:left w:val="none" w:sz="0" w:space="0" w:color="auto"/>
        <w:bottom w:val="none" w:sz="0" w:space="0" w:color="auto"/>
        <w:right w:val="none" w:sz="0" w:space="0" w:color="auto"/>
      </w:divBdr>
    </w:div>
    <w:div w:id="886457011">
      <w:bodyDiv w:val="1"/>
      <w:marLeft w:val="0"/>
      <w:marRight w:val="0"/>
      <w:marTop w:val="0"/>
      <w:marBottom w:val="0"/>
      <w:divBdr>
        <w:top w:val="none" w:sz="0" w:space="0" w:color="auto"/>
        <w:left w:val="none" w:sz="0" w:space="0" w:color="auto"/>
        <w:bottom w:val="none" w:sz="0" w:space="0" w:color="auto"/>
        <w:right w:val="none" w:sz="0" w:space="0" w:color="auto"/>
      </w:divBdr>
    </w:div>
    <w:div w:id="888569373">
      <w:bodyDiv w:val="1"/>
      <w:marLeft w:val="0"/>
      <w:marRight w:val="0"/>
      <w:marTop w:val="0"/>
      <w:marBottom w:val="0"/>
      <w:divBdr>
        <w:top w:val="none" w:sz="0" w:space="0" w:color="auto"/>
        <w:left w:val="none" w:sz="0" w:space="0" w:color="auto"/>
        <w:bottom w:val="none" w:sz="0" w:space="0" w:color="auto"/>
        <w:right w:val="none" w:sz="0" w:space="0" w:color="auto"/>
      </w:divBdr>
    </w:div>
    <w:div w:id="923220890">
      <w:bodyDiv w:val="1"/>
      <w:marLeft w:val="0"/>
      <w:marRight w:val="0"/>
      <w:marTop w:val="0"/>
      <w:marBottom w:val="0"/>
      <w:divBdr>
        <w:top w:val="none" w:sz="0" w:space="0" w:color="auto"/>
        <w:left w:val="none" w:sz="0" w:space="0" w:color="auto"/>
        <w:bottom w:val="none" w:sz="0" w:space="0" w:color="auto"/>
        <w:right w:val="none" w:sz="0" w:space="0" w:color="auto"/>
      </w:divBdr>
    </w:div>
    <w:div w:id="959528039">
      <w:bodyDiv w:val="1"/>
      <w:marLeft w:val="0"/>
      <w:marRight w:val="0"/>
      <w:marTop w:val="0"/>
      <w:marBottom w:val="0"/>
      <w:divBdr>
        <w:top w:val="none" w:sz="0" w:space="0" w:color="auto"/>
        <w:left w:val="none" w:sz="0" w:space="0" w:color="auto"/>
        <w:bottom w:val="none" w:sz="0" w:space="0" w:color="auto"/>
        <w:right w:val="none" w:sz="0" w:space="0" w:color="auto"/>
      </w:divBdr>
    </w:div>
    <w:div w:id="963072707">
      <w:bodyDiv w:val="1"/>
      <w:marLeft w:val="0"/>
      <w:marRight w:val="0"/>
      <w:marTop w:val="0"/>
      <w:marBottom w:val="0"/>
      <w:divBdr>
        <w:top w:val="none" w:sz="0" w:space="0" w:color="auto"/>
        <w:left w:val="none" w:sz="0" w:space="0" w:color="auto"/>
        <w:bottom w:val="none" w:sz="0" w:space="0" w:color="auto"/>
        <w:right w:val="none" w:sz="0" w:space="0" w:color="auto"/>
      </w:divBdr>
    </w:div>
    <w:div w:id="978269915">
      <w:bodyDiv w:val="1"/>
      <w:marLeft w:val="0"/>
      <w:marRight w:val="0"/>
      <w:marTop w:val="0"/>
      <w:marBottom w:val="0"/>
      <w:divBdr>
        <w:top w:val="none" w:sz="0" w:space="0" w:color="auto"/>
        <w:left w:val="none" w:sz="0" w:space="0" w:color="auto"/>
        <w:bottom w:val="none" w:sz="0" w:space="0" w:color="auto"/>
        <w:right w:val="none" w:sz="0" w:space="0" w:color="auto"/>
      </w:divBdr>
    </w:div>
    <w:div w:id="979307125">
      <w:bodyDiv w:val="1"/>
      <w:marLeft w:val="0"/>
      <w:marRight w:val="0"/>
      <w:marTop w:val="0"/>
      <w:marBottom w:val="0"/>
      <w:divBdr>
        <w:top w:val="none" w:sz="0" w:space="0" w:color="auto"/>
        <w:left w:val="none" w:sz="0" w:space="0" w:color="auto"/>
        <w:bottom w:val="none" w:sz="0" w:space="0" w:color="auto"/>
        <w:right w:val="none" w:sz="0" w:space="0" w:color="auto"/>
      </w:divBdr>
    </w:div>
    <w:div w:id="1003433414">
      <w:bodyDiv w:val="1"/>
      <w:marLeft w:val="0"/>
      <w:marRight w:val="0"/>
      <w:marTop w:val="0"/>
      <w:marBottom w:val="0"/>
      <w:divBdr>
        <w:top w:val="none" w:sz="0" w:space="0" w:color="auto"/>
        <w:left w:val="none" w:sz="0" w:space="0" w:color="auto"/>
        <w:bottom w:val="none" w:sz="0" w:space="0" w:color="auto"/>
        <w:right w:val="none" w:sz="0" w:space="0" w:color="auto"/>
      </w:divBdr>
    </w:div>
    <w:div w:id="1020158650">
      <w:bodyDiv w:val="1"/>
      <w:marLeft w:val="0"/>
      <w:marRight w:val="0"/>
      <w:marTop w:val="0"/>
      <w:marBottom w:val="0"/>
      <w:divBdr>
        <w:top w:val="none" w:sz="0" w:space="0" w:color="auto"/>
        <w:left w:val="none" w:sz="0" w:space="0" w:color="auto"/>
        <w:bottom w:val="none" w:sz="0" w:space="0" w:color="auto"/>
        <w:right w:val="none" w:sz="0" w:space="0" w:color="auto"/>
      </w:divBdr>
    </w:div>
    <w:div w:id="1044790057">
      <w:bodyDiv w:val="1"/>
      <w:marLeft w:val="0"/>
      <w:marRight w:val="0"/>
      <w:marTop w:val="0"/>
      <w:marBottom w:val="0"/>
      <w:divBdr>
        <w:top w:val="none" w:sz="0" w:space="0" w:color="auto"/>
        <w:left w:val="none" w:sz="0" w:space="0" w:color="auto"/>
        <w:bottom w:val="none" w:sz="0" w:space="0" w:color="auto"/>
        <w:right w:val="none" w:sz="0" w:space="0" w:color="auto"/>
      </w:divBdr>
    </w:div>
    <w:div w:id="1067218514">
      <w:bodyDiv w:val="1"/>
      <w:marLeft w:val="0"/>
      <w:marRight w:val="0"/>
      <w:marTop w:val="0"/>
      <w:marBottom w:val="0"/>
      <w:divBdr>
        <w:top w:val="none" w:sz="0" w:space="0" w:color="auto"/>
        <w:left w:val="none" w:sz="0" w:space="0" w:color="auto"/>
        <w:bottom w:val="none" w:sz="0" w:space="0" w:color="auto"/>
        <w:right w:val="none" w:sz="0" w:space="0" w:color="auto"/>
      </w:divBdr>
    </w:div>
    <w:div w:id="1116942874">
      <w:bodyDiv w:val="1"/>
      <w:marLeft w:val="0"/>
      <w:marRight w:val="0"/>
      <w:marTop w:val="0"/>
      <w:marBottom w:val="0"/>
      <w:divBdr>
        <w:top w:val="none" w:sz="0" w:space="0" w:color="auto"/>
        <w:left w:val="none" w:sz="0" w:space="0" w:color="auto"/>
        <w:bottom w:val="none" w:sz="0" w:space="0" w:color="auto"/>
        <w:right w:val="none" w:sz="0" w:space="0" w:color="auto"/>
      </w:divBdr>
    </w:div>
    <w:div w:id="1170950064">
      <w:bodyDiv w:val="1"/>
      <w:marLeft w:val="0"/>
      <w:marRight w:val="0"/>
      <w:marTop w:val="0"/>
      <w:marBottom w:val="0"/>
      <w:divBdr>
        <w:top w:val="none" w:sz="0" w:space="0" w:color="auto"/>
        <w:left w:val="none" w:sz="0" w:space="0" w:color="auto"/>
        <w:bottom w:val="none" w:sz="0" w:space="0" w:color="auto"/>
        <w:right w:val="none" w:sz="0" w:space="0" w:color="auto"/>
      </w:divBdr>
    </w:div>
    <w:div w:id="1175611258">
      <w:bodyDiv w:val="1"/>
      <w:marLeft w:val="0"/>
      <w:marRight w:val="0"/>
      <w:marTop w:val="0"/>
      <w:marBottom w:val="0"/>
      <w:divBdr>
        <w:top w:val="none" w:sz="0" w:space="0" w:color="auto"/>
        <w:left w:val="none" w:sz="0" w:space="0" w:color="auto"/>
        <w:bottom w:val="none" w:sz="0" w:space="0" w:color="auto"/>
        <w:right w:val="none" w:sz="0" w:space="0" w:color="auto"/>
      </w:divBdr>
    </w:div>
    <w:div w:id="1209952531">
      <w:bodyDiv w:val="1"/>
      <w:marLeft w:val="0"/>
      <w:marRight w:val="0"/>
      <w:marTop w:val="0"/>
      <w:marBottom w:val="0"/>
      <w:divBdr>
        <w:top w:val="none" w:sz="0" w:space="0" w:color="auto"/>
        <w:left w:val="none" w:sz="0" w:space="0" w:color="auto"/>
        <w:bottom w:val="none" w:sz="0" w:space="0" w:color="auto"/>
        <w:right w:val="none" w:sz="0" w:space="0" w:color="auto"/>
      </w:divBdr>
    </w:div>
    <w:div w:id="1223367184">
      <w:bodyDiv w:val="1"/>
      <w:marLeft w:val="0"/>
      <w:marRight w:val="0"/>
      <w:marTop w:val="0"/>
      <w:marBottom w:val="0"/>
      <w:divBdr>
        <w:top w:val="none" w:sz="0" w:space="0" w:color="auto"/>
        <w:left w:val="none" w:sz="0" w:space="0" w:color="auto"/>
        <w:bottom w:val="none" w:sz="0" w:space="0" w:color="auto"/>
        <w:right w:val="none" w:sz="0" w:space="0" w:color="auto"/>
      </w:divBdr>
      <w:divsChild>
        <w:div w:id="1393966196">
          <w:marLeft w:val="0"/>
          <w:marRight w:val="0"/>
          <w:marTop w:val="0"/>
          <w:marBottom w:val="0"/>
          <w:divBdr>
            <w:top w:val="none" w:sz="0" w:space="0" w:color="auto"/>
            <w:left w:val="none" w:sz="0" w:space="0" w:color="auto"/>
            <w:bottom w:val="none" w:sz="0" w:space="0" w:color="auto"/>
            <w:right w:val="none" w:sz="0" w:space="0" w:color="auto"/>
          </w:divBdr>
          <w:divsChild>
            <w:div w:id="15370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9629">
      <w:bodyDiv w:val="1"/>
      <w:marLeft w:val="0"/>
      <w:marRight w:val="0"/>
      <w:marTop w:val="0"/>
      <w:marBottom w:val="0"/>
      <w:divBdr>
        <w:top w:val="none" w:sz="0" w:space="0" w:color="auto"/>
        <w:left w:val="none" w:sz="0" w:space="0" w:color="auto"/>
        <w:bottom w:val="none" w:sz="0" w:space="0" w:color="auto"/>
        <w:right w:val="none" w:sz="0" w:space="0" w:color="auto"/>
      </w:divBdr>
      <w:divsChild>
        <w:div w:id="1909151035">
          <w:marLeft w:val="0"/>
          <w:marRight w:val="0"/>
          <w:marTop w:val="0"/>
          <w:marBottom w:val="0"/>
          <w:divBdr>
            <w:top w:val="none" w:sz="0" w:space="0" w:color="auto"/>
            <w:left w:val="none" w:sz="0" w:space="0" w:color="auto"/>
            <w:bottom w:val="none" w:sz="0" w:space="0" w:color="auto"/>
            <w:right w:val="none" w:sz="0" w:space="0" w:color="auto"/>
          </w:divBdr>
          <w:divsChild>
            <w:div w:id="11672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80177">
      <w:bodyDiv w:val="1"/>
      <w:marLeft w:val="0"/>
      <w:marRight w:val="0"/>
      <w:marTop w:val="0"/>
      <w:marBottom w:val="0"/>
      <w:divBdr>
        <w:top w:val="none" w:sz="0" w:space="0" w:color="auto"/>
        <w:left w:val="none" w:sz="0" w:space="0" w:color="auto"/>
        <w:bottom w:val="none" w:sz="0" w:space="0" w:color="auto"/>
        <w:right w:val="none" w:sz="0" w:space="0" w:color="auto"/>
      </w:divBdr>
    </w:div>
    <w:div w:id="1321999957">
      <w:bodyDiv w:val="1"/>
      <w:marLeft w:val="0"/>
      <w:marRight w:val="0"/>
      <w:marTop w:val="0"/>
      <w:marBottom w:val="0"/>
      <w:divBdr>
        <w:top w:val="none" w:sz="0" w:space="0" w:color="auto"/>
        <w:left w:val="none" w:sz="0" w:space="0" w:color="auto"/>
        <w:bottom w:val="none" w:sz="0" w:space="0" w:color="auto"/>
        <w:right w:val="none" w:sz="0" w:space="0" w:color="auto"/>
      </w:divBdr>
    </w:div>
    <w:div w:id="1325937083">
      <w:bodyDiv w:val="1"/>
      <w:marLeft w:val="0"/>
      <w:marRight w:val="0"/>
      <w:marTop w:val="0"/>
      <w:marBottom w:val="0"/>
      <w:divBdr>
        <w:top w:val="none" w:sz="0" w:space="0" w:color="auto"/>
        <w:left w:val="none" w:sz="0" w:space="0" w:color="auto"/>
        <w:bottom w:val="none" w:sz="0" w:space="0" w:color="auto"/>
        <w:right w:val="none" w:sz="0" w:space="0" w:color="auto"/>
      </w:divBdr>
    </w:div>
    <w:div w:id="1340499291">
      <w:bodyDiv w:val="1"/>
      <w:marLeft w:val="0"/>
      <w:marRight w:val="0"/>
      <w:marTop w:val="0"/>
      <w:marBottom w:val="0"/>
      <w:divBdr>
        <w:top w:val="none" w:sz="0" w:space="0" w:color="auto"/>
        <w:left w:val="none" w:sz="0" w:space="0" w:color="auto"/>
        <w:bottom w:val="none" w:sz="0" w:space="0" w:color="auto"/>
        <w:right w:val="none" w:sz="0" w:space="0" w:color="auto"/>
      </w:divBdr>
    </w:div>
    <w:div w:id="1348485350">
      <w:bodyDiv w:val="1"/>
      <w:marLeft w:val="0"/>
      <w:marRight w:val="0"/>
      <w:marTop w:val="0"/>
      <w:marBottom w:val="0"/>
      <w:divBdr>
        <w:top w:val="none" w:sz="0" w:space="0" w:color="auto"/>
        <w:left w:val="none" w:sz="0" w:space="0" w:color="auto"/>
        <w:bottom w:val="none" w:sz="0" w:space="0" w:color="auto"/>
        <w:right w:val="none" w:sz="0" w:space="0" w:color="auto"/>
      </w:divBdr>
    </w:div>
    <w:div w:id="1352995610">
      <w:bodyDiv w:val="1"/>
      <w:marLeft w:val="0"/>
      <w:marRight w:val="0"/>
      <w:marTop w:val="0"/>
      <w:marBottom w:val="0"/>
      <w:divBdr>
        <w:top w:val="none" w:sz="0" w:space="0" w:color="auto"/>
        <w:left w:val="none" w:sz="0" w:space="0" w:color="auto"/>
        <w:bottom w:val="none" w:sz="0" w:space="0" w:color="auto"/>
        <w:right w:val="none" w:sz="0" w:space="0" w:color="auto"/>
      </w:divBdr>
    </w:div>
    <w:div w:id="1383208169">
      <w:bodyDiv w:val="1"/>
      <w:marLeft w:val="0"/>
      <w:marRight w:val="0"/>
      <w:marTop w:val="0"/>
      <w:marBottom w:val="0"/>
      <w:divBdr>
        <w:top w:val="none" w:sz="0" w:space="0" w:color="auto"/>
        <w:left w:val="none" w:sz="0" w:space="0" w:color="auto"/>
        <w:bottom w:val="none" w:sz="0" w:space="0" w:color="auto"/>
        <w:right w:val="none" w:sz="0" w:space="0" w:color="auto"/>
      </w:divBdr>
    </w:div>
    <w:div w:id="1415669427">
      <w:bodyDiv w:val="1"/>
      <w:marLeft w:val="0"/>
      <w:marRight w:val="0"/>
      <w:marTop w:val="0"/>
      <w:marBottom w:val="0"/>
      <w:divBdr>
        <w:top w:val="none" w:sz="0" w:space="0" w:color="auto"/>
        <w:left w:val="none" w:sz="0" w:space="0" w:color="auto"/>
        <w:bottom w:val="none" w:sz="0" w:space="0" w:color="auto"/>
        <w:right w:val="none" w:sz="0" w:space="0" w:color="auto"/>
      </w:divBdr>
    </w:div>
    <w:div w:id="1431312982">
      <w:bodyDiv w:val="1"/>
      <w:marLeft w:val="0"/>
      <w:marRight w:val="0"/>
      <w:marTop w:val="0"/>
      <w:marBottom w:val="0"/>
      <w:divBdr>
        <w:top w:val="none" w:sz="0" w:space="0" w:color="auto"/>
        <w:left w:val="none" w:sz="0" w:space="0" w:color="auto"/>
        <w:bottom w:val="none" w:sz="0" w:space="0" w:color="auto"/>
        <w:right w:val="none" w:sz="0" w:space="0" w:color="auto"/>
      </w:divBdr>
    </w:div>
    <w:div w:id="1517698277">
      <w:bodyDiv w:val="1"/>
      <w:marLeft w:val="0"/>
      <w:marRight w:val="0"/>
      <w:marTop w:val="0"/>
      <w:marBottom w:val="0"/>
      <w:divBdr>
        <w:top w:val="none" w:sz="0" w:space="0" w:color="auto"/>
        <w:left w:val="none" w:sz="0" w:space="0" w:color="auto"/>
        <w:bottom w:val="none" w:sz="0" w:space="0" w:color="auto"/>
        <w:right w:val="none" w:sz="0" w:space="0" w:color="auto"/>
      </w:divBdr>
    </w:div>
    <w:div w:id="1539733677">
      <w:bodyDiv w:val="1"/>
      <w:marLeft w:val="0"/>
      <w:marRight w:val="0"/>
      <w:marTop w:val="0"/>
      <w:marBottom w:val="0"/>
      <w:divBdr>
        <w:top w:val="none" w:sz="0" w:space="0" w:color="auto"/>
        <w:left w:val="none" w:sz="0" w:space="0" w:color="auto"/>
        <w:bottom w:val="none" w:sz="0" w:space="0" w:color="auto"/>
        <w:right w:val="none" w:sz="0" w:space="0" w:color="auto"/>
      </w:divBdr>
    </w:div>
    <w:div w:id="1622689503">
      <w:bodyDiv w:val="1"/>
      <w:marLeft w:val="0"/>
      <w:marRight w:val="0"/>
      <w:marTop w:val="0"/>
      <w:marBottom w:val="0"/>
      <w:divBdr>
        <w:top w:val="none" w:sz="0" w:space="0" w:color="auto"/>
        <w:left w:val="none" w:sz="0" w:space="0" w:color="auto"/>
        <w:bottom w:val="none" w:sz="0" w:space="0" w:color="auto"/>
        <w:right w:val="none" w:sz="0" w:space="0" w:color="auto"/>
      </w:divBdr>
    </w:div>
    <w:div w:id="1623070812">
      <w:bodyDiv w:val="1"/>
      <w:marLeft w:val="0"/>
      <w:marRight w:val="0"/>
      <w:marTop w:val="0"/>
      <w:marBottom w:val="0"/>
      <w:divBdr>
        <w:top w:val="none" w:sz="0" w:space="0" w:color="auto"/>
        <w:left w:val="none" w:sz="0" w:space="0" w:color="auto"/>
        <w:bottom w:val="none" w:sz="0" w:space="0" w:color="auto"/>
        <w:right w:val="none" w:sz="0" w:space="0" w:color="auto"/>
      </w:divBdr>
    </w:div>
    <w:div w:id="1654873112">
      <w:bodyDiv w:val="1"/>
      <w:marLeft w:val="0"/>
      <w:marRight w:val="0"/>
      <w:marTop w:val="0"/>
      <w:marBottom w:val="0"/>
      <w:divBdr>
        <w:top w:val="none" w:sz="0" w:space="0" w:color="auto"/>
        <w:left w:val="none" w:sz="0" w:space="0" w:color="auto"/>
        <w:bottom w:val="none" w:sz="0" w:space="0" w:color="auto"/>
        <w:right w:val="none" w:sz="0" w:space="0" w:color="auto"/>
      </w:divBdr>
    </w:div>
    <w:div w:id="1656685472">
      <w:bodyDiv w:val="1"/>
      <w:marLeft w:val="0"/>
      <w:marRight w:val="0"/>
      <w:marTop w:val="0"/>
      <w:marBottom w:val="0"/>
      <w:divBdr>
        <w:top w:val="none" w:sz="0" w:space="0" w:color="auto"/>
        <w:left w:val="none" w:sz="0" w:space="0" w:color="auto"/>
        <w:bottom w:val="none" w:sz="0" w:space="0" w:color="auto"/>
        <w:right w:val="none" w:sz="0" w:space="0" w:color="auto"/>
      </w:divBdr>
    </w:div>
    <w:div w:id="1677346176">
      <w:bodyDiv w:val="1"/>
      <w:marLeft w:val="0"/>
      <w:marRight w:val="0"/>
      <w:marTop w:val="0"/>
      <w:marBottom w:val="0"/>
      <w:divBdr>
        <w:top w:val="none" w:sz="0" w:space="0" w:color="auto"/>
        <w:left w:val="none" w:sz="0" w:space="0" w:color="auto"/>
        <w:bottom w:val="none" w:sz="0" w:space="0" w:color="auto"/>
        <w:right w:val="none" w:sz="0" w:space="0" w:color="auto"/>
      </w:divBdr>
    </w:div>
    <w:div w:id="1694766161">
      <w:bodyDiv w:val="1"/>
      <w:marLeft w:val="0"/>
      <w:marRight w:val="0"/>
      <w:marTop w:val="0"/>
      <w:marBottom w:val="0"/>
      <w:divBdr>
        <w:top w:val="none" w:sz="0" w:space="0" w:color="auto"/>
        <w:left w:val="none" w:sz="0" w:space="0" w:color="auto"/>
        <w:bottom w:val="none" w:sz="0" w:space="0" w:color="auto"/>
        <w:right w:val="none" w:sz="0" w:space="0" w:color="auto"/>
      </w:divBdr>
    </w:div>
    <w:div w:id="1768964878">
      <w:bodyDiv w:val="1"/>
      <w:marLeft w:val="0"/>
      <w:marRight w:val="0"/>
      <w:marTop w:val="0"/>
      <w:marBottom w:val="0"/>
      <w:divBdr>
        <w:top w:val="none" w:sz="0" w:space="0" w:color="auto"/>
        <w:left w:val="none" w:sz="0" w:space="0" w:color="auto"/>
        <w:bottom w:val="none" w:sz="0" w:space="0" w:color="auto"/>
        <w:right w:val="none" w:sz="0" w:space="0" w:color="auto"/>
      </w:divBdr>
    </w:div>
    <w:div w:id="1782721212">
      <w:bodyDiv w:val="1"/>
      <w:marLeft w:val="0"/>
      <w:marRight w:val="0"/>
      <w:marTop w:val="0"/>
      <w:marBottom w:val="0"/>
      <w:divBdr>
        <w:top w:val="none" w:sz="0" w:space="0" w:color="auto"/>
        <w:left w:val="none" w:sz="0" w:space="0" w:color="auto"/>
        <w:bottom w:val="none" w:sz="0" w:space="0" w:color="auto"/>
        <w:right w:val="none" w:sz="0" w:space="0" w:color="auto"/>
      </w:divBdr>
    </w:div>
    <w:div w:id="1820340598">
      <w:bodyDiv w:val="1"/>
      <w:marLeft w:val="0"/>
      <w:marRight w:val="0"/>
      <w:marTop w:val="0"/>
      <w:marBottom w:val="0"/>
      <w:divBdr>
        <w:top w:val="none" w:sz="0" w:space="0" w:color="auto"/>
        <w:left w:val="none" w:sz="0" w:space="0" w:color="auto"/>
        <w:bottom w:val="none" w:sz="0" w:space="0" w:color="auto"/>
        <w:right w:val="none" w:sz="0" w:space="0" w:color="auto"/>
      </w:divBdr>
    </w:div>
    <w:div w:id="1834755240">
      <w:bodyDiv w:val="1"/>
      <w:marLeft w:val="0"/>
      <w:marRight w:val="0"/>
      <w:marTop w:val="0"/>
      <w:marBottom w:val="0"/>
      <w:divBdr>
        <w:top w:val="none" w:sz="0" w:space="0" w:color="auto"/>
        <w:left w:val="none" w:sz="0" w:space="0" w:color="auto"/>
        <w:bottom w:val="none" w:sz="0" w:space="0" w:color="auto"/>
        <w:right w:val="none" w:sz="0" w:space="0" w:color="auto"/>
      </w:divBdr>
    </w:div>
    <w:div w:id="1843813686">
      <w:bodyDiv w:val="1"/>
      <w:marLeft w:val="0"/>
      <w:marRight w:val="0"/>
      <w:marTop w:val="0"/>
      <w:marBottom w:val="0"/>
      <w:divBdr>
        <w:top w:val="none" w:sz="0" w:space="0" w:color="auto"/>
        <w:left w:val="none" w:sz="0" w:space="0" w:color="auto"/>
        <w:bottom w:val="none" w:sz="0" w:space="0" w:color="auto"/>
        <w:right w:val="none" w:sz="0" w:space="0" w:color="auto"/>
      </w:divBdr>
    </w:div>
    <w:div w:id="1854145592">
      <w:bodyDiv w:val="1"/>
      <w:marLeft w:val="0"/>
      <w:marRight w:val="0"/>
      <w:marTop w:val="0"/>
      <w:marBottom w:val="0"/>
      <w:divBdr>
        <w:top w:val="none" w:sz="0" w:space="0" w:color="auto"/>
        <w:left w:val="none" w:sz="0" w:space="0" w:color="auto"/>
        <w:bottom w:val="none" w:sz="0" w:space="0" w:color="auto"/>
        <w:right w:val="none" w:sz="0" w:space="0" w:color="auto"/>
      </w:divBdr>
    </w:div>
    <w:div w:id="1880508066">
      <w:bodyDiv w:val="1"/>
      <w:marLeft w:val="0"/>
      <w:marRight w:val="0"/>
      <w:marTop w:val="0"/>
      <w:marBottom w:val="0"/>
      <w:divBdr>
        <w:top w:val="none" w:sz="0" w:space="0" w:color="auto"/>
        <w:left w:val="none" w:sz="0" w:space="0" w:color="auto"/>
        <w:bottom w:val="none" w:sz="0" w:space="0" w:color="auto"/>
        <w:right w:val="none" w:sz="0" w:space="0" w:color="auto"/>
      </w:divBdr>
    </w:div>
    <w:div w:id="1897931756">
      <w:bodyDiv w:val="1"/>
      <w:marLeft w:val="0"/>
      <w:marRight w:val="0"/>
      <w:marTop w:val="0"/>
      <w:marBottom w:val="0"/>
      <w:divBdr>
        <w:top w:val="none" w:sz="0" w:space="0" w:color="auto"/>
        <w:left w:val="none" w:sz="0" w:space="0" w:color="auto"/>
        <w:bottom w:val="none" w:sz="0" w:space="0" w:color="auto"/>
        <w:right w:val="none" w:sz="0" w:space="0" w:color="auto"/>
      </w:divBdr>
    </w:div>
    <w:div w:id="1953903923">
      <w:bodyDiv w:val="1"/>
      <w:marLeft w:val="0"/>
      <w:marRight w:val="0"/>
      <w:marTop w:val="0"/>
      <w:marBottom w:val="0"/>
      <w:divBdr>
        <w:top w:val="none" w:sz="0" w:space="0" w:color="auto"/>
        <w:left w:val="none" w:sz="0" w:space="0" w:color="auto"/>
        <w:bottom w:val="none" w:sz="0" w:space="0" w:color="auto"/>
        <w:right w:val="none" w:sz="0" w:space="0" w:color="auto"/>
      </w:divBdr>
    </w:div>
    <w:div w:id="1980644977">
      <w:bodyDiv w:val="1"/>
      <w:marLeft w:val="0"/>
      <w:marRight w:val="0"/>
      <w:marTop w:val="0"/>
      <w:marBottom w:val="0"/>
      <w:divBdr>
        <w:top w:val="none" w:sz="0" w:space="0" w:color="auto"/>
        <w:left w:val="none" w:sz="0" w:space="0" w:color="auto"/>
        <w:bottom w:val="none" w:sz="0" w:space="0" w:color="auto"/>
        <w:right w:val="none" w:sz="0" w:space="0" w:color="auto"/>
      </w:divBdr>
    </w:div>
    <w:div w:id="2053967277">
      <w:bodyDiv w:val="1"/>
      <w:marLeft w:val="0"/>
      <w:marRight w:val="0"/>
      <w:marTop w:val="0"/>
      <w:marBottom w:val="0"/>
      <w:divBdr>
        <w:top w:val="none" w:sz="0" w:space="0" w:color="auto"/>
        <w:left w:val="none" w:sz="0" w:space="0" w:color="auto"/>
        <w:bottom w:val="none" w:sz="0" w:space="0" w:color="auto"/>
        <w:right w:val="none" w:sz="0" w:space="0" w:color="auto"/>
      </w:divBdr>
    </w:div>
    <w:div w:id="2093119050">
      <w:bodyDiv w:val="1"/>
      <w:marLeft w:val="0"/>
      <w:marRight w:val="0"/>
      <w:marTop w:val="0"/>
      <w:marBottom w:val="0"/>
      <w:divBdr>
        <w:top w:val="none" w:sz="0" w:space="0" w:color="auto"/>
        <w:left w:val="none" w:sz="0" w:space="0" w:color="auto"/>
        <w:bottom w:val="none" w:sz="0" w:space="0" w:color="auto"/>
        <w:right w:val="none" w:sz="0" w:space="0" w:color="auto"/>
      </w:divBdr>
    </w:div>
    <w:div w:id="2124424304">
      <w:bodyDiv w:val="1"/>
      <w:marLeft w:val="0"/>
      <w:marRight w:val="0"/>
      <w:marTop w:val="0"/>
      <w:marBottom w:val="0"/>
      <w:divBdr>
        <w:top w:val="none" w:sz="0" w:space="0" w:color="auto"/>
        <w:left w:val="none" w:sz="0" w:space="0" w:color="auto"/>
        <w:bottom w:val="none" w:sz="0" w:space="0" w:color="auto"/>
        <w:right w:val="none" w:sz="0" w:space="0" w:color="auto"/>
      </w:divBdr>
    </w:div>
    <w:div w:id="214645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mailto:middle@apicesec.com.b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ACC627-1981-47F0-979A-847425F11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84</Pages>
  <Words>27195</Words>
  <Characters>146859</Characters>
  <Application>Microsoft Office Word</Application>
  <DocSecurity>0</DocSecurity>
  <Lines>1223</Lines>
  <Paragraphs>347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Debêntures</vt:lpstr>
      <vt:lpstr>Escritura de Debêntures</vt:lpstr>
    </vt:vector>
  </TitlesOfParts>
  <Company>Microsoft</Company>
  <LinksUpToDate>false</LinksUpToDate>
  <CharactersWithSpaces>173707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Debêntures</dc:title>
  <dc:creator>MF</dc:creator>
  <cp:lastModifiedBy>Rodrigo Botani</cp:lastModifiedBy>
  <cp:revision>3</cp:revision>
  <cp:lastPrinted>2019-12-13T11:08:00Z</cp:lastPrinted>
  <dcterms:created xsi:type="dcterms:W3CDTF">2019-12-17T18:29:00Z</dcterms:created>
  <dcterms:modified xsi:type="dcterms:W3CDTF">2019-12-17T22:46:00Z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gFAAXJDLFUo5N7sS+76YZ39IsrP3IiPXLPvM2BTXWA9HnARsm9O6/wjlTZ5pJRuopGjSpZYIKC0epowA_x000d_
9j3QGJP001nPpWTl58E87p7tQUqnWJWGXQsWzepwbTjzDdUDTRSQY65zLdkyLAQA9j3QGJP001nP_x000d_
pWTl58E87p7tQUqnWJWGXQsWzepwbXfVX8FSYecd9LZHTXF/j1pxOX24H1I2umOJKohe/5RQ99ET_x000d_
By6lPpHYmUXPZ7Kmj</vt:lpwstr>
  </property>
  <property fmtid="{D5CDD505-2E9C-101B-9397-08002B2CF9AE}" pid="3" name="RESPONSE_SENDER_NAME">
    <vt:lpwstr>aBAA7sjJmcuYCE0c4bPkuLF2qzh+AO32R+peSZjbDlKxnmyxU8D+8NoCutHbpxVtIut6L/a1/5yLwPpI_x000d_
Uv7oJheWyw==</vt:lpwstr>
  </property>
  <property fmtid="{D5CDD505-2E9C-101B-9397-08002B2CF9AE}" pid="4" name="EMAIL_OWNER_ADDRESS">
    <vt:lpwstr>ABAAv4tRYjpfjUul0bfygyrOfXD6wrSEEbqyASnPnsdZE9QqAQkE4NWt/rHNb9JWqJtK</vt:lpwstr>
  </property>
  <property fmtid="{D5CDD505-2E9C-101B-9397-08002B2CF9AE}" pid="5" name="MAIL_MSG_ID2">
    <vt:lpwstr>cEkLc2Gm0I5uWJ3cVhEgt0xidgbFWe0ypkDTh6zRoi5rMN3MPtCPmTD86nS_x000d_
8Wo9wcd9G68SfTrWxsAmu1Ymzz6csE31wV9XRw==</vt:lpwstr>
  </property>
  <property fmtid="{D5CDD505-2E9C-101B-9397-08002B2CF9AE}" pid="6" name="WS_TRACKING_ID">
    <vt:lpwstr>db203031-c07d-45fd-aacf-6ab5742a2bef</vt:lpwstr>
  </property>
  <property fmtid="{D5CDD505-2E9C-101B-9397-08002B2CF9AE}" pid="7" name="iManageFooter">
    <vt:lpwstr>_x000d_SP - 26850720v1 </vt:lpwstr>
  </property>
</Properties>
</file>